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6.xml"/>
  <Override ContentType="application/vnd.openxmlformats-officedocument.wordprocessingml.footer+xml" PartName="/word/footer5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43.xml"/>
  <Override ContentType="application/vnd.openxmlformats-officedocument.wordprocessingml.footer+xml" PartName="/word/footer19.xml"/>
  <Override ContentType="application/vnd.openxmlformats-officedocument.wordprocessingml.footer+xml" PartName="/word/footer50.xml"/>
  <Override ContentType="application/vnd.openxmlformats-officedocument.wordprocessingml.footer+xml" PartName="/word/footer25.xml"/>
  <Override ContentType="application/vnd.openxmlformats-officedocument.wordprocessingml.footer+xml" PartName="/word/footer4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32.xml"/>
  <Override ContentType="application/vnd.openxmlformats-officedocument.wordprocessingml.footer+xml" PartName="/word/footer15.xml"/>
  <Override ContentType="application/vnd.openxmlformats-officedocument.wordprocessingml.footer+xml" PartName="/word/footer1.xml"/>
  <Override ContentType="application/vnd.openxmlformats-officedocument.wordprocessingml.footer+xml" PartName="/word/footer28.xml"/>
  <Override ContentType="application/vnd.openxmlformats-officedocument.wordprocessingml.footer+xml" PartName="/word/footer9.xml"/>
  <Override ContentType="application/vnd.openxmlformats-officedocument.wordprocessingml.footer+xml" PartName="/word/footer45.xml"/>
  <Override ContentType="application/vnd.openxmlformats-officedocument.wordprocessingml.footer+xml" PartName="/word/footer44.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2.xml"/>
  <Override ContentType="application/vnd.openxmlformats-officedocument.wordprocessingml.footer+xml" PartName="/word/footer31.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39.xml"/>
  <Override ContentType="application/vnd.openxmlformats-officedocument.wordprocessingml.footer+xml" PartName="/word/footer47.xml"/>
  <Override ContentType="application/vnd.openxmlformats-officedocument.wordprocessingml.footer+xml" PartName="/word/footer30.xml"/>
  <Override ContentType="application/vnd.openxmlformats-officedocument.wordprocessingml.footer+xml" PartName="/word/footer20.xml"/>
  <Override ContentType="application/vnd.openxmlformats-officedocument.wordprocessingml.footer+xml" PartName="/word/footer38.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9.xml"/>
  <Override ContentType="application/vnd.openxmlformats-officedocument.wordprocessingml.footer+xml" PartName="/word/footer46.xml"/>
  <Override ContentType="application/vnd.openxmlformats-officedocument.wordprocessingml.footer+xml" PartName="/word/footer37.xml"/>
  <Override ContentType="application/vnd.openxmlformats-officedocument.wordprocessingml.footer+xml" PartName="/word/footer24.xml"/>
  <Override ContentType="application/vnd.openxmlformats-officedocument.wordprocessingml.footer+xml" PartName="/word/footer40.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23.xml"/>
  <Override ContentType="application/vnd.openxmlformats-officedocument.wordprocessingml.footer+xml" PartName="/word/footer41.xml"/>
  <Override ContentType="application/vnd.openxmlformats-officedocument.wordprocessingml.footer+xml" PartName="/word/footer5.xml"/>
  <Override ContentType="application/vnd.openxmlformats-officedocument.wordprocessingml.footer+xml" PartName="/word/footer49.xml"/>
  <Override ContentType="application/vnd.openxmlformats-officedocument.wordprocessingml.footer+xml" PartName="/word/footer36.xml"/>
  <Override ContentType="application/vnd.openxmlformats-officedocument.wordprocessingml.footer+xml" PartName="/word/footer52.xml"/>
  <Override ContentType="application/vnd.openxmlformats-officedocument.wordprocessingml.footer+xml" PartName="/word/footer6.xml"/>
  <Override ContentType="application/vnd.openxmlformats-officedocument.wordprocessingml.footer+xml" PartName="/word/footer53.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4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5.xml"/>
  <Override ContentType="application/vnd.openxmlformats-officedocument.wordprocessingml.header+xml" PartName="/word/header103.xml"/>
  <Override ContentType="application/vnd.openxmlformats-officedocument.wordprocessingml.header+xml" PartName="/word/header27.xml"/>
  <Override ContentType="application/vnd.openxmlformats-officedocument.wordprocessingml.header+xml" PartName="/word/header78.xml"/>
  <Override ContentType="application/vnd.openxmlformats-officedocument.wordprocessingml.header+xml" PartName="/word/header19.xml"/>
  <Override ContentType="application/vnd.openxmlformats-officedocument.wordprocessingml.header+xml" PartName="/word/header86.xml"/>
  <Override ContentType="application/vnd.openxmlformats-officedocument.wordprocessingml.header+xml" PartName="/word/header43.xml"/>
  <Override ContentType="application/vnd.openxmlformats-officedocument.wordprocessingml.header+xml" PartName="/word/header51.xml"/>
  <Override ContentType="application/vnd.openxmlformats-officedocument.wordprocessingml.header+xml" PartName="/word/header25.xml"/>
  <Override ContentType="application/vnd.openxmlformats-officedocument.wordprocessingml.header+xml" PartName="/word/header68.xml"/>
  <Override ContentType="application/vnd.openxmlformats-officedocument.wordprocessingml.header+xml" PartName="/word/header37.xml"/>
  <Override ContentType="application/vnd.openxmlformats-officedocument.wordprocessingml.header+xml" PartName="/word/header94.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105.xml"/>
  <Override ContentType="application/vnd.openxmlformats-officedocument.wordprocessingml.header+xml" PartName="/word/header17.xml"/>
  <Override ContentType="application/vnd.openxmlformats-officedocument.wordprocessingml.header+xml" PartName="/word/header71.xml"/>
  <Override ContentType="application/vnd.openxmlformats-officedocument.wordprocessingml.header+xml" PartName="/word/header84.xml"/>
  <Override ContentType="application/vnd.openxmlformats-officedocument.wordprocessingml.header+xml" PartName="/word/header53.xml"/>
  <Override ContentType="application/vnd.openxmlformats-officedocument.wordprocessingml.header+xml" PartName="/word/header23.xml"/>
  <Override ContentType="application/vnd.openxmlformats-officedocument.wordprocessingml.header+xml" PartName="/word/header96.xml"/>
  <Override ContentType="application/vnd.openxmlformats-officedocument.wordprocessingml.header+xml" PartName="/word/header10.xml"/>
  <Override ContentType="application/vnd.openxmlformats-officedocument.wordprocessingml.header+xml" PartName="/word/header66.xml"/>
  <Override ContentType="application/vnd.openxmlformats-officedocument.wordprocessingml.header+xml" PartName="/word/header65.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49.xml"/>
  <Override ContentType="application/vnd.openxmlformats-officedocument.wordprocessingml.header+xml" PartName="/word/header82.xml"/>
  <Override ContentType="application/vnd.openxmlformats-officedocument.wordprocessingml.header+xml" PartName="/word/header72.xml"/>
  <Override ContentType="application/vnd.openxmlformats-officedocument.wordprocessingml.header+xml" PartName="/word/header12.xml"/>
  <Override ContentType="application/vnd.openxmlformats-officedocument.wordprocessingml.header+xml" PartName="/word/header20.xml"/>
  <Override ContentType="application/vnd.openxmlformats-officedocument.wordprocessingml.header+xml" PartName="/word/header55.xml"/>
  <Override ContentType="application/vnd.openxmlformats-officedocument.wordprocessingml.header+xml" PartName="/word/header46.xml"/>
  <Override ContentType="application/vnd.openxmlformats-officedocument.wordprocessingml.header+xml" PartName="/word/header59.xml"/>
  <Override ContentType="application/vnd.openxmlformats-officedocument.wordprocessingml.header+xml" PartName="/word/header98.xml"/>
  <Override ContentType="application/vnd.openxmlformats-officedocument.wordprocessingml.header+xml" PartName="/word/header89.xml"/>
  <Override ContentType="application/vnd.openxmlformats-officedocument.wordprocessingml.header+xml" PartName="/word/header100.xml"/>
  <Override ContentType="application/vnd.openxmlformats-officedocument.wordprocessingml.header+xml" PartName="/word/header76.xml"/>
  <Override ContentType="application/vnd.openxmlformats-officedocument.wordprocessingml.header+xml" PartName="/word/header38.xml"/>
  <Override ContentType="application/vnd.openxmlformats-officedocument.wordprocessingml.header+xml" PartName="/word/header63.xml"/>
  <Override ContentType="application/vnd.openxmlformats-officedocument.wordprocessingml.header+xml" PartName="/word/header93.xml"/>
  <Override ContentType="application/vnd.openxmlformats-officedocument.wordprocessingml.header+xml" PartName="/word/header80.xml"/>
  <Override ContentType="application/vnd.openxmlformats-officedocument.wordprocessingml.header+xml" PartName="/word/header4.xml"/>
  <Override ContentType="application/vnd.openxmlformats-officedocument.wordprocessingml.header+xml" PartName="/word/header61.xml"/>
  <Override ContentType="application/vnd.openxmlformats-officedocument.wordprocessingml.header+xml" PartName="/word/header91.xml"/>
  <Override ContentType="application/vnd.openxmlformats-officedocument.wordprocessingml.header+xml" PartName="/word/header102.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87.xml"/>
  <Override ContentType="application/vnd.openxmlformats-officedocument.wordprocessingml.header+xml" PartName="/word/header74.xml"/>
  <Override ContentType="application/vnd.openxmlformats-officedocument.wordprocessingml.header+xml" PartName="/word/header57.xml"/>
  <Override ContentType="application/vnd.openxmlformats-officedocument.wordprocessingml.header+xml" PartName="/word/header31.xml"/>
  <Override ContentType="application/vnd.openxmlformats-officedocument.wordprocessingml.header+xml" PartName="/word/header95.xml"/>
  <Override ContentType="application/vnd.openxmlformats-officedocument.wordprocessingml.header+xml" PartName="/word/header60.xml"/>
  <Override ContentType="application/vnd.openxmlformats-officedocument.wordprocessingml.header+xml" PartName="/word/header52.xml"/>
  <Override ContentType="application/vnd.openxmlformats-officedocument.wordprocessingml.header+xml" PartName="/word/header69.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77.xml"/>
  <Override ContentType="application/vnd.openxmlformats-officedocument.wordprocessingml.header+xml" PartName="/word/header34.xml"/>
  <Override ContentType="application/vnd.openxmlformats-officedocument.wordprocessingml.header+xml" PartName="/word/header50.xml"/>
  <Override ContentType="application/vnd.openxmlformats-officedocument.wordprocessingml.header+xml" PartName="/word/header104.xml"/>
  <Override ContentType="application/vnd.openxmlformats-officedocument.wordprocessingml.header+xml" PartName="/word/header85.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54.xml"/>
  <Override ContentType="application/vnd.openxmlformats-officedocument.wordprocessingml.header+xml" PartName="/word/header24.xml"/>
  <Override ContentType="application/vnd.openxmlformats-officedocument.wordprocessingml.header+xml" PartName="/word/header67.xml"/>
  <Override ContentType="application/vnd.openxmlformats-officedocument.wordprocessingml.header+xml" PartName="/word/header11.xml"/>
  <Override ContentType="application/vnd.openxmlformats-officedocument.wordprocessingml.header+xml" PartName="/word/header97.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79.xml"/>
  <Override ContentType="application/vnd.openxmlformats-officedocument.wordprocessingml.header+xml" PartName="/word/header1.xml"/>
  <Override ContentType="application/vnd.openxmlformats-officedocument.wordprocessingml.header+xml" PartName="/word/header48.xml"/>
  <Override ContentType="application/vnd.openxmlformats-officedocument.wordprocessingml.header+xml" PartName="/word/header18.xml"/>
  <Override ContentType="application/vnd.openxmlformats-officedocument.wordprocessingml.header+xml" PartName="/word/header83.xml"/>
  <Override ContentType="application/vnd.openxmlformats-officedocument.wordprocessingml.header+xml" PartName="/word/header70.xml"/>
  <Override ContentType="application/vnd.openxmlformats-officedocument.wordprocessingml.header+xml" PartName="/word/header90.xml"/>
  <Override ContentType="application/vnd.openxmlformats-officedocument.wordprocessingml.header+xml" PartName="/word/header56.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73.xml"/>
  <Override ContentType="application/vnd.openxmlformats-officedocument.wordprocessingml.header+xml" PartName="/word/header99.xml"/>
  <Override ContentType="application/vnd.openxmlformats-officedocument.wordprocessingml.header+xml" PartName="/word/header30.xml"/>
  <Override ContentType="application/vnd.openxmlformats-officedocument.wordprocessingml.header+xml" PartName="/word/header3.xml"/>
  <Override ContentType="application/vnd.openxmlformats-officedocument.wordprocessingml.header+xml" PartName="/word/header47.xml"/>
  <Override ContentType="application/vnd.openxmlformats-officedocument.wordprocessingml.header+xml" PartName="/word/header15.xml"/>
  <Override ContentType="application/vnd.openxmlformats-officedocument.wordprocessingml.header+xml" PartName="/word/header64.xml"/>
  <Override ContentType="application/vnd.openxmlformats-officedocument.wordprocessingml.header+xml" PartName="/word/header81.xml"/>
  <Override ContentType="application/vnd.openxmlformats-officedocument.wordprocessingml.header+xml" PartName="/word/header92.xml"/>
  <Override ContentType="application/vnd.openxmlformats-officedocument.wordprocessingml.header+xml" PartName="/word/header32.xml"/>
  <Override ContentType="application/vnd.openxmlformats-officedocument.wordprocessingml.header+xml" PartName="/word/header62.xml"/>
  <Override ContentType="application/vnd.openxmlformats-officedocument.wordprocessingml.header+xml" PartName="/word/header75.xml"/>
  <Override ContentType="application/vnd.openxmlformats-officedocument.wordprocessingml.header+xml" PartName="/word/header58.xml"/>
  <Override ContentType="application/vnd.openxmlformats-officedocument.wordprocessingml.header+xml" PartName="/word/header45.xml"/>
  <Override ContentType="application/vnd.openxmlformats-officedocument.wordprocessingml.header+xml" PartName="/word/header88.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101.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2240" w:w="15840" w:orient="landscape"/>
          <w:pgMar w:bottom="1440" w:top="1440" w:left="1440" w:right="1440" w:header="720" w:footer="720"/>
          <w:pgNumType w:start="1"/>
        </w:sectPr>
      </w:pPr>
      <w:bookmarkStart w:colFirst="0" w:colLast="0" w:name="_e7niw7ir0kw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02">
      <w:pPr>
        <w:pStyle w:val="Heading1"/>
        <w:rPr/>
      </w:pPr>
      <w:bookmarkStart w:colFirst="0" w:colLast="0" w:name="_ix9mo1wl7wrl" w:id="1"/>
      <w:bookmarkEnd w:id="1"/>
      <w:ins w:author="Paivi Abernethy" w:id="0" w:date="2025-10-29T18:17:44Z">
        <w:r w:rsidDel="00000000" w:rsidR="00000000" w:rsidRPr="00000000">
          <w:rPr>
            <w:rtl w:val="0"/>
          </w:rPr>
          <w:t xml:space="preserve">                                                                                                                                                                                                                                                                                                                                                                                                                                                                                                                                                                                                                                                                                                                                                                                                                                                                                                                                                                                                                                                                                                                                                                                                                                                                                                                                                                                                                                                                                                                                                                                                                                                                                                                                                                                                                 </w:t>
        </w:r>
      </w:ins>
      <w:commentRangeStart w:id="0"/>
      <w:commentRangeStart w:id="1"/>
      <w:r w:rsidDel="00000000" w:rsidR="00000000" w:rsidRPr="00000000">
        <w:rPr>
          <w:rtl w:val="0"/>
        </w:rPr>
        <w:t xml:space="preserve">Table of Contents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blHeader w:val="0"/>
        </w:trPr>
        <w:tc>
          <w:tcPr>
            <w:shd w:fill="f4cccc" w:val="clear"/>
          </w:tcPr>
          <w:p w:rsidR="00000000" w:rsidDel="00000000" w:rsidP="00000000" w:rsidRDefault="00000000" w:rsidRPr="00000000" w14:paraId="00000004">
            <w:pPr>
              <w:widowControl w:val="0"/>
              <w:rPr>
                <w:b w:val="1"/>
                <w:bCs w:val="1"/>
                <w:sz w:val="28"/>
                <w:szCs w:val="28"/>
              </w:rPr>
            </w:pPr>
            <w:r w:rsidDel="00000000" w:rsidR="00000000" w:rsidRPr="00000000">
              <w:rPr>
                <w:b w:val="1"/>
                <w:bCs w:val="1"/>
                <w:sz w:val="28"/>
                <w:szCs w:val="28"/>
                <w:rtl w:val="0"/>
              </w:rPr>
              <w:t xml:space="preserve">Please note that Sections 1 through 4 are now closed for review and we are no longer accepting comments for these sections. Thank you for your contributions!</w:t>
            </w:r>
          </w:p>
          <w:p w:rsidR="00000000" w:rsidDel="00000000" w:rsidP="00000000" w:rsidRDefault="00000000" w:rsidRPr="00000000" w14:paraId="00000005">
            <w:pPr>
              <w:widowControl w:val="0"/>
              <w:rPr>
                <w:b w:val="1"/>
                <w:bCs w:val="1"/>
                <w:sz w:val="20"/>
                <w:szCs w:val="20"/>
              </w:rPr>
            </w:pPr>
            <w:r w:rsidDel="00000000" w:rsidR="00000000" w:rsidRPr="00000000">
              <w:rPr>
                <w:rtl w:val="0"/>
              </w:rPr>
            </w:r>
          </w:p>
          <w:p w:rsidR="00000000" w:rsidDel="00000000" w:rsidP="00000000" w:rsidRDefault="00000000" w:rsidRPr="00000000" w14:paraId="00000006">
            <w:pPr>
              <w:widowControl w:val="0"/>
              <w:rPr>
                <w:sz w:val="24"/>
                <w:szCs w:val="24"/>
              </w:rPr>
            </w:pPr>
            <w:r w:rsidDel="00000000" w:rsidR="00000000" w:rsidRPr="00000000">
              <w:rPr>
                <w:sz w:val="24"/>
                <w:szCs w:val="24"/>
                <w:rtl w:val="0"/>
              </w:rPr>
              <w:t xml:space="preserve">Sections 1 through 4 remain in this document for reference but further comments will not be reviewed. Sections 5 and 6 will remain open for feedback at this time. </w:t>
            </w:r>
          </w:p>
          <w:p w:rsidR="00000000" w:rsidDel="00000000" w:rsidP="00000000" w:rsidRDefault="00000000" w:rsidRPr="00000000" w14:paraId="00000007">
            <w:pPr>
              <w:widowControl w:val="0"/>
              <w:rPr/>
            </w:pPr>
            <w:r w:rsidDel="00000000" w:rsidR="00000000" w:rsidRPr="00000000">
              <w:rPr>
                <w:rtl w:val="0"/>
              </w:rPr>
            </w:r>
          </w:p>
        </w:tc>
      </w:tr>
    </w:tbl>
    <w:p w:rsidR="00000000" w:rsidDel="00000000" w:rsidP="00000000" w:rsidRDefault="00000000" w:rsidRPr="00000000" w14:paraId="00000008">
      <w:pPr>
        <w:pStyle w:val="Heading2"/>
        <w:rPr>
          <w:strike w:val="1"/>
        </w:rPr>
      </w:pPr>
      <w:bookmarkStart w:colFirst="0" w:colLast="0" w:name="_yxxcsg3neaix" w:id="2"/>
      <w:bookmarkEnd w:id="2"/>
      <w:r w:rsidDel="00000000" w:rsidR="00000000" w:rsidRPr="00000000">
        <w:rPr>
          <w:color w:val="ff0000"/>
          <w:rtl w:val="0"/>
        </w:rPr>
        <w:t xml:space="preserve">*CLOSED*</w:t>
      </w:r>
      <w:r w:rsidDel="00000000" w:rsidR="00000000" w:rsidRPr="00000000">
        <w:rPr>
          <w:rtl w:val="0"/>
        </w:rPr>
        <w:t xml:space="preserve"> </w:t>
      </w:r>
      <w:r w:rsidDel="00000000" w:rsidR="00000000" w:rsidRPr="00000000">
        <w:rPr>
          <w:strike w:val="1"/>
          <w:rtl w:val="0"/>
        </w:rPr>
        <w:t xml:space="preserve">Section 1: Introduction to Climate Change and Mental Health</w:t>
      </w:r>
    </w:p>
    <w:p w:rsidR="00000000" w:rsidDel="00000000" w:rsidP="00000000" w:rsidRDefault="00000000" w:rsidRPr="00000000" w14:paraId="00000009">
      <w:pPr>
        <w:rPr>
          <w:strike w:val="1"/>
        </w:rPr>
      </w:pPr>
      <w:r w:rsidDel="00000000" w:rsidR="00000000" w:rsidRPr="00000000">
        <w:rPr>
          <w:strike w:val="1"/>
          <w:rtl w:val="0"/>
        </w:rPr>
        <w:t xml:space="preserve">This section sets the foundation for the course, introducing the scope, objectives, and the wide- ranging impacts of climate change on psychological wellbeing. It emphasizes why integrating mental health considerations into climate discourse is essential.</w:t>
      </w:r>
    </w:p>
    <w:p w:rsidR="00000000" w:rsidDel="00000000" w:rsidP="00000000" w:rsidRDefault="00000000" w:rsidRPr="00000000" w14:paraId="0000000A">
      <w:pPr>
        <w:pStyle w:val="Heading3"/>
        <w:rPr>
          <w:strike w:val="1"/>
        </w:rPr>
      </w:pPr>
      <w:bookmarkStart w:colFirst="0" w:colLast="0" w:name="_pm9ow3qr1eld" w:id="3"/>
      <w:bookmarkEnd w:id="3"/>
      <w:r w:rsidDel="00000000" w:rsidR="00000000" w:rsidRPr="00000000">
        <w:rPr>
          <w:strike w:val="1"/>
          <w:rtl w:val="0"/>
        </w:rPr>
        <w:t xml:space="preserve">Modules (5):</w:t>
      </w:r>
    </w:p>
    <w:p w:rsidR="00000000" w:rsidDel="00000000" w:rsidP="00000000" w:rsidRDefault="00000000" w:rsidRPr="00000000" w14:paraId="0000000B">
      <w:pPr>
        <w:numPr>
          <w:ilvl w:val="0"/>
          <w:numId w:val="3"/>
        </w:numPr>
        <w:ind w:left="720" w:hanging="360"/>
        <w:rPr>
          <w:strike w:val="1"/>
        </w:rPr>
      </w:pPr>
      <w:hyperlink w:anchor="_8580tzpuvkgq">
        <w:r w:rsidDel="00000000" w:rsidR="00000000" w:rsidRPr="00000000">
          <w:rPr>
            <w:strike w:val="1"/>
            <w:color w:val="1155cc"/>
            <w:u w:val="single"/>
            <w:rtl w:val="0"/>
          </w:rPr>
          <w:t xml:space="preserve">Course Overview and Objectives</w:t>
        </w:r>
      </w:hyperlink>
      <w:r w:rsidDel="00000000" w:rsidR="00000000" w:rsidRPr="00000000">
        <w:rPr>
          <w:rtl w:val="0"/>
        </w:rPr>
      </w:r>
    </w:p>
    <w:p w:rsidR="00000000" w:rsidDel="00000000" w:rsidP="00000000" w:rsidRDefault="00000000" w:rsidRPr="00000000" w14:paraId="0000000C">
      <w:pPr>
        <w:numPr>
          <w:ilvl w:val="0"/>
          <w:numId w:val="3"/>
        </w:numPr>
        <w:ind w:left="720" w:hanging="360"/>
        <w:rPr>
          <w:strike w:val="1"/>
        </w:rPr>
      </w:pPr>
      <w:hyperlink w:anchor="_5etv11qh9mik">
        <w:r w:rsidDel="00000000" w:rsidR="00000000" w:rsidRPr="00000000">
          <w:rPr>
            <w:strike w:val="1"/>
            <w:color w:val="1155cc"/>
            <w:u w:val="single"/>
            <w:rtl w:val="0"/>
          </w:rPr>
          <w:t xml:space="preserve">Overview of Climate Change and Its Impacts </w:t>
        </w:r>
      </w:hyperlink>
      <w:r w:rsidDel="00000000" w:rsidR="00000000" w:rsidRPr="00000000">
        <w:rPr>
          <w:rtl w:val="0"/>
        </w:rPr>
      </w:r>
    </w:p>
    <w:p w:rsidR="00000000" w:rsidDel="00000000" w:rsidP="00000000" w:rsidRDefault="00000000" w:rsidRPr="00000000" w14:paraId="0000000D">
      <w:pPr>
        <w:numPr>
          <w:ilvl w:val="0"/>
          <w:numId w:val="3"/>
        </w:numPr>
        <w:ind w:left="720" w:hanging="360"/>
        <w:rPr>
          <w:strike w:val="1"/>
        </w:rPr>
      </w:pPr>
      <w:hyperlink w:anchor="_x88wcuefcoda">
        <w:r w:rsidDel="00000000" w:rsidR="00000000" w:rsidRPr="00000000">
          <w:rPr>
            <w:strike w:val="1"/>
            <w:color w:val="1155cc"/>
            <w:u w:val="single"/>
            <w:rtl w:val="0"/>
          </w:rPr>
          <w:t xml:space="preserve">Human Dimensions and Psychological Effects of Climate Change </w:t>
        </w:r>
      </w:hyperlink>
      <w:r w:rsidDel="00000000" w:rsidR="00000000" w:rsidRPr="00000000">
        <w:rPr>
          <w:rtl w:val="0"/>
        </w:rPr>
      </w:r>
    </w:p>
    <w:p w:rsidR="00000000" w:rsidDel="00000000" w:rsidP="00000000" w:rsidRDefault="00000000" w:rsidRPr="00000000" w14:paraId="0000000E">
      <w:pPr>
        <w:numPr>
          <w:ilvl w:val="0"/>
          <w:numId w:val="3"/>
        </w:numPr>
        <w:ind w:left="720" w:hanging="360"/>
        <w:rPr>
          <w:strike w:val="1"/>
        </w:rPr>
      </w:pPr>
      <w:commentRangeStart w:id="2"/>
      <w:hyperlink w:anchor="_jm2d52hkys82">
        <w:r w:rsidDel="00000000" w:rsidR="00000000" w:rsidRPr="00000000">
          <w:rPr>
            <w:strike w:val="1"/>
            <w:color w:val="1155cc"/>
            <w:u w:val="single"/>
            <w:rtl w:val="0"/>
          </w:rPr>
          <w:t xml:space="preserve">Importance of Understanding the Relationship Between Climate Change and </w:t>
        </w:r>
      </w:hyperlink>
      <w:ins w:author="Lindsay McCunn" w:id="1" w:date="2025-10-31T01:36:37Z">
        <w:r w:rsidDel="00000000" w:rsidR="00000000" w:rsidRPr="00000000">
          <w:fldChar w:fldCharType="begin"/>
        </w:r>
        <w:r w:rsidDel="00000000" w:rsidR="00000000" w:rsidRPr="00000000">
          <w:instrText xml:space="preserve">HYPERLINK \l "_jm2d52hkys82"</w:instrText>
        </w:r>
        <w:r w:rsidDel="00000000" w:rsidR="00000000" w:rsidRPr="00000000">
          <w:fldChar w:fldCharType="separate"/>
        </w:r>
        <w:r w:rsidDel="00000000" w:rsidR="00000000" w:rsidRPr="00000000">
          <w:rPr>
            <w:strike w:val="1"/>
            <w:color w:val="1155cc"/>
            <w:u w:val="single"/>
            <w:rtl w:val="0"/>
          </w:rPr>
          <w:t xml:space="preserve">Mental </w:t>
        </w:r>
        <w:r w:rsidDel="00000000" w:rsidR="00000000" w:rsidRPr="00000000">
          <w:fldChar w:fldCharType="end"/>
        </w:r>
      </w:ins>
      <w:hyperlink w:anchor="_jm2d52hkys82">
        <w:r w:rsidDel="00000000" w:rsidR="00000000" w:rsidRPr="00000000">
          <w:rPr>
            <w:strike w:val="1"/>
            <w:color w:val="1155cc"/>
            <w:u w:val="single"/>
            <w:rtl w:val="0"/>
          </w:rPr>
          <w:t xml:space="preserve">Health </w:t>
        </w:r>
      </w:hyperlink>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F">
      <w:pPr>
        <w:numPr>
          <w:ilvl w:val="0"/>
          <w:numId w:val="3"/>
        </w:numPr>
        <w:ind w:left="720" w:hanging="360"/>
        <w:rPr>
          <w:strike w:val="1"/>
        </w:rPr>
      </w:pPr>
      <w:hyperlink w:anchor="_sbak7mqoujr3">
        <w:r w:rsidDel="00000000" w:rsidR="00000000" w:rsidRPr="00000000">
          <w:rPr>
            <w:strike w:val="1"/>
            <w:color w:val="1155cc"/>
            <w:u w:val="single"/>
            <w:rtl w:val="0"/>
          </w:rPr>
          <w:t xml:space="preserve">Quiz #1</w:t>
        </w:r>
      </w:hyperlink>
      <w:r w:rsidDel="00000000" w:rsidR="00000000" w:rsidRPr="00000000">
        <w:rPr>
          <w:rtl w:val="0"/>
        </w:rPr>
      </w:r>
    </w:p>
    <w:p w:rsidR="00000000" w:rsidDel="00000000" w:rsidP="00000000" w:rsidRDefault="00000000" w:rsidRPr="00000000" w14:paraId="00000010">
      <w:pPr>
        <w:pStyle w:val="Heading2"/>
        <w:rPr>
          <w:strike w:val="1"/>
        </w:rPr>
      </w:pPr>
      <w:bookmarkStart w:colFirst="0" w:colLast="0" w:name="_8w3qd3namz3z" w:id="4"/>
      <w:bookmarkEnd w:id="4"/>
      <w:r w:rsidDel="00000000" w:rsidR="00000000" w:rsidRPr="00000000">
        <w:rPr>
          <w:color w:val="ff0000"/>
          <w:rtl w:val="0"/>
        </w:rPr>
        <w:t xml:space="preserve">*CLOSED*</w:t>
      </w:r>
      <w:r w:rsidDel="00000000" w:rsidR="00000000" w:rsidRPr="00000000">
        <w:rPr>
          <w:rtl w:val="0"/>
        </w:rPr>
        <w:t xml:space="preserve"> </w:t>
      </w:r>
      <w:r w:rsidDel="00000000" w:rsidR="00000000" w:rsidRPr="00000000">
        <w:rPr>
          <w:strike w:val="1"/>
          <w:rtl w:val="0"/>
        </w:rPr>
        <w:t xml:space="preserve">Section 2: Understanding the Landscape of Climate Emotions</w:t>
      </w:r>
    </w:p>
    <w:p w:rsidR="00000000" w:rsidDel="00000000" w:rsidP="00000000" w:rsidRDefault="00000000" w:rsidRPr="00000000" w14:paraId="00000011">
      <w:pPr>
        <w:rPr>
          <w:strike w:val="1"/>
        </w:rPr>
      </w:pPr>
      <w:r w:rsidDel="00000000" w:rsidR="00000000" w:rsidRPr="00000000">
        <w:rPr>
          <w:strike w:val="1"/>
          <w:rtl w:val="0"/>
        </w:rPr>
        <w:t xml:space="preserve">This module explores theories of emotion and how to differentiate emotions from clinical mental health conditions. It provides an in-depth look at diverse climate-related emotions—ranging from anxiety, grief, guilt, and rage to isolation and denial—and introduces tools for assessing these emotional responses.</w:t>
      </w:r>
    </w:p>
    <w:p w:rsidR="00000000" w:rsidDel="00000000" w:rsidP="00000000" w:rsidRDefault="00000000" w:rsidRPr="00000000" w14:paraId="00000012">
      <w:pPr>
        <w:pStyle w:val="Heading3"/>
        <w:rPr>
          <w:strike w:val="1"/>
        </w:rPr>
      </w:pPr>
      <w:bookmarkStart w:colFirst="0" w:colLast="0" w:name="_8la29asliyxm" w:id="5"/>
      <w:bookmarkEnd w:id="5"/>
      <w:commentRangeStart w:id="3"/>
      <w:r w:rsidDel="00000000" w:rsidR="00000000" w:rsidRPr="00000000">
        <w:rPr>
          <w:strike w:val="1"/>
          <w:rtl w:val="0"/>
        </w:rPr>
        <w:t xml:space="preserve">Modules (15):</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3">
      <w:pPr>
        <w:numPr>
          <w:ilvl w:val="0"/>
          <w:numId w:val="2"/>
        </w:numPr>
        <w:ind w:left="720" w:hanging="360"/>
        <w:rPr>
          <w:strike w:val="1"/>
        </w:rPr>
      </w:pPr>
      <w:hyperlink w:anchor="_5alnsnxo74ly">
        <w:r w:rsidDel="00000000" w:rsidR="00000000" w:rsidRPr="00000000">
          <w:rPr>
            <w:strike w:val="1"/>
            <w:color w:val="1155cc"/>
            <w:u w:val="single"/>
            <w:rtl w:val="0"/>
          </w:rPr>
          <w:t xml:space="preserve">Introduction to Emotions and Mental Health</w:t>
        </w:r>
      </w:hyperlink>
      <w:r w:rsidDel="00000000" w:rsidR="00000000" w:rsidRPr="00000000">
        <w:rPr>
          <w:rtl w:val="0"/>
        </w:rPr>
      </w:r>
    </w:p>
    <w:p w:rsidR="00000000" w:rsidDel="00000000" w:rsidP="00000000" w:rsidRDefault="00000000" w:rsidRPr="00000000" w14:paraId="00000014">
      <w:pPr>
        <w:numPr>
          <w:ilvl w:val="0"/>
          <w:numId w:val="2"/>
        </w:numPr>
        <w:ind w:left="720" w:hanging="360"/>
        <w:rPr>
          <w:strike w:val="1"/>
        </w:rPr>
      </w:pPr>
      <w:hyperlink w:anchor="_j4brgs6j8yqb">
        <w:r w:rsidDel="00000000" w:rsidR="00000000" w:rsidRPr="00000000">
          <w:rPr>
            <w:strike w:val="1"/>
            <w:color w:val="1155cc"/>
            <w:u w:val="single"/>
            <w:rtl w:val="0"/>
          </w:rPr>
          <w:t xml:space="preserve">Theories of Emotion</w:t>
        </w:r>
      </w:hyperlink>
      <w:r w:rsidDel="00000000" w:rsidR="00000000" w:rsidRPr="00000000">
        <w:rPr>
          <w:rtl w:val="0"/>
        </w:rPr>
      </w:r>
    </w:p>
    <w:p w:rsidR="00000000" w:rsidDel="00000000" w:rsidP="00000000" w:rsidRDefault="00000000" w:rsidRPr="00000000" w14:paraId="00000015">
      <w:pPr>
        <w:numPr>
          <w:ilvl w:val="0"/>
          <w:numId w:val="2"/>
        </w:numPr>
        <w:ind w:left="720" w:hanging="360"/>
        <w:rPr>
          <w:strike w:val="1"/>
        </w:rPr>
      </w:pPr>
      <w:hyperlink w:anchor="_pf2suro0bslw">
        <w:r w:rsidDel="00000000" w:rsidR="00000000" w:rsidRPr="00000000">
          <w:rPr>
            <w:strike w:val="1"/>
            <w:color w:val="1155cc"/>
            <w:u w:val="single"/>
            <w:rtl w:val="0"/>
          </w:rPr>
          <w:t xml:space="preserve">Categorizing Emotions</w:t>
        </w:r>
      </w:hyperlink>
      <w:r w:rsidDel="00000000" w:rsidR="00000000" w:rsidRPr="00000000">
        <w:rPr>
          <w:rtl w:val="0"/>
        </w:rPr>
      </w:r>
    </w:p>
    <w:p w:rsidR="00000000" w:rsidDel="00000000" w:rsidP="00000000" w:rsidRDefault="00000000" w:rsidRPr="00000000" w14:paraId="00000016">
      <w:pPr>
        <w:numPr>
          <w:ilvl w:val="0"/>
          <w:numId w:val="2"/>
        </w:numPr>
        <w:ind w:left="720" w:hanging="360"/>
        <w:rPr>
          <w:strike w:val="1"/>
        </w:rPr>
      </w:pPr>
      <w:hyperlink w:anchor="_vcah2vourkj3">
        <w:r w:rsidDel="00000000" w:rsidR="00000000" w:rsidRPr="00000000">
          <w:rPr>
            <w:strike w:val="1"/>
            <w:color w:val="1155cc"/>
            <w:u w:val="single"/>
            <w:rtl w:val="0"/>
          </w:rPr>
          <w:t xml:space="preserve">Distinguishing Emotions from Mental Health Conditions</w:t>
        </w:r>
      </w:hyperlink>
      <w:r w:rsidDel="00000000" w:rsidR="00000000" w:rsidRPr="00000000">
        <w:rPr>
          <w:rtl w:val="0"/>
        </w:rPr>
      </w:r>
    </w:p>
    <w:p w:rsidR="00000000" w:rsidDel="00000000" w:rsidP="00000000" w:rsidRDefault="00000000" w:rsidRPr="00000000" w14:paraId="00000017">
      <w:pPr>
        <w:numPr>
          <w:ilvl w:val="0"/>
          <w:numId w:val="2"/>
        </w:numPr>
        <w:ind w:left="720" w:hanging="360"/>
        <w:rPr>
          <w:strike w:val="1"/>
        </w:rPr>
      </w:pPr>
      <w:hyperlink w:anchor="_gwypyza3lyja">
        <w:r w:rsidDel="00000000" w:rsidR="00000000" w:rsidRPr="00000000">
          <w:rPr>
            <w:strike w:val="1"/>
            <w:color w:val="1155cc"/>
            <w:u w:val="single"/>
            <w:rtl w:val="0"/>
          </w:rPr>
          <w:t xml:space="preserve">Our Varied Climate Emotions</w:t>
        </w:r>
      </w:hyperlink>
      <w:r w:rsidDel="00000000" w:rsidR="00000000" w:rsidRPr="00000000">
        <w:rPr>
          <w:rtl w:val="0"/>
        </w:rPr>
      </w:r>
    </w:p>
    <w:p w:rsidR="00000000" w:rsidDel="00000000" w:rsidP="00000000" w:rsidRDefault="00000000" w:rsidRPr="00000000" w14:paraId="00000018">
      <w:pPr>
        <w:numPr>
          <w:ilvl w:val="0"/>
          <w:numId w:val="2"/>
        </w:numPr>
        <w:ind w:left="720" w:hanging="360"/>
        <w:rPr>
          <w:strike w:val="1"/>
        </w:rPr>
      </w:pPr>
      <w:r w:rsidDel="00000000" w:rsidR="00000000" w:rsidRPr="00000000">
        <w:rPr>
          <w:strike w:val="1"/>
          <w:color w:val="1155cc"/>
          <w:u w:val="single"/>
          <w:rtl w:val="0"/>
        </w:rPr>
        <w:t xml:space="preserve">Climate Emotions: Worry and Anxiety</w:t>
      </w:r>
      <w:r w:rsidDel="00000000" w:rsidR="00000000" w:rsidRPr="00000000">
        <w:rPr>
          <w:rtl w:val="0"/>
        </w:rPr>
      </w:r>
    </w:p>
    <w:p w:rsidR="00000000" w:rsidDel="00000000" w:rsidP="00000000" w:rsidRDefault="00000000" w:rsidRPr="00000000" w14:paraId="00000019">
      <w:pPr>
        <w:numPr>
          <w:ilvl w:val="0"/>
          <w:numId w:val="2"/>
        </w:numPr>
        <w:ind w:left="720" w:hanging="360"/>
        <w:rPr>
          <w:strike w:val="1"/>
        </w:rPr>
      </w:pPr>
      <w:hyperlink w:anchor="_8gcw0mg3v73g">
        <w:r w:rsidDel="00000000" w:rsidR="00000000" w:rsidRPr="00000000">
          <w:rPr>
            <w:strike w:val="1"/>
            <w:color w:val="1155cc"/>
            <w:u w:val="single"/>
            <w:rtl w:val="0"/>
          </w:rPr>
          <w:t xml:space="preserve">Climate Emotions: Pre-Traumatic and Post-Traumatic Stress </w:t>
        </w:r>
      </w:hyperlink>
      <w:r w:rsidDel="00000000" w:rsidR="00000000" w:rsidRPr="00000000">
        <w:rPr>
          <w:rtl w:val="0"/>
        </w:rPr>
      </w:r>
    </w:p>
    <w:p w:rsidR="00000000" w:rsidDel="00000000" w:rsidP="00000000" w:rsidRDefault="00000000" w:rsidRPr="00000000" w14:paraId="0000001A">
      <w:pPr>
        <w:numPr>
          <w:ilvl w:val="0"/>
          <w:numId w:val="2"/>
        </w:numPr>
        <w:ind w:left="720" w:hanging="360"/>
        <w:rPr>
          <w:strike w:val="1"/>
        </w:rPr>
      </w:pPr>
      <w:r w:rsidDel="00000000" w:rsidR="00000000" w:rsidRPr="00000000">
        <w:rPr>
          <w:strike w:val="1"/>
          <w:color w:val="1155cc"/>
          <w:u w:val="single"/>
          <w:rtl w:val="0"/>
        </w:rPr>
        <w:t xml:space="preserve">Climate Emotions: Grief and Solastalgia</w:t>
      </w:r>
      <w:r w:rsidDel="00000000" w:rsidR="00000000" w:rsidRPr="00000000">
        <w:rPr>
          <w:rtl w:val="0"/>
        </w:rPr>
      </w:r>
    </w:p>
    <w:p w:rsidR="00000000" w:rsidDel="00000000" w:rsidP="00000000" w:rsidRDefault="00000000" w:rsidRPr="00000000" w14:paraId="0000001B">
      <w:pPr>
        <w:numPr>
          <w:ilvl w:val="0"/>
          <w:numId w:val="2"/>
        </w:numPr>
        <w:ind w:left="720" w:hanging="360"/>
        <w:rPr>
          <w:strike w:val="1"/>
        </w:rPr>
      </w:pPr>
      <w:r w:rsidDel="00000000" w:rsidR="00000000" w:rsidRPr="00000000">
        <w:rPr>
          <w:strike w:val="1"/>
          <w:color w:val="1155cc"/>
          <w:u w:val="single"/>
          <w:rtl w:val="0"/>
        </w:rPr>
        <w:t xml:space="preserve">Climate Emotions: Guilt and Shame</w:t>
      </w:r>
      <w:r w:rsidDel="00000000" w:rsidR="00000000" w:rsidRPr="00000000">
        <w:rPr>
          <w:rtl w:val="0"/>
        </w:rPr>
      </w:r>
    </w:p>
    <w:p w:rsidR="00000000" w:rsidDel="00000000" w:rsidP="00000000" w:rsidRDefault="00000000" w:rsidRPr="00000000" w14:paraId="0000001C">
      <w:pPr>
        <w:numPr>
          <w:ilvl w:val="0"/>
          <w:numId w:val="2"/>
        </w:numPr>
        <w:ind w:left="720" w:hanging="360"/>
        <w:rPr>
          <w:strike w:val="1"/>
        </w:rPr>
      </w:pPr>
      <w:r w:rsidDel="00000000" w:rsidR="00000000" w:rsidRPr="00000000">
        <w:rPr>
          <w:strike w:val="1"/>
          <w:color w:val="1155cc"/>
          <w:u w:val="single"/>
          <w:rtl w:val="0"/>
        </w:rPr>
        <w:t xml:space="preserve">Climate Emotions: Anger and Rage</w:t>
      </w:r>
      <w:r w:rsidDel="00000000" w:rsidR="00000000" w:rsidRPr="00000000">
        <w:rPr>
          <w:rtl w:val="0"/>
        </w:rPr>
      </w:r>
    </w:p>
    <w:p w:rsidR="00000000" w:rsidDel="00000000" w:rsidP="00000000" w:rsidRDefault="00000000" w:rsidRPr="00000000" w14:paraId="0000001D">
      <w:pPr>
        <w:numPr>
          <w:ilvl w:val="0"/>
          <w:numId w:val="2"/>
        </w:numPr>
        <w:ind w:left="720" w:hanging="360"/>
        <w:rPr>
          <w:strike w:val="1"/>
        </w:rPr>
      </w:pPr>
      <w:r w:rsidDel="00000000" w:rsidR="00000000" w:rsidRPr="00000000">
        <w:rPr>
          <w:strike w:val="1"/>
          <w:color w:val="1155cc"/>
          <w:u w:val="single"/>
          <w:rtl w:val="0"/>
        </w:rPr>
        <w:t xml:space="preserve">Climate Emotions: Isolation, Loneliness, and Alienation </w:t>
      </w:r>
      <w:r w:rsidDel="00000000" w:rsidR="00000000" w:rsidRPr="00000000">
        <w:rPr>
          <w:rtl w:val="0"/>
        </w:rPr>
      </w:r>
    </w:p>
    <w:p w:rsidR="00000000" w:rsidDel="00000000" w:rsidP="00000000" w:rsidRDefault="00000000" w:rsidRPr="00000000" w14:paraId="0000001E">
      <w:pPr>
        <w:numPr>
          <w:ilvl w:val="0"/>
          <w:numId w:val="2"/>
        </w:numPr>
        <w:ind w:left="720" w:hanging="360"/>
        <w:rPr>
          <w:strike w:val="1"/>
        </w:rPr>
      </w:pPr>
      <w:r w:rsidDel="00000000" w:rsidR="00000000" w:rsidRPr="00000000">
        <w:rPr>
          <w:strike w:val="1"/>
          <w:color w:val="1155cc"/>
          <w:u w:val="single"/>
          <w:rtl w:val="0"/>
        </w:rPr>
        <w:t xml:space="preserve">Climate Emotions: Denial and Disengagement</w:t>
      </w:r>
      <w:r w:rsidDel="00000000" w:rsidR="00000000" w:rsidRPr="00000000">
        <w:rPr>
          <w:rtl w:val="0"/>
        </w:rPr>
      </w:r>
    </w:p>
    <w:p w:rsidR="00000000" w:rsidDel="00000000" w:rsidP="00000000" w:rsidRDefault="00000000" w:rsidRPr="00000000" w14:paraId="0000001F">
      <w:pPr>
        <w:numPr>
          <w:ilvl w:val="0"/>
          <w:numId w:val="2"/>
        </w:numPr>
        <w:ind w:left="720" w:hanging="360"/>
        <w:rPr>
          <w:strike w:val="1"/>
        </w:rPr>
      </w:pPr>
      <w:r w:rsidDel="00000000" w:rsidR="00000000" w:rsidRPr="00000000">
        <w:rPr>
          <w:strike w:val="1"/>
          <w:color w:val="1155cc"/>
          <w:u w:val="single"/>
          <w:rtl w:val="0"/>
        </w:rPr>
        <w:t xml:space="preserve">Climate Emotions: Ecoparalysis and Fatalism</w:t>
      </w:r>
      <w:r w:rsidDel="00000000" w:rsidR="00000000" w:rsidRPr="00000000">
        <w:rPr>
          <w:rtl w:val="0"/>
        </w:rPr>
      </w:r>
    </w:p>
    <w:p w:rsidR="00000000" w:rsidDel="00000000" w:rsidP="00000000" w:rsidRDefault="00000000" w:rsidRPr="00000000" w14:paraId="00000020">
      <w:pPr>
        <w:numPr>
          <w:ilvl w:val="0"/>
          <w:numId w:val="2"/>
        </w:numPr>
        <w:ind w:left="720" w:hanging="360"/>
        <w:rPr>
          <w:strike w:val="1"/>
        </w:rPr>
      </w:pPr>
      <w:r w:rsidDel="00000000" w:rsidR="00000000" w:rsidRPr="00000000">
        <w:rPr>
          <w:strike w:val="1"/>
          <w:color w:val="1155cc"/>
          <w:u w:val="single"/>
          <w:rtl w:val="0"/>
        </w:rPr>
        <w:t xml:space="preserve">Assessing and Screening for Climate-Related Mental Health </w:t>
      </w:r>
      <w:r w:rsidDel="00000000" w:rsidR="00000000" w:rsidRPr="00000000">
        <w:rPr>
          <w:rtl w:val="0"/>
        </w:rPr>
      </w:r>
    </w:p>
    <w:p w:rsidR="00000000" w:rsidDel="00000000" w:rsidP="00000000" w:rsidRDefault="00000000" w:rsidRPr="00000000" w14:paraId="00000021">
      <w:pPr>
        <w:numPr>
          <w:ilvl w:val="0"/>
          <w:numId w:val="2"/>
        </w:numPr>
        <w:ind w:left="720" w:hanging="360"/>
        <w:rPr>
          <w:strike w:val="1"/>
        </w:rPr>
      </w:pPr>
      <w:r w:rsidDel="00000000" w:rsidR="00000000" w:rsidRPr="00000000">
        <w:rPr>
          <w:strike w:val="1"/>
          <w:color w:val="1155cc"/>
          <w:u w:val="single"/>
          <w:rtl w:val="0"/>
        </w:rPr>
        <w:t xml:space="preserve">Quiz #2</w:t>
      </w:r>
      <w:r w:rsidDel="00000000" w:rsidR="00000000" w:rsidRPr="00000000">
        <w:rPr>
          <w:rtl w:val="0"/>
        </w:rPr>
      </w:r>
    </w:p>
    <w:p w:rsidR="00000000" w:rsidDel="00000000" w:rsidP="00000000" w:rsidRDefault="00000000" w:rsidRPr="00000000" w14:paraId="00000022">
      <w:pPr>
        <w:pStyle w:val="Heading2"/>
        <w:rPr>
          <w:strike w:val="1"/>
        </w:rPr>
      </w:pPr>
      <w:bookmarkStart w:colFirst="0" w:colLast="0" w:name="_hntjyskpqylu" w:id="6"/>
      <w:bookmarkEnd w:id="6"/>
      <w:r w:rsidDel="00000000" w:rsidR="00000000" w:rsidRPr="00000000">
        <w:rPr>
          <w:color w:val="ff0000"/>
          <w:rtl w:val="0"/>
        </w:rPr>
        <w:t xml:space="preserve">*CLOSED*</w:t>
      </w:r>
      <w:r w:rsidDel="00000000" w:rsidR="00000000" w:rsidRPr="00000000">
        <w:rPr>
          <w:rtl w:val="0"/>
        </w:rPr>
        <w:t xml:space="preserve"> </w:t>
      </w:r>
      <w:r w:rsidDel="00000000" w:rsidR="00000000" w:rsidRPr="00000000">
        <w:rPr>
          <w:strike w:val="1"/>
          <w:rtl w:val="0"/>
        </w:rPr>
        <w:t xml:space="preserve">Section 3: Factors Influencing Mental Health in a Changing Climate</w:t>
      </w:r>
    </w:p>
    <w:p w:rsidR="00000000" w:rsidDel="00000000" w:rsidP="00000000" w:rsidRDefault="00000000" w:rsidRPr="00000000" w14:paraId="00000023">
      <w:pPr>
        <w:rPr>
          <w:strike w:val="1"/>
        </w:rPr>
      </w:pPr>
      <w:commentRangeStart w:id="4"/>
      <w:r w:rsidDel="00000000" w:rsidR="00000000" w:rsidRPr="00000000">
        <w:rPr>
          <w:strike w:val="1"/>
          <w:rtl w:val="0"/>
        </w:rPr>
        <w:t xml:space="preserve">Focusing on the roots of climate emotions</w:t>
      </w:r>
      <w:commentRangeEnd w:id="4"/>
      <w:r w:rsidDel="00000000" w:rsidR="00000000" w:rsidRPr="00000000">
        <w:commentReference w:id="4"/>
      </w:r>
      <w:r w:rsidDel="00000000" w:rsidR="00000000" w:rsidRPr="00000000">
        <w:rPr>
          <w:strike w:val="1"/>
          <w:rtl w:val="0"/>
        </w:rPr>
        <w:t xml:space="preserve">, this section examines how social, environmental, and developmental factors contribute to vulnerability. It also explores the compounded impact of marginalization and intersectional experiences in shaping climate-related mental health outcomes.</w:t>
      </w:r>
    </w:p>
    <w:p w:rsidR="00000000" w:rsidDel="00000000" w:rsidP="00000000" w:rsidRDefault="00000000" w:rsidRPr="00000000" w14:paraId="00000024">
      <w:pPr>
        <w:pStyle w:val="Heading3"/>
        <w:rPr>
          <w:strike w:val="1"/>
        </w:rPr>
      </w:pPr>
      <w:bookmarkStart w:colFirst="0" w:colLast="0" w:name="_h0c76x48skib" w:id="7"/>
      <w:bookmarkEnd w:id="7"/>
      <w:r w:rsidDel="00000000" w:rsidR="00000000" w:rsidRPr="00000000">
        <w:rPr>
          <w:strike w:val="1"/>
          <w:rtl w:val="0"/>
        </w:rPr>
        <w:t xml:space="preserve">Modules (6):</w:t>
      </w:r>
      <w:ins w:author="Susan Bodnar" w:id="2" w:date="2026-01-13T22:38:17Z">
        <w:r w:rsidDel="00000000" w:rsidR="00000000" w:rsidRPr="00000000">
          <w:rPr>
            <w:strike w:val="1"/>
            <w:rtl w:val="0"/>
          </w:rPr>
          <w:t xml:space="preserve"> </w:t>
        </w:r>
      </w:ins>
      <w:r w:rsidDel="00000000" w:rsidR="00000000" w:rsidRPr="00000000">
        <w:rPr>
          <w:rtl w:val="0"/>
        </w:rPr>
      </w:r>
    </w:p>
    <w:p w:rsidR="00000000" w:rsidDel="00000000" w:rsidP="00000000" w:rsidRDefault="00000000" w:rsidRPr="00000000" w14:paraId="00000025">
      <w:pPr>
        <w:numPr>
          <w:ilvl w:val="0"/>
          <w:numId w:val="220"/>
        </w:numPr>
        <w:ind w:left="720" w:hanging="360"/>
        <w:rPr>
          <w:strike w:val="1"/>
        </w:rPr>
      </w:pPr>
      <w:r w:rsidDel="00000000" w:rsidR="00000000" w:rsidRPr="00000000">
        <w:rPr>
          <w:strike w:val="1"/>
          <w:rtl w:val="0"/>
        </w:rPr>
        <w:t xml:space="preserve">Understanding the Causes of Climate Emotions </w:t>
      </w:r>
    </w:p>
    <w:p w:rsidR="00000000" w:rsidDel="00000000" w:rsidP="00000000" w:rsidRDefault="00000000" w:rsidRPr="00000000" w14:paraId="00000026">
      <w:pPr>
        <w:numPr>
          <w:ilvl w:val="0"/>
          <w:numId w:val="220"/>
        </w:numPr>
        <w:ind w:left="720" w:hanging="360"/>
        <w:rPr>
          <w:strike w:val="1"/>
        </w:rPr>
      </w:pPr>
      <w:r w:rsidDel="00000000" w:rsidR="00000000" w:rsidRPr="00000000">
        <w:rPr>
          <w:strike w:val="1"/>
          <w:color w:val="1155cc"/>
          <w:u w:val="single"/>
          <w:rtl w:val="0"/>
        </w:rPr>
        <w:t xml:space="preserve">Social and Environmental Drivers </w:t>
      </w:r>
      <w:r w:rsidDel="00000000" w:rsidR="00000000" w:rsidRPr="00000000">
        <w:rPr>
          <w:rtl w:val="0"/>
        </w:rPr>
      </w:r>
    </w:p>
    <w:p w:rsidR="00000000" w:rsidDel="00000000" w:rsidP="00000000" w:rsidRDefault="00000000" w:rsidRPr="00000000" w14:paraId="00000027">
      <w:pPr>
        <w:numPr>
          <w:ilvl w:val="0"/>
          <w:numId w:val="220"/>
        </w:numPr>
        <w:ind w:left="720" w:hanging="360"/>
        <w:rPr>
          <w:strike w:val="1"/>
        </w:rPr>
      </w:pPr>
      <w:r w:rsidDel="00000000" w:rsidR="00000000" w:rsidRPr="00000000">
        <w:rPr>
          <w:strike w:val="1"/>
          <w:color w:val="1155cc"/>
          <w:u w:val="single"/>
          <w:rtl w:val="0"/>
        </w:rPr>
        <w:t xml:space="preserve">Developmental and Lifespan </w:t>
      </w:r>
      <w:commentRangeStart w:id="5"/>
      <w:r w:rsidDel="00000000" w:rsidR="00000000" w:rsidRPr="00000000">
        <w:rPr>
          <w:strike w:val="1"/>
          <w:color w:val="1155cc"/>
          <w:u w:val="single"/>
          <w:rtl w:val="0"/>
        </w:rPr>
        <w:t xml:space="preserve">Perspectives</w:t>
      </w:r>
      <w:commentRangeEnd w:id="5"/>
      <w:r w:rsidDel="00000000" w:rsidR="00000000" w:rsidRPr="00000000">
        <w:commentReference w:id="5"/>
      </w:r>
      <w:r w:rsidDel="00000000" w:rsidR="00000000" w:rsidRPr="00000000">
        <w:rPr>
          <w:strike w:val="1"/>
          <w:color w:val="1155cc"/>
          <w:u w:val="single"/>
          <w:rtl w:val="0"/>
        </w:rPr>
        <w:t xml:space="preserve"> </w:t>
      </w:r>
      <w:r w:rsidDel="00000000" w:rsidR="00000000" w:rsidRPr="00000000">
        <w:rPr>
          <w:rtl w:val="0"/>
        </w:rPr>
      </w:r>
    </w:p>
    <w:p w:rsidR="00000000" w:rsidDel="00000000" w:rsidP="00000000" w:rsidRDefault="00000000" w:rsidRPr="00000000" w14:paraId="00000028">
      <w:pPr>
        <w:numPr>
          <w:ilvl w:val="0"/>
          <w:numId w:val="220"/>
        </w:numPr>
        <w:ind w:left="720" w:hanging="360"/>
        <w:rPr>
          <w:strike w:val="1"/>
        </w:rPr>
      </w:pPr>
      <w:r w:rsidDel="00000000" w:rsidR="00000000" w:rsidRPr="00000000">
        <w:rPr>
          <w:strike w:val="1"/>
          <w:color w:val="1155cc"/>
          <w:u w:val="single"/>
          <w:rtl w:val="0"/>
        </w:rPr>
        <w:t xml:space="preserve">Population Impacts and Inequities Related to Climate Change </w:t>
      </w:r>
      <w:r w:rsidDel="00000000" w:rsidR="00000000" w:rsidRPr="00000000">
        <w:rPr>
          <w:rtl w:val="0"/>
        </w:rPr>
      </w:r>
    </w:p>
    <w:p w:rsidR="00000000" w:rsidDel="00000000" w:rsidP="00000000" w:rsidRDefault="00000000" w:rsidRPr="00000000" w14:paraId="00000029">
      <w:pPr>
        <w:numPr>
          <w:ilvl w:val="0"/>
          <w:numId w:val="220"/>
        </w:numPr>
        <w:ind w:left="720" w:hanging="360"/>
        <w:rPr>
          <w:strike w:val="1"/>
        </w:rPr>
      </w:pPr>
      <w:r w:rsidDel="00000000" w:rsidR="00000000" w:rsidRPr="00000000">
        <w:rPr>
          <w:strike w:val="1"/>
          <w:color w:val="1155cc"/>
          <w:u w:val="single"/>
          <w:rtl w:val="0"/>
        </w:rPr>
        <w:t xml:space="preserve">Intersectionality</w:t>
      </w:r>
      <w:r w:rsidDel="00000000" w:rsidR="00000000" w:rsidRPr="00000000">
        <w:rPr>
          <w:rtl w:val="0"/>
        </w:rPr>
      </w:r>
    </w:p>
    <w:p w:rsidR="00000000" w:rsidDel="00000000" w:rsidP="00000000" w:rsidRDefault="00000000" w:rsidRPr="00000000" w14:paraId="0000002A">
      <w:pPr>
        <w:numPr>
          <w:ilvl w:val="0"/>
          <w:numId w:val="220"/>
        </w:numPr>
        <w:ind w:left="720" w:hanging="360"/>
        <w:rPr>
          <w:strike w:val="1"/>
        </w:rPr>
      </w:pPr>
      <w:r w:rsidDel="00000000" w:rsidR="00000000" w:rsidRPr="00000000">
        <w:rPr>
          <w:strike w:val="1"/>
          <w:color w:val="1155cc"/>
          <w:u w:val="single"/>
          <w:rtl w:val="0"/>
        </w:rPr>
        <w:t xml:space="preserve">Quiz #3</w:t>
      </w:r>
      <w:r w:rsidDel="00000000" w:rsidR="00000000" w:rsidRPr="00000000">
        <w:rPr>
          <w:rtl w:val="0"/>
        </w:rPr>
      </w:r>
    </w:p>
    <w:p w:rsidR="00000000" w:rsidDel="00000000" w:rsidP="00000000" w:rsidRDefault="00000000" w:rsidRPr="00000000" w14:paraId="0000002B">
      <w:pPr>
        <w:pStyle w:val="Heading2"/>
        <w:rPr>
          <w:strike w:val="1"/>
        </w:rPr>
      </w:pPr>
      <w:bookmarkStart w:colFirst="0" w:colLast="0" w:name="_eo1hcb6ypl66" w:id="8"/>
      <w:bookmarkEnd w:id="8"/>
      <w:r w:rsidDel="00000000" w:rsidR="00000000" w:rsidRPr="00000000">
        <w:rPr>
          <w:color w:val="ff0000"/>
          <w:rtl w:val="0"/>
        </w:rPr>
        <w:t xml:space="preserve">*CLOSED*</w:t>
      </w:r>
      <w:r w:rsidDel="00000000" w:rsidR="00000000" w:rsidRPr="00000000">
        <w:rPr>
          <w:rtl w:val="0"/>
        </w:rPr>
        <w:t xml:space="preserve"> </w:t>
      </w:r>
      <w:r w:rsidDel="00000000" w:rsidR="00000000" w:rsidRPr="00000000">
        <w:rPr>
          <w:strike w:val="1"/>
          <w:rtl w:val="0"/>
        </w:rPr>
        <w:t xml:space="preserve">Section 4: Strategies for Resilience and Coping</w:t>
      </w:r>
    </w:p>
    <w:p w:rsidR="00000000" w:rsidDel="00000000" w:rsidP="00000000" w:rsidRDefault="00000000" w:rsidRPr="00000000" w14:paraId="0000002C">
      <w:pPr>
        <w:rPr>
          <w:strike w:val="1"/>
        </w:rPr>
      </w:pPr>
      <w:r w:rsidDel="00000000" w:rsidR="00000000" w:rsidRPr="00000000">
        <w:rPr>
          <w:strike w:val="1"/>
          <w:rtl w:val="0"/>
        </w:rPr>
        <w:t xml:space="preserve">Participants learn practical and theoretical approaches to fostering resilience. Topics include adaptive vs. maladaptive coping, psychological first aid, skills-based and nature-based interventions, the power of social support, and the importance of climate justice and Indigenous knowledge in promoting community wellbeing.</w:t>
      </w:r>
    </w:p>
    <w:p w:rsidR="00000000" w:rsidDel="00000000" w:rsidP="00000000" w:rsidRDefault="00000000" w:rsidRPr="00000000" w14:paraId="0000002D">
      <w:pPr>
        <w:pStyle w:val="Heading3"/>
        <w:rPr>
          <w:strike w:val="1"/>
        </w:rPr>
      </w:pPr>
      <w:bookmarkStart w:colFirst="0" w:colLast="0" w:name="_ugjzmvof9gmi" w:id="9"/>
      <w:bookmarkEnd w:id="9"/>
      <w:r w:rsidDel="00000000" w:rsidR="00000000" w:rsidRPr="00000000">
        <w:rPr>
          <w:strike w:val="1"/>
          <w:rtl w:val="0"/>
        </w:rPr>
        <w:t xml:space="preserve">Modules (14):</w:t>
      </w:r>
    </w:p>
    <w:p w:rsidR="00000000" w:rsidDel="00000000" w:rsidP="00000000" w:rsidRDefault="00000000" w:rsidRPr="00000000" w14:paraId="0000002E">
      <w:pPr>
        <w:numPr>
          <w:ilvl w:val="0"/>
          <w:numId w:val="80"/>
        </w:numPr>
        <w:ind w:left="720" w:hanging="360"/>
        <w:rPr>
          <w:strike w:val="1"/>
        </w:rPr>
      </w:pPr>
      <w:hyperlink w:anchor="_3usnkabvypzd">
        <w:r w:rsidDel="00000000" w:rsidR="00000000" w:rsidRPr="00000000">
          <w:rPr>
            <w:strike w:val="1"/>
            <w:color w:val="1155cc"/>
            <w:u w:val="single"/>
            <w:rtl w:val="0"/>
          </w:rPr>
          <w:t xml:space="preserve">Differentiating Between Adaptive and Maladaptive Responses</w:t>
        </w:r>
      </w:hyperlink>
      <w:r w:rsidDel="00000000" w:rsidR="00000000" w:rsidRPr="00000000">
        <w:rPr>
          <w:rtl w:val="0"/>
        </w:rPr>
      </w:r>
    </w:p>
    <w:p w:rsidR="00000000" w:rsidDel="00000000" w:rsidP="00000000" w:rsidRDefault="00000000" w:rsidRPr="00000000" w14:paraId="0000002F">
      <w:pPr>
        <w:numPr>
          <w:ilvl w:val="0"/>
          <w:numId w:val="80"/>
        </w:numPr>
        <w:ind w:left="720" w:hanging="360"/>
        <w:rPr>
          <w:strike w:val="1"/>
        </w:rPr>
      </w:pPr>
      <w:r w:rsidDel="00000000" w:rsidR="00000000" w:rsidRPr="00000000">
        <w:rPr>
          <w:strike w:val="1"/>
          <w:color w:val="1155cc"/>
          <w:u w:val="single"/>
          <w:rtl w:val="0"/>
        </w:rPr>
        <w:t xml:space="preserve">Types of Coping</w:t>
      </w:r>
      <w:commentRangeStart w:id="6"/>
      <w:r w:rsidDel="00000000" w:rsidR="00000000" w:rsidRPr="00000000">
        <w:rPr>
          <w:rtl w:val="0"/>
        </w:rPr>
      </w:r>
    </w:p>
    <w:p w:rsidR="00000000" w:rsidDel="00000000" w:rsidP="00000000" w:rsidRDefault="00000000" w:rsidRPr="00000000" w14:paraId="00000030">
      <w:pPr>
        <w:numPr>
          <w:ilvl w:val="0"/>
          <w:numId w:val="80"/>
        </w:numPr>
        <w:ind w:left="720" w:hanging="360"/>
        <w:rPr>
          <w:strike w:val="1"/>
        </w:rPr>
      </w:pPr>
      <w:commentRangeEnd w:id="6"/>
      <w:r w:rsidDel="00000000" w:rsidR="00000000" w:rsidRPr="00000000">
        <w:commentReference w:id="6"/>
      </w:r>
      <w:r w:rsidDel="00000000" w:rsidR="00000000" w:rsidRPr="00000000">
        <w:rPr>
          <w:strike w:val="1"/>
          <w:color w:val="1155cc"/>
          <w:u w:val="single"/>
          <w:rtl w:val="0"/>
        </w:rPr>
        <w:t xml:space="preserve">Climate Hope</w:t>
      </w:r>
      <w:r w:rsidDel="00000000" w:rsidR="00000000" w:rsidRPr="00000000">
        <w:rPr>
          <w:rtl w:val="0"/>
        </w:rPr>
      </w:r>
    </w:p>
    <w:p w:rsidR="00000000" w:rsidDel="00000000" w:rsidP="00000000" w:rsidRDefault="00000000" w:rsidRPr="00000000" w14:paraId="00000031">
      <w:pPr>
        <w:numPr>
          <w:ilvl w:val="0"/>
          <w:numId w:val="80"/>
        </w:numPr>
        <w:ind w:left="720" w:hanging="360"/>
        <w:rPr>
          <w:strike w:val="1"/>
        </w:rPr>
      </w:pPr>
      <w:r w:rsidDel="00000000" w:rsidR="00000000" w:rsidRPr="00000000">
        <w:rPr>
          <w:strike w:val="1"/>
          <w:color w:val="1155cc"/>
          <w:u w:val="single"/>
          <w:rtl w:val="0"/>
        </w:rPr>
        <w:t xml:space="preserve">Acknowledging and Validating Climate Emotions</w:t>
      </w:r>
      <w:r w:rsidDel="00000000" w:rsidR="00000000" w:rsidRPr="00000000">
        <w:rPr>
          <w:rtl w:val="0"/>
        </w:rPr>
      </w:r>
    </w:p>
    <w:p w:rsidR="00000000" w:rsidDel="00000000" w:rsidP="00000000" w:rsidRDefault="00000000" w:rsidRPr="00000000" w14:paraId="00000032">
      <w:pPr>
        <w:numPr>
          <w:ilvl w:val="0"/>
          <w:numId w:val="80"/>
        </w:numPr>
        <w:ind w:left="720" w:hanging="360"/>
        <w:rPr>
          <w:strike w:val="1"/>
        </w:rPr>
      </w:pPr>
      <w:r w:rsidDel="00000000" w:rsidR="00000000" w:rsidRPr="00000000">
        <w:rPr>
          <w:strike w:val="1"/>
          <w:color w:val="1155cc"/>
          <w:u w:val="single"/>
          <w:rtl w:val="0"/>
        </w:rPr>
        <w:t xml:space="preserve">Building Psychological Resilience</w:t>
      </w:r>
      <w:r w:rsidDel="00000000" w:rsidR="00000000" w:rsidRPr="00000000">
        <w:rPr>
          <w:rtl w:val="0"/>
        </w:rPr>
      </w:r>
    </w:p>
    <w:p w:rsidR="00000000" w:rsidDel="00000000" w:rsidP="00000000" w:rsidRDefault="00000000" w:rsidRPr="00000000" w14:paraId="00000033">
      <w:pPr>
        <w:numPr>
          <w:ilvl w:val="0"/>
          <w:numId w:val="80"/>
        </w:numPr>
        <w:ind w:left="720" w:hanging="360"/>
        <w:rPr>
          <w:strike w:val="1"/>
        </w:rPr>
      </w:pPr>
      <w:r w:rsidDel="00000000" w:rsidR="00000000" w:rsidRPr="00000000">
        <w:rPr>
          <w:strike w:val="1"/>
          <w:color w:val="1155cc"/>
          <w:u w:val="single"/>
          <w:rtl w:val="0"/>
        </w:rPr>
        <w:t xml:space="preserve">Psychoeducation, Psychological First Aid, and Psychological Debriefing </w:t>
      </w:r>
      <w:r w:rsidDel="00000000" w:rsidR="00000000" w:rsidRPr="00000000">
        <w:rPr>
          <w:rtl w:val="0"/>
        </w:rPr>
      </w:r>
    </w:p>
    <w:p w:rsidR="00000000" w:rsidDel="00000000" w:rsidP="00000000" w:rsidRDefault="00000000" w:rsidRPr="00000000" w14:paraId="00000034">
      <w:pPr>
        <w:numPr>
          <w:ilvl w:val="0"/>
          <w:numId w:val="80"/>
        </w:numPr>
        <w:ind w:left="720" w:hanging="360"/>
        <w:rPr>
          <w:strike w:val="1"/>
        </w:rPr>
      </w:pPr>
      <w:r w:rsidDel="00000000" w:rsidR="00000000" w:rsidRPr="00000000">
        <w:rPr>
          <w:strike w:val="1"/>
          <w:color w:val="1155cc"/>
          <w:u w:val="single"/>
          <w:rtl w:val="0"/>
        </w:rPr>
        <w:t xml:space="preserve">Skills-Based Approaches</w:t>
      </w:r>
      <w:r w:rsidDel="00000000" w:rsidR="00000000" w:rsidRPr="00000000">
        <w:rPr>
          <w:rtl w:val="0"/>
        </w:rPr>
      </w:r>
    </w:p>
    <w:p w:rsidR="00000000" w:rsidDel="00000000" w:rsidP="00000000" w:rsidRDefault="00000000" w:rsidRPr="00000000" w14:paraId="00000035">
      <w:pPr>
        <w:numPr>
          <w:ilvl w:val="0"/>
          <w:numId w:val="80"/>
        </w:numPr>
        <w:ind w:left="720" w:hanging="360"/>
        <w:rPr>
          <w:strike w:val="1"/>
        </w:rPr>
      </w:pPr>
      <w:hyperlink w:anchor="_5n3001o6fo2r">
        <w:r w:rsidDel="00000000" w:rsidR="00000000" w:rsidRPr="00000000">
          <w:rPr>
            <w:strike w:val="1"/>
            <w:color w:val="1155cc"/>
            <w:u w:val="single"/>
            <w:rtl w:val="0"/>
          </w:rPr>
          <w:t xml:space="preserve">Nature-Based Approaches and Biophilia</w:t>
        </w:r>
      </w:hyperlink>
      <w:r w:rsidDel="00000000" w:rsidR="00000000" w:rsidRPr="00000000">
        <w:rPr>
          <w:rtl w:val="0"/>
        </w:rPr>
      </w:r>
    </w:p>
    <w:p w:rsidR="00000000" w:rsidDel="00000000" w:rsidP="00000000" w:rsidRDefault="00000000" w:rsidRPr="00000000" w14:paraId="00000036">
      <w:pPr>
        <w:numPr>
          <w:ilvl w:val="0"/>
          <w:numId w:val="80"/>
        </w:numPr>
        <w:ind w:left="720" w:hanging="360"/>
        <w:rPr>
          <w:strike w:val="1"/>
        </w:rPr>
      </w:pPr>
      <w:hyperlink w:anchor="_x3fm3vglyjo1">
        <w:r w:rsidDel="00000000" w:rsidR="00000000" w:rsidRPr="00000000">
          <w:rPr>
            <w:strike w:val="1"/>
            <w:color w:val="1155cc"/>
            <w:u w:val="single"/>
            <w:rtl w:val="0"/>
          </w:rPr>
          <w:t xml:space="preserve">The Role of Health and Mental Health Support Systems</w:t>
        </w:r>
      </w:hyperlink>
      <w:r w:rsidDel="00000000" w:rsidR="00000000" w:rsidRPr="00000000">
        <w:rPr>
          <w:rtl w:val="0"/>
        </w:rPr>
      </w:r>
    </w:p>
    <w:p w:rsidR="00000000" w:rsidDel="00000000" w:rsidP="00000000" w:rsidRDefault="00000000" w:rsidRPr="00000000" w14:paraId="00000037">
      <w:pPr>
        <w:numPr>
          <w:ilvl w:val="0"/>
          <w:numId w:val="80"/>
        </w:numPr>
        <w:ind w:left="720" w:hanging="360"/>
        <w:rPr>
          <w:strike w:val="1"/>
        </w:rPr>
      </w:pPr>
      <w:hyperlink w:anchor="_y06q53ah653j">
        <w:r w:rsidDel="00000000" w:rsidR="00000000" w:rsidRPr="00000000">
          <w:rPr>
            <w:strike w:val="1"/>
            <w:color w:val="1155cc"/>
            <w:u w:val="single"/>
            <w:rtl w:val="0"/>
          </w:rPr>
          <w:t xml:space="preserve">The Role of Social and Peer Support Systems</w:t>
        </w:r>
      </w:hyperlink>
      <w:r w:rsidDel="00000000" w:rsidR="00000000" w:rsidRPr="00000000">
        <w:rPr>
          <w:rtl w:val="0"/>
        </w:rPr>
      </w:r>
    </w:p>
    <w:p w:rsidR="00000000" w:rsidDel="00000000" w:rsidP="00000000" w:rsidRDefault="00000000" w:rsidRPr="00000000" w14:paraId="00000038">
      <w:pPr>
        <w:numPr>
          <w:ilvl w:val="0"/>
          <w:numId w:val="80"/>
        </w:numPr>
        <w:ind w:left="720" w:hanging="360"/>
        <w:rPr>
          <w:strike w:val="1"/>
        </w:rPr>
      </w:pPr>
      <w:hyperlink w:anchor="_xcsbfsnhc4ww">
        <w:r w:rsidDel="00000000" w:rsidR="00000000" w:rsidRPr="00000000">
          <w:rPr>
            <w:strike w:val="1"/>
            <w:color w:val="1155cc"/>
            <w:u w:val="single"/>
            <w:rtl w:val="0"/>
          </w:rPr>
          <w:t xml:space="preserve">The Role of Community-Based Approaches</w:t>
        </w:r>
      </w:hyperlink>
      <w:r w:rsidDel="00000000" w:rsidR="00000000" w:rsidRPr="00000000">
        <w:rPr>
          <w:rtl w:val="0"/>
        </w:rPr>
      </w:r>
    </w:p>
    <w:p w:rsidR="00000000" w:rsidDel="00000000" w:rsidP="00000000" w:rsidRDefault="00000000" w:rsidRPr="00000000" w14:paraId="00000039">
      <w:pPr>
        <w:numPr>
          <w:ilvl w:val="0"/>
          <w:numId w:val="80"/>
        </w:numPr>
        <w:ind w:left="720" w:hanging="360"/>
        <w:rPr>
          <w:strike w:val="1"/>
        </w:rPr>
      </w:pPr>
      <w:commentRangeStart w:id="7"/>
      <w:hyperlink w:anchor="_wkimap5fy4k4">
        <w:r w:rsidDel="00000000" w:rsidR="00000000" w:rsidRPr="00000000">
          <w:rPr>
            <w:strike w:val="1"/>
            <w:color w:val="1155cc"/>
            <w:u w:val="single"/>
            <w:rtl w:val="0"/>
          </w:rPr>
          <w:t xml:space="preserve">Climate Justice</w:t>
        </w:r>
      </w:hyperlink>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A">
      <w:pPr>
        <w:numPr>
          <w:ilvl w:val="0"/>
          <w:numId w:val="80"/>
        </w:numPr>
        <w:ind w:left="720" w:hanging="360"/>
        <w:rPr>
          <w:strike w:val="1"/>
        </w:rPr>
      </w:pPr>
      <w:hyperlink w:anchor="_6we7b6ndp4jf">
        <w:r w:rsidDel="00000000" w:rsidR="00000000" w:rsidRPr="00000000">
          <w:rPr>
            <w:strike w:val="1"/>
            <w:color w:val="1155cc"/>
            <w:u w:val="single"/>
            <w:rtl w:val="0"/>
          </w:rPr>
          <w:t xml:space="preserve">Indigenous Knowledge Systems and Frameworks</w:t>
        </w:r>
      </w:hyperlink>
      <w:r w:rsidDel="00000000" w:rsidR="00000000" w:rsidRPr="00000000">
        <w:rPr>
          <w:rtl w:val="0"/>
        </w:rPr>
      </w:r>
    </w:p>
    <w:p w:rsidR="00000000" w:rsidDel="00000000" w:rsidP="00000000" w:rsidRDefault="00000000" w:rsidRPr="00000000" w14:paraId="0000003B">
      <w:pPr>
        <w:numPr>
          <w:ilvl w:val="0"/>
          <w:numId w:val="80"/>
        </w:numPr>
        <w:ind w:left="720" w:hanging="360"/>
        <w:rPr>
          <w:strike w:val="1"/>
        </w:rPr>
      </w:pPr>
      <w:r w:rsidDel="00000000" w:rsidR="00000000" w:rsidRPr="00000000">
        <w:rPr>
          <w:strike w:val="1"/>
          <w:color w:val="1155cc"/>
          <w:u w:val="single"/>
          <w:rtl w:val="0"/>
        </w:rPr>
        <w:t xml:space="preserve">Quiz #4</w:t>
      </w:r>
      <w:r w:rsidDel="00000000" w:rsidR="00000000" w:rsidRPr="00000000">
        <w:rPr>
          <w:rtl w:val="0"/>
        </w:rPr>
      </w:r>
    </w:p>
    <w:p w:rsidR="00000000" w:rsidDel="00000000" w:rsidP="00000000" w:rsidRDefault="00000000" w:rsidRPr="00000000" w14:paraId="0000003C">
      <w:pPr>
        <w:pStyle w:val="Heading2"/>
        <w:rPr/>
      </w:pPr>
      <w:bookmarkStart w:colFirst="0" w:colLast="0" w:name="_em4yq6morwcb" w:id="10"/>
      <w:bookmarkEnd w:id="10"/>
      <w:r w:rsidDel="00000000" w:rsidR="00000000" w:rsidRPr="00000000">
        <w:rPr>
          <w:rtl w:val="0"/>
        </w:rPr>
        <w:t xml:space="preserve">Section 5: Addressing Climate and Mental Health in Policy and Practice</w:t>
      </w:r>
    </w:p>
    <w:p w:rsidR="00000000" w:rsidDel="00000000" w:rsidP="00000000" w:rsidRDefault="00000000" w:rsidRPr="00000000" w14:paraId="0000003D">
      <w:pPr>
        <w:rPr/>
      </w:pPr>
      <w:r w:rsidDel="00000000" w:rsidR="00000000" w:rsidRPr="00000000">
        <w:rPr>
          <w:rtl w:val="0"/>
        </w:rPr>
        <w:t xml:space="preserve">This section focuses on embedding mental health awareness in professional practice and climate policy. It outlines ethical responsibilities and sector-specific roles—including educators, health providers, media professionals, spiritual leaders, and policymakers—in advancing climate-responsive mental health support.</w:t>
      </w:r>
    </w:p>
    <w:p w:rsidR="00000000" w:rsidDel="00000000" w:rsidP="00000000" w:rsidRDefault="00000000" w:rsidRPr="00000000" w14:paraId="0000003E">
      <w:pPr>
        <w:pStyle w:val="Heading3"/>
        <w:rPr/>
      </w:pPr>
      <w:bookmarkStart w:colFirst="0" w:colLast="0" w:name="_ggslhznvrvp3" w:id="11"/>
      <w:bookmarkEnd w:id="11"/>
      <w:r w:rsidDel="00000000" w:rsidR="00000000" w:rsidRPr="00000000">
        <w:rPr>
          <w:rtl w:val="0"/>
        </w:rPr>
        <w:t xml:space="preserve">Modules (8):</w:t>
      </w:r>
    </w:p>
    <w:p w:rsidR="00000000" w:rsidDel="00000000" w:rsidP="00000000" w:rsidRDefault="00000000" w:rsidRPr="00000000" w14:paraId="0000003F">
      <w:pPr>
        <w:numPr>
          <w:ilvl w:val="0"/>
          <w:numId w:val="169"/>
        </w:numPr>
        <w:ind w:left="720" w:hanging="360"/>
      </w:pPr>
      <w:hyperlink w:anchor="_u8r0jigtr0ok">
        <w:r w:rsidDel="00000000" w:rsidR="00000000" w:rsidRPr="00000000">
          <w:rPr>
            <w:color w:val="1155cc"/>
            <w:u w:val="single"/>
            <w:rtl w:val="0"/>
          </w:rPr>
          <w:t xml:space="preserve">Integrating Mental Health into Climate Policy and Professional Practice </w:t>
        </w:r>
      </w:hyperlink>
      <w:del w:author="Susan Bodnar" w:id="3" w:date="2026-01-13T22:49:45Z">
        <w:r w:rsidDel="00000000" w:rsidR="00000000" w:rsidRPr="00000000">
          <w:fldChar w:fldCharType="begin"/>
        </w:r>
        <w:r w:rsidDel="00000000" w:rsidR="00000000" w:rsidRPr="00000000">
          <w:delInstrText xml:space="preserve">HYPERLINK \l "_u8r0jigtr0ok"</w:delInstrText>
        </w:r>
        <w:r w:rsidDel="00000000" w:rsidR="00000000" w:rsidRPr="00000000">
          <w:fldChar w:fldCharType="separate"/>
        </w:r>
        <w:r w:rsidDel="00000000" w:rsidR="00000000" w:rsidRPr="00000000">
          <w:rPr>
            <w:color w:val="1155cc"/>
            <w:u w:val="single"/>
            <w:rtl w:val="0"/>
          </w:rPr>
          <w:delText xml:space="preserve">Professional</w:delText>
        </w:r>
        <w:r w:rsidDel="00000000" w:rsidR="00000000" w:rsidRPr="00000000">
          <w:fldChar w:fldCharType="end"/>
        </w:r>
      </w:del>
      <w:r w:rsidDel="00000000" w:rsidR="00000000" w:rsidRPr="00000000">
        <w:rPr>
          <w:rtl w:val="0"/>
        </w:rPr>
      </w:r>
    </w:p>
    <w:p w:rsidR="00000000" w:rsidDel="00000000" w:rsidP="00000000" w:rsidRDefault="00000000" w:rsidRPr="00000000" w14:paraId="00000040">
      <w:pPr>
        <w:numPr>
          <w:ilvl w:val="0"/>
          <w:numId w:val="169"/>
        </w:numPr>
        <w:ind w:left="720" w:hanging="360"/>
      </w:pPr>
      <w:hyperlink w:anchor="_s7gc3infrxel">
        <w:r w:rsidDel="00000000" w:rsidR="00000000" w:rsidRPr="00000000">
          <w:rPr>
            <w:color w:val="1155cc"/>
            <w:u w:val="single"/>
            <w:rtl w:val="0"/>
          </w:rPr>
          <w:t xml:space="preserve">Responsibility and Ethics</w:t>
        </w:r>
      </w:hyperlink>
      <w:r w:rsidDel="00000000" w:rsidR="00000000" w:rsidRPr="00000000">
        <w:rPr>
          <w:rtl w:val="0"/>
        </w:rPr>
      </w:r>
    </w:p>
    <w:p w:rsidR="00000000" w:rsidDel="00000000" w:rsidP="00000000" w:rsidRDefault="00000000" w:rsidRPr="00000000" w14:paraId="00000041">
      <w:pPr>
        <w:numPr>
          <w:ilvl w:val="0"/>
          <w:numId w:val="169"/>
        </w:numPr>
        <w:ind w:left="720" w:hanging="360"/>
      </w:pPr>
      <w:hyperlink w:anchor="_oia0tc5yirk5">
        <w:r w:rsidDel="00000000" w:rsidR="00000000" w:rsidRPr="00000000">
          <w:rPr>
            <w:color w:val="1155cc"/>
            <w:u w:val="single"/>
            <w:rtl w:val="0"/>
          </w:rPr>
          <w:t xml:space="preserve">Role of Educators</w:t>
        </w:r>
      </w:hyperlink>
      <w:r w:rsidDel="00000000" w:rsidR="00000000" w:rsidRPr="00000000">
        <w:rPr>
          <w:rtl w:val="0"/>
        </w:rPr>
      </w:r>
    </w:p>
    <w:p w:rsidR="00000000" w:rsidDel="00000000" w:rsidP="00000000" w:rsidRDefault="00000000" w:rsidRPr="00000000" w14:paraId="00000042">
      <w:pPr>
        <w:numPr>
          <w:ilvl w:val="0"/>
          <w:numId w:val="169"/>
        </w:numPr>
        <w:ind w:left="720" w:hanging="360"/>
      </w:pPr>
      <w:hyperlink w:anchor="_aohzxy81wqbh">
        <w:r w:rsidDel="00000000" w:rsidR="00000000" w:rsidRPr="00000000">
          <w:rPr>
            <w:color w:val="1155cc"/>
            <w:u w:val="single"/>
            <w:rtl w:val="0"/>
          </w:rPr>
          <w:t xml:space="preserve">Role of Health and Social Care Providers</w:t>
        </w:r>
      </w:hyperlink>
      <w:r w:rsidDel="00000000" w:rsidR="00000000" w:rsidRPr="00000000">
        <w:rPr>
          <w:rtl w:val="0"/>
        </w:rPr>
      </w:r>
    </w:p>
    <w:p w:rsidR="00000000" w:rsidDel="00000000" w:rsidP="00000000" w:rsidRDefault="00000000" w:rsidRPr="00000000" w14:paraId="00000043">
      <w:pPr>
        <w:numPr>
          <w:ilvl w:val="0"/>
          <w:numId w:val="169"/>
        </w:numPr>
        <w:ind w:left="720" w:hanging="360"/>
      </w:pPr>
      <w:hyperlink w:anchor="_1nnla35cc39a">
        <w:r w:rsidDel="00000000" w:rsidR="00000000" w:rsidRPr="00000000">
          <w:rPr>
            <w:color w:val="1155cc"/>
            <w:u w:val="single"/>
            <w:rtl w:val="0"/>
          </w:rPr>
          <w:t xml:space="preserve">Role of News and Media Professionals</w:t>
        </w:r>
      </w:hyperlink>
      <w:commentRangeStart w:id="8"/>
      <w:r w:rsidDel="00000000" w:rsidR="00000000" w:rsidRPr="00000000">
        <w:rPr>
          <w:rtl w:val="0"/>
        </w:rPr>
      </w:r>
    </w:p>
    <w:p w:rsidR="00000000" w:rsidDel="00000000" w:rsidP="00000000" w:rsidRDefault="00000000" w:rsidRPr="00000000" w14:paraId="00000044">
      <w:pPr>
        <w:numPr>
          <w:ilvl w:val="0"/>
          <w:numId w:val="169"/>
        </w:numPr>
        <w:ind w:left="720" w:hanging="360"/>
      </w:pPr>
      <w:commentRangeEnd w:id="8"/>
      <w:r w:rsidDel="00000000" w:rsidR="00000000" w:rsidRPr="00000000">
        <w:commentReference w:id="8"/>
      </w:r>
      <w:hyperlink w:anchor="_cgka5oa10h5">
        <w:r w:rsidDel="00000000" w:rsidR="00000000" w:rsidRPr="00000000">
          <w:rPr>
            <w:color w:val="1155cc"/>
            <w:u w:val="single"/>
            <w:rtl w:val="0"/>
          </w:rPr>
          <w:t xml:space="preserve">Role of Moral and Spiritual Leaders</w:t>
        </w:r>
      </w:hyperlink>
      <w:r w:rsidDel="00000000" w:rsidR="00000000" w:rsidRPr="00000000">
        <w:rPr>
          <w:rtl w:val="0"/>
        </w:rPr>
      </w:r>
    </w:p>
    <w:p w:rsidR="00000000" w:rsidDel="00000000" w:rsidP="00000000" w:rsidRDefault="00000000" w:rsidRPr="00000000" w14:paraId="00000045">
      <w:pPr>
        <w:numPr>
          <w:ilvl w:val="0"/>
          <w:numId w:val="169"/>
        </w:numPr>
        <w:ind w:left="720" w:hanging="360"/>
      </w:pPr>
      <w:hyperlink w:anchor="_5ehwrpetp4kv">
        <w:r w:rsidDel="00000000" w:rsidR="00000000" w:rsidRPr="00000000">
          <w:rPr>
            <w:color w:val="1155cc"/>
            <w:u w:val="single"/>
            <w:rtl w:val="0"/>
          </w:rPr>
          <w:t xml:space="preserve">Role of Policy and Decision Makers</w:t>
        </w:r>
      </w:hyperlink>
      <w:r w:rsidDel="00000000" w:rsidR="00000000" w:rsidRPr="00000000">
        <w:rPr>
          <w:rtl w:val="0"/>
        </w:rPr>
      </w:r>
    </w:p>
    <w:p w:rsidR="00000000" w:rsidDel="00000000" w:rsidP="00000000" w:rsidRDefault="00000000" w:rsidRPr="00000000" w14:paraId="00000046">
      <w:pPr>
        <w:numPr>
          <w:ilvl w:val="0"/>
          <w:numId w:val="169"/>
        </w:numPr>
        <w:ind w:left="720" w:hanging="360"/>
      </w:pPr>
      <w:r w:rsidDel="00000000" w:rsidR="00000000" w:rsidRPr="00000000">
        <w:rPr>
          <w:color w:val="1155cc"/>
          <w:u w:val="single"/>
          <w:rtl w:val="0"/>
        </w:rPr>
        <w:t xml:space="preserve">Quiz #5</w:t>
      </w:r>
      <w:r w:rsidDel="00000000" w:rsidR="00000000" w:rsidRPr="00000000">
        <w:rPr>
          <w:rtl w:val="0"/>
        </w:rPr>
      </w:r>
    </w:p>
    <w:p w:rsidR="00000000" w:rsidDel="00000000" w:rsidP="00000000" w:rsidRDefault="00000000" w:rsidRPr="00000000" w14:paraId="00000047">
      <w:pPr>
        <w:pStyle w:val="Heading2"/>
        <w:rPr/>
      </w:pPr>
      <w:bookmarkStart w:colFirst="0" w:colLast="0" w:name="_yfm51o5aafia" w:id="12"/>
      <w:bookmarkEnd w:id="12"/>
      <w:r w:rsidDel="00000000" w:rsidR="00000000" w:rsidRPr="00000000">
        <w:rPr>
          <w:rtl w:val="0"/>
        </w:rPr>
        <w:t xml:space="preserve">Section 6: Conclusion</w:t>
      </w:r>
    </w:p>
    <w:p w:rsidR="00000000" w:rsidDel="00000000" w:rsidP="00000000" w:rsidRDefault="00000000" w:rsidRPr="00000000" w14:paraId="00000048">
      <w:pPr>
        <w:rPr/>
      </w:pPr>
      <w:r w:rsidDel="00000000" w:rsidR="00000000" w:rsidRPr="00000000">
        <w:rPr>
          <w:rtl w:val="0"/>
        </w:rPr>
        <w:t xml:space="preserve">The course closes with reflective activities, final knowledge assessment, and certification. It reinforces key learnings and encourages participants to apply their knowledge in practice and </w:t>
      </w:r>
      <w:commentRangeStart w:id="9"/>
      <w:r w:rsidDel="00000000" w:rsidR="00000000" w:rsidRPr="00000000">
        <w:rPr>
          <w:rtl w:val="0"/>
        </w:rPr>
        <w:t xml:space="preserve">advocacy</w:t>
      </w:r>
      <w:commentRangeEnd w:id="9"/>
      <w:r w:rsidDel="00000000" w:rsidR="00000000" w:rsidRPr="00000000">
        <w:commentReference w:id="9"/>
      </w:r>
      <w:r w:rsidDel="00000000" w:rsidR="00000000" w:rsidRPr="00000000">
        <w:rPr>
          <w:rtl w:val="0"/>
        </w:rPr>
        <w:t xml:space="preserve">.</w:t>
      </w:r>
    </w:p>
    <w:p w:rsidR="00000000" w:rsidDel="00000000" w:rsidP="00000000" w:rsidRDefault="00000000" w:rsidRPr="00000000" w14:paraId="00000049">
      <w:pPr>
        <w:pStyle w:val="Heading3"/>
        <w:rPr/>
      </w:pPr>
      <w:bookmarkStart w:colFirst="0" w:colLast="0" w:name="_wityimoxrhoh" w:id="13"/>
      <w:bookmarkEnd w:id="13"/>
      <w:r w:rsidDel="00000000" w:rsidR="00000000" w:rsidRPr="00000000">
        <w:rPr>
          <w:rtl w:val="0"/>
        </w:rPr>
        <w:t xml:space="preserve">Modules (2):</w:t>
      </w:r>
    </w:p>
    <w:p w:rsidR="00000000" w:rsidDel="00000000" w:rsidP="00000000" w:rsidRDefault="00000000" w:rsidRPr="00000000" w14:paraId="0000004A">
      <w:pPr>
        <w:numPr>
          <w:ilvl w:val="0"/>
          <w:numId w:val="551"/>
        </w:numPr>
        <w:ind w:left="720" w:hanging="360"/>
      </w:pPr>
      <w:hyperlink w:anchor="_p5d9gs5mtalj">
        <w:r w:rsidDel="00000000" w:rsidR="00000000" w:rsidRPr="00000000">
          <w:rPr>
            <w:color w:val="1155cc"/>
            <w:u w:val="single"/>
            <w:rtl w:val="0"/>
          </w:rPr>
          <w:t xml:space="preserve">Closing Reflections</w:t>
        </w:r>
      </w:hyperlink>
      <w:r w:rsidDel="00000000" w:rsidR="00000000" w:rsidRPr="00000000">
        <w:rPr>
          <w:rtl w:val="0"/>
        </w:rPr>
      </w:r>
    </w:p>
    <w:p w:rsidR="00000000" w:rsidDel="00000000" w:rsidP="00000000" w:rsidRDefault="00000000" w:rsidRPr="00000000" w14:paraId="0000004B">
      <w:pPr>
        <w:numPr>
          <w:ilvl w:val="0"/>
          <w:numId w:val="551"/>
        </w:numPr>
        <w:ind w:left="720" w:hanging="360"/>
      </w:pPr>
      <w:r w:rsidDel="00000000" w:rsidR="00000000" w:rsidRPr="00000000">
        <w:rPr>
          <w:color w:val="1155cc"/>
          <w:u w:val="single"/>
          <w:rtl w:val="0"/>
        </w:rPr>
        <w:t xml:space="preserve">Knowledge Assessment and Certificate Award</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sectPr>
          <w:headerReference r:id="rId7" w:type="default"/>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 w:type="default"/>
          <w:type w:val="nextPage"/>
          <w:pgSz w:h="12240" w:w="15840" w:orient="landscape"/>
          <w:pgMar w:bottom="1440.0000000000002" w:top="1440.0000000000002" w:left="1440.0000000000002" w:right="1440.0000000000002" w:header="720" w:footer="720"/>
          <w:pgNumType w:start="1"/>
        </w:sectPr>
      </w:pPr>
      <w:bookmarkStart w:colFirst="0" w:colLast="0" w:name="_4hh2h8ep141z"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Section 1: Course Overview and Objectives</w:t>
      </w:r>
      <w:r w:rsidDel="00000000" w:rsidR="00000000" w:rsidRPr="00000000">
        <w:rPr>
          <w:rtl w:val="0"/>
        </w:rPr>
      </w:r>
    </w:p>
    <w:p w:rsidR="00000000" w:rsidDel="00000000" w:rsidP="00000000" w:rsidRDefault="00000000" w:rsidRPr="00000000" w14:paraId="00000050">
      <w:pPr>
        <w:pStyle w:val="Heading1"/>
        <w:spacing w:after="240" w:before="240" w:lineRule="auto"/>
        <w:rPr/>
      </w:pPr>
      <w:bookmarkStart w:colFirst="0" w:colLast="0" w:name="_oxonnt4k5q76" w:id="15"/>
      <w:bookmarkEnd w:id="15"/>
      <w:r w:rsidDel="00000000" w:rsidR="00000000" w:rsidRPr="00000000">
        <w:rPr>
          <w:rtl w:val="0"/>
        </w:rPr>
      </w:r>
    </w:p>
    <w:tbl>
      <w:tblPr>
        <w:tblStyle w:val="Table2"/>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blHeader w:val="0"/>
        </w:trPr>
        <w:tc>
          <w:tcPr>
            <w:shd w:fill="f4cccc" w:val="clear"/>
          </w:tcPr>
          <w:p w:rsidR="00000000" w:rsidDel="00000000" w:rsidP="00000000" w:rsidRDefault="00000000" w:rsidRPr="00000000" w14:paraId="00000051">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052">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053">
            <w:pPr>
              <w:widowControl w:val="0"/>
              <w:rPr>
                <w:b w:val="1"/>
                <w:bCs w:val="1"/>
                <w:sz w:val="28"/>
                <w:szCs w:val="28"/>
              </w:rPr>
            </w:pPr>
            <w:r w:rsidDel="00000000" w:rsidR="00000000" w:rsidRPr="00000000">
              <w:rPr>
                <w:b w:val="1"/>
                <w:bCs w:val="1"/>
                <w:sz w:val="28"/>
                <w:szCs w:val="28"/>
                <w:rtl w:val="0"/>
              </w:rPr>
              <w:t xml:space="preserve">Section 1 is now closed for review and we are no longer accepting comments. Thank you for your contributions!</w:t>
            </w:r>
          </w:p>
          <w:p w:rsidR="00000000" w:rsidDel="00000000" w:rsidP="00000000" w:rsidRDefault="00000000" w:rsidRPr="00000000" w14:paraId="00000054">
            <w:pPr>
              <w:widowControl w:val="0"/>
              <w:rPr>
                <w:b w:val="1"/>
                <w:bCs w:val="1"/>
                <w:sz w:val="28"/>
                <w:szCs w:val="28"/>
              </w:rPr>
            </w:pPr>
            <w:r w:rsidDel="00000000" w:rsidR="00000000" w:rsidRPr="00000000">
              <w:rPr>
                <w:rtl w:val="0"/>
              </w:rPr>
            </w:r>
          </w:p>
          <w:p w:rsidR="00000000" w:rsidDel="00000000" w:rsidP="00000000" w:rsidRDefault="00000000" w:rsidRPr="00000000" w14:paraId="00000055">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0056">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057">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0058">
      <w:pPr>
        <w:pStyle w:val="Heading1"/>
        <w:spacing w:after="240" w:before="240" w:lineRule="auto"/>
        <w:rPr/>
      </w:pPr>
      <w:bookmarkStart w:colFirst="0" w:colLast="0" w:name="_ji7269p5q212" w:id="16"/>
      <w:bookmarkEnd w:id="16"/>
      <w:r w:rsidDel="00000000" w:rsidR="00000000" w:rsidRPr="00000000">
        <w:rPr>
          <w:rtl w:val="0"/>
        </w:rPr>
      </w:r>
    </w:p>
    <w:p w:rsidR="00000000" w:rsidDel="00000000" w:rsidP="00000000" w:rsidRDefault="00000000" w:rsidRPr="00000000" w14:paraId="00000059">
      <w:pPr>
        <w:pStyle w:val="Heading1"/>
        <w:spacing w:after="240" w:before="240" w:lineRule="auto"/>
        <w:rPr/>
      </w:pPr>
      <w:bookmarkStart w:colFirst="0" w:colLast="0" w:name="_2970ic8jwz4g" w:id="17"/>
      <w:bookmarkEnd w:id="17"/>
      <w:r w:rsidDel="00000000" w:rsidR="00000000" w:rsidRPr="00000000">
        <w:rPr>
          <w:rtl w:val="0"/>
        </w:rPr>
      </w:r>
    </w:p>
    <w:p w:rsidR="00000000" w:rsidDel="00000000" w:rsidP="00000000" w:rsidRDefault="00000000" w:rsidRPr="00000000" w14:paraId="0000005A">
      <w:pPr>
        <w:pStyle w:val="Heading1"/>
        <w:spacing w:after="240" w:before="240" w:lineRule="auto"/>
        <w:rPr/>
      </w:pPr>
      <w:bookmarkStart w:colFirst="0" w:colLast="0" w:name="_a290j8ca3rek" w:id="18"/>
      <w:bookmarkEnd w:id="18"/>
      <w:r w:rsidDel="00000000" w:rsidR="00000000" w:rsidRPr="00000000">
        <w:rPr>
          <w:rtl w:val="0"/>
        </w:rPr>
      </w:r>
    </w:p>
    <w:p w:rsidR="00000000" w:rsidDel="00000000" w:rsidP="00000000" w:rsidRDefault="00000000" w:rsidRPr="00000000" w14:paraId="0000005B">
      <w:pPr>
        <w:pStyle w:val="Heading1"/>
        <w:spacing w:after="240" w:before="240" w:lineRule="auto"/>
        <w:rPr/>
      </w:pPr>
      <w:bookmarkStart w:colFirst="0" w:colLast="0" w:name="_sbhrk8e5gr4l" w:id="19"/>
      <w:bookmarkEnd w:id="19"/>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spacing w:after="240" w:before="240" w:lineRule="auto"/>
        <w:rPr/>
      </w:pPr>
      <w:bookmarkStart w:colFirst="0" w:colLast="0" w:name="_8580tzpuvkgq" w:id="20"/>
      <w:bookmarkEnd w:id="20"/>
      <w:r w:rsidDel="00000000" w:rsidR="00000000" w:rsidRPr="00000000">
        <w:rPr>
          <w:rtl w:val="0"/>
        </w:rPr>
        <w:t xml:space="preserve">Course Overview and </w:t>
      </w:r>
      <w:commentRangeStart w:id="10"/>
      <w:r w:rsidDel="00000000" w:rsidR="00000000" w:rsidRPr="00000000">
        <w:rPr>
          <w:rtl w:val="0"/>
        </w:rPr>
        <w:t xml:space="preserve">Objectives</w:t>
      </w:r>
      <w:commentRangeEnd w:id="10"/>
      <w:r w:rsidDel="00000000" w:rsidR="00000000" w:rsidRPr="00000000">
        <w:commentReference w:id="10"/>
      </w: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005F">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0060">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0061">
            <w:pPr>
              <w:widowControl w:val="0"/>
              <w:numPr>
                <w:ilvl w:val="0"/>
                <w:numId w:val="359"/>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0062">
            <w:pPr>
              <w:widowControl w:val="0"/>
              <w:numPr>
                <w:ilvl w:val="0"/>
                <w:numId w:val="359"/>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0063">
            <w:pPr>
              <w:widowControl w:val="0"/>
              <w:numPr>
                <w:ilvl w:val="0"/>
                <w:numId w:val="359"/>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0064">
            <w:pPr>
              <w:widowControl w:val="0"/>
              <w:numPr>
                <w:ilvl w:val="0"/>
                <w:numId w:val="359"/>
              </w:numPr>
              <w:spacing w:line="240" w:lineRule="auto"/>
              <w:ind w:left="720" w:hanging="360"/>
            </w:pPr>
            <w:ins w:author="Lily Barraclough" w:id="4" w:date="2025-10-28T17:20:09Z">
              <w:r w:rsidDel="00000000" w:rsidR="00000000" w:rsidRPr="00000000">
                <w:rPr>
                  <w:rtl w:val="0"/>
                </w:rPr>
                <w:t xml:space="preserve">Lilian Barraclough, College of Social and Applied Human Sciences, University of Guelph</w:t>
              </w:r>
            </w:ins>
            <w:del w:author="Lily Barraclough" w:id="4" w:date="2025-10-28T17:20:09Z">
              <w:r w:rsidDel="00000000" w:rsidR="00000000" w:rsidRPr="00000000">
                <w:rPr>
                  <w:rtl w:val="0"/>
                </w:rPr>
                <w:delText xml:space="preserve"> </w:delText>
              </w:r>
            </w:del>
            <w:ins w:author="Lily Barraclough" w:id="4" w:date="2025-10-28T17:20:09Z">
              <w:r w:rsidDel="00000000" w:rsidR="00000000" w:rsidRPr="00000000">
                <w:rPr>
                  <w:rtl w:val="0"/>
                </w:rPr>
                <w:t xml:space="preserve"> &amp; Youth Climate Lab</w:t>
              </w:r>
            </w:ins>
            <w:r w:rsidDel="00000000" w:rsidR="00000000" w:rsidRPr="00000000">
              <w:rPr>
                <w:rtl w:val="0"/>
              </w:rPr>
            </w:r>
          </w:p>
          <w:p w:rsidR="00000000" w:rsidDel="00000000" w:rsidP="00000000" w:rsidRDefault="00000000" w:rsidRPr="00000000" w14:paraId="00000065">
            <w:pPr>
              <w:widowControl w:val="0"/>
              <w:numPr>
                <w:ilvl w:val="0"/>
                <w:numId w:val="359"/>
              </w:numPr>
              <w:spacing w:line="240" w:lineRule="auto"/>
              <w:ind w:left="720" w:hanging="360"/>
            </w:pPr>
            <w:ins w:author="Brianna Aspinall" w:id="5" w:date="2025-10-29T18:45:48Z">
              <w:r w:rsidDel="00000000" w:rsidR="00000000" w:rsidRPr="00000000">
                <w:rPr>
                  <w:rtl w:val="0"/>
                </w:rPr>
                <w:t xml:space="preserve">Brianna Aspinall Nuñez, Carbon Conversations TO</w:t>
              </w:r>
            </w:ins>
            <w:r w:rsidDel="00000000" w:rsidR="00000000" w:rsidRPr="00000000">
              <w:rPr>
                <w:rtl w:val="0"/>
              </w:rPr>
              <w:t xml:space="preserve"> </w:t>
            </w:r>
          </w:p>
          <w:p w:rsidR="00000000" w:rsidDel="00000000" w:rsidP="00000000" w:rsidRDefault="00000000" w:rsidRPr="00000000" w14:paraId="00000066">
            <w:pPr>
              <w:widowControl w:val="0"/>
              <w:numPr>
                <w:ilvl w:val="0"/>
                <w:numId w:val="359"/>
              </w:numPr>
              <w:spacing w:line="240" w:lineRule="auto"/>
              <w:ind w:left="720" w:hanging="360"/>
              <w:rPr>
                <w:ins w:author="Dora Rebelo" w:id="7" w:date="2025-12-02T11:03:00Z"/>
              </w:rPr>
            </w:pPr>
            <w:ins w:author="Mike Marchand" w:id="6" w:date="2025-11-06T03:35:59Z">
              <w:r w:rsidDel="00000000" w:rsidR="00000000" w:rsidRPr="00000000">
                <w:rPr>
                  <w:rtl w:val="0"/>
                </w:rPr>
                <w:t xml:space="preserve">Michael Marchand, sqilxw, syilx Nation - Cultural Safety Consultant</w:t>
              </w:r>
            </w:ins>
            <w:ins w:author="Dora Rebelo" w:id="7" w:date="2025-12-02T11:03:00Z">
              <w:r w:rsidDel="00000000" w:rsidR="00000000" w:rsidRPr="00000000">
                <w:rPr>
                  <w:rtl w:val="0"/>
                </w:rPr>
              </w:r>
            </w:ins>
          </w:p>
          <w:p w:rsidR="00000000" w:rsidDel="00000000" w:rsidP="00000000" w:rsidRDefault="00000000" w:rsidRPr="00000000" w14:paraId="00000067">
            <w:pPr>
              <w:widowControl w:val="0"/>
              <w:numPr>
                <w:ilvl w:val="0"/>
                <w:numId w:val="359"/>
              </w:numPr>
              <w:spacing w:line="240" w:lineRule="auto"/>
              <w:ind w:left="720" w:hanging="360"/>
              <w:rPr>
                <w:ins w:author="Judy Wu" w:id="8" w:date="2025-12-09T05:51:14Z"/>
              </w:rPr>
            </w:pPr>
            <w:ins w:author="Dora Rebelo" w:id="7" w:date="2025-12-02T11:03:00Z">
              <w:r w:rsidDel="00000000" w:rsidR="00000000" w:rsidRPr="00000000">
                <w:rPr>
                  <w:rtl w:val="0"/>
                </w:rPr>
                <w:t xml:space="preserve">Dora Rebelo, MHPSS Consultant, Iscte- University Institute of Lisbon</w:t>
              </w:r>
            </w:ins>
            <w:ins w:author="Judy Wu" w:id="8" w:date="2025-12-09T05:51:14Z">
              <w:r w:rsidDel="00000000" w:rsidR="00000000" w:rsidRPr="00000000">
                <w:rPr>
                  <w:rtl w:val="0"/>
                </w:rPr>
              </w:r>
            </w:ins>
          </w:p>
          <w:p w:rsidR="00000000" w:rsidDel="00000000" w:rsidP="00000000" w:rsidRDefault="00000000" w:rsidRPr="00000000" w14:paraId="00000068">
            <w:pPr>
              <w:widowControl w:val="0"/>
              <w:numPr>
                <w:ilvl w:val="0"/>
                <w:numId w:val="359"/>
              </w:numPr>
              <w:spacing w:line="240" w:lineRule="auto"/>
              <w:ind w:left="720" w:hanging="360"/>
              <w:rPr>
                <w:ins w:author="Rachel Davies" w:id="9" w:date="2025-12-12T18:53:20Z"/>
              </w:rPr>
            </w:pPr>
            <w:ins w:author="Judy Wu" w:id="8" w:date="2025-12-09T05:51:14Z">
              <w:r w:rsidDel="00000000" w:rsidR="00000000" w:rsidRPr="00000000">
                <w:rPr>
                  <w:rtl w:val="0"/>
                </w:rPr>
                <w:t xml:space="preserve">Judy Wu, Faculty of Health Sciences, Simon Fraser University</w:t>
              </w:r>
            </w:ins>
            <w:ins w:author="Rachel Davies" w:id="9" w:date="2025-12-12T18:53:20Z">
              <w:r w:rsidDel="00000000" w:rsidR="00000000" w:rsidRPr="00000000">
                <w:rPr>
                  <w:rtl w:val="0"/>
                </w:rPr>
              </w:r>
            </w:ins>
          </w:p>
          <w:p w:rsidR="00000000" w:rsidDel="00000000" w:rsidP="00000000" w:rsidRDefault="00000000" w:rsidRPr="00000000" w14:paraId="00000069">
            <w:pPr>
              <w:widowControl w:val="0"/>
              <w:numPr>
                <w:ilvl w:val="0"/>
                <w:numId w:val="359"/>
              </w:numPr>
              <w:spacing w:line="240" w:lineRule="auto"/>
              <w:ind w:left="720" w:hanging="360"/>
              <w:rPr>
                <w:ins w:author="Maya Gislason" w:id="10" w:date="2025-12-16T06:21:31Z"/>
              </w:rPr>
            </w:pPr>
            <w:ins w:author="Rachel Davies" w:id="9" w:date="2025-12-12T18:53:20Z">
              <w:r w:rsidDel="00000000" w:rsidR="00000000" w:rsidRPr="00000000">
                <w:rPr>
                  <w:rtl w:val="0"/>
                </w:rPr>
                <w:t xml:space="preserve">Rachel Davies</w:t>
              </w:r>
            </w:ins>
            <w:ins w:author="Maya Gislason" w:id="10" w:date="2025-12-16T06:21:31Z">
              <w:r w:rsidDel="00000000" w:rsidR="00000000" w:rsidRPr="00000000">
                <w:rPr>
                  <w:rtl w:val="0"/>
                </w:rPr>
              </w:r>
            </w:ins>
          </w:p>
          <w:p w:rsidR="00000000" w:rsidDel="00000000" w:rsidP="00000000" w:rsidRDefault="00000000" w:rsidRPr="00000000" w14:paraId="0000006A">
            <w:pPr>
              <w:widowControl w:val="0"/>
              <w:numPr>
                <w:ilvl w:val="0"/>
                <w:numId w:val="359"/>
              </w:numPr>
              <w:spacing w:line="240" w:lineRule="auto"/>
              <w:ind w:left="720" w:hanging="360"/>
              <w:rPr>
                <w:ins w:author="Susan Clayton" w:id="11" w:date="2026-01-03T21:01:34Z"/>
              </w:rPr>
            </w:pPr>
            <w:ins w:author="Maya Gislason" w:id="10" w:date="2025-12-16T06:21:31Z">
              <w:r w:rsidDel="00000000" w:rsidR="00000000" w:rsidRPr="00000000">
                <w:rPr>
                  <w:rtl w:val="0"/>
                </w:rPr>
                <w:t xml:space="preserve">Maya K. Gislason, Faculty of Health Sciences, Simon Fraser University </w:t>
              </w:r>
            </w:ins>
            <w:ins w:author="Susan Clayton" w:id="11" w:date="2026-01-03T21:01:34Z">
              <w:r w:rsidDel="00000000" w:rsidR="00000000" w:rsidRPr="00000000">
                <w:rPr>
                  <w:rtl w:val="0"/>
                </w:rPr>
              </w:r>
            </w:ins>
          </w:p>
          <w:p w:rsidR="00000000" w:rsidDel="00000000" w:rsidP="00000000" w:rsidRDefault="00000000" w:rsidRPr="00000000" w14:paraId="0000006B">
            <w:pPr>
              <w:widowControl w:val="0"/>
              <w:numPr>
                <w:ilvl w:val="0"/>
                <w:numId w:val="359"/>
              </w:numPr>
              <w:spacing w:line="240" w:lineRule="auto"/>
              <w:ind w:left="720" w:hanging="360"/>
            </w:pPr>
            <w:ins w:author="Susan Clayton" w:id="11" w:date="2026-01-03T21:01:34Z">
              <w:r w:rsidDel="00000000" w:rsidR="00000000" w:rsidRPr="00000000">
                <w:rPr>
                  <w:rtl w:val="0"/>
                </w:rPr>
                <w:t xml:space="preserve">Susan Clayton, Psychology Department, The College of Wooster</w:t>
              </w:r>
            </w:ins>
            <w:r w:rsidDel="00000000" w:rsidR="00000000" w:rsidRPr="00000000">
              <w:rPr>
                <w:rtl w:val="0"/>
              </w:rPr>
            </w:r>
          </w:p>
        </w:tc>
      </w:tr>
    </w:tbl>
    <w:p w:rsidR="00000000" w:rsidDel="00000000" w:rsidP="00000000" w:rsidRDefault="00000000" w:rsidRPr="00000000" w14:paraId="0000006C">
      <w:pPr>
        <w:spacing w:after="240" w:before="240" w:lineRule="auto"/>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006D">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006E">
            <w:pPr>
              <w:widowControl w:val="0"/>
              <w:spacing w:line="240" w:lineRule="auto"/>
              <w:rPr/>
            </w:pPr>
            <w:r w:rsidDel="00000000" w:rsidR="00000000" w:rsidRPr="00000000">
              <w:rPr>
                <w:rtl w:val="0"/>
              </w:rPr>
              <w:t xml:space="preserve">Welcome to our Professional Certificate Course on</w:t>
            </w:r>
            <w:commentRangeStart w:id="11"/>
            <w:r w:rsidDel="00000000" w:rsidR="00000000" w:rsidRPr="00000000">
              <w:rPr>
                <w:rtl w:val="0"/>
              </w:rPr>
              <w:t xml:space="preserve"> Mental Health</w:t>
            </w:r>
            <w:commentRangeEnd w:id="11"/>
            <w:r w:rsidDel="00000000" w:rsidR="00000000" w:rsidRPr="00000000">
              <w:commentReference w:id="11"/>
            </w:r>
            <w:r w:rsidDel="00000000" w:rsidR="00000000" w:rsidRPr="00000000">
              <w:rPr>
                <w:rtl w:val="0"/>
              </w:rPr>
              <w:t xml:space="preserve"> and Climate Change! In this course, we will explore the complex relationship between climate change and mental health. We will delve into the </w:t>
            </w:r>
            <w:commentRangeStart w:id="12"/>
            <w:r w:rsidDel="00000000" w:rsidR="00000000" w:rsidRPr="00000000">
              <w:rPr>
                <w:rtl w:val="0"/>
              </w:rPr>
              <w:t xml:space="preserve">psychological impacts of climate change, </w:t>
            </w:r>
            <w:commentRangeEnd w:id="12"/>
            <w:r w:rsidDel="00000000" w:rsidR="00000000" w:rsidRPr="00000000">
              <w:commentReference w:id="12"/>
            </w:r>
            <w:r w:rsidDel="00000000" w:rsidR="00000000" w:rsidRPr="00000000">
              <w:rPr>
                <w:rtl w:val="0"/>
              </w:rPr>
              <w:t xml:space="preserve">such as eco-anxiety and climate grief, and discuss the ways in which individuals and communities can build resilience in the face of these challenges. By the end of this course, you will have a deeper understanding of how climate change affects mental health and the strategies that can be implemented to support mental well-being in a changing climate. Throughout the course, we will also examine the intersectionality of climate change and mental health, including how </w:t>
            </w:r>
            <w:commentRangeStart w:id="13"/>
            <w:r w:rsidDel="00000000" w:rsidR="00000000" w:rsidRPr="00000000">
              <w:rPr>
                <w:rtl w:val="0"/>
              </w:rPr>
              <w:t xml:space="preserve">vulnerable</w:t>
            </w:r>
            <w:commentRangeEnd w:id="13"/>
            <w:r w:rsidDel="00000000" w:rsidR="00000000" w:rsidRPr="00000000">
              <w:commentReference w:id="13"/>
            </w:r>
            <w:r w:rsidDel="00000000" w:rsidR="00000000" w:rsidRPr="00000000">
              <w:rPr>
                <w:rtl w:val="0"/>
              </w:rPr>
              <w:t xml:space="preserve"> populations are disproportionately affected by both environmental and mental health challenges. We will explore the role of advocacy and policy in addressing these issues and highlight the importance of promoting mental health awareness and support in climate change mitigation and adaptation efforts.</w:t>
            </w:r>
          </w:p>
        </w:tc>
      </w:tr>
      <w:tr>
        <w:trPr>
          <w:cantSplit w:val="0"/>
          <w:tblHeader w:val="0"/>
        </w:trPr>
        <w:tc>
          <w:tcPr>
            <w:shd w:fill="ea9999" w:val="clear"/>
          </w:tcPr>
          <w:p w:rsidR="00000000" w:rsidDel="00000000" w:rsidP="00000000" w:rsidRDefault="00000000" w:rsidRPr="00000000" w14:paraId="0000006F">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0070">
            <w:pPr>
              <w:pStyle w:val="Heading2"/>
              <w:spacing w:after="240" w:before="240" w:lineRule="auto"/>
              <w:rPr/>
            </w:pPr>
            <w:bookmarkStart w:colFirst="0" w:colLast="0" w:name="_gqa4nx9h74m6" w:id="21"/>
            <w:bookmarkEnd w:id="21"/>
            <w:r w:rsidDel="00000000" w:rsidR="00000000" w:rsidRPr="00000000">
              <w:rPr>
                <w:rtl w:val="0"/>
              </w:rPr>
              <w:t xml:space="preserve">Welcome to our Professional Certificate Course on Mental Health and Climate Change. </w:t>
            </w:r>
          </w:p>
          <w:p w:rsidR="00000000" w:rsidDel="00000000" w:rsidP="00000000" w:rsidRDefault="00000000" w:rsidRPr="00000000" w14:paraId="00000071">
            <w:pPr>
              <w:spacing w:after="240" w:before="240" w:lineRule="auto"/>
              <w:rPr/>
            </w:pPr>
            <w:r w:rsidDel="00000000" w:rsidR="00000000" w:rsidRPr="00000000">
              <w:rPr>
                <w:rtl w:val="0"/>
              </w:rPr>
              <w:t xml:space="preserve">This course is designed to guide professionals who are wanting to develop a deeper understanding of the emotional and mental health impacts associated with</w:t>
            </w:r>
            <w:commentRangeStart w:id="14"/>
            <w:r w:rsidDel="00000000" w:rsidR="00000000" w:rsidRPr="00000000">
              <w:rPr>
                <w:rtl w:val="0"/>
              </w:rPr>
              <w:t xml:space="preserve"> climate change</w:t>
            </w:r>
            <w:commentRangeEnd w:id="14"/>
            <w:r w:rsidDel="00000000" w:rsidR="00000000" w:rsidRPr="00000000">
              <w:commentReference w:id="14"/>
            </w:r>
            <w:r w:rsidDel="00000000" w:rsidR="00000000" w:rsidRPr="00000000">
              <w:rPr>
                <w:rtl w:val="0"/>
              </w:rPr>
              <w:t xml:space="preserve">, especially those working in roles that involve supporting individuals and communities experiencing climate-related distress. </w:t>
            </w:r>
          </w:p>
          <w:p w:rsidR="00000000" w:rsidDel="00000000" w:rsidP="00000000" w:rsidRDefault="00000000" w:rsidRPr="00000000" w14:paraId="00000072">
            <w:pPr>
              <w:pStyle w:val="Heading2"/>
              <w:spacing w:after="240" w:before="240" w:lineRule="auto"/>
              <w:rPr/>
            </w:pPr>
            <w:bookmarkStart w:colFirst="0" w:colLast="0" w:name="_firiwrjoxwgw" w:id="22"/>
            <w:bookmarkEnd w:id="22"/>
            <w:r w:rsidDel="00000000" w:rsidR="00000000" w:rsidRPr="00000000">
              <w:rPr>
                <w:rtl w:val="0"/>
              </w:rPr>
              <w:t xml:space="preserve">This curriculum may be a good fit for you if you are a:</w:t>
            </w:r>
          </w:p>
          <w:p w:rsidR="00000000" w:rsidDel="00000000" w:rsidP="00000000" w:rsidRDefault="00000000" w:rsidRPr="00000000" w14:paraId="00000073">
            <w:pPr>
              <w:numPr>
                <w:ilvl w:val="0"/>
                <w:numId w:val="363"/>
              </w:numPr>
              <w:spacing w:after="0" w:afterAutospacing="0" w:before="240" w:lineRule="auto"/>
              <w:ind w:left="720" w:hanging="360"/>
            </w:pPr>
            <w:r w:rsidDel="00000000" w:rsidR="00000000" w:rsidRPr="00000000">
              <w:rPr>
                <w:rtl w:val="0"/>
              </w:rPr>
              <w:t xml:space="preserve">Mental health practitioner</w:t>
            </w:r>
          </w:p>
          <w:p w:rsidR="00000000" w:rsidDel="00000000" w:rsidP="00000000" w:rsidRDefault="00000000" w:rsidRPr="00000000" w14:paraId="00000074">
            <w:pPr>
              <w:numPr>
                <w:ilvl w:val="0"/>
                <w:numId w:val="363"/>
              </w:numPr>
              <w:spacing w:after="0" w:afterAutospacing="0" w:before="0" w:beforeAutospacing="0" w:lineRule="auto"/>
              <w:ind w:left="720" w:hanging="360"/>
            </w:pPr>
            <w:r w:rsidDel="00000000" w:rsidR="00000000" w:rsidRPr="00000000">
              <w:rPr>
                <w:rtl w:val="0"/>
              </w:rPr>
              <w:t xml:space="preserve">Educator</w:t>
            </w:r>
          </w:p>
          <w:p w:rsidR="00000000" w:rsidDel="00000000" w:rsidP="00000000" w:rsidRDefault="00000000" w:rsidRPr="00000000" w14:paraId="00000075">
            <w:pPr>
              <w:numPr>
                <w:ilvl w:val="0"/>
                <w:numId w:val="363"/>
              </w:numPr>
              <w:spacing w:after="0" w:afterAutospacing="0" w:before="0" w:beforeAutospacing="0" w:lineRule="auto"/>
              <w:ind w:left="720" w:hanging="360"/>
            </w:pPr>
            <w:r w:rsidDel="00000000" w:rsidR="00000000" w:rsidRPr="00000000">
              <w:rPr>
                <w:rtl w:val="0"/>
              </w:rPr>
              <w:t xml:space="preserve">Social worker</w:t>
            </w:r>
          </w:p>
          <w:p w:rsidR="00000000" w:rsidDel="00000000" w:rsidP="00000000" w:rsidRDefault="00000000" w:rsidRPr="00000000" w14:paraId="00000076">
            <w:pPr>
              <w:numPr>
                <w:ilvl w:val="0"/>
                <w:numId w:val="363"/>
              </w:numPr>
              <w:spacing w:after="0" w:afterAutospacing="0" w:before="0" w:beforeAutospacing="0" w:lineRule="auto"/>
              <w:ind w:left="720" w:hanging="360"/>
              <w:rPr>
                <w:ins w:author="Rachel Davies" w:id="12" w:date="2025-12-12T18:53:06Z"/>
              </w:rPr>
            </w:pPr>
            <w:r w:rsidDel="00000000" w:rsidR="00000000" w:rsidRPr="00000000">
              <w:rPr>
                <w:rtl w:val="0"/>
              </w:rPr>
              <w:t xml:space="preserve">Healthcare provider</w:t>
            </w:r>
            <w:ins w:author="Rachel Davies" w:id="12" w:date="2025-12-12T18:53:06Z">
              <w:r w:rsidDel="00000000" w:rsidR="00000000" w:rsidRPr="00000000">
                <w:rPr>
                  <w:rtl w:val="0"/>
                </w:rPr>
              </w:r>
            </w:ins>
          </w:p>
          <w:p w:rsidR="00000000" w:rsidDel="00000000" w:rsidP="00000000" w:rsidRDefault="00000000" w:rsidRPr="00000000" w14:paraId="00000077">
            <w:pPr>
              <w:numPr>
                <w:ilvl w:val="0"/>
                <w:numId w:val="363"/>
              </w:numPr>
              <w:spacing w:after="0" w:afterAutospacing="0" w:before="0" w:beforeAutospacing="0" w:lineRule="auto"/>
              <w:ind w:left="720" w:hanging="360"/>
            </w:pPr>
            <w:ins w:author="Rachel Davies" w:id="12" w:date="2025-12-12T18:53:06Z">
              <w:r w:rsidDel="00000000" w:rsidR="00000000" w:rsidRPr="00000000">
                <w:rPr>
                  <w:rtl w:val="0"/>
                </w:rPr>
                <w:t xml:space="preserve">Land Use Planner</w:t>
              </w:r>
            </w:ins>
            <w:r w:rsidDel="00000000" w:rsidR="00000000" w:rsidRPr="00000000">
              <w:rPr>
                <w:rtl w:val="0"/>
              </w:rPr>
            </w:r>
          </w:p>
          <w:p w:rsidR="00000000" w:rsidDel="00000000" w:rsidP="00000000" w:rsidRDefault="00000000" w:rsidRPr="00000000" w14:paraId="00000078">
            <w:pPr>
              <w:numPr>
                <w:ilvl w:val="0"/>
                <w:numId w:val="363"/>
              </w:numPr>
              <w:spacing w:after="0" w:afterAutospacing="0" w:before="0" w:beforeAutospacing="0" w:lineRule="auto"/>
              <w:ind w:left="720" w:hanging="360"/>
            </w:pPr>
            <w:r w:rsidDel="00000000" w:rsidR="00000000" w:rsidRPr="00000000">
              <w:rPr>
                <w:rtl w:val="0"/>
              </w:rPr>
              <w:t xml:space="preserve">Public health professional</w:t>
            </w:r>
          </w:p>
          <w:p w:rsidR="00000000" w:rsidDel="00000000" w:rsidP="00000000" w:rsidRDefault="00000000" w:rsidRPr="00000000" w14:paraId="00000079">
            <w:pPr>
              <w:numPr>
                <w:ilvl w:val="0"/>
                <w:numId w:val="363"/>
              </w:numPr>
              <w:spacing w:after="0" w:afterAutospacing="0" w:before="0" w:beforeAutospacing="0" w:lineRule="auto"/>
              <w:ind w:left="720" w:hanging="360"/>
            </w:pPr>
            <w:r w:rsidDel="00000000" w:rsidR="00000000" w:rsidRPr="00000000">
              <w:rPr>
                <w:rtl w:val="0"/>
              </w:rPr>
              <w:t xml:space="preserve">Policymaker</w:t>
            </w:r>
          </w:p>
          <w:p w:rsidR="00000000" w:rsidDel="00000000" w:rsidP="00000000" w:rsidRDefault="00000000" w:rsidRPr="00000000" w14:paraId="0000007A">
            <w:pPr>
              <w:numPr>
                <w:ilvl w:val="0"/>
                <w:numId w:val="363"/>
              </w:numPr>
              <w:spacing w:after="0" w:afterAutospacing="0" w:before="0" w:beforeAutospacing="0" w:lineRule="auto"/>
              <w:ind w:left="720" w:hanging="360"/>
            </w:pPr>
            <w:r w:rsidDel="00000000" w:rsidR="00000000" w:rsidRPr="00000000">
              <w:rPr>
                <w:rtl w:val="0"/>
              </w:rPr>
              <w:t xml:space="preserve">Community </w:t>
            </w:r>
            <w:commentRangeStart w:id="15"/>
            <w:r w:rsidDel="00000000" w:rsidR="00000000" w:rsidRPr="00000000">
              <w:rPr>
                <w:rtl w:val="0"/>
              </w:rPr>
              <w:t xml:space="preserve">leader</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7B">
            <w:pPr>
              <w:numPr>
                <w:ilvl w:val="0"/>
                <w:numId w:val="363"/>
              </w:numPr>
              <w:spacing w:after="240" w:before="0" w:beforeAutospacing="0" w:lineRule="auto"/>
              <w:ind w:left="720" w:hanging="360"/>
            </w:pPr>
            <w:r w:rsidDel="00000000" w:rsidR="00000000" w:rsidRPr="00000000">
              <w:rPr>
                <w:rtl w:val="0"/>
              </w:rPr>
              <w:t xml:space="preserve">Advocate</w:t>
            </w:r>
          </w:p>
          <w:p w:rsidR="00000000" w:rsidDel="00000000" w:rsidP="00000000" w:rsidRDefault="00000000" w:rsidRPr="00000000" w14:paraId="0000007C">
            <w:pPr>
              <w:pStyle w:val="Heading2"/>
              <w:spacing w:after="240" w:before="240" w:lineRule="auto"/>
              <w:rPr/>
            </w:pPr>
            <w:bookmarkStart w:colFirst="0" w:colLast="0" w:name="_nh6j0ipxonzg" w:id="23"/>
            <w:bookmarkEnd w:id="23"/>
            <w:r w:rsidDel="00000000" w:rsidR="00000000" w:rsidRPr="00000000">
              <w:rPr>
                <w:rtl w:val="0"/>
              </w:rPr>
              <w:t xml:space="preserve">This course will help you to:</w:t>
            </w:r>
          </w:p>
          <w:p w:rsidR="00000000" w:rsidDel="00000000" w:rsidP="00000000" w:rsidRDefault="00000000" w:rsidRPr="00000000" w14:paraId="0000007D">
            <w:pPr>
              <w:numPr>
                <w:ilvl w:val="0"/>
                <w:numId w:val="242"/>
              </w:numPr>
              <w:spacing w:after="0" w:afterAutospacing="0" w:before="240" w:lineRule="auto"/>
              <w:ind w:left="720" w:hanging="360"/>
            </w:pPr>
            <w:r w:rsidDel="00000000" w:rsidR="00000000" w:rsidRPr="00000000">
              <w:rPr>
                <w:rtl w:val="0"/>
              </w:rPr>
              <w:t xml:space="preserve">Understand the complex relationship between climate change and mental health.</w:t>
            </w:r>
          </w:p>
          <w:p w:rsidR="00000000" w:rsidDel="00000000" w:rsidP="00000000" w:rsidRDefault="00000000" w:rsidRPr="00000000" w14:paraId="0000007E">
            <w:pPr>
              <w:numPr>
                <w:ilvl w:val="0"/>
                <w:numId w:val="242"/>
              </w:numPr>
              <w:spacing w:after="0" w:afterAutospacing="0" w:before="0" w:beforeAutospacing="0" w:lineRule="auto"/>
              <w:ind w:left="720" w:hanging="360"/>
            </w:pPr>
            <w:r w:rsidDel="00000000" w:rsidR="00000000" w:rsidRPr="00000000">
              <w:rPr>
                <w:rtl w:val="0"/>
              </w:rPr>
              <w:t xml:space="preserve">Explore psychological impacts and </w:t>
            </w:r>
            <w:commentRangeStart w:id="16"/>
            <w:r w:rsidDel="00000000" w:rsidR="00000000" w:rsidRPr="00000000">
              <w:rPr>
                <w:rtl w:val="0"/>
              </w:rPr>
              <w:t xml:space="preserve">climate emotions</w:t>
            </w:r>
            <w:commentRangeEnd w:id="16"/>
            <w:r w:rsidDel="00000000" w:rsidR="00000000" w:rsidRPr="00000000">
              <w:commentReference w:id="16"/>
            </w:r>
            <w:r w:rsidDel="00000000" w:rsidR="00000000" w:rsidRPr="00000000">
              <w:rPr>
                <w:rtl w:val="0"/>
              </w:rPr>
              <w:t xml:space="preserve"> such as</w:t>
            </w:r>
            <w:commentRangeStart w:id="17"/>
            <w:commentRangeStart w:id="18"/>
            <w:r w:rsidDel="00000000" w:rsidR="00000000" w:rsidRPr="00000000">
              <w:rPr>
                <w:rtl w:val="0"/>
              </w:rPr>
              <w:t xml:space="preserve"> eco-anxiety and climate grief.</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7F">
            <w:pPr>
              <w:numPr>
                <w:ilvl w:val="0"/>
                <w:numId w:val="242"/>
              </w:numPr>
              <w:spacing w:after="0" w:afterAutospacing="0" w:before="0" w:beforeAutospacing="0" w:lineRule="auto"/>
              <w:ind w:left="720" w:hanging="360"/>
            </w:pPr>
            <w:r w:rsidDel="00000000" w:rsidR="00000000" w:rsidRPr="00000000">
              <w:rPr>
                <w:rtl w:val="0"/>
              </w:rPr>
              <w:t xml:space="preserve">Examine the ways that climate change impacts some populations disproportionately and can worsen existing inequities.</w:t>
            </w:r>
          </w:p>
          <w:p w:rsidR="00000000" w:rsidDel="00000000" w:rsidP="00000000" w:rsidRDefault="00000000" w:rsidRPr="00000000" w14:paraId="00000080">
            <w:pPr>
              <w:numPr>
                <w:ilvl w:val="0"/>
                <w:numId w:val="242"/>
              </w:numPr>
              <w:spacing w:after="0" w:afterAutospacing="0" w:before="0" w:beforeAutospacing="0" w:lineRule="auto"/>
              <w:ind w:left="720" w:hanging="360"/>
            </w:pPr>
            <w:r w:rsidDel="00000000" w:rsidR="00000000" w:rsidRPr="00000000">
              <w:rPr>
                <w:rtl w:val="0"/>
              </w:rPr>
              <w:t xml:space="preserve">Learn strategies to build resilience at individual, community and systemic levels.</w:t>
            </w:r>
          </w:p>
          <w:p w:rsidR="00000000" w:rsidDel="00000000" w:rsidP="00000000" w:rsidRDefault="00000000" w:rsidRPr="00000000" w14:paraId="00000081">
            <w:pPr>
              <w:numPr>
                <w:ilvl w:val="0"/>
                <w:numId w:val="242"/>
              </w:numPr>
              <w:spacing w:after="0" w:afterAutospacing="0" w:before="0" w:beforeAutospacing="0" w:lineRule="auto"/>
              <w:ind w:left="720" w:hanging="360"/>
            </w:pPr>
            <w:r w:rsidDel="00000000" w:rsidR="00000000" w:rsidRPr="00000000">
              <w:rPr>
                <w:rtl w:val="0"/>
              </w:rPr>
              <w:t xml:space="preserve">Recognize the role of</w:t>
            </w:r>
            <w:ins w:author="Mike Marchand" w:id="13" w:date="2025-11-06T03:43:23Z">
              <w:r w:rsidDel="00000000" w:rsidR="00000000" w:rsidRPr="00000000">
                <w:rPr>
                  <w:rtl w:val="0"/>
                </w:rPr>
                <w:t xml:space="preserve"> activism, grassroots organizing</w:t>
              </w:r>
            </w:ins>
            <w:r w:rsidDel="00000000" w:rsidR="00000000" w:rsidRPr="00000000">
              <w:rPr>
                <w:rtl w:val="0"/>
              </w:rPr>
              <w:t xml:space="preserve"> advocacy and policy in addressing climate and mental health challenges.</w:t>
            </w:r>
          </w:p>
          <w:p w:rsidR="00000000" w:rsidDel="00000000" w:rsidP="00000000" w:rsidRDefault="00000000" w:rsidRPr="00000000" w14:paraId="00000082">
            <w:pPr>
              <w:numPr>
                <w:ilvl w:val="0"/>
                <w:numId w:val="242"/>
              </w:numPr>
              <w:spacing w:after="0" w:afterAutospacing="0" w:before="0" w:beforeAutospacing="0" w:lineRule="auto"/>
              <w:ind w:left="720" w:hanging="360"/>
            </w:pPr>
            <w:r w:rsidDel="00000000" w:rsidR="00000000" w:rsidRPr="00000000">
              <w:rPr>
                <w:rtl w:val="0"/>
              </w:rPr>
              <w:t xml:space="preserve">Explore the roles and experiences of professionals working at the intersection of climate change and mental health.</w:t>
            </w:r>
          </w:p>
          <w:p w:rsidR="00000000" w:rsidDel="00000000" w:rsidP="00000000" w:rsidRDefault="00000000" w:rsidRPr="00000000" w14:paraId="00000083">
            <w:pPr>
              <w:numPr>
                <w:ilvl w:val="0"/>
                <w:numId w:val="242"/>
              </w:numPr>
              <w:spacing w:after="0" w:afterAutospacing="0" w:before="0" w:beforeAutospacing="0" w:lineRule="auto"/>
              <w:ind w:left="720" w:hanging="360"/>
            </w:pPr>
            <w:r w:rsidDel="00000000" w:rsidR="00000000" w:rsidRPr="00000000">
              <w:rPr>
                <w:rtl w:val="0"/>
              </w:rPr>
              <w:t xml:space="preserve">Promote mental health awareness in climate mitigation and adaptation efforts.</w:t>
            </w:r>
          </w:p>
          <w:p w:rsidR="00000000" w:rsidDel="00000000" w:rsidP="00000000" w:rsidRDefault="00000000" w:rsidRPr="00000000" w14:paraId="00000084">
            <w:pPr>
              <w:numPr>
                <w:ilvl w:val="0"/>
                <w:numId w:val="242"/>
              </w:numPr>
              <w:spacing w:after="240" w:before="0" w:beforeAutospacing="0" w:lineRule="auto"/>
              <w:ind w:left="720" w:hanging="360"/>
            </w:pPr>
            <w:r w:rsidDel="00000000" w:rsidR="00000000" w:rsidRPr="00000000">
              <w:rPr>
                <w:rtl w:val="0"/>
              </w:rPr>
              <w:t xml:space="preserve">Gain tools to support mental health-inclusive policies and practices.</w:t>
            </w:r>
          </w:p>
          <w:p w:rsidR="00000000" w:rsidDel="00000000" w:rsidP="00000000" w:rsidRDefault="00000000" w:rsidRPr="00000000" w14:paraId="00000085">
            <w:pPr>
              <w:pStyle w:val="Heading2"/>
              <w:spacing w:after="240" w:before="240" w:lineRule="auto"/>
              <w:rPr/>
            </w:pPr>
            <w:bookmarkStart w:colFirst="0" w:colLast="0" w:name="_pghh6gndbs7u" w:id="24"/>
            <w:bookmarkEnd w:id="24"/>
            <w:r w:rsidDel="00000000" w:rsidR="00000000" w:rsidRPr="00000000">
              <w:rPr>
                <w:rtl w:val="0"/>
              </w:rPr>
              <w:t xml:space="preserve">Intended use:</w:t>
            </w:r>
          </w:p>
          <w:p w:rsidR="00000000" w:rsidDel="00000000" w:rsidP="00000000" w:rsidRDefault="00000000" w:rsidRPr="00000000" w14:paraId="00000086">
            <w:pPr>
              <w:numPr>
                <w:ilvl w:val="0"/>
                <w:numId w:val="393"/>
              </w:numPr>
              <w:spacing w:after="0" w:afterAutospacing="0" w:before="240" w:lineRule="auto"/>
              <w:ind w:left="720" w:hanging="360"/>
            </w:pPr>
            <w:r w:rsidDel="00000000" w:rsidR="00000000" w:rsidRPr="00000000">
              <w:rPr>
                <w:rtl w:val="0"/>
              </w:rPr>
              <w:t xml:space="preserve">This course can support you in learning to recognize, assess and address climate emotions and psychological responses.</w:t>
            </w:r>
          </w:p>
          <w:p w:rsidR="00000000" w:rsidDel="00000000" w:rsidP="00000000" w:rsidRDefault="00000000" w:rsidRPr="00000000" w14:paraId="00000087">
            <w:pPr>
              <w:numPr>
                <w:ilvl w:val="0"/>
                <w:numId w:val="393"/>
              </w:numPr>
              <w:spacing w:after="0" w:afterAutospacing="0" w:before="0" w:beforeAutospacing="0" w:lineRule="auto"/>
              <w:ind w:left="720" w:hanging="360"/>
            </w:pPr>
            <w:r w:rsidDel="00000000" w:rsidR="00000000" w:rsidRPr="00000000">
              <w:rPr>
                <w:rtl w:val="0"/>
              </w:rPr>
              <w:t xml:space="preserve">It will help you to implement informed strategies for emotional resilience and community-based mental health solutions.</w:t>
            </w:r>
          </w:p>
          <w:p w:rsidR="00000000" w:rsidDel="00000000" w:rsidP="00000000" w:rsidRDefault="00000000" w:rsidRPr="00000000" w14:paraId="00000088">
            <w:pPr>
              <w:numPr>
                <w:ilvl w:val="0"/>
                <w:numId w:val="393"/>
              </w:numPr>
              <w:spacing w:after="240" w:before="0" w:beforeAutospacing="0" w:lineRule="auto"/>
              <w:ind w:left="720" w:hanging="360"/>
            </w:pPr>
            <w:r w:rsidDel="00000000" w:rsidR="00000000" w:rsidRPr="00000000">
              <w:rPr>
                <w:b w:val="1"/>
                <w:bCs w:val="1"/>
                <w:rtl w:val="0"/>
              </w:rPr>
              <w:t xml:space="preserve">This is not intended to be used as a diagnostic tool or in the place of treatment.</w:t>
            </w:r>
          </w:p>
          <w:p w:rsidR="00000000" w:rsidDel="00000000" w:rsidP="00000000" w:rsidRDefault="00000000" w:rsidRPr="00000000" w14:paraId="00000089">
            <w:pPr>
              <w:pStyle w:val="Heading2"/>
              <w:spacing w:after="240" w:before="240" w:lineRule="auto"/>
              <w:rPr/>
            </w:pPr>
            <w:bookmarkStart w:colFirst="0" w:colLast="0" w:name="_3wnqau5i9s9d" w:id="25"/>
            <w:bookmarkEnd w:id="25"/>
            <w:r w:rsidDel="00000000" w:rsidR="00000000" w:rsidRPr="00000000">
              <w:rPr>
                <w:rtl w:val="0"/>
              </w:rPr>
              <w:t xml:space="preserve">Course Content </w:t>
            </w:r>
          </w:p>
          <w:p w:rsidR="00000000" w:rsidDel="00000000" w:rsidP="00000000" w:rsidRDefault="00000000" w:rsidRPr="00000000" w14:paraId="0000008A">
            <w:pPr>
              <w:numPr>
                <w:ilvl w:val="0"/>
                <w:numId w:val="176"/>
              </w:numPr>
              <w:spacing w:after="0" w:afterAutospacing="0" w:before="240" w:lineRule="auto"/>
              <w:ind w:left="720" w:hanging="360"/>
            </w:pPr>
            <w:commentRangeStart w:id="19"/>
            <w:r w:rsidDel="00000000" w:rsidR="00000000" w:rsidRPr="00000000">
              <w:rPr>
                <w:rtl w:val="0"/>
              </w:rPr>
              <w:t xml:space="preserve">There are 6 sections with a total of 51 modules</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8B">
            <w:pPr>
              <w:numPr>
                <w:ilvl w:val="0"/>
                <w:numId w:val="176"/>
              </w:numPr>
              <w:spacing w:after="0" w:afterAutospacing="0" w:before="0" w:beforeAutospacing="0" w:lineRule="auto"/>
              <w:ind w:left="720" w:hanging="360"/>
            </w:pPr>
            <w:r w:rsidDel="00000000" w:rsidR="00000000" w:rsidRPr="00000000">
              <w:rPr>
                <w:rtl w:val="0"/>
              </w:rPr>
              <w:t xml:space="preserve">Learning objectives will be presented at the beginning of each section </w:t>
            </w:r>
          </w:p>
          <w:p w:rsidR="00000000" w:rsidDel="00000000" w:rsidP="00000000" w:rsidRDefault="00000000" w:rsidRPr="00000000" w14:paraId="0000008C">
            <w:pPr>
              <w:numPr>
                <w:ilvl w:val="0"/>
                <w:numId w:val="176"/>
              </w:numPr>
              <w:spacing w:after="0" w:afterAutospacing="0" w:before="0" w:beforeAutospacing="0" w:lineRule="auto"/>
              <w:ind w:left="720" w:hanging="360"/>
            </w:pPr>
            <w:r w:rsidDel="00000000" w:rsidR="00000000" w:rsidRPr="00000000">
              <w:rPr>
                <w:rtl w:val="0"/>
              </w:rPr>
              <w:t xml:space="preserve">Each section will be followed by a </w:t>
            </w:r>
            <w:commentRangeStart w:id="20"/>
            <w:r w:rsidDel="00000000" w:rsidR="00000000" w:rsidRPr="00000000">
              <w:rPr>
                <w:rtl w:val="0"/>
              </w:rPr>
              <w:t xml:space="preserve">quiz</w:t>
            </w:r>
            <w:commentRangeEnd w:id="20"/>
            <w:r w:rsidDel="00000000" w:rsidR="00000000" w:rsidRPr="00000000">
              <w:commentReference w:id="20"/>
            </w:r>
            <w:r w:rsidDel="00000000" w:rsidR="00000000" w:rsidRPr="00000000">
              <w:rPr>
                <w:rtl w:val="0"/>
              </w:rPr>
              <w:t xml:space="preserve"> </w:t>
            </w:r>
          </w:p>
          <w:p w:rsidR="00000000" w:rsidDel="00000000" w:rsidP="00000000" w:rsidRDefault="00000000" w:rsidRPr="00000000" w14:paraId="0000008D">
            <w:pPr>
              <w:numPr>
                <w:ilvl w:val="0"/>
                <w:numId w:val="176"/>
              </w:numPr>
              <w:spacing w:after="0" w:afterAutospacing="0" w:before="0" w:beforeAutospacing="0" w:lineRule="auto"/>
              <w:ind w:left="720" w:hanging="360"/>
            </w:pPr>
            <w:r w:rsidDel="00000000" w:rsidR="00000000" w:rsidRPr="00000000">
              <w:rPr>
                <w:rtl w:val="0"/>
              </w:rPr>
              <w:t xml:space="preserve">Throughout the modules there will be invitations to </w:t>
            </w:r>
            <w:r w:rsidDel="00000000" w:rsidR="00000000" w:rsidRPr="00000000">
              <w:rPr>
                <w:b w:val="1"/>
                <w:bCs w:val="1"/>
                <w:rtl w:val="0"/>
              </w:rPr>
              <w:t xml:space="preserve">Watch - Explore - Learn More </w:t>
            </w:r>
          </w:p>
          <w:p w:rsidR="00000000" w:rsidDel="00000000" w:rsidP="00000000" w:rsidRDefault="00000000" w:rsidRPr="00000000" w14:paraId="0000008E">
            <w:pPr>
              <w:numPr>
                <w:ilvl w:val="1"/>
                <w:numId w:val="176"/>
              </w:numPr>
              <w:spacing w:after="0" w:afterAutospacing="0" w:before="0" w:beforeAutospacing="0" w:lineRule="auto"/>
              <w:ind w:left="1440" w:hanging="360"/>
            </w:pPr>
            <w:r w:rsidDel="00000000" w:rsidR="00000000" w:rsidRPr="00000000">
              <w:rPr>
                <w:rtl w:val="0"/>
              </w:rPr>
              <w:t xml:space="preserve">These are not mandatory activities but are there to support if you are wanting to learn more about a certain topic or concept</w:t>
            </w:r>
          </w:p>
          <w:p w:rsidR="00000000" w:rsidDel="00000000" w:rsidP="00000000" w:rsidRDefault="00000000" w:rsidRPr="00000000" w14:paraId="0000008F">
            <w:pPr>
              <w:numPr>
                <w:ilvl w:val="0"/>
                <w:numId w:val="176"/>
              </w:numPr>
              <w:spacing w:after="240" w:before="0" w:beforeAutospacing="0" w:lineRule="auto"/>
              <w:ind w:left="720" w:hanging="360"/>
            </w:pPr>
            <w:r w:rsidDel="00000000" w:rsidR="00000000" w:rsidRPr="00000000">
              <w:rPr>
                <w:rtl w:val="0"/>
              </w:rPr>
              <w:t xml:space="preserve">After you have completed all 6 sections you will receive a certification of completion</w:t>
            </w:r>
          </w:p>
          <w:p w:rsidR="00000000" w:rsidDel="00000000" w:rsidP="00000000" w:rsidRDefault="00000000" w:rsidRPr="00000000" w14:paraId="00000090">
            <w:pPr>
              <w:pStyle w:val="Heading2"/>
              <w:spacing w:after="240" w:before="240" w:lineRule="auto"/>
              <w:rPr/>
            </w:pPr>
            <w:bookmarkStart w:colFirst="0" w:colLast="0" w:name="_u0hjbhalfl98" w:id="26"/>
            <w:bookmarkEnd w:id="26"/>
            <w:r w:rsidDel="00000000" w:rsidR="00000000" w:rsidRPr="00000000">
              <w:rPr>
                <w:rtl w:val="0"/>
              </w:rPr>
              <w:t xml:space="preserve">Gentle Reminder:</w:t>
            </w:r>
          </w:p>
          <w:p w:rsidR="00000000" w:rsidDel="00000000" w:rsidP="00000000" w:rsidRDefault="00000000" w:rsidRPr="00000000" w14:paraId="00000091">
            <w:pPr>
              <w:numPr>
                <w:ilvl w:val="0"/>
                <w:numId w:val="437"/>
              </w:numPr>
              <w:spacing w:after="0" w:afterAutospacing="0" w:before="240" w:lineRule="auto"/>
              <w:ind w:left="720" w:hanging="360"/>
            </w:pPr>
            <w:del w:author="Mike Marchand" w:id="14" w:date="2025-11-06T03:57:03Z">
              <w:commentRangeStart w:id="21"/>
              <w:commentRangeStart w:id="22"/>
              <w:r w:rsidDel="00000000" w:rsidR="00000000" w:rsidRPr="00000000">
                <w:rPr>
                  <w:rtl w:val="0"/>
                </w:rPr>
                <w:delText xml:space="preserve">We </w:delText>
              </w:r>
            </w:del>
            <w:r w:rsidDel="00000000" w:rsidR="00000000" w:rsidRPr="00000000">
              <w:rPr>
                <w:rtl w:val="0"/>
              </w:rPr>
              <w:t xml:space="preserve">recogniz</w:t>
            </w:r>
            <w:ins w:author="Mike Marchand" w:id="15" w:date="2025-11-06T03:57:07Z">
              <w:commentRangeStart w:id="23"/>
              <w:r w:rsidDel="00000000" w:rsidR="00000000" w:rsidRPr="00000000">
                <w:rPr>
                  <w:rtl w:val="0"/>
                </w:rPr>
                <w:t xml:space="preserve">ing </w:t>
              </w:r>
            </w:ins>
            <w:del w:author="Judy Wu" w:id="16" w:date="2025-12-09T05:52:03Z">
              <w:commentRangeEnd w:id="23"/>
              <w:r w:rsidDel="00000000" w:rsidR="00000000" w:rsidRPr="00000000">
                <w:commentReference w:id="23"/>
              </w:r>
              <w:r w:rsidDel="00000000" w:rsidR="00000000" w:rsidRPr="00000000">
                <w:rPr>
                  <w:rtl w:val="0"/>
                </w:rPr>
                <w:delText xml:space="preserve">e</w:delText>
              </w:r>
            </w:del>
            <w:r w:rsidDel="00000000" w:rsidR="00000000" w:rsidRPr="00000000">
              <w:rPr>
                <w:rtl w:val="0"/>
              </w:rPr>
              <w:t xml:space="preserve"> that engaging with topics relating to mental health, climate change and </w:t>
            </w:r>
            <w:commentRangeStart w:id="24"/>
            <w:r w:rsidDel="00000000" w:rsidR="00000000" w:rsidRPr="00000000">
              <w:rPr>
                <w:rtl w:val="0"/>
              </w:rPr>
              <w:t xml:space="preserve">injustices</w:t>
            </w:r>
            <w:commentRangeEnd w:id="24"/>
            <w:r w:rsidDel="00000000" w:rsidR="00000000" w:rsidRPr="00000000">
              <w:commentReference w:id="24"/>
            </w:r>
            <w:r w:rsidDel="00000000" w:rsidR="00000000" w:rsidRPr="00000000">
              <w:rPr>
                <w:rtl w:val="0"/>
              </w:rPr>
              <w:t xml:space="preserve"> can be distressing and take an emotional toll.</w:t>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92">
            <w:pPr>
              <w:numPr>
                <w:ilvl w:val="0"/>
                <w:numId w:val="437"/>
              </w:numPr>
              <w:spacing w:after="0" w:afterAutospacing="0" w:before="0" w:beforeAutospacing="0" w:lineRule="auto"/>
              <w:ind w:left="720" w:hanging="360"/>
            </w:pPr>
            <w:r w:rsidDel="00000000" w:rsidR="00000000" w:rsidRPr="00000000">
              <w:rPr>
                <w:rtl w:val="0"/>
              </w:rPr>
              <w:t xml:space="preserve">Please remember to:</w:t>
            </w:r>
          </w:p>
          <w:p w:rsidR="00000000" w:rsidDel="00000000" w:rsidP="00000000" w:rsidRDefault="00000000" w:rsidRPr="00000000" w14:paraId="00000093">
            <w:pPr>
              <w:numPr>
                <w:ilvl w:val="1"/>
                <w:numId w:val="437"/>
              </w:numPr>
              <w:spacing w:after="0" w:afterAutospacing="0" w:before="0" w:beforeAutospacing="0" w:lineRule="auto"/>
              <w:ind w:left="1440" w:hanging="360"/>
            </w:pPr>
            <w:r w:rsidDel="00000000" w:rsidR="00000000" w:rsidRPr="00000000">
              <w:rPr>
                <w:rtl w:val="0"/>
              </w:rPr>
              <w:t xml:space="preserve">Pace yourself</w:t>
            </w:r>
          </w:p>
          <w:p w:rsidR="00000000" w:rsidDel="00000000" w:rsidP="00000000" w:rsidRDefault="00000000" w:rsidRPr="00000000" w14:paraId="00000094">
            <w:pPr>
              <w:numPr>
                <w:ilvl w:val="1"/>
                <w:numId w:val="437"/>
              </w:numPr>
              <w:spacing w:after="0" w:afterAutospacing="0" w:before="0" w:beforeAutospacing="0" w:lineRule="auto"/>
              <w:ind w:left="1440" w:hanging="360"/>
            </w:pPr>
            <w:r w:rsidDel="00000000" w:rsidR="00000000" w:rsidRPr="00000000">
              <w:rPr>
                <w:rtl w:val="0"/>
              </w:rPr>
              <w:t xml:space="preserve">Take breaks as necessary</w:t>
            </w:r>
          </w:p>
          <w:p w:rsidR="00000000" w:rsidDel="00000000" w:rsidP="00000000" w:rsidRDefault="00000000" w:rsidRPr="00000000" w14:paraId="00000095">
            <w:pPr>
              <w:numPr>
                <w:ilvl w:val="1"/>
                <w:numId w:val="437"/>
              </w:numPr>
              <w:spacing w:after="0" w:afterAutospacing="0" w:before="0" w:beforeAutospacing="0" w:lineRule="auto"/>
              <w:ind w:left="1440" w:hanging="360"/>
            </w:pPr>
            <w:r w:rsidDel="00000000" w:rsidR="00000000" w:rsidRPr="00000000">
              <w:rPr>
                <w:rtl w:val="0"/>
              </w:rPr>
              <w:t xml:space="preserve">Take time for yourself and practice self-care as you work through the course</w:t>
            </w:r>
          </w:p>
          <w:p w:rsidR="00000000" w:rsidDel="00000000" w:rsidP="00000000" w:rsidRDefault="00000000" w:rsidRPr="00000000" w14:paraId="00000096">
            <w:pPr>
              <w:numPr>
                <w:ilvl w:val="0"/>
                <w:numId w:val="437"/>
              </w:numPr>
              <w:spacing w:after="0" w:afterAutospacing="0" w:before="0" w:beforeAutospacing="0" w:lineRule="auto"/>
              <w:ind w:left="720" w:hanging="360"/>
            </w:pPr>
            <w:hyperlink r:id="rId9">
              <w:r w:rsidDel="00000000" w:rsidR="00000000" w:rsidRPr="00000000">
                <w:rPr>
                  <w:color w:val="1155cc"/>
                  <w:u w:val="single"/>
                  <w:rtl w:val="0"/>
                </w:rPr>
                <w:t xml:space="preserve">If you are in Canada and needing immediate mental health support </w:t>
              </w:r>
            </w:hyperlink>
            <w:r w:rsidDel="00000000" w:rsidR="00000000" w:rsidRPr="00000000">
              <w:rPr>
                <w:rtl w:val="0"/>
              </w:rPr>
            </w:r>
          </w:p>
          <w:p w:rsidR="00000000" w:rsidDel="00000000" w:rsidP="00000000" w:rsidRDefault="00000000" w:rsidRPr="00000000" w14:paraId="00000097">
            <w:pPr>
              <w:numPr>
                <w:ilvl w:val="0"/>
                <w:numId w:val="437"/>
              </w:numPr>
              <w:spacing w:after="240" w:before="0" w:beforeAutospacing="0" w:lineRule="auto"/>
              <w:ind w:left="720" w:hanging="360"/>
            </w:pPr>
            <w:r w:rsidDel="00000000" w:rsidR="00000000" w:rsidRPr="00000000">
              <w:rPr>
                <w:rtl w:val="0"/>
              </w:rPr>
              <w:t xml:space="preserve">To access a </w:t>
            </w:r>
            <w:commentRangeStart w:id="25"/>
            <w:commentRangeStart w:id="26"/>
            <w:r w:rsidDel="00000000" w:rsidR="00000000" w:rsidRPr="00000000">
              <w:rPr>
                <w:rtl w:val="0"/>
              </w:rPr>
              <w:t xml:space="preserve">list of </w:t>
            </w:r>
            <w:commentRangeStart w:id="27"/>
            <w:r w:rsidDel="00000000" w:rsidR="00000000" w:rsidRPr="00000000">
              <w:rPr>
                <w:rtl w:val="0"/>
              </w:rPr>
              <w:t xml:space="preserve">additional resources</w:t>
            </w:r>
            <w:commentRangeEnd w:id="27"/>
            <w:r w:rsidDel="00000000" w:rsidR="00000000" w:rsidRPr="00000000">
              <w:commentReference w:id="27"/>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t xml:space="preserve"> </w:t>
            </w:r>
            <w:r w:rsidDel="00000000" w:rsidR="00000000" w:rsidRPr="00000000">
              <w:rPr>
                <w:rtl w:val="0"/>
              </w:rPr>
              <w:t xml:space="preserve">click here</w:t>
            </w:r>
            <w:r w:rsidDel="00000000" w:rsidR="00000000" w:rsidRPr="00000000">
              <w:rPr>
                <w:rtl w:val="0"/>
              </w:rPr>
            </w:r>
          </w:p>
        </w:tc>
      </w:tr>
      <w:tr>
        <w:trPr>
          <w:cantSplit w:val="0"/>
          <w:tblHeader w:val="0"/>
        </w:trPr>
        <w:tc>
          <w:tcPr>
            <w:shd w:fill="d5a6bd" w:val="clear"/>
          </w:tcPr>
          <w:p w:rsidR="00000000" w:rsidDel="00000000" w:rsidP="00000000" w:rsidRDefault="00000000" w:rsidRPr="00000000" w14:paraId="00000098">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0099">
            <w:pPr>
              <w:numPr>
                <w:ilvl w:val="0"/>
                <w:numId w:val="529"/>
              </w:numPr>
              <w:spacing w:after="0" w:afterAutospacing="0" w:before="240" w:lineRule="auto"/>
              <w:ind w:left="720" w:hanging="360"/>
            </w:pPr>
            <w:r w:rsidDel="00000000" w:rsidR="00000000" w:rsidRPr="00000000">
              <w:rPr>
                <w:rtl w:val="0"/>
              </w:rPr>
              <w:t xml:space="preserve">Newberry Le Vay, J., Cunningham, A., Soul, L., Dave, H., Hoath, L., and Lawrance, E. L. (2024). Integrating mental health into climate change education to inspire climate action while safeguarding mental health. Frontiers in Psychology, 14.</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https://doi.org/10.3389/fpsyg.2023.1298623</w:t>
              </w:r>
            </w:hyperlink>
            <w:r w:rsidDel="00000000" w:rsidR="00000000" w:rsidRPr="00000000">
              <w:rPr>
                <w:rtl w:val="0"/>
              </w:rPr>
            </w:r>
          </w:p>
          <w:p w:rsidR="00000000" w:rsidDel="00000000" w:rsidP="00000000" w:rsidRDefault="00000000" w:rsidRPr="00000000" w14:paraId="0000009A">
            <w:pPr>
              <w:numPr>
                <w:ilvl w:val="0"/>
                <w:numId w:val="529"/>
              </w:numPr>
              <w:spacing w:after="0" w:afterAutospacing="0" w:before="0" w:beforeAutospacing="0" w:lineRule="auto"/>
              <w:ind w:left="720" w:hanging="360"/>
            </w:pPr>
            <w:r w:rsidDel="00000000" w:rsidR="00000000" w:rsidRPr="00000000">
              <w:rPr>
                <w:rtl w:val="0"/>
              </w:rPr>
              <w:t xml:space="preserve">Seritan, A. L., Coverdale, J., and Brenner, A. M. (2022). Climate Change and Mental Health Curricula: Addressing Barriers to Teaching. Academic Psychiatry, 46(5), 551–555.</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https://doi.org/10.1007/s40596-022-01625-0</w:t>
              </w:r>
            </w:hyperlink>
            <w:r w:rsidDel="00000000" w:rsidR="00000000" w:rsidRPr="00000000">
              <w:rPr>
                <w:rtl w:val="0"/>
              </w:rPr>
            </w:r>
          </w:p>
          <w:p w:rsidR="00000000" w:rsidDel="00000000" w:rsidP="00000000" w:rsidRDefault="00000000" w:rsidRPr="00000000" w14:paraId="0000009B">
            <w:pPr>
              <w:numPr>
                <w:ilvl w:val="0"/>
                <w:numId w:val="529"/>
              </w:numPr>
              <w:spacing w:after="240" w:before="0" w:beforeAutospacing="0" w:lineRule="auto"/>
              <w:ind w:left="720" w:hanging="360"/>
            </w:pPr>
            <w:r w:rsidDel="00000000" w:rsidR="00000000" w:rsidRPr="00000000">
              <w:rPr>
                <w:rtl w:val="0"/>
              </w:rPr>
              <w:t xml:space="preserve">Finkel, M. L. (2019). A call for action: integrating climate change into the medical school curriculum. Perspectives on Medical Education, 8(5), 265–266.</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https://doi.org/10.1007/s40037-019-00541-8</w:t>
              </w:r>
            </w:hyperlink>
            <w:r w:rsidDel="00000000" w:rsidR="00000000" w:rsidRPr="00000000">
              <w:rPr>
                <w:rtl w:val="0"/>
              </w:rPr>
            </w:r>
          </w:p>
        </w:tc>
      </w:tr>
    </w:tbl>
    <w:p w:rsidR="00000000" w:rsidDel="00000000" w:rsidP="00000000" w:rsidRDefault="00000000" w:rsidRPr="00000000" w14:paraId="0000009C">
      <w:pPr>
        <w:spacing w:after="240" w:before="240" w:lineRule="auto"/>
        <w:rPr/>
        <w:sectPr>
          <w:headerReference r:id="rId16"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type w:val="nextPage"/>
          <w:pgSz w:h="12240" w:w="15840" w:orient="landscape"/>
          <w:pgMar w:bottom="1440.0000000000002" w:top="1440.0000000000002" w:left="1440.0000000000002" w:right="1440.0000000000002" w:header="720" w:footer="720"/>
          <w:pgNumType w:start="1"/>
        </w:sectPr>
      </w:pPr>
      <w:bookmarkStart w:colFirst="0" w:colLast="0" w:name="_iyevpqnu37t4"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 of Climate Change and Its Impacts</w:t>
      </w:r>
      <w:r w:rsidDel="00000000" w:rsidR="00000000" w:rsidRPr="00000000">
        <w:rPr>
          <w:rtl w:val="0"/>
        </w:rPr>
      </w:r>
    </w:p>
    <w:p w:rsidR="00000000" w:rsidDel="00000000" w:rsidP="00000000" w:rsidRDefault="00000000" w:rsidRPr="00000000" w14:paraId="0000009E">
      <w:pPr>
        <w:pStyle w:val="Heading1"/>
        <w:spacing w:after="240" w:before="240" w:lineRule="auto"/>
        <w:rPr/>
      </w:pPr>
      <w:bookmarkStart w:colFirst="0" w:colLast="0" w:name="_8uofoycyrkdg" w:id="28"/>
      <w:bookmarkEnd w:id="28"/>
      <w:r w:rsidDel="00000000" w:rsidR="00000000" w:rsidRPr="00000000">
        <w:rPr>
          <w:rtl w:val="0"/>
        </w:rPr>
      </w:r>
    </w:p>
    <w:tbl>
      <w:tblPr>
        <w:tblStyle w:val="Table5"/>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blHeader w:val="0"/>
        </w:trPr>
        <w:tc>
          <w:tcPr>
            <w:shd w:fill="f4cccc" w:val="clear"/>
          </w:tcPr>
          <w:p w:rsidR="00000000" w:rsidDel="00000000" w:rsidP="00000000" w:rsidRDefault="00000000" w:rsidRPr="00000000" w14:paraId="0000009F">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0A0">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0A1">
            <w:pPr>
              <w:widowControl w:val="0"/>
              <w:rPr>
                <w:b w:val="1"/>
                <w:bCs w:val="1"/>
                <w:sz w:val="28"/>
                <w:szCs w:val="28"/>
              </w:rPr>
            </w:pPr>
            <w:r w:rsidDel="00000000" w:rsidR="00000000" w:rsidRPr="00000000">
              <w:rPr>
                <w:b w:val="1"/>
                <w:bCs w:val="1"/>
                <w:sz w:val="28"/>
                <w:szCs w:val="28"/>
                <w:rtl w:val="0"/>
              </w:rPr>
              <w:t xml:space="preserve">Section 1 is now closed for review and we are no longer accepting comments. Thank you for your contributions!</w:t>
            </w:r>
          </w:p>
          <w:p w:rsidR="00000000" w:rsidDel="00000000" w:rsidP="00000000" w:rsidRDefault="00000000" w:rsidRPr="00000000" w14:paraId="000000A2">
            <w:pPr>
              <w:widowControl w:val="0"/>
              <w:rPr>
                <w:b w:val="1"/>
                <w:bCs w:val="1"/>
                <w:sz w:val="28"/>
                <w:szCs w:val="28"/>
              </w:rPr>
            </w:pPr>
            <w:r w:rsidDel="00000000" w:rsidR="00000000" w:rsidRPr="00000000">
              <w:rPr>
                <w:rtl w:val="0"/>
              </w:rPr>
            </w:r>
          </w:p>
          <w:p w:rsidR="00000000" w:rsidDel="00000000" w:rsidP="00000000" w:rsidRDefault="00000000" w:rsidRPr="00000000" w14:paraId="000000A3">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00A4">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0A5">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1"/>
        <w:spacing w:after="240" w:before="240" w:lineRule="auto"/>
        <w:rPr>
          <w:b w:val="0"/>
          <w:bCs w:val="0"/>
        </w:rPr>
      </w:pPr>
      <w:bookmarkStart w:colFirst="0" w:colLast="0" w:name="_2pxamwyuxm0f" w:id="29"/>
      <w:bookmarkEnd w:id="29"/>
      <w:r w:rsidDel="00000000" w:rsidR="00000000" w:rsidRPr="00000000">
        <w:rPr>
          <w:rtl w:val="0"/>
        </w:rPr>
        <w:t xml:space="preserve">Overview of Climate Change and Its Impacts</w:t>
      </w:r>
      <w:r w:rsidDel="00000000" w:rsidR="00000000" w:rsidRPr="00000000">
        <w:rPr>
          <w:rtl w:val="0"/>
        </w:rPr>
      </w:r>
    </w:p>
    <w:tbl>
      <w:tblPr>
        <w:tblStyle w:val="Table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00B3">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00B4">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00B5">
            <w:pPr>
              <w:widowControl w:val="0"/>
              <w:numPr>
                <w:ilvl w:val="0"/>
                <w:numId w:val="295"/>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00B6">
            <w:pPr>
              <w:widowControl w:val="0"/>
              <w:numPr>
                <w:ilvl w:val="0"/>
                <w:numId w:val="295"/>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00B7">
            <w:pPr>
              <w:widowControl w:val="0"/>
              <w:numPr>
                <w:ilvl w:val="0"/>
                <w:numId w:val="295"/>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00B8">
            <w:pPr>
              <w:widowControl w:val="0"/>
              <w:numPr>
                <w:ilvl w:val="0"/>
                <w:numId w:val="295"/>
              </w:numPr>
              <w:spacing w:line="240" w:lineRule="auto"/>
              <w:ind w:left="720" w:hanging="360"/>
            </w:pPr>
            <w:r w:rsidDel="00000000" w:rsidR="00000000" w:rsidRPr="00000000">
              <w:rPr>
                <w:rtl w:val="0"/>
              </w:rPr>
              <w:t xml:space="preserve"> </w:t>
            </w:r>
            <w:ins w:author="Brianna Aspinall" w:id="17" w:date="2025-10-29T20:13:45Z">
              <w:commentRangeStart w:id="28"/>
              <w:r w:rsidDel="00000000" w:rsidR="00000000" w:rsidRPr="00000000">
                <w:rPr>
                  <w:rtl w:val="0"/>
                </w:rPr>
                <w:t xml:space="preserve">Brianna Aspinall Nuñez, Carbon Conversations TO</w:t>
              </w:r>
              <w:commentRangeEnd w:id="28"/>
              <w:r w:rsidDel="00000000" w:rsidR="00000000" w:rsidRPr="00000000">
                <w:commentReference w:id="28"/>
              </w:r>
              <w:r w:rsidDel="00000000" w:rsidR="00000000" w:rsidRPr="00000000">
                <w:rPr>
                  <w:rtl w:val="0"/>
                </w:rPr>
                <w:t xml:space="preserve"> </w:t>
              </w:r>
            </w:ins>
            <w:r w:rsidDel="00000000" w:rsidR="00000000" w:rsidRPr="00000000">
              <w:rPr>
                <w:rtl w:val="0"/>
              </w:rPr>
            </w:r>
          </w:p>
          <w:p w:rsidR="00000000" w:rsidDel="00000000" w:rsidP="00000000" w:rsidRDefault="00000000" w:rsidRPr="00000000" w14:paraId="000000B9">
            <w:pPr>
              <w:widowControl w:val="0"/>
              <w:numPr>
                <w:ilvl w:val="0"/>
                <w:numId w:val="295"/>
              </w:numPr>
              <w:spacing w:line="240" w:lineRule="auto"/>
              <w:ind w:left="720" w:hanging="360"/>
            </w:pPr>
            <w:r w:rsidDel="00000000" w:rsidR="00000000" w:rsidRPr="00000000">
              <w:rPr>
                <w:rtl w:val="0"/>
              </w:rPr>
              <w:t xml:space="preserve"> </w:t>
            </w:r>
            <w:ins w:author="Lily Barraclough" w:id="18" w:date="2025-11-06T16:27:07Z">
              <w:r w:rsidDel="00000000" w:rsidR="00000000" w:rsidRPr="00000000">
                <w:rPr>
                  <w:rtl w:val="0"/>
                </w:rPr>
                <w:t xml:space="preserve">Lilian Barraclough, College of Social and Applied Human Sciences, University of Guelph  &amp; Youth Climate Lab</w:t>
              </w:r>
            </w:ins>
            <w:ins w:author="Lily Barraclough" w:id="19" w:date="2025-11-06T16:24:37Z">
              <w:del w:author="Lily Barraclough" w:id="18" w:date="2025-11-06T16:27:07Z">
                <w:r w:rsidDel="00000000" w:rsidR="00000000" w:rsidRPr="00000000">
                  <w:rPr>
                    <w:rtl w:val="0"/>
                  </w:rPr>
                  <w:delText xml:space="preserve">Lilian Barraclough, College of Social and Applied Human Sciences, University of Guelph</w:delText>
                </w:r>
              </w:del>
            </w:ins>
            <w:r w:rsidDel="00000000" w:rsidR="00000000" w:rsidRPr="00000000">
              <w:rPr>
                <w:rtl w:val="0"/>
              </w:rPr>
            </w:r>
          </w:p>
          <w:p w:rsidR="00000000" w:rsidDel="00000000" w:rsidP="00000000" w:rsidRDefault="00000000" w:rsidRPr="00000000" w14:paraId="000000BA">
            <w:pPr>
              <w:widowControl w:val="0"/>
              <w:numPr>
                <w:ilvl w:val="0"/>
                <w:numId w:val="295"/>
              </w:numPr>
              <w:spacing w:line="240" w:lineRule="auto"/>
              <w:ind w:left="720" w:hanging="360"/>
              <w:rPr>
                <w:ins w:author="Kelly Guilbeau" w:id="21" w:date="2025-12-02T14:45:17Z"/>
              </w:rPr>
            </w:pPr>
            <w:ins w:author="Mike Marchand" w:id="20" w:date="2025-11-25T18:39:37Z">
              <w:r w:rsidDel="00000000" w:rsidR="00000000" w:rsidRPr="00000000">
                <w:rPr>
                  <w:rtl w:val="0"/>
                </w:rPr>
                <w:t xml:space="preserve">Michael Marchand, sqilxw, syilx Nation - Cultural Safety Consultant</w:t>
              </w:r>
            </w:ins>
            <w:ins w:author="Kelly Guilbeau" w:id="21" w:date="2025-12-02T14:45:17Z">
              <w:r w:rsidDel="00000000" w:rsidR="00000000" w:rsidRPr="00000000">
                <w:rPr>
                  <w:rtl w:val="0"/>
                </w:rPr>
              </w:r>
            </w:ins>
          </w:p>
          <w:p w:rsidR="00000000" w:rsidDel="00000000" w:rsidP="00000000" w:rsidRDefault="00000000" w:rsidRPr="00000000" w14:paraId="000000BB">
            <w:pPr>
              <w:widowControl w:val="0"/>
              <w:numPr>
                <w:ilvl w:val="0"/>
                <w:numId w:val="295"/>
              </w:numPr>
              <w:spacing w:line="240" w:lineRule="auto"/>
              <w:ind w:left="720" w:hanging="360"/>
              <w:rPr>
                <w:ins w:author="Judy Wu" w:id="22" w:date="2025-12-09T05:45:08Z"/>
              </w:rPr>
            </w:pPr>
            <w:ins w:author="Kelly Guilbeau" w:id="21" w:date="2025-12-02T14:45:17Z">
              <w:r w:rsidDel="00000000" w:rsidR="00000000" w:rsidRPr="00000000">
                <w:rPr>
                  <w:rtl w:val="0"/>
                </w:rPr>
                <w:t xml:space="preserve">Kelly Green Guilbeau, conservation social scientist, Johns Hopkins University Bloomberg School of Public Health</w:t>
              </w:r>
            </w:ins>
            <w:ins w:author="Judy Wu" w:id="22" w:date="2025-12-09T05:45:08Z">
              <w:r w:rsidDel="00000000" w:rsidR="00000000" w:rsidRPr="00000000">
                <w:rPr>
                  <w:rtl w:val="0"/>
                </w:rPr>
              </w:r>
            </w:ins>
          </w:p>
          <w:p w:rsidR="00000000" w:rsidDel="00000000" w:rsidP="00000000" w:rsidRDefault="00000000" w:rsidRPr="00000000" w14:paraId="000000BC">
            <w:pPr>
              <w:widowControl w:val="0"/>
              <w:numPr>
                <w:ilvl w:val="0"/>
                <w:numId w:val="295"/>
              </w:numPr>
              <w:spacing w:line="240" w:lineRule="auto"/>
              <w:rPr>
                <w:ins w:author="Ashley Stoltz" w:id="23" w:date="2025-12-15T03:55:26Z"/>
              </w:rPr>
            </w:pPr>
            <w:ins w:author="Judy Wu" w:id="22" w:date="2025-12-09T05:45:08Z">
              <w:r w:rsidDel="00000000" w:rsidR="00000000" w:rsidRPr="00000000">
                <w:rPr>
                  <w:rtl w:val="0"/>
                </w:rPr>
                <w:t xml:space="preserve">Judy Wu, Faculty of Health Sciences, Simon Fraser University</w:t>
              </w:r>
            </w:ins>
            <w:ins w:author="Ashley Stoltz" w:id="23" w:date="2025-12-15T03:55:26Z">
              <w:r w:rsidDel="00000000" w:rsidR="00000000" w:rsidRPr="00000000">
                <w:rPr>
                  <w:rtl w:val="0"/>
                </w:rPr>
              </w:r>
            </w:ins>
          </w:p>
          <w:p w:rsidR="00000000" w:rsidDel="00000000" w:rsidP="00000000" w:rsidRDefault="00000000" w:rsidRPr="00000000" w14:paraId="000000BD">
            <w:pPr>
              <w:widowControl w:val="0"/>
              <w:numPr>
                <w:ilvl w:val="0"/>
                <w:numId w:val="295"/>
              </w:numPr>
              <w:spacing w:line="240" w:lineRule="auto"/>
              <w:ind w:left="720" w:hanging="360"/>
              <w:rPr>
                <w:ins w:author="Maya Gislason" w:id="24" w:date="2025-12-16T06:39:50Z"/>
              </w:rPr>
            </w:pPr>
            <w:ins w:author="Ashley Stoltz" w:id="23" w:date="2025-12-15T03:55:26Z">
              <w:r w:rsidDel="00000000" w:rsidR="00000000" w:rsidRPr="00000000">
                <w:rPr>
                  <w:rtl w:val="0"/>
                </w:rPr>
                <w:t xml:space="preserve">Ashley Stoltz, Faculty of Health Sciences, Simon Fraser University</w:t>
              </w:r>
            </w:ins>
            <w:ins w:author="Maya Gislason" w:id="24" w:date="2025-12-16T06:39:50Z">
              <w:r w:rsidDel="00000000" w:rsidR="00000000" w:rsidRPr="00000000">
                <w:rPr>
                  <w:rtl w:val="0"/>
                </w:rPr>
              </w:r>
            </w:ins>
          </w:p>
          <w:p w:rsidR="00000000" w:rsidDel="00000000" w:rsidP="00000000" w:rsidRDefault="00000000" w:rsidRPr="00000000" w14:paraId="000000BE">
            <w:pPr>
              <w:widowControl w:val="0"/>
              <w:numPr>
                <w:ilvl w:val="0"/>
                <w:numId w:val="295"/>
              </w:numPr>
              <w:spacing w:line="240" w:lineRule="auto"/>
              <w:ind w:left="720" w:hanging="360"/>
              <w:rPr>
                <w:ins w:author="SteveW" w:id="25" w:date="2025-12-16T09:49:17Z"/>
              </w:rPr>
            </w:pPr>
            <w:ins w:author="Maya Gislason" w:id="24" w:date="2025-12-16T06:39:50Z">
              <w:r w:rsidDel="00000000" w:rsidR="00000000" w:rsidRPr="00000000">
                <w:rPr>
                  <w:rtl w:val="0"/>
                </w:rPr>
                <w:t xml:space="preserve">Maya K. Gislason, Faculty of Health Sciences, Simon Fraser University </w:t>
              </w:r>
            </w:ins>
            <w:ins w:author="SteveW" w:id="25" w:date="2025-12-16T09:49:17Z">
              <w:r w:rsidDel="00000000" w:rsidR="00000000" w:rsidRPr="00000000">
                <w:rPr>
                  <w:rtl w:val="0"/>
                </w:rPr>
              </w:r>
            </w:ins>
          </w:p>
          <w:p w:rsidR="00000000" w:rsidDel="00000000" w:rsidP="00000000" w:rsidRDefault="00000000" w:rsidRPr="00000000" w14:paraId="000000BF">
            <w:pPr>
              <w:widowControl w:val="0"/>
              <w:numPr>
                <w:ilvl w:val="0"/>
                <w:numId w:val="295"/>
              </w:numPr>
              <w:spacing w:line="240" w:lineRule="auto"/>
              <w:ind w:left="720" w:hanging="360"/>
            </w:pPr>
            <w:ins w:author="SteveW" w:id="25" w:date="2025-12-16T09:49:17Z">
              <w:r w:rsidDel="00000000" w:rsidR="00000000" w:rsidRPr="00000000">
                <w:rPr>
                  <w:rtl w:val="0"/>
                </w:rPr>
                <w:t xml:space="preserve">Steve Willis Herculean Climate Solutions</w:t>
              </w:r>
            </w:ins>
            <w:r w:rsidDel="00000000" w:rsidR="00000000" w:rsidRPr="00000000">
              <w:rPr>
                <w:rtl w:val="0"/>
              </w:rPr>
            </w:r>
          </w:p>
        </w:tc>
      </w:tr>
    </w:tbl>
    <w:p w:rsidR="00000000" w:rsidDel="00000000" w:rsidP="00000000" w:rsidRDefault="00000000" w:rsidRPr="00000000" w14:paraId="000000C0">
      <w:pPr>
        <w:spacing w:after="240" w:before="240" w:lineRule="auto"/>
        <w:rPr/>
      </w:pPr>
      <w:r w:rsidDel="00000000" w:rsidR="00000000" w:rsidRPr="00000000">
        <w:rPr>
          <w:rtl w:val="0"/>
        </w:rPr>
      </w:r>
    </w:p>
    <w:tbl>
      <w:tblPr>
        <w:tblStyle w:val="Table7"/>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00C1">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00C2">
            <w:pPr>
              <w:widowControl w:val="0"/>
              <w:spacing w:after="240" w:before="240" w:line="240" w:lineRule="auto"/>
              <w:rPr/>
            </w:pPr>
            <w:r w:rsidDel="00000000" w:rsidR="00000000" w:rsidRPr="00000000">
              <w:rPr>
                <w:rtl w:val="0"/>
              </w:rPr>
              <w:t xml:space="preserve">To begin this course we </w:t>
            </w:r>
            <w:ins w:author="Maya Gislason" w:id="26" w:date="2025-12-16T06:40:19Z">
              <w:r w:rsidDel="00000000" w:rsidR="00000000" w:rsidRPr="00000000">
                <w:rPr>
                  <w:rtl w:val="0"/>
                </w:rPr>
                <w:t xml:space="preserve">will</w:t>
              </w:r>
            </w:ins>
            <w:del w:author="Maya Gislason" w:id="26" w:date="2025-12-16T06:40:19Z">
              <w:r w:rsidDel="00000000" w:rsidR="00000000" w:rsidRPr="00000000">
                <w:rPr>
                  <w:rtl w:val="0"/>
                </w:rPr>
                <w:delText xml:space="preserve">should</w:delText>
              </w:r>
            </w:del>
            <w:r w:rsidDel="00000000" w:rsidR="00000000" w:rsidRPr="00000000">
              <w:rPr>
                <w:rtl w:val="0"/>
              </w:rPr>
              <w:t xml:space="preserve"> first provide an overview of </w:t>
            </w:r>
            <w:ins w:author="Maya Gislason" w:id="27" w:date="2025-12-16T06:40:27Z">
              <w:r w:rsidDel="00000000" w:rsidR="00000000" w:rsidRPr="00000000">
                <w:rPr>
                  <w:rtl w:val="0"/>
                </w:rPr>
                <w:t xml:space="preserve">what </w:t>
              </w:r>
            </w:ins>
            <w:r w:rsidDel="00000000" w:rsidR="00000000" w:rsidRPr="00000000">
              <w:rPr>
                <w:rtl w:val="0"/>
              </w:rPr>
              <w:t xml:space="preserve">climate change </w:t>
            </w:r>
            <w:ins w:author="Maya Gislason" w:id="28" w:date="2025-12-16T06:40:31Z">
              <w:r w:rsidDel="00000000" w:rsidR="00000000" w:rsidRPr="00000000">
                <w:rPr>
                  <w:rtl w:val="0"/>
                </w:rPr>
                <w:t xml:space="preserve">is </w:t>
              </w:r>
            </w:ins>
            <w:r w:rsidDel="00000000" w:rsidR="00000000" w:rsidRPr="00000000">
              <w:rPr>
                <w:rtl w:val="0"/>
              </w:rPr>
              <w:t xml:space="preserve">and its impacts on individuals, society, and the planet. </w:t>
            </w:r>
            <w:del w:author="Kelly Guilbeau" w:id="29" w:date="2025-12-02T14:24:59Z">
              <w:r w:rsidDel="00000000" w:rsidR="00000000" w:rsidRPr="00000000">
                <w:rPr>
                  <w:rtl w:val="0"/>
                </w:rPr>
                <w:delText xml:space="preserve">You </w:delText>
              </w:r>
              <w:commentRangeStart w:id="29"/>
              <w:r w:rsidDel="00000000" w:rsidR="00000000" w:rsidRPr="00000000">
                <w:rPr>
                  <w:rtl w:val="0"/>
                </w:rPr>
                <w:delText xml:space="preserve">probably already know that climate change</w:delText>
              </w:r>
              <w:commentRangeEnd w:id="29"/>
              <w:r w:rsidDel="00000000" w:rsidR="00000000" w:rsidRPr="00000000">
                <w:commentReference w:id="29"/>
              </w:r>
              <w:r w:rsidDel="00000000" w:rsidR="00000000" w:rsidRPr="00000000">
                <w:rPr>
                  <w:rtl w:val="0"/>
                </w:rPr>
                <w:delText xml:space="preserve"> is one of the most pressing issues facing our planet today. </w:delText>
              </w:r>
            </w:del>
            <w:r w:rsidDel="00000000" w:rsidR="00000000" w:rsidRPr="00000000">
              <w:rPr>
                <w:rtl w:val="0"/>
              </w:rPr>
              <w:t xml:space="preserve">The term climate change refers to the </w:t>
            </w:r>
            <w:ins w:author="Kelly Guilbeau" w:id="30" w:date="2025-12-02T14:25:11Z">
              <w:r w:rsidDel="00000000" w:rsidR="00000000" w:rsidRPr="00000000">
                <w:rPr>
                  <w:rtl w:val="0"/>
                </w:rPr>
                <w:t xml:space="preserve">irreversible </w:t>
              </w:r>
            </w:ins>
            <w:r w:rsidDel="00000000" w:rsidR="00000000" w:rsidRPr="00000000">
              <w:rPr>
                <w:rtl w:val="0"/>
              </w:rPr>
              <w:t xml:space="preserve">long-term changes in temperature, precipitation, and other atmospheric conditions </w:t>
            </w:r>
            <w:commentRangeStart w:id="30"/>
            <w:r w:rsidDel="00000000" w:rsidR="00000000" w:rsidRPr="00000000">
              <w:rPr>
                <w:rtl w:val="0"/>
              </w:rPr>
              <w:t xml:space="preserve">that result from human activities such as burning fossil fuels and deforestation. </w:t>
            </w:r>
            <w:commentRangeEnd w:id="30"/>
            <w:r w:rsidDel="00000000" w:rsidR="00000000" w:rsidRPr="00000000">
              <w:commentReference w:id="30"/>
            </w:r>
            <w:r w:rsidDel="00000000" w:rsidR="00000000" w:rsidRPr="00000000">
              <w:rPr>
                <w:rtl w:val="0"/>
              </w:rPr>
              <w:t xml:space="preserve">These changes have far-reaching impacts on the environment, ecosystems, </w:t>
            </w:r>
            <w:del w:author="Maya Gislason" w:id="31" w:date="2025-12-16T06:41:57Z">
              <w:r w:rsidDel="00000000" w:rsidR="00000000" w:rsidRPr="00000000">
                <w:rPr>
                  <w:rtl w:val="0"/>
                </w:rPr>
                <w:delText xml:space="preserve">and </w:delText>
              </w:r>
            </w:del>
            <w:r w:rsidDel="00000000" w:rsidR="00000000" w:rsidRPr="00000000">
              <w:rPr>
                <w:rtl w:val="0"/>
              </w:rPr>
              <w:t xml:space="preserve">human </w:t>
            </w:r>
            <w:ins w:author="Maya Gislason" w:id="32" w:date="2025-12-16T06:42:03Z">
              <w:r w:rsidDel="00000000" w:rsidR="00000000" w:rsidRPr="00000000">
                <w:rPr>
                  <w:rtl w:val="0"/>
                </w:rPr>
                <w:t xml:space="preserve">and planetary </w:t>
              </w:r>
            </w:ins>
            <w:r w:rsidDel="00000000" w:rsidR="00000000" w:rsidRPr="00000000">
              <w:rPr>
                <w:rtl w:val="0"/>
              </w:rPr>
              <w:t xml:space="preserve">health. Some of the key impacts of climate change include rising sea levels, </w:t>
            </w:r>
            <w:ins w:author="Canadian Coalition Seniors Mental Health" w:id="33" w:date="2025-11-25T18:51:16Z">
              <w:r w:rsidDel="00000000" w:rsidR="00000000" w:rsidRPr="00000000">
                <w:rPr>
                  <w:rtl w:val="0"/>
                </w:rPr>
                <w:t xml:space="preserve">extreme heat and cold events, </w:t>
              </w:r>
            </w:ins>
            <w:r w:rsidDel="00000000" w:rsidR="00000000" w:rsidRPr="00000000">
              <w:rPr>
                <w:rtl w:val="0"/>
              </w:rPr>
              <w:t xml:space="preserve">extreme weather events</w:t>
            </w:r>
            <w:ins w:author="Maya Gislason" w:id="34" w:date="2025-12-16T06:42:18Z">
              <w:r w:rsidDel="00000000" w:rsidR="00000000" w:rsidRPr="00000000">
                <w:rPr>
                  <w:rtl w:val="0"/>
                </w:rPr>
                <w:t xml:space="preserve"> such as hurricanes</w:t>
              </w:r>
            </w:ins>
            <w:r w:rsidDel="00000000" w:rsidR="00000000" w:rsidRPr="00000000">
              <w:rPr>
                <w:rtl w:val="0"/>
              </w:rPr>
              <w:t xml:space="preserve">, food and water insecurity, and the spread of vector-borne diseases. In this module, you can review these and other health impacts to understand the broad ways by which climate change </w:t>
            </w:r>
            <w:del w:author="Ashley Stoltz" w:id="35" w:date="2025-12-15T03:57:17Z">
              <w:r w:rsidDel="00000000" w:rsidR="00000000" w:rsidRPr="00000000">
                <w:rPr>
                  <w:rtl w:val="0"/>
                </w:rPr>
                <w:delText xml:space="preserve">is</w:delText>
              </w:r>
            </w:del>
            <w:ins w:author="Ashley Stoltz" w:id="35" w:date="2025-12-15T03:57:17Z">
              <w:r w:rsidDel="00000000" w:rsidR="00000000" w:rsidRPr="00000000">
                <w:rPr>
                  <w:rtl w:val="0"/>
                </w:rPr>
                <w:t xml:space="preserve"> </w:t>
              </w:r>
            </w:ins>
            <w:ins w:author="Maya Gislason" w:id="36" w:date="2025-12-16T06:42:58Z">
              <w:r w:rsidDel="00000000" w:rsidR="00000000" w:rsidRPr="00000000">
                <w:rPr>
                  <w:rtl w:val="0"/>
                </w:rPr>
                <w:t xml:space="preserve">impacts </w:t>
              </w:r>
            </w:ins>
            <w:ins w:author="Ashley Stoltz" w:id="35" w:date="2025-12-15T03:57:17Z">
              <w:del w:author="Maya Gislason" w:id="36" w:date="2025-12-16T06:42:58Z">
                <w:r w:rsidDel="00000000" w:rsidR="00000000" w:rsidRPr="00000000">
                  <w:rPr>
                    <w:rtl w:val="0"/>
                  </w:rPr>
                  <w:delText xml:space="preserve">currently impacts</w:delText>
                </w:r>
              </w:del>
            </w:ins>
            <w:del w:author="Maya Gislason" w:id="36" w:date="2025-12-16T06:42:58Z">
              <w:r w:rsidDel="00000000" w:rsidR="00000000" w:rsidRPr="00000000">
                <w:rPr>
                  <w:rtl w:val="0"/>
                </w:rPr>
                <w:delText xml:space="preserve"> and</w:delText>
              </w:r>
            </w:del>
            <w:r w:rsidDel="00000000" w:rsidR="00000000" w:rsidRPr="00000000">
              <w:rPr>
                <w:rtl w:val="0"/>
              </w:rPr>
              <w:t xml:space="preserve"> </w:t>
            </w:r>
            <w:del w:author="Maya Gislason" w:id="37" w:date="2025-12-16T06:43:12Z">
              <w:r w:rsidDel="00000000" w:rsidR="00000000" w:rsidRPr="00000000">
                <w:rPr>
                  <w:rtl w:val="0"/>
                </w:rPr>
                <w:delText xml:space="preserve">will impact </w:delText>
              </w:r>
            </w:del>
            <w:r w:rsidDel="00000000" w:rsidR="00000000" w:rsidRPr="00000000">
              <w:rPr>
                <w:rtl w:val="0"/>
              </w:rPr>
              <w:t xml:space="preserve">us, our communities, and nations</w:t>
            </w:r>
            <w:ins w:author="Maya Gislason" w:id="38" w:date="2025-12-16T06:43:16Z">
              <w:r w:rsidDel="00000000" w:rsidR="00000000" w:rsidRPr="00000000">
                <w:rPr>
                  <w:rtl w:val="0"/>
                </w:rPr>
                <w:t xml:space="preserve"> now and is anticipated to impact us in the future. We will also reflect on how we can impact climate change as well as prepare ourselves for the future</w:t>
              </w:r>
            </w:ins>
            <w:r w:rsidDel="00000000" w:rsidR="00000000" w:rsidRPr="00000000">
              <w:rPr>
                <w:rtl w:val="0"/>
              </w:rPr>
              <w:t xml:space="preserve">.</w:t>
            </w:r>
          </w:p>
        </w:tc>
      </w:tr>
      <w:tr>
        <w:trPr>
          <w:cantSplit w:val="0"/>
          <w:tblHeader w:val="0"/>
        </w:trPr>
        <w:tc>
          <w:tcPr>
            <w:shd w:fill="ea9999" w:val="clear"/>
          </w:tcPr>
          <w:p w:rsidR="00000000" w:rsidDel="00000000" w:rsidP="00000000" w:rsidRDefault="00000000" w:rsidRPr="00000000" w14:paraId="000000C3">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00C4">
            <w:pPr>
              <w:rPr/>
            </w:pPr>
            <w:r w:rsidDel="00000000" w:rsidR="00000000" w:rsidRPr="00000000">
              <w:rPr>
                <w:rtl w:val="0"/>
              </w:rPr>
              <w:t xml:space="preserve">Climate change is undeniably one of the most urgent challenges facing our planet today and it is having profound, interconnected and widespread effects on the </w:t>
            </w:r>
            <w:commentRangeStart w:id="31"/>
            <w:r w:rsidDel="00000000" w:rsidR="00000000" w:rsidRPr="00000000">
              <w:rPr>
                <w:rtl w:val="0"/>
              </w:rPr>
              <w:t xml:space="preserve">environment, ecosystems</w:t>
            </w:r>
            <w:commentRangeEnd w:id="31"/>
            <w:r w:rsidDel="00000000" w:rsidR="00000000" w:rsidRPr="00000000">
              <w:commentReference w:id="31"/>
            </w:r>
            <w:r w:rsidDel="00000000" w:rsidR="00000000" w:rsidRPr="00000000">
              <w:rPr>
                <w:rtl w:val="0"/>
              </w:rPr>
              <w:t xml:space="preserve">, and</w:t>
            </w:r>
            <w:commentRangeStart w:id="32"/>
            <w:r w:rsidDel="00000000" w:rsidR="00000000" w:rsidRPr="00000000">
              <w:rPr>
                <w:rtl w:val="0"/>
              </w:rPr>
              <w:t xml:space="preserve"> human health.</w:t>
            </w:r>
            <w:commentRangeEnd w:id="32"/>
            <w:r w:rsidDel="00000000" w:rsidR="00000000" w:rsidRPr="00000000">
              <w:commentReference w:id="32"/>
            </w:r>
            <w:r w:rsidDel="00000000" w:rsidR="00000000" w:rsidRPr="00000000">
              <w:rPr>
                <w:rtl w:val="0"/>
              </w:rPr>
              <w:t xml:space="preserve"> Climate change is defined as long-term alterations in temperature, precipitation, and other atmospheric conditions. It is primarily driven by human activities such as burning fossil fuels and deforestation, </w:t>
            </w:r>
            <w:r w:rsidDel="00000000" w:rsidR="00000000" w:rsidRPr="00000000">
              <w:rPr>
                <w:rtl w:val="0"/>
              </w:rPr>
              <w:t xml:space="preserve">which release greenhouse gas (GHG) emissions into the atmosphere.</w:t>
            </w:r>
            <w:r w:rsidDel="00000000" w:rsidR="00000000" w:rsidRPr="00000000">
              <w:rPr>
                <w:rtl w:val="0"/>
              </w:rPr>
              <w:t xml:space="preserve"> These emissions cause heat from the sun to become trapped and cause warming.</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Understanding the multifaceted impacts of climate change is essential for comprehending how it affects individuals, communities, and nations alike. It is also an important step in making connections to the impact</w:t>
            </w:r>
            <w:ins w:author="Maya Gislason" w:id="39" w:date="2025-12-16T06:44:54Z">
              <w:r w:rsidDel="00000000" w:rsidR="00000000" w:rsidRPr="00000000">
                <w:rPr>
                  <w:rtl w:val="0"/>
                </w:rPr>
                <w:t xml:space="preserve">s of a changing climate on our</w:t>
              </w:r>
            </w:ins>
            <w:del w:author="Maya Gislason" w:id="39" w:date="2025-12-16T06:44:54Z">
              <w:r w:rsidDel="00000000" w:rsidR="00000000" w:rsidRPr="00000000">
                <w:rPr>
                  <w:rtl w:val="0"/>
                </w:rPr>
                <w:delText xml:space="preserve"> on</w:delText>
              </w:r>
            </w:del>
            <w:ins w:author="Maya Gislason" w:id="39" w:date="2025-12-16T06:44:54Z">
              <w:r w:rsidDel="00000000" w:rsidR="00000000" w:rsidRPr="00000000">
                <w:rPr>
                  <w:rtl w:val="0"/>
                </w:rPr>
                <w:t xml:space="preserve">physical,</w:t>
              </w:r>
            </w:ins>
            <w:r w:rsidDel="00000000" w:rsidR="00000000" w:rsidRPr="00000000">
              <w:rPr>
                <w:rtl w:val="0"/>
              </w:rPr>
              <w:t xml:space="preserve"> mental and emotional healt</w:t>
            </w:r>
            <w:ins w:author="Maya Gislason" w:id="40" w:date="2025-12-16T06:45:10Z">
              <w:r w:rsidDel="00000000" w:rsidR="00000000" w:rsidRPr="00000000">
                <w:rPr>
                  <w:rtl w:val="0"/>
                </w:rPr>
                <w:t xml:space="preserve">h and wellbeing</w:t>
              </w:r>
            </w:ins>
            <w:del w:author="Maya Gislason" w:id="40" w:date="2025-12-16T06:45:10Z">
              <w:r w:rsidDel="00000000" w:rsidR="00000000" w:rsidRPr="00000000">
                <w:rPr>
                  <w:rtl w:val="0"/>
                </w:rPr>
                <w:delText xml:space="preserve">h.</w:delText>
              </w:r>
            </w:del>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tbl>
            <w:tblPr>
              <w:tblStyle w:val="Table8"/>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e06666" w:val="clear"/>
                </w:tcPr>
                <w:p w:rsidR="00000000" w:rsidDel="00000000" w:rsidP="00000000" w:rsidRDefault="00000000" w:rsidRPr="00000000" w14:paraId="000000C8">
                  <w:pPr>
                    <w:pStyle w:val="Heading2"/>
                    <w:spacing w:after="240" w:before="240" w:lineRule="auto"/>
                    <w:rPr/>
                  </w:pPr>
                  <w:bookmarkStart w:colFirst="0" w:colLast="0" w:name="_b9mh9uxhp6h7" w:id="30"/>
                  <w:bookmarkEnd w:id="30"/>
                  <w:r w:rsidDel="00000000" w:rsidR="00000000" w:rsidRPr="00000000">
                    <w:rPr>
                      <w:rtl w:val="0"/>
                    </w:rPr>
                    <w:t xml:space="preserve">Impacts of Climate Change </w:t>
                  </w:r>
                </w:p>
                <w:p w:rsidR="00000000" w:rsidDel="00000000" w:rsidP="00000000" w:rsidRDefault="00000000" w:rsidRPr="00000000" w14:paraId="000000C9">
                  <w:pPr>
                    <w:spacing w:after="240" w:before="240" w:lineRule="auto"/>
                    <w:rPr/>
                  </w:pPr>
                  <w:r w:rsidDel="00000000" w:rsidR="00000000" w:rsidRPr="00000000">
                    <w:rPr>
                      <w:rtl w:val="0"/>
                    </w:rPr>
                    <w:t xml:space="preserve">Click each of the cards below to learn more about the impacts of climate change.</w:t>
                  </w:r>
                </w:p>
                <w:p w:rsidR="00000000" w:rsidDel="00000000" w:rsidP="00000000" w:rsidRDefault="00000000" w:rsidRPr="00000000" w14:paraId="000000CA">
                  <w:pPr>
                    <w:spacing w:after="240" w:before="240" w:lineRule="auto"/>
                    <w:rPr/>
                  </w:pPr>
                  <w:r w:rsidDel="00000000" w:rsidR="00000000" w:rsidRPr="00000000">
                    <w:rPr>
                      <w:color w:val="f4cccc"/>
                      <w:shd w:fill="990000" w:val="clear"/>
                      <w:rtl w:val="0"/>
                    </w:rPr>
                    <w:t xml:space="preserve">[ FLIP CARDS]</w:t>
                  </w:r>
                  <w:r w:rsidDel="00000000" w:rsidR="00000000" w:rsidRPr="00000000">
                    <w:rPr>
                      <w:rtl w:val="0"/>
                    </w:rPr>
                  </w:r>
                </w:p>
                <w:p w:rsidR="00000000" w:rsidDel="00000000" w:rsidP="00000000" w:rsidRDefault="00000000" w:rsidRPr="00000000" w14:paraId="000000CB">
                  <w:pPr>
                    <w:numPr>
                      <w:ilvl w:val="0"/>
                      <w:numId w:val="114"/>
                    </w:numPr>
                    <w:spacing w:after="0" w:afterAutospacing="0" w:before="240" w:lineRule="auto"/>
                    <w:ind w:left="720" w:hanging="360"/>
                  </w:pPr>
                  <w:r w:rsidDel="00000000" w:rsidR="00000000" w:rsidRPr="00000000">
                    <w:rPr>
                      <w:b w:val="1"/>
                      <w:bCs w:val="1"/>
                      <w:rtl w:val="0"/>
                    </w:rPr>
                    <w:t xml:space="preserve">Rising sea levels: </w:t>
                  </w:r>
                  <w:r w:rsidDel="00000000" w:rsidR="00000000" w:rsidRPr="00000000">
                    <w:rPr>
                      <w:rtl w:val="0"/>
                    </w:rPr>
                    <w:t xml:space="preserve">flooding, erosion, and displacement threaten communities and infrastructure.</w:t>
                  </w:r>
                </w:p>
                <w:p w:rsidR="00000000" w:rsidDel="00000000" w:rsidP="00000000" w:rsidRDefault="00000000" w:rsidRPr="00000000" w14:paraId="000000CC">
                  <w:pPr>
                    <w:numPr>
                      <w:ilvl w:val="0"/>
                      <w:numId w:val="114"/>
                    </w:numPr>
                    <w:spacing w:after="0" w:afterAutospacing="0" w:before="0" w:beforeAutospacing="0" w:lineRule="auto"/>
                    <w:ind w:left="720" w:hanging="360"/>
                  </w:pPr>
                  <w:r w:rsidDel="00000000" w:rsidR="00000000" w:rsidRPr="00000000">
                    <w:rPr>
                      <w:b w:val="1"/>
                      <w:bCs w:val="1"/>
                      <w:rtl w:val="0"/>
                    </w:rPr>
                    <w:t xml:space="preserve">Increased frequency and severity of extreme weather events:</w:t>
                  </w:r>
                  <w:r w:rsidDel="00000000" w:rsidR="00000000" w:rsidRPr="00000000">
                    <w:rPr>
                      <w:rtl w:val="0"/>
                    </w:rPr>
                    <w:t xml:space="preserve"> hurricanes, heatwaves,</w:t>
                  </w:r>
                  <w:ins w:author="Canadian Coalition Seniors Mental Health" w:id="41" w:date="2025-11-25T19:01:34Z">
                    <w:commentRangeStart w:id="33"/>
                    <w:r w:rsidDel="00000000" w:rsidR="00000000" w:rsidRPr="00000000">
                      <w:rPr>
                        <w:rtl w:val="0"/>
                      </w:rPr>
                      <w:t xml:space="preserve"> wildfires</w:t>
                    </w:r>
                  </w:ins>
                  <w:commentRangeEnd w:id="33"/>
                  <w:r w:rsidDel="00000000" w:rsidR="00000000" w:rsidRPr="00000000">
                    <w:commentReference w:id="33"/>
                  </w:r>
                  <w:r w:rsidDel="00000000" w:rsidR="00000000" w:rsidRPr="00000000">
                    <w:rPr>
                      <w:rtl w:val="0"/>
                    </w:rPr>
                    <w:t xml:space="preserve"> and floods cause economic damage and loss of life.</w:t>
                  </w:r>
                </w:p>
                <w:p w:rsidR="00000000" w:rsidDel="00000000" w:rsidP="00000000" w:rsidRDefault="00000000" w:rsidRPr="00000000" w14:paraId="000000CD">
                  <w:pPr>
                    <w:numPr>
                      <w:ilvl w:val="0"/>
                      <w:numId w:val="114"/>
                    </w:numPr>
                    <w:spacing w:after="0" w:afterAutospacing="0" w:before="0" w:beforeAutospacing="0" w:lineRule="auto"/>
                    <w:ind w:left="720" w:hanging="360"/>
                  </w:pPr>
                  <w:r w:rsidDel="00000000" w:rsidR="00000000" w:rsidRPr="00000000">
                    <w:rPr>
                      <w:b w:val="1"/>
                      <w:bCs w:val="1"/>
                      <w:rtl w:val="0"/>
                    </w:rPr>
                    <w:t xml:space="preserve">Food and water insecurity:</w:t>
                  </w:r>
                  <w:r w:rsidDel="00000000" w:rsidR="00000000" w:rsidRPr="00000000">
                    <w:rPr>
                      <w:rtl w:val="0"/>
                    </w:rPr>
                    <w:t xml:space="preserve"> agricultural yields decline and water scarcity worsens.</w:t>
                  </w:r>
                </w:p>
                <w:p w:rsidR="00000000" w:rsidDel="00000000" w:rsidP="00000000" w:rsidRDefault="00000000" w:rsidRPr="00000000" w14:paraId="000000CE">
                  <w:pPr>
                    <w:numPr>
                      <w:ilvl w:val="0"/>
                      <w:numId w:val="114"/>
                    </w:numPr>
                    <w:spacing w:after="0" w:afterAutospacing="0" w:before="0" w:beforeAutospacing="0" w:lineRule="auto"/>
                    <w:ind w:left="720" w:hanging="360"/>
                  </w:pPr>
                  <w:r w:rsidDel="00000000" w:rsidR="00000000" w:rsidRPr="00000000">
                    <w:rPr>
                      <w:b w:val="1"/>
                      <w:bCs w:val="1"/>
                      <w:rtl w:val="0"/>
                    </w:rPr>
                    <w:t xml:space="preserve">Vector-borne diseases: </w:t>
                  </w:r>
                  <w:r w:rsidDel="00000000" w:rsidR="00000000" w:rsidRPr="00000000">
                    <w:rPr>
                      <w:rtl w:val="0"/>
                    </w:rPr>
                    <w:t xml:space="preserve">illnesses such as </w:t>
                  </w:r>
                  <w:ins w:author="Kelly Guilbeau" w:id="42" w:date="2025-12-02T14:30:05Z">
                    <w:r w:rsidDel="00000000" w:rsidR="00000000" w:rsidRPr="00000000">
                      <w:rPr>
                        <w:rtl w:val="0"/>
                      </w:rPr>
                      <w:t xml:space="preserve">lyme disease, </w:t>
                    </w:r>
                  </w:ins>
                  <w:r w:rsidDel="00000000" w:rsidR="00000000" w:rsidRPr="00000000">
                    <w:rPr>
                      <w:rtl w:val="0"/>
                    </w:rPr>
                    <w:t xml:space="preserve">malaria</w:t>
                  </w:r>
                  <w:ins w:author="Kelly Guilbeau" w:id="43" w:date="2025-12-02T14:30:12Z">
                    <w:r w:rsidDel="00000000" w:rsidR="00000000" w:rsidRPr="00000000">
                      <w:rPr>
                        <w:rtl w:val="0"/>
                      </w:rPr>
                      <w:t xml:space="preserve">,</w:t>
                    </w:r>
                  </w:ins>
                  <w:r w:rsidDel="00000000" w:rsidR="00000000" w:rsidRPr="00000000">
                    <w:rPr>
                      <w:rtl w:val="0"/>
                    </w:rPr>
                    <w:t xml:space="preserve"> and dengue</w:t>
                  </w:r>
                  <w:r w:rsidDel="00000000" w:rsidR="00000000" w:rsidRPr="00000000">
                    <w:rPr>
                      <w:rtl w:val="0"/>
                    </w:rPr>
                    <w:t xml:space="preserve"> spread to </w:t>
                  </w:r>
                  <w:commentRangeStart w:id="34"/>
                  <w:commentRangeStart w:id="35"/>
                  <w:commentRangeStart w:id="36"/>
                  <w:r w:rsidDel="00000000" w:rsidR="00000000" w:rsidRPr="00000000">
                    <w:rPr>
                      <w:rtl w:val="0"/>
                    </w:rPr>
                    <w:t xml:space="preserve">new regions</w:t>
                  </w:r>
                  <w:commentRangeEnd w:id="34"/>
                  <w:r w:rsidDel="00000000" w:rsidR="00000000" w:rsidRPr="00000000">
                    <w:commentReference w:id="34"/>
                  </w:r>
                  <w:commentRangeEnd w:id="35"/>
                  <w:r w:rsidDel="00000000" w:rsidR="00000000" w:rsidRPr="00000000">
                    <w:commentReference w:id="35"/>
                  </w:r>
                  <w:commentRangeEnd w:id="36"/>
                  <w:r w:rsidDel="00000000" w:rsidR="00000000" w:rsidRPr="00000000">
                    <w:commentReference w:id="36"/>
                  </w:r>
                  <w:r w:rsidDel="00000000" w:rsidR="00000000" w:rsidRPr="00000000">
                    <w:rPr>
                      <w:rtl w:val="0"/>
                    </w:rPr>
                    <w:t xml:space="preserve">.</w:t>
                  </w:r>
                </w:p>
                <w:p w:rsidR="00000000" w:rsidDel="00000000" w:rsidP="00000000" w:rsidRDefault="00000000" w:rsidRPr="00000000" w14:paraId="000000CF">
                  <w:pPr>
                    <w:numPr>
                      <w:ilvl w:val="0"/>
                      <w:numId w:val="114"/>
                    </w:numPr>
                    <w:spacing w:after="0" w:afterAutospacing="0" w:before="0" w:beforeAutospacing="0" w:lineRule="auto"/>
                    <w:ind w:left="720" w:hanging="360"/>
                  </w:pPr>
                  <w:r w:rsidDel="00000000" w:rsidR="00000000" w:rsidRPr="00000000">
                    <w:rPr>
                      <w:b w:val="1"/>
                      <w:bCs w:val="1"/>
                      <w:rtl w:val="0"/>
                    </w:rPr>
                    <w:t xml:space="preserve">Ocean warming and acidification:</w:t>
                  </w:r>
                  <w:r w:rsidDel="00000000" w:rsidR="00000000" w:rsidRPr="00000000">
                    <w:rPr>
                      <w:rtl w:val="0"/>
                    </w:rPr>
                    <w:t xml:space="preserve"> marine ecosystems and fisheries are threatened.</w:t>
                  </w:r>
                </w:p>
                <w:p w:rsidR="00000000" w:rsidDel="00000000" w:rsidP="00000000" w:rsidRDefault="00000000" w:rsidRPr="00000000" w14:paraId="000000D0">
                  <w:pPr>
                    <w:numPr>
                      <w:ilvl w:val="0"/>
                      <w:numId w:val="114"/>
                    </w:numPr>
                    <w:spacing w:after="0" w:afterAutospacing="0" w:before="0" w:beforeAutospacing="0" w:lineRule="auto"/>
                    <w:ind w:left="720" w:hanging="360"/>
                  </w:pPr>
                  <w:r w:rsidDel="00000000" w:rsidR="00000000" w:rsidRPr="00000000">
                    <w:rPr>
                      <w:b w:val="1"/>
                      <w:bCs w:val="1"/>
                      <w:rtl w:val="0"/>
                    </w:rPr>
                    <w:t xml:space="preserve">Loss of biodiversity:</w:t>
                  </w:r>
                  <w:r w:rsidDel="00000000" w:rsidR="00000000" w:rsidRPr="00000000">
                    <w:rPr>
                      <w:rtl w:val="0"/>
                    </w:rPr>
                    <w:t xml:space="preserve"> species extinction disrupts ecosystems.</w:t>
                  </w:r>
                </w:p>
                <w:p w:rsidR="00000000" w:rsidDel="00000000" w:rsidP="00000000" w:rsidRDefault="00000000" w:rsidRPr="00000000" w14:paraId="000000D1">
                  <w:pPr>
                    <w:numPr>
                      <w:ilvl w:val="0"/>
                      <w:numId w:val="114"/>
                    </w:numPr>
                    <w:spacing w:after="0" w:afterAutospacing="0" w:before="0" w:beforeAutospacing="0" w:lineRule="auto"/>
                    <w:ind w:left="720" w:hanging="360"/>
                  </w:pPr>
                  <w:commentRangeStart w:id="37"/>
                  <w:commentRangeStart w:id="38"/>
                  <w:r w:rsidDel="00000000" w:rsidR="00000000" w:rsidRPr="00000000">
                    <w:rPr>
                      <w:b w:val="1"/>
                      <w:bCs w:val="1"/>
                      <w:rtl w:val="0"/>
                    </w:rPr>
                    <w:t xml:space="preserve">Economic disruption:</w:t>
                  </w:r>
                  <w:commentRangeEnd w:id="37"/>
                  <w:r w:rsidDel="00000000" w:rsidR="00000000" w:rsidRPr="00000000">
                    <w:commentReference w:id="37"/>
                  </w:r>
                  <w:commentRangeEnd w:id="38"/>
                  <w:r w:rsidDel="00000000" w:rsidR="00000000" w:rsidRPr="00000000">
                    <w:commentReference w:id="38"/>
                  </w:r>
                  <w:r w:rsidDel="00000000" w:rsidR="00000000" w:rsidRPr="00000000">
                    <w:rPr>
                      <w:rtl w:val="0"/>
                    </w:rPr>
                    <w:t xml:space="preserve"> disasters strain economies, reduce productivity, and increase costs.</w:t>
                  </w:r>
                </w:p>
                <w:p w:rsidR="00000000" w:rsidDel="00000000" w:rsidP="00000000" w:rsidRDefault="00000000" w:rsidRPr="00000000" w14:paraId="000000D2">
                  <w:pPr>
                    <w:numPr>
                      <w:ilvl w:val="0"/>
                      <w:numId w:val="114"/>
                    </w:numPr>
                    <w:spacing w:after="0" w:afterAutospacing="0" w:before="0" w:beforeAutospacing="0" w:lineRule="auto"/>
                    <w:ind w:left="720" w:hanging="360"/>
                  </w:pPr>
                  <w:r w:rsidDel="00000000" w:rsidR="00000000" w:rsidRPr="00000000">
                    <w:rPr>
                      <w:b w:val="1"/>
                      <w:bCs w:val="1"/>
                      <w:rtl w:val="0"/>
                    </w:rPr>
                    <w:t xml:space="preserve">Human health risks:</w:t>
                  </w:r>
                  <w:r w:rsidDel="00000000" w:rsidR="00000000" w:rsidRPr="00000000">
                    <w:rPr>
                      <w:rtl w:val="0"/>
                    </w:rPr>
                    <w:t xml:space="preserve"> heat stress, respiratory illness, and mental health problems increase.</w:t>
                    <w:br w:type="textWrapping"/>
                  </w:r>
                  <w:commentRangeStart w:id="39"/>
                  <w:r w:rsidDel="00000000" w:rsidR="00000000" w:rsidRPr="00000000">
                    <w:rPr>
                      <w:b w:val="1"/>
                      <w:bCs w:val="1"/>
                      <w:rtl w:val="0"/>
                    </w:rPr>
                    <w:t xml:space="preserve">Displacement </w:t>
                  </w:r>
                  <w:commentRangeEnd w:id="39"/>
                  <w:r w:rsidDel="00000000" w:rsidR="00000000" w:rsidRPr="00000000">
                    <w:commentReference w:id="39"/>
                  </w:r>
                  <w:r w:rsidDel="00000000" w:rsidR="00000000" w:rsidRPr="00000000">
                    <w:rPr>
                      <w:b w:val="1"/>
                      <w:bCs w:val="1"/>
                      <w:rtl w:val="0"/>
                    </w:rPr>
                    <w:t xml:space="preserve">and migration: </w:t>
                  </w:r>
                  <w:r w:rsidDel="00000000" w:rsidR="00000000" w:rsidRPr="00000000">
                    <w:rPr>
                      <w:rtl w:val="0"/>
                    </w:rPr>
                    <w:t xml:space="preserve">disasters and rising seas force relocation, creating climate refugees.</w:t>
                  </w:r>
                </w:p>
                <w:p w:rsidR="00000000" w:rsidDel="00000000" w:rsidP="00000000" w:rsidRDefault="00000000" w:rsidRPr="00000000" w14:paraId="000000D3">
                  <w:pPr>
                    <w:numPr>
                      <w:ilvl w:val="0"/>
                      <w:numId w:val="114"/>
                    </w:numPr>
                    <w:spacing w:after="0" w:afterAutospacing="0" w:before="0" w:beforeAutospacing="0" w:lineRule="auto"/>
                    <w:ind w:left="720" w:hanging="360"/>
                  </w:pPr>
                  <w:r w:rsidDel="00000000" w:rsidR="00000000" w:rsidRPr="00000000">
                    <w:rPr>
                      <w:b w:val="1"/>
                      <w:bCs w:val="1"/>
                      <w:rtl w:val="0"/>
                    </w:rPr>
                    <w:t xml:space="preserve">National security threats: </w:t>
                  </w:r>
                  <w:r w:rsidDel="00000000" w:rsidR="00000000" w:rsidRPr="00000000">
                    <w:rPr>
                      <w:rtl w:val="0"/>
                    </w:rPr>
                    <w:t xml:space="preserve">resource scarcity and displacement contribute to conflicts.</w:t>
                  </w:r>
                </w:p>
                <w:p w:rsidR="00000000" w:rsidDel="00000000" w:rsidP="00000000" w:rsidRDefault="00000000" w:rsidRPr="00000000" w14:paraId="000000D4">
                  <w:pPr>
                    <w:numPr>
                      <w:ilvl w:val="0"/>
                      <w:numId w:val="114"/>
                    </w:numPr>
                    <w:spacing w:after="0" w:afterAutospacing="0" w:before="0" w:beforeAutospacing="0" w:lineRule="auto"/>
                    <w:ind w:left="720" w:hanging="360"/>
                  </w:pPr>
                  <w:r w:rsidDel="00000000" w:rsidR="00000000" w:rsidRPr="00000000">
                    <w:rPr>
                      <w:b w:val="1"/>
                      <w:bCs w:val="1"/>
                      <w:rtl w:val="0"/>
                    </w:rPr>
                    <w:t xml:space="preserve">Infrastructure damage: </w:t>
                  </w:r>
                  <w:r w:rsidDel="00000000" w:rsidR="00000000" w:rsidRPr="00000000">
                    <w:rPr>
                      <w:rtl w:val="0"/>
                    </w:rPr>
                    <w:t xml:space="preserve">roads, bridges, and utilities are impacted by extreme weather.</w:t>
                  </w:r>
                </w:p>
                <w:p w:rsidR="00000000" w:rsidDel="00000000" w:rsidP="00000000" w:rsidRDefault="00000000" w:rsidRPr="00000000" w14:paraId="000000D5">
                  <w:pPr>
                    <w:numPr>
                      <w:ilvl w:val="0"/>
                      <w:numId w:val="114"/>
                    </w:numPr>
                    <w:spacing w:after="0" w:afterAutospacing="0" w:before="0" w:beforeAutospacing="0" w:lineRule="auto"/>
                    <w:ind w:left="720" w:hanging="360"/>
                    <w:rPr>
                      <w:ins w:author="SteveW" w:id="44" w:date="2025-12-16T09:49:48Z"/>
                    </w:rPr>
                  </w:pPr>
                  <w:r w:rsidDel="00000000" w:rsidR="00000000" w:rsidRPr="00000000">
                    <w:rPr>
                      <w:b w:val="1"/>
                      <w:bCs w:val="1"/>
                      <w:rtl w:val="0"/>
                    </w:rPr>
                    <w:t xml:space="preserve">Forest degradation:</w:t>
                  </w:r>
                  <w:r w:rsidDel="00000000" w:rsidR="00000000" w:rsidRPr="00000000">
                    <w:rPr>
                      <w:rtl w:val="0"/>
                    </w:rPr>
                    <w:t xml:space="preserve"> wildfires and droughts damage forests, air quality, and biodiversity.</w:t>
                  </w:r>
                  <w:ins w:author="SteveW" w:id="44" w:date="2025-12-16T09:49:48Z">
                    <w:commentRangeStart w:id="40"/>
                    <w:r w:rsidDel="00000000" w:rsidR="00000000" w:rsidRPr="00000000">
                      <w:rPr>
                        <w:rtl w:val="0"/>
                      </w:rPr>
                    </w:r>
                  </w:ins>
                </w:p>
                <w:p w:rsidR="00000000" w:rsidDel="00000000" w:rsidP="00000000" w:rsidRDefault="00000000" w:rsidRPr="00000000" w14:paraId="000000D6">
                  <w:pPr>
                    <w:numPr>
                      <w:ilvl w:val="0"/>
                      <w:numId w:val="114"/>
                    </w:numPr>
                    <w:spacing w:after="240" w:before="0" w:beforeAutospacing="0" w:lineRule="auto"/>
                    <w:ind w:left="720" w:hanging="360"/>
                  </w:pPr>
                  <w:ins w:author="SteveW" w:id="44" w:date="2025-12-16T09:49:48Z">
                    <w:r w:rsidDel="00000000" w:rsidR="00000000" w:rsidRPr="00000000">
                      <w:rPr>
                        <w:rtl w:val="0"/>
                      </w:rPr>
                      <w:t xml:space="preserve">Complete societal collapse…</w:t>
                    </w:r>
                  </w:ins>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color w:val="f4cccc"/>
                      <w:shd w:fill="990000" w:val="clear"/>
                      <w:rtl w:val="0"/>
                    </w:rPr>
                    <w:t xml:space="preserve">[END FLIP CARDS]</w:t>
                  </w:r>
                  <w:r w:rsidDel="00000000" w:rsidR="00000000" w:rsidRPr="00000000">
                    <w:rPr>
                      <w:rtl w:val="0"/>
                    </w:rPr>
                  </w:r>
                </w:p>
              </w:tc>
            </w:tr>
          </w:tbl>
          <w:p w:rsidR="00000000" w:rsidDel="00000000" w:rsidP="00000000" w:rsidRDefault="00000000" w:rsidRPr="00000000" w14:paraId="000000D8">
            <w:pPr>
              <w:spacing w:after="240" w:before="240" w:lineRule="auto"/>
              <w:rPr/>
            </w:pPr>
            <w:r w:rsidDel="00000000" w:rsidR="00000000" w:rsidRPr="00000000">
              <w:rPr>
                <w:rtl w:val="0"/>
              </w:rPr>
            </w:r>
          </w:p>
          <w:tbl>
            <w:tblPr>
              <w:tblStyle w:val="Table9"/>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e06666" w:val="clear"/>
                </w:tcPr>
                <w:p w:rsidR="00000000" w:rsidDel="00000000" w:rsidP="00000000" w:rsidRDefault="00000000" w:rsidRPr="00000000" w14:paraId="000000D9">
                  <w:pPr>
                    <w:pStyle w:val="Heading2"/>
                    <w:spacing w:after="240" w:before="240" w:lineRule="auto"/>
                    <w:rPr/>
                  </w:pPr>
                  <w:bookmarkStart w:colFirst="0" w:colLast="0" w:name="_453h8do7n7p9" w:id="31"/>
                  <w:bookmarkEnd w:id="31"/>
                  <w:commentRangeStart w:id="41"/>
                  <w:r w:rsidDel="00000000" w:rsidR="00000000" w:rsidRPr="00000000">
                    <w:rPr>
                      <w:rtl w:val="0"/>
                    </w:rPr>
                    <w:t xml:space="preserve">Learn More</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Another way of representing and measuring the impacts of human activities on the Earth and its systems are through a </w:t>
                  </w:r>
                  <w:ins w:author="Kelly Guilbeau" w:id="45" w:date="2025-12-02T14:33:27Z">
                    <w:r w:rsidDel="00000000" w:rsidR="00000000" w:rsidRPr="00000000">
                      <w:rPr>
                        <w:rtl w:val="0"/>
                      </w:rPr>
                      <w:t xml:space="preserve">framework</w:t>
                    </w:r>
                  </w:ins>
                  <w:del w:author="Kelly Guilbeau" w:id="45" w:date="2025-12-02T14:33:27Z">
                    <w:r w:rsidDel="00000000" w:rsidR="00000000" w:rsidRPr="00000000">
                      <w:rPr>
                        <w:rtl w:val="0"/>
                      </w:rPr>
                      <w:delText xml:space="preserve">system</w:delText>
                    </w:r>
                  </w:del>
                  <w:r w:rsidDel="00000000" w:rsidR="00000000" w:rsidRPr="00000000">
                    <w:rPr>
                      <w:rtl w:val="0"/>
                    </w:rPr>
                    <w:t xml:space="preserve"> called planetary boundaries. These boundaries are like Earth’s safety limits and quantitatively measure indicators such as CO</w:t>
                  </w:r>
                  <w:r w:rsidDel="00000000" w:rsidR="00000000" w:rsidRPr="00000000">
                    <w:rPr>
                      <w:vertAlign w:val="subscript"/>
                      <w:rtl w:val="0"/>
                    </w:rPr>
                    <w:t xml:space="preserve">2</w:t>
                  </w:r>
                  <w:r w:rsidDel="00000000" w:rsidR="00000000" w:rsidRPr="00000000">
                    <w:rPr>
                      <w:rtl w:val="0"/>
                    </w:rPr>
                    <w:t xml:space="preserve"> in the atmosphere or the level of ocean acidification. </w:t>
                  </w:r>
                  <w:commentRangeStart w:id="42"/>
                  <w:commentRangeStart w:id="43"/>
                  <w:hyperlink r:id="rId18">
                    <w:r w:rsidDel="00000000" w:rsidR="00000000" w:rsidRPr="00000000">
                      <w:rPr>
                        <w:color w:val="1155cc"/>
                        <w:u w:val="single"/>
                        <w:rtl w:val="0"/>
                      </w:rPr>
                      <w:t xml:space="preserve">Click here</w:t>
                    </w:r>
                  </w:hyperlink>
                  <w:r w:rsidDel="00000000" w:rsidR="00000000" w:rsidRPr="00000000">
                    <w:rPr>
                      <w:rtl w:val="0"/>
                    </w:rPr>
                    <w:t xml:space="preserve"> </w:t>
                  </w:r>
                  <w:commentRangeEnd w:id="42"/>
                  <w:r w:rsidDel="00000000" w:rsidR="00000000" w:rsidRPr="00000000">
                    <w:commentReference w:id="42"/>
                  </w:r>
                  <w:commentRangeEnd w:id="43"/>
                  <w:r w:rsidDel="00000000" w:rsidR="00000000" w:rsidRPr="00000000">
                    <w:commentReference w:id="43"/>
                  </w:r>
                  <w:r w:rsidDel="00000000" w:rsidR="00000000" w:rsidRPr="00000000">
                    <w:rPr>
                      <w:rtl w:val="0"/>
                    </w:rPr>
                    <w:t xml:space="preserve">to view the </w:t>
                  </w:r>
                  <w:r w:rsidDel="00000000" w:rsidR="00000000" w:rsidRPr="00000000">
                    <w:rPr>
                      <w:b w:val="1"/>
                      <w:bCs w:val="1"/>
                      <w:rtl w:val="0"/>
                    </w:rPr>
                    <w:t xml:space="preserve">Stockholm Resilience Centre </w:t>
                  </w:r>
                  <w:r w:rsidDel="00000000" w:rsidR="00000000" w:rsidRPr="00000000">
                    <w:rPr>
                      <w:rtl w:val="0"/>
                    </w:rPr>
                    <w:t xml:space="preserve">page and to learn more about these boundaries and what they mean. </w:t>
                  </w:r>
                </w:p>
                <w:p w:rsidR="00000000" w:rsidDel="00000000" w:rsidP="00000000" w:rsidRDefault="00000000" w:rsidRPr="00000000" w14:paraId="000000DB">
                  <w:pPr>
                    <w:widowControl w:val="0"/>
                    <w:spacing w:line="240" w:lineRule="auto"/>
                    <w:rPr/>
                  </w:pPr>
                  <w:r w:rsidDel="00000000" w:rsidR="00000000" w:rsidRPr="00000000">
                    <w:rPr>
                      <w:rtl w:val="0"/>
                    </w:rPr>
                  </w:r>
                </w:p>
              </w:tc>
            </w:tr>
          </w:tbl>
          <w:p w:rsidR="00000000" w:rsidDel="00000000" w:rsidP="00000000" w:rsidRDefault="00000000" w:rsidRPr="00000000" w14:paraId="000000DC">
            <w:pPr>
              <w:pStyle w:val="Heading2"/>
              <w:spacing w:after="240" w:before="240" w:lineRule="auto"/>
              <w:rPr/>
            </w:pPr>
            <w:bookmarkStart w:colFirst="0" w:colLast="0" w:name="_15ytqh1vn9gt" w:id="32"/>
            <w:bookmarkEnd w:id="32"/>
            <w:r w:rsidDel="00000000" w:rsidR="00000000" w:rsidRPr="00000000">
              <w:rPr>
                <w:rtl w:val="0"/>
              </w:rPr>
              <w:t xml:space="preserve">Planetary Health and Climate Change </w:t>
            </w:r>
          </w:p>
          <w:p w:rsidR="00000000" w:rsidDel="00000000" w:rsidP="00000000" w:rsidRDefault="00000000" w:rsidRPr="00000000" w14:paraId="000000DD">
            <w:pPr>
              <w:spacing w:after="240" w:before="240" w:lineRule="auto"/>
              <w:rPr/>
            </w:pPr>
            <w:r w:rsidDel="00000000" w:rsidR="00000000" w:rsidRPr="00000000">
              <w:rPr>
                <w:rtl w:val="0"/>
              </w:rPr>
              <w:t xml:space="preserve">There are many fields and disciplines working together to better understand and respond to climate change ranging from earth sciences like climatology, natural sciences like ecology, and social/behavioural sciences like psychology. Planetary health is a framework that bridges these disciplines together.</w:t>
            </w:r>
          </w:p>
          <w:p w:rsidR="00000000" w:rsidDel="00000000" w:rsidP="00000000" w:rsidRDefault="00000000" w:rsidRPr="00000000" w14:paraId="000000DE">
            <w:pPr>
              <w:spacing w:after="240" w:before="240" w:lineRule="auto"/>
              <w:rPr>
                <w:ins w:author="Maya Gislason" w:id="47" w:date="2025-12-16T06:47:19Z"/>
              </w:rPr>
            </w:pPr>
            <w:r w:rsidDel="00000000" w:rsidR="00000000" w:rsidRPr="00000000">
              <w:rPr>
                <w:rtl w:val="0"/>
              </w:rPr>
              <w:t xml:space="preserve">It is both a hopeful emerging field and social movement that relates to climate change and how it is connected with the health of people and the planet. </w:t>
            </w:r>
            <w:ins w:author="Ashley Stoltz" w:id="46" w:date="2025-12-15T04:00:35Z">
              <w:r w:rsidDel="00000000" w:rsidR="00000000" w:rsidRPr="00000000">
                <w:rPr>
                  <w:rtl w:val="0"/>
                </w:rPr>
                <w:t xml:space="preserve">It emphasizes that human well-being is connected to the environment. When natural systems are compromised, it harms ecosystems and influences the building blocks of human health, including clean air, safe water, healthy food, and stable living conditions. </w:t>
              </w:r>
            </w:ins>
            <w:r w:rsidDel="00000000" w:rsidR="00000000" w:rsidRPr="00000000">
              <w:rPr>
                <w:rtl w:val="0"/>
              </w:rPr>
              <w:t xml:space="preserve">The aim of planetary health is to assess and respond to the way that human activity is influencing Earth systems, human health, and all living things.</w:t>
            </w:r>
            <w:ins w:author="Maya Gislason" w:id="47" w:date="2025-12-16T06:47:19Z">
              <w:r w:rsidDel="00000000" w:rsidR="00000000" w:rsidRPr="00000000">
                <w:rPr>
                  <w:rtl w:val="0"/>
                </w:rPr>
              </w:r>
            </w:ins>
          </w:p>
          <w:p w:rsidR="00000000" w:rsidDel="00000000" w:rsidP="00000000" w:rsidRDefault="00000000" w:rsidRPr="00000000" w14:paraId="000000DF">
            <w:pPr>
              <w:spacing w:after="240" w:before="240" w:lineRule="auto"/>
              <w:rPr>
                <w:del w:author="Maya Gislason" w:id="47" w:date="2025-12-16T06:47:19Z"/>
              </w:rPr>
            </w:pPr>
            <w:ins w:author="Maya Gislason" w:id="47" w:date="2025-12-16T06:47:19Z">
              <w:r w:rsidDel="00000000" w:rsidR="00000000" w:rsidRPr="00000000">
                <w:rPr>
                  <w:rtl w:val="0"/>
                </w:rPr>
                <w:t xml:space="preserve">Planetary Health seeks to protect health by ensuring that the Earth System remains within a safe operating space for life on Earth. The planetary boundaries framework is essentially a global health check that divides the Earth system into 9 critical boundaries that we need to maintain in order to ensure our planet remains a stable and safe home for humanity. Climate change is one boundary which interacts with the other boundaries being measured including: Changes in biosphere integrity (biodiversity loss and species extinction); Stratospheric ozone depletion; Ocean acidification; Biogeochemical flows (phosphorus and nitrogen cycles); Land-system change (for example deforestation); Freshwater use; Atmospheric aerosol loading (microscopic particles in the atmosphere that affect climate and living organisms); and, the introduction of novel entities. We are currently exceeding several of these boundaries, highlighting the urgent need for collective action to bring human activities back within the safe zone. </w:t>
              </w:r>
              <w:del w:author="Maya Gislason" w:id="47" w:date="2025-12-16T06:47:19Z">
                <w:r w:rsidDel="00000000" w:rsidR="00000000" w:rsidRPr="00000000">
                  <w:rPr>
                    <w:rtl w:val="0"/>
                  </w:rPr>
                  <w:delText xml:space="preserve">Climate change </w:delText>
                </w:r>
              </w:del>
            </w:ins>
            <w:del w:author="Maya Gislason" w:id="47" w:date="2025-12-16T06:47:19Z">
              <w:r w:rsidDel="00000000" w:rsidR="00000000" w:rsidRPr="00000000">
                <w:rPr>
                  <w:rtl w:val="0"/>
                </w:rPr>
              </w:r>
            </w:del>
          </w:p>
          <w:p w:rsidR="00000000" w:rsidDel="00000000" w:rsidP="00000000" w:rsidRDefault="00000000" w:rsidRPr="00000000" w14:paraId="000000E0">
            <w:pPr>
              <w:spacing w:after="240" w:before="240" w:lineRule="auto"/>
              <w:rPr/>
            </w:pPr>
            <w:del w:author="Ashley Stoltz" w:id="48" w:date="2025-12-15T04:00:32Z">
              <w:r w:rsidDel="00000000" w:rsidR="00000000" w:rsidRPr="00000000">
                <w:rPr>
                  <w:rtl w:val="0"/>
                </w:rPr>
                <w:delText xml:space="preserve">It emphasizes that human well-being is connected to the environment. When natural systems are compromised, it harms ecosystems and infl</w:delText>
              </w:r>
              <w:r w:rsidDel="00000000" w:rsidR="00000000" w:rsidRPr="00000000">
                <w:rPr>
                  <w:rtl w:val="0"/>
                </w:rPr>
                <w:delText xml:space="preserve"> </w:delText>
              </w:r>
              <w:r w:rsidDel="00000000" w:rsidR="00000000" w:rsidRPr="00000000">
                <w:rPr>
                  <w:rtl w:val="0"/>
                </w:rPr>
                <w:delText xml:space="preserve">uences the building blocks of human health, including clean air, safe water, healthy food, and stable living conditions.</w:delText>
              </w:r>
            </w:del>
            <w:r w:rsidDel="00000000" w:rsidR="00000000" w:rsidRPr="00000000">
              <w:rPr>
                <w:rtl w:val="0"/>
              </w:rPr>
            </w:r>
          </w:p>
          <w:p w:rsidR="00000000" w:rsidDel="00000000" w:rsidP="00000000" w:rsidRDefault="00000000" w:rsidRPr="00000000" w14:paraId="000000E1">
            <w:pPr>
              <w:spacing w:after="240" w:before="240" w:line="301.09090909090907" w:lineRule="auto"/>
              <w:rPr/>
            </w:pPr>
            <w:r w:rsidDel="00000000" w:rsidR="00000000" w:rsidRPr="00000000">
              <w:rPr>
                <w:rtl w:val="0"/>
              </w:rPr>
              <w:t xml:space="preserve">Understanding planetary health helps us see how environmental changes directly affect physical, mental, and emotional well-being. It also frames a holistic view of climate change as not only an environmental </w:t>
            </w:r>
            <w:commentRangeStart w:id="44"/>
            <w:r w:rsidDel="00000000" w:rsidR="00000000" w:rsidRPr="00000000">
              <w:rPr>
                <w:rtl w:val="0"/>
              </w:rPr>
              <w:t xml:space="preserve">issue.</w:t>
            </w:r>
            <w:commentRangeEnd w:id="44"/>
            <w:r w:rsidDel="00000000" w:rsidR="00000000" w:rsidRPr="00000000">
              <w:commentReference w:id="44"/>
            </w:r>
            <w:r w:rsidDel="00000000" w:rsidR="00000000" w:rsidRPr="00000000">
              <w:rPr>
                <w:rtl w:val="0"/>
              </w:rPr>
            </w:r>
          </w:p>
          <w:tbl>
            <w:tblPr>
              <w:tblStyle w:val="Table10"/>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e06666" w:val="clear"/>
                </w:tcPr>
                <w:p w:rsidR="00000000" w:rsidDel="00000000" w:rsidP="00000000" w:rsidRDefault="00000000" w:rsidRPr="00000000" w14:paraId="000000E2">
                  <w:pPr>
                    <w:pStyle w:val="Heading2"/>
                    <w:spacing w:after="240" w:before="240" w:line="301.09090909090907" w:lineRule="auto"/>
                    <w:rPr/>
                  </w:pPr>
                  <w:bookmarkStart w:colFirst="0" w:colLast="0" w:name="_nzmngawb37vy" w:id="33"/>
                  <w:bookmarkEnd w:id="33"/>
                  <w:r w:rsidDel="00000000" w:rsidR="00000000" w:rsidRPr="00000000">
                    <w:rPr>
                      <w:rtl w:val="0"/>
                    </w:rPr>
                    <w:t xml:space="preserve">Learn More </w:t>
                  </w:r>
                </w:p>
                <w:p w:rsidR="00000000" w:rsidDel="00000000" w:rsidP="00000000" w:rsidRDefault="00000000" w:rsidRPr="00000000" w14:paraId="000000E3">
                  <w:pPr>
                    <w:spacing w:after="240" w:before="240" w:line="301.09090909090907" w:lineRule="auto"/>
                    <w:rPr>
                      <w:i w:val="1"/>
                      <w:iCs w:val="1"/>
                    </w:rPr>
                  </w:pPr>
                  <w:hyperlink r:id="rId19">
                    <w:r w:rsidDel="00000000" w:rsidR="00000000" w:rsidRPr="00000000">
                      <w:rPr>
                        <w:color w:val="1155cc"/>
                        <w:u w:val="single"/>
                        <w:rtl w:val="0"/>
                      </w:rPr>
                      <w:t xml:space="preserve">Click here</w:t>
                    </w:r>
                  </w:hyperlink>
                  <w:r w:rsidDel="00000000" w:rsidR="00000000" w:rsidRPr="00000000">
                    <w:rPr>
                      <w:rtl w:val="0"/>
                    </w:rPr>
                    <w:t xml:space="preserve"> to learn more about </w:t>
                  </w:r>
                  <w:r w:rsidDel="00000000" w:rsidR="00000000" w:rsidRPr="00000000">
                    <w:rPr>
                      <w:b w:val="1"/>
                      <w:bCs w:val="1"/>
                      <w:rtl w:val="0"/>
                    </w:rPr>
                    <w:t xml:space="preserve">The Planetary Health Alliance</w:t>
                  </w:r>
                  <w:r w:rsidDel="00000000" w:rsidR="00000000" w:rsidRPr="00000000">
                    <w:rPr>
                      <w:rtl w:val="0"/>
                    </w:rPr>
                    <w:t xml:space="preserve"> - </w:t>
                  </w:r>
                  <w:r w:rsidDel="00000000" w:rsidR="00000000" w:rsidRPr="00000000">
                    <w:rPr>
                      <w:i w:val="1"/>
                      <w:iCs w:val="1"/>
                      <w:rtl w:val="0"/>
                    </w:rPr>
                    <w:t xml:space="preserve">a growing consortium of hundreds of universities, non-governmental organizations, research institutes, and government entities from 80+ countries around the world committed to understanding and addressing the </w:t>
                  </w:r>
                  <w:hyperlink r:id="rId20">
                    <w:r w:rsidDel="00000000" w:rsidR="00000000" w:rsidRPr="00000000">
                      <w:rPr>
                        <w:i w:val="1"/>
                        <w:iCs w:val="1"/>
                        <w:rtl w:val="0"/>
                      </w:rPr>
                      <w:t xml:space="preserve">impacts of global environmental change on human health and well-being.</w:t>
                    </w:r>
                  </w:hyperlink>
                  <w:r w:rsidDel="00000000" w:rsidR="00000000" w:rsidRPr="00000000">
                    <w:rPr>
                      <w:rtl w:val="0"/>
                    </w:rPr>
                  </w:r>
                </w:p>
                <w:p w:rsidR="00000000" w:rsidDel="00000000" w:rsidP="00000000" w:rsidRDefault="00000000" w:rsidRPr="00000000" w14:paraId="000000E4">
                  <w:pPr>
                    <w:spacing w:after="240" w:before="240" w:line="301.09090909090907" w:lineRule="auto"/>
                    <w:rPr/>
                  </w:pPr>
                  <w:hyperlink r:id="rId21">
                    <w:r w:rsidDel="00000000" w:rsidR="00000000" w:rsidRPr="00000000">
                      <w:rPr>
                        <w:color w:val="1155cc"/>
                        <w:u w:val="single"/>
                        <w:rtl w:val="0"/>
                      </w:rPr>
                      <w:t xml:space="preserve">Click here</w:t>
                    </w:r>
                  </w:hyperlink>
                  <w:r w:rsidDel="00000000" w:rsidR="00000000" w:rsidRPr="00000000">
                    <w:rPr>
                      <w:rtl w:val="0"/>
                    </w:rPr>
                    <w:t xml:space="preserve"> to see </w:t>
                  </w:r>
                  <w:r w:rsidDel="00000000" w:rsidR="00000000" w:rsidRPr="00000000">
                    <w:rPr>
                      <w:b w:val="1"/>
                      <w:bCs w:val="1"/>
                      <w:rtl w:val="0"/>
                    </w:rPr>
                    <w:t xml:space="preserve">Fraser Health’s Planetary Health Strategy</w:t>
                  </w:r>
                  <w:r w:rsidDel="00000000" w:rsidR="00000000" w:rsidRPr="00000000">
                    <w:rPr>
                      <w:rtl w:val="0"/>
                    </w:rPr>
                    <w:t xml:space="preserve"> and learn how Planetary Health is being put into action in B.C.</w:t>
                  </w:r>
                </w:p>
              </w:tc>
            </w:tr>
          </w:tbl>
          <w:p w:rsidR="00000000" w:rsidDel="00000000" w:rsidP="00000000" w:rsidRDefault="00000000" w:rsidRPr="00000000" w14:paraId="000000E5">
            <w:pPr>
              <w:spacing w:after="240" w:before="240" w:line="301.09090909090907"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00E6">
            <w:pPr>
              <w:widowControl w:val="0"/>
              <w:spacing w:line="240" w:lineRule="auto"/>
              <w:rPr>
                <w:b w:val="1"/>
                <w:bCs w:val="1"/>
              </w:rPr>
            </w:pPr>
            <w:r w:rsidDel="00000000" w:rsidR="00000000" w:rsidRPr="00000000">
              <w:rPr>
                <w:b w:val="1"/>
                <w:bCs w:val="1"/>
                <w:rtl w:val="0"/>
              </w:rPr>
              <w:t xml:space="preserve">Indigenous Perspectives</w:t>
            </w:r>
          </w:p>
        </w:tc>
        <w:tc>
          <w:tcPr>
            <w:shd w:fill="d9d2e9" w:val="clear"/>
          </w:tcPr>
          <w:p w:rsidR="00000000" w:rsidDel="00000000" w:rsidP="00000000" w:rsidRDefault="00000000" w:rsidRPr="00000000" w14:paraId="000000E7">
            <w:pPr>
              <w:spacing w:after="240" w:before="240" w:lineRule="auto"/>
              <w:rPr/>
            </w:pPr>
            <w:r w:rsidDel="00000000" w:rsidR="00000000" w:rsidRPr="00000000">
              <w:rPr>
                <w:rtl w:val="0"/>
              </w:rPr>
              <w:t xml:space="preserve">As you learn about the far-reaching environmental and health impacts of climate change, Indigenous </w:t>
            </w:r>
            <w:del w:author="Mike Marchand" w:id="49" w:date="2025-11-25T18:51:41Z">
              <w:r w:rsidDel="00000000" w:rsidR="00000000" w:rsidRPr="00000000">
                <w:rPr>
                  <w:rtl w:val="0"/>
                </w:rPr>
                <w:delText xml:space="preserve">knowledge systems </w:delText>
              </w:r>
            </w:del>
            <w:ins w:author="Mike Marchand" w:id="49" w:date="2025-11-25T18:51:41Z">
              <w:r w:rsidDel="00000000" w:rsidR="00000000" w:rsidRPr="00000000">
                <w:rPr>
                  <w:rtl w:val="0"/>
                </w:rPr>
                <w:t xml:space="preserve"> ways of knowing </w:t>
              </w:r>
            </w:ins>
            <w:r w:rsidDel="00000000" w:rsidR="00000000" w:rsidRPr="00000000">
              <w:rPr>
                <w:rtl w:val="0"/>
              </w:rPr>
              <w:t xml:space="preserve">offer</w:t>
            </w:r>
            <w:ins w:author="Mike Marchand" w:id="50" w:date="2025-11-25T18:51:54Z">
              <w:r w:rsidDel="00000000" w:rsidR="00000000" w:rsidRPr="00000000">
                <w:rPr>
                  <w:rtl w:val="0"/>
                </w:rPr>
                <w:t xml:space="preserve"> </w:t>
              </w:r>
            </w:ins>
            <w:del w:author="Mike Marchand" w:id="50" w:date="2025-11-25T18:51:54Z">
              <w:r w:rsidDel="00000000" w:rsidR="00000000" w:rsidRPr="00000000">
                <w:rPr>
                  <w:rtl w:val="0"/>
                </w:rPr>
                <w:delText xml:space="preserve"> an</w:delText>
              </w:r>
            </w:del>
            <w:r w:rsidDel="00000000" w:rsidR="00000000" w:rsidRPr="00000000">
              <w:rPr>
                <w:rtl w:val="0"/>
              </w:rPr>
              <w:t xml:space="preserve">other way</w:t>
            </w:r>
            <w:ins w:author="Mike Marchand" w:id="51" w:date="2025-11-25T18:51:58Z">
              <w:r w:rsidDel="00000000" w:rsidR="00000000" w:rsidRPr="00000000">
                <w:rPr>
                  <w:rtl w:val="0"/>
                </w:rPr>
                <w:t xml:space="preserve">s</w:t>
              </w:r>
            </w:ins>
            <w:r w:rsidDel="00000000" w:rsidR="00000000" w:rsidRPr="00000000">
              <w:rPr>
                <w:rtl w:val="0"/>
              </w:rPr>
              <w:t xml:space="preserve"> to understand what is unfolding: a breakdown in relationships. From many Indigenous perspectives, climate change is not only a scientific or ecological crisis, but also a reflection of disrupted relationships between humans and </w:t>
            </w:r>
            <w:ins w:author="Mike Marchand" w:id="52" w:date="2025-11-25T18:53:10Z">
              <w:r w:rsidDel="00000000" w:rsidR="00000000" w:rsidRPr="00000000">
                <w:rPr>
                  <w:rtl w:val="0"/>
                </w:rPr>
                <w:t xml:space="preserve">in tur</w:t>
              </w:r>
              <w:del w:author="Canadian Coalition Seniors Mental Health" w:id="53" w:date="2025-11-25T19:04:23Z">
                <w:r w:rsidDel="00000000" w:rsidR="00000000" w:rsidRPr="00000000">
                  <w:rPr>
                    <w:rtl w:val="0"/>
                  </w:rPr>
                  <w:delText xml:space="preserve">m</w:delText>
                </w:r>
              </w:del>
            </w:ins>
            <w:ins w:author="Canadian Coalition Seniors Mental Health" w:id="53" w:date="2025-11-25T19:04:23Z">
              <w:r w:rsidDel="00000000" w:rsidR="00000000" w:rsidRPr="00000000">
                <w:rPr>
                  <w:rtl w:val="0"/>
                </w:rPr>
                <w:t xml:space="preserve">n</w:t>
              </w:r>
            </w:ins>
            <w:ins w:author="Mike Marchand" w:id="52" w:date="2025-11-25T18:53:10Z">
              <w:r w:rsidDel="00000000" w:rsidR="00000000" w:rsidRPr="00000000">
                <w:rPr>
                  <w:rtl w:val="0"/>
                </w:rPr>
                <w:t xml:space="preserve"> </w:t>
              </w:r>
            </w:ins>
            <w:r w:rsidDel="00000000" w:rsidR="00000000" w:rsidRPr="00000000">
              <w:rPr>
                <w:rtl w:val="0"/>
              </w:rPr>
              <w:t xml:space="preserve">the</w:t>
            </w:r>
            <w:ins w:author="Mike Marchand" w:id="54" w:date="2025-11-25T18:53:14Z">
              <w:r w:rsidDel="00000000" w:rsidR="00000000" w:rsidRPr="00000000">
                <w:rPr>
                  <w:rtl w:val="0"/>
                </w:rPr>
                <w:t xml:space="preserve">ir relationships with the</w:t>
              </w:r>
            </w:ins>
            <w:r w:rsidDel="00000000" w:rsidR="00000000" w:rsidRPr="00000000">
              <w:rPr>
                <w:rtl w:val="0"/>
              </w:rPr>
              <w:t xml:space="preserve"> land</w:t>
            </w:r>
            <w:ins w:author="Mike Marchand" w:id="55" w:date="2025-11-25T18:53:28Z">
              <w:r w:rsidDel="00000000" w:rsidR="00000000" w:rsidRPr="00000000">
                <w:rPr>
                  <w:rtl w:val="0"/>
                </w:rPr>
                <w:t xml:space="preserve"> and non-human relations</w:t>
              </w:r>
            </w:ins>
            <w:r w:rsidDel="00000000" w:rsidR="00000000" w:rsidRPr="00000000">
              <w:rPr>
                <w:rtl w:val="0"/>
              </w:rPr>
              <w:t xml:space="preserve">. It represents a profound imbalance in our responsibilities to the natural world. Where Western frameworks may focus on emissions and temperatures, Indigenous teachings often speak to the spiritual, ethical, and relational consequences of living out of harmony with Creation. The call to address climate change, from this view, is also a call to renew our relationships with land, with each other, and with future generations. This relational lens helps expand your understanding of climate health as inseparable from social and emotional wellbeing.</w:t>
            </w:r>
            <w:ins w:author="Maya Gislason" w:id="56" w:date="2025-12-16T06:57:06Z">
              <w:r w:rsidDel="00000000" w:rsidR="00000000" w:rsidRPr="00000000">
                <w:rPr>
                  <w:rtl w:val="0"/>
                </w:rPr>
                <w:t xml:space="preserve"> To learn more about the Indigenous Determinants of Planetary Health explore this important work by </w:t>
              </w:r>
              <w:commentRangeStart w:id="45"/>
              <w:r w:rsidDel="00000000" w:rsidR="00000000" w:rsidRPr="00000000">
                <w:rPr>
                  <w:rtl w:val="0"/>
                </w:rPr>
                <w:t xml:space="preserve">Nicole Redvers</w:t>
              </w:r>
              <w:commentRangeEnd w:id="45"/>
              <w:r w:rsidDel="00000000" w:rsidR="00000000" w:rsidRPr="00000000">
                <w:commentReference w:id="45"/>
              </w:r>
              <w:r w:rsidDel="00000000" w:rsidR="00000000" w:rsidRPr="00000000">
                <w:rPr>
                  <w:rtl w:val="0"/>
                </w:rPr>
                <w:t xml:space="preserve">.</w:t>
              </w:r>
            </w:ins>
            <w:commentRangeStart w:id="46"/>
            <w:commentRangeStart w:id="47"/>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00E8">
            <w:pPr>
              <w:widowControl w:val="0"/>
              <w:spacing w:line="240" w:lineRule="auto"/>
              <w:rPr>
                <w:b w:val="1"/>
                <w:bCs w:val="1"/>
              </w:rPr>
            </w:pPr>
            <w:commentRangeEnd w:id="46"/>
            <w:r w:rsidDel="00000000" w:rsidR="00000000" w:rsidRPr="00000000">
              <w:commentReference w:id="46"/>
            </w:r>
            <w:commentRangeEnd w:id="47"/>
            <w:r w:rsidDel="00000000" w:rsidR="00000000" w:rsidRPr="00000000">
              <w:commentReference w:id="47"/>
            </w:r>
            <w:commentRangeStart w:id="48"/>
            <w:r w:rsidDel="00000000" w:rsidR="00000000" w:rsidRPr="00000000">
              <w:rPr>
                <w:b w:val="1"/>
                <w:bCs w:val="1"/>
                <w:rtl w:val="0"/>
              </w:rPr>
              <w:t xml:space="preserve">Key Takeaways</w:t>
            </w:r>
            <w:commentRangeEnd w:id="48"/>
            <w:r w:rsidDel="00000000" w:rsidR="00000000" w:rsidRPr="00000000">
              <w:commentReference w:id="48"/>
            </w:r>
            <w:r w:rsidDel="00000000" w:rsidR="00000000" w:rsidRPr="00000000">
              <w:rPr>
                <w:rtl w:val="0"/>
              </w:rPr>
            </w:r>
          </w:p>
        </w:tc>
        <w:tc>
          <w:tcPr>
            <w:shd w:fill="d9ead3" w:val="clear"/>
          </w:tcPr>
          <w:p w:rsidR="00000000" w:rsidDel="00000000" w:rsidP="00000000" w:rsidRDefault="00000000" w:rsidRPr="00000000" w14:paraId="000000E9">
            <w:pPr>
              <w:numPr>
                <w:ilvl w:val="0"/>
                <w:numId w:val="418"/>
              </w:numPr>
              <w:spacing w:after="0" w:afterAutospacing="0" w:before="240" w:lineRule="auto"/>
              <w:ind w:left="720" w:hanging="360"/>
            </w:pPr>
            <w:r w:rsidDel="00000000" w:rsidR="00000000" w:rsidRPr="00000000">
              <w:rPr>
                <w:rtl w:val="0"/>
              </w:rPr>
              <w:t xml:space="preserve">​​Climate change involves long-term shifts in temperature and precipitation</w:t>
            </w:r>
            <w:ins w:author="Maya Gislason" w:id="57" w:date="2025-12-16T06:58:14Z">
              <w:r w:rsidDel="00000000" w:rsidR="00000000" w:rsidRPr="00000000">
                <w:rPr>
                  <w:rtl w:val="0"/>
                </w:rPr>
                <w:t xml:space="preserve">, which are now largely</w:t>
              </w:r>
            </w:ins>
            <w:r w:rsidDel="00000000" w:rsidR="00000000" w:rsidRPr="00000000">
              <w:rPr>
                <w:rtl w:val="0"/>
              </w:rPr>
              <w:t xml:space="preserve"> driven by human activities.</w:t>
            </w:r>
          </w:p>
          <w:p w:rsidR="00000000" w:rsidDel="00000000" w:rsidP="00000000" w:rsidRDefault="00000000" w:rsidRPr="00000000" w14:paraId="000000EA">
            <w:pPr>
              <w:numPr>
                <w:ilvl w:val="0"/>
                <w:numId w:val="418"/>
              </w:numPr>
              <w:spacing w:after="0" w:afterAutospacing="0" w:before="0" w:beforeAutospacing="0" w:lineRule="auto"/>
              <w:ind w:left="720" w:hanging="360"/>
            </w:pPr>
            <w:r w:rsidDel="00000000" w:rsidR="00000000" w:rsidRPr="00000000">
              <w:rPr>
                <w:rtl w:val="0"/>
              </w:rPr>
              <w:t xml:space="preserve">It has widespread impacts on the </w:t>
            </w:r>
            <w:commentRangeStart w:id="49"/>
            <w:r w:rsidDel="00000000" w:rsidR="00000000" w:rsidRPr="00000000">
              <w:rPr>
                <w:rtl w:val="0"/>
              </w:rPr>
              <w:t xml:space="preserve">environment, ecosystems, and human health</w:t>
            </w:r>
            <w:commentRangeEnd w:id="49"/>
            <w:r w:rsidDel="00000000" w:rsidR="00000000" w:rsidRPr="00000000">
              <w:commentReference w:id="49"/>
            </w:r>
            <w:r w:rsidDel="00000000" w:rsidR="00000000" w:rsidRPr="00000000">
              <w:rPr>
                <w:rtl w:val="0"/>
              </w:rPr>
              <w:t xml:space="preserve">.</w:t>
            </w:r>
          </w:p>
          <w:p w:rsidR="00000000" w:rsidDel="00000000" w:rsidP="00000000" w:rsidRDefault="00000000" w:rsidRPr="00000000" w14:paraId="000000EB">
            <w:pPr>
              <w:numPr>
                <w:ilvl w:val="0"/>
                <w:numId w:val="418"/>
              </w:numPr>
              <w:spacing w:after="240" w:before="0" w:beforeAutospacing="0" w:lineRule="auto"/>
              <w:ind w:left="720" w:hanging="360"/>
            </w:pPr>
            <w:r w:rsidDel="00000000" w:rsidR="00000000" w:rsidRPr="00000000">
              <w:rPr>
                <w:rtl w:val="0"/>
              </w:rPr>
              <w:t xml:space="preserve">From the lens of Indigenous knowledge systems, climate change represents the breakdown of relationships between humans and the land</w:t>
            </w:r>
            <w:ins w:author="Maya Gislason" w:id="58" w:date="2025-12-16T06:58:39Z">
              <w:r w:rsidDel="00000000" w:rsidR="00000000" w:rsidRPr="00000000">
                <w:rPr>
                  <w:rtl w:val="0"/>
                </w:rPr>
                <w:t xml:space="preserve"> and the cultivation of a relational approach to climate action represents a key mechanism through which to address climate change.</w:t>
              </w:r>
            </w:ins>
            <w:del w:author="Maya Gislason" w:id="58" w:date="2025-12-16T06:58:39Z">
              <w:r w:rsidDel="00000000" w:rsidR="00000000" w:rsidRPr="00000000">
                <w:rPr>
                  <w:rtl w:val="0"/>
                </w:rPr>
                <w:delText xml:space="preserve">.</w:delText>
              </w:r>
            </w:del>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Understanding these impacts is crucial for developing effective strategies to mitigate climate change and support mental health resilience in affected communities. Climate change poses significant challenges that extend beyond environmental degradation, deeply affecting mental health and societal well-being. By comprehensively understanding its impacts, we can better prepare to address both the physical and emotional </w:t>
            </w:r>
            <w:ins w:author="Maya Gislason" w:id="59" w:date="2025-12-16T07:00:43Z">
              <w:r w:rsidDel="00000000" w:rsidR="00000000" w:rsidRPr="00000000">
                <w:rPr>
                  <w:rtl w:val="0"/>
                </w:rPr>
                <w:t xml:space="preserve">impacts of climate change in our lives as well as develop strategies for fostering</w:t>
              </w:r>
              <w:del w:author="Maya Gislason" w:id="59" w:date="2025-12-16T07:00:43Z">
                <w:r w:rsidDel="00000000" w:rsidR="00000000" w:rsidRPr="00000000">
                  <w:rPr>
                    <w:rtl w:val="0"/>
                  </w:rPr>
                  <w:delText xml:space="preserve">for </w:delText>
                </w:r>
              </w:del>
            </w:ins>
            <w:del w:author="Maya Gislason" w:id="59" w:date="2025-12-16T07:00:43Z">
              <w:r w:rsidDel="00000000" w:rsidR="00000000" w:rsidRPr="00000000">
                <w:rPr>
                  <w:rtl w:val="0"/>
                </w:rPr>
                <w:delText xml:space="preserve">repercussions, fostering</w:delText>
              </w:r>
            </w:del>
            <w:r w:rsidDel="00000000" w:rsidR="00000000" w:rsidRPr="00000000">
              <w:rPr>
                <w:rtl w:val="0"/>
              </w:rPr>
              <w:t xml:space="preserve"> </w:t>
            </w:r>
            <w:ins w:author="Maya Gislason" w:id="60" w:date="2025-12-16T07:01:07Z">
              <w:r w:rsidDel="00000000" w:rsidR="00000000" w:rsidRPr="00000000">
                <w:rPr>
                  <w:rtl w:val="0"/>
                </w:rPr>
                <w:t xml:space="preserve">more </w:t>
              </w:r>
            </w:ins>
            <w:r w:rsidDel="00000000" w:rsidR="00000000" w:rsidRPr="00000000">
              <w:rPr>
                <w:rtl w:val="0"/>
              </w:rPr>
              <w:t xml:space="preserve">resilient and equitable communities.</w:t>
            </w:r>
          </w:p>
        </w:tc>
      </w:tr>
      <w:tr>
        <w:trPr>
          <w:cantSplit w:val="0"/>
          <w:tblHeader w:val="0"/>
        </w:trPr>
        <w:tc>
          <w:tcPr>
            <w:shd w:fill="a4c2f4" w:val="clear"/>
          </w:tcPr>
          <w:p w:rsidR="00000000" w:rsidDel="00000000" w:rsidP="00000000" w:rsidRDefault="00000000" w:rsidRPr="00000000" w14:paraId="000000ED">
            <w:pPr>
              <w:widowControl w:val="0"/>
              <w:spacing w:line="240" w:lineRule="auto"/>
              <w:rPr>
                <w:b w:val="1"/>
                <w:bCs w:val="1"/>
              </w:rPr>
            </w:pPr>
            <w:commentRangeStart w:id="50"/>
            <w:commentRangeStart w:id="51"/>
            <w:commentRangeStart w:id="52"/>
            <w:r w:rsidDel="00000000" w:rsidR="00000000" w:rsidRPr="00000000">
              <w:rPr>
                <w:b w:val="1"/>
                <w:bCs w:val="1"/>
                <w:rtl w:val="0"/>
              </w:rPr>
              <w:t xml:space="preserve">Learning Activities</w:t>
            </w:r>
            <w:commentRangeEnd w:id="50"/>
            <w:r w:rsidDel="00000000" w:rsidR="00000000" w:rsidRPr="00000000">
              <w:commentReference w:id="50"/>
            </w:r>
            <w:commentRangeEnd w:id="51"/>
            <w:r w:rsidDel="00000000" w:rsidR="00000000" w:rsidRPr="00000000">
              <w:commentReference w:id="51"/>
            </w:r>
            <w:commentRangeEnd w:id="52"/>
            <w:r w:rsidDel="00000000" w:rsidR="00000000" w:rsidRPr="00000000">
              <w:commentReference w:id="52"/>
            </w:r>
            <w:r w:rsidDel="00000000" w:rsidR="00000000" w:rsidRPr="00000000">
              <w:rPr>
                <w:rtl w:val="0"/>
              </w:rPr>
            </w:r>
          </w:p>
        </w:tc>
        <w:tc>
          <w:tcPr>
            <w:shd w:fill="c9daf8" w:val="clear"/>
          </w:tcPr>
          <w:p w:rsidR="00000000" w:rsidDel="00000000" w:rsidP="00000000" w:rsidRDefault="00000000" w:rsidRPr="00000000" w14:paraId="000000EE">
            <w:pPr>
              <w:pStyle w:val="Heading2"/>
              <w:spacing w:after="240" w:before="240" w:lineRule="auto"/>
              <w:rPr/>
            </w:pPr>
            <w:bookmarkStart w:colFirst="0" w:colLast="0" w:name="_y72oaa5mmz5" w:id="34"/>
            <w:bookmarkEnd w:id="34"/>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You will explore how climate change affects different aspects of a community's well-being, focusing on specific sectors and using a structured approach to guide your thinking.</w:t>
            </w:r>
          </w:p>
          <w:p w:rsidR="00000000" w:rsidDel="00000000" w:rsidP="00000000" w:rsidRDefault="00000000" w:rsidRPr="00000000" w14:paraId="000000F0">
            <w:pPr>
              <w:spacing w:after="240" w:before="240" w:lineRule="auto"/>
              <w:rPr>
                <w:u w:val="single"/>
              </w:rPr>
            </w:pPr>
            <w:r w:rsidDel="00000000" w:rsidR="00000000" w:rsidRPr="00000000">
              <w:rPr>
                <w:u w:val="single"/>
                <w:rtl w:val="0"/>
              </w:rPr>
              <w:t xml:space="preserve">Instructions:</w:t>
            </w:r>
          </w:p>
          <w:p w:rsidR="00000000" w:rsidDel="00000000" w:rsidP="00000000" w:rsidRDefault="00000000" w:rsidRPr="00000000" w14:paraId="000000F1">
            <w:pPr>
              <w:numPr>
                <w:ilvl w:val="0"/>
                <w:numId w:val="83"/>
              </w:numPr>
              <w:spacing w:after="0" w:afterAutospacing="0" w:before="240" w:lineRule="auto"/>
              <w:ind w:left="720" w:hanging="360"/>
            </w:pPr>
            <w:r w:rsidDel="00000000" w:rsidR="00000000" w:rsidRPr="00000000">
              <w:rPr>
                <w:rtl w:val="0"/>
              </w:rPr>
              <w:t xml:space="preserve">Create your own table with the following sectors:</w:t>
            </w:r>
          </w:p>
          <w:p w:rsidR="00000000" w:rsidDel="00000000" w:rsidP="00000000" w:rsidRDefault="00000000" w:rsidRPr="00000000" w14:paraId="000000F2">
            <w:pPr>
              <w:numPr>
                <w:ilvl w:val="1"/>
                <w:numId w:val="83"/>
              </w:numPr>
              <w:spacing w:after="0" w:afterAutospacing="0" w:before="0" w:beforeAutospacing="0" w:lineRule="auto"/>
              <w:ind w:left="1440" w:hanging="360"/>
            </w:pPr>
            <w:r w:rsidDel="00000000" w:rsidR="00000000" w:rsidRPr="00000000">
              <w:rPr>
                <w:b w:val="1"/>
                <w:bCs w:val="1"/>
                <w:rtl w:val="0"/>
              </w:rPr>
              <w:t xml:space="preserve">Environment</w:t>
            </w:r>
            <w:r w:rsidDel="00000000" w:rsidR="00000000" w:rsidRPr="00000000">
              <w:rPr>
                <w:rtl w:val="0"/>
              </w:rPr>
              <w:t xml:space="preserve"> (e.g., biodiversity loss, flooding, air quality)</w:t>
            </w:r>
          </w:p>
          <w:p w:rsidR="00000000" w:rsidDel="00000000" w:rsidP="00000000" w:rsidRDefault="00000000" w:rsidRPr="00000000" w14:paraId="000000F3">
            <w:pPr>
              <w:numPr>
                <w:ilvl w:val="1"/>
                <w:numId w:val="83"/>
              </w:numPr>
              <w:spacing w:after="0" w:afterAutospacing="0" w:before="0" w:beforeAutospacing="0" w:lineRule="auto"/>
              <w:ind w:left="1440" w:hanging="360"/>
            </w:pPr>
            <w:r w:rsidDel="00000000" w:rsidR="00000000" w:rsidRPr="00000000">
              <w:rPr>
                <w:b w:val="1"/>
                <w:bCs w:val="1"/>
                <w:rtl w:val="0"/>
              </w:rPr>
              <w:t xml:space="preserve">Economy</w:t>
            </w:r>
            <w:r w:rsidDel="00000000" w:rsidR="00000000" w:rsidRPr="00000000">
              <w:rPr>
                <w:rtl w:val="0"/>
              </w:rPr>
              <w:t xml:space="preserve"> (e.g., economic losses from disasters, job displacement, costs of adaptation)</w:t>
            </w:r>
          </w:p>
          <w:p w:rsidR="00000000" w:rsidDel="00000000" w:rsidP="00000000" w:rsidRDefault="00000000" w:rsidRPr="00000000" w14:paraId="000000F4">
            <w:pPr>
              <w:numPr>
                <w:ilvl w:val="1"/>
                <w:numId w:val="83"/>
              </w:numPr>
              <w:spacing w:after="0" w:afterAutospacing="0" w:before="0" w:beforeAutospacing="0" w:lineRule="auto"/>
              <w:ind w:left="1440" w:hanging="360"/>
            </w:pPr>
            <w:r w:rsidDel="00000000" w:rsidR="00000000" w:rsidRPr="00000000">
              <w:rPr>
                <w:b w:val="1"/>
                <w:bCs w:val="1"/>
                <w:rtl w:val="0"/>
              </w:rPr>
              <w:t xml:space="preserve">Health</w:t>
            </w:r>
            <w:r w:rsidDel="00000000" w:rsidR="00000000" w:rsidRPr="00000000">
              <w:rPr>
                <w:rtl w:val="0"/>
              </w:rPr>
              <w:t xml:space="preserve"> (e.g., heat-related illnesses, vector-borne diseases, mental health impacts)</w:t>
            </w:r>
          </w:p>
          <w:p w:rsidR="00000000" w:rsidDel="00000000" w:rsidP="00000000" w:rsidRDefault="00000000" w:rsidRPr="00000000" w14:paraId="000000F5">
            <w:pPr>
              <w:numPr>
                <w:ilvl w:val="1"/>
                <w:numId w:val="83"/>
              </w:numPr>
              <w:spacing w:after="0" w:afterAutospacing="0" w:before="0" w:beforeAutospacing="0" w:lineRule="auto"/>
              <w:ind w:left="1440" w:hanging="360"/>
            </w:pPr>
            <w:r w:rsidDel="00000000" w:rsidR="00000000" w:rsidRPr="00000000">
              <w:rPr>
                <w:b w:val="1"/>
                <w:bCs w:val="1"/>
                <w:rtl w:val="0"/>
              </w:rPr>
              <w:t xml:space="preserve">Social and Cultural Aspects</w:t>
            </w:r>
            <w:r w:rsidDel="00000000" w:rsidR="00000000" w:rsidRPr="00000000">
              <w:rPr>
                <w:rtl w:val="0"/>
              </w:rPr>
              <w:t xml:space="preserve"> (e.g., displacement, cultural heritage loss, climate migration)</w:t>
            </w:r>
          </w:p>
          <w:p w:rsidR="00000000" w:rsidDel="00000000" w:rsidP="00000000" w:rsidRDefault="00000000" w:rsidRPr="00000000" w14:paraId="000000F6">
            <w:pPr>
              <w:numPr>
                <w:ilvl w:val="1"/>
                <w:numId w:val="83"/>
              </w:numPr>
              <w:spacing w:after="0" w:afterAutospacing="0" w:before="0" w:beforeAutospacing="0" w:lineRule="auto"/>
              <w:ind w:left="1440" w:hanging="360"/>
            </w:pPr>
            <w:r w:rsidDel="00000000" w:rsidR="00000000" w:rsidRPr="00000000">
              <w:rPr>
                <w:b w:val="1"/>
                <w:bCs w:val="1"/>
                <w:rtl w:val="0"/>
              </w:rPr>
              <w:t xml:space="preserve">Infrastructure</w:t>
            </w:r>
            <w:r w:rsidDel="00000000" w:rsidR="00000000" w:rsidRPr="00000000">
              <w:rPr>
                <w:rtl w:val="0"/>
              </w:rPr>
              <w:t xml:space="preserve"> (e.g., damage to roads, housing, utilities).</w:t>
            </w:r>
          </w:p>
          <w:p w:rsidR="00000000" w:rsidDel="00000000" w:rsidP="00000000" w:rsidRDefault="00000000" w:rsidRPr="00000000" w14:paraId="000000F7">
            <w:pPr>
              <w:numPr>
                <w:ilvl w:val="0"/>
                <w:numId w:val="83"/>
              </w:numPr>
              <w:spacing w:after="0" w:afterAutospacing="0" w:before="0" w:beforeAutospacing="0" w:lineRule="auto"/>
              <w:ind w:left="720" w:hanging="360"/>
            </w:pPr>
            <w:r w:rsidDel="00000000" w:rsidR="00000000" w:rsidRPr="00000000">
              <w:rPr>
                <w:rtl w:val="0"/>
              </w:rPr>
              <w:t xml:space="preserve">For each sector, answer these questions:</w:t>
            </w:r>
          </w:p>
          <w:p w:rsidR="00000000" w:rsidDel="00000000" w:rsidP="00000000" w:rsidRDefault="00000000" w:rsidRPr="00000000" w14:paraId="000000F8">
            <w:pPr>
              <w:numPr>
                <w:ilvl w:val="1"/>
                <w:numId w:val="83"/>
              </w:numPr>
              <w:spacing w:after="0" w:afterAutospacing="0" w:before="0" w:beforeAutospacing="0" w:lineRule="auto"/>
              <w:ind w:left="1440" w:hanging="360"/>
            </w:pPr>
            <w:r w:rsidDel="00000000" w:rsidR="00000000" w:rsidRPr="00000000">
              <w:rPr>
                <w:rtl w:val="0"/>
              </w:rPr>
              <w:t xml:space="preserve">What is one way climate change impacts this sector?</w:t>
            </w:r>
          </w:p>
          <w:p w:rsidR="00000000" w:rsidDel="00000000" w:rsidP="00000000" w:rsidRDefault="00000000" w:rsidRPr="00000000" w14:paraId="000000F9">
            <w:pPr>
              <w:numPr>
                <w:ilvl w:val="1"/>
                <w:numId w:val="83"/>
              </w:numPr>
              <w:spacing w:after="0" w:afterAutospacing="0" w:before="0" w:beforeAutospacing="0" w:lineRule="auto"/>
              <w:ind w:left="1440" w:hanging="360"/>
            </w:pPr>
            <w:r w:rsidDel="00000000" w:rsidR="00000000" w:rsidRPr="00000000">
              <w:rPr>
                <w:rtl w:val="0"/>
              </w:rPr>
              <w:t xml:space="preserve">Who in the community is most affected? (e.g., children, elderly, farmers, urban poor)</w:t>
            </w:r>
          </w:p>
          <w:p w:rsidR="00000000" w:rsidDel="00000000" w:rsidP="00000000" w:rsidRDefault="00000000" w:rsidRPr="00000000" w14:paraId="000000FA">
            <w:pPr>
              <w:numPr>
                <w:ilvl w:val="1"/>
                <w:numId w:val="83"/>
              </w:numPr>
              <w:spacing w:after="0" w:afterAutospacing="0" w:before="0" w:beforeAutospacing="0" w:lineRule="auto"/>
              <w:ind w:left="1440" w:hanging="360"/>
            </w:pPr>
            <w:r w:rsidDel="00000000" w:rsidR="00000000" w:rsidRPr="00000000">
              <w:rPr>
                <w:rtl w:val="0"/>
              </w:rPr>
              <w:t xml:space="preserve">What are short-term effects (e.g., immediate damage, health risks)?</w:t>
            </w:r>
          </w:p>
          <w:p w:rsidR="00000000" w:rsidDel="00000000" w:rsidP="00000000" w:rsidRDefault="00000000" w:rsidRPr="00000000" w14:paraId="000000FB">
            <w:pPr>
              <w:numPr>
                <w:ilvl w:val="1"/>
                <w:numId w:val="83"/>
              </w:numPr>
              <w:spacing w:after="0" w:afterAutospacing="0" w:before="0" w:beforeAutospacing="0" w:lineRule="auto"/>
              <w:ind w:left="1440" w:hanging="360"/>
            </w:pPr>
            <w:r w:rsidDel="00000000" w:rsidR="00000000" w:rsidRPr="00000000">
              <w:rPr>
                <w:rtl w:val="0"/>
              </w:rPr>
              <w:t xml:space="preserve">What are long-term effects (e.g., loss of jobs, reduced biodiversity, cultural changes)?</w:t>
            </w:r>
          </w:p>
          <w:p w:rsidR="00000000" w:rsidDel="00000000" w:rsidP="00000000" w:rsidRDefault="00000000" w:rsidRPr="00000000" w14:paraId="000000FC">
            <w:pPr>
              <w:numPr>
                <w:ilvl w:val="1"/>
                <w:numId w:val="83"/>
              </w:numPr>
              <w:spacing w:after="0" w:afterAutospacing="0" w:before="0" w:beforeAutospacing="0" w:lineRule="auto"/>
              <w:ind w:left="1440" w:hanging="360"/>
            </w:pPr>
            <w:commentRangeStart w:id="53"/>
            <w:r w:rsidDel="00000000" w:rsidR="00000000" w:rsidRPr="00000000">
              <w:rPr>
                <w:rtl w:val="0"/>
              </w:rPr>
              <w:t xml:space="preserve">What are some potential responses or solutions</w:t>
            </w:r>
            <w:commentRangeEnd w:id="53"/>
            <w:r w:rsidDel="00000000" w:rsidR="00000000" w:rsidRPr="00000000">
              <w:commentReference w:id="53"/>
            </w:r>
            <w:r w:rsidDel="00000000" w:rsidR="00000000" w:rsidRPr="00000000">
              <w:rPr>
                <w:rtl w:val="0"/>
              </w:rPr>
              <w:t xml:space="preserve">?</w:t>
            </w:r>
          </w:p>
          <w:p w:rsidR="00000000" w:rsidDel="00000000" w:rsidP="00000000" w:rsidRDefault="00000000" w:rsidRPr="00000000" w14:paraId="000000FD">
            <w:pPr>
              <w:numPr>
                <w:ilvl w:val="0"/>
                <w:numId w:val="83"/>
              </w:numPr>
              <w:spacing w:after="0" w:afterAutospacing="0" w:before="0" w:beforeAutospacing="0" w:lineRule="auto"/>
              <w:ind w:left="720" w:hanging="360"/>
            </w:pPr>
            <w:r w:rsidDel="00000000" w:rsidR="00000000" w:rsidRPr="00000000">
              <w:rPr>
                <w:rtl w:val="0"/>
              </w:rPr>
              <w:t xml:space="preserve">Be as specific as possible with your examples. For instance, instead of saying “flooding affects communities,” you might note, “Rising sea levels in low-lying areas like </w:t>
            </w:r>
            <w:ins w:author="Maya Gislason" w:id="61" w:date="2025-12-16T07:02:31Z">
              <w:r w:rsidDel="00000000" w:rsidR="00000000" w:rsidRPr="00000000">
                <w:rPr>
                  <w:rtl w:val="0"/>
                </w:rPr>
                <w:t xml:space="preserve">Richmond could </w:t>
              </w:r>
            </w:ins>
            <w:del w:author="Maya Gislason" w:id="61" w:date="2025-12-16T07:02:31Z">
              <w:r w:rsidDel="00000000" w:rsidR="00000000" w:rsidRPr="00000000">
                <w:rPr>
                  <w:rtl w:val="0"/>
                </w:rPr>
                <w:delText xml:space="preserve">Miami</w:delText>
              </w:r>
            </w:del>
            <w:r w:rsidDel="00000000" w:rsidR="00000000" w:rsidRPr="00000000">
              <w:rPr>
                <w:rtl w:val="0"/>
              </w:rPr>
              <w:t xml:space="preserve"> cause frequent flooding, forcing residents to relocate and straining local government resources.”</w:t>
            </w:r>
          </w:p>
          <w:p w:rsidR="00000000" w:rsidDel="00000000" w:rsidP="00000000" w:rsidRDefault="00000000" w:rsidRPr="00000000" w14:paraId="000000FE">
            <w:pPr>
              <w:numPr>
                <w:ilvl w:val="0"/>
                <w:numId w:val="83"/>
              </w:numPr>
              <w:spacing w:after="0" w:afterAutospacing="0" w:before="0" w:beforeAutospacing="0" w:lineRule="auto"/>
              <w:ind w:left="720" w:hanging="360"/>
            </w:pPr>
            <w:r w:rsidDel="00000000" w:rsidR="00000000" w:rsidRPr="00000000">
              <w:rPr>
                <w:rtl w:val="0"/>
              </w:rPr>
              <w:t xml:space="preserve">Once you’ve completed all sectors, take a moment to reflect:</w:t>
            </w:r>
          </w:p>
          <w:p w:rsidR="00000000" w:rsidDel="00000000" w:rsidP="00000000" w:rsidRDefault="00000000" w:rsidRPr="00000000" w14:paraId="000000FF">
            <w:pPr>
              <w:numPr>
                <w:ilvl w:val="1"/>
                <w:numId w:val="83"/>
              </w:numPr>
              <w:spacing w:after="0" w:afterAutospacing="0" w:before="0" w:beforeAutospacing="0" w:lineRule="auto"/>
              <w:ind w:left="1440" w:hanging="360"/>
            </w:pPr>
            <w:r w:rsidDel="00000000" w:rsidR="00000000" w:rsidRPr="00000000">
              <w:rPr>
                <w:rtl w:val="0"/>
              </w:rPr>
              <w:t xml:space="preserve">Which sector do you think is the most critical to address immediately? Why?</w:t>
            </w:r>
          </w:p>
          <w:p w:rsidR="00000000" w:rsidDel="00000000" w:rsidP="00000000" w:rsidRDefault="00000000" w:rsidRPr="00000000" w14:paraId="00000100">
            <w:pPr>
              <w:numPr>
                <w:ilvl w:val="1"/>
                <w:numId w:val="83"/>
              </w:numPr>
              <w:spacing w:after="240" w:before="0" w:beforeAutospacing="0" w:lineRule="auto"/>
              <w:ind w:left="1440" w:hanging="360"/>
            </w:pPr>
            <w:r w:rsidDel="00000000" w:rsidR="00000000" w:rsidRPr="00000000">
              <w:rPr>
                <w:rtl w:val="0"/>
              </w:rPr>
              <w:t xml:space="preserve">How do these impacts connect to one another?</w:t>
            </w:r>
          </w:p>
          <w:p w:rsidR="00000000" w:rsidDel="00000000" w:rsidP="00000000" w:rsidRDefault="00000000" w:rsidRPr="00000000" w14:paraId="00000101">
            <w:pPr>
              <w:pStyle w:val="Heading2"/>
              <w:spacing w:after="240" w:before="240" w:lineRule="auto"/>
              <w:rPr/>
            </w:pPr>
            <w:bookmarkStart w:colFirst="0" w:colLast="0" w:name="_ypv9mrosk0g6" w:id="35"/>
            <w:bookmarkEnd w:id="35"/>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Groups will collaboratively identify and analyze the multifaceted ways climate change affects communities, using structured prompts for discussion and synthesis.</w:t>
            </w:r>
          </w:p>
          <w:p w:rsidR="00000000" w:rsidDel="00000000" w:rsidP="00000000" w:rsidRDefault="00000000" w:rsidRPr="00000000" w14:paraId="00000103">
            <w:pPr>
              <w:spacing w:after="240" w:before="240" w:lineRule="auto"/>
              <w:rPr>
                <w:u w:val="single"/>
              </w:rPr>
            </w:pPr>
            <w:r w:rsidDel="00000000" w:rsidR="00000000" w:rsidRPr="00000000">
              <w:rPr>
                <w:u w:val="single"/>
                <w:rtl w:val="0"/>
              </w:rPr>
              <w:t xml:space="preserve">Facilitator Instructions:</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Preparation Time:</w:t>
            </w:r>
            <w:r w:rsidDel="00000000" w:rsidR="00000000" w:rsidRPr="00000000">
              <w:rPr>
                <w:rtl w:val="0"/>
              </w:rPr>
              <w:t xml:space="preserve"> 20 minutes to prepare prompts and materials.</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Time Allocation:</w:t>
            </w:r>
            <w:r w:rsidDel="00000000" w:rsidR="00000000" w:rsidRPr="00000000">
              <w:rPr>
                <w:rtl w:val="0"/>
              </w:rPr>
              <w:t xml:space="preserve"> 50 minutes (10 minutes per discussion round, plus debrief).</w:t>
            </w:r>
          </w:p>
          <w:p w:rsidR="00000000" w:rsidDel="00000000" w:rsidP="00000000" w:rsidRDefault="00000000" w:rsidRPr="00000000" w14:paraId="00000106">
            <w:pPr>
              <w:numPr>
                <w:ilvl w:val="0"/>
                <w:numId w:val="112"/>
              </w:numPr>
              <w:spacing w:after="0" w:afterAutospacing="0" w:before="240" w:lineRule="auto"/>
              <w:ind w:left="720" w:hanging="360"/>
            </w:pPr>
            <w:r w:rsidDel="00000000" w:rsidR="00000000" w:rsidRPr="00000000">
              <w:rPr>
                <w:b w:val="1"/>
                <w:bCs w:val="1"/>
                <w:rtl w:val="0"/>
              </w:rPr>
              <w:t xml:space="preserve">Set Up:</w:t>
            </w:r>
            <w:r w:rsidDel="00000000" w:rsidR="00000000" w:rsidRPr="00000000">
              <w:rPr>
                <w:rtl w:val="0"/>
              </w:rPr>
              <w:t xml:space="preserve"> Prepare an </w:t>
            </w:r>
            <w:r w:rsidDel="00000000" w:rsidR="00000000" w:rsidRPr="00000000">
              <w:rPr>
                <w:b w:val="1"/>
                <w:bCs w:val="1"/>
                <w:rtl w:val="0"/>
              </w:rPr>
              <w:t xml:space="preserve">Impact Matrix</w:t>
            </w:r>
            <w:r w:rsidDel="00000000" w:rsidR="00000000" w:rsidRPr="00000000">
              <w:rPr>
                <w:rtl w:val="0"/>
              </w:rPr>
              <w:t xml:space="preserve"> for each group. Use a physical version (poster paper) or a digital collaboration tool (Google Sheets). Include these columns:</w:t>
            </w:r>
          </w:p>
          <w:p w:rsidR="00000000" w:rsidDel="00000000" w:rsidP="00000000" w:rsidRDefault="00000000" w:rsidRPr="00000000" w14:paraId="00000107">
            <w:pPr>
              <w:numPr>
                <w:ilvl w:val="1"/>
                <w:numId w:val="112"/>
              </w:numPr>
              <w:spacing w:after="0" w:afterAutospacing="0" w:before="0" w:beforeAutospacing="0" w:lineRule="auto"/>
              <w:ind w:left="1440" w:hanging="360"/>
            </w:pPr>
            <w:r w:rsidDel="00000000" w:rsidR="00000000" w:rsidRPr="00000000">
              <w:rPr>
                <w:rtl w:val="0"/>
              </w:rPr>
              <w:t xml:space="preserve">Sector</w:t>
            </w:r>
          </w:p>
          <w:p w:rsidR="00000000" w:rsidDel="00000000" w:rsidP="00000000" w:rsidRDefault="00000000" w:rsidRPr="00000000" w14:paraId="00000108">
            <w:pPr>
              <w:numPr>
                <w:ilvl w:val="1"/>
                <w:numId w:val="112"/>
              </w:numPr>
              <w:spacing w:after="0" w:afterAutospacing="0" w:before="0" w:beforeAutospacing="0" w:lineRule="auto"/>
              <w:ind w:left="1440" w:hanging="360"/>
            </w:pPr>
            <w:r w:rsidDel="00000000" w:rsidR="00000000" w:rsidRPr="00000000">
              <w:rPr>
                <w:rtl w:val="0"/>
              </w:rPr>
              <w:t xml:space="preserve">Impact</w:t>
            </w:r>
          </w:p>
          <w:p w:rsidR="00000000" w:rsidDel="00000000" w:rsidP="00000000" w:rsidRDefault="00000000" w:rsidRPr="00000000" w14:paraId="00000109">
            <w:pPr>
              <w:numPr>
                <w:ilvl w:val="1"/>
                <w:numId w:val="112"/>
              </w:numPr>
              <w:spacing w:after="0" w:afterAutospacing="0" w:before="0" w:beforeAutospacing="0" w:lineRule="auto"/>
              <w:ind w:left="1440" w:hanging="360"/>
            </w:pPr>
            <w:r w:rsidDel="00000000" w:rsidR="00000000" w:rsidRPr="00000000">
              <w:rPr>
                <w:rtl w:val="0"/>
              </w:rPr>
              <w:t xml:space="preserve">Example</w:t>
            </w:r>
          </w:p>
          <w:p w:rsidR="00000000" w:rsidDel="00000000" w:rsidP="00000000" w:rsidRDefault="00000000" w:rsidRPr="00000000" w14:paraId="0000010A">
            <w:pPr>
              <w:numPr>
                <w:ilvl w:val="1"/>
                <w:numId w:val="112"/>
              </w:numPr>
              <w:spacing w:after="0" w:afterAutospacing="0" w:before="0" w:beforeAutospacing="0" w:lineRule="auto"/>
              <w:ind w:left="1440" w:hanging="360"/>
            </w:pPr>
            <w:r w:rsidDel="00000000" w:rsidR="00000000" w:rsidRPr="00000000">
              <w:rPr>
                <w:rtl w:val="0"/>
              </w:rPr>
              <w:t xml:space="preserve">Populations Affected</w:t>
            </w:r>
          </w:p>
          <w:p w:rsidR="00000000" w:rsidDel="00000000" w:rsidP="00000000" w:rsidRDefault="00000000" w:rsidRPr="00000000" w14:paraId="0000010B">
            <w:pPr>
              <w:numPr>
                <w:ilvl w:val="1"/>
                <w:numId w:val="112"/>
              </w:numPr>
              <w:spacing w:after="0" w:afterAutospacing="0" w:before="0" w:beforeAutospacing="0" w:lineRule="auto"/>
              <w:ind w:left="1440" w:hanging="360"/>
            </w:pPr>
            <w:r w:rsidDel="00000000" w:rsidR="00000000" w:rsidRPr="00000000">
              <w:rPr>
                <w:rtl w:val="0"/>
              </w:rPr>
              <w:t xml:space="preserve">Short-Term Effects</w:t>
            </w:r>
          </w:p>
          <w:p w:rsidR="00000000" w:rsidDel="00000000" w:rsidP="00000000" w:rsidRDefault="00000000" w:rsidRPr="00000000" w14:paraId="0000010C">
            <w:pPr>
              <w:numPr>
                <w:ilvl w:val="1"/>
                <w:numId w:val="112"/>
              </w:numPr>
              <w:spacing w:after="0" w:afterAutospacing="0" w:before="0" w:beforeAutospacing="0" w:lineRule="auto"/>
              <w:ind w:left="1440" w:hanging="360"/>
            </w:pPr>
            <w:r w:rsidDel="00000000" w:rsidR="00000000" w:rsidRPr="00000000">
              <w:rPr>
                <w:rtl w:val="0"/>
              </w:rPr>
              <w:t xml:space="preserve">Long-Term Effects</w:t>
            </w:r>
          </w:p>
          <w:p w:rsidR="00000000" w:rsidDel="00000000" w:rsidP="00000000" w:rsidRDefault="00000000" w:rsidRPr="00000000" w14:paraId="0000010D">
            <w:pPr>
              <w:numPr>
                <w:ilvl w:val="1"/>
                <w:numId w:val="112"/>
              </w:numPr>
              <w:spacing w:after="0" w:afterAutospacing="0" w:before="0" w:beforeAutospacing="0" w:lineRule="auto"/>
              <w:ind w:left="1440" w:hanging="360"/>
            </w:pPr>
            <w:r w:rsidDel="00000000" w:rsidR="00000000" w:rsidRPr="00000000">
              <w:rPr>
                <w:rtl w:val="0"/>
              </w:rPr>
              <w:t xml:space="preserve">Possible Solutions</w:t>
            </w:r>
          </w:p>
          <w:p w:rsidR="00000000" w:rsidDel="00000000" w:rsidP="00000000" w:rsidRDefault="00000000" w:rsidRPr="00000000" w14:paraId="0000010E">
            <w:pPr>
              <w:numPr>
                <w:ilvl w:val="0"/>
                <w:numId w:val="112"/>
              </w:numPr>
              <w:spacing w:after="0" w:afterAutospacing="0" w:before="0" w:beforeAutospacing="0" w:lineRule="auto"/>
              <w:ind w:left="720" w:hanging="360"/>
            </w:pPr>
            <w:r w:rsidDel="00000000" w:rsidR="00000000" w:rsidRPr="00000000">
              <w:rPr>
                <w:b w:val="1"/>
                <w:bCs w:val="1"/>
                <w:rtl w:val="0"/>
              </w:rPr>
              <w:t xml:space="preserve">Group Assignment:</w:t>
            </w:r>
            <w:r w:rsidDel="00000000" w:rsidR="00000000" w:rsidRPr="00000000">
              <w:rPr>
                <w:rtl w:val="0"/>
              </w:rPr>
              <w:t xml:space="preserve"> Divide students into small groups of 3-5. Assign each group a specific community type (e.g., coastal city, farming town, urban center). Ensure groups have access to relevant materials or examples for context.</w:t>
            </w:r>
          </w:p>
          <w:p w:rsidR="00000000" w:rsidDel="00000000" w:rsidP="00000000" w:rsidRDefault="00000000" w:rsidRPr="00000000" w14:paraId="0000010F">
            <w:pPr>
              <w:numPr>
                <w:ilvl w:val="0"/>
                <w:numId w:val="112"/>
              </w:numPr>
              <w:spacing w:after="0" w:afterAutospacing="0" w:before="0" w:beforeAutospacing="0" w:lineRule="auto"/>
              <w:ind w:left="720" w:hanging="360"/>
            </w:pPr>
            <w:r w:rsidDel="00000000" w:rsidR="00000000" w:rsidRPr="00000000">
              <w:rPr>
                <w:b w:val="1"/>
                <w:bCs w:val="1"/>
                <w:rtl w:val="0"/>
              </w:rPr>
              <w:t xml:space="preserve">Activity Flow:</w:t>
            </w:r>
          </w:p>
          <w:p w:rsidR="00000000" w:rsidDel="00000000" w:rsidP="00000000" w:rsidRDefault="00000000" w:rsidRPr="00000000" w14:paraId="00000110">
            <w:pPr>
              <w:numPr>
                <w:ilvl w:val="1"/>
                <w:numId w:val="112"/>
              </w:numPr>
              <w:spacing w:after="0" w:afterAutospacing="0" w:before="0" w:beforeAutospacing="0" w:lineRule="auto"/>
              <w:ind w:left="1440" w:hanging="360"/>
            </w:pPr>
            <w:r w:rsidDel="00000000" w:rsidR="00000000" w:rsidRPr="00000000">
              <w:rPr>
                <w:rtl w:val="0"/>
              </w:rPr>
              <w:t xml:space="preserve">Groups spend 10 minutes discussing each sector (Environment, Economy, Health, Social/Cultural, Infrastructure), completing the corresponding rows in their matrix.</w:t>
            </w:r>
          </w:p>
          <w:p w:rsidR="00000000" w:rsidDel="00000000" w:rsidP="00000000" w:rsidRDefault="00000000" w:rsidRPr="00000000" w14:paraId="00000111">
            <w:pPr>
              <w:numPr>
                <w:ilvl w:val="1"/>
                <w:numId w:val="112"/>
              </w:numPr>
              <w:spacing w:after="0" w:afterAutospacing="0" w:before="0" w:beforeAutospacing="0" w:lineRule="auto"/>
              <w:ind w:left="1440" w:hanging="360"/>
            </w:pPr>
            <w:r w:rsidDel="00000000" w:rsidR="00000000" w:rsidRPr="00000000">
              <w:rPr>
                <w:rtl w:val="0"/>
              </w:rPr>
              <w:t xml:space="preserve">Encourage groups to think critically about who is most affected, using guiding questions like:</w:t>
            </w:r>
          </w:p>
          <w:p w:rsidR="00000000" w:rsidDel="00000000" w:rsidP="00000000" w:rsidRDefault="00000000" w:rsidRPr="00000000" w14:paraId="00000112">
            <w:pPr>
              <w:numPr>
                <w:ilvl w:val="2"/>
                <w:numId w:val="112"/>
              </w:numPr>
              <w:spacing w:after="0" w:afterAutospacing="0" w:before="0" w:beforeAutospacing="0" w:lineRule="auto"/>
              <w:ind w:left="2160" w:hanging="360"/>
            </w:pPr>
            <w:r w:rsidDel="00000000" w:rsidR="00000000" w:rsidRPr="00000000">
              <w:rPr>
                <w:rtl w:val="0"/>
              </w:rPr>
              <w:t xml:space="preserve">“Who is most impacted? ?”</w:t>
            </w:r>
          </w:p>
          <w:p w:rsidR="00000000" w:rsidDel="00000000" w:rsidP="00000000" w:rsidRDefault="00000000" w:rsidRPr="00000000" w14:paraId="00000113">
            <w:pPr>
              <w:numPr>
                <w:ilvl w:val="2"/>
                <w:numId w:val="112"/>
              </w:numPr>
              <w:spacing w:after="0" w:afterAutospacing="0" w:before="0" w:beforeAutospacing="0" w:lineRule="auto"/>
              <w:ind w:left="2160" w:hanging="360"/>
            </w:pPr>
            <w:r w:rsidDel="00000000" w:rsidR="00000000" w:rsidRPr="00000000">
              <w:rPr>
                <w:rtl w:val="0"/>
              </w:rPr>
              <w:t xml:space="preserve">“How does this impact connect to other sectors?”</w:t>
            </w:r>
          </w:p>
          <w:p w:rsidR="00000000" w:rsidDel="00000000" w:rsidP="00000000" w:rsidRDefault="00000000" w:rsidRPr="00000000" w14:paraId="00000114">
            <w:pPr>
              <w:numPr>
                <w:ilvl w:val="2"/>
                <w:numId w:val="112"/>
              </w:numPr>
              <w:spacing w:after="0" w:afterAutospacing="0" w:before="0" w:beforeAutospacing="0" w:lineRule="auto"/>
              <w:ind w:left="2160" w:hanging="360"/>
            </w:pPr>
            <w:r w:rsidDel="00000000" w:rsidR="00000000" w:rsidRPr="00000000">
              <w:rPr>
                <w:rtl w:val="0"/>
              </w:rPr>
              <w:t xml:space="preserve">“What are feasible solutions that could be implemented at the community level?”</w:t>
            </w:r>
          </w:p>
          <w:p w:rsidR="00000000" w:rsidDel="00000000" w:rsidP="00000000" w:rsidRDefault="00000000" w:rsidRPr="00000000" w14:paraId="00000115">
            <w:pPr>
              <w:numPr>
                <w:ilvl w:val="0"/>
                <w:numId w:val="112"/>
              </w:numPr>
              <w:spacing w:after="0" w:afterAutospacing="0" w:before="0" w:beforeAutospacing="0" w:lineRule="auto"/>
              <w:ind w:left="720" w:hanging="360"/>
            </w:pPr>
            <w:r w:rsidDel="00000000" w:rsidR="00000000" w:rsidRPr="00000000">
              <w:rPr>
                <w:b w:val="1"/>
                <w:bCs w:val="1"/>
                <w:rtl w:val="0"/>
              </w:rPr>
              <w:t xml:space="preserve">Sharing Insights:</w:t>
            </w:r>
            <w:r w:rsidDel="00000000" w:rsidR="00000000" w:rsidRPr="00000000">
              <w:rPr>
                <w:rtl w:val="0"/>
              </w:rPr>
              <w:t xml:space="preserve"> Once the matrix is complete, have each group share their most surprising or impactful finding.</w:t>
            </w:r>
          </w:p>
          <w:p w:rsidR="00000000" w:rsidDel="00000000" w:rsidP="00000000" w:rsidRDefault="00000000" w:rsidRPr="00000000" w14:paraId="00000116">
            <w:pPr>
              <w:numPr>
                <w:ilvl w:val="0"/>
                <w:numId w:val="112"/>
              </w:numPr>
              <w:spacing w:after="0" w:afterAutospacing="0" w:before="0" w:beforeAutospacing="0" w:lineRule="auto"/>
              <w:ind w:left="720" w:hanging="360"/>
            </w:pPr>
            <w:r w:rsidDel="00000000" w:rsidR="00000000" w:rsidRPr="00000000">
              <w:rPr>
                <w:b w:val="1"/>
                <w:bCs w:val="1"/>
                <w:rtl w:val="0"/>
              </w:rPr>
              <w:t xml:space="preserve">Debrief:</w:t>
            </w:r>
            <w:r w:rsidDel="00000000" w:rsidR="00000000" w:rsidRPr="00000000">
              <w:rPr>
                <w:rtl w:val="0"/>
              </w:rPr>
              <w:t xml:space="preserve"> Facilitate a whole-class discussion to identify patterns and major takeaways. Encourage students to consider:</w:t>
            </w:r>
          </w:p>
          <w:p w:rsidR="00000000" w:rsidDel="00000000" w:rsidP="00000000" w:rsidRDefault="00000000" w:rsidRPr="00000000" w14:paraId="00000117">
            <w:pPr>
              <w:numPr>
                <w:ilvl w:val="1"/>
                <w:numId w:val="112"/>
              </w:numPr>
              <w:spacing w:after="0" w:afterAutospacing="0" w:before="0" w:beforeAutospacing="0" w:lineRule="auto"/>
              <w:ind w:left="1440" w:hanging="360"/>
            </w:pPr>
            <w:r w:rsidDel="00000000" w:rsidR="00000000" w:rsidRPr="00000000">
              <w:rPr>
                <w:rtl w:val="0"/>
              </w:rPr>
              <w:t xml:space="preserve">Are some sectors more interlinked than others?</w:t>
            </w:r>
          </w:p>
          <w:p w:rsidR="00000000" w:rsidDel="00000000" w:rsidP="00000000" w:rsidRDefault="00000000" w:rsidRPr="00000000" w14:paraId="00000118">
            <w:pPr>
              <w:numPr>
                <w:ilvl w:val="1"/>
                <w:numId w:val="112"/>
              </w:numPr>
              <w:spacing w:after="240" w:before="0" w:beforeAutospacing="0" w:lineRule="auto"/>
              <w:ind w:left="1440" w:hanging="360"/>
            </w:pPr>
            <w:r w:rsidDel="00000000" w:rsidR="00000000" w:rsidRPr="00000000">
              <w:rPr>
                <w:rtl w:val="0"/>
              </w:rPr>
              <w:t xml:space="preserve">What are the most urgent challenges communities face?</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Variation:</w:t>
            </w:r>
            <w:r w:rsidDel="00000000" w:rsidR="00000000" w:rsidRPr="00000000">
              <w:rPr>
                <w:rtl w:val="0"/>
              </w:rPr>
              <w:t xml:space="preserve"> Add a role-playing element where students take on roles like a farmer, public health official, or mayor to simulate different perspectives during group discussions</w:t>
            </w:r>
          </w:p>
        </w:tc>
      </w:tr>
      <w:tr>
        <w:trPr>
          <w:cantSplit w:val="0"/>
          <w:tblHeader w:val="0"/>
        </w:trPr>
        <w:tc>
          <w:tcPr>
            <w:shd w:fill="d5a6bd" w:val="clear"/>
          </w:tcPr>
          <w:p w:rsidR="00000000" w:rsidDel="00000000" w:rsidP="00000000" w:rsidRDefault="00000000" w:rsidRPr="00000000" w14:paraId="0000011A">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011B">
            <w:pPr>
              <w:numPr>
                <w:ilvl w:val="0"/>
                <w:numId w:val="470"/>
              </w:numPr>
              <w:spacing w:after="0" w:afterAutospacing="0" w:before="240" w:lineRule="auto"/>
              <w:ind w:left="720" w:hanging="360"/>
            </w:pPr>
            <w:commentRangeStart w:id="54"/>
            <w:commentRangeStart w:id="55"/>
            <w:r w:rsidDel="00000000" w:rsidR="00000000" w:rsidRPr="00000000">
              <w:rPr>
                <w:rtl w:val="0"/>
              </w:rPr>
              <w:t xml:space="preserve">A</w:t>
            </w:r>
            <w:commentRangeEnd w:id="54"/>
            <w:r w:rsidDel="00000000" w:rsidR="00000000" w:rsidRPr="00000000">
              <w:commentReference w:id="54"/>
            </w:r>
            <w:commentRangeEnd w:id="55"/>
            <w:r w:rsidDel="00000000" w:rsidR="00000000" w:rsidRPr="00000000">
              <w:commentReference w:id="55"/>
            </w:r>
            <w:r w:rsidDel="00000000" w:rsidR="00000000" w:rsidRPr="00000000">
              <w:rPr>
                <w:rtl w:val="0"/>
              </w:rPr>
              <w:t xml:space="preserve">bbass, K., Qasim, M. Z., Song, H., et al. (2022). A review of the global climate change impacts, adaptation, and sustainable mitigation measures. Environmental Science and Pollution Research, 29, 42539–42559.</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https://doi.org/10.1007/s11356-022-19718-6</w:t>
              </w:r>
            </w:hyperlink>
            <w:r w:rsidDel="00000000" w:rsidR="00000000" w:rsidRPr="00000000">
              <w:fldChar w:fldCharType="begin"/>
              <w:instrText xml:space="preserve"> HYPERLINK "https://doi.org/10.1007/s11356-022-19718-6" </w:instrText>
              <w:fldChar w:fldCharType="separate"/>
            </w:r>
            <w:r w:rsidDel="00000000" w:rsidR="00000000" w:rsidRPr="00000000">
              <w:rPr>
                <w:rtl w:val="0"/>
              </w:rPr>
            </w:r>
          </w:p>
          <w:p w:rsidR="00000000" w:rsidDel="00000000" w:rsidP="00000000" w:rsidRDefault="00000000" w:rsidRPr="00000000" w14:paraId="0000011C">
            <w:pPr>
              <w:numPr>
                <w:ilvl w:val="0"/>
                <w:numId w:val="470"/>
              </w:numPr>
              <w:spacing w:after="0" w:afterAutospacing="0" w:before="0" w:beforeAutospacing="0" w:lineRule="auto"/>
              <w:ind w:left="720" w:hanging="360"/>
            </w:pPr>
            <w:r w:rsidDel="00000000" w:rsidR="00000000" w:rsidRPr="00000000">
              <w:fldChar w:fldCharType="end"/>
            </w:r>
            <w:r w:rsidDel="00000000" w:rsidR="00000000" w:rsidRPr="00000000">
              <w:rPr>
                <w:rtl w:val="0"/>
              </w:rPr>
              <w:t xml:space="preserve">Planetary Health Alliance. (n.d.). </w:t>
            </w:r>
            <w:r w:rsidDel="00000000" w:rsidR="00000000" w:rsidRPr="00000000">
              <w:rPr>
                <w:i w:val="1"/>
                <w:iCs w:val="1"/>
                <w:rtl w:val="0"/>
              </w:rPr>
              <w:t xml:space="preserve">What is Planetary Health?</w:t>
            </w:r>
            <w:r w:rsidDel="00000000" w:rsidR="00000000" w:rsidRPr="00000000">
              <w:rPr>
                <w:rtl w:val="0"/>
              </w:rPr>
              <w:t xml:space="preserve"> from </w:t>
            </w:r>
            <w:hyperlink r:id="rId24">
              <w:r w:rsidDel="00000000" w:rsidR="00000000" w:rsidRPr="00000000">
                <w:rPr>
                  <w:color w:val="1155cc"/>
                  <w:u w:val="single"/>
                  <w:rtl w:val="0"/>
                </w:rPr>
                <w:t xml:space="preserve">https://planetaryhealthalliance.org/what-is-planetary-health/</w:t>
              </w:r>
            </w:hyperlink>
            <w:r w:rsidDel="00000000" w:rsidR="00000000" w:rsidRPr="00000000">
              <w:rPr>
                <w:color w:val="1155cc"/>
                <w:rtl w:val="0"/>
              </w:rPr>
              <w:t xml:space="preserve"> </w:t>
            </w:r>
            <w:r w:rsidDel="00000000" w:rsidR="00000000" w:rsidRPr="00000000">
              <w:rPr>
                <w:rtl w:val="0"/>
              </w:rPr>
            </w:r>
          </w:p>
          <w:p w:rsidR="00000000" w:rsidDel="00000000" w:rsidP="00000000" w:rsidRDefault="00000000" w:rsidRPr="00000000" w14:paraId="0000011D">
            <w:pPr>
              <w:numPr>
                <w:ilvl w:val="0"/>
                <w:numId w:val="470"/>
              </w:numPr>
              <w:spacing w:after="0" w:afterAutospacing="0" w:before="0" w:beforeAutospacing="0" w:lineRule="auto"/>
              <w:ind w:left="720" w:hanging="360"/>
            </w:pPr>
            <w:r w:rsidDel="00000000" w:rsidR="00000000" w:rsidRPr="00000000">
              <w:rPr>
                <w:rtl w:val="0"/>
              </w:rPr>
              <w:t xml:space="preserve">Rocque, R. J., Beaudoin, C., Ndjaboue, R., Cameron, L., Poirier-Bergeron, L., Poulin-Rheault, R. A., Fallon, C., Tricco, A. C., and Witteman, H. O. (2021). Health effects of climate change: an overview of systematic reviews. BMJ Open, 11(6), e046333.</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https://doi.org/10.1136/bmjopen-2020-046333</w:t>
              </w:r>
            </w:hyperlink>
            <w:r w:rsidDel="00000000" w:rsidR="00000000" w:rsidRPr="00000000">
              <w:rPr>
                <w:rtl w:val="0"/>
              </w:rPr>
            </w:r>
          </w:p>
          <w:p w:rsidR="00000000" w:rsidDel="00000000" w:rsidP="00000000" w:rsidRDefault="00000000" w:rsidRPr="00000000" w14:paraId="0000011E">
            <w:pPr>
              <w:numPr>
                <w:ilvl w:val="0"/>
                <w:numId w:val="470"/>
              </w:numPr>
              <w:spacing w:after="0" w:afterAutospacing="0" w:before="0" w:beforeAutospacing="0" w:lineRule="auto"/>
              <w:ind w:left="720" w:hanging="360"/>
            </w:pPr>
            <w:r w:rsidDel="00000000" w:rsidR="00000000" w:rsidRPr="00000000">
              <w:rPr>
                <w:rtl w:val="0"/>
              </w:rPr>
              <w:t xml:space="preserve">Stockholm Resilience Centre. (n.d.). Planetary boundaries.</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https://www.stockholmresilience.org/research/planetary-boundaries.htm</w:t>
              </w:r>
            </w:hyperlink>
            <w:r w:rsidDel="00000000" w:rsidR="00000000" w:rsidRPr="00000000">
              <w:fldChar w:fldCharType="begin"/>
              <w:instrText xml:space="preserve"> HYPERLINK "https://www.stockholmresilience.org/research/planetary-boundaries.htm" </w:instrText>
              <w:fldChar w:fldCharType="separate"/>
            </w:r>
            <w:r w:rsidDel="00000000" w:rsidR="00000000" w:rsidRPr="00000000">
              <w:rPr>
                <w:rtl w:val="0"/>
              </w:rPr>
            </w:r>
          </w:p>
          <w:p w:rsidR="00000000" w:rsidDel="00000000" w:rsidP="00000000" w:rsidRDefault="00000000" w:rsidRPr="00000000" w14:paraId="0000011F">
            <w:pPr>
              <w:numPr>
                <w:ilvl w:val="0"/>
                <w:numId w:val="470"/>
              </w:numPr>
              <w:spacing w:after="240" w:before="0" w:beforeAutospacing="0" w:lineRule="auto"/>
              <w:ind w:left="720" w:hanging="360"/>
            </w:pPr>
            <w:r w:rsidDel="00000000" w:rsidR="00000000" w:rsidRPr="00000000">
              <w:fldChar w:fldCharType="end"/>
            </w:r>
            <w:r w:rsidDel="00000000" w:rsidR="00000000" w:rsidRPr="00000000">
              <w:rPr>
                <w:rtl w:val="0"/>
              </w:rPr>
              <w:t xml:space="preserve">​​United Nations. (n.d.). </w:t>
            </w:r>
            <w:r w:rsidDel="00000000" w:rsidR="00000000" w:rsidRPr="00000000">
              <w:rPr>
                <w:i w:val="1"/>
                <w:iCs w:val="1"/>
                <w:rtl w:val="0"/>
              </w:rPr>
              <w:t xml:space="preserve">What is climate change?</w:t>
            </w:r>
            <w:r w:rsidDel="00000000" w:rsidR="00000000" w:rsidRPr="00000000">
              <w:rPr>
                <w:rtl w:val="0"/>
              </w:rPr>
              <w:t xml:space="preserve"> </w:t>
            </w:r>
            <w:hyperlink r:id="rId29">
              <w:r w:rsidDel="00000000" w:rsidR="00000000" w:rsidRPr="00000000">
                <w:rPr>
                  <w:color w:val="1155cc"/>
                  <w:u w:val="single"/>
                  <w:rtl w:val="0"/>
                </w:rPr>
                <w:t xml:space="preserve">https://www.un.org/en/climatechange/what-is-climate-change</w:t>
              </w:r>
            </w:hyperlink>
            <w:r w:rsidDel="00000000" w:rsidR="00000000" w:rsidRPr="00000000">
              <w:rPr>
                <w:rtl w:val="0"/>
              </w:rPr>
            </w:r>
          </w:p>
        </w:tc>
      </w:tr>
    </w:tbl>
    <w:p w:rsidR="00000000" w:rsidDel="00000000" w:rsidP="00000000" w:rsidRDefault="00000000" w:rsidRPr="00000000" w14:paraId="00000120">
      <w:pPr>
        <w:spacing w:after="240" w:before="240" w:lineRule="auto"/>
        <w:rPr/>
        <w:sectPr>
          <w:headerReference r:id="rId30"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1" w:type="default"/>
          <w:type w:val="nextPage"/>
          <w:pgSz w:h="12240" w:w="15840" w:orient="landscape"/>
          <w:pgMar w:bottom="1440.0000000000002" w:top="1440.0000000000002" w:left="1440.0000000000002" w:right="1440.0000000000002" w:header="720" w:footer="720"/>
          <w:pgNumType w:start="1"/>
        </w:sectPr>
      </w:pPr>
      <w:bookmarkStart w:colFirst="0" w:colLast="0" w:name="_sg611ekina5d"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Human Dimensions of Climate Change and ...</w:t>
      </w:r>
      <w:r w:rsidDel="00000000" w:rsidR="00000000" w:rsidRPr="00000000">
        <w:rPr>
          <w:rtl w:val="0"/>
        </w:rPr>
      </w:r>
    </w:p>
    <w:p w:rsidR="00000000" w:rsidDel="00000000" w:rsidP="00000000" w:rsidRDefault="00000000" w:rsidRPr="00000000" w14:paraId="00000122">
      <w:pPr>
        <w:pStyle w:val="Heading1"/>
        <w:spacing w:after="240" w:before="240" w:lineRule="auto"/>
        <w:rPr/>
      </w:pPr>
      <w:bookmarkStart w:colFirst="0" w:colLast="0" w:name="_4emhmv10vng9" w:id="37"/>
      <w:bookmarkEnd w:id="37"/>
      <w:r w:rsidDel="00000000" w:rsidR="00000000" w:rsidRPr="00000000">
        <w:rPr>
          <w:rtl w:val="0"/>
        </w:rPr>
      </w:r>
    </w:p>
    <w:tbl>
      <w:tblPr>
        <w:tblStyle w:val="Table11"/>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blHeader w:val="0"/>
        </w:trPr>
        <w:tc>
          <w:tcPr>
            <w:shd w:fill="f4cccc" w:val="clear"/>
          </w:tcPr>
          <w:p w:rsidR="00000000" w:rsidDel="00000000" w:rsidP="00000000" w:rsidRDefault="00000000" w:rsidRPr="00000000" w14:paraId="00000123">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124">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125">
            <w:pPr>
              <w:widowControl w:val="0"/>
              <w:rPr>
                <w:b w:val="1"/>
                <w:bCs w:val="1"/>
                <w:sz w:val="28"/>
                <w:szCs w:val="28"/>
              </w:rPr>
            </w:pPr>
            <w:r w:rsidDel="00000000" w:rsidR="00000000" w:rsidRPr="00000000">
              <w:rPr>
                <w:b w:val="1"/>
                <w:bCs w:val="1"/>
                <w:sz w:val="28"/>
                <w:szCs w:val="28"/>
                <w:rtl w:val="0"/>
              </w:rPr>
              <w:t xml:space="preserve">Section 1 is now closed for review and we are no longer accepting comments. Thank you for your contributions!</w:t>
            </w:r>
          </w:p>
          <w:p w:rsidR="00000000" w:rsidDel="00000000" w:rsidP="00000000" w:rsidRDefault="00000000" w:rsidRPr="00000000" w14:paraId="00000126">
            <w:pPr>
              <w:widowControl w:val="0"/>
              <w:rPr>
                <w:b w:val="1"/>
                <w:bCs w:val="1"/>
                <w:sz w:val="28"/>
                <w:szCs w:val="28"/>
              </w:rPr>
            </w:pPr>
            <w:r w:rsidDel="00000000" w:rsidR="00000000" w:rsidRPr="00000000">
              <w:rPr>
                <w:rtl w:val="0"/>
              </w:rPr>
            </w:r>
          </w:p>
          <w:p w:rsidR="00000000" w:rsidDel="00000000" w:rsidP="00000000" w:rsidRDefault="00000000" w:rsidRPr="00000000" w14:paraId="00000127">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0128">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129">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012A">
      <w:pPr>
        <w:pStyle w:val="Heading1"/>
        <w:spacing w:after="240" w:before="240" w:lineRule="auto"/>
        <w:rPr/>
      </w:pPr>
      <w:bookmarkStart w:colFirst="0" w:colLast="0" w:name="_gikgzhs7u4lu" w:id="38"/>
      <w:bookmarkEnd w:id="38"/>
      <w:r w:rsidDel="00000000" w:rsidR="00000000" w:rsidRPr="00000000">
        <w:rPr>
          <w:rtl w:val="0"/>
        </w:rPr>
      </w:r>
    </w:p>
    <w:p w:rsidR="00000000" w:rsidDel="00000000" w:rsidP="00000000" w:rsidRDefault="00000000" w:rsidRPr="00000000" w14:paraId="0000012B">
      <w:pPr>
        <w:pStyle w:val="Heading1"/>
        <w:spacing w:after="240" w:before="240" w:lineRule="auto"/>
        <w:rPr/>
      </w:pPr>
      <w:bookmarkStart w:colFirst="0" w:colLast="0" w:name="_jbjckla9tufe" w:id="39"/>
      <w:bookmarkEnd w:id="39"/>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1"/>
        <w:spacing w:after="240" w:before="240" w:lineRule="auto"/>
        <w:rPr>
          <w:b w:val="0"/>
          <w:bCs w:val="0"/>
        </w:rPr>
      </w:pPr>
      <w:bookmarkStart w:colFirst="0" w:colLast="0" w:name="_u7dmgqsql8sq" w:id="40"/>
      <w:bookmarkEnd w:id="40"/>
      <w:r w:rsidDel="00000000" w:rsidR="00000000" w:rsidRPr="00000000">
        <w:rPr>
          <w:rtl w:val="0"/>
        </w:rPr>
        <w:t xml:space="preserve">Human Dimensions of Climate Change and Psychological Impacts</w:t>
      </w:r>
      <w:r w:rsidDel="00000000" w:rsidR="00000000" w:rsidRPr="00000000">
        <w:rPr>
          <w:rtl w:val="0"/>
        </w:rPr>
      </w:r>
    </w:p>
    <w:tbl>
      <w:tblPr>
        <w:tblStyle w:val="Table1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0133">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0134">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0135">
            <w:pPr>
              <w:widowControl w:val="0"/>
              <w:numPr>
                <w:ilvl w:val="0"/>
                <w:numId w:val="150"/>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0136">
            <w:pPr>
              <w:widowControl w:val="0"/>
              <w:numPr>
                <w:ilvl w:val="0"/>
                <w:numId w:val="150"/>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0137">
            <w:pPr>
              <w:widowControl w:val="0"/>
              <w:numPr>
                <w:ilvl w:val="0"/>
                <w:numId w:val="150"/>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0138">
            <w:pPr>
              <w:widowControl w:val="0"/>
              <w:numPr>
                <w:ilvl w:val="0"/>
                <w:numId w:val="150"/>
              </w:numPr>
              <w:spacing w:line="240" w:lineRule="auto"/>
              <w:ind w:left="720" w:hanging="360"/>
            </w:pPr>
            <w:ins w:author="Lily Barraclough" w:id="62" w:date="2025-11-06T16:27:13Z">
              <w:r w:rsidDel="00000000" w:rsidR="00000000" w:rsidRPr="00000000">
                <w:rPr>
                  <w:rtl w:val="0"/>
                </w:rPr>
                <w:t xml:space="preserve">Lilian Barraclough, College of Social and Applied Human Sciences, University of Guelph  &amp; Youth Climate Lab</w:t>
              </w:r>
            </w:ins>
            <w:del w:author="Lily Barraclough" w:id="62" w:date="2025-11-06T16:27:13Z">
              <w:r w:rsidDel="00000000" w:rsidR="00000000" w:rsidRPr="00000000">
                <w:rPr>
                  <w:rtl w:val="0"/>
                </w:rPr>
                <w:delText xml:space="preserve"> </w:delText>
              </w:r>
            </w:del>
            <w:ins w:author="Lily Barraclough" w:id="63" w:date="2025-11-06T16:26:34Z">
              <w:del w:author="Lily Barraclough" w:id="62" w:date="2025-11-06T16:27:13Z">
                <w:r w:rsidDel="00000000" w:rsidR="00000000" w:rsidRPr="00000000">
                  <w:rPr>
                    <w:rtl w:val="0"/>
                  </w:rPr>
                  <w:delText xml:space="preserve">Lilian Barraclough, College of Social and Applied Human Sciences, University of Guelph</w:delText>
                </w:r>
              </w:del>
            </w:ins>
            <w:r w:rsidDel="00000000" w:rsidR="00000000" w:rsidRPr="00000000">
              <w:rPr>
                <w:rtl w:val="0"/>
              </w:rPr>
            </w:r>
          </w:p>
          <w:p w:rsidR="00000000" w:rsidDel="00000000" w:rsidP="00000000" w:rsidRDefault="00000000" w:rsidRPr="00000000" w14:paraId="00000139">
            <w:pPr>
              <w:widowControl w:val="0"/>
              <w:numPr>
                <w:ilvl w:val="0"/>
                <w:numId w:val="150"/>
              </w:numPr>
              <w:spacing w:line="240" w:lineRule="auto"/>
              <w:ind w:left="720" w:hanging="360"/>
            </w:pPr>
            <w:ins w:author="Mike Marchand" w:id="64" w:date="2025-11-25T18:59:29Z">
              <w:r w:rsidDel="00000000" w:rsidR="00000000" w:rsidRPr="00000000">
                <w:rPr>
                  <w:rtl w:val="0"/>
                </w:rPr>
                <w:t xml:space="preserve">Michael Marchand, sqilxw, syilx Nation - Cultural Safety Consultant</w:t>
              </w:r>
            </w:ins>
            <w:r w:rsidDel="00000000" w:rsidR="00000000" w:rsidRPr="00000000">
              <w:rPr>
                <w:rtl w:val="0"/>
              </w:rPr>
            </w:r>
          </w:p>
          <w:p w:rsidR="00000000" w:rsidDel="00000000" w:rsidP="00000000" w:rsidRDefault="00000000" w:rsidRPr="00000000" w14:paraId="0000013A">
            <w:pPr>
              <w:widowControl w:val="0"/>
              <w:numPr>
                <w:ilvl w:val="0"/>
                <w:numId w:val="150"/>
              </w:numPr>
              <w:spacing w:line="240" w:lineRule="auto"/>
              <w:ind w:left="720" w:hanging="360"/>
              <w:rPr>
                <w:ins w:author="Dora Rebelo" w:id="66" w:date="2025-12-02T11:14:30Z"/>
              </w:rPr>
            </w:pPr>
            <w:ins w:author="Canadian Coalition Seniors Mental Health" w:id="65" w:date="2025-11-25T19:52:33Z">
              <w:r w:rsidDel="00000000" w:rsidR="00000000" w:rsidRPr="00000000">
                <w:rPr>
                  <w:rtl w:val="0"/>
                </w:rPr>
                <w:t xml:space="preserve">Monique Beneteau, Canadian Coalition for Seniors’ Mental Health</w:t>
              </w:r>
            </w:ins>
            <w:ins w:author="Dora Rebelo" w:id="66" w:date="2025-12-02T11:14:30Z">
              <w:r w:rsidDel="00000000" w:rsidR="00000000" w:rsidRPr="00000000">
                <w:rPr>
                  <w:rtl w:val="0"/>
                </w:rPr>
              </w:r>
            </w:ins>
          </w:p>
          <w:p w:rsidR="00000000" w:rsidDel="00000000" w:rsidP="00000000" w:rsidRDefault="00000000" w:rsidRPr="00000000" w14:paraId="0000013B">
            <w:pPr>
              <w:widowControl w:val="0"/>
              <w:numPr>
                <w:ilvl w:val="0"/>
                <w:numId w:val="150"/>
              </w:numPr>
              <w:spacing w:line="240" w:lineRule="auto"/>
              <w:ind w:left="720" w:hanging="360"/>
              <w:rPr>
                <w:ins w:author="Kelly Guilbeau" w:id="67" w:date="2025-12-02T15:20:12Z"/>
              </w:rPr>
            </w:pPr>
            <w:ins w:author="Dora Rebelo" w:id="66" w:date="2025-12-02T11:14:30Z">
              <w:r w:rsidDel="00000000" w:rsidR="00000000" w:rsidRPr="00000000">
                <w:rPr>
                  <w:rtl w:val="0"/>
                </w:rPr>
                <w:t xml:space="preserve">Dora Rebelo, MHPSS Consultant, Iscte-University Institute of Lisbon</w:t>
              </w:r>
            </w:ins>
            <w:ins w:author="Kelly Guilbeau" w:id="67" w:date="2025-12-02T15:20:12Z">
              <w:r w:rsidDel="00000000" w:rsidR="00000000" w:rsidRPr="00000000">
                <w:rPr>
                  <w:rtl w:val="0"/>
                </w:rPr>
              </w:r>
            </w:ins>
          </w:p>
          <w:p w:rsidR="00000000" w:rsidDel="00000000" w:rsidP="00000000" w:rsidRDefault="00000000" w:rsidRPr="00000000" w14:paraId="0000013C">
            <w:pPr>
              <w:widowControl w:val="0"/>
              <w:numPr>
                <w:ilvl w:val="0"/>
                <w:numId w:val="150"/>
              </w:numPr>
              <w:spacing w:line="240" w:lineRule="auto"/>
              <w:ind w:left="720" w:hanging="360"/>
              <w:rPr>
                <w:ins w:author="Judy Wu" w:id="68" w:date="2025-12-09T05:52:35Z"/>
              </w:rPr>
            </w:pPr>
            <w:ins w:author="Kelly Guilbeau" w:id="67" w:date="2025-12-02T15:20:12Z">
              <w:r w:rsidDel="00000000" w:rsidR="00000000" w:rsidRPr="00000000">
                <w:rPr>
                  <w:rtl w:val="0"/>
                </w:rPr>
                <w:t xml:space="preserve">Kelly Green Guilbeau, conservation social scientist, Johns Hopkins University Bloomberg School of Public Health</w:t>
              </w:r>
            </w:ins>
            <w:ins w:author="Judy Wu" w:id="68" w:date="2025-12-09T05:52:35Z">
              <w:r w:rsidDel="00000000" w:rsidR="00000000" w:rsidRPr="00000000">
                <w:rPr>
                  <w:rtl w:val="0"/>
                </w:rPr>
              </w:r>
            </w:ins>
          </w:p>
          <w:p w:rsidR="00000000" w:rsidDel="00000000" w:rsidP="00000000" w:rsidRDefault="00000000" w:rsidRPr="00000000" w14:paraId="0000013D">
            <w:pPr>
              <w:widowControl w:val="0"/>
              <w:numPr>
                <w:ilvl w:val="0"/>
                <w:numId w:val="150"/>
              </w:numPr>
              <w:spacing w:line="240" w:lineRule="auto"/>
              <w:ind w:left="720" w:hanging="360"/>
              <w:rPr>
                <w:ins w:author="Maya Gislason" w:id="69" w:date="2025-12-16T07:05:26Z"/>
              </w:rPr>
            </w:pPr>
            <w:ins w:author="Judy Wu" w:id="68" w:date="2025-12-09T05:52:35Z">
              <w:r w:rsidDel="00000000" w:rsidR="00000000" w:rsidRPr="00000000">
                <w:rPr>
                  <w:rtl w:val="0"/>
                </w:rPr>
                <w:t xml:space="preserve">Judy Wu, Faculty of Health Sciences, Simon Fraser University</w:t>
              </w:r>
            </w:ins>
            <w:ins w:author="Maya Gislason" w:id="69" w:date="2025-12-16T07:05:26Z">
              <w:r w:rsidDel="00000000" w:rsidR="00000000" w:rsidRPr="00000000">
                <w:rPr>
                  <w:rtl w:val="0"/>
                </w:rPr>
              </w:r>
            </w:ins>
          </w:p>
          <w:p w:rsidR="00000000" w:rsidDel="00000000" w:rsidP="00000000" w:rsidRDefault="00000000" w:rsidRPr="00000000" w14:paraId="0000013E">
            <w:pPr>
              <w:widowControl w:val="0"/>
              <w:numPr>
                <w:ilvl w:val="0"/>
                <w:numId w:val="150"/>
              </w:numPr>
              <w:spacing w:line="240" w:lineRule="auto"/>
              <w:ind w:left="720" w:hanging="360"/>
              <w:rPr>
                <w:ins w:author="Susan Clayton" w:id="70" w:date="2026-01-03T21:05:36Z"/>
              </w:rPr>
            </w:pPr>
            <w:ins w:author="Maya Gislason" w:id="69" w:date="2025-12-16T07:05:26Z">
              <w:r w:rsidDel="00000000" w:rsidR="00000000" w:rsidRPr="00000000">
                <w:rPr>
                  <w:rtl w:val="0"/>
                </w:rPr>
                <w:t xml:space="preserve">Maya K. Gislason, Faculty of Health Sciences, Simon Fraser University</w:t>
              </w:r>
            </w:ins>
            <w:ins w:author="Susan Clayton" w:id="70" w:date="2026-01-03T21:05:36Z">
              <w:r w:rsidDel="00000000" w:rsidR="00000000" w:rsidRPr="00000000">
                <w:rPr>
                  <w:rtl w:val="0"/>
                </w:rPr>
              </w:r>
            </w:ins>
          </w:p>
          <w:p w:rsidR="00000000" w:rsidDel="00000000" w:rsidP="00000000" w:rsidRDefault="00000000" w:rsidRPr="00000000" w14:paraId="0000013F">
            <w:pPr>
              <w:widowControl w:val="0"/>
              <w:numPr>
                <w:ilvl w:val="0"/>
                <w:numId w:val="150"/>
              </w:numPr>
              <w:spacing w:line="240" w:lineRule="auto"/>
              <w:ind w:left="720" w:hanging="360"/>
            </w:pPr>
            <w:ins w:author="Susan Clayton" w:id="70" w:date="2026-01-03T21:05:36Z">
              <w:r w:rsidDel="00000000" w:rsidR="00000000" w:rsidRPr="00000000">
                <w:rPr>
                  <w:rtl w:val="0"/>
                </w:rPr>
                <w:t xml:space="preserve">Susan Clayton, Psychology Department, The College of Wooster</w:t>
              </w:r>
            </w:ins>
            <w:r w:rsidDel="00000000" w:rsidR="00000000" w:rsidRPr="00000000">
              <w:rPr>
                <w:rtl w:val="0"/>
              </w:rPr>
            </w:r>
          </w:p>
        </w:tc>
      </w:tr>
    </w:tbl>
    <w:p w:rsidR="00000000" w:rsidDel="00000000" w:rsidP="00000000" w:rsidRDefault="00000000" w:rsidRPr="00000000" w14:paraId="00000140">
      <w:pPr>
        <w:spacing w:after="240" w:before="240" w:lineRule="auto"/>
        <w:rPr/>
      </w:pPr>
      <w:r w:rsidDel="00000000" w:rsidR="00000000" w:rsidRPr="00000000">
        <w:rPr>
          <w:rtl w:val="0"/>
        </w:rPr>
      </w:r>
    </w:p>
    <w:tbl>
      <w:tblPr>
        <w:tblStyle w:val="Table1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0141">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0142">
            <w:pPr>
              <w:widowControl w:val="0"/>
              <w:spacing w:line="240" w:lineRule="auto"/>
              <w:rPr/>
            </w:pPr>
            <w:r w:rsidDel="00000000" w:rsidR="00000000" w:rsidRPr="00000000">
              <w:rPr>
                <w:rtl w:val="0"/>
              </w:rPr>
              <w:t xml:space="preserve">Since you're enrolled in this course you probably already understand that climate change is not only affecting the physical environment, but also having a significant impact on mental health. Individuals around the world are experiencing increased anxiety, depression, and stress as a result of extreme weather events, loss of livelihoods, and displacement due to rising sea levels. The uncertainty and fear of the future caused by climate change are contributing to a growing mental health crisis. Later in this course we will cover the varied ways climate change is impacting mental health in more detail. For now, it is </w:t>
            </w:r>
            <w:del w:author="Maya Gislason" w:id="71" w:date="2025-12-16T07:06:27Z">
              <w:r w:rsidDel="00000000" w:rsidR="00000000" w:rsidRPr="00000000">
                <w:rPr>
                  <w:rtl w:val="0"/>
                </w:rPr>
                <w:delText xml:space="preserve">only </w:delText>
              </w:r>
            </w:del>
            <w:r w:rsidDel="00000000" w:rsidR="00000000" w:rsidRPr="00000000">
              <w:rPr>
                <w:rtl w:val="0"/>
              </w:rPr>
              <w:t xml:space="preserve">important to understand that these impacts are real and pressing, having profound impacts on many people in every community. In this module, you will find some of the major ways that climate change is </w:t>
            </w:r>
            <w:commentRangeStart w:id="56"/>
            <w:r w:rsidDel="00000000" w:rsidR="00000000" w:rsidRPr="00000000">
              <w:rPr>
                <w:rtl w:val="0"/>
              </w:rPr>
              <w:t xml:space="preserve">having its toll </w:t>
            </w:r>
            <w:commentRangeEnd w:id="56"/>
            <w:r w:rsidDel="00000000" w:rsidR="00000000" w:rsidRPr="00000000">
              <w:commentReference w:id="56"/>
            </w:r>
            <w:r w:rsidDel="00000000" w:rsidR="00000000" w:rsidRPr="00000000">
              <w:rPr>
                <w:rtl w:val="0"/>
              </w:rPr>
              <w:t xml:space="preserve">on mental health. Spend some time exploring these and thinking about other ways not listed here.</w:t>
            </w:r>
          </w:p>
        </w:tc>
      </w:tr>
      <w:tr>
        <w:trPr>
          <w:cantSplit w:val="0"/>
          <w:tblHeader w:val="0"/>
        </w:trPr>
        <w:tc>
          <w:tcPr>
            <w:shd w:fill="ea9999" w:val="clear"/>
          </w:tcPr>
          <w:p w:rsidR="00000000" w:rsidDel="00000000" w:rsidP="00000000" w:rsidRDefault="00000000" w:rsidRPr="00000000" w14:paraId="00000143">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0144">
            <w:pPr>
              <w:spacing w:after="240" w:before="240" w:lineRule="auto"/>
              <w:rPr/>
            </w:pPr>
            <w:r w:rsidDel="00000000" w:rsidR="00000000" w:rsidRPr="00000000">
              <w:rPr>
                <w:rtl w:val="0"/>
              </w:rPr>
              <w:t xml:space="preserve">Climate change is profoundly impacting people across the globe on </w:t>
            </w:r>
            <w:del w:author="Kelly Guilbeau" w:id="72" w:date="2025-12-02T14:47:41Z">
              <w:r w:rsidDel="00000000" w:rsidR="00000000" w:rsidRPr="00000000">
                <w:rPr>
                  <w:rtl w:val="0"/>
                </w:rPr>
                <w:delText xml:space="preserve">a </w:delText>
              </w:r>
            </w:del>
            <w:r w:rsidDel="00000000" w:rsidR="00000000" w:rsidRPr="00000000">
              <w:rPr>
                <w:rtl w:val="0"/>
              </w:rPr>
              <w:t xml:space="preserve">physical, mental, emotional, </w:t>
            </w:r>
            <w:ins w:author="Susan Clayton" w:id="73" w:date="2026-01-03T21:03:31Z">
              <w:r w:rsidDel="00000000" w:rsidR="00000000" w:rsidRPr="00000000">
                <w:rPr>
                  <w:rtl w:val="0"/>
                </w:rPr>
                <w:t xml:space="preserve">social, </w:t>
              </w:r>
            </w:ins>
            <w:r w:rsidDel="00000000" w:rsidR="00000000" w:rsidRPr="00000000">
              <w:rPr>
                <w:rtl w:val="0"/>
              </w:rPr>
              <w:t xml:space="preserve">cultural and spiritual level</w:t>
            </w:r>
            <w:ins w:author="Mike Marchand" w:id="74" w:date="2025-11-25T18:59:59Z">
              <w:r w:rsidDel="00000000" w:rsidR="00000000" w:rsidRPr="00000000">
                <w:rPr>
                  <w:rtl w:val="0"/>
                </w:rPr>
                <w:t xml:space="preserve">s</w:t>
              </w:r>
            </w:ins>
            <w:r w:rsidDel="00000000" w:rsidR="00000000" w:rsidRPr="00000000">
              <w:rPr>
                <w:rtl w:val="0"/>
              </w:rPr>
              <w:t xml:space="preserve">. Individuals are experiencing heightened levels of anxiety, depression, and stress due to factors such as extreme weather events, loss of livelihoods, and displacement. Feelings like uncertainty and fear about the future are contributing to a</w:t>
            </w:r>
            <w:commentRangeStart w:id="57"/>
            <w:r w:rsidDel="00000000" w:rsidR="00000000" w:rsidRPr="00000000">
              <w:rPr>
                <w:rtl w:val="0"/>
              </w:rPr>
              <w:t xml:space="preserve"> growing mental health crisis</w:t>
            </w:r>
            <w:commentRangeEnd w:id="57"/>
            <w:r w:rsidDel="00000000" w:rsidR="00000000" w:rsidRPr="00000000">
              <w:commentReference w:id="57"/>
            </w:r>
            <w:r w:rsidDel="00000000" w:rsidR="00000000" w:rsidRPr="00000000">
              <w:rPr>
                <w:rtl w:val="0"/>
              </w:rPr>
              <w:t xml:space="preserve">, affecting people in every community. This module explores the major psychological effects of climate change, providing a foundation for understanding how environmental changes influence mental well-being.</w:t>
            </w:r>
          </w:p>
          <w:tbl>
            <w:tblPr>
              <w:tblStyle w:val="Table14"/>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e06666" w:val="clear"/>
                </w:tcPr>
                <w:p w:rsidR="00000000" w:rsidDel="00000000" w:rsidP="00000000" w:rsidRDefault="00000000" w:rsidRPr="00000000" w14:paraId="00000145">
                  <w:pPr>
                    <w:pStyle w:val="Heading2"/>
                    <w:spacing w:after="240" w:before="240" w:lineRule="auto"/>
                    <w:rPr/>
                  </w:pPr>
                  <w:bookmarkStart w:colFirst="0" w:colLast="0" w:name="_fy6zc06y32xu" w:id="41"/>
                  <w:bookmarkEnd w:id="41"/>
                  <w:commentRangeStart w:id="58"/>
                  <w:r w:rsidDel="00000000" w:rsidR="00000000" w:rsidRPr="00000000">
                    <w:rPr>
                      <w:rtl w:val="0"/>
                    </w:rPr>
                    <w:t xml:space="preserve">Ways Climate Change Impacts Mental Health</w:t>
                  </w:r>
                  <w:r w:rsidDel="00000000" w:rsidR="00000000" w:rsidRPr="00000000">
                    <w:rPr>
                      <w:rtl w:val="0"/>
                    </w:rPr>
                    <w:t xml:space="preserve"> </w:t>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0146">
                  <w:pPr>
                    <w:spacing w:after="240" w:before="240" w:lineRule="auto"/>
                    <w:rPr>
                      <w:color w:val="f4cccc"/>
                      <w:shd w:fill="990000" w:val="clear"/>
                    </w:rPr>
                  </w:pPr>
                  <w:r w:rsidDel="00000000" w:rsidR="00000000" w:rsidRPr="00000000">
                    <w:rPr>
                      <w:color w:val="f4cccc"/>
                      <w:shd w:fill="990000" w:val="clear"/>
                      <w:rtl w:val="0"/>
                    </w:rPr>
                    <w:t xml:space="preserve">[FLIP CARDS]</w:t>
                  </w:r>
                </w:p>
                <w:p w:rsidR="00000000" w:rsidDel="00000000" w:rsidP="00000000" w:rsidRDefault="00000000" w:rsidRPr="00000000" w14:paraId="00000147">
                  <w:pPr>
                    <w:numPr>
                      <w:ilvl w:val="0"/>
                      <w:numId w:val="77"/>
                    </w:numPr>
                    <w:spacing w:after="0" w:afterAutospacing="0" w:before="240" w:lineRule="auto"/>
                    <w:ind w:left="720" w:hanging="360"/>
                  </w:pPr>
                  <w:commentRangeStart w:id="59"/>
                  <w:r w:rsidDel="00000000" w:rsidR="00000000" w:rsidRPr="00000000">
                    <w:rPr>
                      <w:b w:val="1"/>
                      <w:bCs w:val="1"/>
                      <w:rtl w:val="0"/>
                    </w:rPr>
                    <w:t xml:space="preserve">Increased Anxiety, Depression, and Stress</w:t>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0148">
                  <w:pPr>
                    <w:numPr>
                      <w:ilvl w:val="1"/>
                      <w:numId w:val="77"/>
                    </w:numPr>
                    <w:spacing w:after="0" w:afterAutospacing="0" w:before="0" w:beforeAutospacing="0" w:lineRule="auto"/>
                    <w:ind w:left="1440" w:hanging="360"/>
                  </w:pPr>
                  <w:r w:rsidDel="00000000" w:rsidR="00000000" w:rsidRPr="00000000">
                    <w:rPr>
                      <w:b w:val="1"/>
                      <w:bCs w:val="1"/>
                      <w:rtl w:val="0"/>
                    </w:rPr>
                    <w:t xml:space="preserve">Extreme Weather Events:</w:t>
                  </w:r>
                  <w:r w:rsidDel="00000000" w:rsidR="00000000" w:rsidRPr="00000000">
                    <w:rPr>
                      <w:rtl w:val="0"/>
                    </w:rPr>
                    <w:t xml:space="preserve"> Disasters like floods, hurricanes, and wildfires lead to trauma, PTSD, and long-term mental health conditions.</w:t>
                  </w:r>
                </w:p>
                <w:p w:rsidR="00000000" w:rsidDel="00000000" w:rsidP="00000000" w:rsidRDefault="00000000" w:rsidRPr="00000000" w14:paraId="00000149">
                  <w:pPr>
                    <w:numPr>
                      <w:ilvl w:val="1"/>
                      <w:numId w:val="77"/>
                    </w:numPr>
                    <w:spacing w:after="0" w:afterAutospacing="0" w:before="0" w:beforeAutospacing="0" w:lineRule="auto"/>
                    <w:ind w:left="1440" w:hanging="360"/>
                    <w:rPr>
                      <w:ins w:author="Kelly Guilbeau" w:id="76" w:date="2025-12-02T14:54:07Z"/>
                    </w:rPr>
                  </w:pPr>
                  <w:r w:rsidDel="00000000" w:rsidR="00000000" w:rsidRPr="00000000">
                    <w:rPr>
                      <w:b w:val="1"/>
                      <w:bCs w:val="1"/>
                      <w:rtl w:val="0"/>
                    </w:rPr>
                    <w:t xml:space="preserve">Chronic Stress from Environmental Change:</w:t>
                  </w:r>
                  <w:r w:rsidDel="00000000" w:rsidR="00000000" w:rsidRPr="00000000">
                    <w:rPr>
                      <w:rtl w:val="0"/>
                    </w:rPr>
                    <w:t xml:space="preserve"> Ongoing environmental degradation creates persistent stress, contributing to anxiety and depressive disorders.</w:t>
                  </w:r>
                  <w:del w:author="Kelly Guilbeau" w:id="75" w:date="2025-12-02T14:53:52Z">
                    <w:commentRangeStart w:id="60"/>
                    <w:r w:rsidDel="00000000" w:rsidR="00000000" w:rsidRPr="00000000">
                      <w:rPr>
                        <w:rtl w:val="0"/>
                      </w:rPr>
                      <w:br w:type="textWrapping"/>
                    </w:r>
                  </w:del>
                  <w:commentRangeEnd w:id="60"/>
                  <w:r w:rsidDel="00000000" w:rsidR="00000000" w:rsidRPr="00000000">
                    <w:commentReference w:id="60"/>
                  </w:r>
                  <w:r w:rsidDel="00000000" w:rsidR="00000000" w:rsidRPr="00000000">
                    <w:rPr>
                      <w:b w:val="1"/>
                      <w:bCs w:val="1"/>
                      <w:rtl w:val="0"/>
                    </w:rPr>
                    <w:t xml:space="preserve">Loss of Stability:</w:t>
                  </w:r>
                  <w:r w:rsidDel="00000000" w:rsidR="00000000" w:rsidRPr="00000000">
                    <w:rPr>
                      <w:rtl w:val="0"/>
                    </w:rPr>
                    <w:t xml:space="preserve"> Economic uncertainty and the unpredictability of climate change heighten feelings of insecurity and hopelessness.</w:t>
                  </w:r>
                  <w:ins w:author="Kelly Guilbeau" w:id="76" w:date="2025-12-02T14:54:07Z">
                    <w:r w:rsidDel="00000000" w:rsidR="00000000" w:rsidRPr="00000000">
                      <w:rPr>
                        <w:rtl w:val="0"/>
                      </w:rPr>
                    </w:r>
                  </w:ins>
                </w:p>
                <w:p w:rsidR="00000000" w:rsidDel="00000000" w:rsidP="00000000" w:rsidRDefault="00000000" w:rsidRPr="00000000" w14:paraId="0000014A">
                  <w:pPr>
                    <w:numPr>
                      <w:ilvl w:val="1"/>
                      <w:numId w:val="77"/>
                    </w:numPr>
                    <w:spacing w:after="0" w:afterAutospacing="0" w:before="0" w:beforeAutospacing="0" w:lineRule="auto"/>
                    <w:ind w:left="1440" w:hanging="360"/>
                  </w:pPr>
                  <w:ins w:author="Kelly Guilbeau" w:id="76" w:date="2025-12-02T14:54:07Z">
                    <w:r w:rsidDel="00000000" w:rsidR="00000000" w:rsidRPr="00000000">
                      <w:rPr>
                        <w:b w:val="1"/>
                        <w:bCs w:val="1"/>
                        <w:rtl w:val="0"/>
                      </w:rPr>
                      <w:t xml:space="preserve">Grief for Lost Species and Ecosystems</w:t>
                    </w:r>
                    <w:r w:rsidDel="00000000" w:rsidR="00000000" w:rsidRPr="00000000">
                      <w:rPr>
                        <w:rtl w:val="0"/>
                      </w:rPr>
                      <w:t xml:space="preserve">: Complete shifts in ecological systems over time (e.g., coral dieoffs, ecosystem transformation, species extinction) can result in a lost connection to places and experiences which no longer exist. </w:t>
                    </w:r>
                  </w:ins>
                  <w:r w:rsidDel="00000000" w:rsidR="00000000" w:rsidRPr="00000000">
                    <w:rPr>
                      <w:rtl w:val="0"/>
                    </w:rPr>
                    <w:br w:type="textWrapping"/>
                  </w:r>
                </w:p>
                <w:p w:rsidR="00000000" w:rsidDel="00000000" w:rsidP="00000000" w:rsidRDefault="00000000" w:rsidRPr="00000000" w14:paraId="0000014B">
                  <w:pPr>
                    <w:numPr>
                      <w:ilvl w:val="0"/>
                      <w:numId w:val="77"/>
                    </w:numPr>
                    <w:spacing w:after="0" w:afterAutospacing="0" w:before="0" w:beforeAutospacing="0" w:lineRule="auto"/>
                    <w:ind w:left="720" w:hanging="360"/>
                  </w:pPr>
                  <w:r w:rsidDel="00000000" w:rsidR="00000000" w:rsidRPr="00000000">
                    <w:rPr>
                      <w:b w:val="1"/>
                      <w:bCs w:val="1"/>
                      <w:rtl w:val="0"/>
                    </w:rPr>
                    <w:t xml:space="preserve">Fear and Uncertainty About the Future</w:t>
                  </w:r>
                </w:p>
                <w:p w:rsidR="00000000" w:rsidDel="00000000" w:rsidP="00000000" w:rsidRDefault="00000000" w:rsidRPr="00000000" w14:paraId="0000014C">
                  <w:pPr>
                    <w:numPr>
                      <w:ilvl w:val="1"/>
                      <w:numId w:val="77"/>
                    </w:numPr>
                    <w:spacing w:after="0" w:afterAutospacing="0" w:before="0" w:beforeAutospacing="0" w:lineRule="auto"/>
                    <w:ind w:left="1440" w:hanging="360"/>
                  </w:pPr>
                  <w:r w:rsidDel="00000000" w:rsidR="00000000" w:rsidRPr="00000000">
                    <w:rPr>
                      <w:b w:val="1"/>
                      <w:bCs w:val="1"/>
                      <w:rtl w:val="0"/>
                    </w:rPr>
                    <w:t xml:space="preserve">Anticipatory Anxiety:</w:t>
                  </w:r>
                  <w:r w:rsidDel="00000000" w:rsidR="00000000" w:rsidRPr="00000000">
                    <w:rPr>
                      <w:rtl w:val="0"/>
                    </w:rPr>
                    <w:t xml:space="preserve"> Worry about worsening climate impacts contributes to prolonged psychological distress.</w:t>
                  </w:r>
                </w:p>
                <w:p w:rsidR="00000000" w:rsidDel="00000000" w:rsidP="00000000" w:rsidRDefault="00000000" w:rsidRPr="00000000" w14:paraId="0000014D">
                  <w:pPr>
                    <w:numPr>
                      <w:ilvl w:val="1"/>
                      <w:numId w:val="77"/>
                    </w:numPr>
                    <w:spacing w:after="0" w:afterAutospacing="0" w:before="0" w:beforeAutospacing="0" w:lineRule="auto"/>
                    <w:ind w:left="1440" w:hanging="360"/>
                  </w:pPr>
                  <w:r w:rsidDel="00000000" w:rsidR="00000000" w:rsidRPr="00000000">
                    <w:rPr>
                      <w:b w:val="1"/>
                      <w:bCs w:val="1"/>
                      <w:rtl w:val="0"/>
                    </w:rPr>
                    <w:t xml:space="preserve">Eco-Anxiety:</w:t>
                  </w:r>
                  <w:r w:rsidDel="00000000" w:rsidR="00000000" w:rsidRPr="00000000">
                    <w:rPr>
                      <w:rtl w:val="0"/>
                    </w:rPr>
                    <w:t xml:space="preserve"> Fear</w:t>
                  </w:r>
                  <w:ins w:author="Judy Wu" w:id="77" w:date="2025-12-09T05:58:14Z">
                    <w:r w:rsidDel="00000000" w:rsidR="00000000" w:rsidRPr="00000000">
                      <w:rPr>
                        <w:rtl w:val="0"/>
                      </w:rPr>
                      <w:t xml:space="preserve"> and anxiety surrounding</w:t>
                    </w:r>
                  </w:ins>
                  <w:del w:author="Judy Wu" w:id="77" w:date="2025-12-09T05:58:14Z">
                    <w:r w:rsidDel="00000000" w:rsidR="00000000" w:rsidRPr="00000000">
                      <w:rPr>
                        <w:rtl w:val="0"/>
                      </w:rPr>
                      <w:delText xml:space="preserve"> of </w:delText>
                    </w:r>
                  </w:del>
                  <w:ins w:author="Judy Wu" w:id="77" w:date="2025-12-09T05:58:14Z">
                    <w:r w:rsidDel="00000000" w:rsidR="00000000" w:rsidRPr="00000000">
                      <w:rPr>
                        <w:rtl w:val="0"/>
                      </w:rPr>
                      <w:t xml:space="preserve"> </w:t>
                    </w:r>
                  </w:ins>
                  <w:r w:rsidDel="00000000" w:rsidR="00000000" w:rsidRPr="00000000">
                    <w:rPr>
                      <w:rtl w:val="0"/>
                    </w:rPr>
                    <w:t xml:space="preserve">environmental collapse and the inability to personally affect global outcomes fosters feelings of guilt, helplessness, and sadness.</w:t>
                  </w:r>
                </w:p>
                <w:p w:rsidR="00000000" w:rsidDel="00000000" w:rsidP="00000000" w:rsidRDefault="00000000" w:rsidRPr="00000000" w14:paraId="0000014E">
                  <w:pPr>
                    <w:numPr>
                      <w:ilvl w:val="1"/>
                      <w:numId w:val="77"/>
                    </w:numPr>
                    <w:spacing w:after="0" w:afterAutospacing="0" w:before="0" w:beforeAutospacing="0" w:lineRule="auto"/>
                    <w:ind w:left="1440" w:hanging="360"/>
                  </w:pPr>
                  <w:r w:rsidDel="00000000" w:rsidR="00000000" w:rsidRPr="00000000">
                    <w:rPr>
                      <w:b w:val="1"/>
                      <w:bCs w:val="1"/>
                      <w:rtl w:val="0"/>
                    </w:rPr>
                    <w:t xml:space="preserve">Impact on Younger Generations:</w:t>
                  </w:r>
                  <w:r w:rsidDel="00000000" w:rsidR="00000000" w:rsidRPr="00000000">
                    <w:rPr>
                      <w:rtl w:val="0"/>
                    </w:rPr>
                    <w:t xml:space="preserve"> Youth are increasingly affected by existential dread about their future</w:t>
                  </w:r>
                  <w:ins w:author="Judy Wu" w:id="78" w:date="2025-12-09T05:58:40Z">
                    <w:r w:rsidDel="00000000" w:rsidR="00000000" w:rsidRPr="00000000">
                      <w:rPr>
                        <w:rtl w:val="0"/>
                      </w:rPr>
                      <w:t xml:space="preserve"> and preceived burden to solve the climate crisis</w:t>
                    </w:r>
                  </w:ins>
                  <w:r w:rsidDel="00000000" w:rsidR="00000000" w:rsidRPr="00000000">
                    <w:rPr>
                      <w:rtl w:val="0"/>
                    </w:rPr>
                    <w:t xml:space="preserve">, contributing to intergenerational mental health challenges.</w:t>
                    <w:br w:type="textWrapping"/>
                  </w:r>
                </w:p>
                <w:p w:rsidR="00000000" w:rsidDel="00000000" w:rsidP="00000000" w:rsidRDefault="00000000" w:rsidRPr="00000000" w14:paraId="0000014F">
                  <w:pPr>
                    <w:numPr>
                      <w:ilvl w:val="0"/>
                      <w:numId w:val="77"/>
                    </w:numPr>
                    <w:spacing w:after="0" w:afterAutospacing="0" w:before="0" w:beforeAutospacing="0" w:lineRule="auto"/>
                    <w:ind w:left="720" w:hanging="360"/>
                  </w:pPr>
                  <w:r w:rsidDel="00000000" w:rsidR="00000000" w:rsidRPr="00000000">
                    <w:rPr>
                      <w:b w:val="1"/>
                      <w:bCs w:val="1"/>
                      <w:rtl w:val="0"/>
                    </w:rPr>
                    <w:t xml:space="preserve">Displacement and Loss</w:t>
                  </w:r>
                </w:p>
                <w:p w:rsidR="00000000" w:rsidDel="00000000" w:rsidP="00000000" w:rsidRDefault="00000000" w:rsidRPr="00000000" w14:paraId="00000150">
                  <w:pPr>
                    <w:numPr>
                      <w:ilvl w:val="1"/>
                      <w:numId w:val="77"/>
                    </w:numPr>
                    <w:spacing w:after="0" w:afterAutospacing="0" w:before="0" w:beforeAutospacing="0" w:lineRule="auto"/>
                    <w:ind w:left="1440" w:hanging="360"/>
                  </w:pPr>
                  <w:r w:rsidDel="00000000" w:rsidR="00000000" w:rsidRPr="00000000">
                    <w:rPr>
                      <w:b w:val="1"/>
                      <w:bCs w:val="1"/>
                      <w:rtl w:val="0"/>
                    </w:rPr>
                    <w:t xml:space="preserve">Forced Relocation:</w:t>
                  </w:r>
                  <w:r w:rsidDel="00000000" w:rsidR="00000000" w:rsidRPr="00000000">
                    <w:rPr>
                      <w:rtl w:val="0"/>
                    </w:rPr>
                    <w:t xml:space="preserve"> Rising sea levels, </w:t>
                  </w:r>
                  <w:commentRangeStart w:id="61"/>
                  <w:r w:rsidDel="00000000" w:rsidR="00000000" w:rsidRPr="00000000">
                    <w:rPr>
                      <w:rtl w:val="0"/>
                    </w:rPr>
                    <w:t xml:space="preserve">desertification</w:t>
                  </w:r>
                  <w:commentRangeEnd w:id="61"/>
                  <w:r w:rsidDel="00000000" w:rsidR="00000000" w:rsidRPr="00000000">
                    <w:commentReference w:id="61"/>
                  </w:r>
                  <w:r w:rsidDel="00000000" w:rsidR="00000000" w:rsidRPr="00000000">
                    <w:rPr>
                      <w:rtl w:val="0"/>
                    </w:rPr>
                    <w:t xml:space="preserve">, and extreme weather events displace individuals and families, resulting in grief and trauma.</w:t>
                  </w:r>
                </w:p>
                <w:p w:rsidR="00000000" w:rsidDel="00000000" w:rsidP="00000000" w:rsidRDefault="00000000" w:rsidRPr="00000000" w14:paraId="00000151">
                  <w:pPr>
                    <w:numPr>
                      <w:ilvl w:val="1"/>
                      <w:numId w:val="77"/>
                    </w:numPr>
                    <w:spacing w:after="0" w:afterAutospacing="0" w:before="0" w:beforeAutospacing="0" w:lineRule="auto"/>
                    <w:ind w:left="1440" w:hanging="360"/>
                  </w:pPr>
                  <w:r w:rsidDel="00000000" w:rsidR="00000000" w:rsidRPr="00000000">
                    <w:rPr>
                      <w:b w:val="1"/>
                      <w:bCs w:val="1"/>
                      <w:rtl w:val="0"/>
                    </w:rPr>
                    <w:t xml:space="preserve">Cultural Loss:</w:t>
                  </w:r>
                  <w:r w:rsidDel="00000000" w:rsidR="00000000" w:rsidRPr="00000000">
                    <w:rPr>
                      <w:rtl w:val="0"/>
                    </w:rPr>
                    <w:t xml:space="preserve"> Displacement often leads to loss of cultural identity, heritage, and community, intensifying emotional distress.</w:t>
                  </w:r>
                </w:p>
                <w:p w:rsidR="00000000" w:rsidDel="00000000" w:rsidP="00000000" w:rsidRDefault="00000000" w:rsidRPr="00000000" w14:paraId="00000152">
                  <w:pPr>
                    <w:numPr>
                      <w:ilvl w:val="1"/>
                      <w:numId w:val="77"/>
                    </w:numPr>
                    <w:spacing w:after="0" w:afterAutospacing="0" w:before="0" w:beforeAutospacing="0" w:lineRule="auto"/>
                    <w:ind w:left="1440" w:hanging="360"/>
                  </w:pPr>
                  <w:r w:rsidDel="00000000" w:rsidR="00000000" w:rsidRPr="00000000">
                    <w:rPr>
                      <w:b w:val="1"/>
                      <w:bCs w:val="1"/>
                      <w:rtl w:val="0"/>
                    </w:rPr>
                    <w:t xml:space="preserve">Separation from Support Networks:</w:t>
                  </w:r>
                  <w:r w:rsidDel="00000000" w:rsidR="00000000" w:rsidRPr="00000000">
                    <w:rPr>
                      <w:rtl w:val="0"/>
                    </w:rPr>
                    <w:t xml:space="preserve"> Migration disrupts social connections, contributing to isolation, loneliness, and mental health deterioration.</w:t>
                    <w:br w:type="textWrapping"/>
                  </w:r>
                </w:p>
                <w:p w:rsidR="00000000" w:rsidDel="00000000" w:rsidP="00000000" w:rsidRDefault="00000000" w:rsidRPr="00000000" w14:paraId="00000153">
                  <w:pPr>
                    <w:numPr>
                      <w:ilvl w:val="0"/>
                      <w:numId w:val="77"/>
                    </w:numPr>
                    <w:spacing w:after="0" w:afterAutospacing="0" w:before="0" w:beforeAutospacing="0" w:lineRule="auto"/>
                    <w:ind w:left="720" w:hanging="360"/>
                  </w:pPr>
                  <w:r w:rsidDel="00000000" w:rsidR="00000000" w:rsidRPr="00000000">
                    <w:rPr>
                      <w:b w:val="1"/>
                      <w:bCs w:val="1"/>
                      <w:rtl w:val="0"/>
                    </w:rPr>
                    <w:t xml:space="preserve">Livelihood Disruption</w:t>
                  </w:r>
                </w:p>
                <w:p w:rsidR="00000000" w:rsidDel="00000000" w:rsidP="00000000" w:rsidRDefault="00000000" w:rsidRPr="00000000" w14:paraId="00000154">
                  <w:pPr>
                    <w:numPr>
                      <w:ilvl w:val="1"/>
                      <w:numId w:val="77"/>
                    </w:numPr>
                    <w:spacing w:after="0" w:afterAutospacing="0" w:before="0" w:beforeAutospacing="0" w:lineRule="auto"/>
                    <w:ind w:left="1440" w:hanging="360"/>
                  </w:pPr>
                  <w:r w:rsidDel="00000000" w:rsidR="00000000" w:rsidRPr="00000000">
                    <w:rPr>
                      <w:b w:val="1"/>
                      <w:bCs w:val="1"/>
                      <w:rtl w:val="0"/>
                    </w:rPr>
                    <w:t xml:space="preserve">Agricultural Instability:</w:t>
                  </w:r>
                  <w:r w:rsidDel="00000000" w:rsidR="00000000" w:rsidRPr="00000000">
                    <w:rPr>
                      <w:rtl w:val="0"/>
                    </w:rPr>
                    <w:t xml:space="preserve"> Droughts, floods, and changing weather patterns jeopardize agricultural livelihoods, increasing stress and economic hardship.</w:t>
                  </w:r>
                </w:p>
                <w:p w:rsidR="00000000" w:rsidDel="00000000" w:rsidP="00000000" w:rsidRDefault="00000000" w:rsidRPr="00000000" w14:paraId="00000155">
                  <w:pPr>
                    <w:numPr>
                      <w:ilvl w:val="1"/>
                      <w:numId w:val="77"/>
                    </w:numPr>
                    <w:spacing w:after="0" w:afterAutospacing="0" w:before="0" w:beforeAutospacing="0" w:lineRule="auto"/>
                    <w:ind w:left="1440" w:hanging="360"/>
                  </w:pPr>
                  <w:commentRangeStart w:id="62"/>
                  <w:commentRangeStart w:id="63"/>
                  <w:r w:rsidDel="00000000" w:rsidR="00000000" w:rsidRPr="00000000">
                    <w:rPr>
                      <w:b w:val="1"/>
                      <w:bCs w:val="1"/>
                      <w:rtl w:val="0"/>
                    </w:rPr>
                    <w:t xml:space="preserve">Job Loss in Climate-Sensitive Industries:</w:t>
                  </w:r>
                  <w:commentRangeEnd w:id="62"/>
                  <w:r w:rsidDel="00000000" w:rsidR="00000000" w:rsidRPr="00000000">
                    <w:commentReference w:id="62"/>
                  </w:r>
                  <w:commentRangeEnd w:id="63"/>
                  <w:r w:rsidDel="00000000" w:rsidR="00000000" w:rsidRPr="00000000">
                    <w:commentReference w:id="63"/>
                  </w:r>
                  <w:r w:rsidDel="00000000" w:rsidR="00000000" w:rsidRPr="00000000">
                    <w:rPr>
                      <w:rtl w:val="0"/>
                    </w:rPr>
                    <w:t xml:space="preserve"> Industries such as fishing, forestry, and tourism are affected by environmental shifts, leading to job loss and related mental health impacts.</w:t>
                  </w:r>
                </w:p>
                <w:p w:rsidR="00000000" w:rsidDel="00000000" w:rsidP="00000000" w:rsidRDefault="00000000" w:rsidRPr="00000000" w14:paraId="00000156">
                  <w:pPr>
                    <w:numPr>
                      <w:ilvl w:val="1"/>
                      <w:numId w:val="77"/>
                    </w:numPr>
                    <w:spacing w:after="0" w:afterAutospacing="0" w:before="0" w:beforeAutospacing="0" w:lineRule="auto"/>
                    <w:ind w:left="1440" w:hanging="360"/>
                  </w:pPr>
                  <w:r w:rsidDel="00000000" w:rsidR="00000000" w:rsidRPr="00000000">
                    <w:rPr>
                      <w:b w:val="1"/>
                      <w:bCs w:val="1"/>
                      <w:rtl w:val="0"/>
                    </w:rPr>
                    <w:t xml:space="preserve">Economic Insecurity:</w:t>
                  </w:r>
                  <w:r w:rsidDel="00000000" w:rsidR="00000000" w:rsidRPr="00000000">
                    <w:rPr>
                      <w:rtl w:val="0"/>
                    </w:rPr>
                    <w:t xml:space="preserve"> Financial stress from reduced income or job loss exacerbates anxiety, depression, and family strain.</w:t>
                    <w:br w:type="textWrapping"/>
                  </w:r>
                </w:p>
                <w:p w:rsidR="00000000" w:rsidDel="00000000" w:rsidP="00000000" w:rsidRDefault="00000000" w:rsidRPr="00000000" w14:paraId="00000157">
                  <w:pPr>
                    <w:numPr>
                      <w:ilvl w:val="0"/>
                      <w:numId w:val="77"/>
                    </w:numPr>
                    <w:spacing w:after="0" w:afterAutospacing="0" w:before="0" w:beforeAutospacing="0" w:lineRule="auto"/>
                    <w:ind w:left="720" w:hanging="360"/>
                  </w:pPr>
                  <w:r w:rsidDel="00000000" w:rsidR="00000000" w:rsidRPr="00000000">
                    <w:rPr>
                      <w:b w:val="1"/>
                      <w:bCs w:val="1"/>
                      <w:rtl w:val="0"/>
                    </w:rPr>
                    <w:t xml:space="preserve">Exposure to Physiological Stress from Extreme </w:t>
                  </w:r>
                  <w:commentRangeStart w:id="64"/>
                  <w:r w:rsidDel="00000000" w:rsidR="00000000" w:rsidRPr="00000000">
                    <w:rPr>
                      <w:b w:val="1"/>
                      <w:bCs w:val="1"/>
                      <w:rtl w:val="0"/>
                    </w:rPr>
                    <w:t xml:space="preserve">Events</w:t>
                  </w:r>
                  <w:commentRangeEnd w:id="64"/>
                  <w:r w:rsidDel="00000000" w:rsidR="00000000" w:rsidRPr="00000000">
                    <w:commentReference w:id="64"/>
                  </w:r>
                  <w:r w:rsidDel="00000000" w:rsidR="00000000" w:rsidRPr="00000000">
                    <w:rPr>
                      <w:rtl w:val="0"/>
                    </w:rPr>
                  </w:r>
                </w:p>
                <w:p w:rsidR="00000000" w:rsidDel="00000000" w:rsidP="00000000" w:rsidRDefault="00000000" w:rsidRPr="00000000" w14:paraId="00000158">
                  <w:pPr>
                    <w:numPr>
                      <w:ilvl w:val="1"/>
                      <w:numId w:val="77"/>
                    </w:numPr>
                    <w:spacing w:after="0" w:afterAutospacing="0" w:before="0" w:beforeAutospacing="0" w:lineRule="auto"/>
                    <w:ind w:left="1440" w:hanging="360"/>
                  </w:pPr>
                  <w:r w:rsidDel="00000000" w:rsidR="00000000" w:rsidRPr="00000000">
                    <w:rPr>
                      <w:b w:val="1"/>
                      <w:bCs w:val="1"/>
                      <w:rtl w:val="0"/>
                    </w:rPr>
                    <w:t xml:space="preserve">Heat-Related Stress:</w:t>
                  </w:r>
                  <w:r w:rsidDel="00000000" w:rsidR="00000000" w:rsidRPr="00000000">
                    <w:rPr>
                      <w:rtl w:val="0"/>
                    </w:rPr>
                    <w:t xml:space="preserve"> Extreme heat exposure can lead to heat exhaustion and heat stroke, linked to psychological stress and cognitive impairment.</w:t>
                  </w:r>
                </w:p>
                <w:p w:rsidR="00000000" w:rsidDel="00000000" w:rsidP="00000000" w:rsidRDefault="00000000" w:rsidRPr="00000000" w14:paraId="00000159">
                  <w:pPr>
                    <w:numPr>
                      <w:ilvl w:val="1"/>
                      <w:numId w:val="77"/>
                    </w:numPr>
                    <w:spacing w:after="0" w:afterAutospacing="0" w:before="0" w:beforeAutospacing="0" w:lineRule="auto"/>
                    <w:ind w:left="1440" w:hanging="360"/>
                  </w:pPr>
                  <w:r w:rsidDel="00000000" w:rsidR="00000000" w:rsidRPr="00000000">
                    <w:rPr>
                      <w:b w:val="1"/>
                      <w:bCs w:val="1"/>
                      <w:rtl w:val="0"/>
                    </w:rPr>
                    <w:t xml:space="preserve">Air Pollution:</w:t>
                  </w:r>
                  <w:r w:rsidDel="00000000" w:rsidR="00000000" w:rsidRPr="00000000">
                    <w:rPr>
                      <w:rtl w:val="0"/>
                    </w:rPr>
                    <w:t xml:space="preserve"> Poor air quality exacerbated by wildfires or industrial pollution can impair cognitive function and contribute to mood disorders.</w:t>
                  </w:r>
                </w:p>
                <w:p w:rsidR="00000000" w:rsidDel="00000000" w:rsidP="00000000" w:rsidRDefault="00000000" w:rsidRPr="00000000" w14:paraId="0000015A">
                  <w:pPr>
                    <w:numPr>
                      <w:ilvl w:val="1"/>
                      <w:numId w:val="77"/>
                    </w:numPr>
                    <w:spacing w:after="0" w:afterAutospacing="0" w:before="0" w:beforeAutospacing="0" w:lineRule="auto"/>
                    <w:ind w:left="1440" w:hanging="360"/>
                  </w:pPr>
                  <w:r w:rsidDel="00000000" w:rsidR="00000000" w:rsidRPr="00000000">
                    <w:rPr>
                      <w:b w:val="1"/>
                      <w:bCs w:val="1"/>
                      <w:rtl w:val="0"/>
                    </w:rPr>
                    <w:t xml:space="preserve">Water and Food Scarcity:</w:t>
                  </w:r>
                  <w:r w:rsidDel="00000000" w:rsidR="00000000" w:rsidRPr="00000000">
                    <w:rPr>
                      <w:rtl w:val="0"/>
                    </w:rPr>
                    <w:t xml:space="preserve"> Resource shortages drive physiological stress, contributing to poor mental health outcomes, malnutrition, and fatigue.</w:t>
                    <w:br w:type="textWrapping"/>
                  </w:r>
                </w:p>
                <w:p w:rsidR="00000000" w:rsidDel="00000000" w:rsidP="00000000" w:rsidRDefault="00000000" w:rsidRPr="00000000" w14:paraId="0000015B">
                  <w:pPr>
                    <w:numPr>
                      <w:ilvl w:val="0"/>
                      <w:numId w:val="77"/>
                    </w:numPr>
                    <w:spacing w:after="0" w:afterAutospacing="0" w:before="0" w:beforeAutospacing="0" w:lineRule="auto"/>
                    <w:ind w:left="720" w:hanging="360"/>
                  </w:pPr>
                  <w:r w:rsidDel="00000000" w:rsidR="00000000" w:rsidRPr="00000000">
                    <w:rPr>
                      <w:b w:val="1"/>
                      <w:bCs w:val="1"/>
                      <w:rtl w:val="0"/>
                    </w:rPr>
                    <w:t xml:space="preserve">Social and Community Disruption</w:t>
                  </w:r>
                </w:p>
                <w:p w:rsidR="00000000" w:rsidDel="00000000" w:rsidP="00000000" w:rsidRDefault="00000000" w:rsidRPr="00000000" w14:paraId="0000015C">
                  <w:pPr>
                    <w:numPr>
                      <w:ilvl w:val="1"/>
                      <w:numId w:val="77"/>
                    </w:numPr>
                    <w:spacing w:after="0" w:afterAutospacing="0" w:before="0" w:beforeAutospacing="0" w:lineRule="auto"/>
                    <w:ind w:left="1440" w:hanging="360"/>
                  </w:pPr>
                  <w:r w:rsidDel="00000000" w:rsidR="00000000" w:rsidRPr="00000000">
                    <w:rPr>
                      <w:b w:val="1"/>
                      <w:bCs w:val="1"/>
                      <w:rtl w:val="0"/>
                    </w:rPr>
                    <w:t xml:space="preserve">Weakened Social Bonds:</w:t>
                  </w:r>
                  <w:r w:rsidDel="00000000" w:rsidR="00000000" w:rsidRPr="00000000">
                    <w:rPr>
                      <w:rtl w:val="0"/>
                    </w:rPr>
                    <w:t xml:space="preserve"> Communities affected by repeated climate events experience a breakdown in social cohesion, reducing access to collective support.</w:t>
                  </w:r>
                </w:p>
                <w:p w:rsidR="00000000" w:rsidDel="00000000" w:rsidP="00000000" w:rsidRDefault="00000000" w:rsidRPr="00000000" w14:paraId="0000015D">
                  <w:pPr>
                    <w:numPr>
                      <w:ilvl w:val="1"/>
                      <w:numId w:val="77"/>
                    </w:numPr>
                    <w:spacing w:after="0" w:afterAutospacing="0" w:before="0" w:beforeAutospacing="0" w:lineRule="auto"/>
                    <w:ind w:left="1440" w:hanging="360"/>
                  </w:pPr>
                  <w:r w:rsidDel="00000000" w:rsidR="00000000" w:rsidRPr="00000000">
                    <w:rPr>
                      <w:b w:val="1"/>
                      <w:bCs w:val="1"/>
                      <w:rtl w:val="0"/>
                    </w:rPr>
                    <w:t xml:space="preserve">Increased Conflict Over Resources:</w:t>
                  </w:r>
                  <w:r w:rsidDel="00000000" w:rsidR="00000000" w:rsidRPr="00000000">
                    <w:rPr>
                      <w:rtl w:val="0"/>
                    </w:rPr>
                    <w:t xml:space="preserve"> Competition for water, food, and habitable land leads to social tensions and psychological stress.</w:t>
                  </w:r>
                </w:p>
                <w:p w:rsidR="00000000" w:rsidDel="00000000" w:rsidP="00000000" w:rsidRDefault="00000000" w:rsidRPr="00000000" w14:paraId="0000015E">
                  <w:pPr>
                    <w:numPr>
                      <w:ilvl w:val="1"/>
                      <w:numId w:val="77"/>
                    </w:numPr>
                    <w:spacing w:after="0" w:afterAutospacing="0" w:before="0" w:beforeAutospacing="0" w:lineRule="auto"/>
                    <w:ind w:left="1440" w:hanging="360"/>
                  </w:pPr>
                  <w:r w:rsidDel="00000000" w:rsidR="00000000" w:rsidRPr="00000000">
                    <w:rPr>
                      <w:b w:val="1"/>
                      <w:bCs w:val="1"/>
                      <w:rtl w:val="0"/>
                    </w:rPr>
                    <w:t xml:space="preserve">Erosion of Trust:</w:t>
                  </w:r>
                  <w:r w:rsidDel="00000000" w:rsidR="00000000" w:rsidRPr="00000000">
                    <w:rPr>
                      <w:rtl w:val="0"/>
                    </w:rPr>
                    <w:t xml:space="preserve"> Mistrust in government responses or systemic failures in addressing climate change fosters resentment and psychological strain.</w:t>
                    <w:br w:type="textWrapping"/>
                  </w:r>
                </w:p>
                <w:p w:rsidR="00000000" w:rsidDel="00000000" w:rsidP="00000000" w:rsidRDefault="00000000" w:rsidRPr="00000000" w14:paraId="0000015F">
                  <w:pPr>
                    <w:numPr>
                      <w:ilvl w:val="0"/>
                      <w:numId w:val="77"/>
                    </w:numPr>
                    <w:spacing w:line="240" w:lineRule="auto"/>
                    <w:ind w:left="720" w:hanging="360"/>
                  </w:pPr>
                  <w:r w:rsidDel="00000000" w:rsidR="00000000" w:rsidRPr="00000000">
                    <w:rPr>
                      <w:b w:val="1"/>
                      <w:bCs w:val="1"/>
                      <w:rtl w:val="0"/>
                    </w:rPr>
                    <w:t xml:space="preserve">Population Impacts</w:t>
                  </w:r>
                  <w:r w:rsidDel="00000000" w:rsidR="00000000" w:rsidRPr="00000000">
                    <w:rPr>
                      <w:rtl w:val="0"/>
                    </w:rPr>
                  </w:r>
                </w:p>
                <w:p w:rsidR="00000000" w:rsidDel="00000000" w:rsidP="00000000" w:rsidRDefault="00000000" w:rsidRPr="00000000" w14:paraId="00000160">
                  <w:pPr>
                    <w:numPr>
                      <w:ilvl w:val="1"/>
                      <w:numId w:val="77"/>
                    </w:numPr>
                    <w:spacing w:line="240" w:lineRule="auto"/>
                    <w:ind w:left="1440" w:hanging="360"/>
                  </w:pPr>
                  <w:r w:rsidDel="00000000" w:rsidR="00000000" w:rsidRPr="00000000">
                    <w:rPr>
                      <w:b w:val="1"/>
                      <w:bCs w:val="1"/>
                      <w:rtl w:val="0"/>
                    </w:rPr>
                    <w:t xml:space="preserve">Children and Adolescents: </w:t>
                  </w:r>
                  <w:r w:rsidDel="00000000" w:rsidR="00000000" w:rsidRPr="00000000">
                    <w:rPr>
                      <w:rtl w:val="0"/>
                    </w:rPr>
                    <w:t xml:space="preserve">Young people</w:t>
                  </w:r>
                  <w:r w:rsidDel="00000000" w:rsidR="00000000" w:rsidRPr="00000000">
                    <w:rPr>
                      <w:b w:val="1"/>
                      <w:bCs w:val="1"/>
                      <w:rtl w:val="0"/>
                    </w:rPr>
                    <w:t xml:space="preserve"> </w:t>
                  </w:r>
                  <w:r w:rsidDel="00000000" w:rsidR="00000000" w:rsidRPr="00000000">
                    <w:rPr>
                      <w:rtl w:val="0"/>
                    </w:rPr>
                    <w:t xml:space="preserve">particularly susceptible to emotional stress from climate change, </w:t>
                  </w:r>
                  <w:ins w:author="Canadian Coalition Seniors Mental Health" w:id="79" w:date="2025-11-25T19:19:19Z">
                    <w:r w:rsidDel="00000000" w:rsidR="00000000" w:rsidRPr="00000000">
                      <w:rPr>
                        <w:rtl w:val="0"/>
                      </w:rPr>
                      <w:t xml:space="preserve">may experience changes in </w:t>
                    </w:r>
                  </w:ins>
                  <w:del w:author="Canadian Coalition Seniors Mental Health" w:id="79" w:date="2025-11-25T19:19:19Z">
                    <w:r w:rsidDel="00000000" w:rsidR="00000000" w:rsidRPr="00000000">
                      <w:rPr>
                        <w:rtl w:val="0"/>
                      </w:rPr>
                      <w:delText xml:space="preserve">which can affect</w:delText>
                    </w:r>
                  </w:del>
                  <w:r w:rsidDel="00000000" w:rsidR="00000000" w:rsidRPr="00000000">
                    <w:rPr>
                      <w:rtl w:val="0"/>
                    </w:rPr>
                    <w:t xml:space="preserve"> cognitive and emotional development.</w:t>
                  </w:r>
                </w:p>
                <w:p w:rsidR="00000000" w:rsidDel="00000000" w:rsidP="00000000" w:rsidRDefault="00000000" w:rsidRPr="00000000" w14:paraId="00000161">
                  <w:pPr>
                    <w:numPr>
                      <w:ilvl w:val="1"/>
                      <w:numId w:val="77"/>
                    </w:numPr>
                    <w:spacing w:line="240" w:lineRule="auto"/>
                    <w:ind w:left="1440" w:hanging="360"/>
                  </w:pPr>
                  <w:r w:rsidDel="00000000" w:rsidR="00000000" w:rsidRPr="00000000">
                    <w:rPr>
                      <w:b w:val="1"/>
                      <w:bCs w:val="1"/>
                      <w:rtl w:val="0"/>
                    </w:rPr>
                    <w:t xml:space="preserve">Older Adults:</w:t>
                  </w:r>
                  <w:r w:rsidDel="00000000" w:rsidR="00000000" w:rsidRPr="00000000">
                    <w:rPr>
                      <w:rtl w:val="0"/>
                    </w:rPr>
                    <w:t xml:space="preserve"> Older individuals may be vulnerable to health risks from extreme temperatures and displacement, which may compound existing mental</w:t>
                  </w:r>
                  <w:ins w:author="Canadian Coalition Seniors Mental Health" w:id="80" w:date="2025-11-25T19:36:50Z">
                    <w:r w:rsidDel="00000000" w:rsidR="00000000" w:rsidRPr="00000000">
                      <w:rPr>
                        <w:rtl w:val="0"/>
                      </w:rPr>
                      <w:t xml:space="preserve"> and cognitive</w:t>
                    </w:r>
                  </w:ins>
                  <w:r w:rsidDel="00000000" w:rsidR="00000000" w:rsidRPr="00000000">
                    <w:rPr>
                      <w:rtl w:val="0"/>
                    </w:rPr>
                    <w:t xml:space="preserve"> health issues.</w:t>
                  </w:r>
                </w:p>
                <w:p w:rsidR="00000000" w:rsidDel="00000000" w:rsidP="00000000" w:rsidRDefault="00000000" w:rsidRPr="00000000" w14:paraId="00000162">
                  <w:pPr>
                    <w:numPr>
                      <w:ilvl w:val="1"/>
                      <w:numId w:val="77"/>
                    </w:numPr>
                    <w:spacing w:line="240" w:lineRule="auto"/>
                    <w:ind w:left="1440" w:hanging="360"/>
                  </w:pPr>
                  <w:commentRangeStart w:id="65"/>
                  <w:r w:rsidDel="00000000" w:rsidR="00000000" w:rsidRPr="00000000">
                    <w:rPr>
                      <w:b w:val="1"/>
                      <w:bCs w:val="1"/>
                      <w:rtl w:val="0"/>
                    </w:rPr>
                    <w:t xml:space="preserve">Communities Facing Systemic and Structural Inequities:</w:t>
                  </w:r>
                  <w:r w:rsidDel="00000000" w:rsidR="00000000" w:rsidRPr="00000000">
                    <w:rPr>
                      <w:rtl w:val="0"/>
                    </w:rPr>
                    <w:t xml:space="preserve"> Indigenous populations, low-income groups and racialized communities are disproportionately affected by climate change, exacerbating pre-existing inequities.</w:t>
                  </w:r>
                  <w:commentRangeEnd w:id="65"/>
                  <w:r w:rsidDel="00000000" w:rsidR="00000000" w:rsidRPr="00000000">
                    <w:commentReference w:id="65"/>
                  </w:r>
                  <w:r w:rsidDel="00000000" w:rsidR="00000000" w:rsidRPr="00000000">
                    <w:rPr>
                      <w:rtl w:val="0"/>
                    </w:rPr>
                  </w:r>
                </w:p>
                <w:p w:rsidR="00000000" w:rsidDel="00000000" w:rsidP="00000000" w:rsidRDefault="00000000" w:rsidRPr="00000000" w14:paraId="00000163">
                  <w:pPr>
                    <w:spacing w:line="240" w:lineRule="auto"/>
                    <w:rPr/>
                  </w:pPr>
                  <w:r w:rsidDel="00000000" w:rsidR="00000000" w:rsidRPr="00000000">
                    <w:rPr>
                      <w:rtl w:val="0"/>
                    </w:rPr>
                  </w:r>
                </w:p>
                <w:p w:rsidR="00000000" w:rsidDel="00000000" w:rsidP="00000000" w:rsidRDefault="00000000" w:rsidRPr="00000000" w14:paraId="00000164">
                  <w:pPr>
                    <w:numPr>
                      <w:ilvl w:val="0"/>
                      <w:numId w:val="77"/>
                    </w:numPr>
                    <w:spacing w:after="0" w:afterAutospacing="0" w:before="240" w:lineRule="auto"/>
                    <w:ind w:left="720" w:hanging="360"/>
                  </w:pPr>
                  <w:r w:rsidDel="00000000" w:rsidR="00000000" w:rsidRPr="00000000">
                    <w:rPr>
                      <w:b w:val="1"/>
                      <w:bCs w:val="1"/>
                      <w:rtl w:val="0"/>
                    </w:rPr>
                    <w:t xml:space="preserve">Emotional </w:t>
                  </w:r>
                  <w:commentRangeStart w:id="66"/>
                  <w:r w:rsidDel="00000000" w:rsidR="00000000" w:rsidRPr="00000000">
                    <w:rPr>
                      <w:b w:val="1"/>
                      <w:bCs w:val="1"/>
                      <w:rtl w:val="0"/>
                    </w:rPr>
                    <w:t xml:space="preserve">Toll </w:t>
                  </w:r>
                  <w:commentRangeEnd w:id="66"/>
                  <w:r w:rsidDel="00000000" w:rsidR="00000000" w:rsidRPr="00000000">
                    <w:commentReference w:id="66"/>
                  </w:r>
                  <w:r w:rsidDel="00000000" w:rsidR="00000000" w:rsidRPr="00000000">
                    <w:rPr>
                      <w:b w:val="1"/>
                      <w:bCs w:val="1"/>
                      <w:rtl w:val="0"/>
                    </w:rPr>
                    <w:t xml:space="preserve">of Repeated Disasters</w:t>
                  </w:r>
                </w:p>
                <w:p w:rsidR="00000000" w:rsidDel="00000000" w:rsidP="00000000" w:rsidRDefault="00000000" w:rsidRPr="00000000" w14:paraId="00000165">
                  <w:pPr>
                    <w:numPr>
                      <w:ilvl w:val="1"/>
                      <w:numId w:val="77"/>
                    </w:numPr>
                    <w:spacing w:after="0" w:afterAutospacing="0" w:before="0" w:beforeAutospacing="0" w:lineRule="auto"/>
                    <w:ind w:left="1440" w:hanging="360"/>
                  </w:pPr>
                  <w:r w:rsidDel="00000000" w:rsidR="00000000" w:rsidRPr="00000000">
                    <w:rPr>
                      <w:b w:val="1"/>
                      <w:bCs w:val="1"/>
                      <w:rtl w:val="0"/>
                    </w:rPr>
                    <w:t xml:space="preserve">Cumulative Trauma:</w:t>
                  </w:r>
                  <w:r w:rsidDel="00000000" w:rsidR="00000000" w:rsidRPr="00000000">
                    <w:rPr>
                      <w:rtl w:val="0"/>
                    </w:rPr>
                    <w:t xml:space="preserve"> Repeated exposure to natural disasters and environmental changes has a compounding effect, increasing vulnerability to mental health conditions.</w:t>
                  </w:r>
                </w:p>
                <w:p w:rsidR="00000000" w:rsidDel="00000000" w:rsidP="00000000" w:rsidRDefault="00000000" w:rsidRPr="00000000" w14:paraId="00000166">
                  <w:pPr>
                    <w:numPr>
                      <w:ilvl w:val="1"/>
                      <w:numId w:val="77"/>
                    </w:numPr>
                    <w:spacing w:after="0" w:afterAutospacing="0" w:before="0" w:beforeAutospacing="0" w:lineRule="auto"/>
                    <w:ind w:left="1440" w:hanging="360"/>
                  </w:pPr>
                  <w:r w:rsidDel="00000000" w:rsidR="00000000" w:rsidRPr="00000000">
                    <w:rPr>
                      <w:b w:val="1"/>
                      <w:bCs w:val="1"/>
                      <w:rtl w:val="0"/>
                    </w:rPr>
                    <w:t xml:space="preserve">Burnout and Emotional Exhaustion:</w:t>
                  </w:r>
                  <w:r w:rsidDel="00000000" w:rsidR="00000000" w:rsidRPr="00000000">
                    <w:rPr>
                      <w:rtl w:val="0"/>
                    </w:rPr>
                    <w:t xml:space="preserve"> Communities in high-risk areas experience chronic fatigue from repeated rebuilding efforts and constant vigilance.</w:t>
                  </w:r>
                </w:p>
                <w:p w:rsidR="00000000" w:rsidDel="00000000" w:rsidP="00000000" w:rsidRDefault="00000000" w:rsidRPr="00000000" w14:paraId="00000167">
                  <w:pPr>
                    <w:numPr>
                      <w:ilvl w:val="1"/>
                      <w:numId w:val="77"/>
                    </w:numPr>
                    <w:spacing w:after="240" w:before="0" w:beforeAutospacing="0" w:lineRule="auto"/>
                    <w:ind w:left="1440" w:hanging="360"/>
                  </w:pPr>
                  <w:r w:rsidDel="00000000" w:rsidR="00000000" w:rsidRPr="00000000">
                    <w:rPr>
                      <w:b w:val="1"/>
                      <w:bCs w:val="1"/>
                      <w:rtl w:val="0"/>
                    </w:rPr>
                    <w:t xml:space="preserve">Loss of Hope:</w:t>
                  </w:r>
                  <w:r w:rsidDel="00000000" w:rsidR="00000000" w:rsidRPr="00000000">
                    <w:rPr>
                      <w:rtl w:val="0"/>
                    </w:rPr>
                    <w:t xml:space="preserve"> Perceived inability to reverse environmental degradation fosters despair and reduced motivation for future planning.</w:t>
                  </w:r>
                </w:p>
                <w:p w:rsidR="00000000" w:rsidDel="00000000" w:rsidP="00000000" w:rsidRDefault="00000000" w:rsidRPr="00000000" w14:paraId="00000168">
                  <w:pPr>
                    <w:spacing w:after="240" w:before="240" w:lineRule="auto"/>
                    <w:rPr>
                      <w:color w:val="f4cccc"/>
                      <w:shd w:fill="990000" w:val="clear"/>
                    </w:rPr>
                  </w:pPr>
                  <w:r w:rsidDel="00000000" w:rsidR="00000000" w:rsidRPr="00000000">
                    <w:rPr>
                      <w:color w:val="f4cccc"/>
                      <w:shd w:fill="990000" w:val="clear"/>
                      <w:rtl w:val="0"/>
                    </w:rPr>
                    <w:t xml:space="preserve">[</w:t>
                  </w:r>
                  <w:commentRangeStart w:id="67"/>
                  <w:r w:rsidDel="00000000" w:rsidR="00000000" w:rsidRPr="00000000">
                    <w:rPr>
                      <w:color w:val="f4cccc"/>
                      <w:shd w:fill="990000" w:val="clear"/>
                      <w:rtl w:val="0"/>
                    </w:rPr>
                    <w:t xml:space="preserve">END FLIP CARDS]</w:t>
                  </w:r>
                  <w:commentRangeEnd w:id="67"/>
                  <w:r w:rsidDel="00000000" w:rsidR="00000000" w:rsidRPr="00000000">
                    <w:commentReference w:id="67"/>
                  </w:r>
                  <w:r w:rsidDel="00000000" w:rsidR="00000000" w:rsidRPr="00000000">
                    <w:rPr>
                      <w:rtl w:val="0"/>
                    </w:rPr>
                  </w:r>
                </w:p>
              </w:tc>
            </w:tr>
          </w:tbl>
          <w:p w:rsidR="00000000" w:rsidDel="00000000" w:rsidP="00000000" w:rsidRDefault="00000000" w:rsidRPr="00000000" w14:paraId="00000169">
            <w:pPr>
              <w:spacing w:line="240" w:lineRule="auto"/>
              <w:rPr/>
            </w:pPr>
            <w:r w:rsidDel="00000000" w:rsidR="00000000" w:rsidRPr="00000000">
              <w:rPr>
                <w:rtl w:val="0"/>
              </w:rPr>
            </w:r>
          </w:p>
          <w:tbl>
            <w:tblPr>
              <w:tblStyle w:val="Table15"/>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e06666" w:val="clear"/>
                </w:tcPr>
                <w:p w:rsidR="00000000" w:rsidDel="00000000" w:rsidP="00000000" w:rsidRDefault="00000000" w:rsidRPr="00000000" w14:paraId="0000016A">
                  <w:pPr>
                    <w:pStyle w:val="Heading2"/>
                    <w:rPr/>
                  </w:pPr>
                  <w:bookmarkStart w:colFirst="0" w:colLast="0" w:name="_22q9d9hgak9h" w:id="42"/>
                  <w:bookmarkEnd w:id="42"/>
                  <w:commentRangeStart w:id="68"/>
                  <w:r w:rsidDel="00000000" w:rsidR="00000000" w:rsidRPr="00000000">
                    <w:rPr>
                      <w:rtl w:val="0"/>
                    </w:rPr>
                    <w:t xml:space="preserve">Explore</w:t>
                  </w:r>
                  <w:commentRangeEnd w:id="68"/>
                  <w:r w:rsidDel="00000000" w:rsidR="00000000" w:rsidRPr="00000000">
                    <w:commentReference w:id="68"/>
                  </w: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t xml:space="preserve">One powerful way to convey the human impacts of climate change is through storytelling. The </w:t>
                  </w:r>
                  <w:r w:rsidDel="00000000" w:rsidR="00000000" w:rsidRPr="00000000">
                    <w:rPr>
                      <w:b w:val="1"/>
                      <w:bCs w:val="1"/>
                      <w:rtl w:val="0"/>
                    </w:rPr>
                    <w:t xml:space="preserve">Climate Disaster Project</w:t>
                  </w:r>
                  <w:r w:rsidDel="00000000" w:rsidR="00000000" w:rsidRPr="00000000">
                    <w:rPr>
                      <w:rtl w:val="0"/>
                    </w:rPr>
                    <w:t xml:space="preserve"> features a number of stories from diverse populations across Canada and in the Philippines that have experienced climate disasters like tropical storms, extreme heat, fires, coastal erosion and severe flooding. </w:t>
                  </w:r>
                  <w:hyperlink r:id="rId32">
                    <w:r w:rsidDel="00000000" w:rsidR="00000000" w:rsidRPr="00000000">
                      <w:rPr>
                        <w:color w:val="1155cc"/>
                        <w:u w:val="single"/>
                        <w:rtl w:val="0"/>
                      </w:rPr>
                      <w:t xml:space="preserve">Click here</w:t>
                    </w:r>
                  </w:hyperlink>
                  <w:r w:rsidDel="00000000" w:rsidR="00000000" w:rsidRPr="00000000">
                    <w:rPr>
                      <w:rtl w:val="0"/>
                    </w:rPr>
                    <w:t xml:space="preserve"> to browse through the </w:t>
                  </w:r>
                  <w:commentRangeStart w:id="69"/>
                  <w:r w:rsidDel="00000000" w:rsidR="00000000" w:rsidRPr="00000000">
                    <w:rPr>
                      <w:rtl w:val="0"/>
                    </w:rPr>
                    <w:t xml:space="preserve">Stories Archive</w:t>
                  </w:r>
                  <w:commentRangeEnd w:id="69"/>
                  <w:r w:rsidDel="00000000" w:rsidR="00000000" w:rsidRPr="00000000">
                    <w:commentReference w:id="69"/>
                  </w:r>
                  <w:r w:rsidDel="00000000" w:rsidR="00000000" w:rsidRPr="00000000">
                    <w:rPr>
                      <w:rtl w:val="0"/>
                    </w:rPr>
                    <w:t xml:space="preserve">.</w:t>
                  </w:r>
                </w:p>
                <w:p w:rsidR="00000000" w:rsidDel="00000000" w:rsidP="00000000" w:rsidRDefault="00000000" w:rsidRPr="00000000" w14:paraId="0000016C">
                  <w:pPr>
                    <w:spacing w:after="240" w:before="240" w:lineRule="auto"/>
                    <w:rPr/>
                  </w:pPr>
                  <w:hyperlink r:id="rId33">
                    <w:r w:rsidDel="00000000" w:rsidR="00000000" w:rsidRPr="00000000">
                      <w:rPr>
                        <w:color w:val="1155cc"/>
                        <w:u w:val="single"/>
                        <w:rtl w:val="0"/>
                      </w:rPr>
                      <w:t xml:space="preserve">Click here</w:t>
                    </w:r>
                  </w:hyperlink>
                  <w:r w:rsidDel="00000000" w:rsidR="00000000" w:rsidRPr="00000000">
                    <w:rPr>
                      <w:rtl w:val="0"/>
                    </w:rPr>
                    <w:t xml:space="preserve"> to view </w:t>
                  </w:r>
                  <w:r w:rsidDel="00000000" w:rsidR="00000000" w:rsidRPr="00000000">
                    <w:rPr>
                      <w:b w:val="1"/>
                      <w:bCs w:val="1"/>
                      <w:rtl w:val="0"/>
                    </w:rPr>
                    <w:t xml:space="preserve">Voices from Across British Columbia’s Interior</w:t>
                  </w:r>
                  <w:r w:rsidDel="00000000" w:rsidR="00000000" w:rsidRPr="00000000">
                    <w:rPr>
                      <w:rtl w:val="0"/>
                    </w:rPr>
                    <w:t xml:space="preserve">: A Stories of Resilience Initiative which includes narratives and accompanying paintings to represent the stories of eight individuals and their experiences with a string of devastating wildfires in British Columbia in 201</w:t>
                  </w:r>
                  <w:commentRangeStart w:id="70"/>
                  <w:r w:rsidDel="00000000" w:rsidR="00000000" w:rsidRPr="00000000">
                    <w:rPr>
                      <w:rtl w:val="0"/>
                    </w:rPr>
                    <w:t xml:space="preserve">7. </w:t>
                  </w:r>
                  <w:commentRangeEnd w:id="70"/>
                  <w:r w:rsidDel="00000000" w:rsidR="00000000" w:rsidRPr="00000000">
                    <w:commentReference w:id="70"/>
                  </w:r>
                  <w:r w:rsidDel="00000000" w:rsidR="00000000" w:rsidRPr="00000000">
                    <w:rPr>
                      <w:rtl w:val="0"/>
                    </w:rPr>
                  </w:r>
                </w:p>
              </w:tc>
            </w:tr>
          </w:tbl>
          <w:p w:rsidR="00000000" w:rsidDel="00000000" w:rsidP="00000000" w:rsidRDefault="00000000" w:rsidRPr="00000000" w14:paraId="0000016D">
            <w:pPr>
              <w:rPr/>
            </w:pPr>
            <w:r w:rsidDel="00000000" w:rsidR="00000000" w:rsidRPr="00000000">
              <w:rPr>
                <w:rtl w:val="0"/>
              </w:rPr>
            </w:r>
          </w:p>
          <w:tbl>
            <w:tblPr>
              <w:tblStyle w:val="Table16"/>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e06666" w:val="clear"/>
                </w:tcPr>
                <w:p w:rsidR="00000000" w:rsidDel="00000000" w:rsidP="00000000" w:rsidRDefault="00000000" w:rsidRPr="00000000" w14:paraId="0000016E">
                  <w:pPr>
                    <w:pStyle w:val="Heading2"/>
                    <w:spacing w:after="240" w:before="240" w:lineRule="auto"/>
                    <w:rPr/>
                  </w:pPr>
                  <w:bookmarkStart w:colFirst="0" w:colLast="0" w:name="_9bncanug0rgn" w:id="43"/>
                  <w:bookmarkEnd w:id="43"/>
                  <w:r w:rsidDel="00000000" w:rsidR="00000000" w:rsidRPr="00000000">
                    <w:rPr>
                      <w:rtl w:val="0"/>
                    </w:rPr>
                    <w:t xml:space="preserve">Consequences of the Psychological Impacts </w:t>
                  </w:r>
                </w:p>
                <w:p w:rsidR="00000000" w:rsidDel="00000000" w:rsidP="00000000" w:rsidRDefault="00000000" w:rsidRPr="00000000" w14:paraId="0000016F">
                  <w:pPr>
                    <w:rPr/>
                  </w:pPr>
                  <w:r w:rsidDel="00000000" w:rsidR="00000000" w:rsidRPr="00000000">
                    <w:rPr>
                      <w:rtl w:val="0"/>
                    </w:rPr>
                    <w:t xml:space="preserve">The varied psychological impacts of climate change, and their causes, can be further compounded by the harms that these psychological impacts themselves cause.</w:t>
                  </w:r>
                </w:p>
                <w:p w:rsidR="00000000" w:rsidDel="00000000" w:rsidP="00000000" w:rsidRDefault="00000000" w:rsidRPr="00000000" w14:paraId="00000170">
                  <w:pPr>
                    <w:spacing w:after="240" w:before="240" w:lineRule="auto"/>
                    <w:rPr/>
                  </w:pPr>
                  <w:r w:rsidDel="00000000" w:rsidR="00000000" w:rsidRPr="00000000">
                    <w:rPr>
                      <w:rtl w:val="0"/>
                    </w:rPr>
                    <w:t xml:space="preserve">Below is an overview of some of the consequences of climate emotions.</w:t>
                  </w:r>
                </w:p>
                <w:p w:rsidR="00000000" w:rsidDel="00000000" w:rsidP="00000000" w:rsidRDefault="00000000" w:rsidRPr="00000000" w14:paraId="00000171">
                  <w:pPr>
                    <w:spacing w:after="240" w:before="240" w:lineRule="auto"/>
                    <w:rPr>
                      <w:color w:val="f4cccc"/>
                      <w:shd w:fill="990000" w:val="clear"/>
                    </w:rPr>
                  </w:pPr>
                  <w:r w:rsidDel="00000000" w:rsidR="00000000" w:rsidRPr="00000000">
                    <w:rPr>
                      <w:color w:val="f4cccc"/>
                      <w:shd w:fill="990000" w:val="clear"/>
                      <w:rtl w:val="0"/>
                    </w:rPr>
                    <w:t xml:space="preserve">[DROP DOWN]</w:t>
                  </w:r>
                </w:p>
                <w:p w:rsidR="00000000" w:rsidDel="00000000" w:rsidP="00000000" w:rsidRDefault="00000000" w:rsidRPr="00000000" w14:paraId="00000172">
                  <w:pPr>
                    <w:pStyle w:val="Heading3"/>
                    <w:spacing w:after="240" w:before="240" w:lineRule="auto"/>
                    <w:rPr>
                      <w:i w:val="1"/>
                      <w:iCs w:val="1"/>
                      <w:color w:val="000000"/>
                    </w:rPr>
                  </w:pPr>
                  <w:bookmarkStart w:colFirst="0" w:colLast="0" w:name="_usa9gl1ojrrt" w:id="44"/>
                  <w:bookmarkEnd w:id="44"/>
                  <w:r w:rsidDel="00000000" w:rsidR="00000000" w:rsidRPr="00000000">
                    <w:rPr>
                      <w:i w:val="1"/>
                      <w:iCs w:val="1"/>
                      <w:color w:val="000000"/>
                      <w:rtl w:val="0"/>
                    </w:rPr>
                    <w:t xml:space="preserve">Physical Health and Well-Being</w:t>
                  </w:r>
                </w:p>
                <w:p w:rsidR="00000000" w:rsidDel="00000000" w:rsidP="00000000" w:rsidRDefault="00000000" w:rsidRPr="00000000" w14:paraId="00000173">
                  <w:pPr>
                    <w:spacing w:after="240" w:before="240" w:lineRule="auto"/>
                    <w:rPr/>
                  </w:pPr>
                  <w:r w:rsidDel="00000000" w:rsidR="00000000" w:rsidRPr="00000000">
                    <w:rPr>
                      <w:rtl w:val="0"/>
                    </w:rPr>
                    <w:t xml:space="preserve">When climate-related anxiety and stress become chronic, they can disrupt numerous bodily </w:t>
                  </w:r>
                  <w:commentRangeStart w:id="71"/>
                  <w:r w:rsidDel="00000000" w:rsidR="00000000" w:rsidRPr="00000000">
                    <w:rPr>
                      <w:rtl w:val="0"/>
                    </w:rPr>
                    <w:t xml:space="preserve">systems</w:t>
                  </w:r>
                  <w:commentRangeEnd w:id="71"/>
                  <w:r w:rsidDel="00000000" w:rsidR="00000000" w:rsidRPr="00000000">
                    <w:commentReference w:id="71"/>
                  </w:r>
                  <w:r w:rsidDel="00000000" w:rsidR="00000000" w:rsidRPr="00000000">
                    <w:rPr>
                      <w:rtl w:val="0"/>
                    </w:rPr>
                    <w:t xml:space="preserve">. Heightened activity of the autonomic nervous system and prolonged cortisol release contribute to:</w:t>
                  </w:r>
                </w:p>
                <w:p w:rsidR="00000000" w:rsidDel="00000000" w:rsidP="00000000" w:rsidRDefault="00000000" w:rsidRPr="00000000" w14:paraId="00000174">
                  <w:pPr>
                    <w:numPr>
                      <w:ilvl w:val="0"/>
                      <w:numId w:val="364"/>
                    </w:numPr>
                    <w:spacing w:after="0" w:afterAutospacing="0" w:before="240" w:lineRule="auto"/>
                    <w:ind w:left="720" w:hanging="360"/>
                  </w:pPr>
                  <w:r w:rsidDel="00000000" w:rsidR="00000000" w:rsidRPr="00000000">
                    <w:rPr>
                      <w:b w:val="1"/>
                      <w:bCs w:val="1"/>
                      <w:rtl w:val="0"/>
                    </w:rPr>
                    <w:t xml:space="preserve">Cardiovascular Strain:</w:t>
                  </w:r>
                  <w:r w:rsidDel="00000000" w:rsidR="00000000" w:rsidRPr="00000000">
                    <w:rPr>
                      <w:rtl w:val="0"/>
                    </w:rPr>
                    <w:t xml:space="preserve"> Persistent stress elevates blood pressure and heart rate, increasing the risk of hypertension and heart disease.</w:t>
                  </w:r>
                </w:p>
                <w:p w:rsidR="00000000" w:rsidDel="00000000" w:rsidP="00000000" w:rsidRDefault="00000000" w:rsidRPr="00000000" w14:paraId="00000175">
                  <w:pPr>
                    <w:numPr>
                      <w:ilvl w:val="0"/>
                      <w:numId w:val="364"/>
                    </w:numPr>
                    <w:spacing w:after="0" w:afterAutospacing="0" w:before="0" w:beforeAutospacing="0" w:lineRule="auto"/>
                    <w:ind w:left="720" w:hanging="360"/>
                  </w:pPr>
                  <w:r w:rsidDel="00000000" w:rsidR="00000000" w:rsidRPr="00000000">
                    <w:rPr>
                      <w:b w:val="1"/>
                      <w:bCs w:val="1"/>
                      <w:rtl w:val="0"/>
                    </w:rPr>
                    <w:t xml:space="preserve">Immune Dysfunction:</w:t>
                  </w:r>
                  <w:r w:rsidDel="00000000" w:rsidR="00000000" w:rsidRPr="00000000">
                    <w:rPr>
                      <w:rtl w:val="0"/>
                    </w:rPr>
                    <w:t xml:space="preserve"> Chronic stress can weaken the immune response, leaving individuals more vulnerable to infections and inflammation.</w:t>
                  </w:r>
                </w:p>
                <w:p w:rsidR="00000000" w:rsidDel="00000000" w:rsidP="00000000" w:rsidRDefault="00000000" w:rsidRPr="00000000" w14:paraId="00000176">
                  <w:pPr>
                    <w:numPr>
                      <w:ilvl w:val="0"/>
                      <w:numId w:val="364"/>
                    </w:numPr>
                    <w:spacing w:after="0" w:afterAutospacing="0" w:before="0" w:beforeAutospacing="0" w:lineRule="auto"/>
                    <w:ind w:left="720" w:hanging="360"/>
                    <w:rPr>
                      <w:ins w:author="Kelly Guilbeau" w:id="81" w:date="2025-12-02T15:06:22Z"/>
                    </w:rPr>
                  </w:pPr>
                  <w:r w:rsidDel="00000000" w:rsidR="00000000" w:rsidRPr="00000000">
                    <w:rPr>
                      <w:b w:val="1"/>
                      <w:bCs w:val="1"/>
                      <w:rtl w:val="0"/>
                    </w:rPr>
                    <w:t xml:space="preserve">Sleep Disruption and Fatigue:</w:t>
                  </w:r>
                  <w:r w:rsidDel="00000000" w:rsidR="00000000" w:rsidRPr="00000000">
                    <w:rPr>
                      <w:rtl w:val="0"/>
                    </w:rPr>
                    <w:t xml:space="preserve"> Ongoing anxiety often interferes with normal sleep patterns, exacerbating exhaustion and mental health issues</w:t>
                  </w:r>
                  <w:ins w:author="Kelly Guilbeau" w:id="81" w:date="2025-12-02T15:06:22Z">
                    <w:commentRangeStart w:id="72"/>
                    <w:commentRangeStart w:id="73"/>
                    <w:r w:rsidDel="00000000" w:rsidR="00000000" w:rsidRPr="00000000">
                      <w:rPr>
                        <w:rtl w:val="0"/>
                      </w:rPr>
                      <w:t xml:space="preserve">.</w:t>
                    </w:r>
                  </w:ins>
                </w:p>
                <w:p w:rsidR="00000000" w:rsidDel="00000000" w:rsidP="00000000" w:rsidRDefault="00000000" w:rsidRPr="00000000" w14:paraId="00000177">
                  <w:pPr>
                    <w:numPr>
                      <w:ilvl w:val="0"/>
                      <w:numId w:val="364"/>
                    </w:numPr>
                    <w:spacing w:after="240" w:before="0" w:beforeAutospacing="0" w:lineRule="auto"/>
                    <w:ind w:left="720" w:hanging="360"/>
                  </w:pPr>
                  <w:ins w:author="Kelly Guilbeau" w:id="81" w:date="2025-12-02T15:06:22Z">
                    <w:r w:rsidDel="00000000" w:rsidR="00000000" w:rsidRPr="00000000">
                      <w:rPr>
                        <w:b w:val="1"/>
                        <w:bCs w:val="1"/>
                        <w:rtl w:val="0"/>
                      </w:rPr>
                      <w:t xml:space="preserve">Heat and Medication Effectiveness: </w:t>
                    </w:r>
                    <w:r w:rsidDel="00000000" w:rsidR="00000000" w:rsidRPr="00000000">
                      <w:rPr>
                        <w:rtl w:val="0"/>
                      </w:rPr>
                      <w:t xml:space="preserve">Psychotropic medications can become less effective in persistent high-heat periods, resulting in more E.R. visits and community interventions needed.</w:t>
                    </w:r>
                  </w:ins>
                  <w:commentRangeEnd w:id="72"/>
                  <w:r w:rsidDel="00000000" w:rsidR="00000000" w:rsidRPr="00000000">
                    <w:commentReference w:id="72"/>
                  </w:r>
                  <w:commentRangeEnd w:id="73"/>
                  <w:r w:rsidDel="00000000" w:rsidR="00000000" w:rsidRPr="00000000">
                    <w:commentReference w:id="73"/>
                  </w:r>
                  <w:r w:rsidDel="00000000" w:rsidR="00000000" w:rsidRPr="00000000">
                    <w:rPr>
                      <w:rtl w:val="0"/>
                    </w:rPr>
                  </w:r>
                </w:p>
                <w:p w:rsidR="00000000" w:rsidDel="00000000" w:rsidP="00000000" w:rsidRDefault="00000000" w:rsidRPr="00000000" w14:paraId="00000178">
                  <w:pPr>
                    <w:pStyle w:val="Heading3"/>
                    <w:spacing w:after="240" w:before="240" w:lineRule="auto"/>
                    <w:rPr>
                      <w:i w:val="1"/>
                      <w:iCs w:val="1"/>
                      <w:color w:val="000000"/>
                    </w:rPr>
                  </w:pPr>
                  <w:bookmarkStart w:colFirst="0" w:colLast="0" w:name="_xg4rvil9vsh7" w:id="45"/>
                  <w:bookmarkEnd w:id="45"/>
                  <w:r w:rsidDel="00000000" w:rsidR="00000000" w:rsidRPr="00000000">
                    <w:rPr>
                      <w:i w:val="1"/>
                      <w:iCs w:val="1"/>
                      <w:color w:val="000000"/>
                      <w:rtl w:val="0"/>
                    </w:rPr>
                    <w:t xml:space="preserve">Educational and Developmental Outcomes</w:t>
                  </w:r>
                </w:p>
                <w:p w:rsidR="00000000" w:rsidDel="00000000" w:rsidP="00000000" w:rsidRDefault="00000000" w:rsidRPr="00000000" w14:paraId="00000179">
                  <w:pPr>
                    <w:spacing w:after="240" w:before="240" w:lineRule="auto"/>
                    <w:rPr/>
                  </w:pPr>
                  <w:commentRangeStart w:id="74"/>
                  <w:commentRangeStart w:id="75"/>
                  <w:r w:rsidDel="00000000" w:rsidR="00000000" w:rsidRPr="00000000">
                    <w:rPr>
                      <w:rtl w:val="0"/>
                    </w:rPr>
                    <w:t xml:space="preserve">For children and adolescents, chronic stress related to climate threats can impair emotional and cognitive development:</w:t>
                  </w:r>
                  <w:commentRangeEnd w:id="74"/>
                  <w:r w:rsidDel="00000000" w:rsidR="00000000" w:rsidRPr="00000000">
                    <w:commentReference w:id="74"/>
                  </w:r>
                  <w:commentRangeEnd w:id="75"/>
                  <w:r w:rsidDel="00000000" w:rsidR="00000000" w:rsidRPr="00000000">
                    <w:commentReference w:id="75"/>
                  </w:r>
                  <w:r w:rsidDel="00000000" w:rsidR="00000000" w:rsidRPr="00000000">
                    <w:rPr>
                      <w:rtl w:val="0"/>
                    </w:rPr>
                  </w:r>
                </w:p>
                <w:p w:rsidR="00000000" w:rsidDel="00000000" w:rsidP="00000000" w:rsidRDefault="00000000" w:rsidRPr="00000000" w14:paraId="0000017A">
                  <w:pPr>
                    <w:numPr>
                      <w:ilvl w:val="0"/>
                      <w:numId w:val="466"/>
                    </w:numPr>
                    <w:spacing w:after="0" w:afterAutospacing="0" w:before="240" w:lineRule="auto"/>
                    <w:ind w:left="720" w:hanging="360"/>
                  </w:pPr>
                  <w:commentRangeStart w:id="76"/>
                  <w:r w:rsidDel="00000000" w:rsidR="00000000" w:rsidRPr="00000000">
                    <w:rPr>
                      <w:b w:val="1"/>
                      <w:bCs w:val="1"/>
                      <w:rtl w:val="0"/>
                    </w:rPr>
                    <w:t xml:space="preserve">Reduced Academic Performance</w:t>
                  </w:r>
                  <w:commentRangeEnd w:id="76"/>
                  <w:r w:rsidDel="00000000" w:rsidR="00000000" w:rsidRPr="00000000">
                    <w:commentReference w:id="76"/>
                  </w:r>
                  <w:r w:rsidDel="00000000" w:rsidR="00000000" w:rsidRPr="00000000">
                    <w:rPr>
                      <w:b w:val="1"/>
                      <w:bCs w:val="1"/>
                      <w:rtl w:val="0"/>
                    </w:rPr>
                    <w:t xml:space="preserve">:</w:t>
                  </w:r>
                  <w:r w:rsidDel="00000000" w:rsidR="00000000" w:rsidRPr="00000000">
                    <w:rPr>
                      <w:rtl w:val="0"/>
                    </w:rPr>
                    <w:t xml:space="preserve"> Persistent worry about environmental risks can diminish concentration, motivation, and engagement in the classroom</w:t>
                  </w:r>
                  <w:ins w:author="Judy Wu" w:id="82" w:date="2025-12-09T06:02:45Z">
                    <w:r w:rsidDel="00000000" w:rsidR="00000000" w:rsidRPr="00000000">
                      <w:rPr>
                        <w:rtl w:val="0"/>
                      </w:rPr>
                      <w:t xml:space="preserve"> and when studying</w:t>
                    </w:r>
                  </w:ins>
                  <w:r w:rsidDel="00000000" w:rsidR="00000000" w:rsidRPr="00000000">
                    <w:rPr>
                      <w:rtl w:val="0"/>
                    </w:rPr>
                    <w:t xml:space="preserve">.</w:t>
                  </w:r>
                </w:p>
                <w:p w:rsidR="00000000" w:rsidDel="00000000" w:rsidP="00000000" w:rsidRDefault="00000000" w:rsidRPr="00000000" w14:paraId="0000017B">
                  <w:pPr>
                    <w:numPr>
                      <w:ilvl w:val="0"/>
                      <w:numId w:val="466"/>
                    </w:numPr>
                    <w:spacing w:after="0" w:afterAutospacing="0" w:before="0" w:beforeAutospacing="0" w:lineRule="auto"/>
                    <w:ind w:left="720" w:hanging="360"/>
                  </w:pPr>
                  <w:r w:rsidDel="00000000" w:rsidR="00000000" w:rsidRPr="00000000">
                    <w:rPr>
                      <w:b w:val="1"/>
                      <w:bCs w:val="1"/>
                      <w:rtl w:val="0"/>
                    </w:rPr>
                    <w:t xml:space="preserve">Developmental Delays:</w:t>
                  </w:r>
                  <w:r w:rsidDel="00000000" w:rsidR="00000000" w:rsidRPr="00000000">
                    <w:rPr>
                      <w:rtl w:val="0"/>
                    </w:rPr>
                    <w:t xml:space="preserve"> Chronic anxiety during formative years may affect</w:t>
                  </w:r>
                  <w:ins w:author="Judy Wu" w:id="83" w:date="2025-12-09T06:02:17Z">
                    <w:r w:rsidDel="00000000" w:rsidR="00000000" w:rsidRPr="00000000">
                      <w:rPr>
                        <w:rtl w:val="0"/>
                      </w:rPr>
                      <w:t xml:space="preserve"> emotional development, </w:t>
                    </w:r>
                  </w:ins>
                  <w:del w:author="Judy Wu" w:id="83" w:date="2025-12-09T06:02:17Z">
                    <w:r w:rsidDel="00000000" w:rsidR="00000000" w:rsidRPr="00000000">
                      <w:rPr>
                        <w:rtl w:val="0"/>
                      </w:rPr>
                      <w:delText xml:space="preserve"> </w:delText>
                    </w:r>
                  </w:del>
                  <w:r w:rsidDel="00000000" w:rsidR="00000000" w:rsidRPr="00000000">
                    <w:rPr>
                      <w:rtl w:val="0"/>
                    </w:rPr>
                    <w:t xml:space="preserve">social skills, self-esteem, and overall mental resilience.</w:t>
                  </w:r>
                </w:p>
                <w:p w:rsidR="00000000" w:rsidDel="00000000" w:rsidP="00000000" w:rsidRDefault="00000000" w:rsidRPr="00000000" w14:paraId="0000017C">
                  <w:pPr>
                    <w:numPr>
                      <w:ilvl w:val="0"/>
                      <w:numId w:val="466"/>
                    </w:numPr>
                    <w:spacing w:after="240" w:before="0" w:beforeAutospacing="0" w:lineRule="auto"/>
                    <w:ind w:left="720" w:hanging="360"/>
                  </w:pPr>
                  <w:r w:rsidDel="00000000" w:rsidR="00000000" w:rsidRPr="00000000">
                    <w:rPr>
                      <w:b w:val="1"/>
                      <w:bCs w:val="1"/>
                      <w:rtl w:val="0"/>
                    </w:rPr>
                    <w:t xml:space="preserve">School Disruptions:</w:t>
                  </w:r>
                  <w:r w:rsidDel="00000000" w:rsidR="00000000" w:rsidRPr="00000000">
                    <w:rPr>
                      <w:rtl w:val="0"/>
                    </w:rPr>
                    <w:t xml:space="preserve"> Extreme weather events and natural disasters can close schools or lead to displacement, interrupting educational continuity.</w:t>
                  </w:r>
                </w:p>
                <w:p w:rsidR="00000000" w:rsidDel="00000000" w:rsidP="00000000" w:rsidRDefault="00000000" w:rsidRPr="00000000" w14:paraId="0000017D">
                  <w:pPr>
                    <w:pStyle w:val="Heading3"/>
                    <w:spacing w:after="240" w:before="240" w:lineRule="auto"/>
                    <w:rPr>
                      <w:i w:val="1"/>
                      <w:iCs w:val="1"/>
                      <w:color w:val="000000"/>
                    </w:rPr>
                  </w:pPr>
                  <w:bookmarkStart w:colFirst="0" w:colLast="0" w:name="_rues2e8js3bt" w:id="46"/>
                  <w:bookmarkEnd w:id="46"/>
                  <w:r w:rsidDel="00000000" w:rsidR="00000000" w:rsidRPr="00000000">
                    <w:rPr>
                      <w:i w:val="1"/>
                      <w:iCs w:val="1"/>
                      <w:color w:val="000000"/>
                      <w:rtl w:val="0"/>
                    </w:rPr>
                    <w:t xml:space="preserve">Economic and Occupational Effects</w:t>
                  </w:r>
                </w:p>
                <w:p w:rsidR="00000000" w:rsidDel="00000000" w:rsidP="00000000" w:rsidRDefault="00000000" w:rsidRPr="00000000" w14:paraId="0000017E">
                  <w:pPr>
                    <w:spacing w:after="240" w:before="240" w:lineRule="auto"/>
                    <w:rPr/>
                  </w:pPr>
                  <w:r w:rsidDel="00000000" w:rsidR="00000000" w:rsidRPr="00000000">
                    <w:rPr>
                      <w:rtl w:val="0"/>
                    </w:rPr>
                    <w:t xml:space="preserve">Mental health challenges tied to climate change have implications for both individual workers and broader economic systems:</w:t>
                  </w:r>
                </w:p>
                <w:p w:rsidR="00000000" w:rsidDel="00000000" w:rsidP="00000000" w:rsidRDefault="00000000" w:rsidRPr="00000000" w14:paraId="0000017F">
                  <w:pPr>
                    <w:numPr>
                      <w:ilvl w:val="0"/>
                      <w:numId w:val="442"/>
                    </w:numPr>
                    <w:spacing w:after="0" w:afterAutospacing="0" w:before="240" w:lineRule="auto"/>
                    <w:ind w:left="720" w:hanging="360"/>
                  </w:pPr>
                  <w:r w:rsidDel="00000000" w:rsidR="00000000" w:rsidRPr="00000000">
                    <w:rPr>
                      <w:b w:val="1"/>
                      <w:bCs w:val="1"/>
                      <w:rtl w:val="0"/>
                    </w:rPr>
                    <w:t xml:space="preserve">Decreased Productivity:</w:t>
                  </w:r>
                  <w:r w:rsidDel="00000000" w:rsidR="00000000" w:rsidRPr="00000000">
                    <w:rPr>
                      <w:rtl w:val="0"/>
                    </w:rPr>
                    <w:t xml:space="preserve"> Chronic worry and trauma may reduce focus, morale, and job performance, especially in climate-vulnerable industries (e.g., agriculture, fisheries, tourism).</w:t>
                  </w:r>
                </w:p>
                <w:p w:rsidR="00000000" w:rsidDel="00000000" w:rsidP="00000000" w:rsidRDefault="00000000" w:rsidRPr="00000000" w14:paraId="00000180">
                  <w:pPr>
                    <w:numPr>
                      <w:ilvl w:val="0"/>
                      <w:numId w:val="442"/>
                    </w:numPr>
                    <w:spacing w:after="0" w:afterAutospacing="0" w:before="0" w:beforeAutospacing="0" w:lineRule="auto"/>
                    <w:ind w:left="720" w:hanging="360"/>
                  </w:pPr>
                  <w:r w:rsidDel="00000000" w:rsidR="00000000" w:rsidRPr="00000000">
                    <w:rPr>
                      <w:b w:val="1"/>
                      <w:bCs w:val="1"/>
                      <w:rtl w:val="0"/>
                    </w:rPr>
                    <w:t xml:space="preserve">Increased Absenteeism:</w:t>
                  </w:r>
                  <w:r w:rsidDel="00000000" w:rsidR="00000000" w:rsidRPr="00000000">
                    <w:rPr>
                      <w:rtl w:val="0"/>
                    </w:rPr>
                    <w:t xml:space="preserve"> Frequent mental health challenges can lead to missed workdays, creating financial strains for both employees and employers.</w:t>
                  </w:r>
                  <w:ins w:author="Canadian Coalition Seniors Mental Health" w:id="84" w:date="2025-11-25T19:32:01Z">
                    <w:r w:rsidDel="00000000" w:rsidR="00000000" w:rsidRPr="00000000">
                      <w:rPr>
                        <w:rtl w:val="0"/>
                      </w:rPr>
                      <w:t xml:space="preserve"> It could also lead to job loss.</w:t>
                    </w:r>
                  </w:ins>
                  <w:r w:rsidDel="00000000" w:rsidR="00000000" w:rsidRPr="00000000">
                    <w:rPr>
                      <w:rtl w:val="0"/>
                    </w:rPr>
                  </w:r>
                </w:p>
                <w:p w:rsidR="00000000" w:rsidDel="00000000" w:rsidP="00000000" w:rsidRDefault="00000000" w:rsidRPr="00000000" w14:paraId="00000181">
                  <w:pPr>
                    <w:numPr>
                      <w:ilvl w:val="0"/>
                      <w:numId w:val="442"/>
                    </w:numPr>
                    <w:spacing w:after="240" w:before="0" w:beforeAutospacing="0" w:lineRule="auto"/>
                    <w:ind w:left="720" w:hanging="360"/>
                  </w:pPr>
                  <w:r w:rsidDel="00000000" w:rsidR="00000000" w:rsidRPr="00000000">
                    <w:rPr>
                      <w:b w:val="1"/>
                      <w:bCs w:val="1"/>
                      <w:rtl w:val="0"/>
                    </w:rPr>
                    <w:t xml:space="preserve">Shifting Job Markets:</w:t>
                  </w:r>
                  <w:r w:rsidDel="00000000" w:rsidR="00000000" w:rsidRPr="00000000">
                    <w:rPr>
                      <w:rtl w:val="0"/>
                    </w:rPr>
                    <w:t xml:space="preserve"> Workers may leave environmentally unstable sectors for more resilient industries, causing labor shortages and economic imbalances in critical areas.</w:t>
                  </w:r>
                  <w:r w:rsidDel="00000000" w:rsidR="00000000" w:rsidRPr="00000000">
                    <w:rPr>
                      <w:rtl w:val="0"/>
                    </w:rPr>
                  </w:r>
                </w:p>
                <w:p w:rsidR="00000000" w:rsidDel="00000000" w:rsidP="00000000" w:rsidRDefault="00000000" w:rsidRPr="00000000" w14:paraId="00000182">
                  <w:pPr>
                    <w:pStyle w:val="Heading3"/>
                    <w:spacing w:after="240" w:before="240" w:lineRule="auto"/>
                    <w:rPr>
                      <w:i w:val="1"/>
                      <w:iCs w:val="1"/>
                      <w:color w:val="000000"/>
                    </w:rPr>
                  </w:pPr>
                  <w:bookmarkStart w:colFirst="0" w:colLast="0" w:name="_q79ofkvop3et" w:id="47"/>
                  <w:bookmarkEnd w:id="47"/>
                  <w:r w:rsidDel="00000000" w:rsidR="00000000" w:rsidRPr="00000000">
                    <w:rPr>
                      <w:i w:val="1"/>
                      <w:iCs w:val="1"/>
                      <w:color w:val="000000"/>
                      <w:rtl w:val="0"/>
                    </w:rPr>
                    <w:t xml:space="preserve">Social and Community Disruption</w:t>
                  </w:r>
                </w:p>
                <w:p w:rsidR="00000000" w:rsidDel="00000000" w:rsidP="00000000" w:rsidRDefault="00000000" w:rsidRPr="00000000" w14:paraId="00000183">
                  <w:pPr>
                    <w:spacing w:after="240" w:before="240" w:lineRule="auto"/>
                    <w:rPr/>
                  </w:pPr>
                  <w:r w:rsidDel="00000000" w:rsidR="00000000" w:rsidRPr="00000000">
                    <w:rPr>
                      <w:rtl w:val="0"/>
                    </w:rPr>
                    <w:t xml:space="preserve">Climate-induced mental health stressors can erode social cohesion and strain interpersonal relationships:</w:t>
                  </w:r>
                </w:p>
                <w:p w:rsidR="00000000" w:rsidDel="00000000" w:rsidP="00000000" w:rsidRDefault="00000000" w:rsidRPr="00000000" w14:paraId="00000184">
                  <w:pPr>
                    <w:numPr>
                      <w:ilvl w:val="0"/>
                      <w:numId w:val="107"/>
                    </w:numPr>
                    <w:spacing w:after="0" w:afterAutospacing="0" w:before="240" w:lineRule="auto"/>
                    <w:ind w:left="720" w:hanging="360"/>
                  </w:pPr>
                  <w:r w:rsidDel="00000000" w:rsidR="00000000" w:rsidRPr="00000000">
                    <w:rPr>
                      <w:b w:val="1"/>
                      <w:bCs w:val="1"/>
                      <w:rtl w:val="0"/>
                    </w:rPr>
                    <w:t xml:space="preserve">Family Tension and Conflict</w:t>
                  </w:r>
                  <w:r w:rsidDel="00000000" w:rsidR="00000000" w:rsidRPr="00000000">
                    <w:rPr>
                      <w:rtl w:val="0"/>
                    </w:rPr>
                    <w:t xml:space="preserve">: Anxiety can spread among family members, heightening emotional distress and sometimes fueling conflict over resource use or coping strategies.</w:t>
                  </w:r>
                </w:p>
                <w:p w:rsidR="00000000" w:rsidDel="00000000" w:rsidP="00000000" w:rsidRDefault="00000000" w:rsidRPr="00000000" w14:paraId="00000185">
                  <w:pPr>
                    <w:numPr>
                      <w:ilvl w:val="0"/>
                      <w:numId w:val="107"/>
                    </w:numPr>
                    <w:spacing w:after="0" w:afterAutospacing="0" w:before="0" w:beforeAutospacing="0" w:lineRule="auto"/>
                    <w:ind w:left="720" w:hanging="360"/>
                  </w:pPr>
                  <w:r w:rsidDel="00000000" w:rsidR="00000000" w:rsidRPr="00000000">
                    <w:rPr>
                      <w:b w:val="1"/>
                      <w:bCs w:val="1"/>
                      <w:rtl w:val="0"/>
                    </w:rPr>
                    <w:t xml:space="preserve">Reduced Community Engagement</w:t>
                  </w:r>
                  <w:r w:rsidDel="00000000" w:rsidR="00000000" w:rsidRPr="00000000">
                    <w:rPr>
                      <w:rtl w:val="0"/>
                    </w:rPr>
                    <w:t xml:space="preserve">: Persistent fear about ecological decline can sap the energy needed for civic participation, weakening local networks and social support</w:t>
                  </w:r>
                  <w:ins w:author="Mike Marchand" w:id="85" w:date="2025-11-27T02:39:04Z">
                    <w:r w:rsidDel="00000000" w:rsidR="00000000" w:rsidRPr="00000000">
                      <w:rPr>
                        <w:rtl w:val="0"/>
                      </w:rPr>
                      <w:t xml:space="preserve">s</w:t>
                    </w:r>
                  </w:ins>
                  <w:r w:rsidDel="00000000" w:rsidR="00000000" w:rsidRPr="00000000">
                    <w:rPr>
                      <w:rtl w:val="0"/>
                    </w:rPr>
                    <w:t xml:space="preserve">.</w:t>
                  </w:r>
                </w:p>
                <w:p w:rsidR="00000000" w:rsidDel="00000000" w:rsidP="00000000" w:rsidRDefault="00000000" w:rsidRPr="00000000" w14:paraId="00000186">
                  <w:pPr>
                    <w:numPr>
                      <w:ilvl w:val="0"/>
                      <w:numId w:val="107"/>
                    </w:numPr>
                    <w:spacing w:after="240" w:before="0" w:beforeAutospacing="0" w:lineRule="auto"/>
                    <w:ind w:left="720" w:hanging="360"/>
                  </w:pPr>
                  <w:r w:rsidDel="00000000" w:rsidR="00000000" w:rsidRPr="00000000">
                    <w:rPr>
                      <w:b w:val="1"/>
                      <w:bCs w:val="1"/>
                      <w:rtl w:val="0"/>
                    </w:rPr>
                    <w:t xml:space="preserve">Increased Violence and Abuse</w:t>
                  </w:r>
                  <w:r w:rsidDel="00000000" w:rsidR="00000000" w:rsidRPr="00000000">
                    <w:rPr>
                      <w:rtl w:val="0"/>
                    </w:rPr>
                    <w:t xml:space="preserve">: Elevated stress levels have been linked to higher rates of interpersonal conflict, including intimate partner violence, particularly during and after extreme weather events.</w:t>
                  </w:r>
                </w:p>
                <w:p w:rsidR="00000000" w:rsidDel="00000000" w:rsidP="00000000" w:rsidRDefault="00000000" w:rsidRPr="00000000" w14:paraId="00000187">
                  <w:pPr>
                    <w:pStyle w:val="Heading3"/>
                    <w:spacing w:after="240" w:before="240" w:lineRule="auto"/>
                    <w:rPr>
                      <w:i w:val="1"/>
                      <w:iCs w:val="1"/>
                      <w:color w:val="000000"/>
                    </w:rPr>
                  </w:pPr>
                  <w:bookmarkStart w:colFirst="0" w:colLast="0" w:name="_jzylxo7c52mw" w:id="48"/>
                  <w:bookmarkEnd w:id="48"/>
                  <w:commentRangeStart w:id="77"/>
                  <w:r w:rsidDel="00000000" w:rsidR="00000000" w:rsidRPr="00000000">
                    <w:rPr>
                      <w:i w:val="1"/>
                      <w:iCs w:val="1"/>
                      <w:color w:val="000000"/>
                      <w:rtl w:val="0"/>
                    </w:rPr>
                    <w:t xml:space="preserve">Public Health and Healthcare System Strain</w:t>
                  </w:r>
                  <w:commentRangeEnd w:id="77"/>
                  <w:r w:rsidDel="00000000" w:rsidR="00000000" w:rsidRPr="00000000">
                    <w:commentReference w:id="77"/>
                  </w: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t xml:space="preserve">As the prevalence of climate-related mental health conditions grows, so does the burden on public health systems:</w:t>
                  </w:r>
                </w:p>
                <w:p w:rsidR="00000000" w:rsidDel="00000000" w:rsidP="00000000" w:rsidRDefault="00000000" w:rsidRPr="00000000" w14:paraId="00000189">
                  <w:pPr>
                    <w:numPr>
                      <w:ilvl w:val="0"/>
                      <w:numId w:val="440"/>
                    </w:numPr>
                    <w:ind w:left="720" w:hanging="360"/>
                  </w:pPr>
                  <w:r w:rsidDel="00000000" w:rsidR="00000000" w:rsidRPr="00000000">
                    <w:rPr>
                      <w:b w:val="1"/>
                      <w:bCs w:val="1"/>
                      <w:rtl w:val="0"/>
                    </w:rPr>
                    <w:t xml:space="preserve">Rising Demand for Services:</w:t>
                  </w:r>
                  <w:r w:rsidDel="00000000" w:rsidR="00000000" w:rsidRPr="00000000">
                    <w:rPr>
                      <w:rtl w:val="0"/>
                    </w:rPr>
                    <w:t xml:space="preserve"> More people seek therapy, crisis intervention, and long-term counseling after climate disasters, potentially overwhelming local resources.</w:t>
                  </w:r>
                </w:p>
                <w:p w:rsidR="00000000" w:rsidDel="00000000" w:rsidP="00000000" w:rsidRDefault="00000000" w:rsidRPr="00000000" w14:paraId="0000018A">
                  <w:pPr>
                    <w:numPr>
                      <w:ilvl w:val="0"/>
                      <w:numId w:val="440"/>
                    </w:numPr>
                    <w:ind w:left="720" w:hanging="360"/>
                  </w:pPr>
                  <w:r w:rsidDel="00000000" w:rsidR="00000000" w:rsidRPr="00000000">
                    <w:rPr>
                      <w:b w:val="1"/>
                      <w:bCs w:val="1"/>
                      <w:rtl w:val="0"/>
                    </w:rPr>
                    <w:t xml:space="preserve">Healthcare Worker Burnout:</w:t>
                  </w:r>
                  <w:r w:rsidDel="00000000" w:rsidR="00000000" w:rsidRPr="00000000">
                    <w:rPr>
                      <w:rtl w:val="0"/>
                    </w:rPr>
                    <w:t xml:space="preserve"> Medical professionals and mental health providers are also affected by climate anxiety, which can exacerbate stress and burnout in an already taxed workforce.</w:t>
                  </w:r>
                </w:p>
                <w:p w:rsidR="00000000" w:rsidDel="00000000" w:rsidP="00000000" w:rsidRDefault="00000000" w:rsidRPr="00000000" w14:paraId="0000018B">
                  <w:pPr>
                    <w:numPr>
                      <w:ilvl w:val="0"/>
                      <w:numId w:val="440"/>
                    </w:numPr>
                    <w:ind w:left="720" w:hanging="360"/>
                  </w:pPr>
                  <w:r w:rsidDel="00000000" w:rsidR="00000000" w:rsidRPr="00000000">
                    <w:rPr>
                      <w:b w:val="1"/>
                      <w:bCs w:val="1"/>
                      <w:rtl w:val="0"/>
                    </w:rPr>
                    <w:t xml:space="preserve">Need for Integrated Approaches:</w:t>
                  </w:r>
                  <w:r w:rsidDel="00000000" w:rsidR="00000000" w:rsidRPr="00000000">
                    <w:rPr>
                      <w:rtl w:val="0"/>
                    </w:rPr>
                    <w:t xml:space="preserve"> Addressing physical and mental well-being in tandem (e.g., via trauma-informed care, community-based support) becomes essential for effective disaster response and prevention.</w:t>
                  </w:r>
                </w:p>
                <w:p w:rsidR="00000000" w:rsidDel="00000000" w:rsidP="00000000" w:rsidRDefault="00000000" w:rsidRPr="00000000" w14:paraId="0000018C">
                  <w:pPr>
                    <w:spacing w:after="240" w:before="240" w:lineRule="auto"/>
                    <w:rPr/>
                  </w:pPr>
                  <w:r w:rsidDel="00000000" w:rsidR="00000000" w:rsidRPr="00000000">
                    <w:rPr>
                      <w:color w:val="f4cccc"/>
                      <w:shd w:fill="990000" w:val="clear"/>
                      <w:rtl w:val="0"/>
                    </w:rPr>
                    <w:t xml:space="preserve">[END DROP DOWN]</w:t>
                  </w:r>
                  <w:r w:rsidDel="00000000" w:rsidR="00000000" w:rsidRPr="00000000">
                    <w:rPr>
                      <w:rtl w:val="0"/>
                    </w:rPr>
                  </w:r>
                </w:p>
              </w:tc>
            </w:tr>
          </w:tbl>
          <w:p w:rsidR="00000000" w:rsidDel="00000000" w:rsidP="00000000" w:rsidRDefault="00000000" w:rsidRPr="00000000" w14:paraId="0000018D">
            <w:pPr>
              <w:pStyle w:val="Heading2"/>
              <w:spacing w:after="240" w:before="240" w:lineRule="auto"/>
              <w:rPr/>
            </w:pPr>
            <w:bookmarkStart w:colFirst="0" w:colLast="0" w:name="_8kalkrg3x6ze" w:id="49"/>
            <w:bookmarkEnd w:id="49"/>
            <w:r w:rsidDel="00000000" w:rsidR="00000000" w:rsidRPr="00000000">
              <w:rPr>
                <w:rtl w:val="0"/>
              </w:rPr>
              <w:t xml:space="preserve">Climate Emotions and the “Polycrisis”</w:t>
            </w:r>
          </w:p>
          <w:p w:rsidR="00000000" w:rsidDel="00000000" w:rsidP="00000000" w:rsidRDefault="00000000" w:rsidRPr="00000000" w14:paraId="0000018E">
            <w:pPr>
              <w:rPr/>
            </w:pPr>
            <w:r w:rsidDel="00000000" w:rsidR="00000000" w:rsidRPr="00000000">
              <w:rPr>
                <w:rtl w:val="0"/>
              </w:rPr>
              <w:t xml:space="preserve">We are living in an era where multiple crises—economic inequality, social and political unrest, global health challenges, and climate change—overlap and intensify one another. This convergence of crises is often referred to as a polycrisis: a dynamic in which seemingly separate threats interact in ways that deepen vulnerabilities and amplify the overall impact. When communities are already grappling with pressures like systemic injustice or fragile health systems, the added stress of climate-related disasters can push them from crisis management into crisis overload.</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Climate change acts as a powerful risk multiplier within this polycrisis landscape. In other words, it </w:t>
            </w:r>
            <w:ins w:author="Maya Gislason" w:id="86" w:date="2025-12-16T07:16:50Z">
              <w:r w:rsidDel="00000000" w:rsidR="00000000" w:rsidRPr="00000000">
                <w:rPr>
                  <w:rtl w:val="0"/>
                </w:rPr>
                <w:t xml:space="preserve">amplifies </w:t>
              </w:r>
            </w:ins>
            <w:del w:author="Maya Gislason" w:id="86" w:date="2025-12-16T07:16:50Z">
              <w:r w:rsidDel="00000000" w:rsidR="00000000" w:rsidRPr="00000000">
                <w:rPr>
                  <w:rtl w:val="0"/>
                </w:rPr>
                <w:delText xml:space="preserve">magnifies</w:delText>
              </w:r>
            </w:del>
            <w:r w:rsidDel="00000000" w:rsidR="00000000" w:rsidRPr="00000000">
              <w:rPr>
                <w:rtl w:val="0"/>
              </w:rPr>
              <w:t xml:space="preserve"> existing risks and accelerates new ones. Extreme weather events like </w:t>
            </w:r>
            <w:ins w:author="Mike Marchand" w:id="87" w:date="2025-11-27T02:39:53Z">
              <w:r w:rsidDel="00000000" w:rsidR="00000000" w:rsidRPr="00000000">
                <w:rPr>
                  <w:rtl w:val="0"/>
                </w:rPr>
                <w:t xml:space="preserve">wildfires, atmospheric rivers, flooding, </w:t>
              </w:r>
            </w:ins>
            <w:r w:rsidDel="00000000" w:rsidR="00000000" w:rsidRPr="00000000">
              <w:rPr>
                <w:rtl w:val="0"/>
              </w:rPr>
              <w:t xml:space="preserve">droughts, heatwaves, </w:t>
            </w:r>
            <w:ins w:author="Mike Marchand" w:id="88" w:date="2025-11-27T02:40:10Z">
              <w:r w:rsidDel="00000000" w:rsidR="00000000" w:rsidRPr="00000000">
                <w:rPr>
                  <w:rtl w:val="0"/>
                </w:rPr>
                <w:t xml:space="preserve">and/</w:t>
              </w:r>
            </w:ins>
            <w:r w:rsidDel="00000000" w:rsidR="00000000" w:rsidRPr="00000000">
              <w:rPr>
                <w:rtl w:val="0"/>
              </w:rPr>
              <w:t xml:space="preserve">or hurricanes</w:t>
            </w:r>
            <w:ins w:author="Mike Marchand" w:id="89" w:date="2025-11-27T02:41:08Z">
              <w:r w:rsidDel="00000000" w:rsidR="00000000" w:rsidRPr="00000000">
                <w:rPr>
                  <w:rtl w:val="0"/>
                </w:rPr>
                <w:t xml:space="preserve">, etc.</w:t>
              </w:r>
            </w:ins>
            <w:r w:rsidDel="00000000" w:rsidR="00000000" w:rsidRPr="00000000">
              <w:rPr>
                <w:rtl w:val="0"/>
              </w:rPr>
              <w:t xml:space="preserve"> disproportionately hit communities that are already on the edge—economically or socially—leading to greater displacement, resource insecurity, and psychological strain. Such compound</w:t>
            </w:r>
            <w:ins w:author="Maya Gislason" w:id="90" w:date="2025-12-16T07:17:06Z">
              <w:r w:rsidDel="00000000" w:rsidR="00000000" w:rsidRPr="00000000">
                <w:rPr>
                  <w:rtl w:val="0"/>
                </w:rPr>
                <w:t xml:space="preserve">ing</w:t>
              </w:r>
            </w:ins>
            <w:r w:rsidDel="00000000" w:rsidR="00000000" w:rsidRPr="00000000">
              <w:rPr>
                <w:rtl w:val="0"/>
              </w:rPr>
              <w:t xml:space="preserve"> pressures can make it much harder for people to cope emotionally: anxiety, despair, and a sense of powerlessness may set in or intensify when one crisis arrives on the heels of another.</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These emotional responses are not happening in a vacuum; they are deeply intertwined with</w:t>
            </w:r>
            <w:commentRangeStart w:id="78"/>
            <w:r w:rsidDel="00000000" w:rsidR="00000000" w:rsidRPr="00000000">
              <w:rPr>
                <w:rtl w:val="0"/>
              </w:rPr>
              <w:t xml:space="preserve"> the world’s</w:t>
            </w:r>
            <w:commentRangeEnd w:id="78"/>
            <w:r w:rsidDel="00000000" w:rsidR="00000000" w:rsidRPr="00000000">
              <w:commentReference w:id="78"/>
            </w:r>
            <w:r w:rsidDel="00000000" w:rsidR="00000000" w:rsidRPr="00000000">
              <w:rPr>
                <w:rtl w:val="0"/>
              </w:rPr>
              <w:t xml:space="preserve"> interlocking challenges. While climate distress, grief, and eco-anxiety may originate with environmental concerns, they are inevitably influenced by broader social, economic, and political realities. Understanding the polycrisis context is therefore essential to grasp why climate emotions can be so intense—and why effective mental health responses </w:t>
            </w:r>
            <w:commentRangeStart w:id="79"/>
            <w:r w:rsidDel="00000000" w:rsidR="00000000" w:rsidRPr="00000000">
              <w:rPr>
                <w:rtl w:val="0"/>
              </w:rPr>
              <w:t xml:space="preserve">must address these interrelated factors rather than focusing on climate impacts in isolation</w:t>
            </w:r>
            <w:commentRangeEnd w:id="79"/>
            <w:r w:rsidDel="00000000" w:rsidR="00000000" w:rsidRPr="00000000">
              <w:commentReference w:id="79"/>
            </w:r>
            <w:r w:rsidDel="00000000" w:rsidR="00000000" w:rsidRPr="00000000">
              <w:rPr>
                <w:rtl w:val="0"/>
              </w:rPr>
              <w:t xml:space="preserve">.</w:t>
            </w:r>
          </w:p>
          <w:p w:rsidR="00000000" w:rsidDel="00000000" w:rsidP="00000000" w:rsidRDefault="00000000" w:rsidRPr="00000000" w14:paraId="00000193">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0194">
            <w:pPr>
              <w:widowControl w:val="0"/>
              <w:spacing w:line="240" w:lineRule="auto"/>
              <w:rPr>
                <w:b w:val="1"/>
                <w:bCs w:val="1"/>
              </w:rPr>
            </w:pPr>
            <w:r w:rsidDel="00000000" w:rsidR="00000000" w:rsidRPr="00000000">
              <w:rPr>
                <w:b w:val="1"/>
                <w:bCs w:val="1"/>
                <w:rtl w:val="0"/>
              </w:rPr>
              <w:t xml:space="preserve">Indigenous Perspectives</w:t>
            </w:r>
          </w:p>
        </w:tc>
        <w:tc>
          <w:tcPr>
            <w:shd w:fill="d9d2e9" w:val="clear"/>
          </w:tcPr>
          <w:p w:rsidR="00000000" w:rsidDel="00000000" w:rsidP="00000000" w:rsidRDefault="00000000" w:rsidRPr="00000000" w14:paraId="00000195">
            <w:pPr>
              <w:spacing w:after="240" w:before="240" w:lineRule="auto"/>
              <w:rPr/>
            </w:pPr>
            <w:r w:rsidDel="00000000" w:rsidR="00000000" w:rsidRPr="00000000">
              <w:rPr>
                <w:rtl w:val="0"/>
              </w:rPr>
              <w:t xml:space="preserve">As you explore the psychological effects of climate change, it is important to recognize that for many Indigenous Peoples, climate-related trauma is deeply entangled with colonial histories </w:t>
            </w:r>
            <w:ins w:author="Mike Marchand" w:id="91" w:date="2025-11-27T02:48:17Z">
              <w:r w:rsidDel="00000000" w:rsidR="00000000" w:rsidRPr="00000000">
                <w:rPr>
                  <w:rtl w:val="0"/>
                </w:rPr>
                <w:t xml:space="preserve">and  ongoing </w:t>
              </w:r>
            </w:ins>
            <w:del w:author="Mike Marchand" w:id="91" w:date="2025-11-27T02:48:17Z">
              <w:r w:rsidDel="00000000" w:rsidR="00000000" w:rsidRPr="00000000">
                <w:rPr>
                  <w:rtl w:val="0"/>
                </w:rPr>
                <w:delText xml:space="preserve">of</w:delText>
              </w:r>
            </w:del>
            <w:r w:rsidDel="00000000" w:rsidR="00000000" w:rsidRPr="00000000">
              <w:rPr>
                <w:rtl w:val="0"/>
              </w:rPr>
              <w:t xml:space="preserve"> displacement, cultural loss, and environmental harm. The grief and anxiety caused by climate change do</w:t>
            </w:r>
            <w:ins w:author="Mike Marchand" w:id="92" w:date="2025-11-27T02:48:49Z">
              <w:r w:rsidDel="00000000" w:rsidR="00000000" w:rsidRPr="00000000">
                <w:rPr>
                  <w:rtl w:val="0"/>
                </w:rPr>
                <w:t xml:space="preserve">es</w:t>
              </w:r>
            </w:ins>
            <w:r w:rsidDel="00000000" w:rsidR="00000000" w:rsidRPr="00000000">
              <w:rPr>
                <w:rtl w:val="0"/>
              </w:rPr>
              <w:t xml:space="preserve"> not exist in isolation but </w:t>
            </w:r>
            <w:ins w:author="Mike Marchand" w:id="93" w:date="2025-11-27T02:48:57Z">
              <w:r w:rsidDel="00000000" w:rsidR="00000000" w:rsidRPr="00000000">
                <w:rPr>
                  <w:rtl w:val="0"/>
                </w:rPr>
                <w:t xml:space="preserve">is</w:t>
              </w:r>
            </w:ins>
            <w:del w:author="Mike Marchand" w:id="93" w:date="2025-11-27T02:48:57Z">
              <w:r w:rsidDel="00000000" w:rsidR="00000000" w:rsidRPr="00000000">
                <w:rPr>
                  <w:rtl w:val="0"/>
                </w:rPr>
                <w:delText xml:space="preserve">are</w:delText>
              </w:r>
            </w:del>
            <w:r w:rsidDel="00000000" w:rsidR="00000000" w:rsidRPr="00000000">
              <w:rPr>
                <w:rtl w:val="0"/>
              </w:rPr>
              <w:t xml:space="preserve"> layered upon centuries of dispossession and disconnection from land</w:t>
            </w:r>
            <w:ins w:author="Mike Marchand" w:id="94" w:date="2025-11-27T02:49:18Z">
              <w:r w:rsidDel="00000000" w:rsidR="00000000" w:rsidRPr="00000000">
                <w:rPr>
                  <w:rtl w:val="0"/>
                </w:rPr>
                <w:t xml:space="preserve">s</w:t>
              </w:r>
            </w:ins>
            <w:r w:rsidDel="00000000" w:rsidR="00000000" w:rsidRPr="00000000">
              <w:rPr>
                <w:rtl w:val="0"/>
              </w:rPr>
              <w:t xml:space="preserve">, language,</w:t>
            </w:r>
            <w:ins w:author="Maya Gislason" w:id="95" w:date="2025-12-16T07:17:42Z">
              <w:r w:rsidDel="00000000" w:rsidR="00000000" w:rsidRPr="00000000">
                <w:rPr>
                  <w:rtl w:val="0"/>
                </w:rPr>
                <w:t xml:space="preserve"> </w:t>
              </w:r>
            </w:ins>
            <w:ins w:author="Mike Marchand" w:id="96" w:date="2025-11-27T02:49:43Z">
              <w:r w:rsidDel="00000000" w:rsidR="00000000" w:rsidRPr="00000000">
                <w:rPr>
                  <w:rtl w:val="0"/>
                </w:rPr>
                <w:t xml:space="preserve">cultural expression</w:t>
              </w:r>
            </w:ins>
            <w:r w:rsidDel="00000000" w:rsidR="00000000" w:rsidRPr="00000000">
              <w:rPr>
                <w:rtl w:val="0"/>
              </w:rPr>
              <w:t xml:space="preserve"> and traditional ways of life. This compounding of trauma adds weight to the emotional and spiritual toll of witnessing the continued degradation of ecosystems that are not just resources but relatives, ancestors, </w:t>
            </w:r>
            <w:del w:author="Maya Gislason" w:id="97" w:date="2025-12-16T07:17:54Z">
              <w:r w:rsidDel="00000000" w:rsidR="00000000" w:rsidRPr="00000000">
                <w:rPr>
                  <w:rtl w:val="0"/>
                </w:rPr>
                <w:delText xml:space="preserve">and </w:delText>
              </w:r>
            </w:del>
            <w:r w:rsidDel="00000000" w:rsidR="00000000" w:rsidRPr="00000000">
              <w:rPr>
                <w:rtl w:val="0"/>
              </w:rPr>
              <w:t xml:space="preserve">sources of identity</w:t>
            </w:r>
            <w:ins w:author="Maya Gislason" w:id="98" w:date="2025-12-16T07:17:58Z">
              <w:r w:rsidDel="00000000" w:rsidR="00000000" w:rsidRPr="00000000">
                <w:rPr>
                  <w:rtl w:val="0"/>
                </w:rPr>
                <w:t xml:space="preserve">, food, healing, medicine and cultural continuity</w:t>
              </w:r>
            </w:ins>
            <w:r w:rsidDel="00000000" w:rsidR="00000000" w:rsidRPr="00000000">
              <w:rPr>
                <w:rtl w:val="0"/>
              </w:rPr>
              <w:t xml:space="preserve">.</w:t>
            </w:r>
            <w:commentRangeStart w:id="80"/>
            <w:r w:rsidDel="00000000" w:rsidR="00000000" w:rsidRPr="00000000">
              <w:rPr>
                <w:rtl w:val="0"/>
              </w:rPr>
            </w:r>
          </w:p>
          <w:p w:rsidR="00000000" w:rsidDel="00000000" w:rsidP="00000000" w:rsidRDefault="00000000" w:rsidRPr="00000000" w14:paraId="00000196">
            <w:pPr>
              <w:rPr/>
            </w:pPr>
            <w:commentRangeEnd w:id="80"/>
            <w:r w:rsidDel="00000000" w:rsidR="00000000" w:rsidRPr="00000000">
              <w:commentReference w:id="80"/>
            </w:r>
            <w:r w:rsidDel="00000000" w:rsidR="00000000" w:rsidRPr="00000000">
              <w:rPr>
                <w:rtl w:val="0"/>
              </w:rPr>
              <w:t xml:space="preserve">In many Indigenous worldviews, health is not compartmentalized. Mental, physical, emotional, and spiritual </w:t>
            </w:r>
            <w:ins w:author="Maya Gislason" w:id="99" w:date="2025-12-16T07:18:39Z">
              <w:r w:rsidDel="00000000" w:rsidR="00000000" w:rsidRPr="00000000">
                <w:rPr>
                  <w:rtl w:val="0"/>
                </w:rPr>
                <w:t xml:space="preserve">wellbeing is</w:t>
              </w:r>
            </w:ins>
            <w:del w:author="Maya Gislason" w:id="99" w:date="2025-12-16T07:18:39Z">
              <w:r w:rsidDel="00000000" w:rsidR="00000000" w:rsidRPr="00000000">
                <w:rPr>
                  <w:rtl w:val="0"/>
                </w:rPr>
                <w:delText xml:space="preserve">wellbeing</w:delText>
              </w:r>
            </w:del>
            <w:ins w:author="Mike Marchand" w:id="100" w:date="2025-11-27T02:52:29Z">
              <w:del w:author="Maya Gislason" w:id="99" w:date="2025-12-16T07:18:39Z">
                <w:r w:rsidDel="00000000" w:rsidR="00000000" w:rsidRPr="00000000">
                  <w:rPr>
                    <w:rtl w:val="0"/>
                  </w:rPr>
                  <w:delText xml:space="preserve">is</w:delText>
                </w:r>
              </w:del>
            </w:ins>
            <w:del w:author="Mike Marchand" w:id="100" w:date="2025-11-27T02:52:29Z">
              <w:r w:rsidDel="00000000" w:rsidR="00000000" w:rsidRPr="00000000">
                <w:rPr>
                  <w:rtl w:val="0"/>
                </w:rPr>
                <w:delText xml:space="preserve"> are</w:delText>
              </w:r>
            </w:del>
            <w:r w:rsidDel="00000000" w:rsidR="00000000" w:rsidRPr="00000000">
              <w:rPr>
                <w:rtl w:val="0"/>
              </w:rPr>
              <w:t xml:space="preserve"> interconnected and inseparable from the health of land</w:t>
            </w:r>
            <w:ins w:author="Mike Marchand" w:id="101" w:date="2025-11-27T02:56:41Z">
              <w:r w:rsidDel="00000000" w:rsidR="00000000" w:rsidRPr="00000000">
                <w:rPr>
                  <w:rtl w:val="0"/>
                </w:rPr>
                <w:t xml:space="preserve">s</w:t>
              </w:r>
            </w:ins>
            <w:r w:rsidDel="00000000" w:rsidR="00000000" w:rsidRPr="00000000">
              <w:rPr>
                <w:rtl w:val="0"/>
              </w:rPr>
              <w:t xml:space="preserve"> and water</w:t>
            </w:r>
            <w:ins w:author="Mike Marchand" w:id="102" w:date="2025-11-27T02:56:45Z">
              <w:r w:rsidDel="00000000" w:rsidR="00000000" w:rsidRPr="00000000">
                <w:rPr>
                  <w:rtl w:val="0"/>
                </w:rPr>
                <w:t xml:space="preserve">s</w:t>
              </w:r>
            </w:ins>
            <w:r w:rsidDel="00000000" w:rsidR="00000000" w:rsidRPr="00000000">
              <w:rPr>
                <w:rtl w:val="0"/>
              </w:rPr>
              <w:t xml:space="preserve">. When species disappear, when forests are lost, when waters are no longer drinkable, the impacts reverberate through communities and across generations. These losses affect not only survival, but also sense of self, belonging, and meaning. The disappearance of a salmon run, a sacred tree, or a traditional territory is not just an environmental loss; it is a</w:t>
            </w:r>
            <w:ins w:author="Mike Marchand" w:id="103" w:date="2025-11-27T02:53:33Z">
              <w:r w:rsidDel="00000000" w:rsidR="00000000" w:rsidRPr="00000000">
                <w:rPr>
                  <w:rtl w:val="0"/>
                </w:rPr>
                <w:t xml:space="preserve"> cultural, community and</w:t>
              </w:r>
            </w:ins>
            <w:r w:rsidDel="00000000" w:rsidR="00000000" w:rsidRPr="00000000">
              <w:rPr>
                <w:rtl w:val="0"/>
              </w:rPr>
              <w:t xml:space="preserve"> psychic wound</w:t>
            </w:r>
            <w:ins w:author="Mike Marchand" w:id="104" w:date="2025-11-27T03:00:13Z">
              <w:r w:rsidDel="00000000" w:rsidR="00000000" w:rsidRPr="00000000">
                <w:rPr>
                  <w:rtl w:val="0"/>
                </w:rPr>
                <w:t xml:space="preserve"> – </w:t>
              </w:r>
            </w:ins>
            <w:del w:author="Mike Marchand" w:id="104" w:date="2025-11-27T03:00:13Z">
              <w:r w:rsidDel="00000000" w:rsidR="00000000" w:rsidRPr="00000000">
                <w:rPr>
                  <w:rtl w:val="0"/>
                </w:rPr>
                <w:delText xml:space="preserve">,</w:delText>
              </w:r>
            </w:del>
            <w:r w:rsidDel="00000000" w:rsidR="00000000" w:rsidRPr="00000000">
              <w:rPr>
                <w:rtl w:val="0"/>
              </w:rPr>
              <w:t xml:space="preserve"> </w:t>
            </w:r>
            <w:commentRangeStart w:id="81"/>
            <w:commentRangeStart w:id="82"/>
            <w:r w:rsidDel="00000000" w:rsidR="00000000" w:rsidRPr="00000000">
              <w:rPr>
                <w:rtl w:val="0"/>
              </w:rPr>
              <w:t xml:space="preserve">a rupture in memory and responsibility.</w:t>
            </w:r>
            <w:commentRangeEnd w:id="81"/>
            <w:r w:rsidDel="00000000" w:rsidR="00000000" w:rsidRPr="00000000">
              <w:commentReference w:id="81"/>
            </w:r>
            <w:commentRangeEnd w:id="82"/>
            <w:r w:rsidDel="00000000" w:rsidR="00000000" w:rsidRPr="00000000">
              <w:commentReference w:id="82"/>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Understanding these intersecting layers of climate distress invites a more relational and justice-oriented approach to mental health. For Indigenous communities, healing from climate trauma often involves restoring connection with land, culture, language, </w:t>
            </w:r>
            <w:del w:author="Maya Gislason" w:id="105" w:date="2025-12-16T07:19:31Z">
              <w:r w:rsidDel="00000000" w:rsidR="00000000" w:rsidRPr="00000000">
                <w:rPr>
                  <w:rtl w:val="0"/>
                </w:rPr>
                <w:delText xml:space="preserve">and </w:delText>
              </w:r>
            </w:del>
            <w:r w:rsidDel="00000000" w:rsidR="00000000" w:rsidRPr="00000000">
              <w:rPr>
                <w:rtl w:val="0"/>
              </w:rPr>
              <w:t xml:space="preserve">ceremony</w:t>
            </w:r>
            <w:ins w:author="Maya Gislason" w:id="106" w:date="2025-12-16T07:19:36Z">
              <w:r w:rsidDel="00000000" w:rsidR="00000000" w:rsidRPr="00000000">
                <w:rPr>
                  <w:rtl w:val="0"/>
                </w:rPr>
                <w:t xml:space="preserve"> and enacting sovereignty</w:t>
              </w:r>
            </w:ins>
            <w:r w:rsidDel="00000000" w:rsidR="00000000" w:rsidRPr="00000000">
              <w:rPr>
                <w:rtl w:val="0"/>
              </w:rPr>
              <w:t xml:space="preserve">. It reminds us that mental health responses must be holistic and historically aware, grounded in the recognition that what is happening to the planet is deeply bound to what has happened, and continues to happen, to Indigenous Peoples</w:t>
            </w:r>
            <w:ins w:author="Maya Gislason" w:id="107" w:date="2025-12-16T07:20:02Z">
              <w:r w:rsidDel="00000000" w:rsidR="00000000" w:rsidRPr="00000000">
                <w:rPr>
                  <w:rtl w:val="0"/>
                </w:rPr>
                <w:t xml:space="preserve"> within contexts of settler colonialism</w:t>
              </w:r>
            </w:ins>
            <w:r w:rsidDel="00000000" w:rsidR="00000000" w:rsidRPr="00000000">
              <w:rPr>
                <w:rtl w:val="0"/>
              </w:rPr>
              <w:t xml:space="preserve">. Addressing climate-related mental health means not only building individual resilience, but also restoring the conditions for cultural and ecological </w:t>
            </w:r>
            <w:ins w:author="Maya Gislason" w:id="108" w:date="2025-12-16T07:20:31Z">
              <w:r w:rsidDel="00000000" w:rsidR="00000000" w:rsidRPr="00000000">
                <w:rPr>
                  <w:rtl w:val="0"/>
                </w:rPr>
                <w:t xml:space="preserve">revitalization, health and healing. </w:t>
              </w:r>
            </w:ins>
            <w:del w:author="Maya Gislason" w:id="108" w:date="2025-12-16T07:20:31Z">
              <w:r w:rsidDel="00000000" w:rsidR="00000000" w:rsidRPr="00000000">
                <w:rPr>
                  <w:rtl w:val="0"/>
                </w:rPr>
                <w:delText xml:space="preserve">continuity</w:delText>
              </w:r>
            </w:del>
            <w:r w:rsidDel="00000000" w:rsidR="00000000" w:rsidRPr="00000000">
              <w:rPr>
                <w:rtl w:val="0"/>
              </w:rPr>
              <w:t xml:space="preserve">.</w:t>
            </w:r>
          </w:p>
        </w:tc>
      </w:tr>
      <w:tr>
        <w:trPr>
          <w:cantSplit w:val="0"/>
          <w:tblHeader w:val="0"/>
        </w:trPr>
        <w:tc>
          <w:tcPr>
            <w:shd w:fill="b6d7a8" w:val="clear"/>
          </w:tcPr>
          <w:p w:rsidR="00000000" w:rsidDel="00000000" w:rsidP="00000000" w:rsidRDefault="00000000" w:rsidRPr="00000000" w14:paraId="00000199">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019A">
            <w:pPr>
              <w:numPr>
                <w:ilvl w:val="0"/>
                <w:numId w:val="555"/>
              </w:numPr>
              <w:ind w:left="720" w:hanging="360"/>
            </w:pPr>
            <w:r w:rsidDel="00000000" w:rsidR="00000000" w:rsidRPr="00000000">
              <w:rPr>
                <w:rtl w:val="0"/>
              </w:rPr>
              <w:t xml:space="preserve">Climate change significantly impacts mental health, increasing anxiety, depression, and stress levels.</w:t>
            </w:r>
          </w:p>
          <w:p w:rsidR="00000000" w:rsidDel="00000000" w:rsidP="00000000" w:rsidRDefault="00000000" w:rsidRPr="00000000" w14:paraId="0000019B">
            <w:pPr>
              <w:numPr>
                <w:ilvl w:val="0"/>
                <w:numId w:val="555"/>
              </w:numPr>
              <w:ind w:left="720" w:hanging="360"/>
            </w:pPr>
            <w:r w:rsidDel="00000000" w:rsidR="00000000" w:rsidRPr="00000000">
              <w:rPr>
                <w:rtl w:val="0"/>
              </w:rPr>
              <w:t xml:space="preserve">Extreme weather events </w:t>
            </w:r>
            <w:ins w:author="Susan Clayton" w:id="109" w:date="2026-01-03T21:07:18Z">
              <w:r w:rsidDel="00000000" w:rsidR="00000000" w:rsidRPr="00000000">
                <w:rPr>
                  <w:rtl w:val="0"/>
                </w:rPr>
                <w:t xml:space="preserve">can </w:t>
              </w:r>
            </w:ins>
            <w:r w:rsidDel="00000000" w:rsidR="00000000" w:rsidRPr="00000000">
              <w:rPr>
                <w:rtl w:val="0"/>
              </w:rPr>
              <w:t xml:space="preserve">lead to trauma and long-term mental health conditions.</w:t>
            </w:r>
          </w:p>
          <w:p w:rsidR="00000000" w:rsidDel="00000000" w:rsidP="00000000" w:rsidRDefault="00000000" w:rsidRPr="00000000" w14:paraId="0000019C">
            <w:pPr>
              <w:numPr>
                <w:ilvl w:val="0"/>
                <w:numId w:val="555"/>
              </w:numPr>
              <w:ind w:left="720" w:hanging="360"/>
            </w:pPr>
            <w:r w:rsidDel="00000000" w:rsidR="00000000" w:rsidRPr="00000000">
              <w:rPr>
                <w:rtl w:val="0"/>
              </w:rPr>
              <w:t xml:space="preserve">Chronic environmental changes contribute to persistent stress and feelings of helplessness.</w:t>
            </w:r>
          </w:p>
          <w:p w:rsidR="00000000" w:rsidDel="00000000" w:rsidP="00000000" w:rsidRDefault="00000000" w:rsidRPr="00000000" w14:paraId="0000019D">
            <w:pPr>
              <w:numPr>
                <w:ilvl w:val="0"/>
                <w:numId w:val="555"/>
              </w:numPr>
              <w:ind w:left="720" w:hanging="360"/>
            </w:pPr>
            <w:r w:rsidDel="00000000" w:rsidR="00000000" w:rsidRPr="00000000">
              <w:rPr>
                <w:rtl w:val="0"/>
              </w:rPr>
              <w:t xml:space="preserve">For many Indigenous communities, climate-related trauma is entangled with colonial histories of displacement, cultural loss, and environmental harm.</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Understanding these psychological effects is essential for developing comprehensive mental health strategies that address both the immediate and long-term impacts of climate change. By recognizing the diverse ways in which climate change affects mental health, professionals can better support individuals and communities in building resilience and maintaining emotional well-being amidst environmental challenges.Climate change presents significant mental health challenges that require a nuanced and compassionate response. By comprehensively understanding its impacts, we can better equip ourselves to support those affected and foster resilient, thriving communities in the face of a changing climate.</w:t>
            </w:r>
          </w:p>
        </w:tc>
      </w:tr>
      <w:tr>
        <w:trPr>
          <w:cantSplit w:val="0"/>
          <w:tblHeader w:val="0"/>
        </w:trPr>
        <w:tc>
          <w:tcPr>
            <w:shd w:fill="a4c2f4" w:val="clear"/>
          </w:tcPr>
          <w:p w:rsidR="00000000" w:rsidDel="00000000" w:rsidP="00000000" w:rsidRDefault="00000000" w:rsidRPr="00000000" w14:paraId="000001A0">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01A1">
            <w:pPr>
              <w:pStyle w:val="Heading2"/>
              <w:spacing w:after="240" w:before="240" w:lineRule="auto"/>
              <w:rPr/>
            </w:pPr>
            <w:bookmarkStart w:colFirst="0" w:colLast="0" w:name="_n9ju8otjdtn9" w:id="50"/>
            <w:bookmarkEnd w:id="50"/>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You will explore how climate change impacts mental health and reflect on solutions to support individuals and communities.</w:t>
            </w:r>
          </w:p>
          <w:p w:rsidR="00000000" w:rsidDel="00000000" w:rsidP="00000000" w:rsidRDefault="00000000" w:rsidRPr="00000000" w14:paraId="000001A3">
            <w:pPr>
              <w:spacing w:after="240" w:before="240" w:lineRule="auto"/>
              <w:rPr>
                <w:u w:val="single"/>
              </w:rPr>
            </w:pPr>
            <w:r w:rsidDel="00000000" w:rsidR="00000000" w:rsidRPr="00000000">
              <w:rPr>
                <w:u w:val="single"/>
                <w:rtl w:val="0"/>
              </w:rPr>
              <w:t xml:space="preserve">Instructions:</w:t>
            </w:r>
          </w:p>
          <w:p w:rsidR="00000000" w:rsidDel="00000000" w:rsidP="00000000" w:rsidRDefault="00000000" w:rsidRPr="00000000" w14:paraId="000001A4">
            <w:pPr>
              <w:numPr>
                <w:ilvl w:val="0"/>
                <w:numId w:val="201"/>
              </w:numPr>
              <w:spacing w:after="0" w:afterAutospacing="0" w:before="240" w:lineRule="auto"/>
              <w:ind w:left="720" w:hanging="360"/>
            </w:pPr>
            <w:r w:rsidDel="00000000" w:rsidR="00000000" w:rsidRPr="00000000">
              <w:rPr>
                <w:b w:val="1"/>
                <w:bCs w:val="1"/>
                <w:rtl w:val="0"/>
              </w:rPr>
              <w:t xml:space="preserve">Create Your Reflection Outline:</w:t>
            </w:r>
            <w:r w:rsidDel="00000000" w:rsidR="00000000" w:rsidRPr="00000000">
              <w:rPr>
                <w:rtl w:val="0"/>
              </w:rPr>
              <w:t xml:space="preserve"> On a blank page, create sections for the following psychological effects of climate change:</w:t>
            </w:r>
          </w:p>
          <w:p w:rsidR="00000000" w:rsidDel="00000000" w:rsidP="00000000" w:rsidRDefault="00000000" w:rsidRPr="00000000" w14:paraId="000001A5">
            <w:pPr>
              <w:numPr>
                <w:ilvl w:val="1"/>
                <w:numId w:val="201"/>
              </w:numPr>
              <w:spacing w:after="0" w:afterAutospacing="0" w:before="0" w:beforeAutospacing="0" w:lineRule="auto"/>
              <w:ind w:left="1440" w:hanging="360"/>
            </w:pPr>
            <w:r w:rsidDel="00000000" w:rsidR="00000000" w:rsidRPr="00000000">
              <w:rPr>
                <w:rtl w:val="0"/>
              </w:rPr>
              <w:t xml:space="preserve">Increased anxiety, depression, and stress</w:t>
            </w:r>
          </w:p>
          <w:p w:rsidR="00000000" w:rsidDel="00000000" w:rsidP="00000000" w:rsidRDefault="00000000" w:rsidRPr="00000000" w14:paraId="000001A6">
            <w:pPr>
              <w:numPr>
                <w:ilvl w:val="1"/>
                <w:numId w:val="201"/>
              </w:numPr>
              <w:spacing w:after="0" w:afterAutospacing="0" w:before="0" w:beforeAutospacing="0" w:lineRule="auto"/>
              <w:ind w:left="1440" w:hanging="360"/>
            </w:pPr>
            <w:r w:rsidDel="00000000" w:rsidR="00000000" w:rsidRPr="00000000">
              <w:rPr>
                <w:rtl w:val="0"/>
              </w:rPr>
              <w:t xml:space="preserve">Displacement and loss</w:t>
            </w:r>
          </w:p>
          <w:p w:rsidR="00000000" w:rsidDel="00000000" w:rsidP="00000000" w:rsidRDefault="00000000" w:rsidRPr="00000000" w14:paraId="000001A7">
            <w:pPr>
              <w:numPr>
                <w:ilvl w:val="1"/>
                <w:numId w:val="201"/>
              </w:numPr>
              <w:spacing w:after="0" w:afterAutospacing="0" w:before="0" w:beforeAutospacing="0" w:lineRule="auto"/>
              <w:ind w:left="1440" w:hanging="360"/>
            </w:pPr>
            <w:r w:rsidDel="00000000" w:rsidR="00000000" w:rsidRPr="00000000">
              <w:rPr>
                <w:rtl w:val="0"/>
              </w:rPr>
              <w:t xml:space="preserve">Livelihood disruption</w:t>
            </w:r>
          </w:p>
          <w:p w:rsidR="00000000" w:rsidDel="00000000" w:rsidP="00000000" w:rsidRDefault="00000000" w:rsidRPr="00000000" w14:paraId="000001A8">
            <w:pPr>
              <w:numPr>
                <w:ilvl w:val="1"/>
                <w:numId w:val="201"/>
              </w:numPr>
              <w:spacing w:after="0" w:afterAutospacing="0" w:before="0" w:beforeAutospacing="0" w:lineRule="auto"/>
              <w:ind w:left="1440" w:hanging="360"/>
            </w:pPr>
            <w:r w:rsidDel="00000000" w:rsidR="00000000" w:rsidRPr="00000000">
              <w:rPr>
                <w:rtl w:val="0"/>
              </w:rPr>
              <w:t xml:space="preserve">Physiological stress from extreme events</w:t>
            </w:r>
          </w:p>
          <w:p w:rsidR="00000000" w:rsidDel="00000000" w:rsidP="00000000" w:rsidRDefault="00000000" w:rsidRPr="00000000" w14:paraId="000001A9">
            <w:pPr>
              <w:numPr>
                <w:ilvl w:val="1"/>
                <w:numId w:val="201"/>
              </w:numPr>
              <w:spacing w:after="0" w:afterAutospacing="0" w:before="0" w:beforeAutospacing="0" w:lineRule="auto"/>
              <w:ind w:left="1440" w:hanging="360"/>
            </w:pPr>
            <w:r w:rsidDel="00000000" w:rsidR="00000000" w:rsidRPr="00000000">
              <w:rPr>
                <w:rtl w:val="0"/>
              </w:rPr>
              <w:t xml:space="preserve">Social and community disruption</w:t>
            </w:r>
          </w:p>
          <w:p w:rsidR="00000000" w:rsidDel="00000000" w:rsidP="00000000" w:rsidRDefault="00000000" w:rsidRPr="00000000" w14:paraId="000001AA">
            <w:pPr>
              <w:numPr>
                <w:ilvl w:val="0"/>
                <w:numId w:val="201"/>
              </w:numPr>
              <w:spacing w:after="0" w:afterAutospacing="0" w:before="0" w:beforeAutospacing="0" w:lineRule="auto"/>
              <w:ind w:left="720" w:hanging="360"/>
            </w:pPr>
            <w:commentRangeStart w:id="83"/>
            <w:commentRangeStart w:id="84"/>
            <w:commentRangeStart w:id="85"/>
            <w:r w:rsidDel="00000000" w:rsidR="00000000" w:rsidRPr="00000000">
              <w:rPr>
                <w:b w:val="1"/>
                <w:bCs w:val="1"/>
                <w:rtl w:val="0"/>
              </w:rPr>
              <w:t xml:space="preserve">For Each Section, Answer These Questions:</w:t>
            </w:r>
            <w:commentRangeEnd w:id="83"/>
            <w:r w:rsidDel="00000000" w:rsidR="00000000" w:rsidRPr="00000000">
              <w:commentReference w:id="83"/>
            </w:r>
            <w:commentRangeEnd w:id="84"/>
            <w:r w:rsidDel="00000000" w:rsidR="00000000" w:rsidRPr="00000000">
              <w:commentReference w:id="84"/>
            </w:r>
            <w:commentRangeEnd w:id="85"/>
            <w:r w:rsidDel="00000000" w:rsidR="00000000" w:rsidRPr="00000000">
              <w:commentReference w:id="85"/>
            </w:r>
            <w:r w:rsidDel="00000000" w:rsidR="00000000" w:rsidRPr="00000000">
              <w:rPr>
                <w:rtl w:val="0"/>
              </w:rPr>
            </w:r>
          </w:p>
          <w:p w:rsidR="00000000" w:rsidDel="00000000" w:rsidP="00000000" w:rsidRDefault="00000000" w:rsidRPr="00000000" w14:paraId="000001AB">
            <w:pPr>
              <w:numPr>
                <w:ilvl w:val="1"/>
                <w:numId w:val="201"/>
              </w:numPr>
              <w:spacing w:after="0" w:afterAutospacing="0" w:before="0" w:beforeAutospacing="0" w:lineRule="auto"/>
              <w:ind w:left="1440" w:hanging="360"/>
            </w:pPr>
            <w:r w:rsidDel="00000000" w:rsidR="00000000" w:rsidRPr="00000000">
              <w:rPr>
                <w:rtl w:val="0"/>
              </w:rPr>
              <w:t xml:space="preserve">What is one example of how this psychological effect manifests (e.g., anxiety caused by repeated natural disasters)?</w:t>
            </w:r>
          </w:p>
          <w:p w:rsidR="00000000" w:rsidDel="00000000" w:rsidP="00000000" w:rsidRDefault="00000000" w:rsidRPr="00000000" w14:paraId="000001AC">
            <w:pPr>
              <w:numPr>
                <w:ilvl w:val="1"/>
                <w:numId w:val="201"/>
              </w:numPr>
              <w:spacing w:after="0" w:afterAutospacing="0" w:before="0" w:beforeAutospacing="0" w:lineRule="auto"/>
              <w:ind w:left="1440" w:hanging="360"/>
            </w:pPr>
            <w:r w:rsidDel="00000000" w:rsidR="00000000" w:rsidRPr="00000000">
              <w:rPr>
                <w:rtl w:val="0"/>
              </w:rPr>
              <w:t xml:space="preserve">Who in the community is most affected? Consider groups such as children, older adults, or low-income populations.</w:t>
            </w:r>
          </w:p>
          <w:p w:rsidR="00000000" w:rsidDel="00000000" w:rsidP="00000000" w:rsidRDefault="00000000" w:rsidRPr="00000000" w14:paraId="000001AD">
            <w:pPr>
              <w:numPr>
                <w:ilvl w:val="1"/>
                <w:numId w:val="201"/>
              </w:numPr>
              <w:spacing w:after="0" w:afterAutospacing="0" w:before="0" w:beforeAutospacing="0" w:lineRule="auto"/>
              <w:ind w:left="1440" w:hanging="360"/>
            </w:pPr>
            <w:r w:rsidDel="00000000" w:rsidR="00000000" w:rsidRPr="00000000">
              <w:rPr>
                <w:rtl w:val="0"/>
              </w:rPr>
              <w:t xml:space="preserve">What are some short-term impacts (e.g., immediate trauma, fear, or insecurity)?</w:t>
            </w:r>
          </w:p>
          <w:p w:rsidR="00000000" w:rsidDel="00000000" w:rsidP="00000000" w:rsidRDefault="00000000" w:rsidRPr="00000000" w14:paraId="000001AE">
            <w:pPr>
              <w:numPr>
                <w:ilvl w:val="1"/>
                <w:numId w:val="201"/>
              </w:numPr>
              <w:spacing w:after="0" w:afterAutospacing="0" w:before="0" w:beforeAutospacing="0" w:lineRule="auto"/>
              <w:ind w:left="1440" w:hanging="360"/>
            </w:pPr>
            <w:r w:rsidDel="00000000" w:rsidR="00000000" w:rsidRPr="00000000">
              <w:rPr>
                <w:rtl w:val="0"/>
              </w:rPr>
              <w:t xml:space="preserve">What are some long-term consequences (e.g., chronic mental health issues, intergenerational stress)?</w:t>
            </w:r>
          </w:p>
          <w:p w:rsidR="00000000" w:rsidDel="00000000" w:rsidP="00000000" w:rsidRDefault="00000000" w:rsidRPr="00000000" w14:paraId="000001AF">
            <w:pPr>
              <w:numPr>
                <w:ilvl w:val="1"/>
                <w:numId w:val="201"/>
              </w:numPr>
              <w:spacing w:after="0" w:afterAutospacing="0" w:before="0" w:beforeAutospacing="0" w:lineRule="auto"/>
              <w:ind w:left="1440" w:hanging="360"/>
            </w:pPr>
            <w:r w:rsidDel="00000000" w:rsidR="00000000" w:rsidRPr="00000000">
              <w:rPr>
                <w:rtl w:val="0"/>
              </w:rPr>
              <w:t xml:space="preserve">What strategies or actions could help address this impact (e.g., counseling services, community programs, or resilience workshops)?</w:t>
            </w:r>
          </w:p>
          <w:p w:rsidR="00000000" w:rsidDel="00000000" w:rsidP="00000000" w:rsidRDefault="00000000" w:rsidRPr="00000000" w14:paraId="000001B0">
            <w:pPr>
              <w:numPr>
                <w:ilvl w:val="0"/>
                <w:numId w:val="201"/>
              </w:numPr>
              <w:spacing w:after="0" w:afterAutospacing="0" w:before="0" w:beforeAutospacing="0" w:lineRule="auto"/>
              <w:ind w:left="720" w:hanging="360"/>
            </w:pPr>
            <w:r w:rsidDel="00000000" w:rsidR="00000000" w:rsidRPr="00000000">
              <w:rPr>
                <w:b w:val="1"/>
                <w:bCs w:val="1"/>
                <w:rtl w:val="0"/>
              </w:rPr>
              <w:t xml:space="preserve">Reflect on Personal and Broader Perspectives:</w:t>
            </w:r>
          </w:p>
          <w:p w:rsidR="00000000" w:rsidDel="00000000" w:rsidP="00000000" w:rsidRDefault="00000000" w:rsidRPr="00000000" w14:paraId="000001B1">
            <w:pPr>
              <w:numPr>
                <w:ilvl w:val="1"/>
                <w:numId w:val="201"/>
              </w:numPr>
              <w:spacing w:after="0" w:afterAutospacing="0" w:before="0" w:beforeAutospacing="0" w:lineRule="auto"/>
              <w:ind w:left="1440" w:hanging="360"/>
            </w:pPr>
            <w:r w:rsidDel="00000000" w:rsidR="00000000" w:rsidRPr="00000000">
              <w:rPr>
                <w:rtl w:val="0"/>
              </w:rPr>
              <w:t xml:space="preserve">Reflect on how climate change impacts your own mental well-being. Are there specific aspects that resonate with your personal experiences or concerns?</w:t>
            </w:r>
          </w:p>
          <w:p w:rsidR="00000000" w:rsidDel="00000000" w:rsidP="00000000" w:rsidRDefault="00000000" w:rsidRPr="00000000" w14:paraId="000001B2">
            <w:pPr>
              <w:numPr>
                <w:ilvl w:val="1"/>
                <w:numId w:val="201"/>
              </w:numPr>
              <w:spacing w:after="0" w:afterAutospacing="0" w:before="0" w:beforeAutospacing="0" w:lineRule="auto"/>
              <w:ind w:left="1440" w:hanging="360"/>
            </w:pPr>
            <w:r w:rsidDel="00000000" w:rsidR="00000000" w:rsidRPr="00000000">
              <w:rPr>
                <w:rtl w:val="0"/>
              </w:rPr>
              <w:t xml:space="preserve">Consider how these psychological effects might look different in urban, rural, or marginalized communities.</w:t>
            </w:r>
          </w:p>
          <w:p w:rsidR="00000000" w:rsidDel="00000000" w:rsidP="00000000" w:rsidRDefault="00000000" w:rsidRPr="00000000" w14:paraId="000001B3">
            <w:pPr>
              <w:numPr>
                <w:ilvl w:val="0"/>
                <w:numId w:val="201"/>
              </w:numPr>
              <w:spacing w:after="240" w:before="0" w:beforeAutospacing="0" w:lineRule="auto"/>
              <w:ind w:left="720" w:hanging="360"/>
            </w:pPr>
            <w:r w:rsidDel="00000000" w:rsidR="00000000" w:rsidRPr="00000000">
              <w:rPr>
                <w:b w:val="1"/>
                <w:bCs w:val="1"/>
                <w:rtl w:val="0"/>
              </w:rPr>
              <w:t xml:space="preserve">Optional Extension:</w:t>
            </w:r>
            <w:r w:rsidDel="00000000" w:rsidR="00000000" w:rsidRPr="00000000">
              <w:rPr>
                <w:rtl w:val="0"/>
              </w:rPr>
              <w:t xml:space="preserve"> Write a short paragraph proposing one specific mental health support initiative you think your community or local government should prioritize.</w:t>
            </w:r>
          </w:p>
          <w:p w:rsidR="00000000" w:rsidDel="00000000" w:rsidP="00000000" w:rsidRDefault="00000000" w:rsidRPr="00000000" w14:paraId="000001B4">
            <w:pPr>
              <w:pStyle w:val="Heading2"/>
              <w:spacing w:after="240" w:before="240" w:lineRule="auto"/>
              <w:rPr/>
            </w:pPr>
            <w:bookmarkStart w:colFirst="0" w:colLast="0" w:name="_3b4f5gpahtoy" w:id="51"/>
            <w:bookmarkEnd w:id="51"/>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Groups will collaboratively analyze the psychological effects of climate change and brainstorm strategies to support mental health in communities.</w:t>
            </w:r>
          </w:p>
          <w:p w:rsidR="00000000" w:rsidDel="00000000" w:rsidP="00000000" w:rsidRDefault="00000000" w:rsidRPr="00000000" w14:paraId="000001B6">
            <w:pPr>
              <w:spacing w:after="240" w:before="240" w:lineRule="auto"/>
              <w:rPr>
                <w:u w:val="single"/>
              </w:rPr>
            </w:pPr>
            <w:r w:rsidDel="00000000" w:rsidR="00000000" w:rsidRPr="00000000">
              <w:rPr>
                <w:u w:val="single"/>
                <w:rtl w:val="0"/>
              </w:rPr>
              <w:t xml:space="preserve">Facilitator Instructions:</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Preparation Time:</w:t>
            </w:r>
            <w:r w:rsidDel="00000000" w:rsidR="00000000" w:rsidRPr="00000000">
              <w:rPr>
                <w:rtl w:val="0"/>
              </w:rPr>
              <w:t xml:space="preserve"> 15-20 minutes for materials and group instructions.</w:t>
              <w:br w:type="textWrapping"/>
            </w:r>
            <w:r w:rsidDel="00000000" w:rsidR="00000000" w:rsidRPr="00000000">
              <w:rPr>
                <w:b w:val="1"/>
                <w:bCs w:val="1"/>
                <w:rtl w:val="0"/>
              </w:rPr>
              <w:t xml:space="preserve">Time Allocation:</w:t>
            </w:r>
            <w:r w:rsidDel="00000000" w:rsidR="00000000" w:rsidRPr="00000000">
              <w:rPr>
                <w:rtl w:val="0"/>
              </w:rPr>
              <w:t xml:space="preserve"> 50-60 minutes.</w:t>
            </w:r>
          </w:p>
          <w:p w:rsidR="00000000" w:rsidDel="00000000" w:rsidP="00000000" w:rsidRDefault="00000000" w:rsidRPr="00000000" w14:paraId="000001B8">
            <w:pPr>
              <w:numPr>
                <w:ilvl w:val="0"/>
                <w:numId w:val="191"/>
              </w:numPr>
              <w:spacing w:after="0" w:afterAutospacing="0" w:before="240" w:lineRule="auto"/>
              <w:ind w:left="720" w:hanging="360"/>
            </w:pPr>
            <w:r w:rsidDel="00000000" w:rsidR="00000000" w:rsidRPr="00000000">
              <w:rPr>
                <w:b w:val="1"/>
                <w:bCs w:val="1"/>
                <w:rtl w:val="0"/>
              </w:rPr>
              <w:t xml:space="preserve">Set Up:</w:t>
            </w:r>
            <w:r w:rsidDel="00000000" w:rsidR="00000000" w:rsidRPr="00000000">
              <w:rPr>
                <w:rtl w:val="0"/>
              </w:rPr>
              <w:t xml:space="preserve"> Provide each group with a blank workspace (physical or digital) divided into four columns:</w:t>
            </w:r>
          </w:p>
          <w:p w:rsidR="00000000" w:rsidDel="00000000" w:rsidP="00000000" w:rsidRDefault="00000000" w:rsidRPr="00000000" w14:paraId="000001B9">
            <w:pPr>
              <w:numPr>
                <w:ilvl w:val="1"/>
                <w:numId w:val="191"/>
              </w:numPr>
              <w:spacing w:after="0" w:afterAutospacing="0" w:before="0" w:beforeAutospacing="0" w:lineRule="auto"/>
              <w:ind w:left="1440" w:hanging="360"/>
            </w:pPr>
            <w:r w:rsidDel="00000000" w:rsidR="00000000" w:rsidRPr="00000000">
              <w:rPr>
                <w:rtl w:val="0"/>
              </w:rPr>
              <w:t xml:space="preserve">Column 1: Psychological effect (e.g., anxiety, PTSD, eco-anxiety, etc.).</w:t>
            </w:r>
          </w:p>
          <w:p w:rsidR="00000000" w:rsidDel="00000000" w:rsidP="00000000" w:rsidRDefault="00000000" w:rsidRPr="00000000" w14:paraId="000001BA">
            <w:pPr>
              <w:numPr>
                <w:ilvl w:val="1"/>
                <w:numId w:val="191"/>
              </w:numPr>
              <w:spacing w:after="0" w:afterAutospacing="0" w:before="0" w:beforeAutospacing="0" w:lineRule="auto"/>
              <w:ind w:left="1440" w:hanging="360"/>
            </w:pPr>
            <w:r w:rsidDel="00000000" w:rsidR="00000000" w:rsidRPr="00000000">
              <w:rPr>
                <w:rtl w:val="0"/>
              </w:rPr>
              <w:t xml:space="preserve">Column 2: Examples of impacts (e.g., trauma from hurricanes, existential dread among youth).</w:t>
            </w:r>
          </w:p>
          <w:p w:rsidR="00000000" w:rsidDel="00000000" w:rsidP="00000000" w:rsidRDefault="00000000" w:rsidRPr="00000000" w14:paraId="000001BB">
            <w:pPr>
              <w:numPr>
                <w:ilvl w:val="1"/>
                <w:numId w:val="191"/>
              </w:numPr>
              <w:spacing w:after="0" w:afterAutospacing="0" w:before="0" w:beforeAutospacing="0" w:lineRule="auto"/>
              <w:ind w:left="1440" w:hanging="360"/>
            </w:pPr>
            <w:r w:rsidDel="00000000" w:rsidR="00000000" w:rsidRPr="00000000">
              <w:rPr>
                <w:rtl w:val="0"/>
              </w:rPr>
              <w:t xml:space="preserve">Column 3: Affected populations (e.g., children, displaced families, communities facing structural or systemic inequities).</w:t>
            </w:r>
          </w:p>
          <w:p w:rsidR="00000000" w:rsidDel="00000000" w:rsidP="00000000" w:rsidRDefault="00000000" w:rsidRPr="00000000" w14:paraId="000001BC">
            <w:pPr>
              <w:numPr>
                <w:ilvl w:val="1"/>
                <w:numId w:val="191"/>
              </w:numPr>
              <w:spacing w:after="0" w:afterAutospacing="0" w:before="0" w:beforeAutospacing="0" w:lineRule="auto"/>
              <w:ind w:left="1440" w:hanging="360"/>
            </w:pPr>
            <w:r w:rsidDel="00000000" w:rsidR="00000000" w:rsidRPr="00000000">
              <w:rPr>
                <w:rtl w:val="0"/>
              </w:rPr>
              <w:t xml:space="preserve">Column 4: Potential responses or solutions (e.g., government-funded mental health services, peer support groups).</w:t>
            </w:r>
          </w:p>
          <w:p w:rsidR="00000000" w:rsidDel="00000000" w:rsidP="00000000" w:rsidRDefault="00000000" w:rsidRPr="00000000" w14:paraId="000001BD">
            <w:pPr>
              <w:numPr>
                <w:ilvl w:val="0"/>
                <w:numId w:val="191"/>
              </w:numPr>
              <w:spacing w:after="0" w:afterAutospacing="0" w:before="0" w:beforeAutospacing="0" w:lineRule="auto"/>
              <w:ind w:left="720" w:hanging="360"/>
            </w:pPr>
            <w:r w:rsidDel="00000000" w:rsidR="00000000" w:rsidRPr="00000000">
              <w:rPr>
                <w:b w:val="1"/>
                <w:bCs w:val="1"/>
                <w:rtl w:val="0"/>
              </w:rPr>
              <w:t xml:space="preserve">Group Assignment:</w:t>
            </w:r>
            <w:r w:rsidDel="00000000" w:rsidR="00000000" w:rsidRPr="00000000">
              <w:rPr>
                <w:rtl w:val="0"/>
              </w:rPr>
              <w:t xml:space="preserve"> Divide the class into small groups of 3-5 participants. Assign each group a specific psychological effect or case study, such as:</w:t>
            </w:r>
          </w:p>
          <w:p w:rsidR="00000000" w:rsidDel="00000000" w:rsidP="00000000" w:rsidRDefault="00000000" w:rsidRPr="00000000" w14:paraId="000001BE">
            <w:pPr>
              <w:numPr>
                <w:ilvl w:val="1"/>
                <w:numId w:val="191"/>
              </w:numPr>
              <w:spacing w:after="0" w:afterAutospacing="0" w:before="0" w:beforeAutospacing="0" w:lineRule="auto"/>
              <w:ind w:left="1440" w:hanging="360"/>
            </w:pPr>
            <w:r w:rsidDel="00000000" w:rsidR="00000000" w:rsidRPr="00000000">
              <w:rPr>
                <w:rtl w:val="0"/>
              </w:rPr>
              <w:t xml:space="preserve">Eco-anxiety among youth</w:t>
            </w:r>
          </w:p>
          <w:p w:rsidR="00000000" w:rsidDel="00000000" w:rsidP="00000000" w:rsidRDefault="00000000" w:rsidRPr="00000000" w14:paraId="000001BF">
            <w:pPr>
              <w:numPr>
                <w:ilvl w:val="1"/>
                <w:numId w:val="191"/>
              </w:numPr>
              <w:spacing w:after="0" w:afterAutospacing="0" w:before="0" w:beforeAutospacing="0" w:lineRule="auto"/>
              <w:ind w:left="1440" w:hanging="360"/>
            </w:pPr>
            <w:r w:rsidDel="00000000" w:rsidR="00000000" w:rsidRPr="00000000">
              <w:rPr>
                <w:rtl w:val="0"/>
              </w:rPr>
              <w:t xml:space="preserve">Mental health impacts of forced displacement</w:t>
            </w:r>
          </w:p>
          <w:p w:rsidR="00000000" w:rsidDel="00000000" w:rsidP="00000000" w:rsidRDefault="00000000" w:rsidRPr="00000000" w14:paraId="000001C0">
            <w:pPr>
              <w:numPr>
                <w:ilvl w:val="1"/>
                <w:numId w:val="191"/>
              </w:numPr>
              <w:spacing w:after="0" w:afterAutospacing="0" w:before="0" w:beforeAutospacing="0" w:lineRule="auto"/>
              <w:ind w:left="1440" w:hanging="360"/>
            </w:pPr>
            <w:r w:rsidDel="00000000" w:rsidR="00000000" w:rsidRPr="00000000">
              <w:rPr>
                <w:rtl w:val="0"/>
              </w:rPr>
              <w:t xml:space="preserve">Chronic stress from resource insecurity</w:t>
            </w:r>
          </w:p>
          <w:p w:rsidR="00000000" w:rsidDel="00000000" w:rsidP="00000000" w:rsidRDefault="00000000" w:rsidRPr="00000000" w14:paraId="000001C1">
            <w:pPr>
              <w:numPr>
                <w:ilvl w:val="0"/>
                <w:numId w:val="191"/>
              </w:numPr>
              <w:spacing w:after="0" w:afterAutospacing="0" w:before="0" w:beforeAutospacing="0" w:lineRule="auto"/>
              <w:ind w:left="720" w:hanging="360"/>
            </w:pPr>
            <w:r w:rsidDel="00000000" w:rsidR="00000000" w:rsidRPr="00000000">
              <w:rPr>
                <w:b w:val="1"/>
                <w:bCs w:val="1"/>
                <w:rtl w:val="0"/>
              </w:rPr>
              <w:t xml:space="preserve">Activity Flow:</w:t>
            </w:r>
          </w:p>
          <w:p w:rsidR="00000000" w:rsidDel="00000000" w:rsidP="00000000" w:rsidRDefault="00000000" w:rsidRPr="00000000" w14:paraId="000001C2">
            <w:pPr>
              <w:numPr>
                <w:ilvl w:val="1"/>
                <w:numId w:val="191"/>
              </w:numPr>
              <w:spacing w:after="0" w:afterAutospacing="0" w:before="0" w:beforeAutospacing="0" w:lineRule="auto"/>
              <w:ind w:left="1440" w:hanging="360"/>
            </w:pPr>
            <w:r w:rsidDel="00000000" w:rsidR="00000000" w:rsidRPr="00000000">
              <w:rPr>
                <w:b w:val="1"/>
                <w:bCs w:val="1"/>
                <w:rtl w:val="0"/>
              </w:rPr>
              <w:t xml:space="preserve">Step 1 (10 minutes):</w:t>
            </w:r>
            <w:r w:rsidDel="00000000" w:rsidR="00000000" w:rsidRPr="00000000">
              <w:rPr>
                <w:rtl w:val="0"/>
              </w:rPr>
              <w:t xml:space="preserve"> Groups identify the primary psychological effect they are focusing on and discuss specific examples. Encourage them to explore who is most affected and why.</w:t>
            </w:r>
          </w:p>
          <w:p w:rsidR="00000000" w:rsidDel="00000000" w:rsidP="00000000" w:rsidRDefault="00000000" w:rsidRPr="00000000" w14:paraId="000001C3">
            <w:pPr>
              <w:numPr>
                <w:ilvl w:val="1"/>
                <w:numId w:val="191"/>
              </w:numPr>
              <w:spacing w:after="0" w:afterAutospacing="0" w:before="0" w:beforeAutospacing="0" w:lineRule="auto"/>
              <w:ind w:left="1440" w:hanging="360"/>
            </w:pPr>
            <w:r w:rsidDel="00000000" w:rsidR="00000000" w:rsidRPr="00000000">
              <w:rPr>
                <w:b w:val="1"/>
                <w:bCs w:val="1"/>
                <w:rtl w:val="0"/>
              </w:rPr>
              <w:t xml:space="preserve">Step 2 (15 minutes):</w:t>
            </w:r>
            <w:r w:rsidDel="00000000" w:rsidR="00000000" w:rsidRPr="00000000">
              <w:rPr>
                <w:rtl w:val="0"/>
              </w:rPr>
              <w:t xml:space="preserve"> Groups brainstorm and record possible strategies to address these mental health challenges, considering both immediate and long-term solutions.</w:t>
            </w:r>
          </w:p>
          <w:p w:rsidR="00000000" w:rsidDel="00000000" w:rsidP="00000000" w:rsidRDefault="00000000" w:rsidRPr="00000000" w14:paraId="000001C4">
            <w:pPr>
              <w:numPr>
                <w:ilvl w:val="1"/>
                <w:numId w:val="191"/>
              </w:numPr>
              <w:spacing w:after="0" w:afterAutospacing="0" w:before="0" w:beforeAutospacing="0" w:lineRule="auto"/>
              <w:ind w:left="1440" w:hanging="360"/>
            </w:pPr>
            <w:r w:rsidDel="00000000" w:rsidR="00000000" w:rsidRPr="00000000">
              <w:rPr>
                <w:b w:val="1"/>
                <w:bCs w:val="1"/>
                <w:rtl w:val="0"/>
              </w:rPr>
              <w:t xml:space="preserve">Step 3 (10 minutes):</w:t>
            </w:r>
            <w:r w:rsidDel="00000000" w:rsidR="00000000" w:rsidRPr="00000000">
              <w:rPr>
                <w:rtl w:val="0"/>
              </w:rPr>
              <w:t xml:space="preserve"> Groups synthesize their findings into a brief summary or a visual concept (e.g., a list or mind map).</w:t>
            </w:r>
          </w:p>
          <w:p w:rsidR="00000000" w:rsidDel="00000000" w:rsidP="00000000" w:rsidRDefault="00000000" w:rsidRPr="00000000" w14:paraId="000001C5">
            <w:pPr>
              <w:numPr>
                <w:ilvl w:val="0"/>
                <w:numId w:val="191"/>
              </w:numPr>
              <w:spacing w:after="0" w:afterAutospacing="0" w:before="0" w:beforeAutospacing="0" w:lineRule="auto"/>
              <w:ind w:left="720" w:hanging="360"/>
            </w:pPr>
            <w:r w:rsidDel="00000000" w:rsidR="00000000" w:rsidRPr="00000000">
              <w:rPr>
                <w:b w:val="1"/>
                <w:bCs w:val="1"/>
                <w:rtl w:val="0"/>
              </w:rPr>
              <w:t xml:space="preserve">Sharing and Debrief (15 minutes):</w:t>
            </w:r>
          </w:p>
          <w:p w:rsidR="00000000" w:rsidDel="00000000" w:rsidP="00000000" w:rsidRDefault="00000000" w:rsidRPr="00000000" w14:paraId="000001C6">
            <w:pPr>
              <w:numPr>
                <w:ilvl w:val="1"/>
                <w:numId w:val="191"/>
              </w:numPr>
              <w:spacing w:after="0" w:afterAutospacing="0" w:before="0" w:beforeAutospacing="0" w:lineRule="auto"/>
              <w:ind w:left="1440" w:hanging="360"/>
            </w:pPr>
            <w:r w:rsidDel="00000000" w:rsidR="00000000" w:rsidRPr="00000000">
              <w:rPr>
                <w:rtl w:val="0"/>
              </w:rPr>
              <w:t xml:space="preserve">Each group presents their findings to the class, focusing on key takeaways.</w:t>
            </w:r>
          </w:p>
          <w:p w:rsidR="00000000" w:rsidDel="00000000" w:rsidP="00000000" w:rsidRDefault="00000000" w:rsidRPr="00000000" w14:paraId="000001C7">
            <w:pPr>
              <w:numPr>
                <w:ilvl w:val="1"/>
                <w:numId w:val="191"/>
              </w:numPr>
              <w:spacing w:after="0" w:afterAutospacing="0" w:before="0" w:beforeAutospacing="0" w:lineRule="auto"/>
              <w:ind w:left="1440" w:hanging="360"/>
            </w:pPr>
            <w:r w:rsidDel="00000000" w:rsidR="00000000" w:rsidRPr="00000000">
              <w:rPr>
                <w:rtl w:val="0"/>
              </w:rPr>
              <w:t xml:space="preserve">Facilitate a discussion to explore patterns and differences across groups. Use questions like:</w:t>
            </w:r>
          </w:p>
          <w:p w:rsidR="00000000" w:rsidDel="00000000" w:rsidP="00000000" w:rsidRDefault="00000000" w:rsidRPr="00000000" w14:paraId="000001C8">
            <w:pPr>
              <w:numPr>
                <w:ilvl w:val="2"/>
                <w:numId w:val="191"/>
              </w:numPr>
              <w:spacing w:after="0" w:afterAutospacing="0" w:before="0" w:beforeAutospacing="0" w:lineRule="auto"/>
              <w:ind w:left="2160" w:hanging="360"/>
            </w:pPr>
            <w:r w:rsidDel="00000000" w:rsidR="00000000" w:rsidRPr="00000000">
              <w:rPr>
                <w:rtl w:val="0"/>
              </w:rPr>
              <w:t xml:space="preserve">“Which psychological effects seem most urgent to address?”</w:t>
            </w:r>
          </w:p>
          <w:p w:rsidR="00000000" w:rsidDel="00000000" w:rsidP="00000000" w:rsidRDefault="00000000" w:rsidRPr="00000000" w14:paraId="000001C9">
            <w:pPr>
              <w:numPr>
                <w:ilvl w:val="2"/>
                <w:numId w:val="191"/>
              </w:numPr>
              <w:spacing w:after="0" w:afterAutospacing="0" w:before="0" w:beforeAutospacing="0" w:lineRule="auto"/>
              <w:ind w:left="2160" w:hanging="360"/>
            </w:pPr>
            <w:r w:rsidDel="00000000" w:rsidR="00000000" w:rsidRPr="00000000">
              <w:rPr>
                <w:rtl w:val="0"/>
              </w:rPr>
              <w:t xml:space="preserve">“Are there solutions that could address multiple challenges?”</w:t>
            </w:r>
          </w:p>
          <w:p w:rsidR="00000000" w:rsidDel="00000000" w:rsidP="00000000" w:rsidRDefault="00000000" w:rsidRPr="00000000" w14:paraId="000001CA">
            <w:pPr>
              <w:numPr>
                <w:ilvl w:val="2"/>
                <w:numId w:val="191"/>
              </w:numPr>
              <w:spacing w:after="240" w:before="0" w:beforeAutospacing="0" w:lineRule="auto"/>
              <w:ind w:left="2160" w:hanging="360"/>
            </w:pPr>
            <w:r w:rsidDel="00000000" w:rsidR="00000000" w:rsidRPr="00000000">
              <w:rPr>
                <w:rtl w:val="0"/>
              </w:rPr>
              <w:t xml:space="preserve">“How can communities collaborate to build resilience?”</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Variation:</w:t>
            </w:r>
            <w:r w:rsidDel="00000000" w:rsidR="00000000" w:rsidRPr="00000000">
              <w:rPr>
                <w:rtl w:val="0"/>
              </w:rPr>
              <w:t xml:space="preserve"> Add role-playing elements where group members take on stakeholder roles, such as mental health professionals, community leaders, or youth advocates, to bring diverse perspectives into the brainstorming process</w:t>
            </w:r>
          </w:p>
        </w:tc>
      </w:tr>
      <w:tr>
        <w:trPr>
          <w:cantSplit w:val="0"/>
          <w:tblHeader w:val="0"/>
        </w:trPr>
        <w:tc>
          <w:tcPr>
            <w:shd w:fill="d5a6bd" w:val="clear"/>
          </w:tcPr>
          <w:p w:rsidR="00000000" w:rsidDel="00000000" w:rsidP="00000000" w:rsidRDefault="00000000" w:rsidRPr="00000000" w14:paraId="000001CC">
            <w:pPr>
              <w:widowControl w:val="0"/>
              <w:spacing w:line="240" w:lineRule="auto"/>
              <w:rPr>
                <w:b w:val="1"/>
                <w:bCs w:val="1"/>
              </w:rPr>
            </w:pPr>
            <w:commentRangeStart w:id="86"/>
            <w:r w:rsidDel="00000000" w:rsidR="00000000" w:rsidRPr="00000000">
              <w:rPr>
                <w:b w:val="1"/>
                <w:bCs w:val="1"/>
                <w:rtl w:val="0"/>
              </w:rPr>
              <w:t xml:space="preserve">References/Citations</w:t>
            </w:r>
            <w:commentRangeEnd w:id="86"/>
            <w:r w:rsidDel="00000000" w:rsidR="00000000" w:rsidRPr="00000000">
              <w:commentReference w:id="86"/>
            </w:r>
            <w:r w:rsidDel="00000000" w:rsidR="00000000" w:rsidRPr="00000000">
              <w:rPr>
                <w:rtl w:val="0"/>
              </w:rPr>
            </w:r>
          </w:p>
        </w:tc>
        <w:tc>
          <w:tcPr>
            <w:shd w:fill="ead1dc" w:val="clear"/>
          </w:tcPr>
          <w:p w:rsidR="00000000" w:rsidDel="00000000" w:rsidP="00000000" w:rsidRDefault="00000000" w:rsidRPr="00000000" w14:paraId="000001CD">
            <w:pPr>
              <w:numPr>
                <w:ilvl w:val="0"/>
                <w:numId w:val="542"/>
              </w:numPr>
              <w:ind w:left="720" w:hanging="360"/>
            </w:pPr>
            <w:r w:rsidDel="00000000" w:rsidR="00000000" w:rsidRPr="00000000">
              <w:rPr>
                <w:rtl w:val="0"/>
              </w:rPr>
              <w:t xml:space="preserve">Hayes, K., Blashki, G., Wiseman, J. et al. Climate change and mental health: risks, impacts and priority actions. Int J Ment Health Syst 12, 28 (2018).</w:t>
            </w:r>
            <w:hyperlink r:id="rId34">
              <w:r w:rsidDel="00000000" w:rsidR="00000000" w:rsidRPr="00000000">
                <w:rPr>
                  <w:color w:val="1155cc"/>
                  <w:u w:val="single"/>
                  <w:rtl w:val="0"/>
                </w:rPr>
                <w:t xml:space="preserve"> https://doi.org/10.1186/s13033-018-0210-6</w:t>
              </w:r>
            </w:hyperlink>
            <w:r w:rsidDel="00000000" w:rsidR="00000000" w:rsidRPr="00000000">
              <w:rPr>
                <w:rtl w:val="0"/>
              </w:rPr>
            </w:r>
          </w:p>
          <w:p w:rsidR="00000000" w:rsidDel="00000000" w:rsidP="00000000" w:rsidRDefault="00000000" w:rsidRPr="00000000" w14:paraId="000001CE">
            <w:pPr>
              <w:numPr>
                <w:ilvl w:val="0"/>
                <w:numId w:val="542"/>
              </w:numPr>
              <w:ind w:left="720" w:hanging="360"/>
            </w:pPr>
            <w:r w:rsidDel="00000000" w:rsidR="00000000" w:rsidRPr="00000000">
              <w:rPr>
                <w:rtl w:val="0"/>
              </w:rPr>
              <w:t xml:space="preserve">Cianconi, P., Betrò, S., &amp; Janiri, L. (2020). The Impact of Climate Change on Mental Health: A Systematic Descriptive Review. Frontiers in psychiatry, 11, 74.</w:t>
            </w:r>
            <w:hyperlink r:id="rId35">
              <w:r w:rsidDel="00000000" w:rsidR="00000000" w:rsidRPr="00000000">
                <w:rPr>
                  <w:color w:val="1155cc"/>
                  <w:u w:val="single"/>
                  <w:rtl w:val="0"/>
                </w:rPr>
                <w:t xml:space="preserve"> https://doi.org/10.3389/fpsyt.2020.00074</w:t>
              </w:r>
            </w:hyperlink>
            <w:r w:rsidDel="00000000" w:rsidR="00000000" w:rsidRPr="00000000">
              <w:rPr>
                <w:rtl w:val="0"/>
              </w:rPr>
            </w:r>
          </w:p>
        </w:tc>
      </w:tr>
    </w:tbl>
    <w:p w:rsidR="00000000" w:rsidDel="00000000" w:rsidP="00000000" w:rsidRDefault="00000000" w:rsidRPr="00000000" w14:paraId="000001CF">
      <w:pPr>
        <w:spacing w:after="240" w:before="240" w:lineRule="auto"/>
        <w:rPr/>
        <w:sectPr>
          <w:headerReference r:id="rId36"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7" w:type="default"/>
          <w:type w:val="nextPage"/>
          <w:pgSz w:h="12240" w:w="15840" w:orient="landscape"/>
          <w:pgMar w:bottom="1440.0000000000002" w:top="1440.0000000000002" w:left="1440.0000000000002" w:right="1440.0000000000002" w:header="720" w:footer="720"/>
          <w:pgNumType w:start="1"/>
        </w:sectPr>
      </w:pPr>
      <w:bookmarkStart w:colFirst="0" w:colLast="0" w:name="_bgpmkxicp1ey"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Importance of Understanding the relationship ...</w:t>
      </w:r>
      <w:r w:rsidDel="00000000" w:rsidR="00000000" w:rsidRPr="00000000">
        <w:rPr>
          <w:rtl w:val="0"/>
        </w:rPr>
      </w:r>
    </w:p>
    <w:p w:rsidR="00000000" w:rsidDel="00000000" w:rsidP="00000000" w:rsidRDefault="00000000" w:rsidRPr="00000000" w14:paraId="000001D1">
      <w:pPr>
        <w:pStyle w:val="Heading1"/>
        <w:spacing w:after="240" w:before="240" w:lineRule="auto"/>
        <w:rPr/>
      </w:pPr>
      <w:bookmarkStart w:colFirst="0" w:colLast="0" w:name="_bmaw2w1gpru9" w:id="53"/>
      <w:bookmarkEnd w:id="53"/>
      <w:r w:rsidDel="00000000" w:rsidR="00000000" w:rsidRPr="00000000">
        <w:rPr>
          <w:rtl w:val="0"/>
        </w:rPr>
      </w:r>
    </w:p>
    <w:tbl>
      <w:tblPr>
        <w:tblStyle w:val="Table17"/>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blHeader w:val="0"/>
        </w:trPr>
        <w:tc>
          <w:tcPr>
            <w:shd w:fill="f4cccc" w:val="clear"/>
          </w:tcPr>
          <w:p w:rsidR="00000000" w:rsidDel="00000000" w:rsidP="00000000" w:rsidRDefault="00000000" w:rsidRPr="00000000" w14:paraId="000001D2">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1D3">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1D4">
            <w:pPr>
              <w:widowControl w:val="0"/>
              <w:rPr>
                <w:b w:val="1"/>
                <w:bCs w:val="1"/>
                <w:sz w:val="28"/>
                <w:szCs w:val="28"/>
              </w:rPr>
            </w:pPr>
            <w:r w:rsidDel="00000000" w:rsidR="00000000" w:rsidRPr="00000000">
              <w:rPr>
                <w:b w:val="1"/>
                <w:bCs w:val="1"/>
                <w:sz w:val="28"/>
                <w:szCs w:val="28"/>
                <w:rtl w:val="0"/>
              </w:rPr>
              <w:t xml:space="preserve">Section 1 is now closed for review and we are no longer accepting comments. Thank you for your contributions!</w:t>
            </w:r>
          </w:p>
          <w:p w:rsidR="00000000" w:rsidDel="00000000" w:rsidP="00000000" w:rsidRDefault="00000000" w:rsidRPr="00000000" w14:paraId="000001D5">
            <w:pPr>
              <w:widowControl w:val="0"/>
              <w:rPr>
                <w:b w:val="1"/>
                <w:bCs w:val="1"/>
                <w:sz w:val="28"/>
                <w:szCs w:val="28"/>
              </w:rPr>
            </w:pPr>
            <w:r w:rsidDel="00000000" w:rsidR="00000000" w:rsidRPr="00000000">
              <w:rPr>
                <w:rtl w:val="0"/>
              </w:rPr>
            </w:r>
          </w:p>
          <w:p w:rsidR="00000000" w:rsidDel="00000000" w:rsidP="00000000" w:rsidRDefault="00000000" w:rsidRPr="00000000" w14:paraId="000001D6">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01D7">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1D8">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01D9">
      <w:pPr>
        <w:pStyle w:val="Heading1"/>
        <w:spacing w:after="240" w:before="240" w:lineRule="auto"/>
        <w:rPr/>
      </w:pPr>
      <w:bookmarkStart w:colFirst="0" w:colLast="0" w:name="_1o1r64sduz1c" w:id="54"/>
      <w:bookmarkEnd w:id="54"/>
      <w:r w:rsidDel="00000000" w:rsidR="00000000" w:rsidRPr="00000000">
        <w:rPr>
          <w:rtl w:val="0"/>
        </w:rPr>
      </w:r>
    </w:p>
    <w:p w:rsidR="00000000" w:rsidDel="00000000" w:rsidP="00000000" w:rsidRDefault="00000000" w:rsidRPr="00000000" w14:paraId="000001DA">
      <w:pPr>
        <w:pStyle w:val="Heading1"/>
        <w:spacing w:after="240" w:before="240" w:lineRule="auto"/>
        <w:rPr/>
      </w:pPr>
      <w:bookmarkStart w:colFirst="0" w:colLast="0" w:name="_q52bqydfe3rw" w:id="55"/>
      <w:bookmarkEnd w:id="55"/>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1"/>
        <w:spacing w:after="240" w:before="240" w:lineRule="auto"/>
        <w:rPr>
          <w:b w:val="0"/>
          <w:bCs w:val="0"/>
        </w:rPr>
      </w:pPr>
      <w:bookmarkStart w:colFirst="0" w:colLast="0" w:name="_e6s9rrudymnt" w:id="56"/>
      <w:bookmarkEnd w:id="56"/>
      <w:commentRangeStart w:id="87"/>
      <w:commentRangeStart w:id="88"/>
      <w:r w:rsidDel="00000000" w:rsidR="00000000" w:rsidRPr="00000000">
        <w:rPr>
          <w:rtl w:val="0"/>
        </w:rPr>
        <w:t xml:space="preserve">Importance of Understanding the Relationship Between Climate Change and Mental Health</w:t>
      </w:r>
      <w:commentRangeEnd w:id="87"/>
      <w:r w:rsidDel="00000000" w:rsidR="00000000" w:rsidRPr="00000000">
        <w:commentReference w:id="87"/>
      </w:r>
      <w:commentRangeEnd w:id="88"/>
      <w:r w:rsidDel="00000000" w:rsidR="00000000" w:rsidRPr="00000000">
        <w:commentReference w:id="88"/>
      </w:r>
      <w:r w:rsidDel="00000000" w:rsidR="00000000" w:rsidRPr="00000000">
        <w:rPr>
          <w:rtl w:val="0"/>
        </w:rPr>
      </w:r>
    </w:p>
    <w:tbl>
      <w:tblPr>
        <w:tblStyle w:val="Table18"/>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01E0">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01E1">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01E2">
            <w:pPr>
              <w:widowControl w:val="0"/>
              <w:numPr>
                <w:ilvl w:val="0"/>
                <w:numId w:val="205"/>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01E3">
            <w:pPr>
              <w:widowControl w:val="0"/>
              <w:numPr>
                <w:ilvl w:val="0"/>
                <w:numId w:val="205"/>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01E4">
            <w:pPr>
              <w:widowControl w:val="0"/>
              <w:numPr>
                <w:ilvl w:val="0"/>
                <w:numId w:val="205"/>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01E5">
            <w:pPr>
              <w:widowControl w:val="0"/>
              <w:numPr>
                <w:ilvl w:val="0"/>
                <w:numId w:val="205"/>
              </w:numPr>
              <w:spacing w:line="240" w:lineRule="auto"/>
              <w:ind w:left="720" w:hanging="360"/>
            </w:pPr>
            <w:ins w:author="Canadian Coalition Seniors Mental Health" w:id="110" w:date="2025-11-25T20:07:06Z">
              <w:r w:rsidDel="00000000" w:rsidR="00000000" w:rsidRPr="00000000">
                <w:rPr>
                  <w:rtl w:val="0"/>
                </w:rPr>
                <w:t xml:space="preserve">Monique Beneteau, Canadian Coalition for Seniors’ Mental Health</w:t>
              </w:r>
            </w:ins>
            <w:del w:author="Canadian Coalition Seniors Mental Health" w:id="110" w:date="2025-11-25T20:07:06Z">
              <w:r w:rsidDel="00000000" w:rsidR="00000000" w:rsidRPr="00000000">
                <w:rPr>
                  <w:rtl w:val="0"/>
                </w:rPr>
                <w:delText xml:space="preserve"> </w:delText>
              </w:r>
            </w:del>
            <w:r w:rsidDel="00000000" w:rsidR="00000000" w:rsidRPr="00000000">
              <w:rPr>
                <w:rtl w:val="0"/>
              </w:rPr>
            </w:r>
          </w:p>
          <w:p w:rsidR="00000000" w:rsidDel="00000000" w:rsidP="00000000" w:rsidRDefault="00000000" w:rsidRPr="00000000" w14:paraId="000001E6">
            <w:pPr>
              <w:widowControl w:val="0"/>
              <w:numPr>
                <w:ilvl w:val="0"/>
                <w:numId w:val="205"/>
              </w:numPr>
              <w:spacing w:line="240" w:lineRule="auto"/>
              <w:ind w:left="720" w:hanging="360"/>
            </w:pPr>
            <w:ins w:author="Mike Marchand" w:id="111" w:date="2025-11-27T03:03:39Z">
              <w:r w:rsidDel="00000000" w:rsidR="00000000" w:rsidRPr="00000000">
                <w:rPr>
                  <w:rtl w:val="0"/>
                </w:rPr>
                <w:t xml:space="preserve">Michael Marchand, sqilxw, syilx Nation - Cultural Safety Consultant</w:t>
              </w:r>
            </w:ins>
            <w:r w:rsidDel="00000000" w:rsidR="00000000" w:rsidRPr="00000000">
              <w:rPr>
                <w:rtl w:val="0"/>
              </w:rPr>
              <w:t xml:space="preserve"> </w:t>
            </w:r>
          </w:p>
          <w:p w:rsidR="00000000" w:rsidDel="00000000" w:rsidP="00000000" w:rsidRDefault="00000000" w:rsidRPr="00000000" w14:paraId="000001E7">
            <w:pPr>
              <w:widowControl w:val="0"/>
              <w:numPr>
                <w:ilvl w:val="0"/>
                <w:numId w:val="205"/>
              </w:numPr>
              <w:spacing w:line="240" w:lineRule="auto"/>
              <w:ind w:left="720" w:hanging="360"/>
              <w:rPr>
                <w:ins w:author="Judy Wu" w:id="113" w:date="2025-12-09T06:08:14Z"/>
              </w:rPr>
            </w:pPr>
            <w:ins w:author="Dora Rebelo" w:id="112" w:date="2025-12-02T11:24:27Z">
              <w:r w:rsidDel="00000000" w:rsidR="00000000" w:rsidRPr="00000000">
                <w:rPr>
                  <w:rtl w:val="0"/>
                </w:rPr>
                <w:t xml:space="preserve">Dora Rebelo, MHPSS Consultant, Iscte- University Institute of Lisbon</w:t>
              </w:r>
            </w:ins>
            <w:ins w:author="Judy Wu" w:id="113" w:date="2025-12-09T06:08:14Z">
              <w:r w:rsidDel="00000000" w:rsidR="00000000" w:rsidRPr="00000000">
                <w:rPr>
                  <w:rtl w:val="0"/>
                </w:rPr>
              </w:r>
            </w:ins>
          </w:p>
          <w:p w:rsidR="00000000" w:rsidDel="00000000" w:rsidP="00000000" w:rsidRDefault="00000000" w:rsidRPr="00000000" w14:paraId="000001E8">
            <w:pPr>
              <w:widowControl w:val="0"/>
              <w:numPr>
                <w:ilvl w:val="0"/>
                <w:numId w:val="205"/>
              </w:numPr>
              <w:spacing w:line="240" w:lineRule="auto"/>
              <w:ind w:left="720" w:hanging="360"/>
              <w:rPr>
                <w:ins w:author="Maya Gislason" w:id="114" w:date="2025-12-16T07:22:10Z"/>
              </w:rPr>
            </w:pPr>
            <w:ins w:author="Judy Wu" w:id="113" w:date="2025-12-09T06:08:14Z">
              <w:r w:rsidDel="00000000" w:rsidR="00000000" w:rsidRPr="00000000">
                <w:rPr>
                  <w:rtl w:val="0"/>
                </w:rPr>
                <w:t xml:space="preserve">Judy Wu, Faculty of Health Sciences, Simon Fraser University </w:t>
              </w:r>
            </w:ins>
            <w:ins w:author="Maya Gislason" w:id="114" w:date="2025-12-16T07:22:10Z">
              <w:r w:rsidDel="00000000" w:rsidR="00000000" w:rsidRPr="00000000">
                <w:rPr>
                  <w:rtl w:val="0"/>
                </w:rPr>
              </w:r>
            </w:ins>
          </w:p>
          <w:p w:rsidR="00000000" w:rsidDel="00000000" w:rsidP="00000000" w:rsidRDefault="00000000" w:rsidRPr="00000000" w14:paraId="000001E9">
            <w:pPr>
              <w:widowControl w:val="0"/>
              <w:numPr>
                <w:ilvl w:val="0"/>
                <w:numId w:val="205"/>
              </w:numPr>
              <w:spacing w:line="240" w:lineRule="auto"/>
              <w:ind w:left="720" w:hanging="360"/>
            </w:pPr>
            <w:ins w:author="Maya Gislason" w:id="114" w:date="2025-12-16T07:22:10Z">
              <w:r w:rsidDel="00000000" w:rsidR="00000000" w:rsidRPr="00000000">
                <w:rPr>
                  <w:rtl w:val="0"/>
                </w:rPr>
                <w:t xml:space="preserve">Maya K. Gislason, Faculty of Health Sciences, Simon Fraser University</w:t>
              </w:r>
            </w:ins>
            <w:r w:rsidDel="00000000" w:rsidR="00000000" w:rsidRPr="00000000">
              <w:rPr>
                <w:rtl w:val="0"/>
              </w:rPr>
            </w:r>
          </w:p>
        </w:tc>
      </w:tr>
    </w:tbl>
    <w:p w:rsidR="00000000" w:rsidDel="00000000" w:rsidP="00000000" w:rsidRDefault="00000000" w:rsidRPr="00000000" w14:paraId="000001EA">
      <w:pPr>
        <w:spacing w:after="240" w:before="240" w:lineRule="auto"/>
        <w:rPr/>
      </w:pPr>
      <w:r w:rsidDel="00000000" w:rsidR="00000000" w:rsidRPr="00000000">
        <w:rPr>
          <w:rtl w:val="0"/>
        </w:rPr>
      </w:r>
    </w:p>
    <w:tbl>
      <w:tblPr>
        <w:tblStyle w:val="Table19"/>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rHeight w:val="5974.5703125" w:hRule="atLeast"/>
          <w:tblHeader w:val="0"/>
        </w:trPr>
        <w:tc>
          <w:tcPr>
            <w:shd w:fill="f9cb9c" w:val="clear"/>
          </w:tcPr>
          <w:p w:rsidR="00000000" w:rsidDel="00000000" w:rsidP="00000000" w:rsidRDefault="00000000" w:rsidRPr="00000000" w14:paraId="000001EB">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01EC">
            <w:pPr>
              <w:widowControl w:val="0"/>
              <w:spacing w:after="240" w:before="240" w:line="240" w:lineRule="auto"/>
              <w:rPr/>
            </w:pPr>
            <w:ins w:author="Maya Gislason" w:id="115" w:date="2025-12-16T07:22:32Z">
              <w:r w:rsidDel="00000000" w:rsidR="00000000" w:rsidRPr="00000000">
                <w:rPr>
                  <w:rtl w:val="0"/>
                </w:rPr>
                <w:t xml:space="preserve">Previously</w:t>
              </w:r>
              <w:del w:author="Maya Gislason" w:id="115" w:date="2025-12-16T07:22:32Z">
                <w:r w:rsidDel="00000000" w:rsidR="00000000" w:rsidRPr="00000000">
                  <w:rPr>
                    <w:rtl w:val="0"/>
                  </w:rPr>
                  <w:delText xml:space="preserve">Previosly</w:delText>
                </w:r>
              </w:del>
            </w:ins>
            <w:del w:author="Maya Gislason" w:id="115" w:date="2025-12-16T07:22:32Z">
              <w:r w:rsidDel="00000000" w:rsidR="00000000" w:rsidRPr="00000000">
                <w:rPr>
                  <w:rtl w:val="0"/>
                </w:rPr>
                <w:delText xml:space="preserve">Earlier</w:delText>
              </w:r>
            </w:del>
            <w:r w:rsidDel="00000000" w:rsidR="00000000" w:rsidRPr="00000000">
              <w:rPr>
                <w:rtl w:val="0"/>
              </w:rPr>
              <w:t xml:space="preserve">, we shared some of the many ways that climate change impacts our mental health. But why is </w:t>
            </w:r>
            <w:del w:author="Canadian Coalition Seniors Mental Health" w:id="116" w:date="2025-11-25T19:54:47Z">
              <w:r w:rsidDel="00000000" w:rsidR="00000000" w:rsidRPr="00000000">
                <w:rPr>
                  <w:rtl w:val="0"/>
                </w:rPr>
                <w:delText xml:space="preserve">understanding </w:delText>
              </w:r>
            </w:del>
            <w:r w:rsidDel="00000000" w:rsidR="00000000" w:rsidRPr="00000000">
              <w:rPr>
                <w:rtl w:val="0"/>
              </w:rPr>
              <w:t xml:space="preserve">this relationship important and what does this </w:t>
            </w:r>
            <w:ins w:author="Abhay Singh Sachal" w:id="117" w:date="2025-11-08T21:32:19Z">
              <w:r w:rsidDel="00000000" w:rsidR="00000000" w:rsidRPr="00000000">
                <w:rPr>
                  <w:rtl w:val="0"/>
                </w:rPr>
                <w:t xml:space="preserve">understanding</w:t>
              </w:r>
            </w:ins>
            <w:del w:author="Abhay Singh Sachal" w:id="117" w:date="2025-11-08T21:32:19Z">
              <w:r w:rsidDel="00000000" w:rsidR="00000000" w:rsidRPr="00000000">
                <w:rPr>
                  <w:rtl w:val="0"/>
                </w:rPr>
                <w:delText xml:space="preserve">undestanding</w:delText>
              </w:r>
            </w:del>
            <w:r w:rsidDel="00000000" w:rsidR="00000000" w:rsidRPr="00000000">
              <w:rPr>
                <w:rtl w:val="0"/>
              </w:rPr>
              <w:t xml:space="preserve"> do to support us and our communities? Well, </w:t>
            </w:r>
            <w:ins w:author="Maya Gislason" w:id="118" w:date="2025-12-16T07:23:15Z">
              <w:r w:rsidDel="00000000" w:rsidR="00000000" w:rsidRPr="00000000">
                <w:rPr>
                  <w:rtl w:val="0"/>
                </w:rPr>
                <w:t xml:space="preserve">c</w:t>
              </w:r>
            </w:ins>
            <w:del w:author="Maya Gislason" w:id="118" w:date="2025-12-16T07:23:15Z">
              <w:r w:rsidDel="00000000" w:rsidR="00000000" w:rsidRPr="00000000">
                <w:rPr>
                  <w:rtl w:val="0"/>
                </w:rPr>
                <w:delText xml:space="preserve">the answer is simple: C</w:delText>
              </w:r>
            </w:del>
            <w:r w:rsidDel="00000000" w:rsidR="00000000" w:rsidRPr="00000000">
              <w:rPr>
                <w:rtl w:val="0"/>
              </w:rPr>
              <w:t xml:space="preserve">limate change is a global issue that has far-reaching impacts on various aspects of our lives, including our mental health. It is crucial to understand the relationship between climate change and mental health in order to effectively address the challenges posed by these interconnected issues. By recognizing the effects of climate change on mental health, we can develop strategies to promote resilience and support individuals and communities in coping with the anxiety, stress, and trauma associated with </w:t>
            </w:r>
            <w:ins w:author="Maya Gislason" w:id="119" w:date="2025-12-16T07:23:37Z">
              <w:r w:rsidDel="00000000" w:rsidR="00000000" w:rsidRPr="00000000">
                <w:rPr>
                  <w:rtl w:val="0"/>
                </w:rPr>
                <w:t xml:space="preserve">significant </w:t>
              </w:r>
            </w:ins>
            <w:r w:rsidDel="00000000" w:rsidR="00000000" w:rsidRPr="00000000">
              <w:rPr>
                <w:rtl w:val="0"/>
              </w:rPr>
              <w:t xml:space="preserve">environmental changes. Research has shown that the changing climate can lead to an increase in mental health </w:t>
            </w:r>
            <w:commentRangeStart w:id="89"/>
            <w:r w:rsidDel="00000000" w:rsidR="00000000" w:rsidRPr="00000000">
              <w:rPr>
                <w:rtl w:val="0"/>
              </w:rPr>
              <w:t xml:space="preserve">disorders</w:t>
            </w:r>
            <w:commentRangeEnd w:id="89"/>
            <w:r w:rsidDel="00000000" w:rsidR="00000000" w:rsidRPr="00000000">
              <w:commentReference w:id="89"/>
            </w:r>
            <w:r w:rsidDel="00000000" w:rsidR="00000000" w:rsidRPr="00000000">
              <w:rPr>
                <w:rtl w:val="0"/>
              </w:rPr>
              <w:t xml:space="preserve"> such as anxiety, depression, and post-traumatic stress disorder. Extreme weather events, loss of homes and livelihoods, and disruptions to food and water supplies can trigger or exacerbate these conditions. Additionally, the uncertainty and fear surrounding climate change can contribute to feelings of powerlessness and hopelessness. By learning about these impacts, we can work towards creating a more </w:t>
            </w:r>
            <w:commentRangeStart w:id="90"/>
            <w:r w:rsidDel="00000000" w:rsidR="00000000" w:rsidRPr="00000000">
              <w:rPr>
                <w:rtl w:val="0"/>
              </w:rPr>
              <w:t xml:space="preserve">sustainable and mentally healthy futur</w:t>
            </w:r>
            <w:commentRangeEnd w:id="90"/>
            <w:r w:rsidDel="00000000" w:rsidR="00000000" w:rsidRPr="00000000">
              <w:commentReference w:id="90"/>
            </w:r>
            <w:r w:rsidDel="00000000" w:rsidR="00000000" w:rsidRPr="00000000">
              <w:rPr>
                <w:rtl w:val="0"/>
              </w:rPr>
              <w:t xml:space="preserve">e. By gaining a better understanding of the relationship between climate change and mental health, we can take proactive steps to protect our well-being and that of future generations. This knowledge can i</w:t>
            </w:r>
            <w:commentRangeStart w:id="91"/>
            <w:r w:rsidDel="00000000" w:rsidR="00000000" w:rsidRPr="00000000">
              <w:rPr>
                <w:rtl w:val="0"/>
              </w:rPr>
              <w:t xml:space="preserve">nform policy decisions, community initiatives, and individual actions aimed at reducing the impacts of climate change on mental health</w:t>
            </w:r>
            <w:commentRangeEnd w:id="91"/>
            <w:r w:rsidDel="00000000" w:rsidR="00000000" w:rsidRPr="00000000">
              <w:commentReference w:id="91"/>
            </w:r>
            <w:r w:rsidDel="00000000" w:rsidR="00000000" w:rsidRPr="00000000">
              <w:rPr>
                <w:rtl w:val="0"/>
              </w:rPr>
              <w:t xml:space="preserve">. By fostering awareness, education, and support systems, we can build resilience and promote mental wellness in the face of environmental challenges. This course aims to help you develop the </w:t>
            </w:r>
            <w:commentRangeStart w:id="92"/>
            <w:r w:rsidDel="00000000" w:rsidR="00000000" w:rsidRPr="00000000">
              <w:rPr>
                <w:rtl w:val="0"/>
              </w:rPr>
              <w:t xml:space="preserve">expertise necessary to make a difference in your community in all these ways and more!</w:t>
            </w:r>
            <w:commentRangeEnd w:id="92"/>
            <w:r w:rsidDel="00000000" w:rsidR="00000000" w:rsidRPr="00000000">
              <w:commentReference w:id="92"/>
            </w:r>
            <w:r w:rsidDel="00000000" w:rsidR="00000000" w:rsidRPr="00000000">
              <w:rPr>
                <w:rtl w:val="0"/>
              </w:rPr>
            </w:r>
          </w:p>
        </w:tc>
      </w:tr>
      <w:tr>
        <w:trPr>
          <w:cantSplit w:val="0"/>
          <w:tblHeader w:val="0"/>
        </w:trPr>
        <w:tc>
          <w:tcPr>
            <w:shd w:fill="ea9999" w:val="clear"/>
          </w:tcPr>
          <w:p w:rsidR="00000000" w:rsidDel="00000000" w:rsidP="00000000" w:rsidRDefault="00000000" w:rsidRPr="00000000" w14:paraId="000001ED">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01EE">
            <w:pPr>
              <w:rPr>
                <w:ins w:author="Dora Rebelo" w:id="120" w:date="2025-12-02T11:19:14Z"/>
              </w:rPr>
            </w:pPr>
            <w:r w:rsidDel="00000000" w:rsidR="00000000" w:rsidRPr="00000000">
              <w:rPr>
                <w:rtl w:val="0"/>
              </w:rPr>
              <w:t xml:space="preserve">U</w:t>
            </w:r>
            <w:commentRangeStart w:id="93"/>
            <w:r w:rsidDel="00000000" w:rsidR="00000000" w:rsidRPr="00000000">
              <w:rPr>
                <w:rtl w:val="0"/>
              </w:rPr>
              <w:t xml:space="preserve">nderstanding the relationship between climate change and mental health is crucial for developing effective strategies to support individuals and communities facing environmental challenges. Climate change not only alters our physical surroundings but also profoundly affects our psychological well-being, influencing how we perceive and respond to the changing world around us. This module delves into the importance of recognizing and addressing the mental health impacts of climate change, highlighting why this understanding is essential for fostering resilient and thriving communities.</w:t>
            </w:r>
            <w:ins w:author="Dora Rebelo" w:id="120" w:date="2025-12-02T11:19:14Z">
              <w:commentRangeEnd w:id="93"/>
              <w:r w:rsidDel="00000000" w:rsidR="00000000" w:rsidRPr="00000000">
                <w:commentReference w:id="93"/>
              </w:r>
              <w:commentRangeStart w:id="94"/>
              <w:commentRangeStart w:id="95"/>
              <w:commentRangeStart w:id="96"/>
              <w:r w:rsidDel="00000000" w:rsidR="00000000" w:rsidRPr="00000000">
                <w:rPr>
                  <w:rtl w:val="0"/>
                </w:rPr>
              </w:r>
            </w:ins>
          </w:p>
          <w:p w:rsidR="00000000" w:rsidDel="00000000" w:rsidP="00000000" w:rsidRDefault="00000000" w:rsidRPr="00000000" w14:paraId="000001EF">
            <w:pPr>
              <w:pStyle w:val="Heading3"/>
              <w:keepNext w:val="0"/>
              <w:keepLines w:val="0"/>
              <w:spacing w:before="280" w:lineRule="auto"/>
              <w:rPr>
                <w:ins w:author="Dora Rebelo" w:id="120" w:date="2025-12-02T11:19:14Z"/>
                <w:b w:val="1"/>
                <w:bCs w:val="1"/>
                <w:color w:val="000000"/>
                <w:sz w:val="26"/>
                <w:szCs w:val="26"/>
              </w:rPr>
            </w:pPr>
            <w:ins w:author="Dora Rebelo" w:id="120" w:date="2025-12-02T11:19:14Z">
              <w:bookmarkStart w:colFirst="0" w:colLast="0" w:name="_g0bufgbcnhuq" w:id="57"/>
              <w:bookmarkEnd w:id="57"/>
              <w:r w:rsidDel="00000000" w:rsidR="00000000" w:rsidRPr="00000000">
                <w:rPr>
                  <w:b w:val="1"/>
                  <w:bCs w:val="1"/>
                  <w:color w:val="000000"/>
                  <w:sz w:val="26"/>
                  <w:szCs w:val="26"/>
                  <w:rtl w:val="0"/>
                </w:rPr>
                <w:t xml:space="preserve">Why a Mental Health Approach to Climate Change Must Go Beyond the Individual</w:t>
              </w:r>
            </w:ins>
          </w:p>
          <w:p w:rsidR="00000000" w:rsidDel="00000000" w:rsidP="00000000" w:rsidRDefault="00000000" w:rsidRPr="00000000" w14:paraId="000001F0">
            <w:pPr>
              <w:spacing w:after="240" w:before="240" w:lineRule="auto"/>
              <w:rPr>
                <w:ins w:author="Dora Rebelo" w:id="120" w:date="2025-12-02T11:19:14Z"/>
              </w:rPr>
            </w:pPr>
            <w:ins w:author="Dora Rebelo" w:id="120" w:date="2025-12-02T11:19:14Z">
              <w:r w:rsidDel="00000000" w:rsidR="00000000" w:rsidRPr="00000000">
                <w:rPr>
                  <w:rtl w:val="0"/>
                </w:rPr>
                <w:t xml:space="preserve">A liberatory and trauma-informed framework helps to understand how </w:t>
              </w:r>
              <w:r w:rsidDel="00000000" w:rsidR="00000000" w:rsidRPr="00000000">
                <w:rPr>
                  <w:b w:val="1"/>
                  <w:bCs w:val="1"/>
                  <w:rtl w:val="0"/>
                </w:rPr>
                <w:t xml:space="preserve">systems produce symptoms</w:t>
              </w:r>
              <w:r w:rsidDel="00000000" w:rsidR="00000000" w:rsidRPr="00000000">
                <w:rPr>
                  <w:rtl w:val="0"/>
                </w:rPr>
                <w:t xml:space="preserve">: Climate grief or anxiety reflects structural conditions</w:t>
              </w:r>
            </w:ins>
            <w:ins w:author="Ashley Stoltz" w:id="121" w:date="2025-12-15T05:27:47Z">
              <w:commentRangeEnd w:id="94"/>
              <w:r w:rsidDel="00000000" w:rsidR="00000000" w:rsidRPr="00000000">
                <w:commentReference w:id="94"/>
              </w:r>
              <w:commentRangeEnd w:id="95"/>
              <w:r w:rsidDel="00000000" w:rsidR="00000000" w:rsidRPr="00000000">
                <w:commentReference w:id="95"/>
              </w:r>
              <w:commentRangeEnd w:id="96"/>
              <w:r w:rsidDel="00000000" w:rsidR="00000000" w:rsidRPr="00000000">
                <w:commentReference w:id="96"/>
              </w:r>
              <w:r w:rsidDel="00000000" w:rsidR="00000000" w:rsidRPr="00000000">
                <w:rPr>
                  <w:rtl w:val="0"/>
                </w:rPr>
                <w:t xml:space="preserve"> </w:t>
              </w:r>
            </w:ins>
            <w:ins w:author="Maya Gislason" w:id="122" w:date="2025-12-16T07:29:30Z">
              <w:r w:rsidDel="00000000" w:rsidR="00000000" w:rsidRPr="00000000">
                <w:rPr>
                  <w:rtl w:val="0"/>
                </w:rPr>
                <w:t xml:space="preserve">including fossil</w:t>
              </w:r>
            </w:ins>
            <w:ins w:author="Ashley Stoltz" w:id="121" w:date="2025-12-15T05:27:47Z">
              <w:del w:author="Maya Gislason" w:id="122" w:date="2025-12-16T07:29:30Z">
                <w:r w:rsidDel="00000000" w:rsidR="00000000" w:rsidRPr="00000000">
                  <w:rPr>
                    <w:rtl w:val="0"/>
                  </w:rPr>
                  <w:delText xml:space="preserve">including</w:delText>
                </w:r>
              </w:del>
            </w:ins>
            <w:ins w:author="Dora Rebelo" w:id="120" w:date="2025-12-02T11:19:14Z">
              <w:del w:author="Maya Gislason" w:id="122" w:date="2025-12-16T07:29:30Z">
                <w:r w:rsidDel="00000000" w:rsidR="00000000" w:rsidRPr="00000000">
                  <w:rPr>
                    <w:rtl w:val="0"/>
                  </w:rPr>
                  <w:delText xml:space="preserve">—</w:delText>
                </w:r>
                <w:r w:rsidDel="00000000" w:rsidR="00000000" w:rsidRPr="00000000">
                  <w:rPr>
                    <w:rtl w:val="0"/>
                  </w:rPr>
                  <w:delText xml:space="preserve">fossil</w:delText>
                </w:r>
              </w:del>
              <w:r w:rsidDel="00000000" w:rsidR="00000000" w:rsidRPr="00000000">
                <w:rPr>
                  <w:rtl w:val="0"/>
                </w:rPr>
                <w:t xml:space="preserve"> fuel dependence, social inequity, </w:t>
              </w:r>
            </w:ins>
            <w:ins w:author="Ashley Stoltz" w:id="123" w:date="2025-12-15T05:28:02Z">
              <w:r w:rsidDel="00000000" w:rsidR="00000000" w:rsidRPr="00000000">
                <w:rPr>
                  <w:rtl w:val="0"/>
                </w:rPr>
                <w:t xml:space="preserve">and </w:t>
              </w:r>
            </w:ins>
            <w:ins w:author="Dora Rebelo" w:id="120" w:date="2025-12-02T11:19:14Z">
              <w:r w:rsidDel="00000000" w:rsidR="00000000" w:rsidRPr="00000000">
                <w:rPr>
                  <w:rtl w:val="0"/>
                </w:rPr>
                <w:t xml:space="preserve">colonial histories</w:t>
              </w:r>
            </w:ins>
            <w:ins w:author="Ashley Stoltz" w:id="124" w:date="2025-12-15T05:28:09Z">
              <w:r w:rsidDel="00000000" w:rsidR="00000000" w:rsidRPr="00000000">
                <w:rPr>
                  <w:rtl w:val="0"/>
                </w:rPr>
                <w:t xml:space="preserve">, </w:t>
              </w:r>
            </w:ins>
            <w:ins w:author="Dora Rebelo" w:id="120" w:date="2025-12-02T11:19:14Z">
              <w:del w:author="Ashley Stoltz" w:id="124" w:date="2025-12-15T05:28:09Z">
                <w:r w:rsidDel="00000000" w:rsidR="00000000" w:rsidRPr="00000000">
                  <w:rPr>
                    <w:rtl w:val="0"/>
                  </w:rPr>
                  <w:delText xml:space="preserve">—</w:delText>
                </w:r>
              </w:del>
              <w:r w:rsidDel="00000000" w:rsidR="00000000" w:rsidRPr="00000000">
                <w:rPr>
                  <w:rtl w:val="0"/>
                </w:rPr>
                <w:t xml:space="preserve">and cannot be “treated away” without addressing their root causes.</w:t>
              </w:r>
            </w:ins>
          </w:p>
          <w:p w:rsidR="00000000" w:rsidDel="00000000" w:rsidP="00000000" w:rsidRDefault="00000000" w:rsidRPr="00000000" w14:paraId="000001F1">
            <w:pPr>
              <w:numPr>
                <w:ilvl w:val="0"/>
                <w:numId w:val="434"/>
              </w:numPr>
              <w:spacing w:after="0" w:afterAutospacing="0" w:before="240" w:lineRule="auto"/>
              <w:ind w:left="720" w:hanging="360"/>
              <w:rPr>
                <w:ins w:author="Dora Rebelo" w:id="120" w:date="2025-12-02T11:19:14Z"/>
              </w:rPr>
            </w:pPr>
            <w:ins w:author="Dora Rebelo" w:id="120" w:date="2025-12-02T11:19:14Z">
              <w:r w:rsidDel="00000000" w:rsidR="00000000" w:rsidRPr="00000000">
                <w:rPr>
                  <w:b w:val="1"/>
                  <w:bCs w:val="1"/>
                  <w:rtl w:val="0"/>
                </w:rPr>
                <w:t xml:space="preserve">Communities hold solutions</w:t>
              </w:r>
              <w:r w:rsidDel="00000000" w:rsidR="00000000" w:rsidRPr="00000000">
                <w:rPr>
                  <w:rtl w:val="0"/>
                </w:rPr>
                <w:t xml:space="preserve">: Collective practices such as mutual aid, ecological restoration groups, climate justice organizing, and community-led adaptation may be more adaptable and scalable psychosocial solutions to address mental health consequences of climate change</w:t>
              </w:r>
            </w:ins>
            <w:ins w:author="Judy Wu" w:id="125" w:date="2025-12-09T06:06:40Z">
              <w:r w:rsidDel="00000000" w:rsidR="00000000" w:rsidRPr="00000000">
                <w:rPr>
                  <w:rtl w:val="0"/>
                </w:rPr>
                <w:t xml:space="preserve">.</w:t>
              </w:r>
            </w:ins>
            <w:ins w:author="Dora Rebelo" w:id="120" w:date="2025-12-02T11:19:14Z">
              <w:r w:rsidDel="00000000" w:rsidR="00000000" w:rsidRPr="00000000">
                <w:rPr>
                  <w:rtl w:val="0"/>
                </w:rPr>
              </w:r>
            </w:ins>
          </w:p>
          <w:p w:rsidR="00000000" w:rsidDel="00000000" w:rsidP="00000000" w:rsidRDefault="00000000" w:rsidRPr="00000000" w14:paraId="000001F2">
            <w:pPr>
              <w:numPr>
                <w:ilvl w:val="0"/>
                <w:numId w:val="434"/>
              </w:numPr>
              <w:spacing w:after="0" w:afterAutospacing="0" w:before="0" w:beforeAutospacing="0" w:lineRule="auto"/>
              <w:ind w:left="720" w:hanging="360"/>
              <w:rPr>
                <w:ins w:author="Dora Rebelo" w:id="120" w:date="2025-12-02T11:19:14Z"/>
              </w:rPr>
            </w:pPr>
            <w:ins w:author="Dora Rebelo" w:id="120" w:date="2025-12-02T11:19:14Z">
              <w:r w:rsidDel="00000000" w:rsidR="00000000" w:rsidRPr="00000000">
                <w:rPr>
                  <w:b w:val="1"/>
                  <w:bCs w:val="1"/>
                  <w:rtl w:val="0"/>
                </w:rPr>
                <w:t xml:space="preserve">Healing is relational</w:t>
              </w:r>
              <w:r w:rsidDel="00000000" w:rsidR="00000000" w:rsidRPr="00000000">
                <w:rPr>
                  <w:rtl w:val="0"/>
                </w:rPr>
                <w:t xml:space="preserve">: Trauma healing involves rebuilding trust, safety, agency, and connection—conditions that are inherently social and political.</w:t>
              </w:r>
            </w:ins>
          </w:p>
          <w:p w:rsidR="00000000" w:rsidDel="00000000" w:rsidP="00000000" w:rsidRDefault="00000000" w:rsidRPr="00000000" w14:paraId="000001F3">
            <w:pPr>
              <w:numPr>
                <w:ilvl w:val="0"/>
                <w:numId w:val="434"/>
              </w:numPr>
              <w:spacing w:after="0" w:afterAutospacing="0" w:before="0" w:beforeAutospacing="0" w:lineRule="auto"/>
              <w:ind w:left="720" w:hanging="360"/>
              <w:rPr>
                <w:ins w:author="Dora Rebelo" w:id="120" w:date="2025-12-02T11:19:14Z"/>
              </w:rPr>
            </w:pPr>
            <w:ins w:author="Dora Rebelo" w:id="120" w:date="2025-12-02T11:19:14Z">
              <w:r w:rsidDel="00000000" w:rsidR="00000000" w:rsidRPr="00000000">
                <w:rPr>
                  <w:b w:val="1"/>
                  <w:bCs w:val="1"/>
                  <w:rtl w:val="0"/>
                </w:rPr>
                <w:t xml:space="preserve">Empowerment reduces distress</w:t>
              </w:r>
              <w:r w:rsidDel="00000000" w:rsidR="00000000" w:rsidRPr="00000000">
                <w:rPr>
                  <w:rtl w:val="0"/>
                </w:rPr>
                <w:t xml:space="preserve">: Participatory, justice-oriented climate action helps transform passive fear into active agency, reducing helplessness and supporting psychological resilience.</w:t>
              </w:r>
            </w:ins>
          </w:p>
          <w:p w:rsidR="00000000" w:rsidDel="00000000" w:rsidP="00000000" w:rsidRDefault="00000000" w:rsidRPr="00000000" w14:paraId="000001F4">
            <w:pPr>
              <w:numPr>
                <w:ilvl w:val="0"/>
                <w:numId w:val="434"/>
              </w:numPr>
              <w:spacing w:after="240" w:before="0" w:beforeAutospacing="0" w:lineRule="auto"/>
              <w:ind w:left="720" w:hanging="360"/>
              <w:rPr>
                <w:ins w:author="Dora Rebelo" w:id="120" w:date="2025-12-02T11:19:14Z"/>
              </w:rPr>
            </w:pPr>
            <w:ins w:author="Dora Rebelo" w:id="120" w:date="2025-12-02T11:19:14Z">
              <w:r w:rsidDel="00000000" w:rsidR="00000000" w:rsidRPr="00000000">
                <w:rPr>
                  <w:b w:val="1"/>
                  <w:bCs w:val="1"/>
                  <w:rtl w:val="0"/>
                </w:rPr>
                <w:t xml:space="preserve">Mental health requires structural transformation</w:t>
              </w:r>
              <w:r w:rsidDel="00000000" w:rsidR="00000000" w:rsidRPr="00000000">
                <w:rPr>
                  <w:rtl w:val="0"/>
                </w:rPr>
                <w:t xml:space="preserve">: Policies ensuring climate justice, equitable resource distribution, and community empowerment are themselves mental health interventions.</w:t>
              </w:r>
              <w:r w:rsidDel="00000000" w:rsidR="00000000" w:rsidRPr="00000000">
                <w:rPr>
                  <w:rtl w:val="0"/>
                </w:rPr>
              </w:r>
            </w:ins>
          </w:p>
          <w:p w:rsidR="00000000" w:rsidDel="00000000" w:rsidP="00000000" w:rsidRDefault="00000000" w:rsidRPr="00000000" w14:paraId="000001F5">
            <w:pPr>
              <w:spacing w:after="240" w:before="240" w:lineRule="auto"/>
              <w:rPr>
                <w:ins w:author="Dora Rebelo" w:id="120" w:date="2025-12-02T11:19:14Z"/>
              </w:rPr>
            </w:pPr>
            <w:ins w:author="Dora Rebelo" w:id="120" w:date="2025-12-02T11:19:14Z">
              <w:r w:rsidDel="00000000" w:rsidR="00000000" w:rsidRPr="00000000">
                <w:rPr>
                  <w:rtl w:val="0"/>
                </w:rPr>
                <w:t xml:space="preserve">A mental health response to climate change emphasizes:</w:t>
              </w:r>
            </w:ins>
          </w:p>
          <w:p w:rsidR="00000000" w:rsidDel="00000000" w:rsidP="00000000" w:rsidRDefault="00000000" w:rsidRPr="00000000" w14:paraId="000001F6">
            <w:pPr>
              <w:numPr>
                <w:ilvl w:val="0"/>
                <w:numId w:val="233"/>
              </w:numPr>
              <w:spacing w:after="0" w:afterAutospacing="0" w:before="240" w:lineRule="auto"/>
              <w:ind w:left="720" w:hanging="360"/>
              <w:rPr>
                <w:ins w:author="Dora Rebelo" w:id="120" w:date="2025-12-02T11:19:14Z"/>
              </w:rPr>
            </w:pPr>
            <w:ins w:author="Dora Rebelo" w:id="120" w:date="2025-12-02T11:19:14Z">
              <w:r w:rsidDel="00000000" w:rsidR="00000000" w:rsidRPr="00000000">
                <w:rPr>
                  <w:rtl w:val="0"/>
                </w:rPr>
                <w:t xml:space="preserve">building collective capacity and solidarity,</w:t>
              </w:r>
            </w:ins>
          </w:p>
          <w:p w:rsidR="00000000" w:rsidDel="00000000" w:rsidP="00000000" w:rsidRDefault="00000000" w:rsidRPr="00000000" w14:paraId="000001F7">
            <w:pPr>
              <w:numPr>
                <w:ilvl w:val="0"/>
                <w:numId w:val="233"/>
              </w:numPr>
              <w:spacing w:after="0" w:afterAutospacing="0" w:before="0" w:beforeAutospacing="0" w:lineRule="auto"/>
              <w:ind w:left="720" w:hanging="360"/>
              <w:rPr>
                <w:ins w:author="Dora Rebelo" w:id="120" w:date="2025-12-02T11:19:14Z"/>
              </w:rPr>
            </w:pPr>
            <w:ins w:author="Dora Rebelo" w:id="120" w:date="2025-12-02T11:19:14Z">
              <w:r w:rsidDel="00000000" w:rsidR="00000000" w:rsidRPr="00000000">
                <w:rPr>
                  <w:rtl w:val="0"/>
                </w:rPr>
                <w:t xml:space="preserve">acknowledging shared ecological and social trauma,</w:t>
              </w:r>
            </w:ins>
          </w:p>
          <w:p w:rsidR="00000000" w:rsidDel="00000000" w:rsidP="00000000" w:rsidRDefault="00000000" w:rsidRPr="00000000" w14:paraId="000001F8">
            <w:pPr>
              <w:numPr>
                <w:ilvl w:val="0"/>
                <w:numId w:val="233"/>
              </w:numPr>
              <w:spacing w:after="0" w:afterAutospacing="0" w:before="0" w:beforeAutospacing="0" w:lineRule="auto"/>
              <w:ind w:left="720" w:hanging="360"/>
              <w:rPr>
                <w:ins w:author="Dora Rebelo" w:id="120" w:date="2025-12-02T11:19:14Z"/>
              </w:rPr>
            </w:pPr>
            <w:ins w:author="Dora Rebelo" w:id="120" w:date="2025-12-02T11:19:14Z">
              <w:r w:rsidDel="00000000" w:rsidR="00000000" w:rsidRPr="00000000">
                <w:rPr>
                  <w:rtl w:val="0"/>
                </w:rPr>
                <w:t xml:space="preserve">transforming structural conditions of harm, and</w:t>
              </w:r>
            </w:ins>
          </w:p>
          <w:p w:rsidR="00000000" w:rsidDel="00000000" w:rsidP="00000000" w:rsidRDefault="00000000" w:rsidRPr="00000000" w14:paraId="000001F9">
            <w:pPr>
              <w:numPr>
                <w:ilvl w:val="0"/>
                <w:numId w:val="233"/>
              </w:numPr>
              <w:spacing w:after="240" w:before="0" w:beforeAutospacing="0" w:lineRule="auto"/>
              <w:ind w:left="720" w:hanging="360"/>
              <w:rPr>
                <w:ins w:author="Dora Rebelo" w:id="120" w:date="2025-12-02T11:19:14Z"/>
              </w:rPr>
            </w:pPr>
            <w:ins w:author="Dora Rebelo" w:id="120" w:date="2025-12-02T11:19:14Z">
              <w:r w:rsidDel="00000000" w:rsidR="00000000" w:rsidRPr="00000000">
                <w:rPr>
                  <w:rtl w:val="0"/>
                </w:rPr>
                <w:t xml:space="preserve">fostering active engagement in climate justice movements.</w:t>
              </w:r>
            </w:ins>
          </w:p>
          <w:p w:rsidR="00000000" w:rsidDel="00000000" w:rsidP="00000000" w:rsidRDefault="00000000" w:rsidRPr="00000000" w14:paraId="000001FA">
            <w:pPr>
              <w:spacing w:after="240" w:before="240" w:lineRule="auto"/>
              <w:rPr>
                <w:ins w:author="Dora Rebelo" w:id="120" w:date="2025-12-02T11:19:14Z"/>
              </w:rPr>
            </w:pPr>
            <w:ins w:author="Dora Rebelo" w:id="120" w:date="2025-12-02T11:19:14Z">
              <w:r w:rsidDel="00000000" w:rsidR="00000000" w:rsidRPr="00000000">
                <w:rPr>
                  <w:rtl w:val="0"/>
                </w:rPr>
                <w:t xml:space="preserve">Thus, mental health practice must not only help individuals cope with climate impacts but also support them in </w:t>
              </w:r>
              <w:r w:rsidDel="00000000" w:rsidR="00000000" w:rsidRPr="00000000">
                <w:rPr>
                  <w:b w:val="1"/>
                  <w:bCs w:val="1"/>
                  <w:rtl w:val="0"/>
                </w:rPr>
                <w:t xml:space="preserve">changing the conditions that cause distress</w:t>
              </w:r>
              <w:r w:rsidDel="00000000" w:rsidR="00000000" w:rsidRPr="00000000">
                <w:rPr>
                  <w:rtl w:val="0"/>
                </w:rPr>
                <w:t xml:space="preserve">, recognizing that healing and political transformation are interdependent.</w:t>
              </w:r>
            </w:ins>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widowControl w:val="0"/>
              <w:spacing w:line="240" w:lineRule="auto"/>
              <w:rPr>
                <w:b w:val="1"/>
                <w:bCs w:val="1"/>
              </w:rPr>
            </w:pPr>
            <w:r w:rsidDel="00000000" w:rsidR="00000000" w:rsidRPr="00000000">
              <w:rPr>
                <w:rtl w:val="0"/>
              </w:rPr>
            </w:r>
          </w:p>
          <w:tbl>
            <w:tblPr>
              <w:tblStyle w:val="Table20"/>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e06666" w:val="clear"/>
                </w:tcPr>
                <w:p w:rsidR="00000000" w:rsidDel="00000000" w:rsidP="00000000" w:rsidRDefault="00000000" w:rsidRPr="00000000" w14:paraId="000001FD">
                  <w:pPr>
                    <w:pStyle w:val="Heading2"/>
                    <w:spacing w:after="240" w:before="240" w:lineRule="auto"/>
                    <w:rPr>
                      <w:b w:val="0"/>
                      <w:bCs w:val="0"/>
                    </w:rPr>
                  </w:pPr>
                  <w:bookmarkStart w:colFirst="0" w:colLast="0" w:name="_v2s9y9p4iaxt" w:id="58"/>
                  <w:bookmarkEnd w:id="58"/>
                  <w:r w:rsidDel="00000000" w:rsidR="00000000" w:rsidRPr="00000000">
                    <w:rPr>
                      <w:b w:val="0"/>
                      <w:bCs w:val="0"/>
                      <w:rtl w:val="0"/>
                    </w:rPr>
                    <w:t xml:space="preserve">Why understanding this relationship is important:</w:t>
                  </w:r>
                  <w:r w:rsidDel="00000000" w:rsidR="00000000" w:rsidRPr="00000000">
                    <w:rPr>
                      <w:b w:val="0"/>
                      <w:bCs w:val="0"/>
                      <w:rtl w:val="0"/>
                    </w:rPr>
                    <w:t xml:space="preserve"> </w:t>
                  </w:r>
                </w:p>
                <w:p w:rsidR="00000000" w:rsidDel="00000000" w:rsidP="00000000" w:rsidRDefault="00000000" w:rsidRPr="00000000" w14:paraId="000001FE">
                  <w:pPr>
                    <w:rPr/>
                  </w:pPr>
                  <w:r w:rsidDel="00000000" w:rsidR="00000000" w:rsidRPr="00000000">
                    <w:rPr>
                      <w:rtl w:val="0"/>
                    </w:rPr>
                    <w:t xml:space="preserve">By exploring the interconnectedness of environmental changes and mental health, you will gain insights into the pervasive effects of climate change on emotional well-being. This knowledge is fundamental for creating informed policies, developing support systems, and encouraging proactive actions that mitigate the psychological toll of a warming planet. </w:t>
                  </w:r>
                </w:p>
                <w:p w:rsidR="00000000" w:rsidDel="00000000" w:rsidP="00000000" w:rsidRDefault="00000000" w:rsidRPr="00000000" w14:paraId="000001FF">
                  <w:pPr>
                    <w:rPr>
                      <w:u w:val="single"/>
                    </w:rPr>
                  </w:pPr>
                  <w:r w:rsidDel="00000000" w:rsidR="00000000" w:rsidRPr="00000000">
                    <w:rPr>
                      <w:rtl w:val="0"/>
                    </w:rPr>
                  </w:r>
                </w:p>
                <w:p w:rsidR="00000000" w:rsidDel="00000000" w:rsidP="00000000" w:rsidRDefault="00000000" w:rsidRPr="00000000" w14:paraId="00000200">
                  <w:pPr>
                    <w:rPr>
                      <w:u w:val="single"/>
                    </w:rPr>
                  </w:pPr>
                  <w:r w:rsidDel="00000000" w:rsidR="00000000" w:rsidRPr="00000000">
                    <w:rPr>
                      <w:u w:val="single"/>
                      <w:rtl w:val="0"/>
                    </w:rPr>
                    <w:t xml:space="preserve">Click each of the cards below to learn more about why understanding the relationship between mental health and climate change is important. </w:t>
                  </w:r>
                </w:p>
                <w:p w:rsidR="00000000" w:rsidDel="00000000" w:rsidP="00000000" w:rsidRDefault="00000000" w:rsidRPr="00000000" w14:paraId="00000201">
                  <w:pPr>
                    <w:spacing w:after="240" w:before="240" w:lineRule="auto"/>
                    <w:rPr/>
                  </w:pPr>
                  <w:r w:rsidDel="00000000" w:rsidR="00000000" w:rsidRPr="00000000">
                    <w:rPr>
                      <w:color w:val="f4cccc"/>
                      <w:shd w:fill="990000" w:val="clear"/>
                      <w:rtl w:val="0"/>
                    </w:rPr>
                    <w:t xml:space="preserve">[FLIP </w:t>
                  </w:r>
                  <w:commentRangeStart w:id="97"/>
                  <w:r w:rsidDel="00000000" w:rsidR="00000000" w:rsidRPr="00000000">
                    <w:rPr>
                      <w:color w:val="f4cccc"/>
                      <w:shd w:fill="990000" w:val="clear"/>
                      <w:rtl w:val="0"/>
                    </w:rPr>
                    <w:t xml:space="preserve">CARDS</w:t>
                  </w:r>
                  <w:commentRangeEnd w:id="97"/>
                  <w:r w:rsidDel="00000000" w:rsidR="00000000" w:rsidRPr="00000000">
                    <w:commentReference w:id="97"/>
                  </w:r>
                  <w:r w:rsidDel="00000000" w:rsidR="00000000" w:rsidRPr="00000000">
                    <w:rPr>
                      <w:color w:val="f4cccc"/>
                      <w:shd w:fill="990000" w:val="clear"/>
                      <w:rtl w:val="0"/>
                    </w:rPr>
                    <w:t xml:space="preserve">]</w:t>
                  </w:r>
                  <w:r w:rsidDel="00000000" w:rsidR="00000000" w:rsidRPr="00000000">
                    <w:rPr>
                      <w:rtl w:val="0"/>
                    </w:rPr>
                  </w:r>
                </w:p>
                <w:p w:rsidR="00000000" w:rsidDel="00000000" w:rsidP="00000000" w:rsidRDefault="00000000" w:rsidRPr="00000000" w14:paraId="00000202">
                  <w:pPr>
                    <w:numPr>
                      <w:ilvl w:val="0"/>
                      <w:numId w:val="378"/>
                    </w:numPr>
                    <w:spacing w:after="200" w:before="240" w:lineRule="auto"/>
                    <w:ind w:left="720" w:hanging="360"/>
                  </w:pPr>
                  <w:r w:rsidDel="00000000" w:rsidR="00000000" w:rsidRPr="00000000">
                    <w:rPr>
                      <w:b w:val="1"/>
                      <w:bCs w:val="1"/>
                      <w:rtl w:val="0"/>
                    </w:rPr>
                    <w:t xml:space="preserve">Recognize Global Impact:</w:t>
                  </w:r>
                  <w:r w:rsidDel="00000000" w:rsidR="00000000" w:rsidRPr="00000000">
                    <w:rPr>
                      <w:rtl w:val="0"/>
                    </w:rPr>
                    <w:t xml:space="preserve"> Climate change affects both the environment and mental health, making it a global issue with far-reaching consequences.</w:t>
                  </w:r>
                </w:p>
                <w:p w:rsidR="00000000" w:rsidDel="00000000" w:rsidP="00000000" w:rsidRDefault="00000000" w:rsidRPr="00000000" w14:paraId="00000203">
                  <w:pPr>
                    <w:numPr>
                      <w:ilvl w:val="0"/>
                      <w:numId w:val="378"/>
                    </w:numPr>
                    <w:spacing w:after="200" w:afterAutospacing="0" w:lineRule="auto"/>
                    <w:ind w:left="720" w:hanging="360"/>
                  </w:pPr>
                  <w:r w:rsidDel="00000000" w:rsidR="00000000" w:rsidRPr="00000000">
                    <w:rPr>
                      <w:b w:val="1"/>
                      <w:bCs w:val="1"/>
                      <w:rtl w:val="0"/>
                    </w:rPr>
                    <w:t xml:space="preserve">Making Connections with Equity and Climate Justice:</w:t>
                  </w:r>
                  <w:r w:rsidDel="00000000" w:rsidR="00000000" w:rsidRPr="00000000">
                    <w:rPr>
                      <w:rtl w:val="0"/>
                    </w:rPr>
                    <w:t xml:space="preserve"> Understanding these interactions guides meaningful actions that prioritize equity and climate justice, especially for communities most affected.</w:t>
                  </w:r>
                </w:p>
                <w:p w:rsidR="00000000" w:rsidDel="00000000" w:rsidP="00000000" w:rsidRDefault="00000000" w:rsidRPr="00000000" w14:paraId="00000204">
                  <w:pPr>
                    <w:numPr>
                      <w:ilvl w:val="0"/>
                      <w:numId w:val="378"/>
                    </w:numPr>
                    <w:spacing w:after="0" w:afterAutospacing="0" w:before="200" w:beforeAutospacing="0" w:lineRule="auto"/>
                    <w:ind w:left="720" w:hanging="360"/>
                  </w:pPr>
                  <w:r w:rsidDel="00000000" w:rsidR="00000000" w:rsidRPr="00000000">
                    <w:rPr>
                      <w:b w:val="1"/>
                      <w:bCs w:val="1"/>
                      <w:rtl w:val="0"/>
                    </w:rPr>
                    <w:t xml:space="preserve">Address Mental Health Challenges:</w:t>
                  </w:r>
                  <w:r w:rsidDel="00000000" w:rsidR="00000000" w:rsidRPr="00000000">
                    <w:rPr>
                      <w:rtl w:val="0"/>
                    </w:rPr>
                    <w:t xml:space="preserve"> Understanding the mental health impacts of climate change enables strategies to mitigate anxiety, stress, and trauma.</w:t>
                    <w:br w:type="textWrapping"/>
                  </w:r>
                </w:p>
                <w:p w:rsidR="00000000" w:rsidDel="00000000" w:rsidP="00000000" w:rsidRDefault="00000000" w:rsidRPr="00000000" w14:paraId="00000205">
                  <w:pPr>
                    <w:numPr>
                      <w:ilvl w:val="0"/>
                      <w:numId w:val="378"/>
                    </w:numPr>
                    <w:spacing w:after="0" w:afterAutospacing="0" w:before="0" w:beforeAutospacing="0" w:lineRule="auto"/>
                    <w:ind w:left="720" w:hanging="360"/>
                  </w:pPr>
                  <w:r w:rsidDel="00000000" w:rsidR="00000000" w:rsidRPr="00000000">
                    <w:rPr>
                      <w:b w:val="1"/>
                      <w:bCs w:val="1"/>
                      <w:rtl w:val="0"/>
                    </w:rPr>
                    <w:t xml:space="preserve">Promote Resilience:</w:t>
                  </w:r>
                  <w:r w:rsidDel="00000000" w:rsidR="00000000" w:rsidRPr="00000000">
                    <w:rPr>
                      <w:rtl w:val="0"/>
                    </w:rPr>
                    <w:t xml:space="preserve"> Awareness fosters resilience in individuals and communities, enhancing their ability to cope with climate-related stressors.</w:t>
                    <w:br w:type="textWrapping"/>
                  </w:r>
                </w:p>
                <w:p w:rsidR="00000000" w:rsidDel="00000000" w:rsidP="00000000" w:rsidRDefault="00000000" w:rsidRPr="00000000" w14:paraId="00000206">
                  <w:pPr>
                    <w:numPr>
                      <w:ilvl w:val="0"/>
                      <w:numId w:val="378"/>
                    </w:numPr>
                    <w:spacing w:after="0" w:afterAutospacing="0" w:before="0" w:beforeAutospacing="0" w:lineRule="auto"/>
                    <w:ind w:left="720" w:hanging="360"/>
                  </w:pPr>
                  <w:r w:rsidDel="00000000" w:rsidR="00000000" w:rsidRPr="00000000">
                    <w:rPr>
                      <w:b w:val="1"/>
                      <w:bCs w:val="1"/>
                      <w:rtl w:val="0"/>
                    </w:rPr>
                    <w:t xml:space="preserve">Link to Mental Health</w:t>
                  </w:r>
                  <w:del w:author="Maya Gislason" w:id="126" w:date="2025-12-16T07:29:55Z">
                    <w:r w:rsidDel="00000000" w:rsidR="00000000" w:rsidRPr="00000000">
                      <w:rPr>
                        <w:b w:val="1"/>
                        <w:bCs w:val="1"/>
                        <w:rtl w:val="0"/>
                      </w:rPr>
                      <w:delText xml:space="preserve"> Disorders</w:delText>
                    </w:r>
                  </w:del>
                  <w:r w:rsidDel="00000000" w:rsidR="00000000" w:rsidRPr="00000000">
                    <w:rPr>
                      <w:b w:val="1"/>
                      <w:bCs w:val="1"/>
                      <w:rtl w:val="0"/>
                    </w:rPr>
                    <w:t xml:space="preserve">:</w:t>
                  </w:r>
                  <w:r w:rsidDel="00000000" w:rsidR="00000000" w:rsidRPr="00000000">
                    <w:rPr>
                      <w:rtl w:val="0"/>
                    </w:rPr>
                    <w:t xml:space="preserve"> Climate change contributes to rising cases of anxiety, depression, and PTSD due to extreme weather, displacement, and resource insecurity.</w:t>
                    <w:br w:type="textWrapping"/>
                  </w:r>
                </w:p>
                <w:p w:rsidR="00000000" w:rsidDel="00000000" w:rsidP="00000000" w:rsidRDefault="00000000" w:rsidRPr="00000000" w14:paraId="00000207">
                  <w:pPr>
                    <w:numPr>
                      <w:ilvl w:val="0"/>
                      <w:numId w:val="378"/>
                    </w:numPr>
                    <w:spacing w:after="0" w:afterAutospacing="0" w:before="0" w:beforeAutospacing="0" w:lineRule="auto"/>
                    <w:ind w:left="720" w:hanging="360"/>
                  </w:pPr>
                  <w:r w:rsidDel="00000000" w:rsidR="00000000" w:rsidRPr="00000000">
                    <w:rPr>
                      <w:b w:val="1"/>
                      <w:bCs w:val="1"/>
                      <w:rtl w:val="0"/>
                    </w:rPr>
                    <w:t xml:space="preserve">Combat Powerlessness and Hopelessness:</w:t>
                  </w:r>
                  <w:r w:rsidDel="00000000" w:rsidR="00000000" w:rsidRPr="00000000">
                    <w:rPr>
                      <w:rtl w:val="0"/>
                    </w:rPr>
                    <w:t xml:space="preserve"> Understanding psychological effects can reduce feelings of helplessness and promote empowerment</w:t>
                  </w:r>
                  <w:ins w:author="Judy Wu" w:id="127" w:date="2025-12-09T06:07:29Z">
                    <w:r w:rsidDel="00000000" w:rsidR="00000000" w:rsidRPr="00000000">
                      <w:rPr>
                        <w:rtl w:val="0"/>
                      </w:rPr>
                      <w:t xml:space="preserve"> and action</w:t>
                    </w:r>
                  </w:ins>
                  <w:r w:rsidDel="00000000" w:rsidR="00000000" w:rsidRPr="00000000">
                    <w:rPr>
                      <w:rtl w:val="0"/>
                    </w:rPr>
                    <w:t xml:space="preserve">.</w:t>
                    <w:br w:type="textWrapping"/>
                  </w:r>
                </w:p>
                <w:p w:rsidR="00000000" w:rsidDel="00000000" w:rsidP="00000000" w:rsidRDefault="00000000" w:rsidRPr="00000000" w14:paraId="00000208">
                  <w:pPr>
                    <w:numPr>
                      <w:ilvl w:val="0"/>
                      <w:numId w:val="378"/>
                    </w:numPr>
                    <w:spacing w:after="0" w:afterAutospacing="0" w:before="0" w:beforeAutospacing="0" w:lineRule="auto"/>
                    <w:ind w:left="720" w:hanging="360"/>
                  </w:pPr>
                  <w:r w:rsidDel="00000000" w:rsidR="00000000" w:rsidRPr="00000000">
                    <w:rPr>
                      <w:b w:val="1"/>
                      <w:bCs w:val="1"/>
                      <w:rtl w:val="0"/>
                    </w:rPr>
                    <w:t xml:space="preserve">Support Policy and Community Initiatives:</w:t>
                  </w:r>
                  <w:r w:rsidDel="00000000" w:rsidR="00000000" w:rsidRPr="00000000">
                    <w:rPr>
                      <w:rtl w:val="0"/>
                    </w:rPr>
                    <w:t xml:space="preserve"> Knowledge informs policies and programs designed to protect mental health amid environmental challenges.</w:t>
                    <w:br w:type="textWrapping"/>
                  </w:r>
                </w:p>
                <w:p w:rsidR="00000000" w:rsidDel="00000000" w:rsidP="00000000" w:rsidRDefault="00000000" w:rsidRPr="00000000" w14:paraId="00000209">
                  <w:pPr>
                    <w:numPr>
                      <w:ilvl w:val="0"/>
                      <w:numId w:val="378"/>
                    </w:numPr>
                    <w:spacing w:after="0" w:afterAutospacing="0" w:before="0" w:beforeAutospacing="0" w:lineRule="auto"/>
                    <w:ind w:left="720" w:hanging="360"/>
                  </w:pPr>
                  <w:r w:rsidDel="00000000" w:rsidR="00000000" w:rsidRPr="00000000">
                    <w:rPr>
                      <w:b w:val="1"/>
                      <w:bCs w:val="1"/>
                      <w:rtl w:val="0"/>
                    </w:rPr>
                    <w:t xml:space="preserve">Encourage Proactive Action:</w:t>
                  </w:r>
                  <w:r w:rsidDel="00000000" w:rsidR="00000000" w:rsidRPr="00000000">
                    <w:rPr>
                      <w:rtl w:val="0"/>
                    </w:rPr>
                    <w:t xml:space="preserve"> Learning about these impacts encourages individuals to safeguard their mental well-being and that of future generations.</w:t>
                    <w:br w:type="textWrapping"/>
                  </w:r>
                </w:p>
                <w:p w:rsidR="00000000" w:rsidDel="00000000" w:rsidP="00000000" w:rsidRDefault="00000000" w:rsidRPr="00000000" w14:paraId="0000020A">
                  <w:pPr>
                    <w:numPr>
                      <w:ilvl w:val="0"/>
                      <w:numId w:val="378"/>
                    </w:numPr>
                    <w:spacing w:after="0" w:afterAutospacing="0" w:before="0" w:beforeAutospacing="0" w:lineRule="auto"/>
                    <w:ind w:left="720" w:hanging="360"/>
                  </w:pPr>
                  <w:r w:rsidDel="00000000" w:rsidR="00000000" w:rsidRPr="00000000">
                    <w:rPr>
                      <w:b w:val="1"/>
                      <w:bCs w:val="1"/>
                      <w:rtl w:val="0"/>
                    </w:rPr>
                    <w:t xml:space="preserve">Foster Education and Support Systems:</w:t>
                  </w:r>
                  <w:r w:rsidDel="00000000" w:rsidR="00000000" w:rsidRPr="00000000">
                    <w:rPr>
                      <w:rtl w:val="0"/>
                    </w:rPr>
                    <w:t xml:space="preserve"> Raising awareness strengthens support networks, promotes mental wellness, and builds connected communities.</w:t>
                    <w:br w:type="textWrapping"/>
                  </w:r>
                </w:p>
                <w:p w:rsidR="00000000" w:rsidDel="00000000" w:rsidP="00000000" w:rsidRDefault="00000000" w:rsidRPr="00000000" w14:paraId="0000020B">
                  <w:pPr>
                    <w:numPr>
                      <w:ilvl w:val="0"/>
                      <w:numId w:val="378"/>
                    </w:numPr>
                    <w:spacing w:after="240" w:before="0" w:beforeAutospacing="0" w:lineRule="auto"/>
                    <w:ind w:left="720" w:hanging="360"/>
                  </w:pPr>
                  <w:r w:rsidDel="00000000" w:rsidR="00000000" w:rsidRPr="00000000">
                    <w:rPr>
                      <w:b w:val="1"/>
                      <w:bCs w:val="1"/>
                      <w:rtl w:val="0"/>
                    </w:rPr>
                    <w:t xml:space="preserve">Enable Meaningful Contribution:</w:t>
                  </w:r>
                  <w:r w:rsidDel="00000000" w:rsidR="00000000" w:rsidRPr="00000000">
                    <w:rPr>
                      <w:rtl w:val="0"/>
                    </w:rPr>
                    <w:t xml:space="preserve"> Understanding equips individuals to make tangible differences through advocacy, education, and action.</w:t>
                  </w:r>
                </w:p>
                <w:p w:rsidR="00000000" w:rsidDel="00000000" w:rsidP="00000000" w:rsidRDefault="00000000" w:rsidRPr="00000000" w14:paraId="0000020C">
                  <w:pPr>
                    <w:spacing w:after="240" w:before="240" w:lineRule="auto"/>
                    <w:rPr/>
                  </w:pPr>
                  <w:r w:rsidDel="00000000" w:rsidR="00000000" w:rsidRPr="00000000">
                    <w:rPr>
                      <w:color w:val="f4cccc"/>
                      <w:shd w:fill="990000" w:val="clear"/>
                      <w:rtl w:val="0"/>
                    </w:rPr>
                    <w:t xml:space="preserve">[END FLIP CARDS]</w:t>
                  </w:r>
                  <w:r w:rsidDel="00000000" w:rsidR="00000000" w:rsidRPr="00000000">
                    <w:rPr>
                      <w:rtl w:val="0"/>
                    </w:rPr>
                  </w:r>
                </w:p>
              </w:tc>
            </w:tr>
          </w:tbl>
          <w:p w:rsidR="00000000" w:rsidDel="00000000" w:rsidP="00000000" w:rsidRDefault="00000000" w:rsidRPr="00000000" w14:paraId="0000020D">
            <w:pPr>
              <w:widowControl w:val="0"/>
              <w:spacing w:line="240" w:lineRule="auto"/>
              <w:rPr>
                <w:b w:val="1"/>
                <w:bCs w:val="1"/>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020E">
            <w:pPr>
              <w:widowControl w:val="0"/>
              <w:spacing w:line="240" w:lineRule="auto"/>
              <w:rPr>
                <w:b w:val="1"/>
                <w:bCs w:val="1"/>
              </w:rPr>
            </w:pPr>
            <w:r w:rsidDel="00000000" w:rsidR="00000000" w:rsidRPr="00000000">
              <w:rPr>
                <w:b w:val="1"/>
                <w:bCs w:val="1"/>
                <w:rtl w:val="0"/>
              </w:rPr>
              <w:t xml:space="preserve">Indigenous Perspectives</w:t>
            </w:r>
          </w:p>
        </w:tc>
        <w:tc>
          <w:tcPr>
            <w:shd w:fill="d9d2e9" w:val="clear"/>
          </w:tcPr>
          <w:p w:rsidR="00000000" w:rsidDel="00000000" w:rsidP="00000000" w:rsidRDefault="00000000" w:rsidRPr="00000000" w14:paraId="0000020F">
            <w:pPr>
              <w:spacing w:after="240" w:before="240" w:lineRule="auto"/>
              <w:rPr/>
            </w:pPr>
            <w:r w:rsidDel="00000000" w:rsidR="00000000" w:rsidRPr="00000000">
              <w:rPr>
                <w:rtl w:val="0"/>
              </w:rPr>
              <w:t xml:space="preserve">As you consider why understanding the relationship between climate change and mental health is essential, Indigenous perspectives offer additional insights that deepen this rationale. Climate grief, the sorrow, anxiety, and mourning that arise</w:t>
            </w:r>
            <w:ins w:author="Mike Marchand" w:id="128" w:date="2025-11-27T03:06:29Z">
              <w:r w:rsidDel="00000000" w:rsidR="00000000" w:rsidRPr="00000000">
                <w:rPr>
                  <w:rtl w:val="0"/>
                </w:rPr>
                <w:t xml:space="preserve">s</w:t>
              </w:r>
            </w:ins>
            <w:r w:rsidDel="00000000" w:rsidR="00000000" w:rsidRPr="00000000">
              <w:rPr>
                <w:rtl w:val="0"/>
              </w:rPr>
              <w:t xml:space="preserve"> in response to ecological loss, is not only valid but familiar to many </w:t>
            </w:r>
            <w:commentRangeStart w:id="98"/>
            <w:r w:rsidDel="00000000" w:rsidR="00000000" w:rsidRPr="00000000">
              <w:rPr>
                <w:rtl w:val="0"/>
              </w:rPr>
              <w:t xml:space="preserve">Indigenous communities</w:t>
            </w:r>
            <w:commentRangeEnd w:id="98"/>
            <w:r w:rsidDel="00000000" w:rsidR="00000000" w:rsidRPr="00000000">
              <w:commentReference w:id="98"/>
            </w:r>
            <w:r w:rsidDel="00000000" w:rsidR="00000000" w:rsidRPr="00000000">
              <w:rPr>
                <w:rtl w:val="0"/>
              </w:rPr>
              <w:t xml:space="preserve"> </w:t>
            </w:r>
            <w:ins w:author="Canadian Coalition Seniors Mental Health" w:id="129" w:date="2025-11-25T19:58:51Z">
              <w:r w:rsidDel="00000000" w:rsidR="00000000" w:rsidRPr="00000000">
                <w:rPr>
                  <w:rtl w:val="0"/>
                </w:rPr>
                <w:t xml:space="preserve">that</w:t>
              </w:r>
            </w:ins>
            <w:del w:author="Canadian Coalition Seniors Mental Health" w:id="129" w:date="2025-11-25T19:58:51Z">
              <w:r w:rsidDel="00000000" w:rsidR="00000000" w:rsidRPr="00000000">
                <w:rPr>
                  <w:rtl w:val="0"/>
                </w:rPr>
                <w:delText xml:space="preserve">who </w:delText>
              </w:r>
            </w:del>
            <w:ins w:author="Maya Gislason" w:id="130" w:date="2025-12-16T07:31:21Z">
              <w:r w:rsidDel="00000000" w:rsidR="00000000" w:rsidRPr="00000000">
                <w:rPr>
                  <w:rtl w:val="0"/>
                </w:rPr>
                <w:t xml:space="preserve"> </w:t>
              </w:r>
            </w:ins>
            <w:r w:rsidDel="00000000" w:rsidR="00000000" w:rsidRPr="00000000">
              <w:rPr>
                <w:rtl w:val="0"/>
              </w:rPr>
              <w:t xml:space="preserve">have long witnessed the degradation of lands, waters, and ecosystems central to their</w:t>
            </w:r>
            <w:ins w:author="Mike Marchand" w:id="131" w:date="2025-11-27T03:06:51Z">
              <w:r w:rsidDel="00000000" w:rsidR="00000000" w:rsidRPr="00000000">
                <w:rPr>
                  <w:rtl w:val="0"/>
                </w:rPr>
                <w:t xml:space="preserve"> cultures </w:t>
              </w:r>
            </w:ins>
            <w:r w:rsidDel="00000000" w:rsidR="00000000" w:rsidRPr="00000000">
              <w:rPr>
                <w:rtl w:val="0"/>
              </w:rPr>
              <w:t xml:space="preserve"> identit</w:t>
            </w:r>
            <w:ins w:author="Mike Marchand" w:id="132" w:date="2025-11-27T03:06:58Z">
              <w:r w:rsidDel="00000000" w:rsidR="00000000" w:rsidRPr="00000000">
                <w:rPr>
                  <w:rtl w:val="0"/>
                </w:rPr>
                <w:t xml:space="preserve">ies</w:t>
              </w:r>
            </w:ins>
            <w:del w:author="Mike Marchand" w:id="132" w:date="2025-11-27T03:06:58Z">
              <w:r w:rsidDel="00000000" w:rsidR="00000000" w:rsidRPr="00000000">
                <w:rPr>
                  <w:rtl w:val="0"/>
                </w:rPr>
                <w:delText xml:space="preserve">y</w:delText>
              </w:r>
            </w:del>
            <w:r w:rsidDel="00000000" w:rsidR="00000000" w:rsidRPr="00000000">
              <w:rPr>
                <w:rtl w:val="0"/>
              </w:rPr>
              <w:t xml:space="preserve"> and wellbeing. These emotions are not new; they are part of an intergenerational story of resilience shaped by colonization, land dispossession, and cultural </w:t>
            </w:r>
            <w:commentRangeStart w:id="99"/>
            <w:r w:rsidDel="00000000" w:rsidR="00000000" w:rsidRPr="00000000">
              <w:rPr>
                <w:rtl w:val="0"/>
              </w:rPr>
              <w:t xml:space="preserve">disruption</w:t>
            </w:r>
            <w:commentRangeEnd w:id="99"/>
            <w:r w:rsidDel="00000000" w:rsidR="00000000" w:rsidRPr="00000000">
              <w:commentReference w:id="99"/>
            </w:r>
            <w:r w:rsidDel="00000000" w:rsidR="00000000" w:rsidRPr="00000000">
              <w:rPr>
                <w:rtl w:val="0"/>
              </w:rPr>
              <w:t xml:space="preserve">.</w:t>
            </w:r>
          </w:p>
          <w:p w:rsidR="00000000" w:rsidDel="00000000" w:rsidP="00000000" w:rsidRDefault="00000000" w:rsidRPr="00000000" w14:paraId="00000210">
            <w:pPr>
              <w:spacing w:after="240" w:before="240" w:lineRule="auto"/>
              <w:rPr/>
            </w:pPr>
            <w:r w:rsidDel="00000000" w:rsidR="00000000" w:rsidRPr="00000000">
              <w:rPr>
                <w:rtl w:val="0"/>
              </w:rPr>
              <w:t xml:space="preserve">Despite centuries of </w:t>
            </w:r>
            <w:ins w:author="Mike Marchand" w:id="133" w:date="2025-11-27T03:17:56Z">
              <w:r w:rsidDel="00000000" w:rsidR="00000000" w:rsidRPr="00000000">
                <w:rPr>
                  <w:rtl w:val="0"/>
                </w:rPr>
                <w:t xml:space="preserve">colonial </w:t>
              </w:r>
            </w:ins>
            <w:r w:rsidDel="00000000" w:rsidR="00000000" w:rsidRPr="00000000">
              <w:rPr>
                <w:rtl w:val="0"/>
              </w:rPr>
              <w:t xml:space="preserve">impos</w:t>
            </w:r>
            <w:ins w:author="Mike Marchand" w:id="134" w:date="2025-11-27T03:18:00Z">
              <w:r w:rsidDel="00000000" w:rsidR="00000000" w:rsidRPr="00000000">
                <w:rPr>
                  <w:rtl w:val="0"/>
                </w:rPr>
                <w:t xml:space="preserve">ition</w:t>
              </w:r>
            </w:ins>
            <w:del w:author="Mike Marchand" w:id="134" w:date="2025-11-27T03:18:00Z">
              <w:r w:rsidDel="00000000" w:rsidR="00000000" w:rsidRPr="00000000">
                <w:rPr>
                  <w:rtl w:val="0"/>
                </w:rPr>
                <w:delText xml:space="preserve">ed </w:delText>
              </w:r>
            </w:del>
            <w:ins w:author="Mike Marchand" w:id="134" w:date="2025-11-27T03:18:00Z">
              <w:r w:rsidDel="00000000" w:rsidR="00000000" w:rsidRPr="00000000">
                <w:rPr>
                  <w:rtl w:val="0"/>
                </w:rPr>
                <w:t xml:space="preserve">,</w:t>
              </w:r>
            </w:ins>
            <w:ins w:author="Mike Marchand" w:id="135" w:date="2025-11-27T03:16:05Z">
              <w:r w:rsidDel="00000000" w:rsidR="00000000" w:rsidRPr="00000000">
                <w:rPr>
                  <w:rtl w:val="0"/>
                </w:rPr>
                <w:t xml:space="preserve"> </w:t>
              </w:r>
            </w:ins>
            <w:r w:rsidDel="00000000" w:rsidR="00000000" w:rsidRPr="00000000">
              <w:rPr>
                <w:rtl w:val="0"/>
              </w:rPr>
              <w:t xml:space="preserve">trauma, </w:t>
            </w:r>
            <w:ins w:author="Mike Marchand" w:id="136" w:date="2025-11-27T03:18:19Z">
              <w:r w:rsidDel="00000000" w:rsidR="00000000" w:rsidRPr="00000000">
                <w:rPr>
                  <w:rtl w:val="0"/>
                </w:rPr>
                <w:t xml:space="preserve">and harm </w:t>
              </w:r>
            </w:ins>
            <w:r w:rsidDel="00000000" w:rsidR="00000000" w:rsidRPr="00000000">
              <w:rPr>
                <w:rtl w:val="0"/>
              </w:rPr>
              <w:t xml:space="preserve">Indigenous Peoples </w:t>
            </w:r>
            <w:ins w:author="Mike Marchand" w:id="137" w:date="2025-11-27T03:17:12Z">
              <w:r w:rsidDel="00000000" w:rsidR="00000000" w:rsidRPr="00000000">
                <w:rPr>
                  <w:rtl w:val="0"/>
                </w:rPr>
                <w:t xml:space="preserve">have engaged in resistance and healing work from the start </w:t>
              </w:r>
            </w:ins>
            <w:del w:author="Mike Marchand" w:id="137" w:date="2025-11-27T03:17:12Z">
              <w:r w:rsidDel="00000000" w:rsidR="00000000" w:rsidRPr="00000000">
                <w:rPr>
                  <w:rtl w:val="0"/>
                </w:rPr>
                <w:delText xml:space="preserve">h</w:delText>
              </w:r>
            </w:del>
            <w:del w:author="Mike Marchand" w:id="138" w:date="2025-11-27T03:19:14Z">
              <w:r w:rsidDel="00000000" w:rsidR="00000000" w:rsidRPr="00000000">
                <w:rPr>
                  <w:rtl w:val="0"/>
                </w:rPr>
                <w:delText xml:space="preserve">ave </w:delText>
              </w:r>
            </w:del>
            <w:ins w:author="Mike Marchand" w:id="138" w:date="2025-11-27T03:19:14Z">
              <w:del w:author="Mike Marchand" w:id="138" w:date="2025-11-27T03:19:14Z">
                <w:r w:rsidDel="00000000" w:rsidR="00000000" w:rsidRPr="00000000">
                  <w:rPr>
                    <w:rtl w:val="0"/>
                  </w:rPr>
                  <w:delText xml:space="preserve">carrying</w:delText>
                </w:r>
              </w:del>
            </w:ins>
            <w:del w:author="Mike Marchand" w:id="138" w:date="2025-11-27T03:19:14Z">
              <w:r w:rsidDel="00000000" w:rsidR="00000000" w:rsidRPr="00000000">
                <w:rPr>
                  <w:rtl w:val="0"/>
                </w:rPr>
                <w:delText xml:space="preserve">carried</w:delText>
              </w:r>
            </w:del>
            <w:r w:rsidDel="00000000" w:rsidR="00000000" w:rsidRPr="00000000">
              <w:rPr>
                <w:rtl w:val="0"/>
              </w:rPr>
              <w:t xml:space="preserve"> forward languages, practices, ceremonies,</w:t>
            </w:r>
            <w:ins w:author="Mike Marchand" w:id="139" w:date="2025-11-27T03:19:53Z">
              <w:r w:rsidDel="00000000" w:rsidR="00000000" w:rsidRPr="00000000">
                <w:rPr>
                  <w:rtl w:val="0"/>
                </w:rPr>
                <w:t xml:space="preserve"> ways of knowing, governance, </w:t>
              </w:r>
            </w:ins>
            <w:r w:rsidDel="00000000" w:rsidR="00000000" w:rsidRPr="00000000">
              <w:rPr>
                <w:rtl w:val="0"/>
              </w:rPr>
              <w:t xml:space="preserve"> and kinship systems that </w:t>
            </w:r>
            <w:ins w:author="Mike Marchand" w:id="140" w:date="2025-11-27T03:20:35Z">
              <w:r w:rsidDel="00000000" w:rsidR="00000000" w:rsidRPr="00000000">
                <w:rPr>
                  <w:rtl w:val="0"/>
                </w:rPr>
                <w:t xml:space="preserve">continue to </w:t>
              </w:r>
            </w:ins>
            <w:r w:rsidDel="00000000" w:rsidR="00000000" w:rsidRPr="00000000">
              <w:rPr>
                <w:rtl w:val="0"/>
              </w:rPr>
              <w:t xml:space="preserve">sustain cultural and spiritual health</w:t>
            </w:r>
            <w:ins w:author="Mike Marchand" w:id="141" w:date="2025-11-27T03:20:50Z">
              <w:r w:rsidDel="00000000" w:rsidR="00000000" w:rsidRPr="00000000">
                <w:rPr>
                  <w:rtl w:val="0"/>
                </w:rPr>
                <w:t xml:space="preserve"> built upon a foundation of  harmonious relationships with family, communities as well the lands and waters and non-human inhabitants</w:t>
              </w:r>
            </w:ins>
            <w:r w:rsidDel="00000000" w:rsidR="00000000" w:rsidRPr="00000000">
              <w:rPr>
                <w:rtl w:val="0"/>
              </w:rPr>
              <w:t xml:space="preserve">. This resilience is not simply about survival. It reflects a deep commitment to maintaining continuity across generations, even in the face of repeated </w:t>
            </w:r>
            <w:ins w:author="Mike Marchand" w:id="142" w:date="2025-11-27T03:23:05Z">
              <w:r w:rsidDel="00000000" w:rsidR="00000000" w:rsidRPr="00000000">
                <w:rPr>
                  <w:rtl w:val="0"/>
                </w:rPr>
                <w:t xml:space="preserve">interference and </w:t>
              </w:r>
            </w:ins>
            <w:r w:rsidDel="00000000" w:rsidR="00000000" w:rsidRPr="00000000">
              <w:rPr>
                <w:rtl w:val="0"/>
              </w:rPr>
              <w:t xml:space="preserve">loss. Cultural continuity, being able to pass on stories, values, and responsibilities, has been shown to protect mental health and strengthen community responses to </w:t>
            </w:r>
            <w:ins w:author="Canadian Coalition Seniors Mental Health" w:id="143" w:date="2025-11-25T19:59:44Z">
              <w:r w:rsidDel="00000000" w:rsidR="00000000" w:rsidRPr="00000000">
                <w:rPr>
                  <w:rtl w:val="0"/>
                </w:rPr>
                <w:t xml:space="preserve">crises</w:t>
              </w:r>
            </w:ins>
            <w:del w:author="Canadian Coalition Seniors Mental Health" w:id="143" w:date="2025-11-25T19:59:44Z">
              <w:r w:rsidDel="00000000" w:rsidR="00000000" w:rsidRPr="00000000">
                <w:rPr>
                  <w:rtl w:val="0"/>
                </w:rPr>
                <w:delText xml:space="preserve">crisis</w:delText>
              </w:r>
            </w:del>
            <w:r w:rsidDel="00000000" w:rsidR="00000000" w:rsidRPr="00000000">
              <w:rPr>
                <w:rtl w:val="0"/>
              </w:rPr>
              <w:t xml:space="preserve">.</w:t>
            </w:r>
          </w:p>
          <w:p w:rsidR="00000000" w:rsidDel="00000000" w:rsidP="00000000" w:rsidRDefault="00000000" w:rsidRPr="00000000" w14:paraId="00000211">
            <w:pPr>
              <w:spacing w:after="240" w:before="240" w:lineRule="auto"/>
              <w:rPr/>
            </w:pPr>
            <w:r w:rsidDel="00000000" w:rsidR="00000000" w:rsidRPr="00000000">
              <w:rPr>
                <w:rtl w:val="0"/>
              </w:rPr>
              <w:t xml:space="preserve">Integrating mental health into climate responses means recognizing the strength that comes from these enduring connections. For Indigenous</w:t>
            </w:r>
            <w:ins w:author="Mike Marchand" w:id="144" w:date="2025-11-27T03:26:10Z">
              <w:r w:rsidDel="00000000" w:rsidR="00000000" w:rsidRPr="00000000">
                <w:rPr>
                  <w:rtl w:val="0"/>
                </w:rPr>
                <w:t xml:space="preserve"> Peoples and</w:t>
              </w:r>
            </w:ins>
            <w:del w:author="Mike Marchand" w:id="144" w:date="2025-11-27T03:26:10Z">
              <w:r w:rsidDel="00000000" w:rsidR="00000000" w:rsidRPr="00000000">
                <w:rPr>
                  <w:rtl w:val="0"/>
                </w:rPr>
                <w:delText xml:space="preserve"> </w:delText>
              </w:r>
            </w:del>
            <w:ins w:author="Mike Marchand" w:id="144" w:date="2025-11-27T03:26:10Z">
              <w:r w:rsidDel="00000000" w:rsidR="00000000" w:rsidRPr="00000000">
                <w:rPr>
                  <w:rtl w:val="0"/>
                </w:rPr>
                <w:t xml:space="preserve"> </w:t>
              </w:r>
            </w:ins>
            <w:r w:rsidDel="00000000" w:rsidR="00000000" w:rsidRPr="00000000">
              <w:rPr>
                <w:rtl w:val="0"/>
              </w:rPr>
              <w:t xml:space="preserve">communities, healing and adaptation are often grounded in culture, not separated from it. When support systems honor Indigenous knowledge and uphold cultural continuity, they do more than address symptoms of distress. They help repair relationships and uphold the responsibilities that come with being part of a living, interdependent world. This lens can inform more inclusive and compassionate approaches to climate and mental health that value both emotional expression and collective resilience.</w:t>
            </w:r>
          </w:p>
        </w:tc>
      </w:tr>
      <w:tr>
        <w:trPr>
          <w:cantSplit w:val="0"/>
          <w:tblHeader w:val="0"/>
        </w:trPr>
        <w:tc>
          <w:tcPr>
            <w:shd w:fill="b6d7a8" w:val="clear"/>
          </w:tcPr>
          <w:p w:rsidR="00000000" w:rsidDel="00000000" w:rsidP="00000000" w:rsidRDefault="00000000" w:rsidRPr="00000000" w14:paraId="00000212">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0213">
            <w:pPr>
              <w:numPr>
                <w:ilvl w:val="0"/>
                <w:numId w:val="30"/>
              </w:numPr>
              <w:ind w:left="720" w:hanging="360"/>
            </w:pPr>
            <w:r w:rsidDel="00000000" w:rsidR="00000000" w:rsidRPr="00000000">
              <w:rPr>
                <w:rtl w:val="0"/>
              </w:rPr>
              <w:t xml:space="preserve">Understanding the relationship between climate change and mental health highlights the global impact of environmental changes on psychological well-being.</w:t>
            </w:r>
          </w:p>
          <w:p w:rsidR="00000000" w:rsidDel="00000000" w:rsidP="00000000" w:rsidRDefault="00000000" w:rsidRPr="00000000" w14:paraId="00000214">
            <w:pPr>
              <w:numPr>
                <w:ilvl w:val="0"/>
                <w:numId w:val="30"/>
              </w:numPr>
              <w:ind w:left="720" w:hanging="360"/>
            </w:pPr>
            <w:r w:rsidDel="00000000" w:rsidR="00000000" w:rsidRPr="00000000">
              <w:rPr>
                <w:rtl w:val="0"/>
              </w:rPr>
              <w:t xml:space="preserve">Addressing mental health challenges enables the development of strategies to mitigate anxiety, stress, and trauma related to climate change.</w:t>
            </w:r>
          </w:p>
          <w:p w:rsidR="00000000" w:rsidDel="00000000" w:rsidP="00000000" w:rsidRDefault="00000000" w:rsidRPr="00000000" w14:paraId="00000215">
            <w:pPr>
              <w:numPr>
                <w:ilvl w:val="0"/>
                <w:numId w:val="30"/>
              </w:numPr>
              <w:ind w:left="720" w:hanging="360"/>
            </w:pPr>
            <w:r w:rsidDel="00000000" w:rsidR="00000000" w:rsidRPr="00000000">
              <w:rPr>
                <w:rtl w:val="0"/>
              </w:rPr>
              <w:t xml:space="preserve">Promoting resilience helps individuals and communities cope with climate-related stressors and maintain mental well-being.</w:t>
            </w:r>
          </w:p>
          <w:p w:rsidR="00000000" w:rsidDel="00000000" w:rsidP="00000000" w:rsidRDefault="00000000" w:rsidRPr="00000000" w14:paraId="00000216">
            <w:pPr>
              <w:numPr>
                <w:ilvl w:val="0"/>
                <w:numId w:val="30"/>
              </w:numPr>
              <w:ind w:left="720" w:hanging="360"/>
            </w:pPr>
            <w:r w:rsidDel="00000000" w:rsidR="00000000" w:rsidRPr="00000000">
              <w:rPr>
                <w:rtl w:val="0"/>
              </w:rPr>
              <w:t xml:space="preserve">For many Indigenous communities, cultural continuity and practices play a central role in bridging climate change and mental health.</w:t>
            </w:r>
          </w:p>
          <w:p w:rsidR="00000000" w:rsidDel="00000000" w:rsidP="00000000" w:rsidRDefault="00000000" w:rsidRPr="00000000" w14:paraId="00000217">
            <w:pPr>
              <w:rPr/>
            </w:pPr>
            <w:r w:rsidDel="00000000" w:rsidR="00000000" w:rsidRPr="00000000">
              <w:rPr>
                <w:rtl w:val="0"/>
              </w:rPr>
              <w:t xml:space="preserve">Recognizing the intricate connection between climate change and mental health is essential for creating holistic approaches to environmental challenges. By integrating this understanding into policies, support systems, and community initiatives, we can build resilient and thriving societies capable of navigating the psychological impacts of a changing climate. This foundational knowledge empowers you to contribute effectively to the collective effort of fostering mental well-being amidst environmental transformation.</w:t>
            </w:r>
          </w:p>
          <w:p w:rsidR="00000000" w:rsidDel="00000000" w:rsidP="00000000" w:rsidRDefault="00000000" w:rsidRPr="00000000" w14:paraId="00000218">
            <w:pPr>
              <w:widowControl w:val="0"/>
              <w:spacing w:line="240" w:lineRule="auto"/>
              <w:rPr/>
            </w:pPr>
            <w:r w:rsidDel="00000000" w:rsidR="00000000" w:rsidRPr="00000000">
              <w:rPr>
                <w:rtl w:val="0"/>
              </w:rPr>
            </w:r>
          </w:p>
        </w:tc>
      </w:tr>
      <w:tr>
        <w:trPr>
          <w:cantSplit w:val="0"/>
          <w:tblHeader w:val="0"/>
        </w:trPr>
        <w:tc>
          <w:tcPr>
            <w:shd w:fill="a4c2f4" w:val="clear"/>
          </w:tcPr>
          <w:p w:rsidR="00000000" w:rsidDel="00000000" w:rsidP="00000000" w:rsidRDefault="00000000" w:rsidRPr="00000000" w14:paraId="00000219">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021A">
            <w:pPr>
              <w:pStyle w:val="Heading2"/>
              <w:spacing w:after="240" w:before="240" w:lineRule="auto"/>
              <w:rPr>
                <w:b w:val="0"/>
                <w:bCs w:val="0"/>
              </w:rPr>
            </w:pPr>
            <w:bookmarkStart w:colFirst="0" w:colLast="0" w:name="_6ik0irqzqpz0" w:id="59"/>
            <w:bookmarkEnd w:id="59"/>
            <w:r w:rsidDel="00000000" w:rsidR="00000000" w:rsidRPr="00000000">
              <w:rPr>
                <w:b w:val="0"/>
                <w:bCs w:val="0"/>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021B">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You will reflect on the importance of understanding the link between climate change and mental health, exploring how this knowledge informs resilience, empowerment, and actionable solutions.</w:t>
            </w:r>
          </w:p>
          <w:p w:rsidR="00000000" w:rsidDel="00000000" w:rsidP="00000000" w:rsidRDefault="00000000" w:rsidRPr="00000000" w14:paraId="0000021C">
            <w:pPr>
              <w:spacing w:after="240" w:before="240" w:lineRule="auto"/>
              <w:rPr>
                <w:u w:val="single"/>
              </w:rPr>
            </w:pPr>
            <w:r w:rsidDel="00000000" w:rsidR="00000000" w:rsidRPr="00000000">
              <w:rPr>
                <w:u w:val="single"/>
                <w:rtl w:val="0"/>
              </w:rPr>
              <w:t xml:space="preserve">Instructions:</w:t>
            </w:r>
          </w:p>
          <w:p w:rsidR="00000000" w:rsidDel="00000000" w:rsidP="00000000" w:rsidRDefault="00000000" w:rsidRPr="00000000" w14:paraId="0000021D">
            <w:pPr>
              <w:numPr>
                <w:ilvl w:val="0"/>
                <w:numId w:val="392"/>
              </w:numPr>
              <w:spacing w:after="0" w:afterAutospacing="0" w:before="240" w:lineRule="auto"/>
              <w:ind w:left="720" w:hanging="360"/>
            </w:pPr>
            <w:r w:rsidDel="00000000" w:rsidR="00000000" w:rsidRPr="00000000">
              <w:rPr>
                <w:b w:val="1"/>
                <w:bCs w:val="1"/>
                <w:rtl w:val="0"/>
              </w:rPr>
              <w:t xml:space="preserve">List Key Reasons:</w:t>
            </w:r>
          </w:p>
          <w:p w:rsidR="00000000" w:rsidDel="00000000" w:rsidP="00000000" w:rsidRDefault="00000000" w:rsidRPr="00000000" w14:paraId="0000021E">
            <w:pPr>
              <w:numPr>
                <w:ilvl w:val="1"/>
                <w:numId w:val="392"/>
              </w:numPr>
              <w:spacing w:after="0" w:afterAutospacing="0" w:before="0" w:beforeAutospacing="0" w:lineRule="auto"/>
              <w:ind w:left="1440" w:hanging="360"/>
            </w:pPr>
            <w:r w:rsidDel="00000000" w:rsidR="00000000" w:rsidRPr="00000000">
              <w:rPr>
                <w:rtl w:val="0"/>
              </w:rPr>
              <w:t xml:space="preserve">Start by reviewing the module content on why it’s important to understand the connection between climate change and mental health. Write down 3-5 key reasons that resonate with you (e.g., fostering resilience, combating feelings of hopelessness, supporting policy initiatives).</w:t>
            </w:r>
          </w:p>
          <w:p w:rsidR="00000000" w:rsidDel="00000000" w:rsidP="00000000" w:rsidRDefault="00000000" w:rsidRPr="00000000" w14:paraId="0000021F">
            <w:pPr>
              <w:numPr>
                <w:ilvl w:val="0"/>
                <w:numId w:val="392"/>
              </w:numPr>
              <w:spacing w:after="0" w:afterAutospacing="0" w:before="0" w:beforeAutospacing="0" w:lineRule="auto"/>
              <w:ind w:left="720" w:hanging="360"/>
            </w:pPr>
            <w:r w:rsidDel="00000000" w:rsidR="00000000" w:rsidRPr="00000000">
              <w:rPr>
                <w:b w:val="1"/>
                <w:bCs w:val="1"/>
                <w:rtl w:val="0"/>
              </w:rPr>
              <w:t xml:space="preserve">Personal Reflection:</w:t>
            </w:r>
          </w:p>
          <w:p w:rsidR="00000000" w:rsidDel="00000000" w:rsidP="00000000" w:rsidRDefault="00000000" w:rsidRPr="00000000" w14:paraId="00000220">
            <w:pPr>
              <w:numPr>
                <w:ilvl w:val="1"/>
                <w:numId w:val="392"/>
              </w:numPr>
              <w:spacing w:after="0" w:afterAutospacing="0" w:before="0" w:beforeAutospacing="0" w:lineRule="auto"/>
              <w:ind w:left="1440" w:hanging="360"/>
            </w:pPr>
            <w:r w:rsidDel="00000000" w:rsidR="00000000" w:rsidRPr="00000000">
              <w:rPr>
                <w:rtl w:val="0"/>
              </w:rPr>
              <w:t xml:space="preserve">For each reason you’ve written down, reflect on why it is significant to you or your community. Answer these guiding questions:</w:t>
            </w:r>
          </w:p>
          <w:p w:rsidR="00000000" w:rsidDel="00000000" w:rsidP="00000000" w:rsidRDefault="00000000" w:rsidRPr="00000000" w14:paraId="00000221">
            <w:pPr>
              <w:numPr>
                <w:ilvl w:val="2"/>
                <w:numId w:val="392"/>
              </w:numPr>
              <w:spacing w:after="0" w:afterAutospacing="0" w:before="0" w:beforeAutospacing="0" w:lineRule="auto"/>
              <w:ind w:left="2160" w:hanging="360"/>
            </w:pPr>
            <w:r w:rsidDel="00000000" w:rsidR="00000000" w:rsidRPr="00000000">
              <w:rPr>
                <w:rtl w:val="0"/>
              </w:rPr>
              <w:t xml:space="preserve">Why is this reason important?</w:t>
            </w:r>
          </w:p>
          <w:p w:rsidR="00000000" w:rsidDel="00000000" w:rsidP="00000000" w:rsidRDefault="00000000" w:rsidRPr="00000000" w14:paraId="00000222">
            <w:pPr>
              <w:numPr>
                <w:ilvl w:val="2"/>
                <w:numId w:val="392"/>
              </w:numPr>
              <w:spacing w:after="0" w:afterAutospacing="0" w:before="0" w:beforeAutospacing="0" w:lineRule="auto"/>
              <w:ind w:left="2160" w:hanging="360"/>
            </w:pPr>
            <w:r w:rsidDel="00000000" w:rsidR="00000000" w:rsidRPr="00000000">
              <w:rPr>
                <w:rtl w:val="0"/>
              </w:rPr>
              <w:t xml:space="preserve">Can you think of an example (real or hypothetical) that illustrates this connection?</w:t>
            </w:r>
          </w:p>
          <w:p w:rsidR="00000000" w:rsidDel="00000000" w:rsidP="00000000" w:rsidRDefault="00000000" w:rsidRPr="00000000" w14:paraId="00000223">
            <w:pPr>
              <w:numPr>
                <w:ilvl w:val="2"/>
                <w:numId w:val="392"/>
              </w:numPr>
              <w:spacing w:after="0" w:afterAutospacing="0" w:before="0" w:beforeAutospacing="0" w:lineRule="auto"/>
              <w:ind w:left="2160" w:hanging="360"/>
            </w:pPr>
            <w:r w:rsidDel="00000000" w:rsidR="00000000" w:rsidRPr="00000000">
              <w:rPr>
                <w:rtl w:val="0"/>
              </w:rPr>
              <w:t xml:space="preserve">How might understanding this reason lead to better mental health outcomes?</w:t>
            </w:r>
          </w:p>
          <w:p w:rsidR="00000000" w:rsidDel="00000000" w:rsidP="00000000" w:rsidRDefault="00000000" w:rsidRPr="00000000" w14:paraId="00000224">
            <w:pPr>
              <w:numPr>
                <w:ilvl w:val="0"/>
                <w:numId w:val="392"/>
              </w:numPr>
              <w:spacing w:after="0" w:afterAutospacing="0" w:before="0" w:beforeAutospacing="0" w:lineRule="auto"/>
              <w:ind w:left="720" w:hanging="360"/>
            </w:pPr>
            <w:r w:rsidDel="00000000" w:rsidR="00000000" w:rsidRPr="00000000">
              <w:rPr>
                <w:b w:val="1"/>
                <w:bCs w:val="1"/>
                <w:rtl w:val="0"/>
              </w:rPr>
              <w:t xml:space="preserve">Application to Action:</w:t>
            </w:r>
          </w:p>
          <w:p w:rsidR="00000000" w:rsidDel="00000000" w:rsidP="00000000" w:rsidRDefault="00000000" w:rsidRPr="00000000" w14:paraId="00000225">
            <w:pPr>
              <w:numPr>
                <w:ilvl w:val="1"/>
                <w:numId w:val="392"/>
              </w:numPr>
              <w:spacing w:after="0" w:afterAutospacing="0" w:before="0" w:beforeAutospacing="0" w:lineRule="auto"/>
              <w:ind w:left="1440" w:hanging="360"/>
            </w:pPr>
            <w:r w:rsidDel="00000000" w:rsidR="00000000" w:rsidRPr="00000000">
              <w:rPr>
                <w:rtl w:val="0"/>
              </w:rPr>
              <w:t xml:space="preserve">Think about how this understanding could encourage actionable change. For example:</w:t>
            </w:r>
          </w:p>
          <w:p w:rsidR="00000000" w:rsidDel="00000000" w:rsidP="00000000" w:rsidRDefault="00000000" w:rsidRPr="00000000" w14:paraId="00000226">
            <w:pPr>
              <w:numPr>
                <w:ilvl w:val="2"/>
                <w:numId w:val="392"/>
              </w:numPr>
              <w:spacing w:after="0" w:afterAutospacing="0" w:before="0" w:beforeAutospacing="0" w:lineRule="auto"/>
              <w:ind w:left="2160" w:hanging="360"/>
            </w:pPr>
            <w:r w:rsidDel="00000000" w:rsidR="00000000" w:rsidRPr="00000000">
              <w:rPr>
                <w:rtl w:val="0"/>
              </w:rPr>
              <w:t xml:space="preserve">How can raising awareness of the climate change-mental health link inspire proactive steps at an individual or community level?</w:t>
            </w:r>
          </w:p>
          <w:p w:rsidR="00000000" w:rsidDel="00000000" w:rsidP="00000000" w:rsidRDefault="00000000" w:rsidRPr="00000000" w14:paraId="00000227">
            <w:pPr>
              <w:numPr>
                <w:ilvl w:val="2"/>
                <w:numId w:val="392"/>
              </w:numPr>
              <w:spacing w:after="0" w:afterAutospacing="0" w:before="0" w:beforeAutospacing="0" w:lineRule="auto"/>
              <w:ind w:left="2160" w:hanging="360"/>
            </w:pPr>
            <w:r w:rsidDel="00000000" w:rsidR="00000000" w:rsidRPr="00000000">
              <w:rPr>
                <w:rtl w:val="0"/>
              </w:rPr>
              <w:t xml:space="preserve">What role can you play in fostering this awareness?</w:t>
            </w:r>
          </w:p>
          <w:p w:rsidR="00000000" w:rsidDel="00000000" w:rsidP="00000000" w:rsidRDefault="00000000" w:rsidRPr="00000000" w14:paraId="00000228">
            <w:pPr>
              <w:numPr>
                <w:ilvl w:val="0"/>
                <w:numId w:val="392"/>
              </w:numPr>
              <w:spacing w:after="0" w:afterAutospacing="0" w:before="0" w:beforeAutospacing="0" w:lineRule="auto"/>
              <w:ind w:left="720" w:hanging="360"/>
            </w:pPr>
            <w:r w:rsidDel="00000000" w:rsidR="00000000" w:rsidRPr="00000000">
              <w:rPr>
                <w:b w:val="1"/>
                <w:bCs w:val="1"/>
                <w:rtl w:val="0"/>
              </w:rPr>
              <w:t xml:space="preserve">Create a Summary Statement:</w:t>
            </w:r>
          </w:p>
          <w:p w:rsidR="00000000" w:rsidDel="00000000" w:rsidP="00000000" w:rsidRDefault="00000000" w:rsidRPr="00000000" w14:paraId="00000229">
            <w:pPr>
              <w:numPr>
                <w:ilvl w:val="1"/>
                <w:numId w:val="392"/>
              </w:numPr>
              <w:spacing w:after="240" w:before="0" w:beforeAutospacing="0" w:lineRule="auto"/>
              <w:ind w:left="1440" w:hanging="360"/>
            </w:pPr>
            <w:r w:rsidDel="00000000" w:rsidR="00000000" w:rsidRPr="00000000">
              <w:rPr>
                <w:rtl w:val="0"/>
              </w:rPr>
              <w:t xml:space="preserve">Summarize your thoughts in a paragraph explaining why understanding the relationship between climate change and mental health is important for creating resilient, empowered communities.</w:t>
            </w:r>
          </w:p>
          <w:p w:rsidR="00000000" w:rsidDel="00000000" w:rsidP="00000000" w:rsidRDefault="00000000" w:rsidRPr="00000000" w14:paraId="0000022A">
            <w:pPr>
              <w:pStyle w:val="Heading2"/>
              <w:spacing w:after="240" w:before="240" w:lineRule="auto"/>
              <w:rPr>
                <w:b w:val="0"/>
                <w:bCs w:val="0"/>
              </w:rPr>
            </w:pPr>
            <w:bookmarkStart w:colFirst="0" w:colLast="0" w:name="_hdjen7uvk9zd" w:id="60"/>
            <w:bookmarkEnd w:id="60"/>
            <w:r w:rsidDel="00000000" w:rsidR="00000000" w:rsidRPr="00000000">
              <w:rPr>
                <w:b w:val="0"/>
                <w:bCs w:val="0"/>
                <w:color w:val="c9daf8"/>
                <w:shd w:fill="3c78d8" w:val="clear"/>
                <w:rtl w:val="0"/>
              </w:rPr>
              <w:t xml:space="preserve">With Others</w:t>
            </w:r>
            <w:r w:rsidDel="00000000" w:rsidR="00000000" w:rsidRPr="00000000">
              <w:rPr>
                <w:rtl w:val="0"/>
              </w:rPr>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Groups will collaborate to explore the importance of understanding the climate change-mental health relationship and develop an advocacy message to promote awareness and action.</w:t>
            </w:r>
          </w:p>
          <w:p w:rsidR="00000000" w:rsidDel="00000000" w:rsidP="00000000" w:rsidRDefault="00000000" w:rsidRPr="00000000" w14:paraId="0000022C">
            <w:pPr>
              <w:spacing w:after="240" w:before="240" w:lineRule="auto"/>
              <w:rPr>
                <w:u w:val="single"/>
              </w:rPr>
            </w:pPr>
            <w:r w:rsidDel="00000000" w:rsidR="00000000" w:rsidRPr="00000000">
              <w:rPr>
                <w:u w:val="single"/>
                <w:rtl w:val="0"/>
              </w:rPr>
              <w:t xml:space="preserve">Facilitator Instructions:</w:t>
            </w:r>
          </w:p>
          <w:p w:rsidR="00000000" w:rsidDel="00000000" w:rsidP="00000000" w:rsidRDefault="00000000" w:rsidRPr="00000000" w14:paraId="0000022D">
            <w:pPr>
              <w:spacing w:after="240" w:before="240" w:lineRule="auto"/>
              <w:rPr/>
            </w:pPr>
            <w:r w:rsidDel="00000000" w:rsidR="00000000" w:rsidRPr="00000000">
              <w:rPr>
                <w:b w:val="1"/>
                <w:bCs w:val="1"/>
                <w:rtl w:val="0"/>
              </w:rPr>
              <w:t xml:space="preserve">Preparation Time:</w:t>
            </w:r>
            <w:r w:rsidDel="00000000" w:rsidR="00000000" w:rsidRPr="00000000">
              <w:rPr>
                <w:rtl w:val="0"/>
              </w:rPr>
              <w:t xml:space="preserve"> 15 minutes to prepare group instructions and provide materials (e.g., markers and large paper for in-person classes or a shared collaborative tool like Google Jamboard for online sessions).</w:t>
              <w:br w:type="textWrapping"/>
            </w:r>
            <w:r w:rsidDel="00000000" w:rsidR="00000000" w:rsidRPr="00000000">
              <w:rPr>
                <w:b w:val="1"/>
                <w:bCs w:val="1"/>
                <w:rtl w:val="0"/>
              </w:rPr>
              <w:t xml:space="preserve">Time Allocation:</w:t>
            </w:r>
            <w:r w:rsidDel="00000000" w:rsidR="00000000" w:rsidRPr="00000000">
              <w:rPr>
                <w:rtl w:val="0"/>
              </w:rPr>
              <w:t xml:space="preserve"> 50-60 minutes.</w:t>
            </w:r>
          </w:p>
          <w:p w:rsidR="00000000" w:rsidDel="00000000" w:rsidP="00000000" w:rsidRDefault="00000000" w:rsidRPr="00000000" w14:paraId="0000022E">
            <w:pPr>
              <w:numPr>
                <w:ilvl w:val="0"/>
                <w:numId w:val="213"/>
              </w:numPr>
              <w:spacing w:after="0" w:afterAutospacing="0" w:before="240" w:lineRule="auto"/>
              <w:ind w:left="720" w:hanging="360"/>
            </w:pPr>
            <w:r w:rsidDel="00000000" w:rsidR="00000000" w:rsidRPr="00000000">
              <w:rPr>
                <w:b w:val="1"/>
                <w:bCs w:val="1"/>
                <w:rtl w:val="0"/>
              </w:rPr>
              <w:t xml:space="preserve">Set the Stage:</w:t>
            </w:r>
          </w:p>
          <w:p w:rsidR="00000000" w:rsidDel="00000000" w:rsidP="00000000" w:rsidRDefault="00000000" w:rsidRPr="00000000" w14:paraId="0000022F">
            <w:pPr>
              <w:numPr>
                <w:ilvl w:val="1"/>
                <w:numId w:val="213"/>
              </w:numPr>
              <w:spacing w:after="0" w:afterAutospacing="0" w:before="0" w:beforeAutospacing="0" w:lineRule="auto"/>
              <w:ind w:left="1440" w:hanging="360"/>
            </w:pPr>
            <w:r w:rsidDel="00000000" w:rsidR="00000000" w:rsidRPr="00000000">
              <w:rPr>
                <w:rtl w:val="0"/>
              </w:rPr>
              <w:t xml:space="preserve">Introduce the activity by emphasizing that understanding the link between climate change and mental health is not just academic—it’s essential for fostering resilience, informing policy, and empowering communities to act.</w:t>
            </w:r>
          </w:p>
          <w:p w:rsidR="00000000" w:rsidDel="00000000" w:rsidP="00000000" w:rsidRDefault="00000000" w:rsidRPr="00000000" w14:paraId="00000230">
            <w:pPr>
              <w:numPr>
                <w:ilvl w:val="0"/>
                <w:numId w:val="213"/>
              </w:numPr>
              <w:spacing w:after="0" w:afterAutospacing="0" w:before="0" w:beforeAutospacing="0" w:lineRule="auto"/>
              <w:ind w:left="720" w:hanging="360"/>
            </w:pPr>
            <w:r w:rsidDel="00000000" w:rsidR="00000000" w:rsidRPr="00000000">
              <w:rPr>
                <w:b w:val="1"/>
                <w:bCs w:val="1"/>
                <w:rtl w:val="0"/>
              </w:rPr>
              <w:t xml:space="preserve">Group Assignment:</w:t>
            </w:r>
          </w:p>
          <w:p w:rsidR="00000000" w:rsidDel="00000000" w:rsidP="00000000" w:rsidRDefault="00000000" w:rsidRPr="00000000" w14:paraId="00000231">
            <w:pPr>
              <w:numPr>
                <w:ilvl w:val="1"/>
                <w:numId w:val="213"/>
              </w:numPr>
              <w:spacing w:after="0" w:afterAutospacing="0" w:before="0" w:beforeAutospacing="0" w:lineRule="auto"/>
              <w:ind w:left="1440" w:hanging="360"/>
            </w:pPr>
            <w:r w:rsidDel="00000000" w:rsidR="00000000" w:rsidRPr="00000000">
              <w:rPr>
                <w:rtl w:val="0"/>
              </w:rPr>
              <w:t xml:space="preserve">Divide </w:t>
            </w:r>
            <w:commentRangeStart w:id="100"/>
            <w:r w:rsidDel="00000000" w:rsidR="00000000" w:rsidRPr="00000000">
              <w:rPr>
                <w:rtl w:val="0"/>
              </w:rPr>
              <w:t xml:space="preserve">students </w:t>
            </w:r>
            <w:commentRangeEnd w:id="100"/>
            <w:r w:rsidDel="00000000" w:rsidR="00000000" w:rsidRPr="00000000">
              <w:commentReference w:id="100"/>
            </w:r>
            <w:r w:rsidDel="00000000" w:rsidR="00000000" w:rsidRPr="00000000">
              <w:rPr>
                <w:rtl w:val="0"/>
              </w:rPr>
              <w:t xml:space="preserve">into small groups of 4-5. Assign each group a specific theme from the module (e.g., promoting resilience, reducing hopelessness, supporting policy initiatives, or fostering education and support systems).</w:t>
            </w:r>
          </w:p>
          <w:p w:rsidR="00000000" w:rsidDel="00000000" w:rsidP="00000000" w:rsidRDefault="00000000" w:rsidRPr="00000000" w14:paraId="00000232">
            <w:pPr>
              <w:numPr>
                <w:ilvl w:val="0"/>
                <w:numId w:val="213"/>
              </w:numPr>
              <w:spacing w:after="0" w:afterAutospacing="0" w:before="0" w:beforeAutospacing="0" w:lineRule="auto"/>
              <w:ind w:left="720" w:hanging="360"/>
            </w:pPr>
            <w:r w:rsidDel="00000000" w:rsidR="00000000" w:rsidRPr="00000000">
              <w:rPr>
                <w:b w:val="1"/>
                <w:bCs w:val="1"/>
                <w:rtl w:val="0"/>
              </w:rPr>
              <w:t xml:space="preserve">Activity Flow:</w:t>
            </w:r>
          </w:p>
          <w:p w:rsidR="00000000" w:rsidDel="00000000" w:rsidP="00000000" w:rsidRDefault="00000000" w:rsidRPr="00000000" w14:paraId="00000233">
            <w:pPr>
              <w:numPr>
                <w:ilvl w:val="1"/>
                <w:numId w:val="213"/>
              </w:numPr>
              <w:spacing w:after="0" w:afterAutospacing="0" w:before="0" w:beforeAutospacing="0" w:lineRule="auto"/>
              <w:ind w:left="1440" w:hanging="360"/>
            </w:pPr>
            <w:r w:rsidDel="00000000" w:rsidR="00000000" w:rsidRPr="00000000">
              <w:rPr>
                <w:b w:val="1"/>
                <w:bCs w:val="1"/>
                <w:rtl w:val="0"/>
              </w:rPr>
              <w:t xml:space="preserve">Step 1 (10 minutes):</w:t>
            </w:r>
            <w:r w:rsidDel="00000000" w:rsidR="00000000" w:rsidRPr="00000000">
              <w:rPr>
                <w:rtl w:val="0"/>
              </w:rPr>
              <w:t xml:space="preserve"> Groups discuss their assigned theme, using these guiding questions:</w:t>
            </w:r>
          </w:p>
          <w:p w:rsidR="00000000" w:rsidDel="00000000" w:rsidP="00000000" w:rsidRDefault="00000000" w:rsidRPr="00000000" w14:paraId="00000234">
            <w:pPr>
              <w:numPr>
                <w:ilvl w:val="2"/>
                <w:numId w:val="213"/>
              </w:numPr>
              <w:spacing w:after="0" w:afterAutospacing="0" w:before="0" w:beforeAutospacing="0" w:lineRule="auto"/>
              <w:ind w:left="2160" w:hanging="360"/>
            </w:pPr>
            <w:r w:rsidDel="00000000" w:rsidR="00000000" w:rsidRPr="00000000">
              <w:rPr>
                <w:rtl w:val="0"/>
              </w:rPr>
              <w:t xml:space="preserve">Why is understanding this theme important for addressing climate change and mental health?</w:t>
            </w:r>
          </w:p>
          <w:p w:rsidR="00000000" w:rsidDel="00000000" w:rsidP="00000000" w:rsidRDefault="00000000" w:rsidRPr="00000000" w14:paraId="00000235">
            <w:pPr>
              <w:numPr>
                <w:ilvl w:val="2"/>
                <w:numId w:val="213"/>
              </w:numPr>
              <w:spacing w:after="0" w:afterAutospacing="0" w:before="0" w:beforeAutospacing="0" w:lineRule="auto"/>
              <w:ind w:left="2160" w:hanging="360"/>
            </w:pPr>
            <w:r w:rsidDel="00000000" w:rsidR="00000000" w:rsidRPr="00000000">
              <w:rPr>
                <w:rtl w:val="0"/>
              </w:rPr>
              <w:t xml:space="preserve">How does this theme connect to real-world examples (e.g., policies, community initiatives, or personal actions)?</w:t>
            </w:r>
          </w:p>
          <w:p w:rsidR="00000000" w:rsidDel="00000000" w:rsidP="00000000" w:rsidRDefault="00000000" w:rsidRPr="00000000" w14:paraId="00000236">
            <w:pPr>
              <w:numPr>
                <w:ilvl w:val="2"/>
                <w:numId w:val="213"/>
              </w:numPr>
              <w:spacing w:after="0" w:afterAutospacing="0" w:before="0" w:beforeAutospacing="0" w:lineRule="auto"/>
              <w:ind w:left="2160" w:hanging="360"/>
            </w:pPr>
            <w:r w:rsidDel="00000000" w:rsidR="00000000" w:rsidRPr="00000000">
              <w:rPr>
                <w:rtl w:val="0"/>
              </w:rPr>
              <w:t xml:space="preserve">What barriers might prevent people from understanding or addressing this theme?</w:t>
            </w:r>
          </w:p>
          <w:p w:rsidR="00000000" w:rsidDel="00000000" w:rsidP="00000000" w:rsidRDefault="00000000" w:rsidRPr="00000000" w14:paraId="00000237">
            <w:pPr>
              <w:numPr>
                <w:ilvl w:val="1"/>
                <w:numId w:val="213"/>
              </w:numPr>
              <w:spacing w:after="0" w:afterAutospacing="0" w:before="0" w:beforeAutospacing="0" w:lineRule="auto"/>
              <w:ind w:left="1440" w:hanging="360"/>
            </w:pPr>
            <w:r w:rsidDel="00000000" w:rsidR="00000000" w:rsidRPr="00000000">
              <w:rPr>
                <w:b w:val="1"/>
                <w:bCs w:val="1"/>
                <w:rtl w:val="0"/>
              </w:rPr>
              <w:t xml:space="preserve">Step 2 (15 minutes):</w:t>
            </w:r>
            <w:r w:rsidDel="00000000" w:rsidR="00000000" w:rsidRPr="00000000">
              <w:rPr>
                <w:rtl w:val="0"/>
              </w:rPr>
              <w:t xml:space="preserve"> Groups brainstorm how to advocate for awareness of their theme. They can create a message in the form of a slogan, infographic outline, or brief script for a public service announcement (PSA).</w:t>
            </w:r>
          </w:p>
          <w:p w:rsidR="00000000" w:rsidDel="00000000" w:rsidP="00000000" w:rsidRDefault="00000000" w:rsidRPr="00000000" w14:paraId="00000238">
            <w:pPr>
              <w:numPr>
                <w:ilvl w:val="1"/>
                <w:numId w:val="213"/>
              </w:numPr>
              <w:spacing w:after="0" w:afterAutospacing="0" w:before="0" w:beforeAutospacing="0" w:lineRule="auto"/>
              <w:ind w:left="1440" w:hanging="360"/>
            </w:pPr>
            <w:r w:rsidDel="00000000" w:rsidR="00000000" w:rsidRPr="00000000">
              <w:rPr>
                <w:b w:val="1"/>
                <w:bCs w:val="1"/>
                <w:rtl w:val="0"/>
              </w:rPr>
              <w:t xml:space="preserve">Step 3 (10 minutes):</w:t>
            </w:r>
            <w:r w:rsidDel="00000000" w:rsidR="00000000" w:rsidRPr="00000000">
              <w:rPr>
                <w:rtl w:val="0"/>
              </w:rPr>
              <w:t xml:space="preserve"> Each group finalizes their advocacy message, ensuring it is clear, compelling, and actionable.</w:t>
            </w:r>
          </w:p>
          <w:p w:rsidR="00000000" w:rsidDel="00000000" w:rsidP="00000000" w:rsidRDefault="00000000" w:rsidRPr="00000000" w14:paraId="00000239">
            <w:pPr>
              <w:numPr>
                <w:ilvl w:val="0"/>
                <w:numId w:val="213"/>
              </w:numPr>
              <w:spacing w:after="0" w:afterAutospacing="0" w:before="0" w:beforeAutospacing="0" w:lineRule="auto"/>
              <w:ind w:left="720" w:hanging="360"/>
            </w:pPr>
            <w:r w:rsidDel="00000000" w:rsidR="00000000" w:rsidRPr="00000000">
              <w:rPr>
                <w:b w:val="1"/>
                <w:bCs w:val="1"/>
                <w:rtl w:val="0"/>
              </w:rPr>
              <w:t xml:space="preserve">Sharing and Debrief (15 minutes):</w:t>
            </w:r>
          </w:p>
          <w:p w:rsidR="00000000" w:rsidDel="00000000" w:rsidP="00000000" w:rsidRDefault="00000000" w:rsidRPr="00000000" w14:paraId="0000023A">
            <w:pPr>
              <w:numPr>
                <w:ilvl w:val="1"/>
                <w:numId w:val="213"/>
              </w:numPr>
              <w:spacing w:after="0" w:afterAutospacing="0" w:before="0" w:beforeAutospacing="0" w:lineRule="auto"/>
              <w:ind w:left="1440" w:hanging="360"/>
            </w:pPr>
            <w:r w:rsidDel="00000000" w:rsidR="00000000" w:rsidRPr="00000000">
              <w:rPr>
                <w:rtl w:val="0"/>
              </w:rPr>
              <w:t xml:space="preserve">Groups present their advocacy message to the </w:t>
            </w:r>
            <w:commentRangeStart w:id="101"/>
            <w:r w:rsidDel="00000000" w:rsidR="00000000" w:rsidRPr="00000000">
              <w:rPr>
                <w:rtl w:val="0"/>
              </w:rPr>
              <w:t xml:space="preserve">class</w:t>
            </w:r>
            <w:commentRangeEnd w:id="101"/>
            <w:r w:rsidDel="00000000" w:rsidR="00000000" w:rsidRPr="00000000">
              <w:commentReference w:id="101"/>
            </w:r>
            <w:r w:rsidDel="00000000" w:rsidR="00000000" w:rsidRPr="00000000">
              <w:rPr>
                <w:rtl w:val="0"/>
              </w:rPr>
              <w:t xml:space="preserve">. After each presentation, facilitate a discussion to connect their ideas to broader efforts to address climate change and mental health.</w:t>
            </w:r>
          </w:p>
          <w:p w:rsidR="00000000" w:rsidDel="00000000" w:rsidP="00000000" w:rsidRDefault="00000000" w:rsidRPr="00000000" w14:paraId="0000023B">
            <w:pPr>
              <w:numPr>
                <w:ilvl w:val="1"/>
                <w:numId w:val="213"/>
              </w:numPr>
              <w:spacing w:after="0" w:afterAutospacing="0" w:before="0" w:beforeAutospacing="0" w:lineRule="auto"/>
              <w:ind w:left="1440" w:hanging="360"/>
            </w:pPr>
            <w:r w:rsidDel="00000000" w:rsidR="00000000" w:rsidRPr="00000000">
              <w:rPr>
                <w:rtl w:val="0"/>
              </w:rPr>
              <w:t xml:space="preserve">Use debrief questions such as:</w:t>
            </w:r>
          </w:p>
          <w:p w:rsidR="00000000" w:rsidDel="00000000" w:rsidP="00000000" w:rsidRDefault="00000000" w:rsidRPr="00000000" w14:paraId="0000023C">
            <w:pPr>
              <w:numPr>
                <w:ilvl w:val="2"/>
                <w:numId w:val="213"/>
              </w:numPr>
              <w:spacing w:after="0" w:afterAutospacing="0" w:before="0" w:beforeAutospacing="0" w:lineRule="auto"/>
              <w:ind w:left="2160" w:hanging="360"/>
            </w:pPr>
            <w:r w:rsidDel="00000000" w:rsidR="00000000" w:rsidRPr="00000000">
              <w:rPr>
                <w:rtl w:val="0"/>
              </w:rPr>
              <w:t xml:space="preserve">“What common threads did we see across the groups’ messages?”</w:t>
            </w:r>
          </w:p>
          <w:p w:rsidR="00000000" w:rsidDel="00000000" w:rsidP="00000000" w:rsidRDefault="00000000" w:rsidRPr="00000000" w14:paraId="0000023D">
            <w:pPr>
              <w:numPr>
                <w:ilvl w:val="2"/>
                <w:numId w:val="213"/>
              </w:numPr>
              <w:spacing w:after="0" w:afterAutospacing="0" w:before="0" w:beforeAutospacing="0" w:lineRule="auto"/>
              <w:ind w:left="2160" w:hanging="360"/>
            </w:pPr>
            <w:r w:rsidDel="00000000" w:rsidR="00000000" w:rsidRPr="00000000">
              <w:rPr>
                <w:rtl w:val="0"/>
              </w:rPr>
              <w:t xml:space="preserve">“What new insights or ideas emerged from this activity?”</w:t>
            </w:r>
          </w:p>
          <w:p w:rsidR="00000000" w:rsidDel="00000000" w:rsidP="00000000" w:rsidRDefault="00000000" w:rsidRPr="00000000" w14:paraId="0000023E">
            <w:pPr>
              <w:numPr>
                <w:ilvl w:val="2"/>
                <w:numId w:val="213"/>
              </w:numPr>
              <w:spacing w:after="240" w:before="0" w:beforeAutospacing="0" w:lineRule="auto"/>
              <w:ind w:left="2160" w:hanging="360"/>
            </w:pPr>
            <w:r w:rsidDel="00000000" w:rsidR="00000000" w:rsidRPr="00000000">
              <w:rPr>
                <w:rtl w:val="0"/>
              </w:rPr>
              <w:t xml:space="preserve">“How can we use these messages to promote meaningful action in our communities?”</w:t>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Variation:</w:t>
            </w:r>
            <w:r w:rsidDel="00000000" w:rsidR="00000000" w:rsidRPr="00000000">
              <w:rPr>
                <w:rtl w:val="0"/>
              </w:rPr>
              <w:t xml:space="preserve"> If time permits, have groups develop a plan for implementing their advocacy message (e.g., identifying target audiences, platforms, or actions they would take to spread awareness).</w:t>
            </w:r>
          </w:p>
        </w:tc>
      </w:tr>
      <w:tr>
        <w:trPr>
          <w:cantSplit w:val="0"/>
          <w:tblHeader w:val="0"/>
        </w:trPr>
        <w:tc>
          <w:tcPr>
            <w:shd w:fill="d5a6bd" w:val="clear"/>
          </w:tcPr>
          <w:p w:rsidR="00000000" w:rsidDel="00000000" w:rsidP="00000000" w:rsidRDefault="00000000" w:rsidRPr="00000000" w14:paraId="00000240">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0241">
            <w:pPr>
              <w:numPr>
                <w:ilvl w:val="0"/>
                <w:numId w:val="362"/>
              </w:numPr>
              <w:spacing w:after="0" w:afterAutospacing="0" w:before="240" w:lineRule="auto"/>
              <w:ind w:left="720" w:hanging="360"/>
            </w:pPr>
            <w:r w:rsidDel="00000000" w:rsidR="00000000" w:rsidRPr="00000000">
              <w:rPr>
                <w:rtl w:val="0"/>
              </w:rPr>
              <w:t xml:space="preserve">Coverdale, J., Balon, R., Beresin, E. V., et al. (2018). </w:t>
            </w:r>
            <w:r w:rsidDel="00000000" w:rsidR="00000000" w:rsidRPr="00000000">
              <w:rPr>
                <w:i w:val="1"/>
                <w:iCs w:val="1"/>
                <w:rtl w:val="0"/>
              </w:rPr>
              <w:t xml:space="preserve">Climate Change: A Call to Action for the Psychiatric Profession.</w:t>
            </w:r>
            <w:r w:rsidDel="00000000" w:rsidR="00000000" w:rsidRPr="00000000">
              <w:rPr>
                <w:rtl w:val="0"/>
              </w:rPr>
              <w:t xml:space="preserve"> Academic Psychiatry, 42(3), 317–323.</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https://doi.org/10.1007/s40596-018-0885-7</w:t>
              </w:r>
            </w:hyperlink>
            <w:r w:rsidDel="00000000" w:rsidR="00000000" w:rsidRPr="00000000">
              <w:rPr>
                <w:rtl w:val="0"/>
              </w:rPr>
            </w:r>
          </w:p>
          <w:p w:rsidR="00000000" w:rsidDel="00000000" w:rsidP="00000000" w:rsidRDefault="00000000" w:rsidRPr="00000000" w14:paraId="00000242">
            <w:pPr>
              <w:numPr>
                <w:ilvl w:val="0"/>
                <w:numId w:val="362"/>
              </w:numPr>
              <w:spacing w:after="0" w:afterAutospacing="0" w:before="0" w:beforeAutospacing="0" w:lineRule="auto"/>
              <w:ind w:left="720" w:hanging="360"/>
            </w:pPr>
            <w:r w:rsidDel="00000000" w:rsidR="00000000" w:rsidRPr="00000000">
              <w:rPr>
                <w:rtl w:val="0"/>
              </w:rPr>
              <w:t xml:space="preserve">Lawrance, E. L., Thompson, R., Newberry Le Vay, J., et al. (2022). </w:t>
            </w:r>
            <w:r w:rsidDel="00000000" w:rsidR="00000000" w:rsidRPr="00000000">
              <w:rPr>
                <w:i w:val="1"/>
                <w:iCs w:val="1"/>
                <w:rtl w:val="0"/>
              </w:rPr>
              <w:t xml:space="preserve">The Impact of Climate Change on Mental Health and Emotional Wellbeing: A Narrative Review.</w:t>
            </w:r>
            <w:r w:rsidDel="00000000" w:rsidR="00000000" w:rsidRPr="00000000">
              <w:rPr>
                <w:rtl w:val="0"/>
              </w:rPr>
              <w:t xml:space="preserve"> International Review of Psychiatry, 34(5), 443–498.</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https://doi.org/10.1080/09540261.2022.2128725</w:t>
              </w:r>
            </w:hyperlink>
            <w:r w:rsidDel="00000000" w:rsidR="00000000" w:rsidRPr="00000000">
              <w:rPr>
                <w:rtl w:val="0"/>
              </w:rPr>
            </w:r>
          </w:p>
          <w:p w:rsidR="00000000" w:rsidDel="00000000" w:rsidP="00000000" w:rsidRDefault="00000000" w:rsidRPr="00000000" w14:paraId="00000243">
            <w:pPr>
              <w:numPr>
                <w:ilvl w:val="0"/>
                <w:numId w:val="362"/>
              </w:numPr>
              <w:spacing w:after="240" w:before="0" w:beforeAutospacing="0" w:lineRule="auto"/>
              <w:ind w:left="720" w:hanging="360"/>
            </w:pPr>
            <w:r w:rsidDel="00000000" w:rsidR="00000000" w:rsidRPr="00000000">
              <w:rPr>
                <w:rtl w:val="0"/>
              </w:rPr>
              <w:t xml:space="preserve">Power, E., McCarthy, N., Kelly, I., et al. (2023). </w:t>
            </w:r>
            <w:r w:rsidDel="00000000" w:rsidR="00000000" w:rsidRPr="00000000">
              <w:rPr>
                <w:i w:val="1"/>
                <w:iCs w:val="1"/>
                <w:rtl w:val="0"/>
              </w:rPr>
              <w:t xml:space="preserve">Climate change and mental health: time for action and advocacy.</w:t>
            </w:r>
            <w:r w:rsidDel="00000000" w:rsidR="00000000" w:rsidRPr="00000000">
              <w:rPr>
                <w:rtl w:val="0"/>
              </w:rPr>
              <w:t xml:space="preserve"> Irish Journal of Psychological Medicine, 40(1), 6–8.</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https://doi.org/10.1017/ipm.2021.70</w:t>
              </w:r>
            </w:hyperlink>
            <w:r w:rsidDel="00000000" w:rsidR="00000000" w:rsidRPr="00000000">
              <w:rPr>
                <w:rtl w:val="0"/>
              </w:rPr>
            </w:r>
          </w:p>
        </w:tc>
      </w:tr>
    </w:tbl>
    <w:p w:rsidR="00000000" w:rsidDel="00000000" w:rsidP="00000000" w:rsidRDefault="00000000" w:rsidRPr="00000000" w14:paraId="00000244">
      <w:pPr>
        <w:spacing w:after="240" w:before="240" w:lineRule="auto"/>
        <w:rPr/>
        <w:sectPr>
          <w:headerReference r:id="rId44"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2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5" w:type="default"/>
          <w:type w:val="nextPage"/>
          <w:pgSz w:h="12240" w:w="15840" w:orient="landscape"/>
          <w:pgMar w:bottom="1440.0000000000002" w:top="1440.0000000000002" w:left="1440.0000000000002" w:right="1440.0000000000002" w:header="720" w:footer="720"/>
          <w:pgNumType w:start="1"/>
        </w:sectPr>
      </w:pPr>
      <w:bookmarkStart w:colFirst="0" w:colLast="0" w:name="_uil4c5m3faqv"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Quiz 1</w:t>
      </w:r>
      <w:r w:rsidDel="00000000" w:rsidR="00000000" w:rsidRPr="00000000">
        <w:rPr>
          <w:rtl w:val="0"/>
        </w:rPr>
      </w:r>
    </w:p>
    <w:p w:rsidR="00000000" w:rsidDel="00000000" w:rsidP="00000000" w:rsidRDefault="00000000" w:rsidRPr="00000000" w14:paraId="00000246">
      <w:pPr>
        <w:pStyle w:val="Heading1"/>
        <w:spacing w:after="240" w:before="240" w:lineRule="auto"/>
        <w:rPr/>
      </w:pPr>
      <w:bookmarkStart w:colFirst="0" w:colLast="0" w:name="_lkwfg8puwgp4" w:id="62"/>
      <w:bookmarkEnd w:id="62"/>
      <w:r w:rsidDel="00000000" w:rsidR="00000000" w:rsidRPr="00000000">
        <w:rPr>
          <w:rtl w:val="0"/>
        </w:rPr>
      </w:r>
    </w:p>
    <w:tbl>
      <w:tblPr>
        <w:tblStyle w:val="Table21"/>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blHeader w:val="0"/>
        </w:trPr>
        <w:tc>
          <w:tcPr>
            <w:shd w:fill="f4cccc" w:val="clear"/>
          </w:tcPr>
          <w:p w:rsidR="00000000" w:rsidDel="00000000" w:rsidP="00000000" w:rsidRDefault="00000000" w:rsidRPr="00000000" w14:paraId="00000247">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248">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249">
            <w:pPr>
              <w:widowControl w:val="0"/>
              <w:rPr>
                <w:b w:val="1"/>
                <w:bCs w:val="1"/>
                <w:sz w:val="28"/>
                <w:szCs w:val="28"/>
              </w:rPr>
            </w:pPr>
            <w:r w:rsidDel="00000000" w:rsidR="00000000" w:rsidRPr="00000000">
              <w:rPr>
                <w:b w:val="1"/>
                <w:bCs w:val="1"/>
                <w:sz w:val="28"/>
                <w:szCs w:val="28"/>
                <w:rtl w:val="0"/>
              </w:rPr>
              <w:t xml:space="preserve">Section 1 is now closed for review and we are no longer accepting comments. Thank you for your contributions!</w:t>
            </w:r>
          </w:p>
          <w:p w:rsidR="00000000" w:rsidDel="00000000" w:rsidP="00000000" w:rsidRDefault="00000000" w:rsidRPr="00000000" w14:paraId="0000024A">
            <w:pPr>
              <w:widowControl w:val="0"/>
              <w:rPr>
                <w:b w:val="1"/>
                <w:bCs w:val="1"/>
                <w:sz w:val="28"/>
                <w:szCs w:val="28"/>
              </w:rPr>
            </w:pPr>
            <w:r w:rsidDel="00000000" w:rsidR="00000000" w:rsidRPr="00000000">
              <w:rPr>
                <w:rtl w:val="0"/>
              </w:rPr>
            </w:r>
          </w:p>
          <w:p w:rsidR="00000000" w:rsidDel="00000000" w:rsidP="00000000" w:rsidRDefault="00000000" w:rsidRPr="00000000" w14:paraId="0000024B">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024C">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24D">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024E">
      <w:pPr>
        <w:pStyle w:val="Heading1"/>
        <w:spacing w:after="240" w:before="240" w:line="240" w:lineRule="auto"/>
        <w:rPr/>
      </w:pPr>
      <w:bookmarkStart w:colFirst="0" w:colLast="0" w:name="_oa45rdqwrczk" w:id="63"/>
      <w:bookmarkEnd w:id="63"/>
      <w:r w:rsidDel="00000000" w:rsidR="00000000" w:rsidRPr="00000000">
        <w:rPr>
          <w:rtl w:val="0"/>
        </w:rPr>
      </w:r>
    </w:p>
    <w:p w:rsidR="00000000" w:rsidDel="00000000" w:rsidP="00000000" w:rsidRDefault="00000000" w:rsidRPr="00000000" w14:paraId="0000024F">
      <w:pPr>
        <w:pStyle w:val="Heading1"/>
        <w:spacing w:after="240" w:before="240" w:line="240" w:lineRule="auto"/>
        <w:rPr/>
      </w:pPr>
      <w:bookmarkStart w:colFirst="0" w:colLast="0" w:name="_cg1g9mq60peo" w:id="64"/>
      <w:bookmarkEnd w:id="64"/>
      <w:r w:rsidDel="00000000" w:rsidR="00000000" w:rsidRPr="00000000">
        <w:rPr>
          <w:rtl w:val="0"/>
        </w:rPr>
      </w:r>
    </w:p>
    <w:p w:rsidR="00000000" w:rsidDel="00000000" w:rsidP="00000000" w:rsidRDefault="00000000" w:rsidRPr="00000000" w14:paraId="00000250">
      <w:pPr>
        <w:pStyle w:val="Heading1"/>
        <w:spacing w:after="240" w:before="240" w:line="240" w:lineRule="auto"/>
        <w:rPr/>
      </w:pPr>
      <w:bookmarkStart w:colFirst="0" w:colLast="0" w:name="_1b0sbtbgaajd" w:id="65"/>
      <w:bookmarkEnd w:id="65"/>
      <w:r w:rsidDel="00000000" w:rsidR="00000000" w:rsidRPr="00000000">
        <w:rPr>
          <w:rtl w:val="0"/>
        </w:rPr>
      </w:r>
    </w:p>
    <w:p w:rsidR="00000000" w:rsidDel="00000000" w:rsidP="00000000" w:rsidRDefault="00000000" w:rsidRPr="00000000" w14:paraId="00000251">
      <w:pPr>
        <w:pStyle w:val="Heading1"/>
        <w:spacing w:after="240" w:before="240" w:line="240" w:lineRule="auto"/>
        <w:rPr/>
      </w:pPr>
      <w:bookmarkStart w:colFirst="0" w:colLast="0" w:name="_hzbcrhed8bul" w:id="66"/>
      <w:bookmarkEnd w:id="66"/>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1"/>
        <w:spacing w:after="240" w:before="240" w:line="240" w:lineRule="auto"/>
        <w:rPr>
          <w:b w:val="0"/>
          <w:bCs w:val="0"/>
        </w:rPr>
      </w:pPr>
      <w:bookmarkStart w:colFirst="0" w:colLast="0" w:name="_5etv11qh9mik" w:id="67"/>
      <w:bookmarkEnd w:id="67"/>
      <w:r w:rsidDel="00000000" w:rsidR="00000000" w:rsidRPr="00000000">
        <w:rPr>
          <w:rtl w:val="0"/>
        </w:rPr>
        <w:t xml:space="preserve">Quiz #1</w:t>
      </w:r>
      <w:r w:rsidDel="00000000" w:rsidR="00000000" w:rsidRPr="00000000">
        <w:rPr>
          <w:rtl w:val="0"/>
        </w:rPr>
      </w:r>
    </w:p>
    <w:tbl>
      <w:tblPr>
        <w:tblStyle w:val="Table2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0255">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0256">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0257">
            <w:pPr>
              <w:widowControl w:val="0"/>
              <w:numPr>
                <w:ilvl w:val="0"/>
                <w:numId w:val="253"/>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0258">
            <w:pPr>
              <w:widowControl w:val="0"/>
              <w:numPr>
                <w:ilvl w:val="0"/>
                <w:numId w:val="253"/>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0259">
            <w:pPr>
              <w:widowControl w:val="0"/>
              <w:numPr>
                <w:ilvl w:val="0"/>
                <w:numId w:val="253"/>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025A">
            <w:pPr>
              <w:widowControl w:val="0"/>
              <w:numPr>
                <w:ilvl w:val="0"/>
                <w:numId w:val="253"/>
              </w:numPr>
              <w:spacing w:line="240" w:lineRule="auto"/>
              <w:ind w:left="720" w:hanging="360"/>
            </w:pPr>
            <w:r w:rsidDel="00000000" w:rsidR="00000000" w:rsidRPr="00000000">
              <w:rPr>
                <w:rtl w:val="0"/>
              </w:rPr>
              <w:t xml:space="preserve"> </w:t>
            </w:r>
            <w:ins w:author="Mike Marchand" w:id="145" w:date="2025-11-27T03:27:37Z">
              <w:r w:rsidDel="00000000" w:rsidR="00000000" w:rsidRPr="00000000">
                <w:rPr>
                  <w:rtl w:val="0"/>
                </w:rPr>
                <w:t xml:space="preserve">Michael Marchand, sqilxw, syilx Nation - Cultural Safety Consultant</w:t>
              </w:r>
            </w:ins>
            <w:r w:rsidDel="00000000" w:rsidR="00000000" w:rsidRPr="00000000">
              <w:rPr>
                <w:rtl w:val="0"/>
              </w:rPr>
            </w:r>
          </w:p>
          <w:p w:rsidR="00000000" w:rsidDel="00000000" w:rsidP="00000000" w:rsidRDefault="00000000" w:rsidRPr="00000000" w14:paraId="0000025B">
            <w:pPr>
              <w:widowControl w:val="0"/>
              <w:numPr>
                <w:ilvl w:val="0"/>
                <w:numId w:val="253"/>
              </w:numPr>
              <w:spacing w:line="240" w:lineRule="auto"/>
              <w:ind w:left="720" w:hanging="360"/>
            </w:pPr>
            <w:r w:rsidDel="00000000" w:rsidR="00000000" w:rsidRPr="00000000">
              <w:rPr>
                <w:rtl w:val="0"/>
              </w:rPr>
              <w:t xml:space="preserve"> </w:t>
            </w:r>
            <w:ins w:author="Judy Wu" w:id="146" w:date="2025-12-09T06:12:37Z">
              <w:r w:rsidDel="00000000" w:rsidR="00000000" w:rsidRPr="00000000">
                <w:rPr>
                  <w:rtl w:val="0"/>
                </w:rPr>
                <w:t xml:space="preserve">Judy Wu, Faculty of Health Sciences, Simon Fraser University</w:t>
              </w:r>
            </w:ins>
            <w:r w:rsidDel="00000000" w:rsidR="00000000" w:rsidRPr="00000000">
              <w:rPr>
                <w:rtl w:val="0"/>
              </w:rPr>
            </w:r>
          </w:p>
          <w:p w:rsidR="00000000" w:rsidDel="00000000" w:rsidP="00000000" w:rsidRDefault="00000000" w:rsidRPr="00000000" w14:paraId="0000025C">
            <w:pPr>
              <w:widowControl w:val="0"/>
              <w:numPr>
                <w:ilvl w:val="0"/>
                <w:numId w:val="253"/>
              </w:numPr>
              <w:spacing w:line="240" w:lineRule="auto"/>
              <w:ind w:left="720" w:hanging="360"/>
            </w:pPr>
            <w:ins w:author="Maya Gislason" w:id="147" w:date="2025-12-16T07:32:52Z">
              <w:r w:rsidDel="00000000" w:rsidR="00000000" w:rsidRPr="00000000">
                <w:rPr>
                  <w:rtl w:val="0"/>
                </w:rPr>
                <w:t xml:space="preserve">Maya K. Gislason, Faculty of Health Sciences, Simon Fraser University</w:t>
              </w:r>
            </w:ins>
            <w:r w:rsidDel="00000000" w:rsidR="00000000" w:rsidRPr="00000000">
              <w:rPr>
                <w:rtl w:val="0"/>
              </w:rPr>
            </w:r>
          </w:p>
        </w:tc>
      </w:tr>
    </w:tbl>
    <w:p w:rsidR="00000000" w:rsidDel="00000000" w:rsidP="00000000" w:rsidRDefault="00000000" w:rsidRPr="00000000" w14:paraId="0000025D">
      <w:pPr>
        <w:rPr/>
      </w:pPr>
      <w:r w:rsidDel="00000000" w:rsidR="00000000" w:rsidRPr="00000000">
        <w:rPr>
          <w:rtl w:val="0"/>
        </w:rPr>
      </w:r>
    </w:p>
    <w:tbl>
      <w:tblPr>
        <w:tblStyle w:val="Table2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025E">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025F">
            <w:pPr>
              <w:widowControl w:val="0"/>
              <w:spacing w:after="240" w:before="240" w:line="240" w:lineRule="auto"/>
              <w:rPr/>
            </w:pPr>
            <w:r w:rsidDel="00000000" w:rsidR="00000000" w:rsidRPr="00000000">
              <w:rPr>
                <w:rtl w:val="0"/>
              </w:rPr>
              <w:t xml:space="preserve">You've just completed the first section of this course! Congratulations. We hope that what you've learned so far inspires you to keep going! Furthermore, to help cement some of the ideas we will share in this course we have developed a quiz for each module. This quiz is designed to help you </w:t>
            </w:r>
            <w:commentRangeStart w:id="102"/>
            <w:r w:rsidDel="00000000" w:rsidR="00000000" w:rsidRPr="00000000">
              <w:rPr>
                <w:rtl w:val="0"/>
              </w:rPr>
              <w:t xml:space="preserve">remembe</w:t>
            </w:r>
            <w:commentRangeEnd w:id="102"/>
            <w:r w:rsidDel="00000000" w:rsidR="00000000" w:rsidRPr="00000000">
              <w:commentReference w:id="102"/>
            </w:r>
            <w:r w:rsidDel="00000000" w:rsidR="00000000" w:rsidRPr="00000000">
              <w:rPr>
                <w:rtl w:val="0"/>
              </w:rPr>
              <w:t xml:space="preserve">r what you </w:t>
            </w:r>
            <w:ins w:author="Mike Marchand" w:id="148" w:date="2025-11-27T03:28:45Z">
              <w:r w:rsidDel="00000000" w:rsidR="00000000" w:rsidRPr="00000000">
                <w:rPr>
                  <w:rtl w:val="0"/>
                </w:rPr>
                <w:t xml:space="preserve">have </w:t>
              </w:r>
            </w:ins>
            <w:r w:rsidDel="00000000" w:rsidR="00000000" w:rsidRPr="00000000">
              <w:rPr>
                <w:rtl w:val="0"/>
              </w:rPr>
              <w:t xml:space="preserve">learn</w:t>
            </w:r>
            <w:ins w:author="Mike Marchand" w:id="149" w:date="2025-11-27T03:28:49Z">
              <w:r w:rsidDel="00000000" w:rsidR="00000000" w:rsidRPr="00000000">
                <w:rPr>
                  <w:rtl w:val="0"/>
                </w:rPr>
                <w:t xml:space="preserve">ed</w:t>
              </w:r>
            </w:ins>
            <w:r w:rsidDel="00000000" w:rsidR="00000000" w:rsidRPr="00000000">
              <w:rPr>
                <w:rtl w:val="0"/>
              </w:rPr>
              <w:t xml:space="preserve">. Go ahead and give it a try with the questions below:</w:t>
            </w:r>
          </w:p>
        </w:tc>
      </w:tr>
      <w:tr>
        <w:trPr>
          <w:cantSplit w:val="0"/>
          <w:tblHeader w:val="0"/>
        </w:trPr>
        <w:tc>
          <w:tcPr>
            <w:shd w:fill="ea9999" w:val="clear"/>
          </w:tcPr>
          <w:p w:rsidR="00000000" w:rsidDel="00000000" w:rsidP="00000000" w:rsidRDefault="00000000" w:rsidRPr="00000000" w14:paraId="00000260">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0261">
            <w:pPr>
              <w:pStyle w:val="Heading3"/>
              <w:rPr>
                <w:b w:val="1"/>
                <w:bCs w:val="1"/>
                <w:color w:val="000000"/>
                <w:sz w:val="22"/>
                <w:szCs w:val="22"/>
              </w:rPr>
            </w:pPr>
            <w:bookmarkStart w:colFirst="0" w:colLast="0" w:name="_sbak7mqoujr3" w:id="68"/>
            <w:bookmarkEnd w:id="68"/>
            <w:r w:rsidDel="00000000" w:rsidR="00000000" w:rsidRPr="00000000">
              <w:rPr>
                <w:b w:val="1"/>
                <w:bCs w:val="1"/>
                <w:color w:val="000000"/>
                <w:sz w:val="22"/>
                <w:szCs w:val="22"/>
                <w:rtl w:val="0"/>
              </w:rPr>
              <w:t xml:space="preserve">Congratulations on completing the first section of this course! You are on your way to becoming an expert!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Now let’s see what you've learned so far!</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b w:val="1"/>
                <w:bCs w:val="1"/>
              </w:rPr>
            </w:pPr>
            <w:r w:rsidDel="00000000" w:rsidR="00000000" w:rsidRPr="00000000">
              <w:rPr>
                <w:b w:val="1"/>
                <w:bCs w:val="1"/>
                <w:rtl w:val="0"/>
              </w:rPr>
              <w:t xml:space="preserve">1.</w:t>
            </w:r>
            <w:commentRangeStart w:id="103"/>
            <w:r w:rsidDel="00000000" w:rsidR="00000000" w:rsidRPr="00000000">
              <w:rPr>
                <w:b w:val="1"/>
                <w:bCs w:val="1"/>
                <w:rtl w:val="0"/>
              </w:rPr>
              <w:t xml:space="preserve"> Which </w:t>
            </w:r>
            <w:commentRangeEnd w:id="103"/>
            <w:r w:rsidDel="00000000" w:rsidR="00000000" w:rsidRPr="00000000">
              <w:commentReference w:id="103"/>
            </w:r>
            <w:r w:rsidDel="00000000" w:rsidR="00000000" w:rsidRPr="00000000">
              <w:rPr>
                <w:b w:val="1"/>
                <w:bCs w:val="1"/>
                <w:rtl w:val="0"/>
              </w:rPr>
              <w:t xml:space="preserve">of the following best defines climate change?</w:t>
            </w:r>
          </w:p>
          <w:p w:rsidR="00000000" w:rsidDel="00000000" w:rsidP="00000000" w:rsidRDefault="00000000" w:rsidRPr="00000000" w14:paraId="00000266">
            <w:pPr>
              <w:numPr>
                <w:ilvl w:val="0"/>
                <w:numId w:val="238"/>
              </w:numPr>
              <w:ind w:left="720" w:hanging="360"/>
            </w:pPr>
            <w:r w:rsidDel="00000000" w:rsidR="00000000" w:rsidRPr="00000000">
              <w:rPr>
                <w:rtl w:val="0"/>
              </w:rPr>
              <w:t xml:space="preserve">Short-term fluctuations in weather conditions</w:t>
            </w:r>
            <w:commentRangeStart w:id="104"/>
            <w:r w:rsidDel="00000000" w:rsidR="00000000" w:rsidRPr="00000000">
              <w:rPr>
                <w:rtl w:val="0"/>
              </w:rPr>
              <w:t xml:space="preserve">.</w:t>
            </w:r>
            <w:commentRangeEnd w:id="104"/>
            <w:r w:rsidDel="00000000" w:rsidR="00000000" w:rsidRPr="00000000">
              <w:commentReference w:id="104"/>
            </w:r>
            <w:r w:rsidDel="00000000" w:rsidR="00000000" w:rsidRPr="00000000">
              <w:rPr>
                <w:rtl w:val="0"/>
              </w:rPr>
            </w:r>
          </w:p>
          <w:p w:rsidR="00000000" w:rsidDel="00000000" w:rsidP="00000000" w:rsidRDefault="00000000" w:rsidRPr="00000000" w14:paraId="00000267">
            <w:pPr>
              <w:numPr>
                <w:ilvl w:val="0"/>
                <w:numId w:val="238"/>
              </w:numPr>
              <w:ind w:left="720" w:hanging="360"/>
            </w:pPr>
            <w:r w:rsidDel="00000000" w:rsidR="00000000" w:rsidRPr="00000000">
              <w:rPr>
                <w:rtl w:val="0"/>
              </w:rPr>
              <w:t xml:space="preserve">Long-term changes in temperature, precipitation, and other atmospheric conditions primarily driven by human activities.</w:t>
            </w:r>
          </w:p>
          <w:p w:rsidR="00000000" w:rsidDel="00000000" w:rsidP="00000000" w:rsidRDefault="00000000" w:rsidRPr="00000000" w14:paraId="00000268">
            <w:pPr>
              <w:numPr>
                <w:ilvl w:val="0"/>
                <w:numId w:val="238"/>
              </w:numPr>
              <w:ind w:left="720" w:hanging="360"/>
            </w:pPr>
            <w:r w:rsidDel="00000000" w:rsidR="00000000" w:rsidRPr="00000000">
              <w:rPr>
                <w:rtl w:val="0"/>
              </w:rPr>
              <w:t xml:space="preserve">Naturally occurring variations in yearly weather patterns.</w:t>
            </w:r>
          </w:p>
          <w:p w:rsidR="00000000" w:rsidDel="00000000" w:rsidP="00000000" w:rsidRDefault="00000000" w:rsidRPr="00000000" w14:paraId="00000269">
            <w:pPr>
              <w:numPr>
                <w:ilvl w:val="0"/>
                <w:numId w:val="238"/>
              </w:numPr>
              <w:ind w:left="720" w:hanging="360"/>
            </w:pPr>
            <w:r w:rsidDel="00000000" w:rsidR="00000000" w:rsidRPr="00000000">
              <w:rPr>
                <w:rtl w:val="0"/>
              </w:rPr>
              <w:t xml:space="preserve">A phenomenon solely caused by volcanic eruptions.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b w:val="1"/>
                <w:bCs w:val="1"/>
              </w:rPr>
            </w:pPr>
            <w:r w:rsidDel="00000000" w:rsidR="00000000" w:rsidRPr="00000000">
              <w:rPr>
                <w:b w:val="1"/>
                <w:bCs w:val="1"/>
                <w:rtl w:val="0"/>
              </w:rPr>
              <w:t xml:space="preserve">2. Which human activities are primarily contributing to climate change according to the content?</w:t>
            </w:r>
          </w:p>
          <w:p w:rsidR="00000000" w:rsidDel="00000000" w:rsidP="00000000" w:rsidRDefault="00000000" w:rsidRPr="00000000" w14:paraId="0000026C">
            <w:pPr>
              <w:numPr>
                <w:ilvl w:val="0"/>
                <w:numId w:val="105"/>
              </w:numPr>
              <w:ind w:left="720" w:hanging="360"/>
            </w:pPr>
            <w:r w:rsidDel="00000000" w:rsidR="00000000" w:rsidRPr="00000000">
              <w:rPr>
                <w:rtl w:val="0"/>
              </w:rPr>
              <w:t xml:space="preserve">Overuse of plastics and global travel.</w:t>
            </w:r>
          </w:p>
          <w:p w:rsidR="00000000" w:rsidDel="00000000" w:rsidP="00000000" w:rsidRDefault="00000000" w:rsidRPr="00000000" w14:paraId="0000026D">
            <w:pPr>
              <w:numPr>
                <w:ilvl w:val="0"/>
                <w:numId w:val="105"/>
              </w:numPr>
              <w:ind w:left="720" w:hanging="360"/>
            </w:pPr>
            <w:r w:rsidDel="00000000" w:rsidR="00000000" w:rsidRPr="00000000">
              <w:rPr>
                <w:rtl w:val="0"/>
              </w:rPr>
              <w:t xml:space="preserve">Burning fossil fuels and deforestation.</w:t>
            </w:r>
          </w:p>
          <w:p w:rsidR="00000000" w:rsidDel="00000000" w:rsidP="00000000" w:rsidRDefault="00000000" w:rsidRPr="00000000" w14:paraId="0000026E">
            <w:pPr>
              <w:numPr>
                <w:ilvl w:val="0"/>
                <w:numId w:val="105"/>
              </w:numPr>
              <w:ind w:left="720" w:hanging="360"/>
            </w:pPr>
            <w:r w:rsidDel="00000000" w:rsidR="00000000" w:rsidRPr="00000000">
              <w:rPr>
                <w:rtl w:val="0"/>
              </w:rPr>
              <w:t xml:space="preserve">Rising global population and urban expansion.</w:t>
            </w:r>
          </w:p>
          <w:p w:rsidR="00000000" w:rsidDel="00000000" w:rsidP="00000000" w:rsidRDefault="00000000" w:rsidRPr="00000000" w14:paraId="0000026F">
            <w:pPr>
              <w:numPr>
                <w:ilvl w:val="0"/>
                <w:numId w:val="105"/>
              </w:numPr>
              <w:ind w:left="720" w:hanging="360"/>
              <w:rPr>
                <w:ins w:author="Maya Gislason" w:id="150" w:date="2025-12-16T07:38:16Z"/>
              </w:rPr>
            </w:pPr>
            <w:r w:rsidDel="00000000" w:rsidR="00000000" w:rsidRPr="00000000">
              <w:rPr>
                <w:rtl w:val="0"/>
              </w:rPr>
              <w:t xml:space="preserve">Mining and chemical fertilizer production.</w:t>
            </w:r>
            <w:ins w:author="Maya Gislason" w:id="150" w:date="2025-12-16T07:38:16Z">
              <w:r w:rsidDel="00000000" w:rsidR="00000000" w:rsidRPr="00000000">
                <w:rPr>
                  <w:rtl w:val="0"/>
                </w:rPr>
              </w:r>
            </w:ins>
          </w:p>
          <w:p w:rsidR="00000000" w:rsidDel="00000000" w:rsidP="00000000" w:rsidRDefault="00000000" w:rsidRPr="00000000" w14:paraId="00000270">
            <w:pPr>
              <w:numPr>
                <w:ilvl w:val="0"/>
                <w:numId w:val="105"/>
              </w:numPr>
              <w:ind w:left="720" w:hanging="360"/>
            </w:pPr>
            <w:ins w:author="Maya Gislason" w:id="150" w:date="2025-12-16T07:38:16Z">
              <w:r w:rsidDel="00000000" w:rsidR="00000000" w:rsidRPr="00000000">
                <w:rPr>
                  <w:rtl w:val="0"/>
                </w:rPr>
                <w:t xml:space="preserve">All of the above ;-)</w:t>
              </w:r>
            </w:ins>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b w:val="1"/>
                <w:bCs w:val="1"/>
              </w:rPr>
            </w:pPr>
            <w:r w:rsidDel="00000000" w:rsidR="00000000" w:rsidRPr="00000000">
              <w:rPr>
                <w:b w:val="1"/>
                <w:bCs w:val="1"/>
                <w:rtl w:val="0"/>
              </w:rPr>
              <w:t xml:space="preserve">3. What is one major effect of rising sea levels mentioned in the content?</w:t>
            </w:r>
          </w:p>
          <w:p w:rsidR="00000000" w:rsidDel="00000000" w:rsidP="00000000" w:rsidRDefault="00000000" w:rsidRPr="00000000" w14:paraId="00000273">
            <w:pPr>
              <w:numPr>
                <w:ilvl w:val="0"/>
                <w:numId w:val="307"/>
              </w:numPr>
              <w:ind w:left="720" w:hanging="360"/>
            </w:pPr>
            <w:r w:rsidDel="00000000" w:rsidR="00000000" w:rsidRPr="00000000">
              <w:rPr>
                <w:rtl w:val="0"/>
              </w:rPr>
              <w:t xml:space="preserve">Improved agricultural conditions in coastal regions.</w:t>
            </w:r>
          </w:p>
          <w:p w:rsidR="00000000" w:rsidDel="00000000" w:rsidP="00000000" w:rsidRDefault="00000000" w:rsidRPr="00000000" w14:paraId="00000274">
            <w:pPr>
              <w:numPr>
                <w:ilvl w:val="0"/>
                <w:numId w:val="307"/>
              </w:numPr>
              <w:ind w:left="720" w:hanging="360"/>
            </w:pPr>
            <w:r w:rsidDel="00000000" w:rsidR="00000000" w:rsidRPr="00000000">
              <w:rPr>
                <w:rtl w:val="0"/>
              </w:rPr>
              <w:t xml:space="preserve">Decreased frequency of hurricanes.</w:t>
            </w:r>
          </w:p>
          <w:p w:rsidR="00000000" w:rsidDel="00000000" w:rsidP="00000000" w:rsidRDefault="00000000" w:rsidRPr="00000000" w14:paraId="00000275">
            <w:pPr>
              <w:numPr>
                <w:ilvl w:val="0"/>
                <w:numId w:val="307"/>
              </w:numPr>
              <w:ind w:left="720" w:hanging="360"/>
            </w:pPr>
            <w:r w:rsidDel="00000000" w:rsidR="00000000" w:rsidRPr="00000000">
              <w:rPr>
                <w:rtl w:val="0"/>
              </w:rPr>
              <w:t xml:space="preserve">Flooding and displacement threatening coastal communities and infrastructure.</w:t>
            </w:r>
          </w:p>
          <w:p w:rsidR="00000000" w:rsidDel="00000000" w:rsidP="00000000" w:rsidRDefault="00000000" w:rsidRPr="00000000" w14:paraId="00000276">
            <w:pPr>
              <w:numPr>
                <w:ilvl w:val="0"/>
                <w:numId w:val="307"/>
              </w:numPr>
              <w:ind w:left="720" w:hanging="360"/>
            </w:pPr>
            <w:r w:rsidDel="00000000" w:rsidR="00000000" w:rsidRPr="00000000">
              <w:rPr>
                <w:rtl w:val="0"/>
              </w:rPr>
              <w:t xml:space="preserve">More stable ocean temperatures.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b w:val="1"/>
                <w:bCs w:val="1"/>
              </w:rPr>
            </w:pPr>
            <w:r w:rsidDel="00000000" w:rsidR="00000000" w:rsidRPr="00000000">
              <w:rPr>
                <w:b w:val="1"/>
                <w:bCs w:val="1"/>
                <w:rtl w:val="0"/>
              </w:rPr>
              <w:t xml:space="preserve">4. Which of the following mental health impacts is linked to extreme weather events like hurricanes and wildfires?</w:t>
            </w:r>
          </w:p>
          <w:p w:rsidR="00000000" w:rsidDel="00000000" w:rsidP="00000000" w:rsidRDefault="00000000" w:rsidRPr="00000000" w14:paraId="00000279">
            <w:pPr>
              <w:numPr>
                <w:ilvl w:val="0"/>
                <w:numId w:val="478"/>
              </w:numPr>
              <w:ind w:left="720" w:hanging="360"/>
            </w:pPr>
            <w:r w:rsidDel="00000000" w:rsidR="00000000" w:rsidRPr="00000000">
              <w:rPr>
                <w:rtl w:val="0"/>
              </w:rPr>
              <w:t xml:space="preserve">Improved emotional resilience due to crisis response training.</w:t>
            </w:r>
          </w:p>
          <w:p w:rsidR="00000000" w:rsidDel="00000000" w:rsidP="00000000" w:rsidRDefault="00000000" w:rsidRPr="00000000" w14:paraId="0000027A">
            <w:pPr>
              <w:numPr>
                <w:ilvl w:val="0"/>
                <w:numId w:val="478"/>
              </w:numPr>
              <w:ind w:left="720" w:hanging="360"/>
            </w:pPr>
            <w:r w:rsidDel="00000000" w:rsidR="00000000" w:rsidRPr="00000000">
              <w:rPr>
                <w:rtl w:val="0"/>
              </w:rPr>
              <w:t xml:space="preserve">Increased sense of security from community support.</w:t>
            </w:r>
          </w:p>
          <w:p w:rsidR="00000000" w:rsidDel="00000000" w:rsidP="00000000" w:rsidRDefault="00000000" w:rsidRPr="00000000" w14:paraId="0000027B">
            <w:pPr>
              <w:numPr>
                <w:ilvl w:val="0"/>
                <w:numId w:val="478"/>
              </w:numPr>
              <w:ind w:left="720" w:hanging="360"/>
            </w:pPr>
            <w:r w:rsidDel="00000000" w:rsidR="00000000" w:rsidRPr="00000000">
              <w:rPr>
                <w:rtl w:val="0"/>
              </w:rPr>
              <w:t xml:space="preserve">Trauma, PTSD, and long-term mental health conditions.</w:t>
            </w:r>
          </w:p>
          <w:p w:rsidR="00000000" w:rsidDel="00000000" w:rsidP="00000000" w:rsidRDefault="00000000" w:rsidRPr="00000000" w14:paraId="0000027C">
            <w:pPr>
              <w:numPr>
                <w:ilvl w:val="0"/>
                <w:numId w:val="478"/>
              </w:numPr>
              <w:ind w:left="720" w:hanging="360"/>
            </w:pPr>
            <w:r w:rsidDel="00000000" w:rsidR="00000000" w:rsidRPr="00000000">
              <w:rPr>
                <w:rtl w:val="0"/>
              </w:rPr>
              <w:t xml:space="preserve">Sudden recovery from pre-existing mental health conditions.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b w:val="1"/>
                <w:bCs w:val="1"/>
              </w:rPr>
            </w:pPr>
            <w:r w:rsidDel="00000000" w:rsidR="00000000" w:rsidRPr="00000000">
              <w:rPr>
                <w:b w:val="1"/>
                <w:bCs w:val="1"/>
                <w:rtl w:val="0"/>
              </w:rPr>
              <w:t xml:space="preserve">5. What is “eco-anxiety” as described in the content?</w:t>
            </w:r>
          </w:p>
          <w:p w:rsidR="00000000" w:rsidDel="00000000" w:rsidP="00000000" w:rsidRDefault="00000000" w:rsidRPr="00000000" w14:paraId="0000027F">
            <w:pPr>
              <w:numPr>
                <w:ilvl w:val="0"/>
                <w:numId w:val="141"/>
              </w:numPr>
              <w:ind w:left="720" w:hanging="360"/>
            </w:pPr>
            <w:r w:rsidDel="00000000" w:rsidR="00000000" w:rsidRPr="00000000">
              <w:rPr>
                <w:rtl w:val="0"/>
              </w:rPr>
              <w:t xml:space="preserve">Relief at natural restoration efforts.</w:t>
            </w:r>
          </w:p>
          <w:p w:rsidR="00000000" w:rsidDel="00000000" w:rsidP="00000000" w:rsidRDefault="00000000" w:rsidRPr="00000000" w14:paraId="00000280">
            <w:pPr>
              <w:numPr>
                <w:ilvl w:val="0"/>
                <w:numId w:val="141"/>
              </w:numPr>
              <w:ind w:left="720" w:hanging="360"/>
            </w:pPr>
            <w:r w:rsidDel="00000000" w:rsidR="00000000" w:rsidRPr="00000000">
              <w:rPr>
                <w:rtl w:val="0"/>
              </w:rPr>
              <w:t xml:space="preserve">A form of optimism about the planet’s future.</w:t>
            </w:r>
          </w:p>
          <w:p w:rsidR="00000000" w:rsidDel="00000000" w:rsidP="00000000" w:rsidRDefault="00000000" w:rsidRPr="00000000" w14:paraId="00000281">
            <w:pPr>
              <w:numPr>
                <w:ilvl w:val="0"/>
                <w:numId w:val="141"/>
              </w:numPr>
              <w:ind w:left="720" w:hanging="360"/>
            </w:pPr>
            <w:commentRangeStart w:id="105"/>
            <w:commentRangeStart w:id="106"/>
            <w:commentRangeStart w:id="107"/>
            <w:r w:rsidDel="00000000" w:rsidR="00000000" w:rsidRPr="00000000">
              <w:rPr>
                <w:rtl w:val="0"/>
              </w:rPr>
              <w:t xml:space="preserve">Fear of environmental collapse and the feeling of helplessness in making a difference.</w:t>
            </w:r>
            <w:commentRangeEnd w:id="105"/>
            <w:r w:rsidDel="00000000" w:rsidR="00000000" w:rsidRPr="00000000">
              <w:commentReference w:id="105"/>
            </w:r>
            <w:commentRangeEnd w:id="106"/>
            <w:r w:rsidDel="00000000" w:rsidR="00000000" w:rsidRPr="00000000">
              <w:commentReference w:id="106"/>
            </w:r>
            <w:commentRangeEnd w:id="107"/>
            <w:r w:rsidDel="00000000" w:rsidR="00000000" w:rsidRPr="00000000">
              <w:commentReference w:id="107"/>
            </w:r>
            <w:r w:rsidDel="00000000" w:rsidR="00000000" w:rsidRPr="00000000">
              <w:rPr>
                <w:rtl w:val="0"/>
              </w:rPr>
            </w:r>
          </w:p>
          <w:p w:rsidR="00000000" w:rsidDel="00000000" w:rsidP="00000000" w:rsidRDefault="00000000" w:rsidRPr="00000000" w14:paraId="00000282">
            <w:pPr>
              <w:numPr>
                <w:ilvl w:val="0"/>
                <w:numId w:val="141"/>
              </w:numPr>
              <w:ind w:left="720" w:hanging="360"/>
            </w:pPr>
            <w:r w:rsidDel="00000000" w:rsidR="00000000" w:rsidRPr="00000000">
              <w:rPr>
                <w:rtl w:val="0"/>
              </w:rPr>
              <w:t xml:space="preserve">Seasonal allergy-related stress disorder.</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b w:val="1"/>
                <w:bCs w:val="1"/>
              </w:rPr>
            </w:pPr>
            <w:r w:rsidDel="00000000" w:rsidR="00000000" w:rsidRPr="00000000">
              <w:rPr>
                <w:b w:val="1"/>
                <w:bCs w:val="1"/>
                <w:rtl w:val="0"/>
              </w:rPr>
              <w:t xml:space="preserve">6. </w:t>
            </w:r>
            <w:commentRangeStart w:id="108"/>
            <w:r w:rsidDel="00000000" w:rsidR="00000000" w:rsidRPr="00000000">
              <w:rPr>
                <w:b w:val="1"/>
                <w:bCs w:val="1"/>
                <w:rtl w:val="0"/>
              </w:rPr>
              <w:t xml:space="preserve">Which group experiences the greatest level of existential dread about their future due to climate change?</w:t>
            </w:r>
            <w:commentRangeEnd w:id="108"/>
            <w:r w:rsidDel="00000000" w:rsidR="00000000" w:rsidRPr="00000000">
              <w:commentReference w:id="108"/>
            </w:r>
            <w:r w:rsidDel="00000000" w:rsidR="00000000" w:rsidRPr="00000000">
              <w:rPr>
                <w:rtl w:val="0"/>
              </w:rPr>
            </w:r>
          </w:p>
          <w:p w:rsidR="00000000" w:rsidDel="00000000" w:rsidP="00000000" w:rsidRDefault="00000000" w:rsidRPr="00000000" w14:paraId="00000285">
            <w:pPr>
              <w:numPr>
                <w:ilvl w:val="0"/>
                <w:numId w:val="8"/>
              </w:numPr>
              <w:ind w:left="720" w:hanging="360"/>
            </w:pPr>
            <w:r w:rsidDel="00000000" w:rsidR="00000000" w:rsidRPr="00000000">
              <w:rPr>
                <w:rtl w:val="0"/>
              </w:rPr>
              <w:t xml:space="preserve">Older adults.</w:t>
            </w:r>
          </w:p>
          <w:p w:rsidR="00000000" w:rsidDel="00000000" w:rsidP="00000000" w:rsidRDefault="00000000" w:rsidRPr="00000000" w14:paraId="00000286">
            <w:pPr>
              <w:numPr>
                <w:ilvl w:val="0"/>
                <w:numId w:val="8"/>
              </w:numPr>
              <w:ind w:left="720" w:hanging="360"/>
            </w:pPr>
            <w:r w:rsidDel="00000000" w:rsidR="00000000" w:rsidRPr="00000000">
              <w:rPr>
                <w:rtl w:val="0"/>
              </w:rPr>
              <w:t xml:space="preserve">Middle-aged individuals with stable careers.</w:t>
            </w:r>
          </w:p>
          <w:p w:rsidR="00000000" w:rsidDel="00000000" w:rsidP="00000000" w:rsidRDefault="00000000" w:rsidRPr="00000000" w14:paraId="00000287">
            <w:pPr>
              <w:numPr>
                <w:ilvl w:val="0"/>
                <w:numId w:val="8"/>
              </w:numPr>
              <w:ind w:left="720" w:hanging="360"/>
            </w:pPr>
            <w:r w:rsidDel="00000000" w:rsidR="00000000" w:rsidRPr="00000000">
              <w:rPr>
                <w:rtl w:val="0"/>
              </w:rPr>
              <w:t xml:space="preserve">Younger generations, including children and adolescents.</w:t>
            </w:r>
          </w:p>
          <w:p w:rsidR="00000000" w:rsidDel="00000000" w:rsidP="00000000" w:rsidRDefault="00000000" w:rsidRPr="00000000" w14:paraId="00000288">
            <w:pPr>
              <w:numPr>
                <w:ilvl w:val="0"/>
                <w:numId w:val="8"/>
              </w:numPr>
              <w:ind w:left="720" w:hanging="360"/>
            </w:pPr>
            <w:r w:rsidDel="00000000" w:rsidR="00000000" w:rsidRPr="00000000">
              <w:rPr>
                <w:rtl w:val="0"/>
              </w:rPr>
              <w:t xml:space="preserve">Individuals living in polar regions only.</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b w:val="1"/>
                <w:bCs w:val="1"/>
              </w:rPr>
            </w:pPr>
            <w:r w:rsidDel="00000000" w:rsidR="00000000" w:rsidRPr="00000000">
              <w:rPr>
                <w:b w:val="1"/>
                <w:bCs w:val="1"/>
                <w:rtl w:val="0"/>
              </w:rPr>
              <w:t xml:space="preserve">7. Why is </w:t>
            </w:r>
            <w:commentRangeStart w:id="109"/>
            <w:r w:rsidDel="00000000" w:rsidR="00000000" w:rsidRPr="00000000">
              <w:rPr>
                <w:b w:val="1"/>
                <w:bCs w:val="1"/>
                <w:rtl w:val="0"/>
              </w:rPr>
              <w:t xml:space="preserve">displacemen</w:t>
            </w:r>
            <w:commentRangeEnd w:id="109"/>
            <w:r w:rsidDel="00000000" w:rsidR="00000000" w:rsidRPr="00000000">
              <w:commentReference w:id="109"/>
            </w:r>
            <w:r w:rsidDel="00000000" w:rsidR="00000000" w:rsidRPr="00000000">
              <w:rPr>
                <w:b w:val="1"/>
                <w:bCs w:val="1"/>
                <w:rtl w:val="0"/>
              </w:rPr>
              <w:t xml:space="preserve">t a significant mental health concern in the context of climate change?</w:t>
            </w:r>
          </w:p>
          <w:p w:rsidR="00000000" w:rsidDel="00000000" w:rsidP="00000000" w:rsidRDefault="00000000" w:rsidRPr="00000000" w14:paraId="0000028B">
            <w:pPr>
              <w:numPr>
                <w:ilvl w:val="0"/>
                <w:numId w:val="415"/>
              </w:numPr>
              <w:ind w:left="720" w:hanging="360"/>
            </w:pPr>
            <w:r w:rsidDel="00000000" w:rsidR="00000000" w:rsidRPr="00000000">
              <w:rPr>
                <w:rtl w:val="0"/>
              </w:rPr>
              <w:t xml:space="preserve">It often comes with guaranteed governmental support.</w:t>
            </w:r>
          </w:p>
          <w:p w:rsidR="00000000" w:rsidDel="00000000" w:rsidP="00000000" w:rsidRDefault="00000000" w:rsidRPr="00000000" w14:paraId="0000028C">
            <w:pPr>
              <w:numPr>
                <w:ilvl w:val="0"/>
                <w:numId w:val="415"/>
              </w:numPr>
              <w:ind w:left="720" w:hanging="360"/>
            </w:pPr>
            <w:r w:rsidDel="00000000" w:rsidR="00000000" w:rsidRPr="00000000">
              <w:rPr>
                <w:rtl w:val="0"/>
              </w:rPr>
              <w:t xml:space="preserve">It has minimal impact on cultural identity.</w:t>
            </w:r>
          </w:p>
          <w:p w:rsidR="00000000" w:rsidDel="00000000" w:rsidP="00000000" w:rsidRDefault="00000000" w:rsidRPr="00000000" w14:paraId="0000028D">
            <w:pPr>
              <w:numPr>
                <w:ilvl w:val="0"/>
                <w:numId w:val="415"/>
              </w:numPr>
              <w:ind w:left="720" w:hanging="360"/>
            </w:pPr>
            <w:r w:rsidDel="00000000" w:rsidR="00000000" w:rsidRPr="00000000">
              <w:rPr>
                <w:rtl w:val="0"/>
              </w:rPr>
              <w:t xml:space="preserve">It leads to grief, trauma, and loss of cultural identity when communities are forced to relocate.</w:t>
            </w:r>
          </w:p>
          <w:p w:rsidR="00000000" w:rsidDel="00000000" w:rsidP="00000000" w:rsidRDefault="00000000" w:rsidRPr="00000000" w14:paraId="0000028E">
            <w:pPr>
              <w:numPr>
                <w:ilvl w:val="0"/>
                <w:numId w:val="415"/>
              </w:numPr>
              <w:ind w:left="720" w:hanging="360"/>
            </w:pPr>
            <w:r w:rsidDel="00000000" w:rsidR="00000000" w:rsidRPr="00000000">
              <w:rPr>
                <w:rtl w:val="0"/>
              </w:rPr>
              <w:t xml:space="preserve">It is easily managed with temporary shelters and volunteer help.</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b w:val="1"/>
                <w:bCs w:val="1"/>
              </w:rPr>
            </w:pPr>
            <w:r w:rsidDel="00000000" w:rsidR="00000000" w:rsidRPr="00000000">
              <w:rPr>
                <w:b w:val="1"/>
                <w:bCs w:val="1"/>
                <w:rtl w:val="0"/>
              </w:rPr>
              <w:t xml:space="preserve">8. What does the term “polycrisis” refer to in the context of climate change?</w:t>
            </w:r>
          </w:p>
          <w:p w:rsidR="00000000" w:rsidDel="00000000" w:rsidP="00000000" w:rsidRDefault="00000000" w:rsidRPr="00000000" w14:paraId="00000291">
            <w:pPr>
              <w:numPr>
                <w:ilvl w:val="0"/>
                <w:numId w:val="370"/>
              </w:numPr>
              <w:ind w:left="720" w:hanging="360"/>
            </w:pPr>
            <w:r w:rsidDel="00000000" w:rsidR="00000000" w:rsidRPr="00000000">
              <w:rPr>
                <w:rtl w:val="0"/>
              </w:rPr>
              <w:t xml:space="preserve">A situation where climate change resolves multiple global challenges simultaneously.</w:t>
            </w:r>
          </w:p>
          <w:p w:rsidR="00000000" w:rsidDel="00000000" w:rsidP="00000000" w:rsidRDefault="00000000" w:rsidRPr="00000000" w14:paraId="00000292">
            <w:pPr>
              <w:numPr>
                <w:ilvl w:val="0"/>
                <w:numId w:val="370"/>
              </w:numPr>
              <w:ind w:left="720" w:hanging="360"/>
            </w:pPr>
            <w:r w:rsidDel="00000000" w:rsidR="00000000" w:rsidRPr="00000000">
              <w:rPr>
                <w:rtl w:val="0"/>
              </w:rPr>
              <w:t xml:space="preserve">A focus solely on greenhouse gas emissions.</w:t>
            </w:r>
          </w:p>
          <w:p w:rsidR="00000000" w:rsidDel="00000000" w:rsidP="00000000" w:rsidRDefault="00000000" w:rsidRPr="00000000" w14:paraId="00000293">
            <w:pPr>
              <w:numPr>
                <w:ilvl w:val="0"/>
                <w:numId w:val="370"/>
              </w:numPr>
              <w:ind w:left="720" w:hanging="360"/>
            </w:pPr>
            <w:r w:rsidDel="00000000" w:rsidR="00000000" w:rsidRPr="00000000">
              <w:rPr>
                <w:rtl w:val="0"/>
              </w:rPr>
              <w:t xml:space="preserve">A dynamic in which multiple, overlapping crises—such as economic inequality, social unrest, global health challenges, and climate change—intensify one another.</w:t>
            </w:r>
          </w:p>
          <w:p w:rsidR="00000000" w:rsidDel="00000000" w:rsidP="00000000" w:rsidRDefault="00000000" w:rsidRPr="00000000" w14:paraId="00000294">
            <w:pPr>
              <w:numPr>
                <w:ilvl w:val="0"/>
                <w:numId w:val="370"/>
              </w:numPr>
              <w:ind w:left="720" w:hanging="360"/>
            </w:pPr>
            <w:r w:rsidDel="00000000" w:rsidR="00000000" w:rsidRPr="00000000">
              <w:rPr>
                <w:rtl w:val="0"/>
              </w:rPr>
              <w:t xml:space="preserve">A strategy for unifying global leaders around environmental policy.</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b w:val="1"/>
                <w:bCs w:val="1"/>
              </w:rPr>
            </w:pPr>
            <w:r w:rsidDel="00000000" w:rsidR="00000000" w:rsidRPr="00000000">
              <w:rPr>
                <w:b w:val="1"/>
                <w:bCs w:val="1"/>
                <w:rtl w:val="0"/>
              </w:rPr>
              <w:t xml:space="preserve">9. What is one reason the content highlights the importance of understanding climate change’s impact on mental health?</w:t>
            </w:r>
          </w:p>
          <w:p w:rsidR="00000000" w:rsidDel="00000000" w:rsidP="00000000" w:rsidRDefault="00000000" w:rsidRPr="00000000" w14:paraId="00000297">
            <w:pPr>
              <w:numPr>
                <w:ilvl w:val="0"/>
                <w:numId w:val="40"/>
              </w:numPr>
              <w:ind w:left="720" w:hanging="360"/>
            </w:pPr>
            <w:r w:rsidDel="00000000" w:rsidR="00000000" w:rsidRPr="00000000">
              <w:rPr>
                <w:rtl w:val="0"/>
              </w:rPr>
              <w:t xml:space="preserve">To create more bureaucratic obstacles to environmental policy.</w:t>
            </w:r>
          </w:p>
          <w:p w:rsidR="00000000" w:rsidDel="00000000" w:rsidP="00000000" w:rsidRDefault="00000000" w:rsidRPr="00000000" w14:paraId="00000298">
            <w:pPr>
              <w:numPr>
                <w:ilvl w:val="0"/>
                <w:numId w:val="40"/>
              </w:numPr>
              <w:ind w:left="720" w:hanging="360"/>
            </w:pPr>
            <w:r w:rsidDel="00000000" w:rsidR="00000000" w:rsidRPr="00000000">
              <w:rPr>
                <w:rtl w:val="0"/>
              </w:rPr>
              <w:t xml:space="preserve">To develop informed policies and support systems that address psychological distress.</w:t>
            </w:r>
          </w:p>
          <w:p w:rsidR="00000000" w:rsidDel="00000000" w:rsidP="00000000" w:rsidRDefault="00000000" w:rsidRPr="00000000" w14:paraId="00000299">
            <w:pPr>
              <w:numPr>
                <w:ilvl w:val="0"/>
                <w:numId w:val="40"/>
              </w:numPr>
              <w:ind w:left="720" w:hanging="360"/>
            </w:pPr>
            <w:r w:rsidDel="00000000" w:rsidR="00000000" w:rsidRPr="00000000">
              <w:rPr>
                <w:rtl w:val="0"/>
              </w:rPr>
              <w:t xml:space="preserve">To replace physical health initiatives with mental health programs.</w:t>
            </w:r>
          </w:p>
          <w:p w:rsidR="00000000" w:rsidDel="00000000" w:rsidP="00000000" w:rsidRDefault="00000000" w:rsidRPr="00000000" w14:paraId="0000029A">
            <w:pPr>
              <w:numPr>
                <w:ilvl w:val="0"/>
                <w:numId w:val="40"/>
              </w:numPr>
              <w:ind w:left="720" w:hanging="360"/>
            </w:pPr>
            <w:r w:rsidDel="00000000" w:rsidR="00000000" w:rsidRPr="00000000">
              <w:rPr>
                <w:rtl w:val="0"/>
              </w:rPr>
              <w:t xml:space="preserve">To reduce global awareness of environmental issues.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b w:val="1"/>
                <w:bCs w:val="1"/>
              </w:rPr>
            </w:pPr>
            <w:r w:rsidDel="00000000" w:rsidR="00000000" w:rsidRPr="00000000">
              <w:rPr>
                <w:b w:val="1"/>
                <w:bCs w:val="1"/>
                <w:rtl w:val="0"/>
              </w:rPr>
              <w:t xml:space="preserve">10. Which of the following statements about the relationship between climate change and mental health is most accurate based on the content?</w:t>
            </w:r>
          </w:p>
          <w:p w:rsidR="00000000" w:rsidDel="00000000" w:rsidP="00000000" w:rsidRDefault="00000000" w:rsidRPr="00000000" w14:paraId="0000029D">
            <w:pPr>
              <w:numPr>
                <w:ilvl w:val="0"/>
                <w:numId w:val="486"/>
              </w:numPr>
              <w:ind w:left="720" w:hanging="360"/>
            </w:pPr>
            <w:r w:rsidDel="00000000" w:rsidR="00000000" w:rsidRPr="00000000">
              <w:rPr>
                <w:rtl w:val="0"/>
              </w:rPr>
              <w:t xml:space="preserve">Climate change primarily affects physical infrastructure, with no long-term mental health consequences.</w:t>
            </w:r>
          </w:p>
          <w:p w:rsidR="00000000" w:rsidDel="00000000" w:rsidP="00000000" w:rsidRDefault="00000000" w:rsidRPr="00000000" w14:paraId="0000029E">
            <w:pPr>
              <w:numPr>
                <w:ilvl w:val="0"/>
                <w:numId w:val="486"/>
              </w:numPr>
              <w:ind w:left="720" w:hanging="360"/>
            </w:pPr>
            <w:r w:rsidDel="00000000" w:rsidR="00000000" w:rsidRPr="00000000">
              <w:rPr>
                <w:rtl w:val="0"/>
              </w:rPr>
              <w:t xml:space="preserve">Addressing mental health issues has no bearing on community resilience to environmental disasters.</w:t>
            </w:r>
          </w:p>
          <w:p w:rsidR="00000000" w:rsidDel="00000000" w:rsidP="00000000" w:rsidRDefault="00000000" w:rsidRPr="00000000" w14:paraId="0000029F">
            <w:pPr>
              <w:numPr>
                <w:ilvl w:val="0"/>
                <w:numId w:val="486"/>
              </w:numPr>
              <w:ind w:left="720" w:hanging="360"/>
            </w:pPr>
            <w:r w:rsidDel="00000000" w:rsidR="00000000" w:rsidRPr="00000000">
              <w:rPr>
                <w:rtl w:val="0"/>
              </w:rPr>
              <w:t xml:space="preserve">Understanding climate change’s psychological effects is essential for creating holistic strategies that foster resilient and thriving communities.</w:t>
            </w:r>
          </w:p>
          <w:p w:rsidR="00000000" w:rsidDel="00000000" w:rsidP="00000000" w:rsidRDefault="00000000" w:rsidRPr="00000000" w14:paraId="000002A0">
            <w:pPr>
              <w:numPr>
                <w:ilvl w:val="0"/>
                <w:numId w:val="486"/>
              </w:numPr>
              <w:ind w:left="720" w:hanging="360"/>
            </w:pPr>
            <w:r w:rsidDel="00000000" w:rsidR="00000000" w:rsidRPr="00000000">
              <w:rPr>
                <w:rtl w:val="0"/>
              </w:rPr>
              <w:t xml:space="preserve">Mental health support is only relevant for communities directly affected by hurricanes and wildfires.</w:t>
            </w:r>
            <w:r w:rsidDel="00000000" w:rsidR="00000000" w:rsidRPr="00000000">
              <w:rPr>
                <w:rtl w:val="0"/>
              </w:rPr>
            </w:r>
          </w:p>
          <w:p w:rsidR="00000000" w:rsidDel="00000000" w:rsidP="00000000" w:rsidRDefault="00000000" w:rsidRPr="00000000" w14:paraId="000002A1">
            <w:pPr>
              <w:widowControl w:val="0"/>
              <w:spacing w:line="240" w:lineRule="auto"/>
              <w:rPr/>
            </w:pPr>
            <w:r w:rsidDel="00000000" w:rsidR="00000000" w:rsidRPr="00000000">
              <w:rPr>
                <w:rtl w:val="0"/>
              </w:rPr>
            </w:r>
          </w:p>
        </w:tc>
      </w:tr>
    </w:tbl>
    <w:p w:rsidR="00000000" w:rsidDel="00000000" w:rsidP="00000000" w:rsidRDefault="00000000" w:rsidRPr="00000000" w14:paraId="000002A2">
      <w:pPr>
        <w:spacing w:after="240" w:before="240" w:lineRule="auto"/>
        <w:rPr/>
        <w:sectPr>
          <w:headerReference r:id="rId46"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2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7" w:type="default"/>
          <w:type w:val="nextPage"/>
          <w:pgSz w:h="12240" w:w="15840" w:orient="landscape"/>
          <w:pgMar w:bottom="1440.0000000000002" w:top="1440.0000000000002" w:left="1440.0000000000002" w:right="1440.0000000000002" w:header="720" w:footer="720"/>
          <w:pgNumType w:start="1"/>
        </w:sectPr>
      </w:pPr>
      <w:bookmarkStart w:colFirst="0" w:colLast="0" w:name="_sj4cjgn95jfg"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Section 2: Understanding the Landscape of ...</w:t>
      </w:r>
      <w:r w:rsidDel="00000000" w:rsidR="00000000" w:rsidRPr="00000000">
        <w:rPr>
          <w:rtl w:val="0"/>
        </w:rPr>
      </w:r>
    </w:p>
    <w:p w:rsidR="00000000" w:rsidDel="00000000" w:rsidP="00000000" w:rsidRDefault="00000000" w:rsidRPr="00000000" w14:paraId="000002A4">
      <w:pPr>
        <w:pStyle w:val="Heading1"/>
        <w:spacing w:after="240" w:before="240" w:lineRule="auto"/>
        <w:rPr/>
      </w:pPr>
      <w:bookmarkStart w:colFirst="0" w:colLast="0" w:name="_h37oxpxcdpn8" w:id="70"/>
      <w:bookmarkEnd w:id="70"/>
      <w:r w:rsidDel="00000000" w:rsidR="00000000" w:rsidRPr="00000000">
        <w:rPr>
          <w:rtl w:val="0"/>
        </w:rPr>
      </w:r>
    </w:p>
    <w:tbl>
      <w:tblPr>
        <w:tblStyle w:val="Table24"/>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blHeader w:val="0"/>
        </w:trPr>
        <w:tc>
          <w:tcPr>
            <w:shd w:fill="f4cccc" w:val="clear"/>
          </w:tcPr>
          <w:p w:rsidR="00000000" w:rsidDel="00000000" w:rsidP="00000000" w:rsidRDefault="00000000" w:rsidRPr="00000000" w14:paraId="000002A5">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2A6">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2A7">
            <w:pPr>
              <w:widowControl w:val="0"/>
              <w:rPr>
                <w:b w:val="1"/>
                <w:bCs w:val="1"/>
                <w:sz w:val="28"/>
                <w:szCs w:val="28"/>
              </w:rPr>
            </w:pPr>
            <w:r w:rsidDel="00000000" w:rsidR="00000000" w:rsidRPr="00000000">
              <w:rPr>
                <w:b w:val="1"/>
                <w:bCs w:val="1"/>
                <w:sz w:val="28"/>
                <w:szCs w:val="28"/>
                <w:rtl w:val="0"/>
              </w:rPr>
              <w:t xml:space="preserve">Section 2 is now closed for review and we are no longer accepting comments. Thank you for your contributions!</w:t>
            </w:r>
          </w:p>
          <w:p w:rsidR="00000000" w:rsidDel="00000000" w:rsidP="00000000" w:rsidRDefault="00000000" w:rsidRPr="00000000" w14:paraId="000002A8">
            <w:pPr>
              <w:widowControl w:val="0"/>
              <w:rPr>
                <w:sz w:val="28"/>
                <w:szCs w:val="28"/>
              </w:rPr>
            </w:pPr>
            <w:r w:rsidDel="00000000" w:rsidR="00000000" w:rsidRPr="00000000">
              <w:rPr>
                <w:rtl w:val="0"/>
              </w:rPr>
            </w:r>
          </w:p>
          <w:p w:rsidR="00000000" w:rsidDel="00000000" w:rsidP="00000000" w:rsidRDefault="00000000" w:rsidRPr="00000000" w14:paraId="000002A9">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02AA">
            <w:pPr>
              <w:widowControl w:val="0"/>
              <w:rPr>
                <w:b w:val="1"/>
                <w:bCs w:val="1"/>
                <w:sz w:val="28"/>
                <w:szCs w:val="28"/>
              </w:rPr>
            </w:pPr>
            <w:r w:rsidDel="00000000" w:rsidR="00000000" w:rsidRPr="00000000">
              <w:rPr>
                <w:rtl w:val="0"/>
              </w:rPr>
            </w:r>
          </w:p>
          <w:p w:rsidR="00000000" w:rsidDel="00000000" w:rsidP="00000000" w:rsidRDefault="00000000" w:rsidRPr="00000000" w14:paraId="000002AB">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02AC">
      <w:pPr>
        <w:pStyle w:val="Heading1"/>
        <w:spacing w:after="240" w:before="240" w:lineRule="auto"/>
        <w:rPr/>
      </w:pPr>
      <w:bookmarkStart w:colFirst="0" w:colLast="0" w:name="_366b8wt197ge" w:id="71"/>
      <w:bookmarkEnd w:id="71"/>
      <w:r w:rsidDel="00000000" w:rsidR="00000000" w:rsidRPr="00000000">
        <w:rPr>
          <w:rtl w:val="0"/>
        </w:rPr>
      </w:r>
    </w:p>
    <w:p w:rsidR="00000000" w:rsidDel="00000000" w:rsidP="00000000" w:rsidRDefault="00000000" w:rsidRPr="00000000" w14:paraId="000002AD">
      <w:pPr>
        <w:pStyle w:val="Heading1"/>
        <w:spacing w:after="240" w:before="240" w:lineRule="auto"/>
        <w:rPr/>
      </w:pPr>
      <w:bookmarkStart w:colFirst="0" w:colLast="0" w:name="_ax2e1lht52xc" w:id="72"/>
      <w:bookmarkEnd w:id="72"/>
      <w:r w:rsidDel="00000000" w:rsidR="00000000" w:rsidRPr="00000000">
        <w:rPr>
          <w:rtl w:val="0"/>
        </w:rPr>
      </w:r>
    </w:p>
    <w:p w:rsidR="00000000" w:rsidDel="00000000" w:rsidP="00000000" w:rsidRDefault="00000000" w:rsidRPr="00000000" w14:paraId="000002AE">
      <w:pPr>
        <w:pStyle w:val="Heading1"/>
        <w:spacing w:after="240" w:before="240" w:lineRule="auto"/>
        <w:rPr/>
      </w:pPr>
      <w:bookmarkStart w:colFirst="0" w:colLast="0" w:name="_xx7jsxjf2xsz" w:id="73"/>
      <w:bookmarkEnd w:id="73"/>
      <w:r w:rsidDel="00000000" w:rsidR="00000000" w:rsidRPr="00000000">
        <w:rPr>
          <w:rtl w:val="0"/>
        </w:rPr>
      </w:r>
    </w:p>
    <w:p w:rsidR="00000000" w:rsidDel="00000000" w:rsidP="00000000" w:rsidRDefault="00000000" w:rsidRPr="00000000" w14:paraId="000002AF">
      <w:pPr>
        <w:pStyle w:val="Heading1"/>
        <w:spacing w:after="240" w:before="240" w:lineRule="auto"/>
        <w:rPr/>
      </w:pPr>
      <w:bookmarkStart w:colFirst="0" w:colLast="0" w:name="_tpu86vrq9uvh" w:id="74"/>
      <w:bookmarkEnd w:id="74"/>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Style w:val="Heading1"/>
        <w:spacing w:after="240" w:before="240" w:lineRule="auto"/>
        <w:rPr>
          <w:b w:val="0"/>
          <w:bCs w:val="0"/>
        </w:rPr>
      </w:pPr>
      <w:bookmarkStart w:colFirst="0" w:colLast="0" w:name="_6dbi6mrsenyv" w:id="75"/>
      <w:bookmarkEnd w:id="75"/>
      <w:r w:rsidDel="00000000" w:rsidR="00000000" w:rsidRPr="00000000">
        <w:rPr>
          <w:rtl w:val="0"/>
        </w:rPr>
        <w:t xml:space="preserve">Introduction to Emotions and Mental Health </w:t>
      </w:r>
      <w:r w:rsidDel="00000000" w:rsidR="00000000" w:rsidRPr="00000000">
        <w:rPr>
          <w:rtl w:val="0"/>
        </w:rPr>
      </w:r>
    </w:p>
    <w:tbl>
      <w:tblPr>
        <w:tblStyle w:val="Table2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02B2">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02B3">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02B4">
            <w:pPr>
              <w:widowControl w:val="0"/>
              <w:numPr>
                <w:ilvl w:val="0"/>
                <w:numId w:val="329"/>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02B5">
            <w:pPr>
              <w:widowControl w:val="0"/>
              <w:numPr>
                <w:ilvl w:val="0"/>
                <w:numId w:val="329"/>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02B6">
            <w:pPr>
              <w:widowControl w:val="0"/>
              <w:numPr>
                <w:ilvl w:val="0"/>
                <w:numId w:val="329"/>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02B7">
            <w:pPr>
              <w:widowControl w:val="0"/>
              <w:numPr>
                <w:ilvl w:val="0"/>
                <w:numId w:val="329"/>
              </w:numPr>
              <w:spacing w:line="240" w:lineRule="auto"/>
              <w:ind w:left="720" w:hanging="360"/>
            </w:pPr>
            <w:r w:rsidDel="00000000" w:rsidR="00000000" w:rsidRPr="00000000">
              <w:rPr>
                <w:rtl w:val="0"/>
              </w:rPr>
              <w:t xml:space="preserve"> </w:t>
            </w:r>
            <w:ins w:author="Mike Marchand" w:id="151" w:date="2025-11-30T22:21:28Z">
              <w:r w:rsidDel="00000000" w:rsidR="00000000" w:rsidRPr="00000000">
                <w:rPr>
                  <w:rtl w:val="0"/>
                </w:rPr>
                <w:t xml:space="preserve"> Michael Marchand, sqilxw, syilx Nation - Cultural Safety Consultant </w:t>
              </w:r>
            </w:ins>
            <w:r w:rsidDel="00000000" w:rsidR="00000000" w:rsidRPr="00000000">
              <w:rPr>
                <w:rtl w:val="0"/>
              </w:rPr>
            </w:r>
          </w:p>
          <w:p w:rsidR="00000000" w:rsidDel="00000000" w:rsidP="00000000" w:rsidRDefault="00000000" w:rsidRPr="00000000" w14:paraId="000002B8">
            <w:pPr>
              <w:widowControl w:val="0"/>
              <w:numPr>
                <w:ilvl w:val="0"/>
                <w:numId w:val="329"/>
              </w:numPr>
              <w:spacing w:line="240" w:lineRule="auto"/>
              <w:ind w:left="720" w:hanging="360"/>
            </w:pPr>
            <w:r w:rsidDel="00000000" w:rsidR="00000000" w:rsidRPr="00000000">
              <w:rPr>
                <w:rtl w:val="0"/>
              </w:rPr>
              <w:t xml:space="preserve"> </w:t>
            </w:r>
            <w:ins w:author="Judy Wu" w:id="152" w:date="2025-12-09T06:14:54Z">
              <w:r w:rsidDel="00000000" w:rsidR="00000000" w:rsidRPr="00000000">
                <w:rPr>
                  <w:rtl w:val="0"/>
                </w:rPr>
                <w:t xml:space="preserve">Judy Wu, Faculty of Health Sciences, Simon Fraser University</w:t>
              </w:r>
            </w:ins>
            <w:r w:rsidDel="00000000" w:rsidR="00000000" w:rsidRPr="00000000">
              <w:rPr>
                <w:rtl w:val="0"/>
              </w:rPr>
            </w:r>
          </w:p>
          <w:p w:rsidR="00000000" w:rsidDel="00000000" w:rsidP="00000000" w:rsidRDefault="00000000" w:rsidRPr="00000000" w14:paraId="000002B9">
            <w:pPr>
              <w:widowControl w:val="0"/>
              <w:numPr>
                <w:ilvl w:val="0"/>
                <w:numId w:val="329"/>
              </w:numPr>
              <w:spacing w:line="240" w:lineRule="auto"/>
              <w:ind w:left="720" w:hanging="360"/>
              <w:rPr>
                <w:ins w:author="Maya Gislason" w:id="154" w:date="2025-12-16T07:40:04Z"/>
              </w:rPr>
            </w:pPr>
            <w:ins w:author="Ashley Stoltz" w:id="153" w:date="2025-12-15T04:05:26Z">
              <w:r w:rsidDel="00000000" w:rsidR="00000000" w:rsidRPr="00000000">
                <w:rPr>
                  <w:rtl w:val="0"/>
                </w:rPr>
                <w:t xml:space="preserve">Ashley Stoltz, Faculty of Health Sciences, Simon Fraser University</w:t>
              </w:r>
            </w:ins>
            <w:ins w:author="Maya Gislason" w:id="154" w:date="2025-12-16T07:40:04Z">
              <w:r w:rsidDel="00000000" w:rsidR="00000000" w:rsidRPr="00000000">
                <w:rPr>
                  <w:rtl w:val="0"/>
                </w:rPr>
              </w:r>
            </w:ins>
          </w:p>
          <w:p w:rsidR="00000000" w:rsidDel="00000000" w:rsidP="00000000" w:rsidRDefault="00000000" w:rsidRPr="00000000" w14:paraId="000002BA">
            <w:pPr>
              <w:widowControl w:val="0"/>
              <w:numPr>
                <w:ilvl w:val="0"/>
                <w:numId w:val="329"/>
              </w:numPr>
              <w:spacing w:line="240" w:lineRule="auto"/>
              <w:ind w:left="720" w:hanging="360"/>
            </w:pPr>
            <w:ins w:author="Maya Gislason" w:id="154" w:date="2025-12-16T07:40:04Z">
              <w:r w:rsidDel="00000000" w:rsidR="00000000" w:rsidRPr="00000000">
                <w:rPr>
                  <w:rtl w:val="0"/>
                </w:rPr>
                <w:t xml:space="preserve">Maya Gislason, Faculty of Health Sciences, Simon Fraser University </w:t>
              </w:r>
            </w:ins>
            <w:r w:rsidDel="00000000" w:rsidR="00000000" w:rsidRPr="00000000">
              <w:rPr>
                <w:rtl w:val="0"/>
              </w:rPr>
            </w:r>
          </w:p>
        </w:tc>
      </w:tr>
    </w:tbl>
    <w:p w:rsidR="00000000" w:rsidDel="00000000" w:rsidP="00000000" w:rsidRDefault="00000000" w:rsidRPr="00000000" w14:paraId="000002BB">
      <w:pPr>
        <w:spacing w:after="240" w:before="240" w:lineRule="auto"/>
        <w:rPr/>
      </w:pPr>
      <w:r w:rsidDel="00000000" w:rsidR="00000000" w:rsidRPr="00000000">
        <w:rPr>
          <w:rtl w:val="0"/>
        </w:rPr>
      </w:r>
    </w:p>
    <w:tbl>
      <w:tblPr>
        <w:tblStyle w:val="Table2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02BC">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02BD">
            <w:pPr>
              <w:widowControl w:val="0"/>
              <w:spacing w:after="240" w:before="240" w:line="240" w:lineRule="auto"/>
              <w:rPr/>
            </w:pPr>
            <w:r w:rsidDel="00000000" w:rsidR="00000000" w:rsidRPr="00000000">
              <w:rPr>
                <w:rtl w:val="0"/>
              </w:rPr>
              <w:t xml:space="preserve">When we talk about the mental health effects of climate change, it’s crucial to consider how our emotional responses come about and why they can differ so much from one person to the next. Emotions lie at the heart of our reactions to environmental threats, shaping everything from our sense of urgency to our capacity for resilience. This section of our course deals with basic theories of emotion, how we categorize and think about different groupings of emotions, and introduces some of the major broad categories of so</w:t>
            </w:r>
            <w:ins w:author="Kelly Guilbeau" w:id="155" w:date="2025-12-02T15:44:09Z">
              <w:r w:rsidDel="00000000" w:rsidR="00000000" w:rsidRPr="00000000">
                <w:rPr>
                  <w:rtl w:val="0"/>
                </w:rPr>
                <w:t xml:space="preserve">-</w:t>
              </w:r>
            </w:ins>
            <w:del w:author="Kelly Guilbeau" w:id="155" w:date="2025-12-02T15:44:09Z">
              <w:r w:rsidDel="00000000" w:rsidR="00000000" w:rsidRPr="00000000">
                <w:rPr>
                  <w:rtl w:val="0"/>
                </w:rPr>
                <w:delText xml:space="preserve"> </w:delText>
              </w:r>
            </w:del>
            <w:r w:rsidDel="00000000" w:rsidR="00000000" w:rsidRPr="00000000">
              <w:rPr>
                <w:rtl w:val="0"/>
              </w:rPr>
              <w:t xml:space="preserve">called "climate emotions" that have been discussed broadly in contemporary research on the mental health impacts of climate change. In choosing to talk about emotions, as opposed to formal mental health conditions, we want to note that this is done intentionally. Later in this section, we will discuss how emotions relate to mental health and why we choose to focus on emotions as a broad organizing framework for this course.</w:t>
            </w:r>
          </w:p>
          <w:p w:rsidR="00000000" w:rsidDel="00000000" w:rsidP="00000000" w:rsidRDefault="00000000" w:rsidRPr="00000000" w14:paraId="000002BE">
            <w:pPr>
              <w:widowControl w:val="0"/>
              <w:spacing w:line="240" w:lineRule="auto"/>
              <w:rPr/>
            </w:pPr>
            <w:r w:rsidDel="00000000" w:rsidR="00000000" w:rsidRPr="00000000">
              <w:rPr>
                <w:rtl w:val="0"/>
              </w:rPr>
            </w:r>
          </w:p>
        </w:tc>
      </w:tr>
      <w:tr>
        <w:trPr>
          <w:cantSplit w:val="0"/>
          <w:tblHeader w:val="0"/>
        </w:trPr>
        <w:tc>
          <w:tcPr>
            <w:shd w:fill="ea9999" w:val="clear"/>
          </w:tcPr>
          <w:p w:rsidR="00000000" w:rsidDel="00000000" w:rsidP="00000000" w:rsidRDefault="00000000" w:rsidRPr="00000000" w14:paraId="000002BF">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02C0">
            <w:pPr>
              <w:pStyle w:val="Heading2"/>
              <w:keepNext w:val="0"/>
              <w:keepLines w:val="0"/>
              <w:spacing w:after="80" w:before="0" w:lineRule="auto"/>
              <w:rPr>
                <w:b w:val="0"/>
                <w:bCs w:val="0"/>
                <w:sz w:val="22"/>
                <w:szCs w:val="22"/>
              </w:rPr>
            </w:pPr>
            <w:bookmarkStart w:colFirst="0" w:colLast="0" w:name="_uhph3t3kfi0d" w:id="76"/>
            <w:bookmarkEnd w:id="76"/>
            <w:r w:rsidDel="00000000" w:rsidR="00000000" w:rsidRPr="00000000">
              <w:rPr>
                <w:sz w:val="22"/>
                <w:szCs w:val="22"/>
                <w:rtl w:val="0"/>
              </w:rPr>
              <w:t xml:space="preserve">Welcome to Section 2: Understanding the Landscape of Climate Emotions</w:t>
            </w:r>
            <w:r w:rsidDel="00000000" w:rsidR="00000000" w:rsidRPr="00000000">
              <w:rPr>
                <w:rtl w:val="0"/>
              </w:rPr>
            </w:r>
          </w:p>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In this section, you will learn:</w:t>
            </w:r>
          </w:p>
          <w:p w:rsidR="00000000" w:rsidDel="00000000" w:rsidP="00000000" w:rsidRDefault="00000000" w:rsidRPr="00000000" w14:paraId="000002C2">
            <w:pPr>
              <w:numPr>
                <w:ilvl w:val="0"/>
                <w:numId w:val="124"/>
              </w:numPr>
              <w:spacing w:after="0" w:afterAutospacing="0" w:before="240" w:lineRule="auto"/>
              <w:ind w:left="720" w:hanging="360"/>
            </w:pPr>
            <w:r w:rsidDel="00000000" w:rsidR="00000000" w:rsidRPr="00000000">
              <w:rPr>
                <w:rtl w:val="0"/>
              </w:rPr>
              <w:t xml:space="preserve">The relationship between emotions and mental health in the context of climate change.</w:t>
            </w:r>
          </w:p>
          <w:p w:rsidR="00000000" w:rsidDel="00000000" w:rsidP="00000000" w:rsidRDefault="00000000" w:rsidRPr="00000000" w14:paraId="000002C3">
            <w:pPr>
              <w:numPr>
                <w:ilvl w:val="0"/>
                <w:numId w:val="124"/>
              </w:numPr>
              <w:spacing w:after="0" w:afterAutospacing="0" w:before="0" w:beforeAutospacing="0" w:lineRule="auto"/>
              <w:ind w:left="720" w:hanging="360"/>
            </w:pPr>
            <w:r w:rsidDel="00000000" w:rsidR="00000000" w:rsidRPr="00000000">
              <w:rPr>
                <w:rtl w:val="0"/>
              </w:rPr>
              <w:t xml:space="preserve">Key theories explaining how and why emotions arise, and their relevance to climate issues.</w:t>
            </w:r>
          </w:p>
          <w:p w:rsidR="00000000" w:rsidDel="00000000" w:rsidP="00000000" w:rsidRDefault="00000000" w:rsidRPr="00000000" w14:paraId="000002C4">
            <w:pPr>
              <w:numPr>
                <w:ilvl w:val="0"/>
                <w:numId w:val="124"/>
              </w:numPr>
              <w:spacing w:after="0" w:afterAutospacing="0" w:before="0" w:beforeAutospacing="0" w:lineRule="auto"/>
              <w:ind w:left="720" w:hanging="360"/>
            </w:pPr>
            <w:r w:rsidDel="00000000" w:rsidR="00000000" w:rsidRPr="00000000">
              <w:rPr>
                <w:rtl w:val="0"/>
              </w:rPr>
              <w:t xml:space="preserve">How emotions are categorized and distinguished from mental health conditions</w:t>
            </w:r>
          </w:p>
          <w:p w:rsidR="00000000" w:rsidDel="00000000" w:rsidP="00000000" w:rsidRDefault="00000000" w:rsidRPr="00000000" w14:paraId="000002C5">
            <w:pPr>
              <w:numPr>
                <w:ilvl w:val="0"/>
                <w:numId w:val="124"/>
              </w:numPr>
              <w:spacing w:after="0" w:afterAutospacing="0" w:before="0" w:beforeAutospacing="0" w:lineRule="auto"/>
              <w:ind w:left="720" w:hanging="360"/>
            </w:pPr>
            <w:r w:rsidDel="00000000" w:rsidR="00000000" w:rsidRPr="00000000">
              <w:rPr>
                <w:rtl w:val="0"/>
              </w:rPr>
              <w:t xml:space="preserve">The spectrum of "climate emotions" </w:t>
            </w:r>
            <w:commentRangeStart w:id="110"/>
            <w:r w:rsidDel="00000000" w:rsidR="00000000" w:rsidRPr="00000000">
              <w:rPr>
                <w:rtl w:val="0"/>
              </w:rPr>
              <w:t xml:space="preserve">including</w:t>
            </w:r>
            <w:commentRangeEnd w:id="110"/>
            <w:r w:rsidDel="00000000" w:rsidR="00000000" w:rsidRPr="00000000">
              <w:commentReference w:id="110"/>
            </w:r>
            <w:r w:rsidDel="00000000" w:rsidR="00000000" w:rsidRPr="00000000">
              <w:rPr>
                <w:rtl w:val="0"/>
              </w:rPr>
              <w:t xml:space="preserve">:</w:t>
            </w:r>
            <w:r w:rsidDel="00000000" w:rsidR="00000000" w:rsidRPr="00000000">
              <w:rPr>
                <w:highlight w:val="yellow"/>
                <w:rtl w:val="0"/>
              </w:rPr>
              <w:t xml:space="preserve"> </w:t>
            </w:r>
          </w:p>
          <w:p w:rsidR="00000000" w:rsidDel="00000000" w:rsidP="00000000" w:rsidRDefault="00000000" w:rsidRPr="00000000" w14:paraId="000002C6">
            <w:pPr>
              <w:numPr>
                <w:ilvl w:val="1"/>
                <w:numId w:val="124"/>
              </w:numPr>
              <w:spacing w:after="0" w:afterAutospacing="0" w:before="0" w:beforeAutospacing="0" w:lineRule="auto"/>
              <w:ind w:left="1440" w:hanging="360"/>
            </w:pPr>
            <w:r w:rsidDel="00000000" w:rsidR="00000000" w:rsidRPr="00000000">
              <w:rPr>
                <w:rtl w:val="0"/>
              </w:rPr>
              <w:t xml:space="preserve">Worry and anxiety</w:t>
            </w:r>
          </w:p>
          <w:p w:rsidR="00000000" w:rsidDel="00000000" w:rsidP="00000000" w:rsidRDefault="00000000" w:rsidRPr="00000000" w14:paraId="000002C7">
            <w:pPr>
              <w:numPr>
                <w:ilvl w:val="1"/>
                <w:numId w:val="124"/>
              </w:numPr>
              <w:spacing w:after="0" w:afterAutospacing="0" w:before="0" w:beforeAutospacing="0" w:lineRule="auto"/>
              <w:ind w:left="1440" w:hanging="360"/>
            </w:pPr>
            <w:r w:rsidDel="00000000" w:rsidR="00000000" w:rsidRPr="00000000">
              <w:rPr>
                <w:rtl w:val="0"/>
              </w:rPr>
              <w:t xml:space="preserve">Pre-traumatic and post-traumatic stress</w:t>
            </w:r>
          </w:p>
          <w:p w:rsidR="00000000" w:rsidDel="00000000" w:rsidP="00000000" w:rsidRDefault="00000000" w:rsidRPr="00000000" w14:paraId="000002C8">
            <w:pPr>
              <w:numPr>
                <w:ilvl w:val="1"/>
                <w:numId w:val="124"/>
              </w:numPr>
              <w:spacing w:after="0" w:afterAutospacing="0" w:before="0" w:beforeAutospacing="0" w:lineRule="auto"/>
              <w:ind w:left="1440" w:hanging="360"/>
            </w:pPr>
            <w:r w:rsidDel="00000000" w:rsidR="00000000" w:rsidRPr="00000000">
              <w:rPr>
                <w:rtl w:val="0"/>
              </w:rPr>
              <w:t xml:space="preserve">Grief and solastalgia</w:t>
            </w:r>
          </w:p>
          <w:p w:rsidR="00000000" w:rsidDel="00000000" w:rsidP="00000000" w:rsidRDefault="00000000" w:rsidRPr="00000000" w14:paraId="000002C9">
            <w:pPr>
              <w:numPr>
                <w:ilvl w:val="1"/>
                <w:numId w:val="124"/>
              </w:numPr>
              <w:spacing w:after="0" w:afterAutospacing="0" w:before="0" w:beforeAutospacing="0" w:lineRule="auto"/>
              <w:ind w:left="1440" w:hanging="360"/>
            </w:pPr>
            <w:r w:rsidDel="00000000" w:rsidR="00000000" w:rsidRPr="00000000">
              <w:rPr>
                <w:rtl w:val="0"/>
              </w:rPr>
              <w:t xml:space="preserve">Guilt and shame</w:t>
            </w:r>
          </w:p>
          <w:p w:rsidR="00000000" w:rsidDel="00000000" w:rsidP="00000000" w:rsidRDefault="00000000" w:rsidRPr="00000000" w14:paraId="000002CA">
            <w:pPr>
              <w:numPr>
                <w:ilvl w:val="1"/>
                <w:numId w:val="124"/>
              </w:numPr>
              <w:spacing w:after="0" w:afterAutospacing="0" w:before="0" w:beforeAutospacing="0" w:lineRule="auto"/>
              <w:ind w:left="1440" w:hanging="360"/>
            </w:pPr>
            <w:r w:rsidDel="00000000" w:rsidR="00000000" w:rsidRPr="00000000">
              <w:rPr>
                <w:rtl w:val="0"/>
              </w:rPr>
              <w:t xml:space="preserve">Anger and rage</w:t>
            </w:r>
          </w:p>
          <w:p w:rsidR="00000000" w:rsidDel="00000000" w:rsidP="00000000" w:rsidRDefault="00000000" w:rsidRPr="00000000" w14:paraId="000002CB">
            <w:pPr>
              <w:numPr>
                <w:ilvl w:val="1"/>
                <w:numId w:val="124"/>
              </w:numPr>
              <w:spacing w:after="0" w:afterAutospacing="0" w:before="0" w:beforeAutospacing="0" w:lineRule="auto"/>
              <w:ind w:left="1440" w:hanging="360"/>
            </w:pPr>
            <w:r w:rsidDel="00000000" w:rsidR="00000000" w:rsidRPr="00000000">
              <w:rPr>
                <w:rtl w:val="0"/>
              </w:rPr>
              <w:t xml:space="preserve">Isolation, loneliness and alienation</w:t>
            </w:r>
          </w:p>
          <w:p w:rsidR="00000000" w:rsidDel="00000000" w:rsidP="00000000" w:rsidRDefault="00000000" w:rsidRPr="00000000" w14:paraId="000002CC">
            <w:pPr>
              <w:numPr>
                <w:ilvl w:val="1"/>
                <w:numId w:val="124"/>
              </w:numPr>
              <w:spacing w:after="0" w:afterAutospacing="0" w:before="0" w:beforeAutospacing="0" w:lineRule="auto"/>
              <w:ind w:left="1440" w:hanging="360"/>
            </w:pPr>
            <w:r w:rsidDel="00000000" w:rsidR="00000000" w:rsidRPr="00000000">
              <w:rPr>
                <w:rtl w:val="0"/>
              </w:rPr>
              <w:t xml:space="preserve">Denial and disengagement</w:t>
            </w:r>
          </w:p>
          <w:p w:rsidR="00000000" w:rsidDel="00000000" w:rsidP="00000000" w:rsidRDefault="00000000" w:rsidRPr="00000000" w14:paraId="000002CD">
            <w:pPr>
              <w:numPr>
                <w:ilvl w:val="1"/>
                <w:numId w:val="124"/>
              </w:numPr>
              <w:spacing w:after="0" w:afterAutospacing="0" w:before="0" w:beforeAutospacing="0" w:lineRule="auto"/>
              <w:ind w:left="1440" w:hanging="360"/>
              <w:rPr>
                <w:ins w:author="Ashley Stoltz" w:id="156" w:date="2025-12-15T04:41:53Z"/>
              </w:rPr>
            </w:pPr>
            <w:r w:rsidDel="00000000" w:rsidR="00000000" w:rsidRPr="00000000">
              <w:rPr>
                <w:rtl w:val="0"/>
              </w:rPr>
              <w:t xml:space="preserve">Ecoparalysis and fatalism</w:t>
            </w:r>
            <w:ins w:author="Ashley Stoltz" w:id="156" w:date="2025-12-15T04:41:53Z">
              <w:commentRangeStart w:id="111"/>
              <w:r w:rsidDel="00000000" w:rsidR="00000000" w:rsidRPr="00000000">
                <w:rPr>
                  <w:rtl w:val="0"/>
                </w:rPr>
              </w:r>
            </w:ins>
          </w:p>
          <w:p w:rsidR="00000000" w:rsidDel="00000000" w:rsidP="00000000" w:rsidRDefault="00000000" w:rsidRPr="00000000" w14:paraId="000002CE">
            <w:pPr>
              <w:numPr>
                <w:ilvl w:val="1"/>
                <w:numId w:val="124"/>
              </w:numPr>
              <w:spacing w:after="0" w:afterAutospacing="0" w:before="0" w:beforeAutospacing="0" w:lineRule="auto"/>
              <w:ind w:left="1440" w:hanging="360"/>
              <w:rPr>
                <w:ins w:author="Ashley Stoltz" w:id="156" w:date="2025-12-15T04:41:53Z"/>
                <w:del w:author="Ashley Stoltz" w:id="156" w:date="2025-12-15T04:41:53Z"/>
              </w:rPr>
            </w:pPr>
            <w:ins w:author="Ashley Stoltz" w:id="156" w:date="2025-12-15T04:41:53Z">
              <w:r w:rsidDel="00000000" w:rsidR="00000000" w:rsidRPr="00000000">
                <w:rPr>
                  <w:rtl w:val="0"/>
                </w:rPr>
                <w:t xml:space="preserve">Hope and Resilience: Countering despair and inspiring action</w:t>
              </w:r>
              <w:del w:author="Ashley Stoltz" w:id="156" w:date="2025-12-15T04:41:53Z">
                <w:r w:rsidDel="00000000" w:rsidR="00000000" w:rsidRPr="00000000">
                  <w:rPr>
                    <w:rtl w:val="0"/>
                  </w:rPr>
                </w:r>
              </w:del>
            </w:ins>
          </w:p>
          <w:p w:rsidR="00000000" w:rsidDel="00000000" w:rsidP="00000000" w:rsidRDefault="00000000" w:rsidRPr="00000000" w14:paraId="000002CF">
            <w:pPr>
              <w:numPr>
                <w:ilvl w:val="1"/>
                <w:numId w:val="124"/>
              </w:numPr>
              <w:spacing w:after="0" w:afterAutospacing="0" w:before="0" w:beforeAutospacing="0" w:lineRule="auto"/>
              <w:ind w:left="1440" w:hanging="360"/>
            </w:pPr>
            <w:commentRangeEnd w:id="111"/>
            <w:r w:rsidDel="00000000" w:rsidR="00000000" w:rsidRPr="00000000">
              <w:commentReference w:id="111"/>
            </w:r>
            <w:r w:rsidDel="00000000" w:rsidR="00000000" w:rsidRPr="00000000">
              <w:rPr>
                <w:rtl w:val="0"/>
              </w:rPr>
            </w:r>
          </w:p>
          <w:p w:rsidR="00000000" w:rsidDel="00000000" w:rsidP="00000000" w:rsidRDefault="00000000" w:rsidRPr="00000000" w14:paraId="000002D0">
            <w:pPr>
              <w:numPr>
                <w:ilvl w:val="0"/>
                <w:numId w:val="124"/>
              </w:numPr>
              <w:spacing w:after="240" w:before="0" w:beforeAutospacing="0" w:lineRule="auto"/>
              <w:ind w:left="720" w:hanging="360"/>
            </w:pPr>
            <w:r w:rsidDel="00000000" w:rsidR="00000000" w:rsidRPr="00000000">
              <w:rPr>
                <w:rtl w:val="0"/>
              </w:rPr>
              <w:t xml:space="preserve">Tools to assess and address climate-related mental health impacts.</w:t>
            </w:r>
          </w:p>
        </w:tc>
      </w:tr>
    </w:tbl>
    <w:p w:rsidR="00000000" w:rsidDel="00000000" w:rsidP="00000000" w:rsidRDefault="00000000" w:rsidRPr="00000000" w14:paraId="000002D1">
      <w:pPr>
        <w:spacing w:after="240" w:before="240" w:lineRule="auto"/>
        <w:rPr/>
        <w:sectPr>
          <w:headerReference r:id="rId48"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2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9" w:type="default"/>
          <w:type w:val="nextPage"/>
          <w:pgSz w:h="12240" w:w="15840" w:orient="landscape"/>
          <w:pgMar w:bottom="1440.0000000000002" w:top="1440.0000000000002" w:left="1440.0000000000002" w:right="1440.0000000000002" w:header="720" w:footer="720"/>
          <w:pgNumType w:start="1"/>
        </w:sectPr>
      </w:pPr>
      <w:bookmarkStart w:colFirst="0" w:colLast="0" w:name="_nd3r1s371fkw"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Wellbeing</w:t>
      </w:r>
      <w:r w:rsidDel="00000000" w:rsidR="00000000" w:rsidRPr="00000000">
        <w:rPr>
          <w:rtl w:val="0"/>
        </w:rPr>
      </w:r>
    </w:p>
    <w:p w:rsidR="00000000" w:rsidDel="00000000" w:rsidP="00000000" w:rsidRDefault="00000000" w:rsidRPr="00000000" w14:paraId="000002D3">
      <w:pPr>
        <w:pStyle w:val="Heading1"/>
        <w:spacing w:after="240" w:before="240" w:lineRule="auto"/>
        <w:rPr>
          <w:b w:val="0"/>
          <w:bCs w:val="0"/>
        </w:rPr>
      </w:pPr>
      <w:bookmarkStart w:colFirst="0" w:colLast="0" w:name="_h669yif86efv" w:id="78"/>
      <w:bookmarkEnd w:id="78"/>
      <w:commentRangeStart w:id="112"/>
      <w:r w:rsidDel="00000000" w:rsidR="00000000" w:rsidRPr="00000000">
        <w:rPr>
          <w:rtl w:val="0"/>
        </w:rPr>
        <w:t xml:space="preserve">An Introduction to Wellbeing and Emotions</w:t>
      </w:r>
      <w:commentRangeEnd w:id="112"/>
      <w:r w:rsidDel="00000000" w:rsidR="00000000" w:rsidRPr="00000000">
        <w:commentReference w:id="112"/>
      </w:r>
      <w:r w:rsidDel="00000000" w:rsidR="00000000" w:rsidRPr="00000000">
        <w:rPr>
          <w:rtl w:val="0"/>
        </w:rPr>
      </w:r>
    </w:p>
    <w:tbl>
      <w:tblPr>
        <w:tblStyle w:val="Table27"/>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02D4">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02D5">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02D6">
            <w:pPr>
              <w:widowControl w:val="0"/>
              <w:numPr>
                <w:ilvl w:val="0"/>
                <w:numId w:val="234"/>
              </w:numPr>
              <w:spacing w:line="240" w:lineRule="auto"/>
              <w:ind w:left="720" w:hanging="360"/>
            </w:pPr>
            <w:commentRangeStart w:id="113"/>
            <w:r w:rsidDel="00000000" w:rsidR="00000000" w:rsidRPr="00000000">
              <w:rPr>
                <w:rtl w:val="0"/>
              </w:rPr>
              <w:t xml:space="preserve">Kiffer G. Card, Faculty of Health Sciences, Simon Fraser University</w:t>
            </w:r>
            <w:commentRangeEnd w:id="113"/>
            <w:r w:rsidDel="00000000" w:rsidR="00000000" w:rsidRPr="00000000">
              <w:commentReference w:id="113"/>
            </w:r>
            <w:r w:rsidDel="00000000" w:rsidR="00000000" w:rsidRPr="00000000">
              <w:rPr>
                <w:rtl w:val="0"/>
              </w:rPr>
            </w:r>
          </w:p>
          <w:p w:rsidR="00000000" w:rsidDel="00000000" w:rsidP="00000000" w:rsidRDefault="00000000" w:rsidRPr="00000000" w14:paraId="000002D7">
            <w:pPr>
              <w:widowControl w:val="0"/>
              <w:spacing w:line="240" w:lineRule="auto"/>
              <w:rPr/>
            </w:pPr>
            <w:r w:rsidDel="00000000" w:rsidR="00000000" w:rsidRPr="00000000">
              <w:rPr>
                <w:rtl w:val="0"/>
              </w:rPr>
            </w:r>
          </w:p>
        </w:tc>
      </w:tr>
    </w:tbl>
    <w:p w:rsidR="00000000" w:rsidDel="00000000" w:rsidP="00000000" w:rsidRDefault="00000000" w:rsidRPr="00000000" w14:paraId="000002D8">
      <w:pPr>
        <w:spacing w:after="240" w:before="240" w:lineRule="auto"/>
        <w:rPr/>
      </w:pPr>
      <w:r w:rsidDel="00000000" w:rsidR="00000000" w:rsidRPr="00000000">
        <w:rPr>
          <w:rtl w:val="0"/>
        </w:rPr>
      </w:r>
    </w:p>
    <w:tbl>
      <w:tblPr>
        <w:tblStyle w:val="Table28"/>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02D9">
            <w:pPr>
              <w:widowControl w:val="0"/>
              <w:spacing w:line="240" w:lineRule="auto"/>
              <w:rPr>
                <w:b w:val="1"/>
                <w:bCs w:val="1"/>
              </w:rPr>
            </w:pPr>
            <w:r w:rsidDel="00000000" w:rsidR="00000000" w:rsidRPr="00000000">
              <w:rPr>
                <w:b w:val="1"/>
                <w:bCs w:val="1"/>
                <w:rtl w:val="0"/>
              </w:rPr>
              <w:t xml:space="preserve">Script for Audio Overview</w:t>
            </w:r>
          </w:p>
        </w:tc>
        <w:tc>
          <w:tcPr>
            <w:tcBorders>
              <w:bottom w:color="999999" w:space="0" w:sz="6" w:val="single"/>
            </w:tcBorders>
            <w:shd w:fill="fce5cd" w:val="clear"/>
          </w:tcPr>
          <w:p w:rsidR="00000000" w:rsidDel="00000000" w:rsidP="00000000" w:rsidRDefault="00000000" w:rsidRPr="00000000" w14:paraId="000002DA">
            <w:pPr>
              <w:widowControl w:val="0"/>
              <w:spacing w:after="240" w:before="240" w:line="240" w:lineRule="auto"/>
              <w:rPr/>
            </w:pPr>
            <w:r w:rsidDel="00000000" w:rsidR="00000000" w:rsidRPr="00000000">
              <w:rPr>
                <w:rtl w:val="0"/>
              </w:rPr>
              <w:t xml:space="preserve">This module provides a broad introduction to the concept of wellbeing and situates emotions within a holistic understanding of health. Before we explore the specific emotions that arise in relation to climate change, it is important to step back and consider what we mean by health and wellbeing more broadly. As you will see, these are concepts that have evolved considerably over time and across cultures.</w:t>
            </w:r>
          </w:p>
          <w:p w:rsidR="00000000" w:rsidDel="00000000" w:rsidP="00000000" w:rsidRDefault="00000000" w:rsidRPr="00000000" w14:paraId="000002DB">
            <w:pPr>
              <w:widowControl w:val="0"/>
              <w:spacing w:after="240" w:before="240" w:line="240" w:lineRule="auto"/>
              <w:rPr/>
            </w:pPr>
            <w:r w:rsidDel="00000000" w:rsidR="00000000" w:rsidRPr="00000000">
              <w:rPr>
                <w:rtl w:val="0"/>
              </w:rPr>
              <w:t xml:space="preserve">For much of modern Western medical history, health was understood narrowly as the absence of disease. This biomedical model, which dominated from the 19th century onward, focused on identifying and treating specific pathologies in the body, often to the exclusion of mental, social, and spiritual dimensions of human experience. While this approach produced enormous advances in treating infectious diseases and acute illness, it left significant gaps in how we understand what it means for a person or community to truly thrive.</w:t>
            </w:r>
          </w:p>
          <w:p w:rsidR="00000000" w:rsidDel="00000000" w:rsidP="00000000" w:rsidRDefault="00000000" w:rsidRPr="00000000" w14:paraId="000002DC">
            <w:pPr>
              <w:widowControl w:val="0"/>
              <w:spacing w:after="240" w:before="240" w:line="240" w:lineRule="auto"/>
              <w:rPr/>
            </w:pPr>
            <w:r w:rsidDel="00000000" w:rsidR="00000000" w:rsidRPr="00000000">
              <w:rPr>
                <w:rtl w:val="0"/>
              </w:rPr>
              <w:t xml:space="preserve">A major turning point came in 1948, when the World Health Organization defined health as "a state of complete physical, mental, and social well-being and not merely the absence of disease or infirmity." This definition, while sometimes critiqued for its absolutism, was revolutionary in recognizing that health encompasses far more than bodily function. Over the following decades, models of health continued to expand. The biopsychosocial model, articulated by George Engel in 1977, argued that biological, psychological, and social factors are all essential to understanding health and illness. More recently, frameworks like the social-ecological model have drawn attention to how environments, institutions, and policies shape health outcomes at the population level.</w:t>
            </w:r>
          </w:p>
          <w:p w:rsidR="00000000" w:rsidDel="00000000" w:rsidP="00000000" w:rsidRDefault="00000000" w:rsidRPr="00000000" w14:paraId="000002DD">
            <w:pPr>
              <w:widowControl w:val="0"/>
              <w:spacing w:after="240" w:before="240" w:line="240" w:lineRule="auto"/>
              <w:rPr/>
            </w:pPr>
            <w:r w:rsidDel="00000000" w:rsidR="00000000" w:rsidRPr="00000000">
              <w:rPr>
                <w:rtl w:val="0"/>
              </w:rPr>
              <w:t xml:space="preserve">Yet even these expanded models have been critiqued for remaining rooted in Western paradigms that tend to separate mind from body, individual from community, and human beings from the natural world. Indigenous peoples around the world have long held more integrated understandings of health and wellbeing, understandings that predate and often challenge the assumptions of Western biomedical and psychological frameworks. Many Indigenous knowledge systems conceptualize health as a state of balance among physical, mental, emotional, and spiritual dimensions, all of which are inseparable from relationships with land, community, ancestors, and the living world.</w:t>
            </w:r>
          </w:p>
          <w:p w:rsidR="00000000" w:rsidDel="00000000" w:rsidP="00000000" w:rsidRDefault="00000000" w:rsidRPr="00000000" w14:paraId="000002DE">
            <w:pPr>
              <w:widowControl w:val="0"/>
              <w:spacing w:after="240" w:before="240" w:line="240" w:lineRule="auto"/>
              <w:rPr/>
            </w:pPr>
            <w:r w:rsidDel="00000000" w:rsidR="00000000" w:rsidRPr="00000000">
              <w:rPr>
                <w:rtl w:val="0"/>
              </w:rPr>
              <w:t xml:space="preserve">For example, the Medicine Wheel, used by many First Nations in North America, represents a holistic framework in which physical, emotional, mental, and spiritual health are interconnected and must be in balance. The Maori concept of Te Whare Tapa Wha in Aotearoa New Zealand similarly describes wellbeing as a four-sided house encompassing physical health, mental health, family and social health, and spiritual health, where weakness in any one wall compromises the whole structure. In many Aboriginal Australian traditions, health is understood through connection to Country, meaning that the wellbeing of people and the wellbeing of the land are inseparable. These are not abstract philosophies; they represent lived, practiced systems of knowing that have sustained communities for millennia.</w:t>
            </w:r>
          </w:p>
          <w:p w:rsidR="00000000" w:rsidDel="00000000" w:rsidP="00000000" w:rsidRDefault="00000000" w:rsidRPr="00000000" w14:paraId="000002DF">
            <w:pPr>
              <w:widowControl w:val="0"/>
              <w:spacing w:after="240" w:before="240" w:line="240" w:lineRule="auto"/>
              <w:rPr/>
            </w:pPr>
            <w:r w:rsidDel="00000000" w:rsidR="00000000" w:rsidRPr="00000000">
              <w:rPr>
                <w:rtl w:val="0"/>
              </w:rPr>
              <w:t xml:space="preserve">This broader context matters enormously for how we approach emotions in relation to climate change. In this course, we deliberately focus on emotions rather than diagnosable mental health conditions. This is an intentional choice, not to dismiss the reality of clinical mental health impacts, but to recognize that the emotional responses people have to climate change are, in most cases, rational and proportionate responses to a genuine threat. Grief over the loss of a beloved landscape, anxiety about an uncertain future, anger at perceived inaction: these are not symptoms of pathology. They are expressions of care, connection, and moral engagement with the world.</w:t>
            </w:r>
          </w:p>
          <w:p w:rsidR="00000000" w:rsidDel="00000000" w:rsidP="00000000" w:rsidRDefault="00000000" w:rsidRPr="00000000" w14:paraId="000002E0">
            <w:pPr>
              <w:widowControl w:val="0"/>
              <w:spacing w:after="240" w:before="240" w:line="240" w:lineRule="auto"/>
              <w:rPr/>
            </w:pPr>
            <w:r w:rsidDel="00000000" w:rsidR="00000000" w:rsidRPr="00000000">
              <w:rPr>
                <w:rtl w:val="0"/>
              </w:rPr>
              <w:t xml:space="preserve">By framing this course around emotions rather than diagnoses, we follow the lead of researchers and practitioners who caution against pathologizing what are fundamentally healthy human responses to extraordinary circumstances. This approach also aligns more closely with Indigenous and holistic understandings of wellbeing, which tend to view emotions as meaningful signals about the state of our relationships, rather than as problems to be managed or eliminated. As we move through Section 2, you will explore theories of emotion, learn to categorize and distinguish different emotional experiences, and encounter the specific climate emotions that researchers have identified. Throughout, we encourage you to hold onto this holistic framing: emotions are not separate from our physical, social, and spiritual lives, and attending to them is an essential part of maintaining wellbeing in a changing climate.</w:t>
            </w:r>
          </w:p>
        </w:tc>
      </w:tr>
      <w:tr>
        <w:trPr>
          <w:cantSplit w:val="0"/>
          <w:tblHeader w:val="0"/>
        </w:trPr>
        <w:tc>
          <w:tcPr>
            <w:tcBorders>
              <w:right w:color="999999" w:space="0" w:sz="6" w:val="single"/>
            </w:tcBorders>
            <w:shd w:fill="ea9999" w:val="clear"/>
          </w:tcPr>
          <w:p w:rsidR="00000000" w:rsidDel="00000000" w:rsidP="00000000" w:rsidRDefault="00000000" w:rsidRPr="00000000" w14:paraId="000002E1">
            <w:pPr>
              <w:widowControl w:val="0"/>
              <w:spacing w:line="240" w:lineRule="auto"/>
              <w:rPr>
                <w:b w:val="1"/>
                <w:bCs w:val="1"/>
              </w:rPr>
            </w:pPr>
            <w:r w:rsidDel="00000000" w:rsidR="00000000" w:rsidRPr="00000000">
              <w:rPr>
                <w:b w:val="1"/>
                <w:bCs w:val="1"/>
                <w:rtl w:val="0"/>
              </w:rPr>
              <w:t xml:space="preserve">Content</w:t>
            </w:r>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tcPr>
          <w:p w:rsidR="00000000" w:rsidDel="00000000" w:rsidP="00000000" w:rsidRDefault="00000000" w:rsidRPr="00000000" w14:paraId="000002E2">
            <w:pPr>
              <w:numPr>
                <w:ilvl w:val="0"/>
                <w:numId w:val="443"/>
              </w:numPr>
              <w:spacing w:after="0" w:afterAutospacing="0" w:before="240" w:lineRule="auto"/>
              <w:ind w:left="720" w:hanging="360"/>
            </w:pPr>
            <w:r w:rsidDel="00000000" w:rsidR="00000000" w:rsidRPr="00000000">
              <w:rPr>
                <w:b w:val="1"/>
                <w:bCs w:val="1"/>
                <w:sz w:val="28"/>
                <w:szCs w:val="28"/>
                <w:rtl w:val="0"/>
              </w:rPr>
              <w:t xml:space="preserve">Introduction to Wellbeing</w:t>
            </w:r>
          </w:p>
          <w:p w:rsidR="00000000" w:rsidDel="00000000" w:rsidP="00000000" w:rsidRDefault="00000000" w:rsidRPr="00000000" w14:paraId="000002E3">
            <w:pPr>
              <w:numPr>
                <w:ilvl w:val="1"/>
                <w:numId w:val="443"/>
              </w:numPr>
              <w:spacing w:after="0" w:afterAutospacing="0" w:before="0" w:beforeAutospacing="0" w:lineRule="auto"/>
              <w:ind w:left="1440" w:hanging="360"/>
            </w:pPr>
            <w:r w:rsidDel="00000000" w:rsidR="00000000" w:rsidRPr="00000000">
              <w:rPr>
                <w:rtl w:val="0"/>
              </w:rPr>
              <w:t xml:space="preserve">Before exploring the specific emotions that arise in relation to climate change, it is important to step back and consider what we mean by health and wellbeing more broadly. These concepts have evolved considerably over time, across disciplines, and across cultures. Understanding this broader landscape helps explain why this course focuses on emotions rather than clinical diagnoses, and why that framing matters.</w:t>
            </w:r>
          </w:p>
          <w:p w:rsidR="00000000" w:rsidDel="00000000" w:rsidP="00000000" w:rsidRDefault="00000000" w:rsidRPr="00000000" w14:paraId="000002E4">
            <w:pPr>
              <w:numPr>
                <w:ilvl w:val="0"/>
                <w:numId w:val="443"/>
              </w:numPr>
              <w:spacing w:after="0" w:afterAutospacing="0" w:before="0" w:beforeAutospacing="0" w:lineRule="auto"/>
              <w:ind w:left="720" w:hanging="360"/>
            </w:pPr>
            <w:r w:rsidDel="00000000" w:rsidR="00000000" w:rsidRPr="00000000">
              <w:rPr>
                <w:b w:val="1"/>
                <w:bCs w:val="1"/>
                <w:sz w:val="24"/>
                <w:szCs w:val="24"/>
                <w:rtl w:val="0"/>
              </w:rPr>
              <w:t xml:space="preserve">The Evolution of Health and Wellbeing Concepts</w:t>
            </w:r>
          </w:p>
          <w:p w:rsidR="00000000" w:rsidDel="00000000" w:rsidP="00000000" w:rsidRDefault="00000000" w:rsidRPr="00000000" w14:paraId="000002E5">
            <w:pPr>
              <w:numPr>
                <w:ilvl w:val="1"/>
                <w:numId w:val="443"/>
              </w:numPr>
              <w:spacing w:after="0" w:afterAutospacing="0" w:before="0" w:beforeAutospacing="0" w:lineRule="auto"/>
              <w:ind w:left="1440" w:hanging="360"/>
            </w:pPr>
            <w:r w:rsidDel="00000000" w:rsidR="00000000" w:rsidRPr="00000000">
              <w:rPr>
                <w:rtl w:val="0"/>
              </w:rPr>
              <w:t xml:space="preserve">For much of modern Western medical history, health was understood primarily as the absence of disease. The biomedical model, which rose to dominance in the 19th and early 20th centuries, focused on identifying and treating specific pathologies in the body. While this approach produced enormous advances in treating infectious diseases and acute illness, it largely excluded mental, social, and spiritual dimensions of human experience from the concept of health.</w:t>
            </w:r>
          </w:p>
          <w:p w:rsidR="00000000" w:rsidDel="00000000" w:rsidP="00000000" w:rsidRDefault="00000000" w:rsidRPr="00000000" w14:paraId="000002E6">
            <w:pPr>
              <w:numPr>
                <w:ilvl w:val="1"/>
                <w:numId w:val="443"/>
              </w:numPr>
              <w:spacing w:after="0" w:afterAutospacing="0" w:before="0" w:beforeAutospacing="0" w:lineRule="auto"/>
              <w:ind w:left="1440" w:hanging="360"/>
            </w:pPr>
            <w:r w:rsidDel="00000000" w:rsidR="00000000" w:rsidRPr="00000000">
              <w:rPr>
                <w:rtl w:val="0"/>
              </w:rPr>
              <w:t xml:space="preserve">A major turning point came in 1948, when the World Health Organization (WHO) adopted its constitution, defining health as:</w:t>
            </w:r>
          </w:p>
          <w:p w:rsidR="00000000" w:rsidDel="00000000" w:rsidP="00000000" w:rsidRDefault="00000000" w:rsidRPr="00000000" w14:paraId="000002E7">
            <w:pPr>
              <w:numPr>
                <w:ilvl w:val="2"/>
                <w:numId w:val="443"/>
              </w:numPr>
              <w:spacing w:after="0" w:afterAutospacing="0" w:lineRule="auto"/>
              <w:ind w:left="2160" w:right="720" w:hanging="360"/>
            </w:pPr>
            <w:r w:rsidDel="00000000" w:rsidR="00000000" w:rsidRPr="00000000">
              <w:rPr>
                <w:i w:val="1"/>
                <w:iCs w:val="1"/>
                <w:rtl w:val="0"/>
              </w:rPr>
              <w:t xml:space="preserve">"A state of complete physical, mental and social well-being and not merely the absence of disease or infirmity."</w:t>
            </w:r>
          </w:p>
          <w:p w:rsidR="00000000" w:rsidDel="00000000" w:rsidP="00000000" w:rsidRDefault="00000000" w:rsidRPr="00000000" w14:paraId="000002E8">
            <w:pPr>
              <w:numPr>
                <w:ilvl w:val="1"/>
                <w:numId w:val="443"/>
              </w:numPr>
              <w:spacing w:after="0" w:afterAutospacing="0" w:before="0" w:beforeAutospacing="0" w:lineRule="auto"/>
              <w:ind w:left="1440" w:hanging="360"/>
            </w:pPr>
            <w:r w:rsidDel="00000000" w:rsidR="00000000" w:rsidRPr="00000000">
              <w:rPr>
                <w:rtl w:val="0"/>
              </w:rPr>
              <w:t xml:space="preserve">This definition, while sometimes critiqued for its absolutism, was revolutionary in recognizing that health encompasses far more than bodily function. It opened the door to broader, more integrative models.</w:t>
            </w:r>
          </w:p>
          <w:p w:rsidR="00000000" w:rsidDel="00000000" w:rsidP="00000000" w:rsidRDefault="00000000" w:rsidRPr="00000000" w14:paraId="000002E9">
            <w:pPr>
              <w:numPr>
                <w:ilvl w:val="2"/>
                <w:numId w:val="443"/>
              </w:numPr>
              <w:spacing w:after="0" w:afterAutospacing="0" w:before="0" w:beforeAutospacing="0" w:lineRule="auto"/>
              <w:ind w:left="2160" w:hanging="360"/>
            </w:pPr>
            <w:r w:rsidDel="00000000" w:rsidR="00000000" w:rsidRPr="00000000">
              <w:rPr>
                <w:b w:val="1"/>
                <w:bCs w:val="1"/>
                <w:rtl w:val="0"/>
              </w:rPr>
              <w:t xml:space="preserve">The Biopsychosocial Model. </w:t>
            </w:r>
            <w:r w:rsidDel="00000000" w:rsidR="00000000" w:rsidRPr="00000000">
              <w:rPr>
                <w:rtl w:val="0"/>
              </w:rPr>
              <w:t xml:space="preserve">In 1977, psychiatrist George Engel published a landmark paper arguing that the dominant biomedical model was inadequate for understanding health and illness. His biopsychosocial model proposed that biological, psychological, and social factors all interact to produce health outcomes. A person's mental state, social support, cultural context, and lived experiences are not peripheral to their health; they are central to it. This model has been enormously influential in medicine, psychology, and public health, and laid the groundwork for understanding the mental health dimensions of environmental challenges like climate change.</w:t>
            </w:r>
          </w:p>
          <w:p w:rsidR="00000000" w:rsidDel="00000000" w:rsidP="00000000" w:rsidRDefault="00000000" w:rsidRPr="00000000" w14:paraId="000002EA">
            <w:pPr>
              <w:numPr>
                <w:ilvl w:val="2"/>
                <w:numId w:val="443"/>
              </w:numPr>
              <w:spacing w:after="0" w:afterAutospacing="0" w:before="0" w:beforeAutospacing="0" w:lineRule="auto"/>
              <w:ind w:left="2160" w:hanging="360"/>
            </w:pPr>
            <w:r w:rsidDel="00000000" w:rsidR="00000000" w:rsidRPr="00000000">
              <w:rPr>
                <w:b w:val="1"/>
                <w:bCs w:val="1"/>
                <w:rtl w:val="0"/>
              </w:rPr>
              <w:t xml:space="preserve">Social-Ecological Models. </w:t>
            </w:r>
            <w:r w:rsidDel="00000000" w:rsidR="00000000" w:rsidRPr="00000000">
              <w:rPr>
                <w:rtl w:val="0"/>
              </w:rPr>
              <w:t xml:space="preserve">Building on the biopsychosocial model, social-ecological frameworks (sometimes called socioecological models) draw attention to how environments, institutions, communities, and policies shape health at the population level. These models recognize that individual health behaviors and experiences are embedded in wider social, economic, and environmental systems. They are particularly relevant to climate change, which operates at every level of the social-ecological spectrum, from individual stress responses to community displacement to global policy failures.</w:t>
            </w:r>
          </w:p>
          <w:p w:rsidR="00000000" w:rsidDel="00000000" w:rsidP="00000000" w:rsidRDefault="00000000" w:rsidRPr="00000000" w14:paraId="000002EB">
            <w:pPr>
              <w:numPr>
                <w:ilvl w:val="2"/>
                <w:numId w:val="443"/>
              </w:numPr>
              <w:spacing w:after="0" w:afterAutospacing="0" w:before="0" w:beforeAutospacing="0" w:lineRule="auto"/>
              <w:ind w:left="2160" w:hanging="360"/>
            </w:pPr>
            <w:r w:rsidDel="00000000" w:rsidR="00000000" w:rsidRPr="00000000">
              <w:rPr>
                <w:b w:val="1"/>
                <w:bCs w:val="1"/>
                <w:rtl w:val="0"/>
              </w:rPr>
              <w:t xml:space="preserve">Positive Psychology and Flourishing. </w:t>
            </w:r>
            <w:r w:rsidDel="00000000" w:rsidR="00000000" w:rsidRPr="00000000">
              <w:rPr>
                <w:rtl w:val="0"/>
              </w:rPr>
              <w:t xml:space="preserve">In the late 20th and early 21st centuries, the field of positive psychology further expanded the conversation by shifting attention from pathology and dysfunction to wellbeing and flourishing. Researchers like Martin Seligman and Ed Diener argued that the purpose of psychological science should not only be to treat mental illness but also to understand and promote the conditions under which people thrive. Concepts such as subjective wellbeing, psychological flourishing, and eudaimonia (a sense of meaning and purpose) broadened the scientific understanding of what it means to be well, moving beyond the simple absence of distress.</w:t>
            </w:r>
          </w:p>
          <w:p w:rsidR="00000000" w:rsidDel="00000000" w:rsidP="00000000" w:rsidRDefault="00000000" w:rsidRPr="00000000" w14:paraId="000002EC">
            <w:pPr>
              <w:numPr>
                <w:ilvl w:val="0"/>
                <w:numId w:val="443"/>
              </w:numPr>
              <w:spacing w:after="0" w:afterAutospacing="0" w:before="0" w:beforeAutospacing="0" w:lineRule="auto"/>
              <w:ind w:left="720" w:hanging="360"/>
            </w:pPr>
            <w:r w:rsidDel="00000000" w:rsidR="00000000" w:rsidRPr="00000000">
              <w:rPr>
                <w:b w:val="1"/>
                <w:bCs w:val="1"/>
                <w:sz w:val="24"/>
                <w:szCs w:val="24"/>
                <w:rtl w:val="0"/>
              </w:rPr>
              <w:t xml:space="preserve">Indigenous and Holistic Frameworks of Wellbeing</w:t>
            </w:r>
          </w:p>
          <w:p w:rsidR="00000000" w:rsidDel="00000000" w:rsidP="00000000" w:rsidRDefault="00000000" w:rsidRPr="00000000" w14:paraId="000002ED">
            <w:pPr>
              <w:numPr>
                <w:ilvl w:val="1"/>
                <w:numId w:val="443"/>
              </w:numPr>
              <w:spacing w:after="0" w:afterAutospacing="0" w:before="0" w:beforeAutospacing="0" w:lineRule="auto"/>
              <w:ind w:left="1440" w:hanging="360"/>
            </w:pPr>
            <w:r w:rsidDel="00000000" w:rsidR="00000000" w:rsidRPr="00000000">
              <w:rPr>
                <w:rtl w:val="0"/>
              </w:rPr>
              <w:t xml:space="preserve">While Western frameworks have progressively expanded their definitions of health, it is important to recognize that Indigenous peoples around the world have long held holistic understandings of wellbeing that predate and often challenge the assumptions embedded in biomedical and psychological models. These knowledge systems are not historical artifacts; they are living, practiced frameworks that continue to guide health and healing in communities worldwide.</w:t>
            </w:r>
          </w:p>
          <w:p w:rsidR="00000000" w:rsidDel="00000000" w:rsidP="00000000" w:rsidRDefault="00000000" w:rsidRPr="00000000" w14:paraId="000002EE">
            <w:pPr>
              <w:numPr>
                <w:ilvl w:val="1"/>
                <w:numId w:val="443"/>
              </w:numPr>
              <w:spacing w:after="0" w:afterAutospacing="0" w:before="0" w:beforeAutospacing="0" w:lineRule="auto"/>
              <w:ind w:left="1440" w:hanging="360"/>
            </w:pPr>
            <w:r w:rsidDel="00000000" w:rsidR="00000000" w:rsidRPr="00000000">
              <w:rPr>
                <w:rtl w:val="0"/>
              </w:rPr>
              <w:t xml:space="preserve">Several key principles characterize many Indigenous approaches to wellbeing, though it is important to note that Indigenous cultures are enormously diverse and should not be homogenized:</w:t>
            </w:r>
          </w:p>
          <w:p w:rsidR="00000000" w:rsidDel="00000000" w:rsidP="00000000" w:rsidRDefault="00000000" w:rsidRPr="00000000" w14:paraId="000002EF">
            <w:pPr>
              <w:numPr>
                <w:ilvl w:val="2"/>
                <w:numId w:val="443"/>
              </w:numPr>
              <w:spacing w:after="0" w:afterAutospacing="0" w:before="0" w:beforeAutospacing="0" w:lineRule="auto"/>
              <w:ind w:left="2160" w:hanging="360"/>
            </w:pPr>
            <w:r w:rsidDel="00000000" w:rsidR="00000000" w:rsidRPr="00000000">
              <w:rPr>
                <w:b w:val="1"/>
                <w:bCs w:val="1"/>
                <w:rtl w:val="0"/>
              </w:rPr>
              <w:t xml:space="preserve">Interconnection and Relationality. </w:t>
            </w:r>
            <w:r w:rsidDel="00000000" w:rsidR="00000000" w:rsidRPr="00000000">
              <w:rPr>
                <w:rtl w:val="0"/>
              </w:rPr>
              <w:t xml:space="preserve">Many Indigenous knowledge systems understand health as fundamentally relational. Wellbeing is not an individual attribute but a state of balance among relationships with self, family, community, land, water, animals, ancestors, and spirit. Disruption to any of these relationships can affect health across all dimensions.</w:t>
            </w:r>
          </w:p>
          <w:p w:rsidR="00000000" w:rsidDel="00000000" w:rsidP="00000000" w:rsidRDefault="00000000" w:rsidRPr="00000000" w14:paraId="000002F0">
            <w:pPr>
              <w:numPr>
                <w:ilvl w:val="2"/>
                <w:numId w:val="443"/>
              </w:numPr>
              <w:spacing w:after="0" w:afterAutospacing="0" w:before="0" w:beforeAutospacing="0" w:lineRule="auto"/>
              <w:ind w:left="2160" w:hanging="360"/>
            </w:pPr>
            <w:r w:rsidDel="00000000" w:rsidR="00000000" w:rsidRPr="00000000">
              <w:rPr>
                <w:b w:val="1"/>
                <w:bCs w:val="1"/>
                <w:rtl w:val="0"/>
              </w:rPr>
              <w:t xml:space="preserve">The Medicine Wheel. </w:t>
            </w:r>
            <w:r w:rsidDel="00000000" w:rsidR="00000000" w:rsidRPr="00000000">
              <w:rPr>
                <w:rtl w:val="0"/>
              </w:rPr>
              <w:t xml:space="preserve">Used by many First Nations in North America, the Medicine Wheel is a holistic framework representing the interconnection of physical, emotional, mental, and spiritual health. These four dimensions must be in balance for a person (or community) to be well. The Medicine Wheel also emphasizes cycles, seasons, and the interconnectedness of all living things, offering a fundamentally ecological understanding of health.</w:t>
            </w:r>
          </w:p>
          <w:p w:rsidR="00000000" w:rsidDel="00000000" w:rsidP="00000000" w:rsidRDefault="00000000" w:rsidRPr="00000000" w14:paraId="000002F1">
            <w:pPr>
              <w:numPr>
                <w:ilvl w:val="2"/>
                <w:numId w:val="443"/>
              </w:numPr>
              <w:spacing w:after="0" w:afterAutospacing="0" w:before="0" w:beforeAutospacing="0" w:lineRule="auto"/>
              <w:ind w:left="2160" w:hanging="360"/>
            </w:pPr>
            <w:r w:rsidDel="00000000" w:rsidR="00000000" w:rsidRPr="00000000">
              <w:rPr>
                <w:b w:val="1"/>
                <w:bCs w:val="1"/>
                <w:rtl w:val="0"/>
              </w:rPr>
              <w:t xml:space="preserve">Te Whare Tapa Whā (Aotearoa New Zealand). </w:t>
            </w:r>
            <w:r w:rsidDel="00000000" w:rsidR="00000000" w:rsidRPr="00000000">
              <w:rPr>
                <w:rtl w:val="0"/>
              </w:rPr>
              <w:t xml:space="preserve">Developed by Sir Mason Durie, this Māori health model describes wellbeing as a four-sided house (whare) with walls representing taha tinana (physical health), taha hinengaro (mental and emotional health), taha whānau (family and social health), and taha wairua (spiritual health). If any wall is weakened, the whole structure is compromised. Some versions include a fifth element, whenua (land and roots), reflecting the inseparability of human and environmental health.</w:t>
            </w:r>
          </w:p>
          <w:p w:rsidR="00000000" w:rsidDel="00000000" w:rsidP="00000000" w:rsidRDefault="00000000" w:rsidRPr="00000000" w14:paraId="000002F2">
            <w:pPr>
              <w:numPr>
                <w:ilvl w:val="2"/>
                <w:numId w:val="443"/>
              </w:numPr>
              <w:spacing w:after="0" w:afterAutospacing="0" w:before="0" w:beforeAutospacing="0" w:lineRule="auto"/>
              <w:ind w:left="2160" w:hanging="360"/>
            </w:pPr>
            <w:r w:rsidDel="00000000" w:rsidR="00000000" w:rsidRPr="00000000">
              <w:rPr>
                <w:b w:val="1"/>
                <w:bCs w:val="1"/>
                <w:rtl w:val="0"/>
              </w:rPr>
              <w:t xml:space="preserve">Aboriginal Australian Concepts of Health. </w:t>
            </w:r>
            <w:r w:rsidDel="00000000" w:rsidR="00000000" w:rsidRPr="00000000">
              <w:rPr>
                <w:rtl w:val="0"/>
              </w:rPr>
              <w:t xml:space="preserve">In many Aboriginal Australian traditions, health is understood through connection to Country. Country refers not just to land but to the totality of relationships between people, place, animals, plants, waterways, and the spiritual realm. The wellbeing of people and the wellbeing of Country are inseparable. The National Aboriginal Community Controlled Health Organisation (NACCHO) definition of health emphasizes this holistic view: health encompasses the social, emotional, and cultural wellbeing of the whole community, and is tied to control over the physical environment.</w:t>
            </w:r>
          </w:p>
          <w:p w:rsidR="00000000" w:rsidDel="00000000" w:rsidP="00000000" w:rsidRDefault="00000000" w:rsidRPr="00000000" w14:paraId="000002F3">
            <w:pPr>
              <w:numPr>
                <w:ilvl w:val="2"/>
                <w:numId w:val="443"/>
              </w:numPr>
              <w:spacing w:after="0" w:afterAutospacing="0" w:before="0" w:beforeAutospacing="0" w:lineRule="auto"/>
              <w:ind w:left="2160" w:hanging="360"/>
            </w:pPr>
            <w:r w:rsidDel="00000000" w:rsidR="00000000" w:rsidRPr="00000000">
              <w:rPr>
                <w:b w:val="1"/>
                <w:bCs w:val="1"/>
                <w:rtl w:val="0"/>
              </w:rPr>
              <w:t xml:space="preserve">Ubuntu (Southern Africa). </w:t>
            </w:r>
            <w:r w:rsidDel="00000000" w:rsidR="00000000" w:rsidRPr="00000000">
              <w:rPr>
                <w:rtl w:val="0"/>
              </w:rPr>
              <w:t xml:space="preserve">The philosophy of Ubuntu, often summarized as "I am because we are," reflects a communal understanding of personhood and wellbeing. Under Ubuntu, individual health cannot be separated from the health of the community. Emotional experiences, including grief, joy, and anger, are understood as communal rather than purely individual, and healing is a collective process.</w:t>
            </w:r>
          </w:p>
          <w:p w:rsidR="00000000" w:rsidDel="00000000" w:rsidP="00000000" w:rsidRDefault="00000000" w:rsidRPr="00000000" w14:paraId="000002F4">
            <w:pPr>
              <w:numPr>
                <w:ilvl w:val="1"/>
                <w:numId w:val="443"/>
              </w:numPr>
              <w:spacing w:after="0" w:afterAutospacing="0" w:before="0" w:beforeAutospacing="0" w:lineRule="auto"/>
              <w:ind w:left="1440" w:hanging="360"/>
            </w:pPr>
            <w:r w:rsidDel="00000000" w:rsidR="00000000" w:rsidRPr="00000000">
              <w:rPr>
                <w:rtl w:val="0"/>
              </w:rPr>
              <w:t xml:space="preserve">These Indigenous frameworks share a recognition that the separation of mind, body, spirit, and environment is itself a product of particular cultural assumptions rather than a universal truth. They offer essential perspectives for understanding why emotional responses to environmental destruction run so deep, and why healing must attend to relationships and connections, not just individual symptoms.</w:t>
            </w:r>
          </w:p>
          <w:p w:rsidR="00000000" w:rsidDel="00000000" w:rsidP="00000000" w:rsidRDefault="00000000" w:rsidRPr="00000000" w14:paraId="000002F5">
            <w:pPr>
              <w:numPr>
                <w:ilvl w:val="0"/>
                <w:numId w:val="443"/>
              </w:numPr>
              <w:spacing w:after="0" w:afterAutospacing="0" w:before="0" w:beforeAutospacing="0" w:lineRule="auto"/>
              <w:ind w:left="720" w:hanging="360"/>
            </w:pPr>
            <w:r w:rsidDel="00000000" w:rsidR="00000000" w:rsidRPr="00000000">
              <w:rPr>
                <w:b w:val="1"/>
                <w:bCs w:val="1"/>
                <w:sz w:val="24"/>
                <w:szCs w:val="24"/>
                <w:rtl w:val="0"/>
              </w:rPr>
              <w:t xml:space="preserve">Emotions Within the Broader Wellbeing Framework</w:t>
            </w:r>
          </w:p>
          <w:p w:rsidR="00000000" w:rsidDel="00000000" w:rsidP="00000000" w:rsidRDefault="00000000" w:rsidRPr="00000000" w14:paraId="000002F6">
            <w:pPr>
              <w:numPr>
                <w:ilvl w:val="1"/>
                <w:numId w:val="443"/>
              </w:numPr>
              <w:spacing w:after="0" w:afterAutospacing="0" w:before="0" w:beforeAutospacing="0" w:lineRule="auto"/>
              <w:ind w:left="1440" w:hanging="360"/>
            </w:pPr>
            <w:r w:rsidDel="00000000" w:rsidR="00000000" w:rsidRPr="00000000">
              <w:rPr>
                <w:rtl w:val="0"/>
              </w:rPr>
              <w:t xml:space="preserve">Understanding this broader landscape of health and wellbeing concepts helps explain the approach taken in this course. Across both Western and Indigenous frameworks, emotions emerge as a central and multidimensional aspect of human wellbeing:</w:t>
            </w:r>
          </w:p>
          <w:p w:rsidR="00000000" w:rsidDel="00000000" w:rsidP="00000000" w:rsidRDefault="00000000" w:rsidRPr="00000000" w14:paraId="000002F7">
            <w:pPr>
              <w:numPr>
                <w:ilvl w:val="2"/>
                <w:numId w:val="443"/>
              </w:numPr>
              <w:spacing w:after="0" w:afterAutospacing="0" w:before="0" w:beforeAutospacing="0" w:lineRule="auto"/>
              <w:ind w:left="2160" w:hanging="360"/>
            </w:pPr>
            <w:r w:rsidDel="00000000" w:rsidR="00000000" w:rsidRPr="00000000">
              <w:rPr>
                <w:b w:val="1"/>
                <w:bCs w:val="1"/>
                <w:rtl w:val="0"/>
              </w:rPr>
              <w:t xml:space="preserve">Emotions as information. </w:t>
            </w:r>
            <w:r w:rsidDel="00000000" w:rsidR="00000000" w:rsidRPr="00000000">
              <w:rPr>
                <w:rtl w:val="0"/>
              </w:rPr>
              <w:t xml:space="preserve">Emotions provide crucial information about our relationship to the world around us. They signal when something important is at stake, whether that is personal safety, social bonds, moral values, or our connection to the natural environment. In this sense, emotions are not problems to be solved but data to be understood.</w:t>
            </w:r>
          </w:p>
          <w:p w:rsidR="00000000" w:rsidDel="00000000" w:rsidP="00000000" w:rsidRDefault="00000000" w:rsidRPr="00000000" w14:paraId="000002F8">
            <w:pPr>
              <w:numPr>
                <w:ilvl w:val="2"/>
                <w:numId w:val="443"/>
              </w:numPr>
              <w:spacing w:after="0" w:afterAutospacing="0" w:before="0" w:beforeAutospacing="0" w:lineRule="auto"/>
              <w:ind w:left="2160" w:hanging="360"/>
            </w:pPr>
            <w:r w:rsidDel="00000000" w:rsidR="00000000" w:rsidRPr="00000000">
              <w:rPr>
                <w:b w:val="1"/>
                <w:bCs w:val="1"/>
                <w:rtl w:val="0"/>
              </w:rPr>
              <w:t xml:space="preserve">Emotions as relational. </w:t>
            </w:r>
            <w:r w:rsidDel="00000000" w:rsidR="00000000" w:rsidRPr="00000000">
              <w:rPr>
                <w:rtl w:val="0"/>
              </w:rPr>
              <w:t xml:space="preserve">Consistent with Indigenous frameworks, emotions often reflect the state of our relationships, including our relationship with the more-than-human world. Grief over the loss of a forest, anxiety about a community's future, or rage at institutional inaction are all expressions of relational connection.</w:t>
            </w:r>
          </w:p>
          <w:p w:rsidR="00000000" w:rsidDel="00000000" w:rsidP="00000000" w:rsidRDefault="00000000" w:rsidRPr="00000000" w14:paraId="000002F9">
            <w:pPr>
              <w:numPr>
                <w:ilvl w:val="2"/>
                <w:numId w:val="443"/>
              </w:numPr>
              <w:spacing w:after="0" w:afterAutospacing="0" w:before="0" w:beforeAutospacing="0" w:lineRule="auto"/>
              <w:ind w:left="2160" w:hanging="360"/>
            </w:pPr>
            <w:r w:rsidDel="00000000" w:rsidR="00000000" w:rsidRPr="00000000">
              <w:rPr>
                <w:b w:val="1"/>
                <w:bCs w:val="1"/>
                <w:rtl w:val="0"/>
              </w:rPr>
              <w:t xml:space="preserve">Emotions as embodied. </w:t>
            </w:r>
            <w:r w:rsidDel="00000000" w:rsidR="00000000" w:rsidRPr="00000000">
              <w:rPr>
                <w:rtl w:val="0"/>
              </w:rPr>
              <w:t xml:space="preserve">As biopsychosocial and physiological perspectives remind us, emotions are not purely cognitive events. They involve the whole body, from stress hormones and nervous system activation to gut sensations and muscle tension. Physical and emotional health are deeply intertwined.</w:t>
            </w:r>
          </w:p>
          <w:p w:rsidR="00000000" w:rsidDel="00000000" w:rsidP="00000000" w:rsidRDefault="00000000" w:rsidRPr="00000000" w14:paraId="000002FA">
            <w:pPr>
              <w:numPr>
                <w:ilvl w:val="2"/>
                <w:numId w:val="443"/>
              </w:numPr>
              <w:spacing w:after="0" w:afterAutospacing="0" w:before="0" w:beforeAutospacing="0" w:lineRule="auto"/>
              <w:ind w:left="2160" w:hanging="360"/>
            </w:pPr>
            <w:r w:rsidDel="00000000" w:rsidR="00000000" w:rsidRPr="00000000">
              <w:rPr>
                <w:b w:val="1"/>
                <w:bCs w:val="1"/>
                <w:rtl w:val="0"/>
              </w:rPr>
              <w:t xml:space="preserve">Emotions as culturally situated. </w:t>
            </w:r>
            <w:r w:rsidDel="00000000" w:rsidR="00000000" w:rsidRPr="00000000">
              <w:rPr>
                <w:rtl w:val="0"/>
              </w:rPr>
              <w:t xml:space="preserve">How we name, interpret, express, and respond to emotions is shaped by cultural context. The same physiological arousal might be labeled as anxiety in one context, excitement in another, or understood as a spiritual calling in a third. Cultural humility is essential when working across diverse populations.</w:t>
            </w:r>
          </w:p>
          <w:p w:rsidR="00000000" w:rsidDel="00000000" w:rsidP="00000000" w:rsidRDefault="00000000" w:rsidRPr="00000000" w14:paraId="000002FB">
            <w:pPr>
              <w:numPr>
                <w:ilvl w:val="0"/>
                <w:numId w:val="443"/>
              </w:numPr>
              <w:spacing w:after="0" w:afterAutospacing="0" w:before="0" w:beforeAutospacing="0" w:lineRule="auto"/>
              <w:ind w:left="720" w:hanging="360"/>
            </w:pPr>
            <w:r w:rsidDel="00000000" w:rsidR="00000000" w:rsidRPr="00000000">
              <w:rPr>
                <w:b w:val="1"/>
                <w:bCs w:val="1"/>
                <w:sz w:val="24"/>
                <w:szCs w:val="24"/>
                <w:rtl w:val="0"/>
              </w:rPr>
              <w:t xml:space="preserve">Why This Course Focuses on Emotions Rather Than Pathology</w:t>
            </w:r>
          </w:p>
          <w:p w:rsidR="00000000" w:rsidDel="00000000" w:rsidP="00000000" w:rsidRDefault="00000000" w:rsidRPr="00000000" w14:paraId="000002FC">
            <w:pPr>
              <w:numPr>
                <w:ilvl w:val="1"/>
                <w:numId w:val="443"/>
              </w:numPr>
              <w:spacing w:after="0" w:afterAutospacing="0" w:before="0" w:beforeAutospacing="0" w:lineRule="auto"/>
              <w:ind w:left="1440" w:hanging="360"/>
            </w:pPr>
            <w:r w:rsidDel="00000000" w:rsidR="00000000" w:rsidRPr="00000000">
              <w:rPr>
                <w:rtl w:val="0"/>
              </w:rPr>
              <w:t xml:space="preserve">A deliberate and important choice has been made in this course to focus on emotions rather than on diagnosable mental health conditions. This framing reflects several key considerations:</w:t>
            </w:r>
          </w:p>
          <w:p w:rsidR="00000000" w:rsidDel="00000000" w:rsidP="00000000" w:rsidRDefault="00000000" w:rsidRPr="00000000" w14:paraId="000002FD">
            <w:pPr>
              <w:numPr>
                <w:ilvl w:val="2"/>
                <w:numId w:val="443"/>
              </w:numPr>
              <w:spacing w:after="0" w:afterAutospacing="0" w:before="0" w:beforeAutospacing="0" w:lineRule="auto"/>
              <w:ind w:left="2160" w:hanging="360"/>
            </w:pPr>
            <w:r w:rsidDel="00000000" w:rsidR="00000000" w:rsidRPr="00000000">
              <w:rPr>
                <w:b w:val="1"/>
                <w:bCs w:val="1"/>
                <w:rtl w:val="0"/>
              </w:rPr>
              <w:t xml:space="preserve">1. Climate emotions are usually proportionate responses. </w:t>
            </w:r>
            <w:r w:rsidDel="00000000" w:rsidR="00000000" w:rsidRPr="00000000">
              <w:rPr>
                <w:rtl w:val="0"/>
              </w:rPr>
              <w:t xml:space="preserve">The emotional responses most people experience in relation to climate change, including grief, anxiety, anger, guilt, and fear, are, in the majority of cases, rational and proportionate responses to a genuine and escalating threat. Feeling anxious about rising sea levels when you live in a coastal community is not a disorder; it is a reasonable appraisal of risk.</w:t>
            </w:r>
          </w:p>
          <w:p w:rsidR="00000000" w:rsidDel="00000000" w:rsidP="00000000" w:rsidRDefault="00000000" w:rsidRPr="00000000" w14:paraId="000002FE">
            <w:pPr>
              <w:numPr>
                <w:ilvl w:val="2"/>
                <w:numId w:val="443"/>
              </w:numPr>
              <w:spacing w:after="0" w:afterAutospacing="0" w:before="0" w:beforeAutospacing="0" w:lineRule="auto"/>
              <w:ind w:left="2160" w:hanging="360"/>
            </w:pPr>
            <w:r w:rsidDel="00000000" w:rsidR="00000000" w:rsidRPr="00000000">
              <w:rPr>
                <w:b w:val="1"/>
                <w:bCs w:val="1"/>
                <w:rtl w:val="0"/>
              </w:rPr>
              <w:t xml:space="preserve">2. Pathologizing healthy responses can be harmful. </w:t>
            </w:r>
            <w:r w:rsidDel="00000000" w:rsidR="00000000" w:rsidRPr="00000000">
              <w:rPr>
                <w:rtl w:val="0"/>
              </w:rPr>
              <w:t xml:space="preserve">A growing body of scholarship cautions against medicalizing what are fundamentally healthy human responses to extraordinary circumstances. When we label climate grief or eco-anxiety as pathological, we risk implying that the problem lies within the individual rather than in the systems and conditions producing the threat. This can discourage people from engaging with their emotions and can obscure the need for systemic change.</w:t>
            </w:r>
          </w:p>
          <w:p w:rsidR="00000000" w:rsidDel="00000000" w:rsidP="00000000" w:rsidRDefault="00000000" w:rsidRPr="00000000" w14:paraId="000002FF">
            <w:pPr>
              <w:numPr>
                <w:ilvl w:val="2"/>
                <w:numId w:val="443"/>
              </w:numPr>
              <w:spacing w:after="0" w:afterAutospacing="0" w:before="0" w:beforeAutospacing="0" w:lineRule="auto"/>
              <w:ind w:left="2160" w:hanging="360"/>
            </w:pPr>
            <w:r w:rsidDel="00000000" w:rsidR="00000000" w:rsidRPr="00000000">
              <w:rPr>
                <w:b w:val="1"/>
                <w:bCs w:val="1"/>
                <w:rtl w:val="0"/>
              </w:rPr>
              <w:t xml:space="preserve">3. An emotions framework is more inclusive. </w:t>
            </w:r>
            <w:r w:rsidDel="00000000" w:rsidR="00000000" w:rsidRPr="00000000">
              <w:rPr>
                <w:rtl w:val="0"/>
              </w:rPr>
              <w:t xml:space="preserve">Not everyone experiencing climate-related distress meets criteria for a clinical diagnosis, yet their experiences are real and significant. Focusing on emotions allows us to acknowledge and validate the full spectrum of human responses to climate change, from mild unease to profound grief, without requiring a clinical threshold.</w:t>
            </w:r>
          </w:p>
          <w:p w:rsidR="00000000" w:rsidDel="00000000" w:rsidP="00000000" w:rsidRDefault="00000000" w:rsidRPr="00000000" w14:paraId="00000300">
            <w:pPr>
              <w:numPr>
                <w:ilvl w:val="2"/>
                <w:numId w:val="443"/>
              </w:numPr>
              <w:spacing w:after="0" w:afterAutospacing="0" w:before="0" w:beforeAutospacing="0" w:lineRule="auto"/>
              <w:ind w:left="2160" w:hanging="360"/>
            </w:pPr>
            <w:r w:rsidDel="00000000" w:rsidR="00000000" w:rsidRPr="00000000">
              <w:rPr>
                <w:b w:val="1"/>
                <w:bCs w:val="1"/>
                <w:rtl w:val="0"/>
              </w:rPr>
              <w:t xml:space="preserve">4. This approach aligns with holistic wellbeing models. </w:t>
            </w:r>
            <w:r w:rsidDel="00000000" w:rsidR="00000000" w:rsidRPr="00000000">
              <w:rPr>
                <w:rtl w:val="0"/>
              </w:rPr>
              <w:t xml:space="preserve">As we have seen, both Indigenous knowledge systems and expanded Western models understand emotions as integral to overall wellbeing, not as isolated symptoms to be treated. An emotions-focused framework respects this integration and encourages holistic responses.</w:t>
            </w:r>
          </w:p>
          <w:p w:rsidR="00000000" w:rsidDel="00000000" w:rsidP="00000000" w:rsidRDefault="00000000" w:rsidRPr="00000000" w14:paraId="00000301">
            <w:pPr>
              <w:numPr>
                <w:ilvl w:val="2"/>
                <w:numId w:val="443"/>
              </w:numPr>
              <w:spacing w:after="0" w:afterAutospacing="0" w:before="0" w:beforeAutospacing="0" w:lineRule="auto"/>
              <w:ind w:left="2160" w:hanging="360"/>
            </w:pPr>
            <w:r w:rsidDel="00000000" w:rsidR="00000000" w:rsidRPr="00000000">
              <w:rPr>
                <w:b w:val="1"/>
                <w:bCs w:val="1"/>
                <w:rtl w:val="0"/>
              </w:rPr>
              <w:t xml:space="preserve">5. Acknowledging when clinical support is needed. </w:t>
            </w:r>
            <w:r w:rsidDel="00000000" w:rsidR="00000000" w:rsidRPr="00000000">
              <w:rPr>
                <w:rtl w:val="0"/>
              </w:rPr>
              <w:t xml:space="preserve">Focusing on emotions does not mean ignoring mental health. Later in this section, we will explore the important distinction between emotional responses and clinical mental health conditions. Some individuals do develop clinical levels of distress in response to climate change, and recognizing when professional support is needed remains essential. The point is not to dismiss clinical needs but to avoid treating all climate-related emotional distress as inherently pathological.</w:t>
            </w:r>
          </w:p>
          <w:p w:rsidR="00000000" w:rsidDel="00000000" w:rsidP="00000000" w:rsidRDefault="00000000" w:rsidRPr="00000000" w14:paraId="00000302">
            <w:pPr>
              <w:numPr>
                <w:ilvl w:val="0"/>
                <w:numId w:val="443"/>
              </w:numPr>
              <w:spacing w:after="0" w:afterAutospacing="0" w:before="0" w:beforeAutospacing="0" w:lineRule="auto"/>
              <w:ind w:left="720" w:hanging="360"/>
            </w:pPr>
            <w:r w:rsidDel="00000000" w:rsidR="00000000" w:rsidRPr="00000000">
              <w:rPr>
                <w:b w:val="1"/>
                <w:bCs w:val="1"/>
                <w:sz w:val="24"/>
                <w:szCs w:val="24"/>
                <w:rtl w:val="0"/>
              </w:rPr>
              <w:t xml:space="preserve">Looking Ahead</w:t>
            </w:r>
          </w:p>
          <w:p w:rsidR="00000000" w:rsidDel="00000000" w:rsidP="00000000" w:rsidRDefault="00000000" w:rsidRPr="00000000" w14:paraId="00000303">
            <w:pPr>
              <w:numPr>
                <w:ilvl w:val="0"/>
                <w:numId w:val="443"/>
              </w:numPr>
              <w:spacing w:after="120" w:before="0" w:beforeAutospacing="0" w:lineRule="auto"/>
              <w:ind w:left="720" w:hanging="360"/>
            </w:pPr>
            <w:r w:rsidDel="00000000" w:rsidR="00000000" w:rsidRPr="00000000">
              <w:rPr>
                <w:rtl w:val="0"/>
              </w:rPr>
              <w:t xml:space="preserve">With this holistic understanding of wellbeing as a foundation, the modules that follow will explore specific theories of emotion, how emotions are categorized, how they differ from clinical mental health conditions, and the range of specific climate emotions that researchers and communities have identified. Throughout, we encourage you to keep this broader framing in mind: emotions are not separate from our physical, social, spiritual, and ecological lives. Attending to them, understanding them, and learning to work with them, is an essential dimension of maintaining wellbeing in a changing climate.</w:t>
            </w:r>
          </w:p>
        </w:tc>
      </w:tr>
      <w:tr>
        <w:trPr>
          <w:cantSplit w:val="0"/>
          <w:tblHeader w:val="0"/>
        </w:trPr>
        <w:tc>
          <w:tcPr>
            <w:shd w:fill="b4a7d6" w:val="clear"/>
          </w:tcPr>
          <w:p w:rsidR="00000000" w:rsidDel="00000000" w:rsidP="00000000" w:rsidRDefault="00000000" w:rsidRPr="00000000" w14:paraId="00000304">
            <w:pPr>
              <w:widowControl w:val="0"/>
              <w:spacing w:line="240" w:lineRule="auto"/>
              <w:rPr>
                <w:b w:val="1"/>
                <w:bCs w:val="1"/>
              </w:rPr>
            </w:pPr>
            <w:r w:rsidDel="00000000" w:rsidR="00000000" w:rsidRPr="00000000">
              <w:rPr>
                <w:b w:val="1"/>
                <w:bCs w:val="1"/>
                <w:rtl w:val="0"/>
              </w:rPr>
              <w:t xml:space="preserve">Indigenous Perspectives</w:t>
            </w:r>
          </w:p>
        </w:tc>
        <w:tc>
          <w:tcPr>
            <w:tcBorders>
              <w:top w:color="999999" w:space="0" w:sz="6" w:val="single"/>
            </w:tcBorders>
            <w:shd w:fill="d9d2e9" w:val="clear"/>
          </w:tcPr>
          <w:p w:rsidR="00000000" w:rsidDel="00000000" w:rsidP="00000000" w:rsidRDefault="00000000" w:rsidRPr="00000000" w14:paraId="00000305">
            <w:pPr>
              <w:spacing w:line="240" w:lineRule="auto"/>
              <w:rPr/>
            </w:pPr>
            <w:r w:rsidDel="00000000" w:rsidR="00000000" w:rsidRPr="00000000">
              <w:rPr>
                <w:rtl w:val="0"/>
              </w:rPr>
              <w:t xml:space="preserve">As you begin this course, it is important to recognize that Western academic frameworks for understanding health, wellbeing, and emotions represent just one tradition of knowledge among many. Indigenous peoples globally have developed sophisticated, holistic understandings of wellbeing across millennia, rooted in direct relationship with land, community, and the living world. These knowledge systems are not supplementary or alternative; they are foundational. Many of the principles that Western health science has only recently begun to embrace, such as the interconnection of physical, mental, and social health, the role of environment in wellbeing, and the importance of community and spiritual dimensions of healing, have been central to Indigenous health frameworks for generations. Throughout this module and the broader course, Indigenous perspectives are woven into the content to honor these contributions and to offer learners a more complete picture of human wellbeing. We encourage all learners to approach these perspectives with respect, curiosity, and the understanding that there is no single correct framework for understanding health and emotion. The richness of human knowledge lies in its diversity. We also want to acknowledge that this course is being developed with input from Indigenous contributors and cultural safety consultants. Their guidance has been invaluable in ensuring that Indigenous knowledge is presented respectfully and accurately, rather than extracted or tokenized.</w:t>
            </w:r>
          </w:p>
        </w:tc>
      </w:tr>
      <w:tr>
        <w:trPr>
          <w:cantSplit w:val="0"/>
          <w:tblHeader w:val="0"/>
        </w:trPr>
        <w:tc>
          <w:tcPr>
            <w:shd w:fill="b6d7a8" w:val="clear"/>
          </w:tcPr>
          <w:p w:rsidR="00000000" w:rsidDel="00000000" w:rsidP="00000000" w:rsidRDefault="00000000" w:rsidRPr="00000000" w14:paraId="00000306">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0307">
            <w:pPr>
              <w:numPr>
                <w:ilvl w:val="0"/>
                <w:numId w:val="332"/>
              </w:numPr>
              <w:spacing w:after="0" w:afterAutospacing="0" w:before="240" w:lineRule="auto"/>
              <w:ind w:left="720" w:hanging="360"/>
            </w:pPr>
            <w:r w:rsidDel="00000000" w:rsidR="00000000" w:rsidRPr="00000000">
              <w:rPr>
                <w:rtl w:val="0"/>
              </w:rPr>
              <w:t xml:space="preserve">Wellbeing is multidimensional. Health encompasses physical, mental, emotional, social, and spiritual dimensions. No single dimension can be understood in isolation from the others.</w:t>
            </w:r>
          </w:p>
          <w:p w:rsidR="00000000" w:rsidDel="00000000" w:rsidP="00000000" w:rsidRDefault="00000000" w:rsidRPr="00000000" w14:paraId="00000308">
            <w:pPr>
              <w:numPr>
                <w:ilvl w:val="0"/>
                <w:numId w:val="332"/>
              </w:numPr>
              <w:spacing w:after="0" w:afterAutospacing="0" w:before="0" w:beforeAutospacing="0" w:lineRule="auto"/>
              <w:ind w:left="720" w:hanging="360"/>
            </w:pPr>
            <w:r w:rsidDel="00000000" w:rsidR="00000000" w:rsidRPr="00000000">
              <w:rPr>
                <w:rtl w:val="0"/>
              </w:rPr>
              <w:t xml:space="preserve">Concepts of health have evolved over time. Western frameworks have moved from a narrow biomedical model to broader biopsychosocial, social-ecological, and positive psychology approaches. Each expansion has brought greater recognition of the complexity of human wellbeing.</w:t>
            </w:r>
          </w:p>
          <w:p w:rsidR="00000000" w:rsidDel="00000000" w:rsidP="00000000" w:rsidRDefault="00000000" w:rsidRPr="00000000" w14:paraId="00000309">
            <w:pPr>
              <w:numPr>
                <w:ilvl w:val="0"/>
                <w:numId w:val="332"/>
              </w:numPr>
              <w:spacing w:after="0" w:afterAutospacing="0" w:before="0" w:beforeAutospacing="0" w:lineRule="auto"/>
              <w:ind w:left="720" w:hanging="360"/>
            </w:pPr>
            <w:r w:rsidDel="00000000" w:rsidR="00000000" w:rsidRPr="00000000">
              <w:rPr>
                <w:rtl w:val="0"/>
              </w:rPr>
              <w:t xml:space="preserve">Indigenous knowledge systems offer essential perspectives. Frameworks like the Medicine Wheel, Te Whare Tapa Whā, and connection to Country provide holistic understandings of wellbeing that integrate human health with ecological and spiritual relationships.</w:t>
            </w:r>
          </w:p>
          <w:p w:rsidR="00000000" w:rsidDel="00000000" w:rsidP="00000000" w:rsidRDefault="00000000" w:rsidRPr="00000000" w14:paraId="0000030A">
            <w:pPr>
              <w:numPr>
                <w:ilvl w:val="0"/>
                <w:numId w:val="332"/>
              </w:numPr>
              <w:spacing w:after="0" w:afterAutospacing="0" w:before="0" w:beforeAutospacing="0" w:lineRule="auto"/>
              <w:ind w:left="720" w:hanging="360"/>
            </w:pPr>
            <w:r w:rsidDel="00000000" w:rsidR="00000000" w:rsidRPr="00000000">
              <w:rPr>
                <w:rtl w:val="0"/>
              </w:rPr>
              <w:t xml:space="preserve">Emotions are central to wellbeing. Across frameworks, emotions serve as information, reflecting the state of our relationships with ourselves, others, and the environment.</w:t>
            </w:r>
          </w:p>
          <w:p w:rsidR="00000000" w:rsidDel="00000000" w:rsidP="00000000" w:rsidRDefault="00000000" w:rsidRPr="00000000" w14:paraId="0000030B">
            <w:pPr>
              <w:numPr>
                <w:ilvl w:val="0"/>
                <w:numId w:val="332"/>
              </w:numPr>
              <w:spacing w:after="0" w:afterAutospacing="0" w:before="0" w:beforeAutospacing="0" w:lineRule="auto"/>
              <w:ind w:left="720" w:hanging="360"/>
            </w:pPr>
            <w:r w:rsidDel="00000000" w:rsidR="00000000" w:rsidRPr="00000000">
              <w:rPr>
                <w:rtl w:val="0"/>
              </w:rPr>
              <w:t xml:space="preserve">Climate emotions are not pathology. Most emotional responses to climate change are proportionate, rational responses to a genuine threat. Pathologizing them risks misplacing the problem within the individual rather than in the conditions producing the crisis.</w:t>
            </w:r>
          </w:p>
          <w:p w:rsidR="00000000" w:rsidDel="00000000" w:rsidP="00000000" w:rsidRDefault="00000000" w:rsidRPr="00000000" w14:paraId="0000030C">
            <w:pPr>
              <w:numPr>
                <w:ilvl w:val="0"/>
                <w:numId w:val="332"/>
              </w:numPr>
              <w:spacing w:after="240" w:before="0" w:beforeAutospacing="0" w:lineRule="auto"/>
              <w:ind w:left="720" w:hanging="360"/>
            </w:pPr>
            <w:r w:rsidDel="00000000" w:rsidR="00000000" w:rsidRPr="00000000">
              <w:rPr>
                <w:rtl w:val="0"/>
              </w:rPr>
              <w:t xml:space="preserve">This course uses an emotions framework intentionally. Focusing on emotions rather than clinical diagnoses allows for a more inclusive, holistic, and culturally responsive approach to understanding human responses to climate change.</w:t>
            </w:r>
          </w:p>
        </w:tc>
      </w:tr>
      <w:tr>
        <w:trPr>
          <w:cantSplit w:val="0"/>
          <w:tblHeader w:val="0"/>
        </w:trPr>
        <w:tc>
          <w:tcPr>
            <w:shd w:fill="a4c2f4" w:val="clear"/>
          </w:tcPr>
          <w:p w:rsidR="00000000" w:rsidDel="00000000" w:rsidP="00000000" w:rsidRDefault="00000000" w:rsidRPr="00000000" w14:paraId="0000030D">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030E">
            <w:pPr>
              <w:pStyle w:val="Heading2"/>
              <w:spacing w:after="240" w:before="240" w:lineRule="auto"/>
              <w:rPr>
                <w:color w:val="c9daf8"/>
                <w:shd w:fill="3c78d8" w:val="clear"/>
              </w:rPr>
            </w:pPr>
            <w:bookmarkStart w:colFirst="0" w:colLast="0" w:name="_renhtycxyk94" w:id="79"/>
            <w:bookmarkEnd w:id="79"/>
            <w:r w:rsidDel="00000000" w:rsidR="00000000" w:rsidRPr="00000000">
              <w:rPr>
                <w:color w:val="c9daf8"/>
                <w:shd w:fill="3c78d8" w:val="clear"/>
                <w:rtl w:val="0"/>
              </w:rPr>
              <w:t xml:space="preserve">On Your Own </w:t>
            </w:r>
          </w:p>
          <w:p w:rsidR="00000000" w:rsidDel="00000000" w:rsidP="00000000" w:rsidRDefault="00000000" w:rsidRPr="00000000" w14:paraId="0000030F">
            <w:pPr>
              <w:spacing w:after="120" w:before="240" w:lineRule="auto"/>
              <w:rPr/>
            </w:pPr>
            <w:r w:rsidDel="00000000" w:rsidR="00000000" w:rsidRPr="00000000">
              <w:rPr>
                <w:b w:val="1"/>
                <w:bCs w:val="1"/>
                <w:rtl w:val="0"/>
              </w:rPr>
              <w:t xml:space="preserve">Objective: </w:t>
            </w:r>
            <w:r w:rsidDel="00000000" w:rsidR="00000000" w:rsidRPr="00000000">
              <w:rPr>
                <w:rtl w:val="0"/>
              </w:rPr>
              <w:t xml:space="preserve">You will reflect on your own understanding of wellbeing and consider how different frameworks shape the way we think about health, emotions, and climate change.</w:t>
            </w:r>
          </w:p>
          <w:p w:rsidR="00000000" w:rsidDel="00000000" w:rsidP="00000000" w:rsidRDefault="00000000" w:rsidRPr="00000000" w14:paraId="00000310">
            <w:pPr>
              <w:spacing w:after="120" w:before="240" w:lineRule="auto"/>
              <w:rPr/>
            </w:pPr>
            <w:r w:rsidDel="00000000" w:rsidR="00000000" w:rsidRPr="00000000">
              <w:rPr>
                <w:rtl w:val="0"/>
              </w:rPr>
              <w:t xml:space="preserve"> </w:t>
            </w:r>
          </w:p>
          <w:p w:rsidR="00000000" w:rsidDel="00000000" w:rsidP="00000000" w:rsidRDefault="00000000" w:rsidRPr="00000000" w14:paraId="00000311">
            <w:pPr>
              <w:spacing w:after="120" w:before="240" w:lineRule="auto"/>
              <w:rPr>
                <w:i w:val="1"/>
                <w:iCs w:val="1"/>
              </w:rPr>
            </w:pPr>
            <w:r w:rsidDel="00000000" w:rsidR="00000000" w:rsidRPr="00000000">
              <w:rPr>
                <w:i w:val="1"/>
                <w:iCs w:val="1"/>
                <w:rtl w:val="0"/>
              </w:rPr>
              <w:t xml:space="preserve">Instructions:</w:t>
            </w:r>
          </w:p>
          <w:p w:rsidR="00000000" w:rsidDel="00000000" w:rsidP="00000000" w:rsidRDefault="00000000" w:rsidRPr="00000000" w14:paraId="00000312">
            <w:pPr>
              <w:spacing w:after="120" w:before="240" w:lineRule="auto"/>
              <w:rPr/>
            </w:pPr>
            <w:r w:rsidDel="00000000" w:rsidR="00000000" w:rsidRPr="00000000">
              <w:rPr>
                <w:rtl w:val="0"/>
              </w:rPr>
              <w:t xml:space="preserve"> </w:t>
            </w:r>
          </w:p>
          <w:p w:rsidR="00000000" w:rsidDel="00000000" w:rsidP="00000000" w:rsidRDefault="00000000" w:rsidRPr="00000000" w14:paraId="00000313">
            <w:pPr>
              <w:spacing w:after="120" w:before="240" w:lineRule="auto"/>
              <w:rPr>
                <w:b w:val="1"/>
                <w:bCs w:val="1"/>
              </w:rPr>
            </w:pPr>
            <w:r w:rsidDel="00000000" w:rsidR="00000000" w:rsidRPr="00000000">
              <w:rPr>
                <w:b w:val="1"/>
                <w:bCs w:val="1"/>
                <w:rtl w:val="0"/>
              </w:rPr>
              <w:t xml:space="preserve">1. Reflect on Your Own Wellbeing Framework:</w:t>
            </w:r>
          </w:p>
          <w:p w:rsidR="00000000" w:rsidDel="00000000" w:rsidP="00000000" w:rsidRDefault="00000000" w:rsidRPr="00000000" w14:paraId="00000314">
            <w:pPr>
              <w:spacing w:after="120" w:before="240" w:lineRule="auto"/>
              <w:rPr/>
            </w:pPr>
            <w:r w:rsidDel="00000000" w:rsidR="00000000" w:rsidRPr="00000000">
              <w:rPr>
                <w:rtl w:val="0"/>
              </w:rPr>
              <w:t xml:space="preserve">Take a few minutes to consider: How do you personally define wellbeing? What dimensions feel most important to you (physical, emotional, mental, social, spiritual, environmental)? Where did your understanding come from (family, culture, education, professional training, lived experience)?</w:t>
            </w:r>
          </w:p>
          <w:p w:rsidR="00000000" w:rsidDel="00000000" w:rsidP="00000000" w:rsidRDefault="00000000" w:rsidRPr="00000000" w14:paraId="00000315">
            <w:pPr>
              <w:spacing w:after="120" w:before="240" w:lineRule="auto"/>
              <w:rPr>
                <w:b w:val="1"/>
                <w:bCs w:val="1"/>
              </w:rPr>
            </w:pPr>
            <w:r w:rsidDel="00000000" w:rsidR="00000000" w:rsidRPr="00000000">
              <w:rPr>
                <w:b w:val="1"/>
                <w:bCs w:val="1"/>
                <w:rtl w:val="0"/>
              </w:rPr>
              <w:t xml:space="preserve">2. Compare Frameworks:</w:t>
            </w:r>
          </w:p>
          <w:p w:rsidR="00000000" w:rsidDel="00000000" w:rsidP="00000000" w:rsidRDefault="00000000" w:rsidRPr="00000000" w14:paraId="00000316">
            <w:pPr>
              <w:spacing w:after="120" w:before="240" w:lineRule="auto"/>
              <w:rPr/>
            </w:pPr>
            <w:r w:rsidDel="00000000" w:rsidR="00000000" w:rsidRPr="00000000">
              <w:rPr>
                <w:rtl w:val="0"/>
              </w:rPr>
              <w:t xml:space="preserve">Review the frameworks described in this module (biomedical, biopsychosocial, social-ecological, Medicine Wheel, Te Whare Tapa Whā, connection to Country, Ubuntu). Choose two frameworks: one that feels familiar to your own worldview and one that introduces a new perspective. In a few sentences, describe what each framework emphasizes and what it might leave out.</w:t>
            </w:r>
          </w:p>
          <w:p w:rsidR="00000000" w:rsidDel="00000000" w:rsidP="00000000" w:rsidRDefault="00000000" w:rsidRPr="00000000" w14:paraId="00000317">
            <w:pPr>
              <w:spacing w:after="120" w:before="240" w:lineRule="auto"/>
              <w:rPr>
                <w:b w:val="1"/>
                <w:bCs w:val="1"/>
              </w:rPr>
            </w:pPr>
            <w:r w:rsidDel="00000000" w:rsidR="00000000" w:rsidRPr="00000000">
              <w:rPr>
                <w:b w:val="1"/>
                <w:bCs w:val="1"/>
                <w:rtl w:val="0"/>
              </w:rPr>
              <w:t xml:space="preserve">3. Apply to Climate Emotions:</w:t>
            </w:r>
          </w:p>
          <w:p w:rsidR="00000000" w:rsidDel="00000000" w:rsidP="00000000" w:rsidRDefault="00000000" w:rsidRPr="00000000" w14:paraId="00000318">
            <w:pPr>
              <w:spacing w:after="120" w:before="240" w:lineRule="auto"/>
              <w:rPr/>
            </w:pPr>
            <w:r w:rsidDel="00000000" w:rsidR="00000000" w:rsidRPr="00000000">
              <w:rPr>
                <w:rtl w:val="0"/>
              </w:rPr>
              <w:t xml:space="preserve">Think of an emotional response to climate change that you have personally experienced or observed in others (for example, worry about extreme weather, sadness about environmental loss, frustration with policy inaction). Consider: How would a biomedical/pathologizing lens interpret this emotion? How would a holistic wellbeing lens interpret the same emotion? What changes when we shift from one framework to the other?</w:t>
            </w:r>
          </w:p>
          <w:p w:rsidR="00000000" w:rsidDel="00000000" w:rsidP="00000000" w:rsidRDefault="00000000" w:rsidRPr="00000000" w14:paraId="00000319">
            <w:pPr>
              <w:spacing w:after="120" w:before="240" w:lineRule="auto"/>
              <w:rPr>
                <w:b w:val="1"/>
                <w:bCs w:val="1"/>
              </w:rPr>
            </w:pPr>
            <w:r w:rsidDel="00000000" w:rsidR="00000000" w:rsidRPr="00000000">
              <w:rPr>
                <w:b w:val="1"/>
                <w:bCs w:val="1"/>
                <w:rtl w:val="0"/>
              </w:rPr>
              <w:t xml:space="preserve">4. Write a Reflection:</w:t>
            </w:r>
          </w:p>
          <w:p w:rsidR="00000000" w:rsidDel="00000000" w:rsidP="00000000" w:rsidRDefault="00000000" w:rsidRPr="00000000" w14:paraId="0000031A">
            <w:pPr>
              <w:spacing w:after="120" w:before="240" w:lineRule="auto"/>
              <w:rPr/>
            </w:pPr>
            <w:r w:rsidDel="00000000" w:rsidR="00000000" w:rsidRPr="00000000">
              <w:rPr>
                <w:rtl w:val="0"/>
              </w:rPr>
              <w:t xml:space="preserve">In one to two paragraphs, summarize your reflections. Focus on why the choice of framework matters for how we understand and respond to climate emotions. Consider whether certain frameworks are better suited to particular contexts or populations.</w:t>
            </w:r>
          </w:p>
          <w:p w:rsidR="00000000" w:rsidDel="00000000" w:rsidP="00000000" w:rsidRDefault="00000000" w:rsidRPr="00000000" w14:paraId="0000031B">
            <w:pPr>
              <w:pStyle w:val="Heading2"/>
              <w:spacing w:after="240" w:before="240" w:lineRule="auto"/>
              <w:rPr/>
            </w:pPr>
            <w:bookmarkStart w:colFirst="0" w:colLast="0" w:name="_5hfm20ye8efn" w:id="80"/>
            <w:bookmarkEnd w:id="80"/>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031C">
            <w:pPr>
              <w:spacing w:after="120" w:before="240" w:lineRule="auto"/>
              <w:rPr/>
            </w:pPr>
            <w:r w:rsidDel="00000000" w:rsidR="00000000" w:rsidRPr="00000000">
              <w:rPr>
                <w:b w:val="1"/>
                <w:bCs w:val="1"/>
                <w:rtl w:val="0"/>
              </w:rPr>
              <w:t xml:space="preserve">Objective: </w:t>
            </w:r>
            <w:r w:rsidDel="00000000" w:rsidR="00000000" w:rsidRPr="00000000">
              <w:rPr>
                <w:rtl w:val="0"/>
              </w:rPr>
              <w:t xml:space="preserve">Groups will collaboratively explore how different wellbeing frameworks shape the way we interpret and respond to climate-related emotional experiences, and develop a richer, more inclusive understanding of wellbeing.</w:t>
            </w:r>
          </w:p>
          <w:p w:rsidR="00000000" w:rsidDel="00000000" w:rsidP="00000000" w:rsidRDefault="00000000" w:rsidRPr="00000000" w14:paraId="0000031D">
            <w:pPr>
              <w:spacing w:after="120" w:before="240" w:lineRule="auto"/>
              <w:rPr/>
            </w:pPr>
            <w:r w:rsidDel="00000000" w:rsidR="00000000" w:rsidRPr="00000000">
              <w:rPr>
                <w:rtl w:val="0"/>
              </w:rPr>
              <w:t xml:space="preserve"> </w:t>
            </w:r>
          </w:p>
          <w:p w:rsidR="00000000" w:rsidDel="00000000" w:rsidP="00000000" w:rsidRDefault="00000000" w:rsidRPr="00000000" w14:paraId="0000031E">
            <w:pPr>
              <w:spacing w:after="120" w:before="240" w:lineRule="auto"/>
              <w:rPr>
                <w:i w:val="1"/>
                <w:iCs w:val="1"/>
              </w:rPr>
            </w:pPr>
            <w:r w:rsidDel="00000000" w:rsidR="00000000" w:rsidRPr="00000000">
              <w:rPr>
                <w:i w:val="1"/>
                <w:iCs w:val="1"/>
                <w:rtl w:val="0"/>
              </w:rPr>
              <w:t xml:space="preserve">Facilitator Instructions:</w:t>
            </w:r>
          </w:p>
          <w:p w:rsidR="00000000" w:rsidDel="00000000" w:rsidP="00000000" w:rsidRDefault="00000000" w:rsidRPr="00000000" w14:paraId="0000031F">
            <w:pPr>
              <w:spacing w:after="120" w:before="240" w:lineRule="auto"/>
              <w:rPr/>
            </w:pPr>
            <w:r w:rsidDel="00000000" w:rsidR="00000000" w:rsidRPr="00000000">
              <w:rPr>
                <w:rtl w:val="0"/>
              </w:rPr>
              <w:t xml:space="preserve"> </w:t>
            </w:r>
          </w:p>
          <w:p w:rsidR="00000000" w:rsidDel="00000000" w:rsidP="00000000" w:rsidRDefault="00000000" w:rsidRPr="00000000" w14:paraId="00000320">
            <w:pPr>
              <w:spacing w:after="120" w:before="240" w:lineRule="auto"/>
              <w:rPr/>
            </w:pPr>
            <w:r w:rsidDel="00000000" w:rsidR="00000000" w:rsidRPr="00000000">
              <w:rPr>
                <w:b w:val="1"/>
                <w:bCs w:val="1"/>
                <w:rtl w:val="0"/>
              </w:rPr>
              <w:t xml:space="preserve">Preparation Time: </w:t>
            </w:r>
            <w:r w:rsidDel="00000000" w:rsidR="00000000" w:rsidRPr="00000000">
              <w:rPr>
                <w:rtl w:val="0"/>
              </w:rPr>
              <w:t xml:space="preserve">15–20 minutes to prepare handouts summarizing the wellbeing frameworks covered in this module.</w:t>
            </w:r>
          </w:p>
          <w:p w:rsidR="00000000" w:rsidDel="00000000" w:rsidP="00000000" w:rsidRDefault="00000000" w:rsidRPr="00000000" w14:paraId="00000321">
            <w:pPr>
              <w:spacing w:after="120" w:before="240" w:lineRule="auto"/>
              <w:rPr/>
            </w:pPr>
            <w:r w:rsidDel="00000000" w:rsidR="00000000" w:rsidRPr="00000000">
              <w:rPr>
                <w:b w:val="1"/>
                <w:bCs w:val="1"/>
                <w:rtl w:val="0"/>
              </w:rPr>
              <w:t xml:space="preserve">Time Allocation: </w:t>
            </w:r>
            <w:r w:rsidDel="00000000" w:rsidR="00000000" w:rsidRPr="00000000">
              <w:rPr>
                <w:rtl w:val="0"/>
              </w:rPr>
              <w:t xml:space="preserve">50–60 minutes.</w:t>
            </w:r>
          </w:p>
          <w:p w:rsidR="00000000" w:rsidDel="00000000" w:rsidP="00000000" w:rsidRDefault="00000000" w:rsidRPr="00000000" w14:paraId="00000322">
            <w:pPr>
              <w:spacing w:after="120" w:before="240" w:lineRule="auto"/>
              <w:rPr/>
            </w:pPr>
            <w:r w:rsidDel="00000000" w:rsidR="00000000" w:rsidRPr="00000000">
              <w:rPr>
                <w:rtl w:val="0"/>
              </w:rPr>
              <w:t xml:space="preserve"> </w:t>
            </w:r>
          </w:p>
          <w:p w:rsidR="00000000" w:rsidDel="00000000" w:rsidP="00000000" w:rsidRDefault="00000000" w:rsidRPr="00000000" w14:paraId="00000323">
            <w:pPr>
              <w:spacing w:after="120" w:before="240" w:lineRule="auto"/>
              <w:rPr>
                <w:b w:val="1"/>
                <w:bCs w:val="1"/>
              </w:rPr>
            </w:pPr>
            <w:r w:rsidDel="00000000" w:rsidR="00000000" w:rsidRPr="00000000">
              <w:rPr>
                <w:b w:val="1"/>
                <w:bCs w:val="1"/>
                <w:rtl w:val="0"/>
              </w:rPr>
              <w:t xml:space="preserve">1. Set Up (5 minutes):</w:t>
            </w:r>
          </w:p>
          <w:p w:rsidR="00000000" w:rsidDel="00000000" w:rsidP="00000000" w:rsidRDefault="00000000" w:rsidRPr="00000000" w14:paraId="00000324">
            <w:pPr>
              <w:spacing w:after="120" w:before="240" w:lineRule="auto"/>
              <w:rPr/>
            </w:pPr>
            <w:r w:rsidDel="00000000" w:rsidR="00000000" w:rsidRPr="00000000">
              <w:rPr>
                <w:rtl w:val="0"/>
              </w:rPr>
              <w:t xml:space="preserve">Divide participants into small groups of 3–5. Provide each group with a summary handout of the wellbeing frameworks discussed in this module.</w:t>
            </w:r>
          </w:p>
          <w:p w:rsidR="00000000" w:rsidDel="00000000" w:rsidP="00000000" w:rsidRDefault="00000000" w:rsidRPr="00000000" w14:paraId="00000325">
            <w:pPr>
              <w:spacing w:after="120" w:before="240" w:lineRule="auto"/>
              <w:rPr>
                <w:b w:val="1"/>
                <w:bCs w:val="1"/>
              </w:rPr>
            </w:pPr>
            <w:r w:rsidDel="00000000" w:rsidR="00000000" w:rsidRPr="00000000">
              <w:rPr>
                <w:b w:val="1"/>
                <w:bCs w:val="1"/>
                <w:rtl w:val="0"/>
              </w:rPr>
              <w:t xml:space="preserve">2. Framework Mapping Exercise (20 minutes):</w:t>
            </w:r>
          </w:p>
          <w:p w:rsidR="00000000" w:rsidDel="00000000" w:rsidP="00000000" w:rsidRDefault="00000000" w:rsidRPr="00000000" w14:paraId="00000326">
            <w:pPr>
              <w:spacing w:after="120" w:before="240" w:lineRule="auto"/>
              <w:rPr/>
            </w:pPr>
            <w:r w:rsidDel="00000000" w:rsidR="00000000" w:rsidRPr="00000000">
              <w:rPr>
                <w:rtl w:val="0"/>
              </w:rPr>
              <w:t xml:space="preserve">Assign each group one or two wellbeing frameworks. Ask them to create a visual map (on paper or a whiteboard) showing: What dimensions of health does this framework include? Where do emotions fit within it? How does this framework understand the relationship between people and their environment? What are its strengths and limitations for understanding climate-related distress?</w:t>
            </w:r>
          </w:p>
          <w:p w:rsidR="00000000" w:rsidDel="00000000" w:rsidP="00000000" w:rsidRDefault="00000000" w:rsidRPr="00000000" w14:paraId="00000327">
            <w:pPr>
              <w:spacing w:after="120" w:before="240" w:lineRule="auto"/>
              <w:rPr>
                <w:b w:val="1"/>
                <w:bCs w:val="1"/>
              </w:rPr>
            </w:pPr>
            <w:r w:rsidDel="00000000" w:rsidR="00000000" w:rsidRPr="00000000">
              <w:rPr>
                <w:b w:val="1"/>
                <w:bCs w:val="1"/>
                <w:rtl w:val="0"/>
              </w:rPr>
              <w:t xml:space="preserve">3. Case Application (15 minutes):</w:t>
            </w:r>
          </w:p>
          <w:p w:rsidR="00000000" w:rsidDel="00000000" w:rsidP="00000000" w:rsidRDefault="00000000" w:rsidRPr="00000000" w14:paraId="00000328">
            <w:pPr>
              <w:spacing w:after="120" w:before="240" w:lineRule="auto"/>
              <w:rPr/>
            </w:pPr>
            <w:r w:rsidDel="00000000" w:rsidR="00000000" w:rsidRPr="00000000">
              <w:rPr>
                <w:rtl w:val="0"/>
              </w:rPr>
              <w:t xml:space="preserve">Present a brief scenario (e.g., "A farming community is experiencing prolonged drought. Community members report difficulty sleeping, loss of appetite, withdrawal from social activities, and a sense of deep sadness about the changing landscape."). Ask each group to analyze this scenario through their assigned framework: What would this framework identify as the core concern? What kind of response or support would it suggest?</w:t>
            </w:r>
          </w:p>
          <w:p w:rsidR="00000000" w:rsidDel="00000000" w:rsidP="00000000" w:rsidRDefault="00000000" w:rsidRPr="00000000" w14:paraId="00000329">
            <w:pPr>
              <w:spacing w:after="120" w:before="240" w:lineRule="auto"/>
              <w:rPr>
                <w:b w:val="1"/>
                <w:bCs w:val="1"/>
              </w:rPr>
            </w:pPr>
            <w:r w:rsidDel="00000000" w:rsidR="00000000" w:rsidRPr="00000000">
              <w:rPr>
                <w:b w:val="1"/>
                <w:bCs w:val="1"/>
                <w:rtl w:val="0"/>
              </w:rPr>
              <w:t xml:space="preserve">4. Gallery Walk and Discussion (15 minutes):</w:t>
            </w:r>
          </w:p>
          <w:p w:rsidR="00000000" w:rsidDel="00000000" w:rsidP="00000000" w:rsidRDefault="00000000" w:rsidRPr="00000000" w14:paraId="0000032A">
            <w:pPr>
              <w:spacing w:after="120" w:before="240" w:lineRule="auto"/>
              <w:rPr/>
            </w:pPr>
            <w:r w:rsidDel="00000000" w:rsidR="00000000" w:rsidRPr="00000000">
              <w:rPr>
                <w:rtl w:val="0"/>
              </w:rPr>
              <w:t xml:space="preserve">Have groups post their visual maps around the room. Participants circulate, review other groups' work, and note similarities and differences. Reconvene for a facilitated discussion using these prompts:</w:t>
            </w:r>
          </w:p>
          <w:p w:rsidR="00000000" w:rsidDel="00000000" w:rsidP="00000000" w:rsidRDefault="00000000" w:rsidRPr="00000000" w14:paraId="0000032B">
            <w:pPr>
              <w:spacing w:after="120" w:before="240" w:lineRule="auto"/>
              <w:rPr/>
            </w:pPr>
            <w:r w:rsidDel="00000000" w:rsidR="00000000" w:rsidRPr="00000000">
              <w:rPr>
                <w:rtl w:val="0"/>
              </w:rPr>
              <w:t xml:space="preserve">• What did you notice about the differences in how each framework understands the scenario?</w:t>
            </w:r>
          </w:p>
          <w:p w:rsidR="00000000" w:rsidDel="00000000" w:rsidP="00000000" w:rsidRDefault="00000000" w:rsidRPr="00000000" w14:paraId="0000032C">
            <w:pPr>
              <w:spacing w:after="120" w:before="240" w:lineRule="auto"/>
              <w:rPr/>
            </w:pPr>
            <w:r w:rsidDel="00000000" w:rsidR="00000000" w:rsidRPr="00000000">
              <w:rPr>
                <w:rtl w:val="0"/>
              </w:rPr>
              <w:t xml:space="preserve">• Were there dimensions of wellbeing that some frameworks captured and others missed?</w:t>
            </w:r>
          </w:p>
          <w:p w:rsidR="00000000" w:rsidDel="00000000" w:rsidP="00000000" w:rsidRDefault="00000000" w:rsidRPr="00000000" w14:paraId="0000032D">
            <w:pPr>
              <w:spacing w:after="120" w:before="240" w:lineRule="auto"/>
              <w:rPr/>
            </w:pPr>
            <w:r w:rsidDel="00000000" w:rsidR="00000000" w:rsidRPr="00000000">
              <w:rPr>
                <w:rtl w:val="0"/>
              </w:rPr>
              <w:t xml:space="preserve">• How might using a single, narrow framework lead to inadequate or even harmful responses?</w:t>
            </w:r>
          </w:p>
          <w:p w:rsidR="00000000" w:rsidDel="00000000" w:rsidP="00000000" w:rsidRDefault="00000000" w:rsidRPr="00000000" w14:paraId="0000032E">
            <w:pPr>
              <w:spacing w:after="120" w:before="240" w:lineRule="auto"/>
              <w:rPr/>
            </w:pPr>
            <w:r w:rsidDel="00000000" w:rsidR="00000000" w:rsidRPr="00000000">
              <w:rPr>
                <w:rtl w:val="0"/>
              </w:rPr>
              <w:t xml:space="preserve">• What would a response look like that drew from multiple frameworks?</w:t>
            </w:r>
          </w:p>
          <w:p w:rsidR="00000000" w:rsidDel="00000000" w:rsidP="00000000" w:rsidRDefault="00000000" w:rsidRPr="00000000" w14:paraId="0000032F">
            <w:pPr>
              <w:spacing w:after="240" w:before="240" w:lineRule="auto"/>
              <w:rPr/>
            </w:pPr>
            <w:r w:rsidDel="00000000" w:rsidR="00000000" w:rsidRPr="00000000">
              <w:rPr>
                <w:b w:val="1"/>
                <w:bCs w:val="1"/>
                <w:rtl w:val="0"/>
              </w:rPr>
              <w:t xml:space="preserve">Variation: </w:t>
            </w:r>
            <w:r w:rsidDel="00000000" w:rsidR="00000000" w:rsidRPr="00000000">
              <w:rPr>
                <w:rtl w:val="0"/>
              </w:rPr>
              <w:t xml:space="preserve">If working virtually, use a collaborative tool (e.g., a shared digital whiteboard) for the mapping exercise and conduct </w:t>
            </w:r>
          </w:p>
        </w:tc>
      </w:tr>
      <w:tr>
        <w:trPr>
          <w:cantSplit w:val="0"/>
          <w:tblHeader w:val="0"/>
        </w:trPr>
        <w:tc>
          <w:tcPr>
            <w:shd w:fill="d5a6bd" w:val="clear"/>
          </w:tcPr>
          <w:p w:rsidR="00000000" w:rsidDel="00000000" w:rsidP="00000000" w:rsidRDefault="00000000" w:rsidRPr="00000000" w14:paraId="00000330">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0331">
            <w:pPr>
              <w:numPr>
                <w:ilvl w:val="0"/>
                <w:numId w:val="171"/>
              </w:numPr>
              <w:spacing w:after="0" w:afterAutospacing="0" w:before="240" w:lineRule="auto"/>
              <w:ind w:left="720" w:hanging="360"/>
            </w:pPr>
            <w:r w:rsidDel="00000000" w:rsidR="00000000" w:rsidRPr="00000000">
              <w:rPr>
                <w:rtl w:val="0"/>
              </w:rPr>
              <w:t xml:space="preserve">World Health Organization. (1948). Constitution of the World Health Organization. Bulletin of the World Health Organization, 80(12), 983–984.</w:t>
            </w:r>
          </w:p>
          <w:p w:rsidR="00000000" w:rsidDel="00000000" w:rsidP="00000000" w:rsidRDefault="00000000" w:rsidRPr="00000000" w14:paraId="00000332">
            <w:pPr>
              <w:numPr>
                <w:ilvl w:val="0"/>
                <w:numId w:val="171"/>
              </w:numPr>
              <w:spacing w:after="0" w:afterAutospacing="0" w:before="0" w:beforeAutospacing="0" w:lineRule="auto"/>
              <w:ind w:left="720" w:hanging="360"/>
            </w:pPr>
            <w:r w:rsidDel="00000000" w:rsidR="00000000" w:rsidRPr="00000000">
              <w:rPr>
                <w:rtl w:val="0"/>
              </w:rPr>
              <w:t xml:space="preserve">Engel, G. L. (1977). The need for a new medical model: A challenge for biomedicine. Science, 196(4286), 129–136.</w:t>
            </w:r>
          </w:p>
          <w:p w:rsidR="00000000" w:rsidDel="00000000" w:rsidP="00000000" w:rsidRDefault="00000000" w:rsidRPr="00000000" w14:paraId="00000333">
            <w:pPr>
              <w:numPr>
                <w:ilvl w:val="0"/>
                <w:numId w:val="171"/>
              </w:numPr>
              <w:spacing w:after="0" w:afterAutospacing="0" w:before="0" w:beforeAutospacing="0" w:lineRule="auto"/>
              <w:ind w:left="720" w:hanging="360"/>
            </w:pPr>
            <w:r w:rsidDel="00000000" w:rsidR="00000000" w:rsidRPr="00000000">
              <w:rPr>
                <w:rtl w:val="0"/>
              </w:rPr>
              <w:t xml:space="preserve">McLeroy, K. R., Bibeau, D., Steckler, A., &amp; Glanz, K. (1988). An ecological perspective on health promotion programs. Health Education Quarterly, 15(4), 351–377.</w:t>
            </w:r>
          </w:p>
          <w:p w:rsidR="00000000" w:rsidDel="00000000" w:rsidP="00000000" w:rsidRDefault="00000000" w:rsidRPr="00000000" w14:paraId="00000334">
            <w:pPr>
              <w:numPr>
                <w:ilvl w:val="0"/>
                <w:numId w:val="171"/>
              </w:numPr>
              <w:spacing w:after="0" w:afterAutospacing="0" w:before="0" w:beforeAutospacing="0" w:lineRule="auto"/>
              <w:ind w:left="720" w:hanging="360"/>
            </w:pPr>
            <w:r w:rsidDel="00000000" w:rsidR="00000000" w:rsidRPr="00000000">
              <w:rPr>
                <w:rtl w:val="0"/>
              </w:rPr>
              <w:t xml:space="preserve">Seligman, M. E. P., &amp; Csikszentmihalyi, M. (2000). Positive psychology: An introduction. American Psychologist, 55(1), 5–14.</w:t>
            </w:r>
          </w:p>
          <w:p w:rsidR="00000000" w:rsidDel="00000000" w:rsidP="00000000" w:rsidRDefault="00000000" w:rsidRPr="00000000" w14:paraId="00000335">
            <w:pPr>
              <w:numPr>
                <w:ilvl w:val="0"/>
                <w:numId w:val="171"/>
              </w:numPr>
              <w:spacing w:after="0" w:afterAutospacing="0" w:before="0" w:beforeAutospacing="0" w:lineRule="auto"/>
              <w:ind w:left="720" w:hanging="360"/>
            </w:pPr>
            <w:r w:rsidDel="00000000" w:rsidR="00000000" w:rsidRPr="00000000">
              <w:rPr>
                <w:rtl w:val="0"/>
              </w:rPr>
              <w:t xml:space="preserve">Reading, C., &amp; Wien, F. (2009). Health inequalities and social determinants of Aboriginal peoples’ health. National Collaborating Centre for Aboriginal Health.</w:t>
            </w:r>
          </w:p>
          <w:p w:rsidR="00000000" w:rsidDel="00000000" w:rsidP="00000000" w:rsidRDefault="00000000" w:rsidRPr="00000000" w14:paraId="00000336">
            <w:pPr>
              <w:numPr>
                <w:ilvl w:val="0"/>
                <w:numId w:val="171"/>
              </w:numPr>
              <w:spacing w:after="0" w:afterAutospacing="0" w:before="0" w:beforeAutospacing="0" w:lineRule="auto"/>
              <w:ind w:left="720" w:hanging="360"/>
            </w:pPr>
            <w:r w:rsidDel="00000000" w:rsidR="00000000" w:rsidRPr="00000000">
              <w:rPr>
                <w:rtl w:val="0"/>
              </w:rPr>
              <w:t xml:space="preserve">Hart, M. A. (2002). Seeking Mino-Pimatisiwin: An Aboriginal approach to helping. Native Social Work Journal, 3(1), 1–30.</w:t>
            </w:r>
          </w:p>
          <w:p w:rsidR="00000000" w:rsidDel="00000000" w:rsidP="00000000" w:rsidRDefault="00000000" w:rsidRPr="00000000" w14:paraId="00000337">
            <w:pPr>
              <w:numPr>
                <w:ilvl w:val="0"/>
                <w:numId w:val="171"/>
              </w:numPr>
              <w:spacing w:after="0" w:afterAutospacing="0" w:before="0" w:beforeAutospacing="0" w:lineRule="auto"/>
              <w:ind w:left="720" w:hanging="360"/>
            </w:pPr>
            <w:r w:rsidDel="00000000" w:rsidR="00000000" w:rsidRPr="00000000">
              <w:rPr>
                <w:rtl w:val="0"/>
              </w:rPr>
              <w:t xml:space="preserve">Durie, M. (1985). A Māori perspective of health. Social Science &amp; Medicine, 20(5), 483–486.</w:t>
            </w:r>
          </w:p>
          <w:p w:rsidR="00000000" w:rsidDel="00000000" w:rsidP="00000000" w:rsidRDefault="00000000" w:rsidRPr="00000000" w14:paraId="00000338">
            <w:pPr>
              <w:numPr>
                <w:ilvl w:val="0"/>
                <w:numId w:val="171"/>
              </w:numPr>
              <w:spacing w:after="0" w:afterAutospacing="0" w:before="0" w:beforeAutospacing="0" w:lineRule="auto"/>
              <w:ind w:left="720" w:hanging="360"/>
            </w:pPr>
            <w:r w:rsidDel="00000000" w:rsidR="00000000" w:rsidRPr="00000000">
              <w:rPr>
                <w:rtl w:val="0"/>
              </w:rPr>
              <w:t xml:space="preserve">Gee, G., Dudgeon, P., Schultz, C., Hart, A., &amp; Kelly, K. (2014). Aboriginal and Torres Strait Islander social and emotional wellbeing. Australian Psychologist, 49(6), 321–332.</w:t>
            </w:r>
          </w:p>
          <w:p w:rsidR="00000000" w:rsidDel="00000000" w:rsidP="00000000" w:rsidRDefault="00000000" w:rsidRPr="00000000" w14:paraId="00000339">
            <w:pPr>
              <w:numPr>
                <w:ilvl w:val="0"/>
                <w:numId w:val="171"/>
              </w:numPr>
              <w:spacing w:after="240" w:before="0" w:beforeAutospacing="0" w:lineRule="auto"/>
              <w:ind w:left="720" w:hanging="360"/>
            </w:pPr>
            <w:r w:rsidDel="00000000" w:rsidR="00000000" w:rsidRPr="00000000">
              <w:rPr>
                <w:rtl w:val="0"/>
              </w:rPr>
              <w:t xml:space="preserve">Lutz, D. W. (2009). African Ubuntu philosophy and global management. Journal of Business Ethics, 84(3), 313–328.</w:t>
            </w:r>
          </w:p>
          <w:p w:rsidR="00000000" w:rsidDel="00000000" w:rsidP="00000000" w:rsidRDefault="00000000" w:rsidRPr="00000000" w14:paraId="0000033A">
            <w:pPr>
              <w:spacing w:after="240" w:before="240" w:lineRule="auto"/>
              <w:ind w:left="720" w:firstLine="0"/>
              <w:rPr/>
            </w:pPr>
            <w:r w:rsidDel="00000000" w:rsidR="00000000" w:rsidRPr="00000000">
              <w:rPr>
                <w:rtl w:val="0"/>
              </w:rPr>
            </w:r>
          </w:p>
        </w:tc>
      </w:tr>
    </w:tbl>
    <w:p w:rsidR="00000000" w:rsidDel="00000000" w:rsidP="00000000" w:rsidRDefault="00000000" w:rsidRPr="00000000" w14:paraId="0000033B">
      <w:pPr>
        <w:rPr/>
        <w:sectPr>
          <w:headerReference r:id="rId50"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3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1" w:type="default"/>
          <w:type w:val="nextPage"/>
          <w:pgSz w:h="12240" w:w="15840" w:orient="landscape"/>
          <w:pgMar w:bottom="1440.0000000000002" w:top="1440.0000000000002" w:left="1440.0000000000002" w:right="1440.0000000000002" w:header="720" w:footer="720"/>
          <w:pgNumType w:start="1"/>
        </w:sectPr>
      </w:pPr>
      <w:bookmarkStart w:colFirst="0" w:colLast="0" w:name="_uxauc4y11aqj" w:id="81"/>
      <w:bookmarkEnd w:id="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Theories of Emotion</w:t>
      </w:r>
      <w:r w:rsidDel="00000000" w:rsidR="00000000" w:rsidRPr="00000000">
        <w:rPr>
          <w:rtl w:val="0"/>
        </w:rPr>
      </w:r>
    </w:p>
    <w:p w:rsidR="00000000" w:rsidDel="00000000" w:rsidP="00000000" w:rsidRDefault="00000000" w:rsidRPr="00000000" w14:paraId="0000033D">
      <w:pPr>
        <w:pStyle w:val="Heading1"/>
        <w:spacing w:after="240" w:before="240" w:lineRule="auto"/>
        <w:rPr/>
      </w:pPr>
      <w:bookmarkStart w:colFirst="0" w:colLast="0" w:name="_n24uhb2fz5tu" w:id="82"/>
      <w:bookmarkEnd w:id="82"/>
      <w:r w:rsidDel="00000000" w:rsidR="00000000" w:rsidRPr="00000000">
        <w:rPr>
          <w:rtl w:val="0"/>
        </w:rPr>
      </w:r>
    </w:p>
    <w:tbl>
      <w:tblPr>
        <w:tblStyle w:val="Table29"/>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blHeader w:val="0"/>
        </w:trPr>
        <w:tc>
          <w:tcPr>
            <w:shd w:fill="f4cccc" w:val="clear"/>
          </w:tcPr>
          <w:p w:rsidR="00000000" w:rsidDel="00000000" w:rsidP="00000000" w:rsidRDefault="00000000" w:rsidRPr="00000000" w14:paraId="0000033E">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33F">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340">
            <w:pPr>
              <w:widowControl w:val="0"/>
              <w:rPr>
                <w:b w:val="1"/>
                <w:bCs w:val="1"/>
                <w:sz w:val="28"/>
                <w:szCs w:val="28"/>
              </w:rPr>
            </w:pPr>
            <w:r w:rsidDel="00000000" w:rsidR="00000000" w:rsidRPr="00000000">
              <w:rPr>
                <w:b w:val="1"/>
                <w:bCs w:val="1"/>
                <w:sz w:val="28"/>
                <w:szCs w:val="28"/>
                <w:rtl w:val="0"/>
              </w:rPr>
              <w:t xml:space="preserve">Section 2 is now closed for review and we are no longer accepting comments. Thank you for your contributions!</w:t>
            </w:r>
          </w:p>
          <w:p w:rsidR="00000000" w:rsidDel="00000000" w:rsidP="00000000" w:rsidRDefault="00000000" w:rsidRPr="00000000" w14:paraId="00000341">
            <w:pPr>
              <w:widowControl w:val="0"/>
              <w:rPr>
                <w:sz w:val="28"/>
                <w:szCs w:val="28"/>
              </w:rPr>
            </w:pPr>
            <w:r w:rsidDel="00000000" w:rsidR="00000000" w:rsidRPr="00000000">
              <w:rPr>
                <w:rtl w:val="0"/>
              </w:rPr>
            </w:r>
          </w:p>
          <w:p w:rsidR="00000000" w:rsidDel="00000000" w:rsidP="00000000" w:rsidRDefault="00000000" w:rsidRPr="00000000" w14:paraId="00000342">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0343">
            <w:pPr>
              <w:widowControl w:val="0"/>
              <w:rPr>
                <w:b w:val="1"/>
                <w:bCs w:val="1"/>
                <w:sz w:val="28"/>
                <w:szCs w:val="28"/>
              </w:rPr>
            </w:pPr>
            <w:r w:rsidDel="00000000" w:rsidR="00000000" w:rsidRPr="00000000">
              <w:rPr>
                <w:rtl w:val="0"/>
              </w:rPr>
            </w:r>
          </w:p>
          <w:p w:rsidR="00000000" w:rsidDel="00000000" w:rsidP="00000000" w:rsidRDefault="00000000" w:rsidRPr="00000000" w14:paraId="00000344">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0345">
      <w:pPr>
        <w:pStyle w:val="Heading1"/>
        <w:spacing w:after="240" w:before="240" w:lineRule="auto"/>
        <w:rPr/>
      </w:pPr>
      <w:bookmarkStart w:colFirst="0" w:colLast="0" w:name="_dzpe04a79zf5" w:id="83"/>
      <w:bookmarkEnd w:id="83"/>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1"/>
        <w:spacing w:after="240" w:before="240" w:lineRule="auto"/>
        <w:rPr>
          <w:b w:val="0"/>
          <w:bCs w:val="0"/>
        </w:rPr>
      </w:pPr>
      <w:bookmarkStart w:colFirst="0" w:colLast="0" w:name="_gr3hkxx34o5o" w:id="84"/>
      <w:bookmarkEnd w:id="84"/>
      <w:r w:rsidDel="00000000" w:rsidR="00000000" w:rsidRPr="00000000">
        <w:rPr>
          <w:rtl w:val="0"/>
        </w:rPr>
        <w:t xml:space="preserve">Theories of Emotion </w:t>
      </w:r>
      <w:r w:rsidDel="00000000" w:rsidR="00000000" w:rsidRPr="00000000">
        <w:rPr>
          <w:rtl w:val="0"/>
        </w:rPr>
      </w:r>
    </w:p>
    <w:tbl>
      <w:tblPr>
        <w:tblStyle w:val="Table3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0350">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0351">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0352">
            <w:pPr>
              <w:widowControl w:val="0"/>
              <w:numPr>
                <w:ilvl w:val="0"/>
                <w:numId w:val="225"/>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0353">
            <w:pPr>
              <w:widowControl w:val="0"/>
              <w:numPr>
                <w:ilvl w:val="0"/>
                <w:numId w:val="225"/>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0354">
            <w:pPr>
              <w:widowControl w:val="0"/>
              <w:numPr>
                <w:ilvl w:val="0"/>
                <w:numId w:val="225"/>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0355">
            <w:pPr>
              <w:widowControl w:val="0"/>
              <w:numPr>
                <w:ilvl w:val="0"/>
                <w:numId w:val="225"/>
              </w:numPr>
              <w:spacing w:line="240" w:lineRule="auto"/>
              <w:ind w:left="720" w:hanging="360"/>
            </w:pPr>
            <w:r w:rsidDel="00000000" w:rsidR="00000000" w:rsidRPr="00000000">
              <w:rPr>
                <w:rtl w:val="0"/>
              </w:rPr>
              <w:t xml:space="preserve"> </w:t>
            </w:r>
            <w:ins w:author="Mike Marchand" w:id="157" w:date="2025-11-27T03:29:29Z">
              <w:r w:rsidDel="00000000" w:rsidR="00000000" w:rsidRPr="00000000">
                <w:rPr>
                  <w:rtl w:val="0"/>
                </w:rPr>
                <w:t xml:space="preserve">Michael Marchand, sqilxw, syilx Nation - Cultural Safety Consultant </w:t>
              </w:r>
            </w:ins>
            <w:r w:rsidDel="00000000" w:rsidR="00000000" w:rsidRPr="00000000">
              <w:rPr>
                <w:rtl w:val="0"/>
              </w:rPr>
            </w:r>
          </w:p>
          <w:p w:rsidR="00000000" w:rsidDel="00000000" w:rsidP="00000000" w:rsidRDefault="00000000" w:rsidRPr="00000000" w14:paraId="00000356">
            <w:pPr>
              <w:widowControl w:val="0"/>
              <w:numPr>
                <w:ilvl w:val="0"/>
                <w:numId w:val="225"/>
              </w:numPr>
              <w:spacing w:line="240" w:lineRule="auto"/>
              <w:ind w:left="720" w:hanging="360"/>
            </w:pPr>
            <w:ins w:author="Brianna Aspinall" w:id="158" w:date="2025-12-13T19:07:39Z">
              <w:r w:rsidDel="00000000" w:rsidR="00000000" w:rsidRPr="00000000">
                <w:rPr>
                  <w:rtl w:val="0"/>
                </w:rPr>
                <w:t xml:space="preserve">Brianna Aspinall Nuñez, Carbon Conversations TO </w:t>
              </w:r>
            </w:ins>
            <w:r w:rsidDel="00000000" w:rsidR="00000000" w:rsidRPr="00000000">
              <w:rPr>
                <w:rtl w:val="0"/>
              </w:rPr>
              <w:t xml:space="preserve"> </w:t>
            </w:r>
          </w:p>
          <w:p w:rsidR="00000000" w:rsidDel="00000000" w:rsidP="00000000" w:rsidRDefault="00000000" w:rsidRPr="00000000" w14:paraId="00000357">
            <w:pPr>
              <w:widowControl w:val="0"/>
              <w:numPr>
                <w:ilvl w:val="0"/>
                <w:numId w:val="225"/>
              </w:numPr>
              <w:spacing w:line="240" w:lineRule="auto"/>
              <w:ind w:left="720" w:hanging="360"/>
              <w:rPr>
                <w:ins w:author="Maya Gislason" w:id="160" w:date="2025-12-16T07:41:52Z"/>
              </w:rPr>
            </w:pPr>
            <w:ins w:author="Ashley Stoltz" w:id="159" w:date="2025-12-15T04:10:07Z">
              <w:r w:rsidDel="00000000" w:rsidR="00000000" w:rsidRPr="00000000">
                <w:rPr>
                  <w:rtl w:val="0"/>
                </w:rPr>
                <w:t xml:space="preserve">Ashley Stoltz, Faculty of Health Sciences, Simon Fraser University</w:t>
              </w:r>
            </w:ins>
            <w:ins w:author="Maya Gislason" w:id="160" w:date="2025-12-16T07:41:52Z">
              <w:r w:rsidDel="00000000" w:rsidR="00000000" w:rsidRPr="00000000">
                <w:rPr>
                  <w:rtl w:val="0"/>
                </w:rPr>
              </w:r>
            </w:ins>
          </w:p>
          <w:p w:rsidR="00000000" w:rsidDel="00000000" w:rsidP="00000000" w:rsidRDefault="00000000" w:rsidRPr="00000000" w14:paraId="00000358">
            <w:pPr>
              <w:widowControl w:val="0"/>
              <w:numPr>
                <w:ilvl w:val="0"/>
                <w:numId w:val="225"/>
              </w:numPr>
              <w:spacing w:line="240" w:lineRule="auto"/>
              <w:ind w:left="720" w:hanging="360"/>
              <w:rPr>
                <w:ins w:author="Maya Gislason" w:id="160" w:date="2025-12-16T07:41:52Z"/>
              </w:rPr>
            </w:pPr>
            <w:ins w:author="Maya Gislason" w:id="160" w:date="2025-12-16T07:41:52Z">
              <w:r w:rsidDel="00000000" w:rsidR="00000000" w:rsidRPr="00000000">
                <w:rPr>
                  <w:rtl w:val="0"/>
                </w:rPr>
                <w:t xml:space="preserve">Maya Gislason, Faculty of Health Sciences, Simon Fraser University </w:t>
              </w:r>
            </w:ins>
          </w:p>
          <w:p w:rsidR="00000000" w:rsidDel="00000000" w:rsidP="00000000" w:rsidRDefault="00000000" w:rsidRPr="00000000" w14:paraId="00000359">
            <w:pPr>
              <w:widowControl w:val="0"/>
              <w:numPr>
                <w:ilvl w:val="0"/>
                <w:numId w:val="225"/>
              </w:numPr>
              <w:spacing w:line="240" w:lineRule="auto"/>
              <w:ind w:left="720" w:hanging="360"/>
            </w:pPr>
            <w:r w:rsidDel="00000000" w:rsidR="00000000" w:rsidRPr="00000000">
              <w:rPr>
                <w:rtl w:val="0"/>
              </w:rPr>
            </w:r>
          </w:p>
        </w:tc>
      </w:tr>
    </w:tbl>
    <w:p w:rsidR="00000000" w:rsidDel="00000000" w:rsidP="00000000" w:rsidRDefault="00000000" w:rsidRPr="00000000" w14:paraId="0000035A">
      <w:pPr>
        <w:spacing w:after="240" w:before="240" w:lineRule="auto"/>
        <w:rPr/>
      </w:pPr>
      <w:r w:rsidDel="00000000" w:rsidR="00000000" w:rsidRPr="00000000">
        <w:rPr>
          <w:rtl w:val="0"/>
        </w:rPr>
      </w:r>
    </w:p>
    <w:tbl>
      <w:tblPr>
        <w:tblStyle w:val="Table3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035B">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035C">
            <w:pPr>
              <w:widowControl w:val="0"/>
              <w:spacing w:after="240" w:before="240" w:line="240" w:lineRule="auto"/>
              <w:rPr/>
            </w:pPr>
            <w:commentRangeStart w:id="114"/>
            <w:r w:rsidDel="00000000" w:rsidR="00000000" w:rsidRPr="00000000">
              <w:rPr>
                <w:rtl w:val="0"/>
              </w:rPr>
              <w:t xml:space="preserve">To understand emotions,</w:t>
            </w:r>
            <w:del w:author="Mike Marchand" w:id="161" w:date="2025-11-27T03:35:15Z">
              <w:r w:rsidDel="00000000" w:rsidR="00000000" w:rsidRPr="00000000">
                <w:rPr>
                  <w:rtl w:val="0"/>
                </w:rPr>
                <w:delText xml:space="preserve"> we must</w:delText>
              </w:r>
            </w:del>
            <w:r w:rsidDel="00000000" w:rsidR="00000000" w:rsidRPr="00000000">
              <w:rPr>
                <w:rtl w:val="0"/>
              </w:rPr>
              <w:t xml:space="preserve"> </w:t>
            </w:r>
            <w:ins w:author="Mike Marchand" w:id="162" w:date="2025-11-27T03:35:20Z">
              <w:r w:rsidDel="00000000" w:rsidR="00000000" w:rsidRPr="00000000">
                <w:rPr>
                  <w:rtl w:val="0"/>
                </w:rPr>
                <w:t xml:space="preserve">an important starting point is to </w:t>
              </w:r>
            </w:ins>
            <w:r w:rsidDel="00000000" w:rsidR="00000000" w:rsidRPr="00000000">
              <w:rPr>
                <w:rtl w:val="0"/>
              </w:rPr>
              <w:t xml:space="preserve">think about the broad theories that shape our understanding of what emotions are. </w:t>
            </w:r>
            <w:commentRangeEnd w:id="114"/>
            <w:r w:rsidDel="00000000" w:rsidR="00000000" w:rsidRPr="00000000">
              <w:commentReference w:id="114"/>
            </w:r>
            <w:r w:rsidDel="00000000" w:rsidR="00000000" w:rsidRPr="00000000">
              <w:rPr>
                <w:rtl w:val="0"/>
              </w:rPr>
              <w:t xml:space="preserve">These theories include physiological, evolutionary, neuroscientific, cognitive, and social or cultural explanations. Each of these five </w:t>
            </w:r>
            <w:ins w:author="Mike Marchand" w:id="163" w:date="2025-11-27T03:35:52Z">
              <w:r w:rsidDel="00000000" w:rsidR="00000000" w:rsidRPr="00000000">
                <w:rPr>
                  <w:rtl w:val="0"/>
                </w:rPr>
                <w:t xml:space="preserve">categories</w:t>
              </w:r>
            </w:ins>
            <w:del w:author="Mike Marchand" w:id="163" w:date="2025-11-27T03:35:52Z">
              <w:r w:rsidDel="00000000" w:rsidR="00000000" w:rsidRPr="00000000">
                <w:rPr>
                  <w:rtl w:val="0"/>
                </w:rPr>
                <w:delText xml:space="preserve">category</w:delText>
              </w:r>
            </w:del>
            <w:r w:rsidDel="00000000" w:rsidR="00000000" w:rsidRPr="00000000">
              <w:rPr>
                <w:rtl w:val="0"/>
              </w:rPr>
              <w:t xml:space="preserve"> helps explain a different piece of the emotional puzzle, and together they show how biology, interpretation, survival instincts, brain processes, and cultural norms all intertwine in the face of stressors like climate change.</w:t>
            </w:r>
          </w:p>
          <w:p w:rsidR="00000000" w:rsidDel="00000000" w:rsidP="00000000" w:rsidRDefault="00000000" w:rsidRPr="00000000" w14:paraId="0000035D">
            <w:pPr>
              <w:widowControl w:val="0"/>
              <w:spacing w:after="240" w:before="240" w:line="240" w:lineRule="auto"/>
              <w:rPr/>
            </w:pPr>
            <w:r w:rsidDel="00000000" w:rsidR="00000000" w:rsidRPr="00000000">
              <w:rPr>
                <w:rtl w:val="0"/>
              </w:rPr>
              <w:t xml:space="preserve">First, physiological theories put the body front and center, suggesting that emotional feelings come from our awareness of bodily changes. Within this category, the James-Lange Theory, proposed in the late 1800s, argues that we feel afraid because we recognize our heart pounding or our muscles tensing, making the bodily reaction the spark that creates the emotion. This view was later challenged in the 1920s by the Cannon-Bard Theory, which contended that bodily responses and the experience of emotion happen together but independently, so a racing heartbeat and a feeling of fear can occur at the same moment rather than in a strict sequence. A further development, the Schachter-Singer Two-Factor Theory of the 1960s, introduced the idea that we need both a surge of </w:t>
            </w:r>
            <w:ins w:author="Ashley Stoltz" w:id="164" w:date="2025-12-15T04:10:50Z">
              <w:r w:rsidDel="00000000" w:rsidR="00000000" w:rsidRPr="00000000">
                <w:rPr>
                  <w:rtl w:val="0"/>
                </w:rPr>
                <w:t xml:space="preserve">physiological </w:t>
              </w:r>
            </w:ins>
            <w:del w:author="Ashley Stoltz" w:id="164" w:date="2025-12-15T04:10:50Z">
              <w:r w:rsidDel="00000000" w:rsidR="00000000" w:rsidRPr="00000000">
                <w:rPr>
                  <w:rtl w:val="0"/>
                </w:rPr>
                <w:delText xml:space="preserve">physical </w:delText>
              </w:r>
            </w:del>
            <w:r w:rsidDel="00000000" w:rsidR="00000000" w:rsidRPr="00000000">
              <w:rPr>
                <w:rtl w:val="0"/>
              </w:rPr>
              <w:t xml:space="preserve">arousal and a cognitive label to form an emotion, meaning that the same pounding heart could be interpreted as excitement or fear depending on context. Next, evolutionary theories claim that emotions evolved to help humans survive and communicate, an idea famously put forth by Charles Darwin in the 1870s. This perspective suggests that emotions like fear guide us away from danger, while emotions like love promote bonding. Later, in the 1980s, Robert Plutchik built on this notion by proposing eight primary emotions—such as joy, fear, sadness, and anger—that can mix into more complex emotional states, all of which he believed supported essential survival needs. Then we have neuroscientific theories, where researchers explore how the brain itself processes emotion. Joseph LeDoux introduced the idea of two distinct neural pathways in the 1990s: a “low road,” which triggers rapid, unconscious emotional reactions, and a “high road,” which involves more deliberate, conscious thought before we feel the full emotion. Around the same time, Jaak Panksepp’s affective neuroscience work traced emotions to ancient brain circuits, identifying core emotional systems like seeking, rage, and care that shape our most fundamental responses. Meanwhile, cognitive theories focus on how our thoughts, interpretations, and appraisals frame these psychological, cognitive, and </w:t>
            </w:r>
            <w:ins w:author="Mike Marchand" w:id="165" w:date="2025-11-27T03:37:25Z">
              <w:r w:rsidDel="00000000" w:rsidR="00000000" w:rsidRPr="00000000">
                <w:rPr>
                  <w:rtl w:val="0"/>
                </w:rPr>
                <w:t xml:space="preserve">neurological</w:t>
              </w:r>
            </w:ins>
            <w:del w:author="Mike Marchand" w:id="165" w:date="2025-11-27T03:37:25Z">
              <w:r w:rsidDel="00000000" w:rsidR="00000000" w:rsidRPr="00000000">
                <w:rPr>
                  <w:rtl w:val="0"/>
                </w:rPr>
                <w:delText xml:space="preserve">neorological</w:delText>
              </w:r>
            </w:del>
            <w:r w:rsidDel="00000000" w:rsidR="00000000" w:rsidRPr="00000000">
              <w:rPr>
                <w:rtl w:val="0"/>
              </w:rPr>
              <w:t xml:space="preserve"> emotional experiences. Richard Lazarus, for instance, argued in the 1980s that we evaluate a situation’s impact on our goals or well-being, and this evaluation triggers an emotional response; in other words, if we believe someone disrespected us, we feel anger because of the meaning we assign to that event. Another cognitive view, known as the facial feedback hypothesis, suggests our own expressions can influence how we feel—smiling, for instance, might lift our mood. More recently, Lisa Feldman Barrett’s Constructed Theory of Emotion, introduced in the 2000s, challenges the notion of universal emotions by arguing that our brains create emotions using a combination of bodily sensations, memories, and social cues, leading to wide variability in how we label our feelings.</w:t>
            </w:r>
          </w:p>
          <w:p w:rsidR="00000000" w:rsidDel="00000000" w:rsidP="00000000" w:rsidRDefault="00000000" w:rsidRPr="00000000" w14:paraId="0000035E">
            <w:pPr>
              <w:widowControl w:val="0"/>
              <w:spacing w:after="240" w:before="240" w:line="240" w:lineRule="auto"/>
              <w:rPr/>
            </w:pPr>
            <w:ins w:author="Maya Gislason" w:id="166" w:date="2025-12-16T07:43:10Z">
              <w:r w:rsidDel="00000000" w:rsidR="00000000" w:rsidRPr="00000000">
                <w:rPr>
                  <w:rtl w:val="0"/>
                </w:rPr>
                <w:t xml:space="preserve">S</w:t>
              </w:r>
            </w:ins>
            <w:del w:author="Maya Gislason" w:id="166" w:date="2025-12-16T07:43:10Z">
              <w:r w:rsidDel="00000000" w:rsidR="00000000" w:rsidRPr="00000000">
                <w:rPr>
                  <w:rtl w:val="0"/>
                </w:rPr>
                <w:delText xml:space="preserve">Finally, s</w:delText>
              </w:r>
            </w:del>
            <w:r w:rsidDel="00000000" w:rsidR="00000000" w:rsidRPr="00000000">
              <w:rPr>
                <w:rtl w:val="0"/>
              </w:rPr>
              <w:t xml:space="preserve">ocial and cultural theories remind us that where and how we live can have a profound impact on our emotions. A social constructionist perspective emphasizes that cultural values and social norms shape which emotions we consider appropriate and how we express them, so an event that triggers pride in one culture might provoke shame in another. Even so, research by Paul Ekman in the 1970s found that certain basic emotions—happiness, sadness, anger, fear, disgust, and surprise—are recognized across many cultures, while cultural “display rules” still influence how openly these feelings are shown. Lev Vygotsky’s sociocultural theory likewise underscores that emotional development is grounded in social interactions and shaped by language and cultural practices. Modern emotion science blends all these viewpoints into a multidimensional perspective that acknowledges the biological, cognitive, and social forces creating our emotional world. Neuroscientists have found that there isn’t a single “fear center” or “happy center” in the brain; instead, multiple regions work together, and cultural factors or personal experiences can sway how </w:t>
            </w:r>
            <w:ins w:author="Mike Marchand" w:id="167" w:date="2025-11-27T03:37:53Z">
              <w:r w:rsidDel="00000000" w:rsidR="00000000" w:rsidRPr="00000000">
                <w:rPr>
                  <w:rtl w:val="0"/>
                </w:rPr>
                <w:t xml:space="preserve">we interpret</w:t>
              </w:r>
            </w:ins>
            <w:del w:author="Mike Marchand" w:id="167" w:date="2025-11-27T03:37:53Z">
              <w:r w:rsidDel="00000000" w:rsidR="00000000" w:rsidRPr="00000000">
                <w:rPr>
                  <w:rtl w:val="0"/>
                </w:rPr>
                <w:delText xml:space="preserve">weinterpret</w:delText>
              </w:r>
            </w:del>
            <w:r w:rsidDel="00000000" w:rsidR="00000000" w:rsidRPr="00000000">
              <w:rPr>
                <w:rtl w:val="0"/>
              </w:rPr>
              <w:t xml:space="preserve"> and express the same bodily signals. This integrative model is particularly valuable when we look at climate change and mental health, because it clarifies why some people develop deep eco-anxiety or grief while others maintain a sense of determination and hope. By recognizing the roles of our bodies, our survival instincts, our neural wiring, our thought processes, and our cultural settings, we can develop more effective ways to cope with the uncertainties of environmental shifts, support one another’s mental well-being, and build resilience in our communities.</w:t>
            </w:r>
            <w:commentRangeStart w:id="115"/>
            <w:r w:rsidDel="00000000" w:rsidR="00000000" w:rsidRPr="00000000">
              <w:rPr>
                <w:rtl w:val="0"/>
              </w:rPr>
            </w:r>
          </w:p>
        </w:tc>
      </w:tr>
      <w:tr>
        <w:trPr>
          <w:cantSplit w:val="0"/>
          <w:tblHeader w:val="0"/>
        </w:trPr>
        <w:tc>
          <w:tcPr>
            <w:shd w:fill="ea9999" w:val="clear"/>
          </w:tcPr>
          <w:p w:rsidR="00000000" w:rsidDel="00000000" w:rsidP="00000000" w:rsidRDefault="00000000" w:rsidRPr="00000000" w14:paraId="0000035F">
            <w:pPr>
              <w:widowControl w:val="0"/>
              <w:spacing w:line="240" w:lineRule="auto"/>
              <w:rPr>
                <w:b w:val="1"/>
                <w:bCs w:val="1"/>
              </w:rPr>
            </w:pPr>
            <w:commentRangeEnd w:id="115"/>
            <w:r w:rsidDel="00000000" w:rsidR="00000000" w:rsidRPr="00000000">
              <w:commentReference w:id="115"/>
            </w:r>
            <w:r w:rsidDel="00000000" w:rsidR="00000000" w:rsidRPr="00000000">
              <w:rPr>
                <w:b w:val="1"/>
                <w:bCs w:val="1"/>
                <w:rtl w:val="0"/>
              </w:rPr>
              <w:t xml:space="preserve">Content</w:t>
            </w:r>
          </w:p>
        </w:tc>
        <w:tc>
          <w:tcPr>
            <w:shd w:fill="f4cccc" w:val="clear"/>
          </w:tcPr>
          <w:p w:rsidR="00000000" w:rsidDel="00000000" w:rsidP="00000000" w:rsidRDefault="00000000" w:rsidRPr="00000000" w14:paraId="00000360">
            <w:pPr>
              <w:spacing w:after="240" w:before="240" w:lineRule="auto"/>
              <w:rPr>
                <w:u w:val="single"/>
              </w:rPr>
            </w:pPr>
            <w:r w:rsidDel="00000000" w:rsidR="00000000" w:rsidRPr="00000000">
              <w:rPr>
                <w:rtl w:val="0"/>
              </w:rPr>
            </w:r>
          </w:p>
          <w:tbl>
            <w:tblPr>
              <w:tblStyle w:val="Table32"/>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e06666" w:val="clear"/>
                </w:tcPr>
                <w:p w:rsidR="00000000" w:rsidDel="00000000" w:rsidP="00000000" w:rsidRDefault="00000000" w:rsidRPr="00000000" w14:paraId="00000361">
                  <w:pPr>
                    <w:pStyle w:val="Heading2"/>
                    <w:spacing w:after="240" w:before="240" w:lineRule="auto"/>
                    <w:rPr/>
                  </w:pPr>
                  <w:bookmarkStart w:colFirst="0" w:colLast="0" w:name="_rrbhcq55y37e" w:id="85"/>
                  <w:bookmarkEnd w:id="85"/>
                  <w:commentRangeStart w:id="116"/>
                  <w:r w:rsidDel="00000000" w:rsidR="00000000" w:rsidRPr="00000000">
                    <w:rPr>
                      <w:rtl w:val="0"/>
                    </w:rPr>
                    <w:t xml:space="preserve">Theories of Emotion</w:t>
                  </w:r>
                  <w:commentRangeEnd w:id="116"/>
                  <w:r w:rsidDel="00000000" w:rsidR="00000000" w:rsidRPr="00000000">
                    <w:commentReference w:id="116"/>
                  </w:r>
                  <w:r w:rsidDel="00000000" w:rsidR="00000000" w:rsidRPr="00000000">
                    <w:rPr>
                      <w:rtl w:val="0"/>
                    </w:rPr>
                  </w:r>
                </w:p>
                <w:p w:rsidR="00000000" w:rsidDel="00000000" w:rsidP="00000000" w:rsidRDefault="00000000" w:rsidRPr="00000000" w14:paraId="00000362">
                  <w:pPr>
                    <w:spacing w:after="240" w:before="240" w:lineRule="auto"/>
                    <w:rPr/>
                  </w:pPr>
                  <w:r w:rsidDel="00000000" w:rsidR="00000000" w:rsidRPr="00000000">
                    <w:rPr>
                      <w:rtl w:val="0"/>
                    </w:rPr>
                    <w:t xml:space="preserve">Theories of emotion explore how emotions arise, what influences them, and how they affect behavior and cognition. Historically, major theories of emotion generally fall into several broad categories:</w:t>
                  </w:r>
                </w:p>
                <w:p w:rsidR="00000000" w:rsidDel="00000000" w:rsidP="00000000" w:rsidRDefault="00000000" w:rsidRPr="00000000" w14:paraId="00000363">
                  <w:pPr>
                    <w:numPr>
                      <w:ilvl w:val="0"/>
                      <w:numId w:val="309"/>
                    </w:numPr>
                    <w:spacing w:after="0" w:afterAutospacing="0" w:before="240" w:lineRule="auto"/>
                    <w:ind w:left="720" w:hanging="360"/>
                  </w:pPr>
                  <w:commentRangeStart w:id="117"/>
                  <w:r w:rsidDel="00000000" w:rsidR="00000000" w:rsidRPr="00000000">
                    <w:rPr>
                      <w:b w:val="1"/>
                      <w:bCs w:val="1"/>
                      <w:rtl w:val="0"/>
                    </w:rPr>
                    <w:t xml:space="preserve">Evolutionary: </w:t>
                  </w:r>
                  <w:r w:rsidDel="00000000" w:rsidR="00000000" w:rsidRPr="00000000">
                    <w:rPr>
                      <w:rtl w:val="0"/>
                    </w:rPr>
                    <w:t xml:space="preserve">Emotions enhance survival and communication.</w:t>
                  </w:r>
                </w:p>
                <w:p w:rsidR="00000000" w:rsidDel="00000000" w:rsidP="00000000" w:rsidRDefault="00000000" w:rsidRPr="00000000" w14:paraId="00000364">
                  <w:pPr>
                    <w:numPr>
                      <w:ilvl w:val="0"/>
                      <w:numId w:val="309"/>
                    </w:numPr>
                    <w:spacing w:after="0" w:afterAutospacing="0" w:before="0" w:beforeAutospacing="0" w:lineRule="auto"/>
                    <w:ind w:left="720" w:hanging="360"/>
                  </w:pPr>
                  <w:r w:rsidDel="00000000" w:rsidR="00000000" w:rsidRPr="00000000">
                    <w:rPr>
                      <w:b w:val="1"/>
                      <w:bCs w:val="1"/>
                      <w:rtl w:val="0"/>
                    </w:rPr>
                    <w:t xml:space="preserve">Physiological: </w:t>
                  </w:r>
                  <w:r w:rsidDel="00000000" w:rsidR="00000000" w:rsidRPr="00000000">
                    <w:rPr>
                      <w:rtl w:val="0"/>
                    </w:rPr>
                    <w:t xml:space="preserve">Emotions stem from bodily responses.</w:t>
                  </w:r>
                </w:p>
                <w:p w:rsidR="00000000" w:rsidDel="00000000" w:rsidP="00000000" w:rsidRDefault="00000000" w:rsidRPr="00000000" w14:paraId="00000365">
                  <w:pPr>
                    <w:numPr>
                      <w:ilvl w:val="0"/>
                      <w:numId w:val="309"/>
                    </w:numPr>
                    <w:spacing w:after="0" w:afterAutospacing="0" w:before="0" w:beforeAutospacing="0" w:lineRule="auto"/>
                    <w:ind w:left="720" w:hanging="360"/>
                  </w:pPr>
                  <w:r w:rsidDel="00000000" w:rsidR="00000000" w:rsidRPr="00000000">
                    <w:rPr>
                      <w:b w:val="1"/>
                      <w:bCs w:val="1"/>
                      <w:rtl w:val="0"/>
                    </w:rPr>
                    <w:t xml:space="preserve">Cognitive:</w:t>
                  </w:r>
                  <w:r w:rsidDel="00000000" w:rsidR="00000000" w:rsidRPr="00000000">
                    <w:rPr>
                      <w:rtl w:val="0"/>
                    </w:rPr>
                    <w:t xml:space="preserve"> Emotions depend on how we interpret and label experiences.</w:t>
                  </w:r>
                </w:p>
                <w:p w:rsidR="00000000" w:rsidDel="00000000" w:rsidP="00000000" w:rsidRDefault="00000000" w:rsidRPr="00000000" w14:paraId="00000366">
                  <w:pPr>
                    <w:numPr>
                      <w:ilvl w:val="0"/>
                      <w:numId w:val="309"/>
                    </w:numPr>
                    <w:spacing w:after="0" w:afterAutospacing="0" w:before="0" w:beforeAutospacing="0" w:lineRule="auto"/>
                    <w:ind w:left="720" w:hanging="360"/>
                  </w:pPr>
                  <w:r w:rsidDel="00000000" w:rsidR="00000000" w:rsidRPr="00000000">
                    <w:rPr>
                      <w:b w:val="1"/>
                      <w:bCs w:val="1"/>
                      <w:rtl w:val="0"/>
                    </w:rPr>
                    <w:t xml:space="preserve">Social/Cultural:</w:t>
                  </w:r>
                  <w:r w:rsidDel="00000000" w:rsidR="00000000" w:rsidRPr="00000000">
                    <w:rPr>
                      <w:rtl w:val="0"/>
                    </w:rPr>
                    <w:t xml:space="preserve"> Emotions are shaped by culture, context, and interaction.</w:t>
                  </w:r>
                </w:p>
                <w:p w:rsidR="00000000" w:rsidDel="00000000" w:rsidP="00000000" w:rsidRDefault="00000000" w:rsidRPr="00000000" w14:paraId="00000367">
                  <w:pPr>
                    <w:numPr>
                      <w:ilvl w:val="0"/>
                      <w:numId w:val="309"/>
                    </w:numPr>
                    <w:spacing w:after="240" w:before="0" w:beforeAutospacing="0" w:lineRule="auto"/>
                    <w:ind w:left="720" w:hanging="360"/>
                  </w:pPr>
                  <w:r w:rsidDel="00000000" w:rsidR="00000000" w:rsidRPr="00000000">
                    <w:rPr>
                      <w:b w:val="1"/>
                      <w:bCs w:val="1"/>
                      <w:rtl w:val="0"/>
                    </w:rPr>
                    <w:t xml:space="preserve">Neuroscientific:</w:t>
                  </w:r>
                  <w:r w:rsidDel="00000000" w:rsidR="00000000" w:rsidRPr="00000000">
                    <w:rPr>
                      <w:rtl w:val="0"/>
                    </w:rPr>
                    <w:t xml:space="preserve"> Emotions are rooted in specific brain regions and circuits.</w:t>
                  </w:r>
                  <w:commentRangeEnd w:id="117"/>
                  <w:r w:rsidDel="00000000" w:rsidR="00000000" w:rsidRPr="00000000">
                    <w:commentReference w:id="117"/>
                  </w:r>
                  <w:r w:rsidDel="00000000" w:rsidR="00000000" w:rsidRPr="00000000">
                    <w:rPr>
                      <w:rtl w:val="0"/>
                    </w:rPr>
                  </w:r>
                </w:p>
                <w:p w:rsidR="00000000" w:rsidDel="00000000" w:rsidP="00000000" w:rsidRDefault="00000000" w:rsidRPr="00000000" w14:paraId="00000368">
                  <w:pPr>
                    <w:spacing w:after="240" w:before="240" w:lineRule="auto"/>
                    <w:rPr/>
                  </w:pPr>
                  <w:r w:rsidDel="00000000" w:rsidR="00000000" w:rsidRPr="00000000">
                    <w:rPr>
                      <w:rtl w:val="0"/>
                    </w:rPr>
                    <w:t xml:space="preserve">Each theory contributes a different perspective, and modern research often integrates elements from multiple theories to explain the complexity of emotions.</w:t>
                  </w:r>
                </w:p>
                <w:p w:rsidR="00000000" w:rsidDel="00000000" w:rsidP="00000000" w:rsidRDefault="00000000" w:rsidRPr="00000000" w14:paraId="00000369">
                  <w:pPr>
                    <w:spacing w:after="240" w:before="240" w:lineRule="auto"/>
                    <w:rPr>
                      <w:u w:val="single"/>
                    </w:rPr>
                  </w:pPr>
                  <w:r w:rsidDel="00000000" w:rsidR="00000000" w:rsidRPr="00000000">
                    <w:rPr>
                      <w:u w:val="single"/>
                      <w:rtl w:val="0"/>
                    </w:rPr>
                    <w:t xml:space="preserve">Explore the slides below to delve into these categories and their key theories!</w:t>
                  </w:r>
                </w:p>
                <w:p w:rsidR="00000000" w:rsidDel="00000000" w:rsidP="00000000" w:rsidRDefault="00000000" w:rsidRPr="00000000" w14:paraId="0000036A">
                  <w:pPr>
                    <w:spacing w:after="240" w:before="240" w:lineRule="auto"/>
                    <w:rPr/>
                  </w:pPr>
                  <w:r w:rsidDel="00000000" w:rsidR="00000000" w:rsidRPr="00000000">
                    <w:rPr>
                      <w:color w:val="f4cccc"/>
                      <w:shd w:fill="990000" w:val="clear"/>
                      <w:rtl w:val="0"/>
                    </w:rPr>
                    <w:t xml:space="preserve">[FLASH CARDS]</w:t>
                  </w:r>
                  <w:r w:rsidDel="00000000" w:rsidR="00000000" w:rsidRPr="00000000">
                    <w:rPr>
                      <w:rtl w:val="0"/>
                    </w:rPr>
                  </w:r>
                </w:p>
                <w:p w:rsidR="00000000" w:rsidDel="00000000" w:rsidP="00000000" w:rsidRDefault="00000000" w:rsidRPr="00000000" w14:paraId="0000036B">
                  <w:pPr>
                    <w:numPr>
                      <w:ilvl w:val="0"/>
                      <w:numId w:val="558"/>
                    </w:numPr>
                    <w:spacing w:after="0" w:afterAutospacing="0" w:before="240" w:lineRule="auto"/>
                    <w:ind w:left="720" w:hanging="360"/>
                  </w:pPr>
                  <w:r w:rsidDel="00000000" w:rsidR="00000000" w:rsidRPr="00000000">
                    <w:rPr>
                      <w:b w:val="1"/>
                      <w:bCs w:val="1"/>
                      <w:rtl w:val="0"/>
                    </w:rPr>
                    <w:t xml:space="preserve">Evolutionary Theories</w:t>
                  </w:r>
                  <w:r w:rsidDel="00000000" w:rsidR="00000000" w:rsidRPr="00000000">
                    <w:rPr>
                      <w:rtl w:val="0"/>
                    </w:rPr>
                    <w:t xml:space="preserve">. These theories argue that emotions evolved to enhance survival and reproduction.</w:t>
                  </w:r>
                </w:p>
                <w:p w:rsidR="00000000" w:rsidDel="00000000" w:rsidP="00000000" w:rsidRDefault="00000000" w:rsidRPr="00000000" w14:paraId="0000036C">
                  <w:pPr>
                    <w:numPr>
                      <w:ilvl w:val="1"/>
                      <w:numId w:val="558"/>
                    </w:numPr>
                    <w:spacing w:after="0" w:afterAutospacing="0" w:before="0" w:beforeAutospacing="0" w:lineRule="auto"/>
                    <w:ind w:left="1440" w:hanging="360"/>
                  </w:pPr>
                  <w:r w:rsidDel="00000000" w:rsidR="00000000" w:rsidRPr="00000000">
                    <w:rPr>
                      <w:b w:val="1"/>
                      <w:bCs w:val="1"/>
                      <w:rtl w:val="0"/>
                    </w:rPr>
                    <w:t xml:space="preserve">Darwin’s Evolutionary Theory (1872)</w:t>
                  </w:r>
                  <w:r w:rsidDel="00000000" w:rsidR="00000000" w:rsidRPr="00000000">
                    <w:rPr>
                      <w:rtl w:val="0"/>
                    </w:rPr>
                    <w:br w:type="textWrapping"/>
                    <w:t xml:space="preserve">Charles Darwin, in The Expression of the Emotions in Man and Animals (1872), argued that emotions have an evolutionary basis and serve adaptive functions. Darwin’s pioneering insight was that emotional expressions evolve through natural selection because they enhance survival and reproduction. For example, a fearful expression might help an organism communicate danger to others, while anger signals a readiness to defend territory or resources. Darwin’s approach marked one of the first systematic attempts to apply evolutionary theory to emotions. He showed that many emotional expressions (like baring teeth in anger, widening eyes in fear) appear across cultures and even across different species, suggesting biological continuity in how emotions develop and are expressed. By highlighting the communicative and adaptive value of emotions, Darwin’s theory laid the groundwork for later evolutionary theories that emphasize the role of emotions in fostering cooperation, warning of threats, and guiding behavior in ways beneficial to survival.</w:t>
                  </w:r>
                </w:p>
                <w:p w:rsidR="00000000" w:rsidDel="00000000" w:rsidP="00000000" w:rsidRDefault="00000000" w:rsidRPr="00000000" w14:paraId="0000036D">
                  <w:pPr>
                    <w:numPr>
                      <w:ilvl w:val="2"/>
                      <w:numId w:val="558"/>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Imagine you read about a spike in extreme weather events due to </w:t>
                  </w:r>
                  <w:r w:rsidDel="00000000" w:rsidR="00000000" w:rsidRPr="00000000">
                    <w:rPr>
                      <w:rtl w:val="0"/>
                    </w:rPr>
                    <w:t xml:space="preserve">global warming</w:t>
                  </w:r>
                  <w:r w:rsidDel="00000000" w:rsidR="00000000" w:rsidRPr="00000000">
                    <w:rPr>
                      <w:rtl w:val="0"/>
                    </w:rPr>
                    <w:t xml:space="preserve">. According to Darwin’s perspective, your fear might be an evolved response, alerting you and your community to potential dangers (e.g., more frequent floods, storms). Visibly showing anxiety or worry can prompt shared vigilance and collective preparation (e.g., taking steps to reinforce homes, stock supplies, or advocate for policy changes). Darwin’s lens helps us see that the expression of climate-related fear can motivate both individual and group survival strategies, just as early humans might have used fear expressions to alert others to threats like predators.</w:t>
                  </w:r>
                </w:p>
                <w:p w:rsidR="00000000" w:rsidDel="00000000" w:rsidP="00000000" w:rsidRDefault="00000000" w:rsidRPr="00000000" w14:paraId="0000036E">
                  <w:pPr>
                    <w:numPr>
                      <w:ilvl w:val="1"/>
                      <w:numId w:val="558"/>
                    </w:numPr>
                    <w:spacing w:after="0" w:afterAutospacing="0" w:before="0" w:beforeAutospacing="0" w:lineRule="auto"/>
                    <w:ind w:left="1440" w:hanging="360"/>
                  </w:pPr>
                  <w:r w:rsidDel="00000000" w:rsidR="00000000" w:rsidRPr="00000000">
                    <w:rPr>
                      <w:b w:val="1"/>
                      <w:bCs w:val="1"/>
                      <w:rtl w:val="0"/>
                    </w:rPr>
                    <w:t xml:space="preserve">Plutchik’s Psychoevolutionary Theory (1980)</w:t>
                  </w:r>
                  <w:r w:rsidDel="00000000" w:rsidR="00000000" w:rsidRPr="00000000">
                    <w:rPr>
                      <w:rtl w:val="0"/>
                    </w:rPr>
                    <w:br w:type="textWrapping"/>
                    <w:t xml:space="preserve">Robert Plutchik expanded on evolutionary views by proposing that there are eight primary emotions (joy, trust, fear, surprise, sadness, disgust, anger, and anticipation) that serve fundamental adaptive functions. He visualized these emotions in a wheel of emotions, which can blend into more complex emotional states. For instance, anger and disgust might combine to form contempt. Plutchik argued each primary emotion helps an organism respond to specific survival challenges—fear leads to protection, anger leads to destruction of obstacles, joy fosters reproduction or bonding, and so forth. Plutchik emphasized that emotions are evolutionary adaptations with specific action tendencies or survival functions. His wheel model neatly illustrates how primary emotions can intensify or blend, forming a wide array of nuanced emotional experiences. By stressing the adaptive nature of each core emotion, Plutchik’s work bridged the biological underpinnings of emotion with the varied emotional expressions and experiences we see in everyday life.</w:t>
                  </w:r>
                </w:p>
                <w:p w:rsidR="00000000" w:rsidDel="00000000" w:rsidP="00000000" w:rsidRDefault="00000000" w:rsidRPr="00000000" w14:paraId="0000036F">
                  <w:pPr>
                    <w:numPr>
                      <w:ilvl w:val="2"/>
                      <w:numId w:val="558"/>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In the face of escalating climate </w:t>
                  </w:r>
                  <w:ins w:author="Mike Marchand" w:id="168" w:date="2025-11-27T03:47:40Z">
                    <w:r w:rsidDel="00000000" w:rsidR="00000000" w:rsidRPr="00000000">
                      <w:rPr>
                        <w:rtl w:val="0"/>
                      </w:rPr>
                      <w:t xml:space="preserve">impacts </w:t>
                    </w:r>
                  </w:ins>
                  <w:del w:author="Mike Marchand" w:id="168" w:date="2025-11-27T03:47:40Z">
                    <w:r w:rsidDel="00000000" w:rsidR="00000000" w:rsidRPr="00000000">
                      <w:rPr>
                        <w:rtl w:val="0"/>
                      </w:rPr>
                      <w:delText xml:space="preserve">issues</w:delText>
                    </w:r>
                  </w:del>
                  <w:r w:rsidDel="00000000" w:rsidR="00000000" w:rsidRPr="00000000">
                    <w:rPr>
                      <w:rtl w:val="0"/>
                    </w:rPr>
                    <w:t xml:space="preserve">, individuals might experience mixed emotions—for example, fear (one of Plutchik’s core emotions) about impending disasters, combined with anticipation about what might happen if society fails to act. The blend of fear and anticipation could manifest as anxiety, motivating proactive behaviors like preparing emergency plans, joining community groups, or advocating for policy changes. By highlighting these core adaptive emotions, Plutchik’s framework helps explain how different emotional combinations can spur distinct adaptive responses—like urgent action (fear + anticipation) or despair (fear + sadness)—in the context of climate change.</w:t>
                  </w:r>
                </w:p>
                <w:p w:rsidR="00000000" w:rsidDel="00000000" w:rsidP="00000000" w:rsidRDefault="00000000" w:rsidRPr="00000000" w14:paraId="00000370">
                  <w:pPr>
                    <w:numPr>
                      <w:ilvl w:val="0"/>
                      <w:numId w:val="558"/>
                    </w:numPr>
                    <w:spacing w:after="0" w:afterAutospacing="0"/>
                    <w:ind w:left="720" w:hanging="360"/>
                    <w:rPr>
                      <w:b w:val="1"/>
                      <w:bCs w:val="1"/>
                    </w:rPr>
                  </w:pPr>
                  <w:r w:rsidDel="00000000" w:rsidR="00000000" w:rsidRPr="00000000">
                    <w:rPr>
                      <w:b w:val="1"/>
                      <w:bCs w:val="1"/>
                      <w:rtl w:val="0"/>
                    </w:rPr>
                    <w:t xml:space="preserve">Physiological Theories. </w:t>
                  </w:r>
                  <w:r w:rsidDel="00000000" w:rsidR="00000000" w:rsidRPr="00000000">
                    <w:rPr>
                      <w:rtl w:val="0"/>
                    </w:rPr>
                    <w:t xml:space="preserve">These theories emphasize the role of bodily responses in generating emotions.</w:t>
                  </w:r>
                </w:p>
                <w:p w:rsidR="00000000" w:rsidDel="00000000" w:rsidP="00000000" w:rsidRDefault="00000000" w:rsidRPr="00000000" w14:paraId="00000371">
                  <w:pPr>
                    <w:numPr>
                      <w:ilvl w:val="1"/>
                      <w:numId w:val="558"/>
                    </w:numPr>
                    <w:spacing w:after="0" w:afterAutospacing="0" w:before="0" w:beforeAutospacing="0" w:lineRule="auto"/>
                    <w:ind w:left="1440" w:hanging="360"/>
                  </w:pPr>
                  <w:r w:rsidDel="00000000" w:rsidR="00000000" w:rsidRPr="00000000">
                    <w:rPr>
                      <w:b w:val="1"/>
                      <w:bCs w:val="1"/>
                      <w:rtl w:val="0"/>
                    </w:rPr>
                    <w:t xml:space="preserve">James-Lange Theory (1880s)</w:t>
                  </w:r>
                  <w:r w:rsidDel="00000000" w:rsidR="00000000" w:rsidRPr="00000000">
                    <w:rPr>
                      <w:rtl w:val="0"/>
                    </w:rPr>
                    <w:br w:type="textWrapping"/>
                    <w:t xml:space="preserve">The James-Lange theory is one of the earliest emotion theories, proposing that emotions arise from physiological reactions in our body. According to this theory, an emotional stimulus triggers specific bodily changes (like a faster heartbeat, trembling, or sweating), and our perception of these physical changes creates the emotional experience. In other words, we feel afraid because we tremble, or we feel sad because we cry. The unique contribution of the James-Lange theory was its reversal of common sense – instead of saying we cry because we are sad, it argued we become sad because we cry. This theory highlighted the important link between the body and emotion, suggesting that without the bodily response, we wouldn’t feel the emotion in the same way.</w:t>
                  </w:r>
                </w:p>
                <w:p w:rsidR="00000000" w:rsidDel="00000000" w:rsidP="00000000" w:rsidRDefault="00000000" w:rsidRPr="00000000" w14:paraId="00000372">
                  <w:pPr>
                    <w:numPr>
                      <w:ilvl w:val="2"/>
                      <w:numId w:val="558"/>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Imagine reading an alarming report about accelerating polar ice melt. According to the James-Lange theory, you might first experience a physical reaction – your heart starts pounding and your stomach clenches upon hearing the news. Only after these bodily reactions do you become aware of feeling anxiety or fear about climate change, as your mind interprets the racing heart and knots in your stomach as fear about the environmental threat. In this view, the physical arousal comes first, and the worry or fear follows from noticing that arousal and assigning it an emotional label (fear/anxiety about climate impacts).</w:t>
                  </w:r>
                </w:p>
                <w:p w:rsidR="00000000" w:rsidDel="00000000" w:rsidP="00000000" w:rsidRDefault="00000000" w:rsidRPr="00000000" w14:paraId="00000373">
                  <w:pPr>
                    <w:numPr>
                      <w:ilvl w:val="1"/>
                      <w:numId w:val="558"/>
                    </w:numPr>
                    <w:spacing w:after="0" w:afterAutospacing="0" w:before="0" w:beforeAutospacing="0" w:lineRule="auto"/>
                    <w:ind w:left="1440" w:hanging="360"/>
                  </w:pPr>
                  <w:r w:rsidDel="00000000" w:rsidR="00000000" w:rsidRPr="00000000">
                    <w:rPr>
                      <w:b w:val="1"/>
                      <w:bCs w:val="1"/>
                      <w:rtl w:val="0"/>
                    </w:rPr>
                    <w:t xml:space="preserve">Cannon-Bard Theory (1927)</w:t>
                  </w:r>
                  <w:r w:rsidDel="00000000" w:rsidR="00000000" w:rsidRPr="00000000">
                    <w:rPr>
                      <w:rtl w:val="0"/>
                    </w:rPr>
                    <w:br w:type="textWrapping"/>
                    <w:t xml:space="preserve">The Cannon-Bard theory was developed as a direct response to James-Lange, offering a different explanation of the body-emotion relationship. Cannon-Bard theory argues that emotion and physiological reactions occur simultaneously and independently. In this model, an emotional stimulus causes both the experience of emotion in the brain and the physical reactions in the body at the same time, rather than one causing the other. This was a unique contribution because it suggested the brain plays a central role, quickly evaluating a situation and sending signals to trigger bodily responses while also generating the feeling of emotion. According to Cannon-Bard, you don’t cry then feel sad; instead, you feel sadness at the very moment your body is reacting (and the two processes are coordinated by the brain). This theory helped highlight the role of the central nervous system (especially brain regions like the thalamus) in parallel processing of emotions and bodily changes.</w:t>
                  </w:r>
                </w:p>
                <w:p w:rsidR="00000000" w:rsidDel="00000000" w:rsidP="00000000" w:rsidRDefault="00000000" w:rsidRPr="00000000" w14:paraId="00000374">
                  <w:pPr>
                    <w:numPr>
                      <w:ilvl w:val="2"/>
                      <w:numId w:val="558"/>
                    </w:numPr>
                    <w:spacing w:after="0" w:afterAutospacing="0" w:before="0" w:beforeAutospacing="0" w:lineRule="auto"/>
                    <w:ind w:left="2160" w:hanging="360"/>
                  </w:pPr>
                  <w:r w:rsidDel="00000000" w:rsidR="00000000" w:rsidRPr="00000000">
                    <w:rPr>
                      <w:b w:val="1"/>
                      <w:bCs w:val="1"/>
                      <w:rtl w:val="0"/>
                    </w:rPr>
                    <w:t xml:space="preserve">Example: </w:t>
                  </w:r>
                  <w:r w:rsidDel="00000000" w:rsidR="00000000" w:rsidRPr="00000000">
                    <w:rPr>
                      <w:rtl w:val="0"/>
                    </w:rPr>
                    <w:t xml:space="preserve">Suppose you are watching live coverage of a wildfire approaching a town. The moment you realize the severity of the threat, you instantly feel frightened and your body tenses up with adrenaline. The Cannon-Bard theory would say that as you appraise the danger, your brain simultaneously triggers the emotion of fear and your body's “fight-or-flight” response. Your heart rate jumps and you feel fear at the same moment, rather than one after the other. In a climate context, hearing bad news (like an extreme weather warning) might make you feel anxious at the exact time your palms start sweating and your muscles tighten, consistent with Cannon-Bard’s idea of concurrent emotion and body response.</w:t>
                  </w:r>
                </w:p>
                <w:p w:rsidR="00000000" w:rsidDel="00000000" w:rsidP="00000000" w:rsidRDefault="00000000" w:rsidRPr="00000000" w14:paraId="00000375">
                  <w:pPr>
                    <w:numPr>
                      <w:ilvl w:val="1"/>
                      <w:numId w:val="558"/>
                    </w:numPr>
                    <w:spacing w:after="0" w:afterAutospacing="0" w:before="0" w:beforeAutospacing="0" w:lineRule="auto"/>
                    <w:ind w:left="1440" w:hanging="360"/>
                  </w:pPr>
                  <w:r w:rsidDel="00000000" w:rsidR="00000000" w:rsidRPr="00000000">
                    <w:rPr>
                      <w:b w:val="1"/>
                      <w:bCs w:val="1"/>
                      <w:rtl w:val="0"/>
                    </w:rPr>
                    <w:t xml:space="preserve">Schachter-Singer Two-Factor Theory (1962)</w:t>
                  </w:r>
                  <w:r w:rsidDel="00000000" w:rsidR="00000000" w:rsidRPr="00000000">
                    <w:rPr>
                      <w:rtl w:val="0"/>
                    </w:rPr>
                    <w:br w:type="textWrapping"/>
                    <w:t xml:space="preserve">The Schachter-Singer two-factor theory (also known simply as the two-factor theory) combines both physical arousal and cognitive interpretation. It proposes that emotion = physiological arousal + cognitive label. According to Schachter and Singer, when something happens (a stimulus), our body responds with general arousal (e.g., adrenaline rush, increased heart rate). By itself, this arousal is ambiguous – it could turn into different emotions. What determines which emotion we feel is the cognitive label we attach to that arousal based on the context. In other words, we interpret the situation and our bodily state, and that interpretation produces the emotion we experience. The unique insight of this theory is that the same physical symptoms can be experienced as different emotions depending on how we think about what’s happening. This highlighted the importance of context and our mind’s appraisal in differentiating emotions (for example, the same racing heart could be labeled “excitement” or “fear” depending on the circumstances).</w:t>
                  </w:r>
                </w:p>
                <w:p w:rsidR="00000000" w:rsidDel="00000000" w:rsidP="00000000" w:rsidRDefault="00000000" w:rsidRPr="00000000" w14:paraId="00000376">
                  <w:pPr>
                    <w:numPr>
                      <w:ilvl w:val="2"/>
                      <w:numId w:val="558"/>
                    </w:numPr>
                    <w:spacing w:after="0" w:afterAutospacing="0" w:before="0" w:beforeAutospacing="0" w:lineRule="auto"/>
                    <w:ind w:left="2160" w:hanging="360"/>
                  </w:pPr>
                  <w:r w:rsidDel="00000000" w:rsidR="00000000" w:rsidRPr="00000000">
                    <w:rPr>
                      <w:b w:val="1"/>
                      <w:bCs w:val="1"/>
                      <w:rtl w:val="0"/>
                    </w:rPr>
                    <w:t xml:space="preserve">Example: </w:t>
                  </w:r>
                  <w:r w:rsidDel="00000000" w:rsidR="00000000" w:rsidRPr="00000000">
                    <w:rPr>
                      <w:rtl w:val="0"/>
                    </w:rPr>
                    <w:t xml:space="preserve">Consider noticing that your heart is beating faster and your breathing is shallow while you read an article about climate change. Your body is </w:t>
                  </w:r>
                  <w:ins w:author="Ashley Stoltz" w:id="169" w:date="2025-12-15T04:07:55Z">
                    <w:r w:rsidDel="00000000" w:rsidR="00000000" w:rsidRPr="00000000">
                      <w:rPr>
                        <w:rtl w:val="0"/>
                      </w:rPr>
                      <w:t xml:space="preserve">physiologically </w:t>
                    </w:r>
                  </w:ins>
                  <w:r w:rsidDel="00000000" w:rsidR="00000000" w:rsidRPr="00000000">
                    <w:rPr>
                      <w:rtl w:val="0"/>
                    </w:rPr>
                    <w:t xml:space="preserve">aroused, but what are you feeling? According to the two-factor theory, it depends on your interpretation. If you’re thinking about the dangers of global warming, you might label those sensations as anxiety or fear about climate change. Alternatively, if you are at a climate rally and feeling energized by the crowd, you might label a racing heart as excitement or motivation. The physical symptoms (e.g. a pounding heart) are similar in both cases, but the emotion differs based on how you explain the cause of your arousal. In short, in a climate context, your cognitive label – whether you see the situation as threatening or inspiring – turns a state of arousal into a specific emotion like anxiety, anger, or hope.</w:t>
                  </w:r>
                </w:p>
                <w:p w:rsidR="00000000" w:rsidDel="00000000" w:rsidP="00000000" w:rsidRDefault="00000000" w:rsidRPr="00000000" w14:paraId="00000377">
                  <w:pPr>
                    <w:numPr>
                      <w:ilvl w:val="0"/>
                      <w:numId w:val="558"/>
                    </w:numPr>
                    <w:spacing w:after="0" w:afterAutospacing="0"/>
                    <w:ind w:left="720" w:hanging="360"/>
                    <w:rPr>
                      <w:b w:val="1"/>
                      <w:bCs w:val="1"/>
                    </w:rPr>
                  </w:pPr>
                  <w:r w:rsidDel="00000000" w:rsidR="00000000" w:rsidRPr="00000000">
                    <w:rPr>
                      <w:b w:val="1"/>
                      <w:bCs w:val="1"/>
                      <w:rtl w:val="0"/>
                    </w:rPr>
                    <w:t xml:space="preserve">Neuroscientific Theories. </w:t>
                  </w:r>
                  <w:r w:rsidDel="00000000" w:rsidR="00000000" w:rsidRPr="00000000">
                    <w:rPr>
                      <w:rtl w:val="0"/>
                    </w:rPr>
                    <w:t xml:space="preserve">These focus on brain structures and neural circuits involved in emotional processing.</w:t>
                  </w:r>
                </w:p>
                <w:p w:rsidR="00000000" w:rsidDel="00000000" w:rsidP="00000000" w:rsidRDefault="00000000" w:rsidRPr="00000000" w14:paraId="00000378">
                  <w:pPr>
                    <w:numPr>
                      <w:ilvl w:val="1"/>
                      <w:numId w:val="558"/>
                    </w:numPr>
                    <w:spacing w:after="0" w:afterAutospacing="0" w:before="0" w:beforeAutospacing="0" w:lineRule="auto"/>
                    <w:ind w:left="1440" w:hanging="360"/>
                  </w:pPr>
                  <w:r w:rsidDel="00000000" w:rsidR="00000000" w:rsidRPr="00000000">
                    <w:rPr>
                      <w:b w:val="1"/>
                      <w:bCs w:val="1"/>
                      <w:rtl w:val="0"/>
                    </w:rPr>
                    <w:t xml:space="preserve">Ledoux’s High Road/Low Road Theory (1996)</w:t>
                  </w:r>
                  <w:r w:rsidDel="00000000" w:rsidR="00000000" w:rsidRPr="00000000">
                    <w:rPr>
                      <w:rtl w:val="0"/>
                    </w:rPr>
                    <w:br w:type="textWrapping"/>
                    <w:t xml:space="preserve">Joseph LeDoux proposed that the brain processes emotional information along two main pathways—sometimes referred to as the “low road” and the “high road.” The low road is a fast, automatic pathway that carries sensory information directly to the amygdala, triggering rapid emotional responses (often fear or alarm) before conscious awareness can occur. The high road is a slower, more deliberate route that involves the cerebral cortex. Here, the brain processes the situation in more detail, allowing for a nuanced interpretation of the event. This model explains why we can have an immediate “gut reaction” (low road) as well as a more measured, thought-out response (high road). It highlights the role of the amygdala in quickly scanning for threat and the cortex in refining or overriding our initial reactions.</w:t>
                  </w:r>
                </w:p>
                <w:p w:rsidR="00000000" w:rsidDel="00000000" w:rsidP="00000000" w:rsidRDefault="00000000" w:rsidRPr="00000000" w14:paraId="00000379">
                  <w:pPr>
                    <w:numPr>
                      <w:ilvl w:val="2"/>
                      <w:numId w:val="558"/>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When reading shocking headlines about an imminent climate disaster, your low road might kick in immediately, causing anxiety or alarm—heart pounding, muscles tensing—before you have time to think it through. A moment later, the high road response might process the facts more carefully. You could realize the event isn’t occurring in your immediate vicinity or that there are steps you and others can take to mitigate harm. This two-step process helps explain how we can feel a visceral “jolt” of fear about climate change, followed by a more reasoned approach (e.g., planning or taking climate action).</w:t>
                  </w:r>
                </w:p>
                <w:p w:rsidR="00000000" w:rsidDel="00000000" w:rsidP="00000000" w:rsidRDefault="00000000" w:rsidRPr="00000000" w14:paraId="0000037A">
                  <w:pPr>
                    <w:numPr>
                      <w:ilvl w:val="1"/>
                      <w:numId w:val="558"/>
                    </w:numPr>
                    <w:spacing w:after="0" w:afterAutospacing="0" w:before="0" w:beforeAutospacing="0" w:lineRule="auto"/>
                    <w:ind w:left="1440" w:hanging="360"/>
                  </w:pPr>
                  <w:r w:rsidDel="00000000" w:rsidR="00000000" w:rsidRPr="00000000">
                    <w:rPr>
                      <w:b w:val="1"/>
                      <w:bCs w:val="1"/>
                      <w:rtl w:val="0"/>
                    </w:rPr>
                    <w:t xml:space="preserve">Panksepp’s Affective Neuroscience (1998)</w:t>
                  </w:r>
                  <w:r w:rsidDel="00000000" w:rsidR="00000000" w:rsidRPr="00000000">
                    <w:rPr>
                      <w:rtl w:val="0"/>
                    </w:rPr>
                    <w:br w:type="textWrapping"/>
                    <w:t xml:space="preserve">Jaak Panksepp identified primary emotional systems in the brain—such as fear, seeking, care, and rage—that are largely hardwired in mammals. These systems are deep, subcortical circuits that guide instinctual emotional responses. Panksepp argued that these fundamental circuits form the foundation of more complex emotions and emotional experiences. Panksepp’s work emphasizes that certain emotional tendencies are biologically rooted in our ancient brain systems, shaping how we react to rewards, threats, and social bonding at a very basic level.</w:t>
                  </w:r>
                </w:p>
                <w:p w:rsidR="00000000" w:rsidDel="00000000" w:rsidP="00000000" w:rsidRDefault="00000000" w:rsidRPr="00000000" w14:paraId="0000037B">
                  <w:pPr>
                    <w:numPr>
                      <w:ilvl w:val="2"/>
                      <w:numId w:val="558"/>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When confronted with news of extreme weather events (like hurricanes or wildfires), your fear system might be activated automatically, leading to a surge of apprehension and worry. At the same time, your care or nurturing system might be triggered if you feel concern for people, animals, or ecosystems affected by those events. From a Panksepp perspective, these emotional circuits are not just learned; they are deeply embedded in our brains, influencing our immediate reactions to climate threats and our capacity for empathy and compassion for others.</w:t>
                  </w:r>
                </w:p>
                <w:p w:rsidR="00000000" w:rsidDel="00000000" w:rsidP="00000000" w:rsidRDefault="00000000" w:rsidRPr="00000000" w14:paraId="0000037C">
                  <w:pPr>
                    <w:numPr>
                      <w:ilvl w:val="0"/>
                      <w:numId w:val="558"/>
                    </w:numPr>
                    <w:spacing w:after="0" w:afterAutospacing="0"/>
                    <w:ind w:left="720" w:hanging="360"/>
                    <w:rPr>
                      <w:b w:val="1"/>
                      <w:bCs w:val="1"/>
                    </w:rPr>
                  </w:pPr>
                  <w:r w:rsidDel="00000000" w:rsidR="00000000" w:rsidRPr="00000000">
                    <w:rPr>
                      <w:b w:val="1"/>
                      <w:bCs w:val="1"/>
                      <w:rtl w:val="0"/>
                    </w:rPr>
                    <w:t xml:space="preserve">Cognitive Theories. </w:t>
                  </w:r>
                  <w:r w:rsidDel="00000000" w:rsidR="00000000" w:rsidRPr="00000000">
                    <w:rPr>
                      <w:rtl w:val="0"/>
                    </w:rPr>
                    <w:t xml:space="preserve">These theories focus on the role of thoughts, appraisals, and interpretation in shaping emotions.</w:t>
                  </w:r>
                </w:p>
                <w:p w:rsidR="00000000" w:rsidDel="00000000" w:rsidP="00000000" w:rsidRDefault="00000000" w:rsidRPr="00000000" w14:paraId="0000037D">
                  <w:pPr>
                    <w:numPr>
                      <w:ilvl w:val="1"/>
                      <w:numId w:val="558"/>
                    </w:numPr>
                    <w:spacing w:after="0" w:afterAutospacing="0" w:before="0" w:beforeAutospacing="0" w:lineRule="auto"/>
                    <w:ind w:left="1440" w:hanging="360"/>
                  </w:pPr>
                  <w:r w:rsidDel="00000000" w:rsidR="00000000" w:rsidRPr="00000000">
                    <w:rPr>
                      <w:b w:val="1"/>
                      <w:bCs w:val="1"/>
                      <w:rtl w:val="0"/>
                    </w:rPr>
                    <w:t xml:space="preserve">Lazarus' Cognitive-Mediational Theory (1982)</w:t>
                  </w:r>
                  <w:r w:rsidDel="00000000" w:rsidR="00000000" w:rsidRPr="00000000">
                    <w:rPr>
                      <w:rtl w:val="0"/>
                    </w:rPr>
                    <w:br w:type="textWrapping"/>
                    <w:t xml:space="preserve">Although Richard Lazarus built on earlier cognitive theories, his cognitive-mediational model specifically focuses on the appraisal process that occurs before an emotional response fully develops. According to Lazarus, once we encounter a situation, we appraise (judge) its significance for our well-being (primary appraisal) and assess our ability to cope with or respond to it (secondary appraisal). This appraisal then mediates the emotional and physiological response that follows. Lazarus clarified that emotions are heavily influenced by how we interpret an event, which can occur very quickly and sometimes unconsciously. Emotions aren’t just a result of bodily states or universal programs but are shaped by personal meaning and context.</w:t>
                  </w:r>
                </w:p>
                <w:p w:rsidR="00000000" w:rsidDel="00000000" w:rsidP="00000000" w:rsidRDefault="00000000" w:rsidRPr="00000000" w14:paraId="0000037E">
                  <w:pPr>
                    <w:numPr>
                      <w:ilvl w:val="2"/>
                      <w:numId w:val="558"/>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If you learn about a proposed policy to reduce carbon emissions, you might appraise it in different ways. If you see it as beneficial (primary appraisal) and feel confident your community can adapt (secondary appraisal), you might experience hope or optimism. On the other hand, if you perceive it as threatening your economic livelihood and think there’s little you can do about it, you might feel anxiety or anger. Lazarus’ theory explains how these differing appraisals lead to divergent emotional responses to the same climate policy announcement.</w:t>
                  </w:r>
                </w:p>
                <w:p w:rsidR="00000000" w:rsidDel="00000000" w:rsidP="00000000" w:rsidRDefault="00000000" w:rsidRPr="00000000" w14:paraId="0000037F">
                  <w:pPr>
                    <w:numPr>
                      <w:ilvl w:val="1"/>
                      <w:numId w:val="558"/>
                    </w:numPr>
                    <w:spacing w:after="0" w:afterAutospacing="0" w:before="0" w:beforeAutospacing="0" w:lineRule="auto"/>
                    <w:ind w:left="1440" w:hanging="360"/>
                  </w:pPr>
                  <w:r w:rsidDel="00000000" w:rsidR="00000000" w:rsidRPr="00000000">
                    <w:rPr>
                      <w:b w:val="1"/>
                      <w:bCs w:val="1"/>
                      <w:rtl w:val="0"/>
                    </w:rPr>
                    <w:t xml:space="preserve">Facial Feedback Hypothesis</w:t>
                  </w:r>
                  <w:r w:rsidDel="00000000" w:rsidR="00000000" w:rsidRPr="00000000">
                    <w:rPr>
                      <w:rtl w:val="0"/>
                    </w:rPr>
                    <w:br w:type="textWrapping"/>
                    <w:t xml:space="preserve">The Facial Feedback Hypothesis suggests that forming a specific facial expression can influence the emotion you feel. In other words, your facial muscles send signals to the brain that can either enhance or dampen the emotional experience. Smiling can make you feel happier, frowning can intensify </w:t>
                  </w:r>
                  <w:ins w:author="Kelly Guilbeau" w:id="170" w:date="2025-12-02T16:40:55Z">
                    <w:commentRangeStart w:id="118"/>
                    <w:commentRangeStart w:id="119"/>
                    <w:r w:rsidDel="00000000" w:rsidR="00000000" w:rsidRPr="00000000">
                      <w:rPr>
                        <w:rtl w:val="0"/>
                      </w:rPr>
                      <w:t xml:space="preserve">draining</w:t>
                    </w:r>
                  </w:ins>
                  <w:del w:author="Kelly Guilbeau" w:id="170" w:date="2025-12-02T16:40:55Z">
                    <w:commentRangeEnd w:id="118"/>
                    <w:r w:rsidDel="00000000" w:rsidR="00000000" w:rsidRPr="00000000">
                      <w:commentReference w:id="118"/>
                    </w:r>
                    <w:commentRangeEnd w:id="119"/>
                    <w:r w:rsidDel="00000000" w:rsidR="00000000" w:rsidRPr="00000000">
                      <w:commentReference w:id="119"/>
                    </w:r>
                    <w:r w:rsidDel="00000000" w:rsidR="00000000" w:rsidRPr="00000000">
                      <w:rPr>
                        <w:rtl w:val="0"/>
                      </w:rPr>
                      <w:delText xml:space="preserve">negative</w:delText>
                    </w:r>
                  </w:del>
                  <w:r w:rsidDel="00000000" w:rsidR="00000000" w:rsidRPr="00000000">
                    <w:rPr>
                      <w:rtl w:val="0"/>
                    </w:rPr>
                    <w:t xml:space="preserve"> feelings, and so forth. This hypothesis shows a bidirectional relationship between expression and emotion— not only do we smile because we feel happy; smiling itself may induce or amplify feelings of happiness.</w:t>
                  </w:r>
                </w:p>
                <w:p w:rsidR="00000000" w:rsidDel="00000000" w:rsidP="00000000" w:rsidRDefault="00000000" w:rsidRPr="00000000" w14:paraId="00000380">
                  <w:pPr>
                    <w:numPr>
                      <w:ilvl w:val="2"/>
                      <w:numId w:val="558"/>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Consider someone feeling anxious about a looming climate-related event like severe flooding. If they intentionally adopt a relaxed facial expression or even a gentle smile while discussing preparedness measures, they might experience a subtle boost in calmness or reassurance. Though it won’t magically erase all concern, shifting facial expressions can mildly shape how one feels about the threat of climate change, illustrating that our emotional states are partly affected by our outward expressions.</w:t>
                  </w:r>
                </w:p>
                <w:p w:rsidR="00000000" w:rsidDel="00000000" w:rsidP="00000000" w:rsidRDefault="00000000" w:rsidRPr="00000000" w14:paraId="00000381">
                  <w:pPr>
                    <w:numPr>
                      <w:ilvl w:val="0"/>
                      <w:numId w:val="558"/>
                    </w:numPr>
                    <w:spacing w:after="0" w:afterAutospacing="0"/>
                    <w:ind w:left="720" w:hanging="360"/>
                    <w:rPr>
                      <w:b w:val="1"/>
                      <w:bCs w:val="1"/>
                    </w:rPr>
                  </w:pPr>
                  <w:commentRangeStart w:id="120"/>
                  <w:r w:rsidDel="00000000" w:rsidR="00000000" w:rsidRPr="00000000">
                    <w:rPr>
                      <w:b w:val="1"/>
                      <w:bCs w:val="1"/>
                      <w:rtl w:val="0"/>
                    </w:rPr>
                    <w:t xml:space="preserve">Social and Cultural Theories.</w:t>
                  </w:r>
                  <w:commentRangeEnd w:id="120"/>
                  <w:r w:rsidDel="00000000" w:rsidR="00000000" w:rsidRPr="00000000">
                    <w:commentReference w:id="120"/>
                  </w:r>
                  <w:r w:rsidDel="00000000" w:rsidR="00000000" w:rsidRPr="00000000">
                    <w:rPr>
                      <w:b w:val="1"/>
                      <w:bCs w:val="1"/>
                      <w:rtl w:val="0"/>
                    </w:rPr>
                    <w:t xml:space="preserve"> </w:t>
                  </w:r>
                  <w:r w:rsidDel="00000000" w:rsidR="00000000" w:rsidRPr="00000000">
                    <w:rPr>
                      <w:rtl w:val="0"/>
                    </w:rPr>
                    <w:t xml:space="preserve">These theories emphasize the role of culture, environment, and social norms in shaping emotions.</w:t>
                  </w:r>
                </w:p>
                <w:p w:rsidR="00000000" w:rsidDel="00000000" w:rsidP="00000000" w:rsidRDefault="00000000" w:rsidRPr="00000000" w14:paraId="00000382">
                  <w:pPr>
                    <w:numPr>
                      <w:ilvl w:val="1"/>
                      <w:numId w:val="558"/>
                    </w:numPr>
                    <w:spacing w:after="0" w:afterAutospacing="0" w:before="0" w:beforeAutospacing="0" w:lineRule="auto"/>
                    <w:ind w:left="1440" w:hanging="360"/>
                  </w:pPr>
                  <w:r w:rsidDel="00000000" w:rsidR="00000000" w:rsidRPr="00000000">
                    <w:rPr>
                      <w:b w:val="1"/>
                      <w:bCs w:val="1"/>
                      <w:rtl w:val="0"/>
                    </w:rPr>
                    <w:t xml:space="preserve">Social Constructionist Theory</w:t>
                  </w:r>
                  <w:r w:rsidDel="00000000" w:rsidR="00000000" w:rsidRPr="00000000">
                    <w:rPr>
                      <w:rtl w:val="0"/>
                    </w:rPr>
                    <w:br w:type="textWrapping"/>
                    <w:t xml:space="preserve">Social Constructionist Theory proposes that emotions are shaped by social and cultural contexts, rather than being purely biological or individual. From this perspective, societies develop collective beliefs, narratives, and norms about which feelings are acceptable, how to express them, and even what we call certain emotions. Over time, these collective ideas become internalized by individuals, so that emotional experiences are deeply entwined with culture, language, and social roles. This viewpoint emphasizes how cultural norms and social practices define, label, and influence emotions. Emotions, in this sense, can be seen as culturally constructed phenomena, varying from one society to another.</w:t>
                  </w:r>
                </w:p>
                <w:p w:rsidR="00000000" w:rsidDel="00000000" w:rsidP="00000000" w:rsidRDefault="00000000" w:rsidRPr="00000000" w14:paraId="00000383">
                  <w:pPr>
                    <w:numPr>
                      <w:ilvl w:val="2"/>
                      <w:numId w:val="558"/>
                    </w:numPr>
                    <w:spacing w:after="0" w:afterAutospacing="0" w:before="0" w:beforeAutospacing="0" w:lineRule="auto"/>
                    <w:ind w:left="2160" w:hanging="360"/>
                  </w:pPr>
                  <w:r w:rsidDel="00000000" w:rsidR="00000000" w:rsidRPr="00000000">
                    <w:rPr>
                      <w:b w:val="1"/>
                      <w:bCs w:val="1"/>
                      <w:rtl w:val="0"/>
                    </w:rPr>
                    <w:t xml:space="preserve">Example: </w:t>
                  </w:r>
                  <w:r w:rsidDel="00000000" w:rsidR="00000000" w:rsidRPr="00000000">
                    <w:rPr>
                      <w:rtl w:val="0"/>
                    </w:rPr>
                    <w:t xml:space="preserve">Some cultures might encourage public mourning for environmental damage, labeling it as a form of rightful grief and motivating collective action. Others might view outward expressions of ecological concern as impractical or alarmist, discouraging open expressions of worry. For instance, a person in a community that values stoicism might internalize feelings about rising sea levels, rarely labeling them as “fear” but rather keeping them in a realm of “concern” or “inconvenience.” By contrast, a community that openly discusses eco-anxiety might make it easier for someone to feel and recognize strong fears about climate change. Social Constructionist theory underscores the power of shared language and norms in shaping how we experience and express climate emotions.</w:t>
                  </w:r>
                </w:p>
                <w:p w:rsidR="00000000" w:rsidDel="00000000" w:rsidP="00000000" w:rsidRDefault="00000000" w:rsidRPr="00000000" w14:paraId="00000384">
                  <w:pPr>
                    <w:numPr>
                      <w:ilvl w:val="1"/>
                      <w:numId w:val="558"/>
                    </w:numPr>
                    <w:spacing w:after="0" w:afterAutospacing="0" w:before="0" w:beforeAutospacing="0" w:lineRule="auto"/>
                    <w:ind w:left="1440" w:hanging="360"/>
                  </w:pPr>
                  <w:r w:rsidDel="00000000" w:rsidR="00000000" w:rsidRPr="00000000">
                    <w:rPr>
                      <w:b w:val="1"/>
                      <w:bCs w:val="1"/>
                      <w:rtl w:val="0"/>
                    </w:rPr>
                    <w:t xml:space="preserve">Ekman’s Universal Emotions (1970s)</w:t>
                  </w:r>
                  <w:r w:rsidDel="00000000" w:rsidR="00000000" w:rsidRPr="00000000">
                    <w:rPr>
                      <w:rtl w:val="0"/>
                    </w:rPr>
                    <w:br w:type="textWrapping"/>
                    <w:t xml:space="preserve">Paul Ekman identified six (sometimes seven) basic emotions—including happiness, sadness, fear, anger, disgust, and surprise—that he proposed are universally recognized across cultures, largely through facial expressions. Although display rules (cultural norms about when and how to show emotions) vary, the claim is that the core facial expressions associated with these fundamental emotions are consistent worldwide. Ekman’s research suggested a biological foundation for certain “universal” emotional expressions, indicating that some aspects of emotional expression are cross-culturally consistent even if context and cultural norms shape how, when, or whether people actually display them.</w:t>
                  </w:r>
                </w:p>
                <w:p w:rsidR="00000000" w:rsidDel="00000000" w:rsidP="00000000" w:rsidRDefault="00000000" w:rsidRPr="00000000" w14:paraId="00000385">
                  <w:pPr>
                    <w:numPr>
                      <w:ilvl w:val="2"/>
                      <w:numId w:val="558"/>
                    </w:numPr>
                    <w:spacing w:after="0" w:afterAutospacing="0" w:before="0" w:beforeAutospacing="0" w:lineRule="auto"/>
                    <w:ind w:left="2160" w:hanging="360"/>
                  </w:pPr>
                  <w:r w:rsidDel="00000000" w:rsidR="00000000" w:rsidRPr="00000000">
                    <w:rPr>
                      <w:b w:val="1"/>
                      <w:bCs w:val="1"/>
                      <w:rtl w:val="0"/>
                    </w:rPr>
                    <w:t xml:space="preserve">Example: </w:t>
                  </w:r>
                  <w:r w:rsidDel="00000000" w:rsidR="00000000" w:rsidRPr="00000000">
                    <w:rPr>
                      <w:rtl w:val="0"/>
                    </w:rPr>
                    <w:t xml:space="preserve">Feeling fear when witnessing intense hurricanes or wildfires is likely to show up in widened eyes, tensed facial muscles, and other fear expressions regardless of cultural background. Similarly, expressions of disgust might appear when looking at polluted rivers or beaches strewn with plastic. At the same time, local display rules might influence how openly that fear or disgust is shown—some cultures might encourage expressive outbursts, while others might expect you to remain composed. Ekman’s theory helps clarify that physiological expressions of certain emotions about climate disasters can be quite consistent across global populations, even if the social context affects when or if they’re revealed.</w:t>
                  </w:r>
                </w:p>
                <w:p w:rsidR="00000000" w:rsidDel="00000000" w:rsidP="00000000" w:rsidRDefault="00000000" w:rsidRPr="00000000" w14:paraId="00000386">
                  <w:pPr>
                    <w:numPr>
                      <w:ilvl w:val="1"/>
                      <w:numId w:val="558"/>
                    </w:numPr>
                    <w:spacing w:after="0" w:afterAutospacing="0" w:before="0" w:beforeAutospacing="0" w:lineRule="auto"/>
                    <w:ind w:left="1440" w:hanging="360"/>
                  </w:pPr>
                  <w:r w:rsidDel="00000000" w:rsidR="00000000" w:rsidRPr="00000000">
                    <w:rPr>
                      <w:b w:val="1"/>
                      <w:bCs w:val="1"/>
                      <w:rtl w:val="0"/>
                    </w:rPr>
                    <w:t xml:space="preserve">Vygotsky’s Sociocultural Theory</w:t>
                  </w:r>
                  <w:r w:rsidDel="00000000" w:rsidR="00000000" w:rsidRPr="00000000">
                    <w:rPr>
                      <w:rtl w:val="0"/>
                    </w:rPr>
                    <w:br w:type="textWrapping"/>
                    <w:t xml:space="preserve">Lev Vygotsky’s theory is more often applied to cognitive development, but it also has important implications for emotional development. According to Vygotsky, social interaction plays a pivotal role in how people learn and internalize psychological processes, including emotions. Emotio</w:t>
                  </w:r>
                  <w:commentRangeStart w:id="121"/>
                  <w:r w:rsidDel="00000000" w:rsidR="00000000" w:rsidRPr="00000000">
                    <w:rPr>
                      <w:rtl w:val="0"/>
                    </w:rPr>
                    <w:t xml:space="preserve">ns are shaped by language and the cultural tools we use to describe and manage them. As we interact with more experienced members of our culture (e.g., parents, teachers, peers)</w:t>
                  </w:r>
                  <w:commentRangeEnd w:id="121"/>
                  <w:r w:rsidDel="00000000" w:rsidR="00000000" w:rsidRPr="00000000">
                    <w:commentReference w:id="121"/>
                  </w:r>
                  <w:r w:rsidDel="00000000" w:rsidR="00000000" w:rsidRPr="00000000">
                    <w:rPr>
                      <w:rtl w:val="0"/>
                    </w:rPr>
                    <w:t xml:space="preserve">, we learn culturally appropriate ways of feeling, interpreting, and expressing emotions. Vygotsky’s approach underscores the importance of language and social context in shaping not only what we think but also how we feel—our emotional framework grows through guided participation in our social world.</w:t>
                  </w:r>
                </w:p>
                <w:p w:rsidR="00000000" w:rsidDel="00000000" w:rsidP="00000000" w:rsidRDefault="00000000" w:rsidRPr="00000000" w14:paraId="00000387">
                  <w:pPr>
                    <w:numPr>
                      <w:ilvl w:val="2"/>
                      <w:numId w:val="558"/>
                    </w:numPr>
                    <w:spacing w:after="240" w:before="0" w:beforeAutospacing="0" w:lineRule="auto"/>
                    <w:ind w:left="2160" w:hanging="360"/>
                  </w:pPr>
                  <w:r w:rsidDel="00000000" w:rsidR="00000000" w:rsidRPr="00000000">
                    <w:rPr>
                      <w:b w:val="1"/>
                      <w:bCs w:val="1"/>
                      <w:rtl w:val="0"/>
                    </w:rPr>
                    <w:t xml:space="preserve">Example: </w:t>
                  </w:r>
                  <w:r w:rsidDel="00000000" w:rsidR="00000000" w:rsidRPr="00000000">
                    <w:rPr>
                      <w:rtl w:val="0"/>
                    </w:rPr>
                    <w:t xml:space="preserve">A child learning about climate change might initially feel “sad” or “scared” without sophisticated language to describe more nuanced feelings. Through conversations with parents or educators who discuss terms like “anxiety,” “grief,” or “eco-anger,” that child acquires new emotional concepts and ways of regulating these feelings. For instance, they may learn that talking to trusted adults or being involved in climate positive activities in their communities </w:t>
                  </w:r>
                  <w:del w:author="Ashley Stoltz" w:id="171" w:date="2025-12-15T04:11:42Z">
                    <w:r w:rsidDel="00000000" w:rsidR="00000000" w:rsidRPr="00000000">
                      <w:rPr>
                        <w:rtl w:val="0"/>
                      </w:rPr>
                      <w:delText xml:space="preserve">t</w:delText>
                    </w:r>
                  </w:del>
                  <w:r w:rsidDel="00000000" w:rsidR="00000000" w:rsidRPr="00000000">
                    <w:rPr>
                      <w:rtl w:val="0"/>
                    </w:rPr>
                    <w:t xml:space="preserve">can help channel climate anxiety into hope or determination. Over time, this sociocultural process informs which climate emotions the child recognizes, how they’re labeled, and the socially accepted ways to express them—reflecting Vygotsky’s idea that learning and social guidance are central to both cognitive and emotional development.</w:t>
                  </w:r>
                </w:p>
                <w:p w:rsidR="00000000" w:rsidDel="00000000" w:rsidP="00000000" w:rsidRDefault="00000000" w:rsidRPr="00000000" w14:paraId="00000388">
                  <w:pPr>
                    <w:spacing w:after="240" w:before="240" w:lineRule="auto"/>
                    <w:rPr>
                      <w:u w:val="single"/>
                    </w:rPr>
                  </w:pPr>
                  <w:r w:rsidDel="00000000" w:rsidR="00000000" w:rsidRPr="00000000">
                    <w:rPr>
                      <w:color w:val="f4cccc"/>
                      <w:shd w:fill="990000" w:val="clear"/>
                      <w:rtl w:val="0"/>
                    </w:rPr>
                    <w:t xml:space="preserve">[END </w:t>
                  </w:r>
                  <w:commentRangeStart w:id="122"/>
                  <w:r w:rsidDel="00000000" w:rsidR="00000000" w:rsidRPr="00000000">
                    <w:rPr>
                      <w:color w:val="f4cccc"/>
                      <w:shd w:fill="990000" w:val="clear"/>
                      <w:rtl w:val="0"/>
                    </w:rPr>
                    <w:t xml:space="preserve">FLASH CARDS</w:t>
                  </w:r>
                  <w:commentRangeEnd w:id="122"/>
                  <w:r w:rsidDel="00000000" w:rsidR="00000000" w:rsidRPr="00000000">
                    <w:commentReference w:id="122"/>
                  </w:r>
                  <w:r w:rsidDel="00000000" w:rsidR="00000000" w:rsidRPr="00000000">
                    <w:rPr>
                      <w:color w:val="f4cccc"/>
                      <w:shd w:fill="990000" w:val="clear"/>
                      <w:rtl w:val="0"/>
                    </w:rPr>
                    <w:t xml:space="preserve">]</w:t>
                  </w:r>
                  <w:r w:rsidDel="00000000" w:rsidR="00000000" w:rsidRPr="00000000">
                    <w:rPr>
                      <w:rtl w:val="0"/>
                    </w:rPr>
                  </w:r>
                </w:p>
              </w:tc>
            </w:tr>
          </w:tbl>
          <w:p w:rsidR="00000000" w:rsidDel="00000000" w:rsidP="00000000" w:rsidRDefault="00000000" w:rsidRPr="00000000" w14:paraId="00000389">
            <w:pPr>
              <w:pStyle w:val="Heading2"/>
              <w:spacing w:after="240" w:before="240" w:lineRule="auto"/>
              <w:rPr/>
            </w:pPr>
            <w:bookmarkStart w:colFirst="0" w:colLast="0" w:name="_q403d4gntokw" w:id="86"/>
            <w:bookmarkEnd w:id="86"/>
            <w:r w:rsidDel="00000000" w:rsidR="00000000" w:rsidRPr="00000000">
              <w:rPr>
                <w:rtl w:val="0"/>
              </w:rPr>
              <w:t xml:space="preserve">Synthesis Across Theories</w:t>
            </w:r>
          </w:p>
          <w:p w:rsidR="00000000" w:rsidDel="00000000" w:rsidP="00000000" w:rsidRDefault="00000000" w:rsidRPr="00000000" w14:paraId="0000038A">
            <w:pPr>
              <w:spacing w:after="240" w:before="240" w:lineRule="auto"/>
              <w:rPr/>
            </w:pPr>
            <w:r w:rsidDel="00000000" w:rsidR="00000000" w:rsidRPr="00000000">
              <w:rPr>
                <w:rtl w:val="0"/>
              </w:rPr>
              <w:t xml:space="preserve">The current dominant view of emotions draws from multiple theories, reflecting an integrative and multidimensional approach rather than adherence to a single model. This contemporary view recognizes that emotions are shaped by biological, cognitive, and social factors working together. Among the various frameworks used to present these integrated and multidimensional approaches is</w:t>
            </w:r>
            <w:r w:rsidDel="00000000" w:rsidR="00000000" w:rsidRPr="00000000">
              <w:rPr>
                <w:b w:val="1"/>
                <w:bCs w:val="1"/>
                <w:i w:val="1"/>
                <w:iCs w:val="1"/>
                <w:rtl w:val="0"/>
              </w:rPr>
              <w:t xml:space="preserve"> Lisa Feldman Barrett’s Theory of Constructed Emotion</w:t>
            </w:r>
            <w:r w:rsidDel="00000000" w:rsidR="00000000" w:rsidRPr="00000000">
              <w:rPr>
                <w:rtl w:val="0"/>
              </w:rPr>
              <w:t xml:space="preserve">, which has emerged as a leading view of how emotions are created and experienced.</w:t>
            </w:r>
          </w:p>
          <w:p w:rsidR="00000000" w:rsidDel="00000000" w:rsidP="00000000" w:rsidRDefault="00000000" w:rsidRPr="00000000" w14:paraId="0000038B">
            <w:pPr>
              <w:spacing w:after="240" w:before="240" w:lineRule="auto"/>
              <w:rPr/>
            </w:pPr>
            <w:r w:rsidDel="00000000" w:rsidR="00000000" w:rsidRPr="00000000">
              <w:rPr>
                <w:rtl w:val="0"/>
              </w:rPr>
              <w:t xml:space="preserve">Barrett’s central claim is that emotions are not fixed, biologically wired modules (as classical </w:t>
            </w:r>
            <w:commentRangeStart w:id="123"/>
            <w:r w:rsidDel="00000000" w:rsidR="00000000" w:rsidRPr="00000000">
              <w:rPr>
                <w:rtl w:val="0"/>
              </w:rPr>
              <w:t xml:space="preserve">“basic emotion”</w:t>
            </w:r>
            <w:commentRangeEnd w:id="123"/>
            <w:r w:rsidDel="00000000" w:rsidR="00000000" w:rsidRPr="00000000">
              <w:commentReference w:id="123"/>
            </w:r>
            <w:r w:rsidDel="00000000" w:rsidR="00000000" w:rsidRPr="00000000">
              <w:rPr>
                <w:rtl w:val="0"/>
              </w:rPr>
              <w:t xml:space="preserve"> theories suggest) but are rather constructed by the brain through a continuous process that integrates:</w:t>
            </w:r>
          </w:p>
          <w:p w:rsidR="00000000" w:rsidDel="00000000" w:rsidP="00000000" w:rsidRDefault="00000000" w:rsidRPr="00000000" w14:paraId="0000038C">
            <w:pPr>
              <w:numPr>
                <w:ilvl w:val="0"/>
                <w:numId w:val="431"/>
              </w:numPr>
              <w:spacing w:after="0" w:afterAutospacing="0" w:before="240" w:lineRule="auto"/>
              <w:ind w:left="720" w:hanging="360"/>
            </w:pPr>
            <w:r w:rsidDel="00000000" w:rsidR="00000000" w:rsidRPr="00000000">
              <w:rPr>
                <w:b w:val="1"/>
                <w:bCs w:val="1"/>
                <w:rtl w:val="0"/>
              </w:rPr>
              <w:t xml:space="preserve">Affective (Bodily) States</w:t>
            </w:r>
            <w:r w:rsidDel="00000000" w:rsidR="00000000" w:rsidRPr="00000000">
              <w:rPr>
                <w:rtl w:val="0"/>
              </w:rPr>
              <w:t xml:space="preserve"> – moment-to-moment feelings </w:t>
            </w:r>
            <w:ins w:author="Kelly Guilbeau" w:id="172" w:date="2025-12-02T16:51:24Z">
              <w:r w:rsidDel="00000000" w:rsidR="00000000" w:rsidRPr="00000000">
                <w:rPr>
                  <w:rtl w:val="0"/>
                </w:rPr>
                <w:t xml:space="preserve">on a continuum </w:t>
              </w:r>
            </w:ins>
            <w:r w:rsidDel="00000000" w:rsidR="00000000" w:rsidRPr="00000000">
              <w:rPr>
                <w:rtl w:val="0"/>
              </w:rPr>
              <w:t xml:space="preserve">of arousal </w:t>
            </w:r>
            <w:ins w:author="Kelly Guilbeau" w:id="173" w:date="2025-12-02T16:51:30Z">
              <w:r w:rsidDel="00000000" w:rsidR="00000000" w:rsidRPr="00000000">
                <w:rPr>
                  <w:rtl w:val="0"/>
                </w:rPr>
                <w:t xml:space="preserve">to</w:t>
              </w:r>
            </w:ins>
            <w:del w:author="Kelly Guilbeau" w:id="173" w:date="2025-12-02T16:51:30Z">
              <w:r w:rsidDel="00000000" w:rsidR="00000000" w:rsidRPr="00000000">
                <w:rPr>
                  <w:rtl w:val="0"/>
                </w:rPr>
                <w:delText xml:space="preserve">or</w:delText>
              </w:r>
            </w:del>
            <w:r w:rsidDel="00000000" w:rsidR="00000000" w:rsidRPr="00000000">
              <w:rPr>
                <w:rtl w:val="0"/>
              </w:rPr>
              <w:t xml:space="preserve"> calm, </w:t>
            </w:r>
            <w:ins w:author="Kelly Guilbeau" w:id="174" w:date="2025-12-02T16:51:35Z">
              <w:r w:rsidDel="00000000" w:rsidR="00000000" w:rsidRPr="00000000">
                <w:rPr>
                  <w:rtl w:val="0"/>
                </w:rPr>
                <w:t xml:space="preserve">and </w:t>
              </w:r>
            </w:ins>
            <w:r w:rsidDel="00000000" w:rsidR="00000000" w:rsidRPr="00000000">
              <w:rPr>
                <w:rtl w:val="0"/>
              </w:rPr>
              <w:t xml:space="preserve">pleasantness </w:t>
            </w:r>
            <w:ins w:author="Kelly Guilbeau" w:id="175" w:date="2025-12-02T16:51:39Z">
              <w:r w:rsidDel="00000000" w:rsidR="00000000" w:rsidRPr="00000000">
                <w:rPr>
                  <w:rtl w:val="0"/>
                </w:rPr>
                <w:t xml:space="preserve">to</w:t>
              </w:r>
            </w:ins>
            <w:del w:author="Kelly Guilbeau" w:id="175" w:date="2025-12-02T16:51:39Z">
              <w:r w:rsidDel="00000000" w:rsidR="00000000" w:rsidRPr="00000000">
                <w:rPr>
                  <w:rtl w:val="0"/>
                </w:rPr>
                <w:delText xml:space="preserve">or</w:delText>
              </w:r>
            </w:del>
            <w:r w:rsidDel="00000000" w:rsidR="00000000" w:rsidRPr="00000000">
              <w:rPr>
                <w:rtl w:val="0"/>
              </w:rPr>
              <w:t xml:space="preserve"> unpleasantness (sometimes termed “core affect”).</w:t>
            </w:r>
          </w:p>
          <w:p w:rsidR="00000000" w:rsidDel="00000000" w:rsidP="00000000" w:rsidRDefault="00000000" w:rsidRPr="00000000" w14:paraId="0000038D">
            <w:pPr>
              <w:numPr>
                <w:ilvl w:val="0"/>
                <w:numId w:val="431"/>
              </w:numPr>
              <w:spacing w:after="0" w:afterAutospacing="0" w:before="0" w:beforeAutospacing="0" w:lineRule="auto"/>
              <w:ind w:left="720" w:hanging="360"/>
            </w:pPr>
            <w:r w:rsidDel="00000000" w:rsidR="00000000" w:rsidRPr="00000000">
              <w:rPr>
                <w:b w:val="1"/>
                <w:bCs w:val="1"/>
                <w:rtl w:val="0"/>
              </w:rPr>
              <w:t xml:space="preserve">Conceptual Knowledge</w:t>
            </w:r>
            <w:r w:rsidDel="00000000" w:rsidR="00000000" w:rsidRPr="00000000">
              <w:rPr>
                <w:rtl w:val="0"/>
              </w:rPr>
              <w:t xml:space="preserve"> – past experiences, language, cultural learning, and social expectations that guide how we categorize and interpret bodily sensations.</w:t>
            </w:r>
          </w:p>
          <w:p w:rsidR="00000000" w:rsidDel="00000000" w:rsidP="00000000" w:rsidRDefault="00000000" w:rsidRPr="00000000" w14:paraId="0000038E">
            <w:pPr>
              <w:numPr>
                <w:ilvl w:val="0"/>
                <w:numId w:val="431"/>
              </w:numPr>
              <w:spacing w:after="240" w:before="0" w:beforeAutospacing="0" w:lineRule="auto"/>
              <w:ind w:left="720" w:hanging="360"/>
            </w:pPr>
            <w:r w:rsidDel="00000000" w:rsidR="00000000" w:rsidRPr="00000000">
              <w:rPr>
                <w:b w:val="1"/>
                <w:bCs w:val="1"/>
                <w:rtl w:val="0"/>
              </w:rPr>
              <w:t xml:space="preserve">Contextual Cues</w:t>
            </w:r>
            <w:r w:rsidDel="00000000" w:rsidR="00000000" w:rsidRPr="00000000">
              <w:rPr>
                <w:rtl w:val="0"/>
              </w:rPr>
              <w:t xml:space="preserve"> – the immediate environment, social setting, or situational factors that shape how we understand what’s happening.</w:t>
            </w:r>
          </w:p>
          <w:p w:rsidR="00000000" w:rsidDel="00000000" w:rsidP="00000000" w:rsidRDefault="00000000" w:rsidRPr="00000000" w14:paraId="0000038F">
            <w:pPr>
              <w:spacing w:after="240" w:before="240" w:lineRule="auto"/>
              <w:rPr/>
            </w:pPr>
            <w:r w:rsidDel="00000000" w:rsidR="00000000" w:rsidRPr="00000000">
              <w:rPr>
                <w:rtl w:val="0"/>
              </w:rPr>
              <w:t xml:space="preserve">By blending these elements, the brain creates each individual “instance” of an emotion as a best fit or “conceptual category” for the incoming sensory and affective information. In other words, emotions are not seen as universal, pre-programmed circuits that trigger uniform facial expressions or physiological patterns. Instead, the brain actively predicts what meaning your bodily sensations have in a given context, drawing on memories, culture, and current sensory input.</w:t>
            </w:r>
          </w:p>
          <w:tbl>
            <w:tblPr>
              <w:tblStyle w:val="Table33"/>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e06666" w:val="clear"/>
                </w:tcPr>
                <w:p w:rsidR="00000000" w:rsidDel="00000000" w:rsidP="00000000" w:rsidRDefault="00000000" w:rsidRPr="00000000" w14:paraId="00000390">
                  <w:pPr>
                    <w:spacing w:after="240" w:before="240" w:lineRule="auto"/>
                    <w:rPr>
                      <w:b w:val="1"/>
                      <w:bCs w:val="1"/>
                    </w:rPr>
                  </w:pPr>
                  <w:r w:rsidDel="00000000" w:rsidR="00000000" w:rsidRPr="00000000">
                    <w:rPr>
                      <w:b w:val="1"/>
                      <w:bCs w:val="1"/>
                      <w:rtl w:val="0"/>
                    </w:rPr>
                    <w:t xml:space="preserve">Watch </w:t>
                  </w:r>
                </w:p>
                <w:p w:rsidR="00000000" w:rsidDel="00000000" w:rsidP="00000000" w:rsidRDefault="00000000" w:rsidRPr="00000000" w14:paraId="00000391">
                  <w:pPr>
                    <w:spacing w:after="240" w:before="240" w:lineRule="auto"/>
                    <w:rPr/>
                  </w:pPr>
                  <w:hyperlink r:id="rId52">
                    <w:r w:rsidDel="00000000" w:rsidR="00000000" w:rsidRPr="00000000">
                      <w:rPr>
                        <w:color w:val="1155cc"/>
                        <w:u w:val="single"/>
                        <w:rtl w:val="0"/>
                      </w:rPr>
                      <w:t xml:space="preserve">Click here </w:t>
                    </w:r>
                  </w:hyperlink>
                  <w:r w:rsidDel="00000000" w:rsidR="00000000" w:rsidRPr="00000000">
                    <w:rPr>
                      <w:rtl w:val="0"/>
                    </w:rPr>
                    <w:t xml:space="preserve">to watch the YouTube video </w:t>
                  </w:r>
                  <w:r w:rsidDel="00000000" w:rsidR="00000000" w:rsidRPr="00000000">
                    <w:rPr>
                      <w:b w:val="1"/>
                      <w:bCs w:val="1"/>
                      <w:rtl w:val="0"/>
                    </w:rPr>
                    <w:t xml:space="preserve">How emotions work | Neuroscientist Lisa Feldman Barrett (Big Think)</w:t>
                  </w:r>
                  <w:r w:rsidDel="00000000" w:rsidR="00000000" w:rsidRPr="00000000">
                    <w:rPr>
                      <w:rtl w:val="0"/>
                    </w:rPr>
                    <w:t xml:space="preserve"> if you are interested in learning more about Lisa Feldman Barrett’s theories of how emotions work. (9:22 minutes)</w:t>
                  </w:r>
                </w:p>
              </w:tc>
            </w:tr>
          </w:tbl>
          <w:p w:rsidR="00000000" w:rsidDel="00000000" w:rsidP="00000000" w:rsidRDefault="00000000" w:rsidRPr="00000000" w14:paraId="00000392">
            <w:pPr>
              <w:spacing w:after="240" w:before="240" w:lineRule="auto"/>
              <w:rPr/>
            </w:pPr>
            <w:r w:rsidDel="00000000" w:rsidR="00000000" w:rsidRPr="00000000">
              <w:rPr>
                <w:rtl w:val="0"/>
              </w:rPr>
              <w:t xml:space="preserve">Below we discuss this theory in relation to other major theories and frameworks presented above:</w:t>
            </w:r>
          </w:p>
          <w:p w:rsidR="00000000" w:rsidDel="00000000" w:rsidP="00000000" w:rsidRDefault="00000000" w:rsidRPr="00000000" w14:paraId="00000393">
            <w:pPr>
              <w:numPr>
                <w:ilvl w:val="0"/>
                <w:numId w:val="314"/>
              </w:numPr>
              <w:spacing w:after="0" w:afterAutospacing="0" w:before="240" w:lineRule="auto"/>
              <w:ind w:left="720" w:hanging="360"/>
            </w:pPr>
            <w:r w:rsidDel="00000000" w:rsidR="00000000" w:rsidRPr="00000000">
              <w:rPr>
                <w:b w:val="1"/>
                <w:bCs w:val="1"/>
                <w:rtl w:val="0"/>
              </w:rPr>
              <w:t xml:space="preserve">Comparison to Evolutionary Theories: </w:t>
            </w:r>
            <w:r w:rsidDel="00000000" w:rsidR="00000000" w:rsidRPr="00000000">
              <w:rPr>
                <w:rtl w:val="0"/>
              </w:rPr>
              <w:t xml:space="preserve">While Barrett challenges the idea of a small set of evolutionarily “hardwired” basic emotions, she acknowledges that evolution has provided humans (and other animals) with biological capacities to experience affect (e.g., high or low arousal, positive or negative valence). Thus, the capacity to feel something (like tension or calm) is an evolved function. However, which specific emotion emerges from that bodily state depends on how the brain interprets the sensations in context, a stark contrast to Darwin’s view that emotions like fear or anger are universal, discrete adaptations.</w:t>
            </w:r>
          </w:p>
          <w:p w:rsidR="00000000" w:rsidDel="00000000" w:rsidP="00000000" w:rsidRDefault="00000000" w:rsidRPr="00000000" w14:paraId="00000394">
            <w:pPr>
              <w:numPr>
                <w:ilvl w:val="0"/>
                <w:numId w:val="314"/>
              </w:numPr>
              <w:spacing w:after="0" w:afterAutospacing="0" w:before="0" w:beforeAutospacing="0" w:lineRule="auto"/>
              <w:ind w:left="720" w:hanging="360"/>
            </w:pPr>
            <w:r w:rsidDel="00000000" w:rsidR="00000000" w:rsidRPr="00000000">
              <w:rPr>
                <w:b w:val="1"/>
                <w:bCs w:val="1"/>
                <w:rtl w:val="0"/>
              </w:rPr>
              <w:t xml:space="preserve">Comparison to Physiological Theories (James-Lange, Cannon-Bard, Schachter-Singer):</w:t>
            </w:r>
            <w:r w:rsidDel="00000000" w:rsidR="00000000" w:rsidRPr="00000000">
              <w:rPr>
                <w:rtl w:val="0"/>
              </w:rPr>
              <w:t xml:space="preserve"> Barrett’s theory agrees that bodily changes (racing heart, sweating, muscle tension) are central to emotion, but she argues these changes are relatively nonspecific. You could have a pounding heart during a joyous surprise or during terror. Like the Schachter-Singer model, Barrett emphasizes the importance of labeling this bodily arousal based on context and learning. Yet, she goes further in claiming that there aren’t fixed physiological “fingerprints” for each emotion. Instead, the brain constructs an instance of “fear,” “excitement,” or “anger” by interpreting the body’s general arousal in light of conceptual knowledge and situational cues.</w:t>
            </w:r>
          </w:p>
          <w:p w:rsidR="00000000" w:rsidDel="00000000" w:rsidP="00000000" w:rsidRDefault="00000000" w:rsidRPr="00000000" w14:paraId="00000395">
            <w:pPr>
              <w:numPr>
                <w:ilvl w:val="0"/>
                <w:numId w:val="314"/>
              </w:numPr>
              <w:spacing w:after="0" w:afterAutospacing="0" w:before="0" w:beforeAutospacing="0" w:lineRule="auto"/>
              <w:ind w:left="720" w:hanging="360"/>
            </w:pPr>
            <w:r w:rsidDel="00000000" w:rsidR="00000000" w:rsidRPr="00000000">
              <w:rPr>
                <w:b w:val="1"/>
                <w:bCs w:val="1"/>
                <w:rtl w:val="0"/>
              </w:rPr>
              <w:t xml:space="preserve">Comparison to Cognitive Appraisal and Lazarus: </w:t>
            </w:r>
            <w:r w:rsidDel="00000000" w:rsidR="00000000" w:rsidRPr="00000000">
              <w:rPr>
                <w:rtl w:val="0"/>
              </w:rPr>
              <w:t xml:space="preserve">Barrett’s approach has parallels with appraisal theories—both see interpretation as key. However, she emphasizes that these interpretations (or appraisals) are not mere “afterthoughts” but are constant predictive processes in the brain. The brain is perpetually making best guesses (predictions) about what bodily signals mean, updating them in light of new data. This dynamic, ongoing prediction is more comprehensive than a one-step appraisal, reflecting how cognition and emotion are seamlessly intertwined.</w:t>
            </w:r>
          </w:p>
          <w:p w:rsidR="00000000" w:rsidDel="00000000" w:rsidP="00000000" w:rsidRDefault="00000000" w:rsidRPr="00000000" w14:paraId="00000396">
            <w:pPr>
              <w:numPr>
                <w:ilvl w:val="0"/>
                <w:numId w:val="314"/>
              </w:numPr>
              <w:spacing w:after="0" w:afterAutospacing="0" w:before="0" w:beforeAutospacing="0" w:lineRule="auto"/>
              <w:ind w:left="720" w:hanging="360"/>
            </w:pPr>
            <w:r w:rsidDel="00000000" w:rsidR="00000000" w:rsidRPr="00000000">
              <w:rPr>
                <w:b w:val="1"/>
                <w:bCs w:val="1"/>
                <w:rtl w:val="0"/>
              </w:rPr>
              <w:t xml:space="preserve">Comparison to Neuroscientific Theories (LeDoux, Panksepp):</w:t>
            </w:r>
            <w:r w:rsidDel="00000000" w:rsidR="00000000" w:rsidRPr="00000000">
              <w:rPr>
                <w:rtl w:val="0"/>
              </w:rPr>
              <w:t xml:space="preserve"> Barrett’s model acknowledges that the brain’s architecture (e.g., amygdala, cortical areas, subcortical circuits) underpins affective experiences. She integrates LeDoux’s insight that some responses happen quickly (“low road”), but disputes the notion that these “fast” paths equate to universal, discrete emotions. Instead, she sees core affect as shaped continuously by various brain networks, with the conceptual labeling happening rapidly or more slowly, depending on experience and context. Similarly, while Panksepp’s “primary emotion systems” highlight how the mammalian brain is wired to respond to certain stimuli (e.g., threats, nurturance, seeking), Barrett interprets these responses as broad affective potentials, which only become distinct emotions like “fear” or “care” after the brain applies concept knowledge, shaped by personal and cultural learning.</w:t>
            </w:r>
          </w:p>
          <w:p w:rsidR="00000000" w:rsidDel="00000000" w:rsidP="00000000" w:rsidRDefault="00000000" w:rsidRPr="00000000" w14:paraId="00000397">
            <w:pPr>
              <w:numPr>
                <w:ilvl w:val="0"/>
                <w:numId w:val="314"/>
              </w:numPr>
              <w:spacing w:after="240" w:before="0" w:beforeAutospacing="0" w:lineRule="auto"/>
              <w:ind w:left="720" w:hanging="360"/>
            </w:pPr>
            <w:r w:rsidDel="00000000" w:rsidR="00000000" w:rsidRPr="00000000">
              <w:rPr>
                <w:b w:val="1"/>
                <w:bCs w:val="1"/>
                <w:rtl w:val="0"/>
              </w:rPr>
              <w:t xml:space="preserve">Comparison to Socio-cultural Theories: </w:t>
            </w:r>
            <w:r w:rsidDel="00000000" w:rsidR="00000000" w:rsidRPr="00000000">
              <w:rPr>
                <w:rtl w:val="0"/>
              </w:rPr>
              <w:t xml:space="preserve">Barrett’s theory also recognizes the power of social and cultural factors, similar to Social Constructionist and Vygotskian views. For example she acknowledges that different languages and cultures have distinct emotion words that don’t always map directly onto English words like “anger” or “fear.” These linguistic and cultural factors essentially provide the categories by which the brain classifies bodily feelings. Similarly, like Vygotsky’s Sociocultural Theory, </w:t>
            </w:r>
            <w:commentRangeStart w:id="124"/>
            <w:r w:rsidDel="00000000" w:rsidR="00000000" w:rsidRPr="00000000">
              <w:rPr>
                <w:rtl w:val="0"/>
              </w:rPr>
              <w:t xml:space="preserve">Barrett suggests that we learn how to experience and label our “core affect” through social interactions, norms, and language. Over time, we internalize these concepts, making them automatic.</w:t>
            </w:r>
            <w:commentRangeEnd w:id="124"/>
            <w:r w:rsidDel="00000000" w:rsidR="00000000" w:rsidRPr="00000000">
              <w:commentReference w:id="124"/>
            </w:r>
            <w:r w:rsidDel="00000000" w:rsidR="00000000" w:rsidRPr="00000000">
              <w:rPr>
                <w:rtl w:val="0"/>
              </w:rPr>
              <w:t xml:space="preserve"> Thus, culture shapes which emotional labels are accessible to us and how quickly or intensely we feel them. In this sense, Barrett’s theory synthesizes social constructionist ideas—that emotions can differ across cultures—with the recognition of universal affective processes at the biological level. The universal part is having a body that can feel aroused or calm; the culturally specific part is whether that arousal is conceptualized (constructed) as “fear,” “excitement,” “angst,” “eco-anxiety,” or something else.</w:t>
            </w:r>
          </w:p>
        </w:tc>
      </w:tr>
      <w:tr>
        <w:trPr>
          <w:cantSplit w:val="0"/>
          <w:tblHeader w:val="0"/>
        </w:trPr>
        <w:tc>
          <w:tcPr>
            <w:shd w:fill="b4a7d6" w:val="clear"/>
          </w:tcPr>
          <w:p w:rsidR="00000000" w:rsidDel="00000000" w:rsidP="00000000" w:rsidRDefault="00000000" w:rsidRPr="00000000" w14:paraId="00000398">
            <w:pPr>
              <w:widowControl w:val="0"/>
              <w:spacing w:line="240" w:lineRule="auto"/>
              <w:rPr>
                <w:b w:val="1"/>
                <w:bCs w:val="1"/>
              </w:rPr>
            </w:pPr>
            <w:commentRangeStart w:id="125"/>
            <w:commentRangeStart w:id="126"/>
            <w:commentRangeStart w:id="127"/>
            <w:commentRangeStart w:id="128"/>
            <w:r w:rsidDel="00000000" w:rsidR="00000000" w:rsidRPr="00000000">
              <w:rPr>
                <w:b w:val="1"/>
                <w:bCs w:val="1"/>
                <w:rtl w:val="0"/>
              </w:rPr>
              <w:t xml:space="preserve">Indigenous Perspectives</w:t>
            </w:r>
            <w:commentRangeEnd w:id="125"/>
            <w:r w:rsidDel="00000000" w:rsidR="00000000" w:rsidRPr="00000000">
              <w:commentReference w:id="125"/>
            </w:r>
            <w:commentRangeEnd w:id="126"/>
            <w:r w:rsidDel="00000000" w:rsidR="00000000" w:rsidRPr="00000000">
              <w:commentReference w:id="126"/>
            </w:r>
            <w:commentRangeEnd w:id="127"/>
            <w:r w:rsidDel="00000000" w:rsidR="00000000" w:rsidRPr="00000000">
              <w:commentReference w:id="127"/>
            </w:r>
            <w:commentRangeEnd w:id="128"/>
            <w:r w:rsidDel="00000000" w:rsidR="00000000" w:rsidRPr="00000000">
              <w:commentReference w:id="128"/>
            </w:r>
            <w:r w:rsidDel="00000000" w:rsidR="00000000" w:rsidRPr="00000000">
              <w:rPr>
                <w:rtl w:val="0"/>
              </w:rPr>
            </w:r>
          </w:p>
        </w:tc>
        <w:tc>
          <w:tcPr>
            <w:shd w:fill="d9d2e9" w:val="clear"/>
          </w:tcPr>
          <w:p w:rsidR="00000000" w:rsidDel="00000000" w:rsidP="00000000" w:rsidRDefault="00000000" w:rsidRPr="00000000" w14:paraId="00000399">
            <w:pPr>
              <w:spacing w:after="240" w:before="240" w:lineRule="auto"/>
              <w:rPr>
                <w:shd w:fill="fff2cc" w:val="clear"/>
              </w:rPr>
            </w:pPr>
            <w:commentRangeStart w:id="129"/>
            <w:r w:rsidDel="00000000" w:rsidR="00000000" w:rsidRPr="00000000">
              <w:rPr>
                <w:rtl w:val="0"/>
              </w:rPr>
              <w:t xml:space="preserve">As you explo</w:t>
            </w:r>
            <w:commentRangeEnd w:id="129"/>
            <w:r w:rsidDel="00000000" w:rsidR="00000000" w:rsidRPr="00000000">
              <w:commentReference w:id="129"/>
            </w:r>
            <w:r w:rsidDel="00000000" w:rsidR="00000000" w:rsidRPr="00000000">
              <w:rPr>
                <w:rtl w:val="0"/>
              </w:rPr>
              <w:t xml:space="preserve">re different theories of emotion in this module, Indigenous</w:t>
            </w:r>
            <w:ins w:author="Mike Marchand" w:id="176" w:date="2025-11-27T04:08:37Z">
              <w:r w:rsidDel="00000000" w:rsidR="00000000" w:rsidRPr="00000000">
                <w:rPr>
                  <w:rtl w:val="0"/>
                </w:rPr>
                <w:t xml:space="preserve"> ways of knowing </w:t>
              </w:r>
            </w:ins>
            <w:del w:author="Mike Marchand" w:id="176" w:date="2025-11-27T04:08:37Z">
              <w:r w:rsidDel="00000000" w:rsidR="00000000" w:rsidRPr="00000000">
                <w:rPr>
                  <w:rtl w:val="0"/>
                </w:rPr>
                <w:delText xml:space="preserve"> knowledge systems </w:delText>
              </w:r>
            </w:del>
            <w:r w:rsidDel="00000000" w:rsidR="00000000" w:rsidRPr="00000000">
              <w:rPr>
                <w:rtl w:val="0"/>
              </w:rPr>
              <w:t xml:space="preserve">offer a complementary framework that emphasizes emotions as inherently relational and holistic.</w:t>
            </w:r>
            <w:commentRangeStart w:id="130"/>
            <w:r w:rsidDel="00000000" w:rsidR="00000000" w:rsidRPr="00000000">
              <w:rPr>
                <w:rtl w:val="0"/>
              </w:rPr>
              <w:t xml:space="preserve"> </w:t>
            </w:r>
            <w:commentRangeEnd w:id="130"/>
            <w:r w:rsidDel="00000000" w:rsidR="00000000" w:rsidRPr="00000000">
              <w:commentReference w:id="130"/>
            </w:r>
            <w:r w:rsidDel="00000000" w:rsidR="00000000" w:rsidRPr="00000000">
              <w:rPr>
                <w:rtl w:val="0"/>
              </w:rPr>
              <w:t xml:space="preserve">Rather than seeing emotions as isolated mental or physiological responses, many Indigenous </w:t>
            </w:r>
            <w:commentRangeStart w:id="131"/>
            <w:r w:rsidDel="00000000" w:rsidR="00000000" w:rsidRPr="00000000">
              <w:rPr>
                <w:rtl w:val="0"/>
              </w:rPr>
              <w:t xml:space="preserve">traditions </w:t>
            </w:r>
            <w:commentRangeEnd w:id="131"/>
            <w:r w:rsidDel="00000000" w:rsidR="00000000" w:rsidRPr="00000000">
              <w:commentReference w:id="131"/>
            </w:r>
            <w:r w:rsidDel="00000000" w:rsidR="00000000" w:rsidRPr="00000000">
              <w:rPr>
                <w:rtl w:val="0"/>
              </w:rPr>
              <w:t xml:space="preserve">understand them as signals about the health of relationships with people, land, spirit, and community. Emotions carry teachings</w:t>
            </w:r>
            <w:ins w:author="Mike Marchand" w:id="177" w:date="2025-11-27T04:11:40Z">
              <w:r w:rsidDel="00000000" w:rsidR="00000000" w:rsidRPr="00000000">
                <w:rPr>
                  <w:rtl w:val="0"/>
                </w:rPr>
                <w:t xml:space="preserve"> and teachings can support understanding complex emotions and connections </w:t>
              </w:r>
            </w:ins>
            <w:r w:rsidDel="00000000" w:rsidR="00000000" w:rsidRPr="00000000">
              <w:rPr>
                <w:rtl w:val="0"/>
              </w:rPr>
              <w:t xml:space="preserve">, helping individuals navigate responsibilities, uphold balance, and remain connected to the living world. A surge of grief, for instance, might not be something to suppress or categorize, but a message calling for ceremony, community support, or reconnection with land.</w:t>
            </w:r>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039A">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039B">
            <w:pPr>
              <w:numPr>
                <w:ilvl w:val="0"/>
                <w:numId w:val="456"/>
              </w:numPr>
              <w:spacing w:after="0" w:afterAutospacing="0" w:before="240" w:lineRule="auto"/>
              <w:ind w:left="720" w:hanging="360"/>
            </w:pPr>
            <w:r w:rsidDel="00000000" w:rsidR="00000000" w:rsidRPr="00000000">
              <w:rPr>
                <w:rtl w:val="0"/>
              </w:rPr>
              <w:t xml:space="preserve">Emotions are multidimensional. They involve biological processes (e.g., brain circuits, hormones), cognitive evaluations (e.g., appraisals, memories), and social/cultural factors (e.g., norms, interpersonal interactions).</w:t>
            </w:r>
          </w:p>
          <w:p w:rsidR="00000000" w:rsidDel="00000000" w:rsidP="00000000" w:rsidRDefault="00000000" w:rsidRPr="00000000" w14:paraId="0000039C">
            <w:pPr>
              <w:numPr>
                <w:ilvl w:val="0"/>
                <w:numId w:val="456"/>
              </w:numPr>
              <w:spacing w:after="0" w:afterAutospacing="0" w:before="0" w:beforeAutospacing="0" w:lineRule="auto"/>
              <w:ind w:left="720" w:hanging="360"/>
            </w:pPr>
            <w:r w:rsidDel="00000000" w:rsidR="00000000" w:rsidRPr="00000000">
              <w:rPr>
                <w:rtl w:val="0"/>
              </w:rPr>
              <w:t xml:space="preserve">No single theory explains everything. Modern emotion science blends elements from evolutionary, cognitive, and social theories to explain different aspects of emotional life.</w:t>
            </w:r>
          </w:p>
          <w:p w:rsidR="00000000" w:rsidDel="00000000" w:rsidP="00000000" w:rsidRDefault="00000000" w:rsidRPr="00000000" w14:paraId="0000039D">
            <w:pPr>
              <w:numPr>
                <w:ilvl w:val="0"/>
                <w:numId w:val="456"/>
              </w:numPr>
              <w:spacing w:after="0" w:afterAutospacing="0" w:before="0" w:beforeAutospacing="0" w:lineRule="auto"/>
              <w:ind w:left="720" w:hanging="360"/>
            </w:pPr>
            <w:r w:rsidDel="00000000" w:rsidR="00000000" w:rsidRPr="00000000">
              <w:rPr>
                <w:rtl w:val="0"/>
              </w:rPr>
              <w:t xml:space="preserve">Context matters. Emotional experiences are shaped by individual differences, past experiences, and cultural background.</w:t>
            </w:r>
          </w:p>
          <w:p w:rsidR="00000000" w:rsidDel="00000000" w:rsidP="00000000" w:rsidRDefault="00000000" w:rsidRPr="00000000" w14:paraId="0000039E">
            <w:pPr>
              <w:numPr>
                <w:ilvl w:val="0"/>
                <w:numId w:val="456"/>
              </w:numPr>
              <w:spacing w:after="240" w:before="0" w:beforeAutospacing="0" w:lineRule="auto"/>
              <w:ind w:left="720" w:hanging="360"/>
            </w:pPr>
            <w:r w:rsidDel="00000000" w:rsidR="00000000" w:rsidRPr="00000000">
              <w:rPr>
                <w:rtl w:val="0"/>
              </w:rPr>
              <w:t xml:space="preserve">From many Indigenous perspectives, emotions are viewed differently from traditional theories and are understood as signals about the health of relationships with people, land, spirit, and community. </w:t>
            </w:r>
          </w:p>
        </w:tc>
      </w:tr>
      <w:tr>
        <w:trPr>
          <w:cantSplit w:val="0"/>
          <w:tblHeader w:val="0"/>
        </w:trPr>
        <w:tc>
          <w:tcPr>
            <w:shd w:fill="a4c2f4" w:val="clear"/>
          </w:tcPr>
          <w:p w:rsidR="00000000" w:rsidDel="00000000" w:rsidP="00000000" w:rsidRDefault="00000000" w:rsidRPr="00000000" w14:paraId="0000039F">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03A0">
            <w:pPr>
              <w:pStyle w:val="Heading2"/>
              <w:spacing w:after="240" w:before="240" w:lineRule="auto"/>
              <w:rPr>
                <w:color w:val="c9daf8"/>
                <w:shd w:fill="3c78d8" w:val="clear"/>
              </w:rPr>
            </w:pPr>
            <w:bookmarkStart w:colFirst="0" w:colLast="0" w:name="_20hhxk7yfxkj" w:id="87"/>
            <w:bookmarkEnd w:id="87"/>
            <w:r w:rsidDel="00000000" w:rsidR="00000000" w:rsidRPr="00000000">
              <w:rPr>
                <w:color w:val="c9daf8"/>
                <w:shd w:fill="3c78d8" w:val="clear"/>
                <w:rtl w:val="0"/>
              </w:rPr>
              <w:t xml:space="preserve">On Your Own </w:t>
            </w:r>
          </w:p>
          <w:p w:rsidR="00000000" w:rsidDel="00000000" w:rsidP="00000000" w:rsidRDefault="00000000" w:rsidRPr="00000000" w14:paraId="000003A1">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You will reflect on how major theories of emotion relate to climate emotions, using examples to understand how these theories explain our emotional responses to climate change.</w:t>
            </w:r>
          </w:p>
          <w:p w:rsidR="00000000" w:rsidDel="00000000" w:rsidP="00000000" w:rsidRDefault="00000000" w:rsidRPr="00000000" w14:paraId="000003A2">
            <w:pPr>
              <w:spacing w:after="240" w:before="240" w:lineRule="auto"/>
              <w:rPr/>
            </w:pPr>
            <w:r w:rsidDel="00000000" w:rsidR="00000000" w:rsidRPr="00000000">
              <w:rPr>
                <w:u w:val="single"/>
                <w:rtl w:val="0"/>
              </w:rPr>
              <w:t xml:space="preserve">Instructions</w:t>
            </w:r>
            <w:r w:rsidDel="00000000" w:rsidR="00000000" w:rsidRPr="00000000">
              <w:rPr>
                <w:rtl w:val="0"/>
              </w:rPr>
              <w:t xml:space="preserve">:</w:t>
            </w:r>
          </w:p>
          <w:p w:rsidR="00000000" w:rsidDel="00000000" w:rsidP="00000000" w:rsidRDefault="00000000" w:rsidRPr="00000000" w14:paraId="000003A3">
            <w:pPr>
              <w:numPr>
                <w:ilvl w:val="0"/>
                <w:numId w:val="394"/>
              </w:numPr>
              <w:spacing w:after="0" w:afterAutospacing="0" w:before="240" w:lineRule="auto"/>
              <w:ind w:left="720" w:hanging="360"/>
            </w:pPr>
            <w:r w:rsidDel="00000000" w:rsidR="00000000" w:rsidRPr="00000000">
              <w:rPr>
                <w:b w:val="1"/>
                <w:bCs w:val="1"/>
                <w:rtl w:val="0"/>
              </w:rPr>
              <w:t xml:space="preserve">Review the Theories:</w:t>
              <w:br w:type="textWrapping"/>
            </w:r>
            <w:r w:rsidDel="00000000" w:rsidR="00000000" w:rsidRPr="00000000">
              <w:rPr>
                <w:rtl w:val="0"/>
              </w:rPr>
              <w:t xml:space="preserve">Revisit the major theories of emotion provided in the module (e.g., evolutionary, physiological, cognitive, social/cultural, neuroscientific).</w:t>
            </w:r>
          </w:p>
          <w:p w:rsidR="00000000" w:rsidDel="00000000" w:rsidP="00000000" w:rsidRDefault="00000000" w:rsidRPr="00000000" w14:paraId="000003A4">
            <w:pPr>
              <w:numPr>
                <w:ilvl w:val="0"/>
                <w:numId w:val="394"/>
              </w:numPr>
              <w:spacing w:after="0" w:afterAutospacing="0" w:before="0" w:beforeAutospacing="0" w:lineRule="auto"/>
              <w:ind w:left="720" w:hanging="360"/>
            </w:pPr>
            <w:commentRangeStart w:id="132"/>
            <w:r w:rsidDel="00000000" w:rsidR="00000000" w:rsidRPr="00000000">
              <w:rPr>
                <w:b w:val="1"/>
                <w:bCs w:val="1"/>
                <w:rtl w:val="0"/>
              </w:rPr>
              <w:t xml:space="preserve">Identify Examples of Climate Emotions:</w:t>
            </w:r>
            <w:commentRangeEnd w:id="132"/>
            <w:r w:rsidDel="00000000" w:rsidR="00000000" w:rsidRPr="00000000">
              <w:commentReference w:id="132"/>
            </w:r>
            <w:r w:rsidDel="00000000" w:rsidR="00000000" w:rsidRPr="00000000">
              <w:rPr>
                <w:rtl w:val="0"/>
              </w:rPr>
            </w:r>
          </w:p>
          <w:p w:rsidR="00000000" w:rsidDel="00000000" w:rsidP="00000000" w:rsidRDefault="00000000" w:rsidRPr="00000000" w14:paraId="000003A5">
            <w:pPr>
              <w:numPr>
                <w:ilvl w:val="1"/>
                <w:numId w:val="394"/>
              </w:numPr>
              <w:spacing w:after="0" w:afterAutospacing="0" w:before="0" w:beforeAutospacing="0" w:lineRule="auto"/>
              <w:ind w:left="1440" w:hanging="360"/>
            </w:pPr>
            <w:r w:rsidDel="00000000" w:rsidR="00000000" w:rsidRPr="00000000">
              <w:rPr>
                <w:rtl w:val="0"/>
              </w:rPr>
              <w:t xml:space="preserve">Think of examples of emotions people experience related to climate change (e.g., eco-anxiety, fear, hope, guilt).</w:t>
            </w:r>
          </w:p>
          <w:p w:rsidR="00000000" w:rsidDel="00000000" w:rsidP="00000000" w:rsidRDefault="00000000" w:rsidRPr="00000000" w14:paraId="000003A6">
            <w:pPr>
              <w:numPr>
                <w:ilvl w:val="1"/>
                <w:numId w:val="394"/>
              </w:numPr>
              <w:spacing w:after="0" w:afterAutospacing="0" w:before="0" w:beforeAutospacing="0" w:lineRule="auto"/>
              <w:ind w:left="1440" w:hanging="360"/>
            </w:pPr>
            <w:r w:rsidDel="00000000" w:rsidR="00000000" w:rsidRPr="00000000">
              <w:rPr>
                <w:rtl w:val="0"/>
              </w:rPr>
              <w:t xml:space="preserve">For each example, write a brief description of the situation in which someone might feel this emotion. For instance, “A young person feeling eco-anxiety due to reports of worsening climate disasters.”</w:t>
            </w:r>
          </w:p>
          <w:p w:rsidR="00000000" w:rsidDel="00000000" w:rsidP="00000000" w:rsidRDefault="00000000" w:rsidRPr="00000000" w14:paraId="000003A7">
            <w:pPr>
              <w:numPr>
                <w:ilvl w:val="0"/>
                <w:numId w:val="394"/>
              </w:numPr>
              <w:spacing w:after="0" w:afterAutospacing="0" w:before="0" w:beforeAutospacing="0" w:lineRule="auto"/>
              <w:ind w:left="720" w:hanging="360"/>
            </w:pPr>
            <w:r w:rsidDel="00000000" w:rsidR="00000000" w:rsidRPr="00000000">
              <w:rPr>
                <w:b w:val="1"/>
                <w:bCs w:val="1"/>
                <w:rtl w:val="0"/>
              </w:rPr>
              <w:t xml:space="preserve">Connect Emotions to Theories:</w:t>
              <w:br w:type="textWrapping"/>
            </w:r>
            <w:r w:rsidDel="00000000" w:rsidR="00000000" w:rsidRPr="00000000">
              <w:rPr>
                <w:rtl w:val="0"/>
              </w:rPr>
              <w:t xml:space="preserve">For each climate emotion you identified, reflect on how one or more theories of emotion could explain it. Answer the following questions:</w:t>
            </w:r>
          </w:p>
          <w:p w:rsidR="00000000" w:rsidDel="00000000" w:rsidP="00000000" w:rsidRDefault="00000000" w:rsidRPr="00000000" w14:paraId="000003A8">
            <w:pPr>
              <w:numPr>
                <w:ilvl w:val="1"/>
                <w:numId w:val="394"/>
              </w:numPr>
              <w:spacing w:after="0" w:afterAutospacing="0" w:before="0" w:beforeAutospacing="0" w:lineRule="auto"/>
              <w:ind w:left="1440" w:hanging="360"/>
            </w:pPr>
            <w:r w:rsidDel="00000000" w:rsidR="00000000" w:rsidRPr="00000000">
              <w:rPr>
                <w:rtl w:val="0"/>
              </w:rPr>
              <w:t xml:space="preserve">Does this emotion arise from an evolutionary survival mechanism (e.g., fear prompting action)?</w:t>
            </w:r>
          </w:p>
          <w:p w:rsidR="00000000" w:rsidDel="00000000" w:rsidP="00000000" w:rsidRDefault="00000000" w:rsidRPr="00000000" w14:paraId="000003A9">
            <w:pPr>
              <w:numPr>
                <w:ilvl w:val="1"/>
                <w:numId w:val="394"/>
              </w:numPr>
              <w:spacing w:after="0" w:afterAutospacing="0" w:before="0" w:beforeAutospacing="0" w:lineRule="auto"/>
              <w:ind w:left="1440" w:hanging="360"/>
            </w:pPr>
            <w:r w:rsidDel="00000000" w:rsidR="00000000" w:rsidRPr="00000000">
              <w:rPr>
                <w:rtl w:val="0"/>
              </w:rPr>
              <w:t xml:space="preserve">Is it linked to bodily sensations (e.g., anxiety caused by a racing heart)?</w:t>
            </w:r>
          </w:p>
          <w:p w:rsidR="00000000" w:rsidDel="00000000" w:rsidP="00000000" w:rsidRDefault="00000000" w:rsidRPr="00000000" w14:paraId="000003AA">
            <w:pPr>
              <w:numPr>
                <w:ilvl w:val="1"/>
                <w:numId w:val="394"/>
              </w:numPr>
              <w:spacing w:after="0" w:afterAutospacing="0" w:before="0" w:beforeAutospacing="0" w:lineRule="auto"/>
              <w:ind w:left="1440" w:hanging="360"/>
            </w:pPr>
            <w:r w:rsidDel="00000000" w:rsidR="00000000" w:rsidRPr="00000000">
              <w:rPr>
                <w:rtl w:val="0"/>
              </w:rPr>
              <w:t xml:space="preserve">How might the individual’s interpretation or appraisal of the situation (cognitive theory) shape the emotion?</w:t>
            </w:r>
          </w:p>
          <w:p w:rsidR="00000000" w:rsidDel="00000000" w:rsidP="00000000" w:rsidRDefault="00000000" w:rsidRPr="00000000" w14:paraId="000003AB">
            <w:pPr>
              <w:numPr>
                <w:ilvl w:val="1"/>
                <w:numId w:val="394"/>
              </w:numPr>
              <w:spacing w:after="0" w:afterAutospacing="0" w:before="0" w:beforeAutospacing="0" w:lineRule="auto"/>
              <w:ind w:left="1440" w:hanging="360"/>
            </w:pPr>
            <w:r w:rsidDel="00000000" w:rsidR="00000000" w:rsidRPr="00000000">
              <w:rPr>
                <w:rtl w:val="0"/>
              </w:rPr>
              <w:t xml:space="preserve">Could cultural or social norms influence the emotion (e.g., guilt about overconsumption)?</w:t>
            </w:r>
          </w:p>
          <w:p w:rsidR="00000000" w:rsidDel="00000000" w:rsidP="00000000" w:rsidRDefault="00000000" w:rsidRPr="00000000" w14:paraId="000003AC">
            <w:pPr>
              <w:numPr>
                <w:ilvl w:val="0"/>
                <w:numId w:val="394"/>
              </w:numPr>
              <w:spacing w:after="0" w:afterAutospacing="0" w:before="0" w:beforeAutospacing="0" w:lineRule="auto"/>
              <w:ind w:left="720" w:hanging="360"/>
            </w:pPr>
            <w:r w:rsidDel="00000000" w:rsidR="00000000" w:rsidRPr="00000000">
              <w:rPr>
                <w:b w:val="1"/>
                <w:bCs w:val="1"/>
                <w:rtl w:val="0"/>
              </w:rPr>
              <w:t xml:space="preserve">Write a Reflection:</w:t>
            </w:r>
          </w:p>
          <w:p w:rsidR="00000000" w:rsidDel="00000000" w:rsidP="00000000" w:rsidRDefault="00000000" w:rsidRPr="00000000" w14:paraId="000003AD">
            <w:pPr>
              <w:numPr>
                <w:ilvl w:val="1"/>
                <w:numId w:val="394"/>
              </w:numPr>
              <w:spacing w:after="0" w:afterAutospacing="0" w:before="0" w:beforeAutospacing="0" w:lineRule="auto"/>
              <w:ind w:left="1440" w:hanging="360"/>
            </w:pPr>
            <w:r w:rsidDel="00000000" w:rsidR="00000000" w:rsidRPr="00000000">
              <w:rPr>
                <w:rtl w:val="0"/>
              </w:rPr>
              <w:t xml:space="preserve">Summarize your findings in a few paragraphs. Focus on how different theories provide unique perspectives on understanding climate emotions.</w:t>
            </w:r>
          </w:p>
          <w:p w:rsidR="00000000" w:rsidDel="00000000" w:rsidP="00000000" w:rsidRDefault="00000000" w:rsidRPr="00000000" w14:paraId="000003AE">
            <w:pPr>
              <w:numPr>
                <w:ilvl w:val="1"/>
                <w:numId w:val="394"/>
              </w:numPr>
              <w:spacing w:after="240" w:before="0" w:beforeAutospacing="0" w:lineRule="auto"/>
              <w:ind w:left="1440" w:hanging="360"/>
            </w:pPr>
            <w:r w:rsidDel="00000000" w:rsidR="00000000" w:rsidRPr="00000000">
              <w:rPr>
                <w:rtl w:val="0"/>
              </w:rPr>
              <w:t xml:space="preserve">Reflect on why it’s important to use multiple theories to fully grasp the complexity of emotions related to climate change.</w:t>
            </w:r>
          </w:p>
          <w:p w:rsidR="00000000" w:rsidDel="00000000" w:rsidP="00000000" w:rsidRDefault="00000000" w:rsidRPr="00000000" w14:paraId="000003AF">
            <w:pPr>
              <w:pStyle w:val="Heading2"/>
              <w:spacing w:after="240" w:before="240" w:lineRule="auto"/>
              <w:rPr/>
            </w:pPr>
            <w:bookmarkStart w:colFirst="0" w:colLast="0" w:name="_msuchmjwrrre" w:id="88"/>
            <w:bookmarkEnd w:id="88"/>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03B0">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Groups will collaboratively analyze how different theories of emotion apply to understanding climate emotions and develop a multidimensional explanation for these emotional responses.</w:t>
            </w:r>
          </w:p>
          <w:p w:rsidR="00000000" w:rsidDel="00000000" w:rsidP="00000000" w:rsidRDefault="00000000" w:rsidRPr="00000000" w14:paraId="000003B1">
            <w:pPr>
              <w:spacing w:after="240" w:before="240" w:lineRule="auto"/>
              <w:rPr>
                <w:u w:val="single"/>
              </w:rPr>
            </w:pPr>
            <w:r w:rsidDel="00000000" w:rsidR="00000000" w:rsidRPr="00000000">
              <w:rPr>
                <w:u w:val="single"/>
                <w:rtl w:val="0"/>
              </w:rPr>
              <w:t xml:space="preserve">Facilitator Instructions:</w:t>
            </w:r>
          </w:p>
          <w:p w:rsidR="00000000" w:rsidDel="00000000" w:rsidP="00000000" w:rsidRDefault="00000000" w:rsidRPr="00000000" w14:paraId="000003B2">
            <w:pPr>
              <w:spacing w:after="240" w:before="240" w:lineRule="auto"/>
              <w:rPr/>
            </w:pPr>
            <w:r w:rsidDel="00000000" w:rsidR="00000000" w:rsidRPr="00000000">
              <w:rPr>
                <w:b w:val="1"/>
                <w:bCs w:val="1"/>
                <w:rtl w:val="0"/>
              </w:rPr>
              <w:t xml:space="preserve">Preparation Time:</w:t>
            </w:r>
            <w:r w:rsidDel="00000000" w:rsidR="00000000" w:rsidRPr="00000000">
              <w:rPr>
                <w:rtl w:val="0"/>
              </w:rPr>
              <w:t xml:space="preserve"> 15-20 minutes to prepare handouts summarizing key theories of emotion and prompts for group discussions.</w:t>
              <w:br w:type="textWrapping"/>
            </w:r>
            <w:r w:rsidDel="00000000" w:rsidR="00000000" w:rsidRPr="00000000">
              <w:rPr>
                <w:b w:val="1"/>
                <w:bCs w:val="1"/>
                <w:rtl w:val="0"/>
              </w:rPr>
              <w:t xml:space="preserve">Time Allocation:</w:t>
            </w:r>
            <w:r w:rsidDel="00000000" w:rsidR="00000000" w:rsidRPr="00000000">
              <w:rPr>
                <w:rtl w:val="0"/>
              </w:rPr>
              <w:t xml:space="preserve"> 50-60 minutes.</w:t>
            </w:r>
          </w:p>
          <w:p w:rsidR="00000000" w:rsidDel="00000000" w:rsidP="00000000" w:rsidRDefault="00000000" w:rsidRPr="00000000" w14:paraId="000003B3">
            <w:pPr>
              <w:numPr>
                <w:ilvl w:val="0"/>
                <w:numId w:val="5"/>
              </w:numPr>
              <w:spacing w:after="0" w:afterAutospacing="0" w:before="240" w:lineRule="auto"/>
              <w:ind w:left="720" w:hanging="360"/>
            </w:pPr>
            <w:r w:rsidDel="00000000" w:rsidR="00000000" w:rsidRPr="00000000">
              <w:rPr>
                <w:b w:val="1"/>
                <w:bCs w:val="1"/>
                <w:rtl w:val="0"/>
              </w:rPr>
              <w:t xml:space="preserve">Set Up:</w:t>
            </w:r>
          </w:p>
          <w:p w:rsidR="00000000" w:rsidDel="00000000" w:rsidP="00000000" w:rsidRDefault="00000000" w:rsidRPr="00000000" w14:paraId="000003B4">
            <w:pPr>
              <w:numPr>
                <w:ilvl w:val="1"/>
                <w:numId w:val="5"/>
              </w:numPr>
              <w:spacing w:after="0" w:afterAutospacing="0" w:before="0" w:beforeAutospacing="0" w:lineRule="auto"/>
              <w:ind w:left="1440" w:hanging="360"/>
            </w:pPr>
            <w:r w:rsidDel="00000000" w:rsidR="00000000" w:rsidRPr="00000000">
              <w:rPr>
                <w:rtl w:val="0"/>
              </w:rPr>
              <w:t xml:space="preserve">Divide the class into small groups of 3-5 participants.</w:t>
            </w:r>
          </w:p>
          <w:p w:rsidR="00000000" w:rsidDel="00000000" w:rsidP="00000000" w:rsidRDefault="00000000" w:rsidRPr="00000000" w14:paraId="000003B5">
            <w:pPr>
              <w:numPr>
                <w:ilvl w:val="1"/>
                <w:numId w:val="5"/>
              </w:numPr>
              <w:spacing w:after="0" w:afterAutospacing="0" w:before="0" w:beforeAutospacing="0" w:lineRule="auto"/>
              <w:ind w:left="1440" w:hanging="360"/>
            </w:pPr>
            <w:r w:rsidDel="00000000" w:rsidR="00000000" w:rsidRPr="00000000">
              <w:rPr>
                <w:rtl w:val="0"/>
              </w:rPr>
              <w:t xml:space="preserve">Provide each group with a handout or summary of major theories of emotion (evolutionary, physiological, cognitive, social/cultural, neuroscientific).</w:t>
            </w:r>
          </w:p>
          <w:p w:rsidR="00000000" w:rsidDel="00000000" w:rsidP="00000000" w:rsidRDefault="00000000" w:rsidRPr="00000000" w14:paraId="000003B6">
            <w:pPr>
              <w:numPr>
                <w:ilvl w:val="0"/>
                <w:numId w:val="5"/>
              </w:numPr>
              <w:spacing w:after="0" w:afterAutospacing="0" w:before="0" w:beforeAutospacing="0" w:lineRule="auto"/>
              <w:ind w:left="720" w:hanging="360"/>
            </w:pPr>
            <w:r w:rsidDel="00000000" w:rsidR="00000000" w:rsidRPr="00000000">
              <w:rPr>
                <w:b w:val="1"/>
                <w:bCs w:val="1"/>
                <w:rtl w:val="0"/>
              </w:rPr>
              <w:t xml:space="preserve">Group Discussion (20 minutes):</w:t>
              <w:br w:type="textWrapping"/>
            </w:r>
            <w:r w:rsidDel="00000000" w:rsidR="00000000" w:rsidRPr="00000000">
              <w:rPr>
                <w:rtl w:val="0"/>
              </w:rPr>
              <w:t xml:space="preserve">Assign each group one or two climate-related emotions to focus on, such as:</w:t>
            </w:r>
          </w:p>
          <w:p w:rsidR="00000000" w:rsidDel="00000000" w:rsidP="00000000" w:rsidRDefault="00000000" w:rsidRPr="00000000" w14:paraId="000003B7">
            <w:pPr>
              <w:numPr>
                <w:ilvl w:val="1"/>
                <w:numId w:val="5"/>
              </w:numPr>
              <w:spacing w:after="0" w:afterAutospacing="0" w:before="0" w:beforeAutospacing="0" w:lineRule="auto"/>
              <w:ind w:left="1440" w:hanging="360"/>
            </w:pPr>
            <w:r w:rsidDel="00000000" w:rsidR="00000000" w:rsidRPr="00000000">
              <w:rPr>
                <w:rtl w:val="0"/>
              </w:rPr>
              <w:t xml:space="preserve">Eco-anxiety</w:t>
            </w:r>
          </w:p>
          <w:p w:rsidR="00000000" w:rsidDel="00000000" w:rsidP="00000000" w:rsidRDefault="00000000" w:rsidRPr="00000000" w14:paraId="000003B8">
            <w:pPr>
              <w:numPr>
                <w:ilvl w:val="1"/>
                <w:numId w:val="5"/>
              </w:numPr>
              <w:spacing w:after="0" w:afterAutospacing="0" w:before="0" w:beforeAutospacing="0" w:lineRule="auto"/>
              <w:ind w:left="1440" w:hanging="360"/>
            </w:pPr>
            <w:r w:rsidDel="00000000" w:rsidR="00000000" w:rsidRPr="00000000">
              <w:rPr>
                <w:rtl w:val="0"/>
              </w:rPr>
              <w:t xml:space="preserve">Hope</w:t>
            </w:r>
          </w:p>
          <w:p w:rsidR="00000000" w:rsidDel="00000000" w:rsidP="00000000" w:rsidRDefault="00000000" w:rsidRPr="00000000" w14:paraId="000003B9">
            <w:pPr>
              <w:numPr>
                <w:ilvl w:val="1"/>
                <w:numId w:val="5"/>
              </w:numPr>
              <w:spacing w:after="0" w:afterAutospacing="0" w:before="0" w:beforeAutospacing="0" w:lineRule="auto"/>
              <w:ind w:left="1440" w:hanging="360"/>
            </w:pPr>
            <w:r w:rsidDel="00000000" w:rsidR="00000000" w:rsidRPr="00000000">
              <w:rPr>
                <w:rtl w:val="0"/>
              </w:rPr>
              <w:t xml:space="preserve">Guilt</w:t>
            </w:r>
          </w:p>
          <w:p w:rsidR="00000000" w:rsidDel="00000000" w:rsidP="00000000" w:rsidRDefault="00000000" w:rsidRPr="00000000" w14:paraId="000003BA">
            <w:pPr>
              <w:numPr>
                <w:ilvl w:val="1"/>
                <w:numId w:val="5"/>
              </w:numPr>
              <w:spacing w:after="0" w:afterAutospacing="0" w:before="0" w:beforeAutospacing="0" w:lineRule="auto"/>
              <w:ind w:left="1440" w:hanging="360"/>
            </w:pPr>
            <w:r w:rsidDel="00000000" w:rsidR="00000000" w:rsidRPr="00000000">
              <w:rPr>
                <w:rtl w:val="0"/>
              </w:rPr>
              <w:t xml:space="preserve">Anticipatory fear</w:t>
            </w:r>
          </w:p>
          <w:p w:rsidR="00000000" w:rsidDel="00000000" w:rsidP="00000000" w:rsidRDefault="00000000" w:rsidRPr="00000000" w14:paraId="000003BB">
            <w:pPr>
              <w:numPr>
                <w:ilvl w:val="1"/>
                <w:numId w:val="5"/>
              </w:numPr>
              <w:spacing w:after="0" w:afterAutospacing="0" w:before="0" w:beforeAutospacing="0" w:lineRule="auto"/>
              <w:ind w:left="1440" w:hanging="360"/>
            </w:pPr>
            <w:r w:rsidDel="00000000" w:rsidR="00000000" w:rsidRPr="00000000">
              <w:rPr>
                <w:rtl w:val="0"/>
              </w:rPr>
              <w:t xml:space="preserve">Resilience or determination</w:t>
            </w:r>
          </w:p>
          <w:p w:rsidR="00000000" w:rsidDel="00000000" w:rsidP="00000000" w:rsidRDefault="00000000" w:rsidRPr="00000000" w14:paraId="000003BC">
            <w:pPr>
              <w:numPr>
                <w:ilvl w:val="0"/>
                <w:numId w:val="5"/>
              </w:numPr>
              <w:spacing w:after="0" w:afterAutospacing="0" w:before="0" w:beforeAutospacing="0" w:lineRule="auto"/>
              <w:ind w:left="720" w:hanging="360"/>
            </w:pPr>
            <w:r w:rsidDel="00000000" w:rsidR="00000000" w:rsidRPr="00000000">
              <w:rPr>
                <w:rtl w:val="0"/>
              </w:rPr>
              <w:t xml:space="preserve">Groups should analyze their assigned emotion(s) using the following prompts:</w:t>
            </w:r>
          </w:p>
          <w:p w:rsidR="00000000" w:rsidDel="00000000" w:rsidP="00000000" w:rsidRDefault="00000000" w:rsidRPr="00000000" w14:paraId="000003BD">
            <w:pPr>
              <w:numPr>
                <w:ilvl w:val="1"/>
                <w:numId w:val="5"/>
              </w:numPr>
              <w:spacing w:after="0" w:afterAutospacing="0" w:before="0" w:beforeAutospacing="0" w:lineRule="auto"/>
              <w:ind w:left="1440" w:hanging="360"/>
            </w:pPr>
            <w:r w:rsidDel="00000000" w:rsidR="00000000" w:rsidRPr="00000000">
              <w:rPr>
                <w:rtl w:val="0"/>
              </w:rPr>
              <w:t xml:space="preserve">How does this emotion fit into each theory of emotion? For example:</w:t>
            </w:r>
          </w:p>
          <w:p w:rsidR="00000000" w:rsidDel="00000000" w:rsidP="00000000" w:rsidRDefault="00000000" w:rsidRPr="00000000" w14:paraId="000003BE">
            <w:pPr>
              <w:numPr>
                <w:ilvl w:val="2"/>
                <w:numId w:val="5"/>
              </w:numPr>
              <w:spacing w:after="0" w:afterAutospacing="0" w:before="0" w:beforeAutospacing="0" w:lineRule="auto"/>
              <w:ind w:left="2160" w:hanging="360"/>
            </w:pPr>
            <w:r w:rsidDel="00000000" w:rsidR="00000000" w:rsidRPr="00000000">
              <w:rPr>
                <w:rtl w:val="0"/>
              </w:rPr>
              <w:t xml:space="preserve">Evolutionary: Does this emotion enhance survival or promote social bonding?</w:t>
            </w:r>
          </w:p>
          <w:p w:rsidR="00000000" w:rsidDel="00000000" w:rsidP="00000000" w:rsidRDefault="00000000" w:rsidRPr="00000000" w14:paraId="000003BF">
            <w:pPr>
              <w:numPr>
                <w:ilvl w:val="2"/>
                <w:numId w:val="5"/>
              </w:numPr>
              <w:spacing w:after="0" w:afterAutospacing="0" w:before="0" w:beforeAutospacing="0" w:lineRule="auto"/>
              <w:ind w:left="2160" w:hanging="360"/>
            </w:pPr>
            <w:r w:rsidDel="00000000" w:rsidR="00000000" w:rsidRPr="00000000">
              <w:rPr>
                <w:rtl w:val="0"/>
              </w:rPr>
              <w:t xml:space="preserve">Physiological: What physical responses might accompany this emotion?</w:t>
            </w:r>
          </w:p>
          <w:p w:rsidR="00000000" w:rsidDel="00000000" w:rsidP="00000000" w:rsidRDefault="00000000" w:rsidRPr="00000000" w14:paraId="000003C0">
            <w:pPr>
              <w:numPr>
                <w:ilvl w:val="2"/>
                <w:numId w:val="5"/>
              </w:numPr>
              <w:spacing w:after="0" w:afterAutospacing="0" w:before="0" w:beforeAutospacing="0" w:lineRule="auto"/>
              <w:ind w:left="2160" w:hanging="360"/>
            </w:pPr>
            <w:r w:rsidDel="00000000" w:rsidR="00000000" w:rsidRPr="00000000">
              <w:rPr>
                <w:rtl w:val="0"/>
              </w:rPr>
              <w:t xml:space="preserve">Cognitive: How might interpretation or labeling shape this emotion?</w:t>
            </w:r>
          </w:p>
          <w:p w:rsidR="00000000" w:rsidDel="00000000" w:rsidP="00000000" w:rsidRDefault="00000000" w:rsidRPr="00000000" w14:paraId="000003C1">
            <w:pPr>
              <w:numPr>
                <w:ilvl w:val="2"/>
                <w:numId w:val="5"/>
              </w:numPr>
              <w:spacing w:after="0" w:afterAutospacing="0" w:before="0" w:beforeAutospacing="0" w:lineRule="auto"/>
              <w:ind w:left="2160" w:hanging="360"/>
            </w:pPr>
            <w:r w:rsidDel="00000000" w:rsidR="00000000" w:rsidRPr="00000000">
              <w:rPr>
                <w:rtl w:val="0"/>
              </w:rPr>
              <w:t xml:space="preserve">Social/Cultural: How do cultural norms or social context influence this emotion?</w:t>
            </w:r>
          </w:p>
          <w:p w:rsidR="00000000" w:rsidDel="00000000" w:rsidP="00000000" w:rsidRDefault="00000000" w:rsidRPr="00000000" w14:paraId="000003C2">
            <w:pPr>
              <w:numPr>
                <w:ilvl w:val="2"/>
                <w:numId w:val="5"/>
              </w:numPr>
              <w:spacing w:after="0" w:afterAutospacing="0" w:before="0" w:beforeAutospacing="0" w:lineRule="auto"/>
              <w:ind w:left="2160" w:hanging="360"/>
            </w:pPr>
            <w:r w:rsidDel="00000000" w:rsidR="00000000" w:rsidRPr="00000000">
              <w:rPr>
                <w:rtl w:val="0"/>
              </w:rPr>
              <w:t xml:space="preserve">Neuroscientific: What brain processes might underpin this emotion?</w:t>
            </w:r>
          </w:p>
          <w:p w:rsidR="00000000" w:rsidDel="00000000" w:rsidP="00000000" w:rsidRDefault="00000000" w:rsidRPr="00000000" w14:paraId="000003C3">
            <w:pPr>
              <w:numPr>
                <w:ilvl w:val="1"/>
                <w:numId w:val="5"/>
              </w:numPr>
              <w:spacing w:after="0" w:afterAutospacing="0" w:before="0" w:beforeAutospacing="0" w:lineRule="auto"/>
              <w:ind w:left="1440" w:hanging="360"/>
            </w:pPr>
            <w:r w:rsidDel="00000000" w:rsidR="00000000" w:rsidRPr="00000000">
              <w:rPr>
                <w:rtl w:val="0"/>
              </w:rPr>
              <w:t xml:space="preserve">Which theory or combination of theories best explains this emotion? Why?</w:t>
            </w:r>
          </w:p>
          <w:p w:rsidR="00000000" w:rsidDel="00000000" w:rsidP="00000000" w:rsidRDefault="00000000" w:rsidRPr="00000000" w14:paraId="000003C4">
            <w:pPr>
              <w:numPr>
                <w:ilvl w:val="0"/>
                <w:numId w:val="5"/>
              </w:numPr>
              <w:spacing w:after="0" w:afterAutospacing="0" w:before="0" w:beforeAutospacing="0" w:lineRule="auto"/>
              <w:ind w:left="720" w:hanging="360"/>
            </w:pPr>
            <w:r w:rsidDel="00000000" w:rsidR="00000000" w:rsidRPr="00000000">
              <w:rPr>
                <w:b w:val="1"/>
                <w:bCs w:val="1"/>
                <w:rtl w:val="0"/>
              </w:rPr>
              <w:t xml:space="preserve">Develop a Multidimensional Explanation (15 minutes):</w:t>
            </w:r>
          </w:p>
          <w:p w:rsidR="00000000" w:rsidDel="00000000" w:rsidP="00000000" w:rsidRDefault="00000000" w:rsidRPr="00000000" w14:paraId="000003C5">
            <w:pPr>
              <w:numPr>
                <w:ilvl w:val="1"/>
                <w:numId w:val="5"/>
              </w:numPr>
              <w:spacing w:after="0" w:afterAutospacing="0" w:before="0" w:beforeAutospacing="0" w:lineRule="auto"/>
              <w:ind w:left="1440" w:hanging="360"/>
            </w:pPr>
            <w:r w:rsidDel="00000000" w:rsidR="00000000" w:rsidRPr="00000000">
              <w:rPr>
                <w:rtl w:val="0"/>
              </w:rPr>
              <w:t xml:space="preserve">Groups create a brief explanation for their assigned emotion(s) that incorporates insights from multiple theories.</w:t>
            </w:r>
          </w:p>
          <w:p w:rsidR="00000000" w:rsidDel="00000000" w:rsidP="00000000" w:rsidRDefault="00000000" w:rsidRPr="00000000" w14:paraId="000003C6">
            <w:pPr>
              <w:numPr>
                <w:ilvl w:val="1"/>
                <w:numId w:val="5"/>
              </w:numPr>
              <w:spacing w:after="0" w:afterAutospacing="0" w:before="0" w:beforeAutospacing="0" w:lineRule="auto"/>
              <w:ind w:left="1440" w:hanging="360"/>
            </w:pPr>
            <w:r w:rsidDel="00000000" w:rsidR="00000000" w:rsidRPr="00000000">
              <w:rPr>
                <w:rtl w:val="0"/>
              </w:rPr>
              <w:t xml:space="preserve">Encourage them to create a visual representation (e.g., a mind map or flowchart) to illustrate how different theories intersect to explain the emotion.</w:t>
            </w:r>
          </w:p>
          <w:p w:rsidR="00000000" w:rsidDel="00000000" w:rsidP="00000000" w:rsidRDefault="00000000" w:rsidRPr="00000000" w14:paraId="000003C7">
            <w:pPr>
              <w:numPr>
                <w:ilvl w:val="0"/>
                <w:numId w:val="5"/>
              </w:numPr>
              <w:spacing w:after="0" w:afterAutospacing="0" w:before="0" w:beforeAutospacing="0" w:lineRule="auto"/>
              <w:ind w:left="720" w:hanging="360"/>
            </w:pPr>
            <w:r w:rsidDel="00000000" w:rsidR="00000000" w:rsidRPr="00000000">
              <w:rPr>
                <w:b w:val="1"/>
                <w:bCs w:val="1"/>
                <w:rtl w:val="0"/>
              </w:rPr>
              <w:t xml:space="preserve">Presentation and Debrief (15 minutes):</w:t>
            </w:r>
          </w:p>
          <w:p w:rsidR="00000000" w:rsidDel="00000000" w:rsidP="00000000" w:rsidRDefault="00000000" w:rsidRPr="00000000" w14:paraId="000003C8">
            <w:pPr>
              <w:numPr>
                <w:ilvl w:val="1"/>
                <w:numId w:val="5"/>
              </w:numPr>
              <w:spacing w:after="0" w:afterAutospacing="0" w:before="0" w:beforeAutospacing="0" w:lineRule="auto"/>
              <w:ind w:left="1440" w:hanging="360"/>
            </w:pPr>
            <w:r w:rsidDel="00000000" w:rsidR="00000000" w:rsidRPr="00000000">
              <w:rPr>
                <w:rtl w:val="0"/>
              </w:rPr>
              <w:t xml:space="preserve">Each group shares their findings with the class.</w:t>
            </w:r>
          </w:p>
          <w:p w:rsidR="00000000" w:rsidDel="00000000" w:rsidP="00000000" w:rsidRDefault="00000000" w:rsidRPr="00000000" w14:paraId="000003C9">
            <w:pPr>
              <w:numPr>
                <w:ilvl w:val="1"/>
                <w:numId w:val="5"/>
              </w:numPr>
              <w:spacing w:after="0" w:afterAutospacing="0" w:before="0" w:beforeAutospacing="0" w:lineRule="auto"/>
              <w:ind w:left="1440" w:hanging="360"/>
            </w:pPr>
            <w:r w:rsidDel="00000000" w:rsidR="00000000" w:rsidRPr="00000000">
              <w:rPr>
                <w:rtl w:val="0"/>
              </w:rPr>
              <w:t xml:space="preserve">Facilitate a discussion using these questions:</w:t>
            </w:r>
          </w:p>
          <w:p w:rsidR="00000000" w:rsidDel="00000000" w:rsidP="00000000" w:rsidRDefault="00000000" w:rsidRPr="00000000" w14:paraId="000003CA">
            <w:pPr>
              <w:numPr>
                <w:ilvl w:val="2"/>
                <w:numId w:val="5"/>
              </w:numPr>
              <w:spacing w:after="0" w:afterAutospacing="0" w:before="0" w:beforeAutospacing="0" w:lineRule="auto"/>
              <w:ind w:left="2160" w:hanging="360"/>
            </w:pPr>
            <w:r w:rsidDel="00000000" w:rsidR="00000000" w:rsidRPr="00000000">
              <w:rPr>
                <w:rtl w:val="0"/>
              </w:rPr>
              <w:t xml:space="preserve">“What did you notice about how the theories overlap or differ in explaining climate emotions?”</w:t>
            </w:r>
          </w:p>
          <w:p w:rsidR="00000000" w:rsidDel="00000000" w:rsidP="00000000" w:rsidRDefault="00000000" w:rsidRPr="00000000" w14:paraId="000003CB">
            <w:pPr>
              <w:numPr>
                <w:ilvl w:val="2"/>
                <w:numId w:val="5"/>
              </w:numPr>
              <w:spacing w:after="0" w:afterAutospacing="0" w:before="0" w:beforeAutospacing="0" w:lineRule="auto"/>
              <w:ind w:left="2160" w:hanging="360"/>
            </w:pPr>
            <w:r w:rsidDel="00000000" w:rsidR="00000000" w:rsidRPr="00000000">
              <w:rPr>
                <w:rtl w:val="0"/>
              </w:rPr>
              <w:t xml:space="preserve">“Why is it important to use multiple perspectives to understand emotions related to climate change?”</w:t>
            </w:r>
          </w:p>
          <w:p w:rsidR="00000000" w:rsidDel="00000000" w:rsidP="00000000" w:rsidRDefault="00000000" w:rsidRPr="00000000" w14:paraId="000003CC">
            <w:pPr>
              <w:numPr>
                <w:ilvl w:val="2"/>
                <w:numId w:val="5"/>
              </w:numPr>
              <w:spacing w:after="240" w:before="0" w:beforeAutospacing="0" w:lineRule="auto"/>
              <w:ind w:left="2160" w:hanging="360"/>
            </w:pPr>
            <w:r w:rsidDel="00000000" w:rsidR="00000000" w:rsidRPr="00000000">
              <w:rPr>
                <w:rtl w:val="0"/>
              </w:rPr>
              <w:t xml:space="preserve">“How might understanding these theories help us address or manage climate emotions effectively?”</w:t>
            </w:r>
          </w:p>
          <w:p w:rsidR="00000000" w:rsidDel="00000000" w:rsidP="00000000" w:rsidRDefault="00000000" w:rsidRPr="00000000" w14:paraId="000003CD">
            <w:pPr>
              <w:spacing w:after="240" w:before="240" w:lineRule="auto"/>
              <w:rPr/>
            </w:pPr>
            <w:r w:rsidDel="00000000" w:rsidR="00000000" w:rsidRPr="00000000">
              <w:rPr>
                <w:b w:val="1"/>
                <w:bCs w:val="1"/>
                <w:rtl w:val="0"/>
              </w:rPr>
              <w:t xml:space="preserve">Variation:</w:t>
            </w:r>
            <w:r w:rsidDel="00000000" w:rsidR="00000000" w:rsidRPr="00000000">
              <w:rPr>
                <w:rtl w:val="0"/>
              </w:rPr>
              <w:t xml:space="preserve"> Introduce case studies or personal stories (real or hypothetical) about people experiencing climate emotions and ask groups to analyze these cases using the theories.</w:t>
            </w:r>
          </w:p>
        </w:tc>
      </w:tr>
      <w:tr>
        <w:trPr>
          <w:cantSplit w:val="0"/>
          <w:tblHeader w:val="0"/>
        </w:trPr>
        <w:tc>
          <w:tcPr>
            <w:shd w:fill="d5a6bd" w:val="clear"/>
          </w:tcPr>
          <w:p w:rsidR="00000000" w:rsidDel="00000000" w:rsidP="00000000" w:rsidRDefault="00000000" w:rsidRPr="00000000" w14:paraId="000003CE">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03CF">
            <w:pPr>
              <w:numPr>
                <w:ilvl w:val="0"/>
                <w:numId w:val="212"/>
              </w:numPr>
              <w:spacing w:after="0" w:afterAutospacing="0" w:before="240" w:lineRule="auto"/>
              <w:ind w:left="720" w:hanging="360"/>
            </w:pPr>
            <w:r w:rsidDel="00000000" w:rsidR="00000000" w:rsidRPr="00000000">
              <w:rPr>
                <w:rtl w:val="0"/>
              </w:rPr>
              <w:t xml:space="preserve">Barrett, L. F. (2006). How emotions are made: The secret life of the brain. Houghton Mifflin Harcourt.</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https://www.amazon.ca/How-Emotions-Are-Made-Secret/dp/0544133315</w:t>
              </w:r>
            </w:hyperlink>
            <w:r w:rsidDel="00000000" w:rsidR="00000000" w:rsidRPr="00000000">
              <w:rPr>
                <w:rtl w:val="0"/>
              </w:rPr>
            </w:r>
          </w:p>
          <w:p w:rsidR="00000000" w:rsidDel="00000000" w:rsidP="00000000" w:rsidRDefault="00000000" w:rsidRPr="00000000" w14:paraId="000003D0">
            <w:pPr>
              <w:numPr>
                <w:ilvl w:val="0"/>
                <w:numId w:val="212"/>
              </w:numPr>
              <w:spacing w:after="0" w:afterAutospacing="0" w:before="0" w:beforeAutospacing="0" w:lineRule="auto"/>
              <w:ind w:left="720" w:hanging="360"/>
            </w:pPr>
            <w:r w:rsidDel="00000000" w:rsidR="00000000" w:rsidRPr="00000000">
              <w:rPr>
                <w:rtl w:val="0"/>
              </w:rPr>
              <w:t xml:space="preserve">Cannon, W. B. (1927). The James-Lange Theory of Emotions: A Critical Examination and an Alternative Theory. The American Journal of Psychology, 39(1/4), 106–124.</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https://doi.org/10.2307/1415404</w:t>
              </w:r>
            </w:hyperlink>
            <w:r w:rsidDel="00000000" w:rsidR="00000000" w:rsidRPr="00000000">
              <w:rPr>
                <w:rtl w:val="0"/>
              </w:rPr>
            </w:r>
          </w:p>
          <w:p w:rsidR="00000000" w:rsidDel="00000000" w:rsidP="00000000" w:rsidRDefault="00000000" w:rsidRPr="00000000" w14:paraId="000003D1">
            <w:pPr>
              <w:numPr>
                <w:ilvl w:val="0"/>
                <w:numId w:val="212"/>
              </w:numPr>
              <w:spacing w:after="0" w:afterAutospacing="0" w:before="0" w:beforeAutospacing="0" w:lineRule="auto"/>
              <w:ind w:left="720" w:hanging="360"/>
            </w:pPr>
            <w:r w:rsidDel="00000000" w:rsidR="00000000" w:rsidRPr="00000000">
              <w:rPr>
                <w:rtl w:val="0"/>
              </w:rPr>
              <w:t xml:space="preserve">Darwin, C. (1872). The expression of the emotions in man and animals. John Murray.</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https://doi.org/10.1037/10001-000</w:t>
              </w:r>
            </w:hyperlink>
            <w:r w:rsidDel="00000000" w:rsidR="00000000" w:rsidRPr="00000000">
              <w:rPr>
                <w:rtl w:val="0"/>
              </w:rPr>
            </w:r>
          </w:p>
          <w:p w:rsidR="00000000" w:rsidDel="00000000" w:rsidP="00000000" w:rsidRDefault="00000000" w:rsidRPr="00000000" w14:paraId="000003D2">
            <w:pPr>
              <w:numPr>
                <w:ilvl w:val="0"/>
                <w:numId w:val="212"/>
              </w:numPr>
              <w:spacing w:after="0" w:afterAutospacing="0" w:before="0" w:beforeAutospacing="0" w:lineRule="auto"/>
              <w:ind w:left="720" w:hanging="360"/>
            </w:pPr>
            <w:r w:rsidDel="00000000" w:rsidR="00000000" w:rsidRPr="00000000">
              <w:rPr>
                <w:rtl w:val="0"/>
              </w:rPr>
              <w:t xml:space="preserve">Ekman, P., Friesen, W. V., O'Sullivan, M., Chan, A., Diacoyanni-Tarlatzis, I., Heider, K., Krause, R., LeCompte, W. A., Pitcairn, T., Ricci-Bitti, P. E., Scherer, K., Tomita, M., &amp; Tzavaras, A. (1987). Universals and cultural differences in the judgments of facial expressions of emotion. Journal of Personality and Social Psychology, 53(4), 712–717.</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https://doi.org/10.1037/0022-3514.53.4.712</w:t>
              </w:r>
            </w:hyperlink>
            <w:r w:rsidDel="00000000" w:rsidR="00000000" w:rsidRPr="00000000">
              <w:rPr>
                <w:rtl w:val="0"/>
              </w:rPr>
            </w:r>
          </w:p>
          <w:p w:rsidR="00000000" w:rsidDel="00000000" w:rsidP="00000000" w:rsidRDefault="00000000" w:rsidRPr="00000000" w14:paraId="000003D3">
            <w:pPr>
              <w:numPr>
                <w:ilvl w:val="0"/>
                <w:numId w:val="212"/>
              </w:numPr>
              <w:spacing w:after="0" w:afterAutospacing="0" w:before="0" w:beforeAutospacing="0" w:lineRule="auto"/>
              <w:ind w:left="720" w:hanging="360"/>
            </w:pPr>
            <w:r w:rsidDel="00000000" w:rsidR="00000000" w:rsidRPr="00000000">
              <w:rPr>
                <w:rtl w:val="0"/>
              </w:rPr>
              <w:t xml:space="preserve">James, W. (1884). What is an Emotion? Mind, 9(34), 188–205.</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http://www.jstor.org/stable/2246769</w:t>
              </w:r>
            </w:hyperlink>
            <w:r w:rsidDel="00000000" w:rsidR="00000000" w:rsidRPr="00000000">
              <w:rPr>
                <w:rtl w:val="0"/>
              </w:rPr>
            </w:r>
          </w:p>
          <w:p w:rsidR="00000000" w:rsidDel="00000000" w:rsidP="00000000" w:rsidRDefault="00000000" w:rsidRPr="00000000" w14:paraId="000003D4">
            <w:pPr>
              <w:numPr>
                <w:ilvl w:val="0"/>
                <w:numId w:val="212"/>
              </w:numPr>
              <w:spacing w:after="0" w:afterAutospacing="0" w:before="0" w:beforeAutospacing="0" w:lineRule="auto"/>
              <w:ind w:left="720" w:hanging="360"/>
            </w:pPr>
            <w:r w:rsidDel="00000000" w:rsidR="00000000" w:rsidRPr="00000000">
              <w:rPr>
                <w:rtl w:val="0"/>
              </w:rPr>
              <w:t xml:space="preserve">Lazarus, R. S. (1982). Thoughts on the relations between emotion and cognition. American Psychologist, 37(9), 1019–1024.</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https://doi.org/10.1037/0003-066X.37.9.1019</w:t>
              </w:r>
            </w:hyperlink>
            <w:r w:rsidDel="00000000" w:rsidR="00000000" w:rsidRPr="00000000">
              <w:rPr>
                <w:rtl w:val="0"/>
              </w:rPr>
            </w:r>
          </w:p>
          <w:p w:rsidR="00000000" w:rsidDel="00000000" w:rsidP="00000000" w:rsidRDefault="00000000" w:rsidRPr="00000000" w14:paraId="000003D5">
            <w:pPr>
              <w:numPr>
                <w:ilvl w:val="0"/>
                <w:numId w:val="212"/>
              </w:numPr>
              <w:spacing w:after="0" w:afterAutospacing="0" w:before="0" w:beforeAutospacing="0" w:lineRule="auto"/>
              <w:ind w:left="720" w:hanging="360"/>
            </w:pPr>
            <w:r w:rsidDel="00000000" w:rsidR="00000000" w:rsidRPr="00000000">
              <w:rPr>
                <w:rtl w:val="0"/>
              </w:rPr>
              <w:t xml:space="preserve">LeDoux, J. E. (1996). The emotional brain: The mysterious underpinnings of emotional life. Simon &amp; Schuster.</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https://www.amazon.ca/Emotional-Brain-Mysterious-Underpinnings-Life/dp/0684836599</w:t>
              </w:r>
            </w:hyperlink>
            <w:r w:rsidDel="00000000" w:rsidR="00000000" w:rsidRPr="00000000">
              <w:rPr>
                <w:rtl w:val="0"/>
              </w:rPr>
            </w:r>
          </w:p>
          <w:p w:rsidR="00000000" w:rsidDel="00000000" w:rsidP="00000000" w:rsidRDefault="00000000" w:rsidRPr="00000000" w14:paraId="000003D6">
            <w:pPr>
              <w:numPr>
                <w:ilvl w:val="0"/>
                <w:numId w:val="212"/>
              </w:numPr>
              <w:spacing w:after="0" w:afterAutospacing="0" w:before="0" w:beforeAutospacing="0" w:lineRule="auto"/>
              <w:ind w:left="720" w:hanging="360"/>
            </w:pPr>
            <w:r w:rsidDel="00000000" w:rsidR="00000000" w:rsidRPr="00000000">
              <w:rPr>
                <w:rtl w:val="0"/>
              </w:rPr>
              <w:t xml:space="preserve">Panksepp, J. (1998). Affective neuroscience: The foundations of human and animal emotions. Oxford University Press.</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https://www.amazon.ca/Affective-Neuroscience-Foundations-Emotions-Science-ebook/dp/B00590X4HM</w:t>
              </w:r>
            </w:hyperlink>
            <w:r w:rsidDel="00000000" w:rsidR="00000000" w:rsidRPr="00000000">
              <w:rPr>
                <w:rtl w:val="0"/>
              </w:rPr>
            </w:r>
          </w:p>
          <w:p w:rsidR="00000000" w:rsidDel="00000000" w:rsidP="00000000" w:rsidRDefault="00000000" w:rsidRPr="00000000" w14:paraId="000003D7">
            <w:pPr>
              <w:numPr>
                <w:ilvl w:val="0"/>
                <w:numId w:val="212"/>
              </w:numPr>
              <w:spacing w:after="0" w:afterAutospacing="0" w:before="0" w:beforeAutospacing="0" w:lineRule="auto"/>
              <w:ind w:left="720" w:hanging="360"/>
            </w:pPr>
            <w:r w:rsidDel="00000000" w:rsidR="00000000" w:rsidRPr="00000000">
              <w:rPr>
                <w:rtl w:val="0"/>
              </w:rPr>
              <w:t xml:space="preserve">Plutchik, R. (2001). The Nature of Emotions: Human emotions have deep evolutionary roots, a fact that may explain their complexity and provide tools for clinical practice. American Scientist, 89(4), 344–350.</w:t>
            </w:r>
            <w:hyperlink r:id="rId69">
              <w:r w:rsidDel="00000000" w:rsidR="00000000" w:rsidRPr="00000000">
                <w:rPr>
                  <w:rtl w:val="0"/>
                </w:rPr>
                <w:t xml:space="preserve"> </w:t>
              </w:r>
            </w:hyperlink>
            <w:hyperlink r:id="rId70">
              <w:r w:rsidDel="00000000" w:rsidR="00000000" w:rsidRPr="00000000">
                <w:rPr>
                  <w:color w:val="1155cc"/>
                  <w:u w:val="single"/>
                  <w:rtl w:val="0"/>
                </w:rPr>
                <w:t xml:space="preserve">http://www.jstor.org/stable/27857503</w:t>
              </w:r>
            </w:hyperlink>
            <w:r w:rsidDel="00000000" w:rsidR="00000000" w:rsidRPr="00000000">
              <w:rPr>
                <w:rtl w:val="0"/>
              </w:rPr>
            </w:r>
          </w:p>
          <w:p w:rsidR="00000000" w:rsidDel="00000000" w:rsidP="00000000" w:rsidRDefault="00000000" w:rsidRPr="00000000" w14:paraId="000003D8">
            <w:pPr>
              <w:numPr>
                <w:ilvl w:val="0"/>
                <w:numId w:val="212"/>
              </w:numPr>
              <w:spacing w:after="0" w:afterAutospacing="0" w:before="0" w:beforeAutospacing="0" w:lineRule="auto"/>
              <w:ind w:left="720" w:hanging="360"/>
            </w:pPr>
            <w:r w:rsidDel="00000000" w:rsidR="00000000" w:rsidRPr="00000000">
              <w:rPr>
                <w:rtl w:val="0"/>
              </w:rPr>
              <w:t xml:space="preserve">Schachter, S., &amp; Singer, J. (1962). Cognitive, social, and physiological determinants of emotional state. Psychological Review, 69(5), 379–399.</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https://doi.org/10.1037/h0046234</w:t>
              </w:r>
            </w:hyperlink>
            <w:r w:rsidDel="00000000" w:rsidR="00000000" w:rsidRPr="00000000">
              <w:rPr>
                <w:rtl w:val="0"/>
              </w:rPr>
            </w:r>
          </w:p>
          <w:p w:rsidR="00000000" w:rsidDel="00000000" w:rsidP="00000000" w:rsidRDefault="00000000" w:rsidRPr="00000000" w14:paraId="000003D9">
            <w:pPr>
              <w:numPr>
                <w:ilvl w:val="0"/>
                <w:numId w:val="212"/>
              </w:numPr>
              <w:spacing w:after="240" w:before="0" w:beforeAutospacing="0" w:lineRule="auto"/>
              <w:ind w:left="720" w:hanging="360"/>
            </w:pPr>
            <w:r w:rsidDel="00000000" w:rsidR="00000000" w:rsidRPr="00000000">
              <w:rPr>
                <w:rtl w:val="0"/>
              </w:rPr>
              <w:t xml:space="preserve">Vygotsky, L. S. (1978). Mind in Society: Development of Higher Psychological Processes (M. Cole, V. Jolm-Steiner, S. Scribner, &amp; E. Souberman, Eds.). Harvard University Press.</w:t>
            </w:r>
            <w:hyperlink r:id="rId73">
              <w:r w:rsidDel="00000000" w:rsidR="00000000" w:rsidRPr="00000000">
                <w:rPr>
                  <w:rtl w:val="0"/>
                </w:rPr>
                <w:t xml:space="preserve"> </w:t>
              </w:r>
            </w:hyperlink>
            <w:hyperlink r:id="rId74">
              <w:r w:rsidDel="00000000" w:rsidR="00000000" w:rsidRPr="00000000">
                <w:rPr>
                  <w:color w:val="1155cc"/>
                  <w:u w:val="single"/>
                  <w:rtl w:val="0"/>
                </w:rPr>
                <w:t xml:space="preserve">https://doi.org/10.2307/j.ctvjf9vz4</w:t>
              </w:r>
            </w:hyperlink>
            <w:r w:rsidDel="00000000" w:rsidR="00000000" w:rsidRPr="00000000">
              <w:rPr>
                <w:rtl w:val="0"/>
              </w:rPr>
            </w:r>
          </w:p>
        </w:tc>
      </w:tr>
    </w:tbl>
    <w:p w:rsidR="00000000" w:rsidDel="00000000" w:rsidP="00000000" w:rsidRDefault="00000000" w:rsidRPr="00000000" w14:paraId="000003DA">
      <w:pPr>
        <w:rPr/>
        <w:sectPr>
          <w:headerReference r:id="rId75"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3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6" w:type="default"/>
          <w:type w:val="nextPage"/>
          <w:pgSz w:h="12240" w:w="15840" w:orient="landscape"/>
          <w:pgMar w:bottom="1440.0000000000002" w:top="1440.0000000000002" w:left="1440.0000000000002" w:right="1440.0000000000002" w:header="720" w:footer="720"/>
          <w:pgNumType w:start="1"/>
        </w:sectPr>
      </w:pPr>
      <w:bookmarkStart w:colFirst="0" w:colLast="0" w:name="_w2h07obqf092"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Categorizing Emotions</w:t>
      </w:r>
      <w:r w:rsidDel="00000000" w:rsidR="00000000" w:rsidRPr="00000000">
        <w:rPr>
          <w:rtl w:val="0"/>
        </w:rPr>
      </w:r>
    </w:p>
    <w:p w:rsidR="00000000" w:rsidDel="00000000" w:rsidP="00000000" w:rsidRDefault="00000000" w:rsidRPr="00000000" w14:paraId="000003DC">
      <w:pPr>
        <w:pStyle w:val="Heading1"/>
        <w:spacing w:after="240" w:before="240" w:lineRule="auto"/>
        <w:rPr/>
      </w:pPr>
      <w:bookmarkStart w:colFirst="0" w:colLast="0" w:name="_wgjg8rxepewk" w:id="90"/>
      <w:bookmarkEnd w:id="90"/>
      <w:r w:rsidDel="00000000" w:rsidR="00000000" w:rsidRPr="00000000">
        <w:rPr>
          <w:rtl w:val="0"/>
        </w:rPr>
      </w:r>
    </w:p>
    <w:tbl>
      <w:tblPr>
        <w:tblStyle w:val="Table34"/>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blHeader w:val="0"/>
        </w:trPr>
        <w:tc>
          <w:tcPr>
            <w:shd w:fill="f4cccc" w:val="clear"/>
          </w:tcPr>
          <w:p w:rsidR="00000000" w:rsidDel="00000000" w:rsidP="00000000" w:rsidRDefault="00000000" w:rsidRPr="00000000" w14:paraId="000003DD">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3DE">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3DF">
            <w:pPr>
              <w:widowControl w:val="0"/>
              <w:rPr>
                <w:b w:val="1"/>
                <w:bCs w:val="1"/>
                <w:sz w:val="28"/>
                <w:szCs w:val="28"/>
              </w:rPr>
            </w:pPr>
            <w:r w:rsidDel="00000000" w:rsidR="00000000" w:rsidRPr="00000000">
              <w:rPr>
                <w:b w:val="1"/>
                <w:bCs w:val="1"/>
                <w:sz w:val="28"/>
                <w:szCs w:val="28"/>
                <w:rtl w:val="0"/>
              </w:rPr>
              <w:t xml:space="preserve">Section 2 is now closed for review and we are no longer accepting comments. Thank you for your contributions!</w:t>
            </w:r>
          </w:p>
          <w:p w:rsidR="00000000" w:rsidDel="00000000" w:rsidP="00000000" w:rsidRDefault="00000000" w:rsidRPr="00000000" w14:paraId="000003E0">
            <w:pPr>
              <w:widowControl w:val="0"/>
              <w:rPr>
                <w:sz w:val="28"/>
                <w:szCs w:val="28"/>
              </w:rPr>
            </w:pPr>
            <w:r w:rsidDel="00000000" w:rsidR="00000000" w:rsidRPr="00000000">
              <w:rPr>
                <w:rtl w:val="0"/>
              </w:rPr>
            </w:r>
          </w:p>
          <w:p w:rsidR="00000000" w:rsidDel="00000000" w:rsidP="00000000" w:rsidRDefault="00000000" w:rsidRPr="00000000" w14:paraId="000003E1">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03E2">
            <w:pPr>
              <w:widowControl w:val="0"/>
              <w:rPr>
                <w:b w:val="1"/>
                <w:bCs w:val="1"/>
                <w:sz w:val="28"/>
                <w:szCs w:val="28"/>
              </w:rPr>
            </w:pPr>
            <w:r w:rsidDel="00000000" w:rsidR="00000000" w:rsidRPr="00000000">
              <w:rPr>
                <w:rtl w:val="0"/>
              </w:rPr>
            </w:r>
          </w:p>
          <w:p w:rsidR="00000000" w:rsidDel="00000000" w:rsidP="00000000" w:rsidRDefault="00000000" w:rsidRPr="00000000" w14:paraId="000003E3">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03E4">
      <w:pPr>
        <w:pStyle w:val="Heading1"/>
        <w:spacing w:after="240" w:before="240" w:lineRule="auto"/>
        <w:rPr/>
      </w:pPr>
      <w:bookmarkStart w:colFirst="0" w:colLast="0" w:name="_nfvm4z4171z7" w:id="91"/>
      <w:bookmarkEnd w:id="91"/>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pStyle w:val="Heading1"/>
        <w:rPr>
          <w:b w:val="0"/>
          <w:bCs w:val="0"/>
        </w:rPr>
      </w:pPr>
      <w:bookmarkStart w:colFirst="0" w:colLast="0" w:name="_pf2suro0bslw" w:id="92"/>
      <w:bookmarkEnd w:id="92"/>
      <w:r w:rsidDel="00000000" w:rsidR="00000000" w:rsidRPr="00000000">
        <w:rPr>
          <w:rtl w:val="0"/>
        </w:rPr>
        <w:t xml:space="preserve">Categorizing Emotions</w:t>
      </w:r>
      <w:r w:rsidDel="00000000" w:rsidR="00000000" w:rsidRPr="00000000">
        <w:rPr>
          <w:rtl w:val="0"/>
        </w:rPr>
      </w:r>
    </w:p>
    <w:tbl>
      <w:tblPr>
        <w:tblStyle w:val="Table3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03EF">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03F0">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03F1">
            <w:pPr>
              <w:widowControl w:val="0"/>
              <w:numPr>
                <w:ilvl w:val="0"/>
                <w:numId w:val="204"/>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03F2">
            <w:pPr>
              <w:widowControl w:val="0"/>
              <w:numPr>
                <w:ilvl w:val="0"/>
                <w:numId w:val="204"/>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03F3">
            <w:pPr>
              <w:widowControl w:val="0"/>
              <w:numPr>
                <w:ilvl w:val="0"/>
                <w:numId w:val="204"/>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03F4">
            <w:pPr>
              <w:widowControl w:val="0"/>
              <w:numPr>
                <w:ilvl w:val="0"/>
                <w:numId w:val="204"/>
              </w:numPr>
              <w:spacing w:line="240" w:lineRule="auto"/>
              <w:ind w:left="720" w:hanging="360"/>
            </w:pPr>
            <w:ins w:author="Mike Marchand" w:id="178" w:date="2025-11-30T20:53:21Z">
              <w:r w:rsidDel="00000000" w:rsidR="00000000" w:rsidRPr="00000000">
                <w:rPr>
                  <w:rtl w:val="0"/>
                </w:rPr>
                <w:t xml:space="preserve"> Michael Marchand, sqilxw, syilx Nation - Cultural Safety Consultant </w:t>
              </w:r>
            </w:ins>
            <w:del w:author="" w:id="179">
              <w:r w:rsidDel="00000000" w:rsidR="00000000" w:rsidRPr="00000000">
                <w:rPr>
                  <w:rtl w:val="0"/>
                </w:rPr>
                <w:delText xml:space="preserve"> </w:delText>
              </w:r>
            </w:del>
            <w:ins w:author="" w:id="179">
              <w:r w:rsidDel="00000000" w:rsidR="00000000" w:rsidRPr="00000000">
                <w:rPr>
                  <w:rtl w:val="0"/>
                </w:rPr>
                <w:t xml:space="preserve">Michael Marchand, sqilxw, syilx Nation - Cultural Safety Consultant </w:t>
              </w:r>
            </w:ins>
            <w:r w:rsidDel="00000000" w:rsidR="00000000" w:rsidRPr="00000000">
              <w:rPr>
                <w:rtl w:val="0"/>
              </w:rPr>
            </w:r>
          </w:p>
          <w:p w:rsidR="00000000" w:rsidDel="00000000" w:rsidP="00000000" w:rsidRDefault="00000000" w:rsidRPr="00000000" w14:paraId="000003F5">
            <w:pPr>
              <w:widowControl w:val="0"/>
              <w:numPr>
                <w:ilvl w:val="0"/>
                <w:numId w:val="204"/>
              </w:numPr>
              <w:spacing w:line="240" w:lineRule="auto"/>
              <w:ind w:left="720" w:hanging="360"/>
            </w:pPr>
            <w:r w:rsidDel="00000000" w:rsidR="00000000" w:rsidRPr="00000000">
              <w:rPr>
                <w:rtl w:val="0"/>
              </w:rPr>
              <w:t xml:space="preserve"> </w:t>
            </w:r>
          </w:p>
          <w:p w:rsidR="00000000" w:rsidDel="00000000" w:rsidP="00000000" w:rsidRDefault="00000000" w:rsidRPr="00000000" w14:paraId="000003F6">
            <w:pPr>
              <w:widowControl w:val="0"/>
              <w:numPr>
                <w:ilvl w:val="0"/>
                <w:numId w:val="204"/>
              </w:numPr>
              <w:spacing w:line="240" w:lineRule="auto"/>
              <w:ind w:left="720" w:hanging="360"/>
            </w:pPr>
            <w:r w:rsidDel="00000000" w:rsidR="00000000" w:rsidRPr="00000000">
              <w:rPr>
                <w:rtl w:val="0"/>
              </w:rPr>
            </w:r>
          </w:p>
        </w:tc>
      </w:tr>
    </w:tbl>
    <w:p w:rsidR="00000000" w:rsidDel="00000000" w:rsidP="00000000" w:rsidRDefault="00000000" w:rsidRPr="00000000" w14:paraId="000003F7">
      <w:pPr>
        <w:spacing w:after="240" w:before="240" w:lineRule="auto"/>
        <w:rPr/>
      </w:pPr>
      <w:r w:rsidDel="00000000" w:rsidR="00000000" w:rsidRPr="00000000">
        <w:rPr>
          <w:rtl w:val="0"/>
        </w:rPr>
      </w:r>
    </w:p>
    <w:tbl>
      <w:tblPr>
        <w:tblStyle w:val="Table3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03F8">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03F9">
            <w:pPr>
              <w:widowControl w:val="0"/>
              <w:spacing w:after="240" w:before="240" w:line="240" w:lineRule="auto"/>
              <w:rPr/>
            </w:pPr>
            <w:r w:rsidDel="00000000" w:rsidR="00000000" w:rsidRPr="00000000">
              <w:rPr>
                <w:rtl w:val="0"/>
              </w:rPr>
              <w:t xml:space="preserve">Now that we’ve explored how different theories explain where emotions come from, let’s turn to the ways these emotions are classified. This matters for our broader look at mental health and climate change because the categories and dimensions of our emotional experiences affect how we cope with environmental challenges.</w:t>
            </w:r>
          </w:p>
          <w:p w:rsidR="00000000" w:rsidDel="00000000" w:rsidP="00000000" w:rsidRDefault="00000000" w:rsidRPr="00000000" w14:paraId="000003FA">
            <w:pPr>
              <w:widowControl w:val="0"/>
              <w:spacing w:after="240" w:before="240" w:line="240" w:lineRule="auto"/>
              <w:rPr/>
            </w:pPr>
            <w:r w:rsidDel="00000000" w:rsidR="00000000" w:rsidRPr="00000000">
              <w:rPr>
                <w:rtl w:val="0"/>
              </w:rPr>
              <w:t xml:space="preserve">First, we have what are commonly called primary or basic emotions. Researchers like Paul Ekman have identified these as innate, universal feelings that arise quickly and don’t require complex thought—examples include happiness, sadness, anger, fear, disgust, and surprise. They’re seen across different cultures, emerge in early childhood, and connect to evolutionary survival traits like the fight-or-flight response. Beyond these, we encounter secondary or complex emotions, which tend to be shaped by social and cognitive factors. Feelings like guilt, pride, and jealousy don’t simply pop up out of nowhere; they often form from blending basic emotions or interpreting a situation in a certain way. Because secondary emotions rely on cultural norms, personal experience, and our ability to reflect on ourselves, they’re more variable across societies. We also find dimensional models of emotion, which step away from strict categories and instead look at where emotions land on spectrums such as pleasant vs. unpleasant and high vs. low arousal. Russell’s Circumplex Model, for instance, plots emotions along these two axes, meaning we can see how excitement differs from calm not just by the presence of a positive feeling, but also by the level of energy involved.</w:t>
            </w:r>
          </w:p>
          <w:p w:rsidR="00000000" w:rsidDel="00000000" w:rsidP="00000000" w:rsidRDefault="00000000" w:rsidRPr="00000000" w14:paraId="000003FB">
            <w:pPr>
              <w:widowControl w:val="0"/>
              <w:spacing w:after="240" w:before="240" w:line="240" w:lineRule="auto"/>
              <w:rPr/>
            </w:pPr>
            <w:r w:rsidDel="00000000" w:rsidR="00000000" w:rsidRPr="00000000">
              <w:rPr>
                <w:rtl w:val="0"/>
              </w:rPr>
              <w:t xml:space="preserve">Another approach comes from Robert Plutchik, who arranged eight primary emotions in a wheel, showing how they combine (like trust and joy forming love), vary in intensity, and even stand in opposition to one another. Cognitive appraisal models add another layer by focusing on how we make meaning of what’s happening around us. Psychologist Richard Lazarus proposed that if you see a potentially dangerous animal, your emotional response depends on whether you judge the situation as threatening or perhaps more intriguing. This appraisal process can shape everything from fear to fascination, illustrating just how vital our interpretations are in forming emotions. Then there are social and cultural models, which remind us that certain emotions are either encouraged or discouraged in different communities. One culture may value expressions of pride, while another prizes humility, and words or concepts that capture specific emotional states might exist in one language but not another.</w:t>
            </w:r>
          </w:p>
          <w:p w:rsidR="00000000" w:rsidDel="00000000" w:rsidP="00000000" w:rsidRDefault="00000000" w:rsidRPr="00000000" w14:paraId="000003FC">
            <w:pPr>
              <w:widowControl w:val="0"/>
              <w:spacing w:after="240" w:before="240" w:line="240" w:lineRule="auto"/>
              <w:rPr/>
            </w:pPr>
            <w:r w:rsidDel="00000000" w:rsidR="00000000" w:rsidRPr="00000000">
              <w:rPr>
                <w:rtl w:val="0"/>
              </w:rPr>
              <w:t xml:space="preserve">Finally, some researchers group emotions into clusters or families, such as the “anger family,” which might include feelings like annoyance or rage, differing mostly by intensity or triggers. Modern views often mix these ideas, blending insights from categorical approaches, dimensional perspectives, cultural frameworks, and neuroscience to capture the full range of what we feel. All of this helps us see that emotions are anything but one-size-fits-all: we may share certain core reactions as human beings, yet our experiences can still vary widely based on how we interpret our world, the cultural rules we’ve learned, and the unique stresses—such as those related to climate change—that shape our lives. By grasping these classification systems, we gain tools to understand why someone might respond to an environmental crisis with panic, while someone else feels determined or even hopeful, and how interventions can be tailored to address the specific emotional patterns within different communities.</w:t>
            </w:r>
          </w:p>
        </w:tc>
      </w:tr>
      <w:tr>
        <w:trPr>
          <w:cantSplit w:val="0"/>
          <w:tblHeader w:val="0"/>
        </w:trPr>
        <w:tc>
          <w:tcPr>
            <w:shd w:fill="ea9999" w:val="clear"/>
          </w:tcPr>
          <w:p w:rsidR="00000000" w:rsidDel="00000000" w:rsidP="00000000" w:rsidRDefault="00000000" w:rsidRPr="00000000" w14:paraId="000003FD">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03FE">
            <w:pPr>
              <w:spacing w:after="240" w:before="240" w:lineRule="auto"/>
              <w:rPr/>
            </w:pPr>
            <w:r w:rsidDel="00000000" w:rsidR="00000000" w:rsidRPr="00000000">
              <w:rPr>
                <w:rtl w:val="0"/>
              </w:rPr>
              <w:t xml:space="preserve">Emotions are a fundamental part of how we interpret and respond to the world. In the context of climate change, emotions like fear, grief, hope, and anger play a significant role as individuals navigate the environmental changes, societal impacts, and ethical dilemmas associated with the crisis. These emotional responses can motivate action, foster resilience, or lead to inaction if left unaddressed.</w:t>
            </w:r>
          </w:p>
          <w:p w:rsidR="00000000" w:rsidDel="00000000" w:rsidP="00000000" w:rsidRDefault="00000000" w:rsidRPr="00000000" w14:paraId="000003FF">
            <w:pPr>
              <w:spacing w:after="240" w:before="240" w:lineRule="auto"/>
              <w:rPr/>
            </w:pPr>
            <w:r w:rsidDel="00000000" w:rsidR="00000000" w:rsidRPr="00000000">
              <w:rPr>
                <w:rtl w:val="0"/>
              </w:rPr>
              <w:t xml:space="preserve">To understand the wide range of emotional responses to climate change, it is helpful to explore how emotions are categorized and understood. Psychologists and researchers have developed various systems to classify emotions, providing insights into their origins, roles, and interactions.</w:t>
            </w:r>
          </w:p>
          <w:p w:rsidR="00000000" w:rsidDel="00000000" w:rsidP="00000000" w:rsidRDefault="00000000" w:rsidRPr="00000000" w14:paraId="00000400">
            <w:pPr>
              <w:spacing w:after="240" w:before="240" w:lineRule="auto"/>
              <w:rPr/>
            </w:pPr>
            <w:r w:rsidDel="00000000" w:rsidR="00000000" w:rsidRPr="00000000">
              <w:rPr>
                <w:rtl w:val="0"/>
              </w:rPr>
              <w:t xml:space="preserve">This module introduces key emotional classification systems, including foundational theories of emotion, dimensional and appraisal-based models, cultural influences, and emotional families. It concludes with a discussion of modern integrative perspectives, highlighting the complexity of emotions in a globalized and rapidly changing world.</w:t>
            </w:r>
          </w:p>
          <w:p w:rsidR="00000000" w:rsidDel="00000000" w:rsidP="00000000" w:rsidRDefault="00000000" w:rsidRPr="00000000" w14:paraId="00000401">
            <w:pPr>
              <w:spacing w:after="240" w:before="240" w:lineRule="auto"/>
              <w:rPr/>
            </w:pPr>
            <w:r w:rsidDel="00000000" w:rsidR="00000000" w:rsidRPr="00000000">
              <w:rPr>
                <w:rtl w:val="0"/>
              </w:rPr>
            </w:r>
          </w:p>
          <w:tbl>
            <w:tblPr>
              <w:tblStyle w:val="Table37"/>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e06666" w:val="clear"/>
                </w:tcPr>
                <w:p w:rsidR="00000000" w:rsidDel="00000000" w:rsidP="00000000" w:rsidRDefault="00000000" w:rsidRPr="00000000" w14:paraId="00000402">
                  <w:pPr>
                    <w:pStyle w:val="Heading2"/>
                    <w:spacing w:after="240" w:before="240" w:lineRule="auto"/>
                    <w:rPr/>
                  </w:pPr>
                  <w:bookmarkStart w:colFirst="0" w:colLast="0" w:name="_4hlj6hrdpfbl" w:id="93"/>
                  <w:bookmarkEnd w:id="93"/>
                  <w:r w:rsidDel="00000000" w:rsidR="00000000" w:rsidRPr="00000000">
                    <w:rPr>
                      <w:rtl w:val="0"/>
                    </w:rPr>
                    <w:t xml:space="preserve">Frameworks for Categorizing Emotions </w:t>
                  </w:r>
                </w:p>
                <w:p w:rsidR="00000000" w:rsidDel="00000000" w:rsidP="00000000" w:rsidRDefault="00000000" w:rsidRPr="00000000" w14:paraId="00000403">
                  <w:pPr>
                    <w:spacing w:after="240" w:before="240" w:lineRule="auto"/>
                    <w:rPr/>
                  </w:pPr>
                  <w:r w:rsidDel="00000000" w:rsidR="00000000" w:rsidRPr="00000000">
                    <w:rPr>
                      <w:rtl w:val="0"/>
                    </w:rPr>
                    <w:t xml:space="preserve">Below are several frameworks for categorizing emotions. Some of these frameworks  were introduced in the previous section as theories for understanding the origins and nature of emotions. This is because the way emotions are understood closely relates to how categories of emotional response are characterized. </w:t>
                  </w:r>
                </w:p>
                <w:p w:rsidR="00000000" w:rsidDel="00000000" w:rsidP="00000000" w:rsidRDefault="00000000" w:rsidRPr="00000000" w14:paraId="00000404">
                  <w:pPr>
                    <w:rPr>
                      <w:highlight w:val="white"/>
                      <w:u w:val="single"/>
                    </w:rPr>
                  </w:pPr>
                  <w:r w:rsidDel="00000000" w:rsidR="00000000" w:rsidRPr="00000000">
                    <w:rPr>
                      <w:u w:val="single"/>
                      <w:rtl w:val="0"/>
                    </w:rPr>
                    <w:t xml:space="preserve">Review the frameworks below while considering how these groupings of emotions relate to climate change:</w:t>
                  </w:r>
                  <w:r w:rsidDel="00000000" w:rsidR="00000000" w:rsidRPr="00000000">
                    <w:rPr>
                      <w:rtl w:val="0"/>
                    </w:rPr>
                  </w:r>
                </w:p>
                <w:p w:rsidR="00000000" w:rsidDel="00000000" w:rsidP="00000000" w:rsidRDefault="00000000" w:rsidRPr="00000000" w14:paraId="00000405">
                  <w:pPr>
                    <w:spacing w:after="240" w:before="240" w:lineRule="auto"/>
                    <w:rPr>
                      <w:highlight w:val="white"/>
                    </w:rPr>
                  </w:pPr>
                  <w:r w:rsidDel="00000000" w:rsidR="00000000" w:rsidRPr="00000000">
                    <w:rPr>
                      <w:color w:val="f4cccc"/>
                      <w:shd w:fill="990000" w:val="clear"/>
                      <w:rtl w:val="0"/>
                    </w:rPr>
                    <w:t xml:space="preserve">[ DROP DOWN]</w:t>
                  </w:r>
                  <w:r w:rsidDel="00000000" w:rsidR="00000000" w:rsidRPr="00000000">
                    <w:rPr>
                      <w:rtl w:val="0"/>
                    </w:rPr>
                  </w:r>
                </w:p>
                <w:p w:rsidR="00000000" w:rsidDel="00000000" w:rsidP="00000000" w:rsidRDefault="00000000" w:rsidRPr="00000000" w14:paraId="00000406">
                  <w:pPr>
                    <w:numPr>
                      <w:ilvl w:val="0"/>
                      <w:numId w:val="222"/>
                    </w:numPr>
                    <w:spacing w:after="0" w:afterAutospacing="0" w:before="240" w:lineRule="auto"/>
                    <w:ind w:left="720" w:hanging="360"/>
                    <w:rPr>
                      <w:b w:val="1"/>
                      <w:bCs w:val="1"/>
                    </w:rPr>
                  </w:pPr>
                  <w:r w:rsidDel="00000000" w:rsidR="00000000" w:rsidRPr="00000000">
                    <w:rPr>
                      <w:b w:val="1"/>
                      <w:bCs w:val="1"/>
                      <w:u w:val="single"/>
                      <w:rtl w:val="0"/>
                    </w:rPr>
                    <w:t xml:space="preserve">Darwin’s Evolutionary Perspective</w:t>
                  </w:r>
                </w:p>
                <w:p w:rsidR="00000000" w:rsidDel="00000000" w:rsidP="00000000" w:rsidRDefault="00000000" w:rsidRPr="00000000" w14:paraId="00000407">
                  <w:pPr>
                    <w:numPr>
                      <w:ilvl w:val="1"/>
                      <w:numId w:val="222"/>
                    </w:numPr>
                    <w:spacing w:after="0" w:afterAutospacing="0" w:before="0" w:beforeAutospacing="0" w:lineRule="auto"/>
                    <w:ind w:left="1440" w:hanging="360"/>
                  </w:pPr>
                  <w:r w:rsidDel="00000000" w:rsidR="00000000" w:rsidRPr="00000000">
                    <w:rPr>
                      <w:b w:val="1"/>
                      <w:bCs w:val="1"/>
                      <w:rtl w:val="0"/>
                    </w:rPr>
                    <w:t xml:space="preserve">Inventor/Proponent: </w:t>
                  </w:r>
                  <w:r w:rsidDel="00000000" w:rsidR="00000000" w:rsidRPr="00000000">
                    <w:rPr>
                      <w:rtl w:val="0"/>
                    </w:rPr>
                    <w:t xml:space="preserve">Charles Darwin, in his book </w:t>
                  </w:r>
                  <w:r w:rsidDel="00000000" w:rsidR="00000000" w:rsidRPr="00000000">
                    <w:rPr>
                      <w:i w:val="1"/>
                      <w:iCs w:val="1"/>
                      <w:rtl w:val="0"/>
                    </w:rPr>
                    <w:t xml:space="preserve">The Expression of the Emotions in Man and Animals</w:t>
                  </w:r>
                  <w:r w:rsidDel="00000000" w:rsidR="00000000" w:rsidRPr="00000000">
                    <w:rPr>
                      <w:rtl w:val="0"/>
                    </w:rPr>
                    <w:t xml:space="preserve"> (1872).</w:t>
                  </w:r>
                </w:p>
                <w:p w:rsidR="00000000" w:rsidDel="00000000" w:rsidP="00000000" w:rsidRDefault="00000000" w:rsidRPr="00000000" w14:paraId="00000408">
                  <w:pPr>
                    <w:numPr>
                      <w:ilvl w:val="1"/>
                      <w:numId w:val="222"/>
                    </w:numPr>
                    <w:spacing w:after="0" w:afterAutospacing="0" w:before="0" w:beforeAutospacing="0" w:lineRule="auto"/>
                    <w:ind w:left="1440" w:hanging="360"/>
                    <w:rPr>
                      <w:b w:val="1"/>
                      <w:bCs w:val="1"/>
                    </w:rPr>
                  </w:pPr>
                  <w:r w:rsidDel="00000000" w:rsidR="00000000" w:rsidRPr="00000000">
                    <w:rPr>
                      <w:b w:val="1"/>
                      <w:bCs w:val="1"/>
                      <w:rtl w:val="0"/>
                    </w:rPr>
                    <w:t xml:space="preserve">Core Ideas:</w:t>
                  </w:r>
                </w:p>
                <w:p w:rsidR="00000000" w:rsidDel="00000000" w:rsidP="00000000" w:rsidRDefault="00000000" w:rsidRPr="00000000" w14:paraId="00000409">
                  <w:pPr>
                    <w:numPr>
                      <w:ilvl w:val="2"/>
                      <w:numId w:val="222"/>
                    </w:numPr>
                    <w:spacing w:after="0" w:afterAutospacing="0" w:before="0" w:beforeAutospacing="0" w:lineRule="auto"/>
                    <w:ind w:left="2160" w:hanging="360"/>
                  </w:pPr>
                  <w:r w:rsidDel="00000000" w:rsidR="00000000" w:rsidRPr="00000000">
                    <w:rPr>
                      <w:b w:val="1"/>
                      <w:bCs w:val="1"/>
                      <w:rtl w:val="0"/>
                    </w:rPr>
                    <w:t xml:space="preserve">Continuity Between Species</w:t>
                  </w:r>
                  <w:r w:rsidDel="00000000" w:rsidR="00000000" w:rsidRPr="00000000">
                    <w:rPr>
                      <w:rtl w:val="0"/>
                    </w:rPr>
                    <w:t xml:space="preserve">: Darwin argued that emotional expressions in humans have evolutionary roots shared with animals.</w:t>
                  </w:r>
                </w:p>
                <w:p w:rsidR="00000000" w:rsidDel="00000000" w:rsidP="00000000" w:rsidRDefault="00000000" w:rsidRPr="00000000" w14:paraId="0000040A">
                  <w:pPr>
                    <w:numPr>
                      <w:ilvl w:val="2"/>
                      <w:numId w:val="222"/>
                    </w:numPr>
                    <w:spacing w:after="0" w:afterAutospacing="0" w:before="0" w:beforeAutospacing="0" w:lineRule="auto"/>
                    <w:ind w:left="2160" w:hanging="360"/>
                  </w:pPr>
                  <w:r w:rsidDel="00000000" w:rsidR="00000000" w:rsidRPr="00000000">
                    <w:rPr>
                      <w:b w:val="1"/>
                      <w:bCs w:val="1"/>
                      <w:rtl w:val="0"/>
                    </w:rPr>
                    <w:t xml:space="preserve">Universality of Emotions</w:t>
                  </w:r>
                  <w:r w:rsidDel="00000000" w:rsidR="00000000" w:rsidRPr="00000000">
                    <w:rPr>
                      <w:rtl w:val="0"/>
                    </w:rPr>
                    <w:t xml:space="preserve">: He proposed that certain expressions—like fear, anger, surprise—are universal across cultures because they serve adaptive, survival-related functions.</w:t>
                  </w:r>
                </w:p>
                <w:p w:rsidR="00000000" w:rsidDel="00000000" w:rsidP="00000000" w:rsidRDefault="00000000" w:rsidRPr="00000000" w14:paraId="0000040B">
                  <w:pPr>
                    <w:numPr>
                      <w:ilvl w:val="2"/>
                      <w:numId w:val="222"/>
                    </w:numPr>
                    <w:spacing w:after="0" w:afterAutospacing="0" w:before="0" w:beforeAutospacing="0" w:lineRule="auto"/>
                    <w:ind w:left="2160" w:hanging="360"/>
                  </w:pPr>
                  <w:r w:rsidDel="00000000" w:rsidR="00000000" w:rsidRPr="00000000">
                    <w:rPr>
                      <w:b w:val="1"/>
                      <w:bCs w:val="1"/>
                      <w:rtl w:val="0"/>
                    </w:rPr>
                    <w:t xml:space="preserve">Communication Function</w:t>
                  </w:r>
                  <w:r w:rsidDel="00000000" w:rsidR="00000000" w:rsidRPr="00000000">
                    <w:rPr>
                      <w:rtl w:val="0"/>
                    </w:rPr>
                    <w:t xml:space="preserve">: Emotional expressions help communicate internal states to others, aiding social bonding and survival.</w:t>
                  </w:r>
                </w:p>
                <w:p w:rsidR="00000000" w:rsidDel="00000000" w:rsidP="00000000" w:rsidRDefault="00000000" w:rsidRPr="00000000" w14:paraId="0000040C">
                  <w:pPr>
                    <w:numPr>
                      <w:ilvl w:val="1"/>
                      <w:numId w:val="222"/>
                    </w:numPr>
                    <w:spacing w:after="0" w:afterAutospacing="0" w:before="0" w:beforeAutospacing="0" w:lineRule="auto"/>
                    <w:ind w:left="1440" w:hanging="360"/>
                    <w:rPr>
                      <w:b w:val="1"/>
                      <w:bCs w:val="1"/>
                    </w:rPr>
                  </w:pPr>
                  <w:r w:rsidDel="00000000" w:rsidR="00000000" w:rsidRPr="00000000">
                    <w:rPr>
                      <w:b w:val="1"/>
                      <w:bCs w:val="1"/>
                      <w:rtl w:val="0"/>
                    </w:rPr>
                    <w:t xml:space="preserve">Influence on Later Models:</w:t>
                  </w:r>
                </w:p>
                <w:p w:rsidR="00000000" w:rsidDel="00000000" w:rsidP="00000000" w:rsidRDefault="00000000" w:rsidRPr="00000000" w14:paraId="0000040D">
                  <w:pPr>
                    <w:numPr>
                      <w:ilvl w:val="2"/>
                      <w:numId w:val="222"/>
                    </w:numPr>
                    <w:spacing w:after="0" w:afterAutospacing="0" w:before="0" w:beforeAutospacing="0" w:lineRule="auto"/>
                    <w:ind w:left="2160" w:hanging="360"/>
                  </w:pPr>
                  <w:r w:rsidDel="00000000" w:rsidR="00000000" w:rsidRPr="00000000">
                    <w:rPr>
                      <w:rtl w:val="0"/>
                    </w:rPr>
                    <w:t xml:space="preserve">Darwin’s emphasis on universality laid the groundwork for later “basic emotions” theories (e.g., Paul Ekman).</w:t>
                  </w:r>
                </w:p>
                <w:p w:rsidR="00000000" w:rsidDel="00000000" w:rsidP="00000000" w:rsidRDefault="00000000" w:rsidRPr="00000000" w14:paraId="0000040E">
                  <w:pPr>
                    <w:numPr>
                      <w:ilvl w:val="2"/>
                      <w:numId w:val="222"/>
                    </w:numPr>
                    <w:spacing w:after="0" w:afterAutospacing="0" w:before="0" w:beforeAutospacing="0" w:lineRule="auto"/>
                    <w:ind w:left="2160" w:hanging="360"/>
                  </w:pPr>
                  <w:r w:rsidDel="00000000" w:rsidR="00000000" w:rsidRPr="00000000">
                    <w:rPr>
                      <w:rtl w:val="0"/>
                    </w:rPr>
                    <w:t xml:space="preserve">Sparked interest in the biological and evolutionary functions of emotion.</w:t>
                  </w:r>
                </w:p>
                <w:p w:rsidR="00000000" w:rsidDel="00000000" w:rsidP="00000000" w:rsidRDefault="00000000" w:rsidRPr="00000000" w14:paraId="0000040F">
                  <w:pPr>
                    <w:numPr>
                      <w:ilvl w:val="0"/>
                      <w:numId w:val="222"/>
                    </w:numPr>
                    <w:spacing w:after="0" w:afterAutospacing="0" w:before="0" w:beforeAutospacing="0" w:lineRule="auto"/>
                    <w:ind w:left="720" w:hanging="360"/>
                    <w:rPr>
                      <w:b w:val="1"/>
                      <w:bCs w:val="1"/>
                    </w:rPr>
                  </w:pPr>
                  <w:r w:rsidDel="00000000" w:rsidR="00000000" w:rsidRPr="00000000">
                    <w:rPr>
                      <w:b w:val="1"/>
                      <w:bCs w:val="1"/>
                      <w:u w:val="single"/>
                      <w:rtl w:val="0"/>
                    </w:rPr>
                    <w:t xml:space="preserve">Basic (Discrete) Emotions Approaches</w:t>
                  </w:r>
                </w:p>
                <w:p w:rsidR="00000000" w:rsidDel="00000000" w:rsidP="00000000" w:rsidRDefault="00000000" w:rsidRPr="00000000" w14:paraId="00000410">
                  <w:pPr>
                    <w:numPr>
                      <w:ilvl w:val="1"/>
                      <w:numId w:val="222"/>
                    </w:numPr>
                    <w:spacing w:after="0" w:afterAutospacing="0" w:before="0" w:beforeAutospacing="0" w:lineRule="auto"/>
                    <w:ind w:left="1440" w:hanging="360"/>
                    <w:rPr>
                      <w:b w:val="1"/>
                      <w:bCs w:val="1"/>
                    </w:rPr>
                  </w:pPr>
                  <w:r w:rsidDel="00000000" w:rsidR="00000000" w:rsidRPr="00000000">
                    <w:rPr>
                      <w:b w:val="1"/>
                      <w:bCs w:val="1"/>
                      <w:rtl w:val="0"/>
                    </w:rPr>
                    <w:t xml:space="preserve">Key Contributors:</w:t>
                  </w:r>
                </w:p>
                <w:p w:rsidR="00000000" w:rsidDel="00000000" w:rsidP="00000000" w:rsidRDefault="00000000" w:rsidRPr="00000000" w14:paraId="00000411">
                  <w:pPr>
                    <w:numPr>
                      <w:ilvl w:val="2"/>
                      <w:numId w:val="222"/>
                    </w:numPr>
                    <w:spacing w:after="0" w:afterAutospacing="0" w:before="0" w:beforeAutospacing="0" w:lineRule="auto"/>
                    <w:ind w:left="2160" w:hanging="360"/>
                  </w:pPr>
                  <w:r w:rsidDel="00000000" w:rsidR="00000000" w:rsidRPr="00000000">
                    <w:rPr>
                      <w:b w:val="1"/>
                      <w:bCs w:val="1"/>
                      <w:rtl w:val="0"/>
                    </w:rPr>
                    <w:t xml:space="preserve">Silvan Tomkins</w:t>
                  </w:r>
                  <w:r w:rsidDel="00000000" w:rsidR="00000000" w:rsidRPr="00000000">
                    <w:rPr>
                      <w:rtl w:val="0"/>
                    </w:rPr>
                    <w:t xml:space="preserve"> (1962–1991): Highlighted the primacy of affect and identified distinct “affect programs.”</w:t>
                  </w:r>
                </w:p>
                <w:p w:rsidR="00000000" w:rsidDel="00000000" w:rsidP="00000000" w:rsidRDefault="00000000" w:rsidRPr="00000000" w14:paraId="00000412">
                  <w:pPr>
                    <w:numPr>
                      <w:ilvl w:val="2"/>
                      <w:numId w:val="222"/>
                    </w:numPr>
                    <w:spacing w:after="0" w:afterAutospacing="0" w:before="0" w:beforeAutospacing="0" w:lineRule="auto"/>
                    <w:ind w:left="2160" w:hanging="360"/>
                  </w:pPr>
                  <w:r w:rsidDel="00000000" w:rsidR="00000000" w:rsidRPr="00000000">
                    <w:rPr>
                      <w:b w:val="1"/>
                      <w:bCs w:val="1"/>
                      <w:rtl w:val="0"/>
                    </w:rPr>
                    <w:t xml:space="preserve">Paul Ekman</w:t>
                  </w:r>
                  <w:r w:rsidDel="00000000" w:rsidR="00000000" w:rsidRPr="00000000">
                    <w:rPr>
                      <w:rtl w:val="0"/>
                    </w:rPr>
                    <w:t xml:space="preserve"> (1970s onward): Focused on cross-cultural studies of facial expressions.</w:t>
                  </w:r>
                </w:p>
                <w:p w:rsidR="00000000" w:rsidDel="00000000" w:rsidP="00000000" w:rsidRDefault="00000000" w:rsidRPr="00000000" w14:paraId="00000413">
                  <w:pPr>
                    <w:numPr>
                      <w:ilvl w:val="2"/>
                      <w:numId w:val="222"/>
                    </w:numPr>
                    <w:spacing w:after="0" w:afterAutospacing="0" w:before="0" w:beforeAutospacing="0" w:lineRule="auto"/>
                    <w:ind w:left="2160" w:hanging="360"/>
                  </w:pPr>
                  <w:r w:rsidDel="00000000" w:rsidR="00000000" w:rsidRPr="00000000">
                    <w:rPr>
                      <w:b w:val="1"/>
                      <w:bCs w:val="1"/>
                      <w:rtl w:val="0"/>
                    </w:rPr>
                    <w:t xml:space="preserve">Carroll Izard</w:t>
                  </w:r>
                  <w:r w:rsidDel="00000000" w:rsidR="00000000" w:rsidRPr="00000000">
                    <w:rPr>
                      <w:rtl w:val="0"/>
                    </w:rPr>
                    <w:t xml:space="preserve"> (1970s onward): Proposed a set of fundamental emotions, identified via facial and physiological cues.</w:t>
                  </w:r>
                </w:p>
                <w:p w:rsidR="00000000" w:rsidDel="00000000" w:rsidP="00000000" w:rsidRDefault="00000000" w:rsidRPr="00000000" w14:paraId="00000414">
                  <w:pPr>
                    <w:numPr>
                      <w:ilvl w:val="1"/>
                      <w:numId w:val="222"/>
                    </w:numPr>
                    <w:spacing w:after="0" w:afterAutospacing="0" w:before="0" w:beforeAutospacing="0" w:lineRule="auto"/>
                    <w:ind w:left="1440" w:hanging="360"/>
                    <w:rPr>
                      <w:b w:val="1"/>
                      <w:bCs w:val="1"/>
                    </w:rPr>
                  </w:pPr>
                  <w:r w:rsidDel="00000000" w:rsidR="00000000" w:rsidRPr="00000000">
                    <w:rPr>
                      <w:b w:val="1"/>
                      <w:bCs w:val="1"/>
                      <w:rtl w:val="0"/>
                    </w:rPr>
                    <w:t xml:space="preserve">Core Ideas:</w:t>
                  </w:r>
                </w:p>
                <w:p w:rsidR="00000000" w:rsidDel="00000000" w:rsidP="00000000" w:rsidRDefault="00000000" w:rsidRPr="00000000" w14:paraId="00000415">
                  <w:pPr>
                    <w:numPr>
                      <w:ilvl w:val="2"/>
                      <w:numId w:val="222"/>
                    </w:numPr>
                    <w:spacing w:after="0" w:afterAutospacing="0" w:before="0" w:beforeAutospacing="0" w:lineRule="auto"/>
                    <w:ind w:left="2160" w:hanging="360"/>
                  </w:pPr>
                  <w:r w:rsidDel="00000000" w:rsidR="00000000" w:rsidRPr="00000000">
                    <w:rPr>
                      <w:b w:val="1"/>
                      <w:bCs w:val="1"/>
                      <w:rtl w:val="0"/>
                    </w:rPr>
                    <w:t xml:space="preserve">Discrete “Basic” Emotions</w:t>
                  </w:r>
                  <w:r w:rsidDel="00000000" w:rsidR="00000000" w:rsidRPr="00000000">
                    <w:rPr>
                      <w:rtl w:val="0"/>
                    </w:rPr>
                    <w:t xml:space="preserve">: Emotions like anger, fear, joy, sadness, surprise, and disgust are considered hardwired and universal.</w:t>
                  </w:r>
                </w:p>
                <w:p w:rsidR="00000000" w:rsidDel="00000000" w:rsidP="00000000" w:rsidRDefault="00000000" w:rsidRPr="00000000" w14:paraId="00000416">
                  <w:pPr>
                    <w:numPr>
                      <w:ilvl w:val="2"/>
                      <w:numId w:val="222"/>
                    </w:numPr>
                    <w:spacing w:after="0" w:afterAutospacing="0" w:before="0" w:beforeAutospacing="0" w:lineRule="auto"/>
                    <w:ind w:left="2160" w:hanging="360"/>
                  </w:pPr>
                  <w:r w:rsidDel="00000000" w:rsidR="00000000" w:rsidRPr="00000000">
                    <w:rPr>
                      <w:b w:val="1"/>
                      <w:bCs w:val="1"/>
                      <w:rtl w:val="0"/>
                    </w:rPr>
                    <w:t xml:space="preserve">Facial Action Coding</w:t>
                  </w:r>
                  <w:r w:rsidDel="00000000" w:rsidR="00000000" w:rsidRPr="00000000">
                    <w:rPr>
                      <w:rtl w:val="0"/>
                    </w:rPr>
                    <w:t xml:space="preserve">: Ekman’s Facial Action Coding System (FACS) systematically ties specific facial muscle movements to particular emotions.</w:t>
                  </w:r>
                </w:p>
                <w:p w:rsidR="00000000" w:rsidDel="00000000" w:rsidP="00000000" w:rsidRDefault="00000000" w:rsidRPr="00000000" w14:paraId="00000417">
                  <w:pPr>
                    <w:numPr>
                      <w:ilvl w:val="2"/>
                      <w:numId w:val="222"/>
                    </w:numPr>
                    <w:spacing w:after="0" w:afterAutospacing="0" w:before="0" w:beforeAutospacing="0" w:lineRule="auto"/>
                    <w:ind w:left="2160" w:hanging="360"/>
                  </w:pPr>
                  <w:r w:rsidDel="00000000" w:rsidR="00000000" w:rsidRPr="00000000">
                    <w:rPr>
                      <w:b w:val="1"/>
                      <w:bCs w:val="1"/>
                      <w:rtl w:val="0"/>
                    </w:rPr>
                    <w:t xml:space="preserve">Innate Neural Programs</w:t>
                  </w:r>
                  <w:r w:rsidDel="00000000" w:rsidR="00000000" w:rsidRPr="00000000">
                    <w:rPr>
                      <w:rtl w:val="0"/>
                    </w:rPr>
                    <w:t xml:space="preserve">: Each basic emotion is underpinned by dedicated neural/physiological patterns.</w:t>
                  </w:r>
                </w:p>
                <w:p w:rsidR="00000000" w:rsidDel="00000000" w:rsidP="00000000" w:rsidRDefault="00000000" w:rsidRPr="00000000" w14:paraId="00000418">
                  <w:pPr>
                    <w:numPr>
                      <w:ilvl w:val="1"/>
                      <w:numId w:val="222"/>
                    </w:numPr>
                    <w:spacing w:after="0" w:afterAutospacing="0" w:before="0" w:beforeAutospacing="0" w:lineRule="auto"/>
                    <w:ind w:left="1440" w:hanging="360"/>
                    <w:rPr>
                      <w:b w:val="1"/>
                      <w:bCs w:val="1"/>
                    </w:rPr>
                  </w:pPr>
                  <w:r w:rsidDel="00000000" w:rsidR="00000000" w:rsidRPr="00000000">
                    <w:rPr>
                      <w:b w:val="1"/>
                      <w:bCs w:val="1"/>
                      <w:rtl w:val="0"/>
                    </w:rPr>
                    <w:t xml:space="preserve">How It Builds on Darwin:</w:t>
                  </w:r>
                </w:p>
                <w:p w:rsidR="00000000" w:rsidDel="00000000" w:rsidP="00000000" w:rsidRDefault="00000000" w:rsidRPr="00000000" w14:paraId="00000419">
                  <w:pPr>
                    <w:numPr>
                      <w:ilvl w:val="2"/>
                      <w:numId w:val="222"/>
                    </w:numPr>
                    <w:spacing w:after="0" w:afterAutospacing="0" w:before="0" w:beforeAutospacing="0" w:lineRule="auto"/>
                    <w:ind w:left="2160" w:hanging="360"/>
                  </w:pPr>
                  <w:r w:rsidDel="00000000" w:rsidR="00000000" w:rsidRPr="00000000">
                    <w:rPr>
                      <w:rtl w:val="0"/>
                    </w:rPr>
                    <w:t xml:space="preserve">Adopts Darwin’s claim of universality and evolutionary continuity.</w:t>
                  </w:r>
                </w:p>
                <w:p w:rsidR="00000000" w:rsidDel="00000000" w:rsidP="00000000" w:rsidRDefault="00000000" w:rsidRPr="00000000" w14:paraId="0000041A">
                  <w:pPr>
                    <w:numPr>
                      <w:ilvl w:val="2"/>
                      <w:numId w:val="222"/>
                    </w:numPr>
                    <w:spacing w:after="0" w:afterAutospacing="0" w:before="0" w:beforeAutospacing="0" w:lineRule="auto"/>
                    <w:ind w:left="2160" w:hanging="360"/>
                  </w:pPr>
                  <w:r w:rsidDel="00000000" w:rsidR="00000000" w:rsidRPr="00000000">
                    <w:rPr>
                      <w:rtl w:val="0"/>
                    </w:rPr>
                    <w:t xml:space="preserve">Refines it with empirical cross-cultural research on facial expressions (Ekman’s experiments in Papua New Guinea, etc.).</w:t>
                  </w:r>
                </w:p>
                <w:p w:rsidR="00000000" w:rsidDel="00000000" w:rsidP="00000000" w:rsidRDefault="00000000" w:rsidRPr="00000000" w14:paraId="0000041B">
                  <w:pPr>
                    <w:numPr>
                      <w:ilvl w:val="0"/>
                      <w:numId w:val="222"/>
                    </w:numPr>
                    <w:spacing w:after="0" w:afterAutospacing="0" w:before="0" w:beforeAutospacing="0" w:lineRule="auto"/>
                    <w:ind w:left="720" w:hanging="360"/>
                    <w:rPr>
                      <w:b w:val="1"/>
                      <w:bCs w:val="1"/>
                    </w:rPr>
                  </w:pPr>
                  <w:r w:rsidDel="00000000" w:rsidR="00000000" w:rsidRPr="00000000">
                    <w:rPr>
                      <w:b w:val="1"/>
                      <w:bCs w:val="1"/>
                      <w:u w:val="single"/>
                      <w:rtl w:val="0"/>
                    </w:rPr>
                    <w:t xml:space="preserve">Plutchik’s Wheel of Emotions</w:t>
                  </w:r>
                  <w:r w:rsidDel="00000000" w:rsidR="00000000" w:rsidRPr="00000000">
                    <w:rPr>
                      <w:rtl w:val="0"/>
                    </w:rPr>
                  </w:r>
                </w:p>
                <w:p w:rsidR="00000000" w:rsidDel="00000000" w:rsidP="00000000" w:rsidRDefault="00000000" w:rsidRPr="00000000" w14:paraId="0000041C">
                  <w:pPr>
                    <w:numPr>
                      <w:ilvl w:val="1"/>
                      <w:numId w:val="222"/>
                    </w:numPr>
                    <w:spacing w:after="0" w:afterAutospacing="0" w:before="0" w:beforeAutospacing="0" w:lineRule="auto"/>
                    <w:ind w:left="1440" w:hanging="360"/>
                  </w:pPr>
                  <w:r w:rsidDel="00000000" w:rsidR="00000000" w:rsidRPr="00000000">
                    <w:rPr>
                      <w:b w:val="1"/>
                      <w:bCs w:val="1"/>
                      <w:rtl w:val="0"/>
                    </w:rPr>
                    <w:t xml:space="preserve">Inventor/Proponent: </w:t>
                  </w:r>
                  <w:r w:rsidDel="00000000" w:rsidR="00000000" w:rsidRPr="00000000">
                    <w:rPr>
                      <w:rtl w:val="0"/>
                    </w:rPr>
                    <w:t xml:space="preserve">Robert Plutchik (1960s–1980s).</w:t>
                  </w:r>
                </w:p>
                <w:p w:rsidR="00000000" w:rsidDel="00000000" w:rsidP="00000000" w:rsidRDefault="00000000" w:rsidRPr="00000000" w14:paraId="0000041D">
                  <w:pPr>
                    <w:numPr>
                      <w:ilvl w:val="1"/>
                      <w:numId w:val="222"/>
                    </w:numPr>
                    <w:spacing w:after="0" w:afterAutospacing="0" w:before="0" w:beforeAutospacing="0" w:lineRule="auto"/>
                    <w:ind w:left="1440" w:hanging="360"/>
                    <w:rPr>
                      <w:b w:val="1"/>
                      <w:bCs w:val="1"/>
                    </w:rPr>
                  </w:pPr>
                  <w:r w:rsidDel="00000000" w:rsidR="00000000" w:rsidRPr="00000000">
                    <w:rPr>
                      <w:b w:val="1"/>
                      <w:bCs w:val="1"/>
                      <w:rtl w:val="0"/>
                    </w:rPr>
                    <w:t xml:space="preserve">Core Ideas:</w:t>
                  </w:r>
                </w:p>
                <w:p w:rsidR="00000000" w:rsidDel="00000000" w:rsidP="00000000" w:rsidRDefault="00000000" w:rsidRPr="00000000" w14:paraId="0000041E">
                  <w:pPr>
                    <w:numPr>
                      <w:ilvl w:val="2"/>
                      <w:numId w:val="222"/>
                    </w:numPr>
                    <w:spacing w:after="0" w:afterAutospacing="0" w:before="0" w:beforeAutospacing="0" w:lineRule="auto"/>
                    <w:ind w:left="2160" w:hanging="360"/>
                  </w:pPr>
                  <w:r w:rsidDel="00000000" w:rsidR="00000000" w:rsidRPr="00000000">
                    <w:rPr>
                      <w:b w:val="1"/>
                      <w:bCs w:val="1"/>
                      <w:rtl w:val="0"/>
                    </w:rPr>
                    <w:t xml:space="preserve">Primary Emotions</w:t>
                  </w:r>
                  <w:r w:rsidDel="00000000" w:rsidR="00000000" w:rsidRPr="00000000">
                    <w:rPr>
                      <w:rtl w:val="0"/>
                    </w:rPr>
                    <w:t xml:space="preserve">: Identifies eight primary emotional dimensions (joy vs. sadness, anger vs. fear, trust vs. distrust, surprise vs. anticipation).</w:t>
                  </w:r>
                </w:p>
                <w:p w:rsidR="00000000" w:rsidDel="00000000" w:rsidP="00000000" w:rsidRDefault="00000000" w:rsidRPr="00000000" w14:paraId="0000041F">
                  <w:pPr>
                    <w:numPr>
                      <w:ilvl w:val="2"/>
                      <w:numId w:val="222"/>
                    </w:numPr>
                    <w:spacing w:after="0" w:afterAutospacing="0" w:before="0" w:beforeAutospacing="0" w:lineRule="auto"/>
                    <w:ind w:left="2160" w:hanging="360"/>
                  </w:pPr>
                  <w:r w:rsidDel="00000000" w:rsidR="00000000" w:rsidRPr="00000000">
                    <w:rPr>
                      <w:b w:val="1"/>
                      <w:bCs w:val="1"/>
                      <w:rtl w:val="0"/>
                    </w:rPr>
                    <w:t xml:space="preserve">Emotion Wheel</w:t>
                  </w:r>
                  <w:r w:rsidDel="00000000" w:rsidR="00000000" w:rsidRPr="00000000">
                    <w:rPr>
                      <w:rtl w:val="0"/>
                    </w:rPr>
                    <w:t xml:space="preserve">: Visualizes emotions as a wheel with each emotion opposite its counterpart, and intermediate “blends” formed by mixing adjacent emotions.</w:t>
                  </w:r>
                </w:p>
                <w:p w:rsidR="00000000" w:rsidDel="00000000" w:rsidP="00000000" w:rsidRDefault="00000000" w:rsidRPr="00000000" w14:paraId="00000420">
                  <w:pPr>
                    <w:numPr>
                      <w:ilvl w:val="2"/>
                      <w:numId w:val="222"/>
                    </w:numPr>
                    <w:spacing w:after="0" w:afterAutospacing="0" w:before="0" w:beforeAutospacing="0" w:lineRule="auto"/>
                    <w:ind w:left="2160" w:hanging="360"/>
                  </w:pPr>
                  <w:r w:rsidDel="00000000" w:rsidR="00000000" w:rsidRPr="00000000">
                    <w:rPr>
                      <w:b w:val="1"/>
                      <w:bCs w:val="1"/>
                      <w:rtl w:val="0"/>
                    </w:rPr>
                    <w:t xml:space="preserve">Adaptive Functions</w:t>
                  </w:r>
                  <w:r w:rsidDel="00000000" w:rsidR="00000000" w:rsidRPr="00000000">
                    <w:rPr>
                      <w:rFonts w:ascii="Arial Unicode MS" w:cs="Arial Unicode MS" w:eastAsia="Arial Unicode MS" w:hAnsi="Arial Unicode MS"/>
                      <w:rtl w:val="0"/>
                    </w:rPr>
                    <w:t xml:space="preserve">: Each primary emotion is linked to an adaptive reaction (e.g., fear → protection, anger → destruction, joy → reproduction).</w:t>
                  </w:r>
                </w:p>
                <w:p w:rsidR="00000000" w:rsidDel="00000000" w:rsidP="00000000" w:rsidRDefault="00000000" w:rsidRPr="00000000" w14:paraId="00000421">
                  <w:pPr>
                    <w:numPr>
                      <w:ilvl w:val="1"/>
                      <w:numId w:val="222"/>
                    </w:numPr>
                    <w:spacing w:after="0" w:afterAutospacing="0" w:before="0" w:beforeAutospacing="0" w:lineRule="auto"/>
                    <w:ind w:left="1440" w:hanging="360"/>
                    <w:rPr>
                      <w:b w:val="1"/>
                      <w:bCs w:val="1"/>
                    </w:rPr>
                  </w:pPr>
                  <w:r w:rsidDel="00000000" w:rsidR="00000000" w:rsidRPr="00000000">
                    <w:rPr>
                      <w:b w:val="1"/>
                      <w:bCs w:val="1"/>
                      <w:rtl w:val="0"/>
                    </w:rPr>
                    <w:t xml:space="preserve">How It Builds on Prior Work:</w:t>
                  </w:r>
                </w:p>
                <w:p w:rsidR="00000000" w:rsidDel="00000000" w:rsidP="00000000" w:rsidRDefault="00000000" w:rsidRPr="00000000" w14:paraId="00000422">
                  <w:pPr>
                    <w:numPr>
                      <w:ilvl w:val="2"/>
                      <w:numId w:val="222"/>
                    </w:numPr>
                    <w:spacing w:after="0" w:afterAutospacing="0" w:before="0" w:beforeAutospacing="0" w:lineRule="auto"/>
                    <w:ind w:left="2160" w:hanging="360"/>
                  </w:pPr>
                  <w:r w:rsidDel="00000000" w:rsidR="00000000" w:rsidRPr="00000000">
                    <w:rPr>
                      <w:rtl w:val="0"/>
                    </w:rPr>
                    <w:t xml:space="preserve">Continues the discrete-emotions tradition but arranges them in a systematic, evolutionary “wheel” form.</w:t>
                  </w:r>
                </w:p>
                <w:p w:rsidR="00000000" w:rsidDel="00000000" w:rsidP="00000000" w:rsidRDefault="00000000" w:rsidRPr="00000000" w14:paraId="00000423">
                  <w:pPr>
                    <w:numPr>
                      <w:ilvl w:val="2"/>
                      <w:numId w:val="222"/>
                    </w:numPr>
                    <w:spacing w:after="0" w:afterAutospacing="0" w:before="0" w:beforeAutospacing="0" w:lineRule="auto"/>
                    <w:ind w:left="2160" w:hanging="360"/>
                  </w:pPr>
                  <w:r w:rsidDel="00000000" w:rsidR="00000000" w:rsidRPr="00000000">
                    <w:rPr>
                      <w:rtl w:val="0"/>
                    </w:rPr>
                    <w:t xml:space="preserve">Emphasizes the functional/adaptive role of each basic emotion, echoing Darwin’s focus on survival.</w:t>
                  </w:r>
                </w:p>
                <w:p w:rsidR="00000000" w:rsidDel="00000000" w:rsidP="00000000" w:rsidRDefault="00000000" w:rsidRPr="00000000" w14:paraId="00000424">
                  <w:pPr>
                    <w:numPr>
                      <w:ilvl w:val="0"/>
                      <w:numId w:val="222"/>
                    </w:numPr>
                    <w:spacing w:after="0" w:afterAutospacing="0" w:before="0" w:beforeAutospacing="0" w:lineRule="auto"/>
                    <w:ind w:left="720" w:hanging="360"/>
                    <w:rPr>
                      <w:b w:val="1"/>
                      <w:bCs w:val="1"/>
                    </w:rPr>
                  </w:pPr>
                  <w:r w:rsidDel="00000000" w:rsidR="00000000" w:rsidRPr="00000000">
                    <w:rPr>
                      <w:b w:val="1"/>
                      <w:bCs w:val="1"/>
                      <w:u w:val="single"/>
                      <w:rtl w:val="0"/>
                    </w:rPr>
                    <w:t xml:space="preserve">Parrott’s Emotions by Groups</w:t>
                  </w:r>
                </w:p>
                <w:p w:rsidR="00000000" w:rsidDel="00000000" w:rsidP="00000000" w:rsidRDefault="00000000" w:rsidRPr="00000000" w14:paraId="00000425">
                  <w:pPr>
                    <w:numPr>
                      <w:ilvl w:val="1"/>
                      <w:numId w:val="222"/>
                    </w:numPr>
                    <w:spacing w:after="0" w:afterAutospacing="0" w:before="0" w:beforeAutospacing="0" w:lineRule="auto"/>
                    <w:ind w:left="1440" w:hanging="360"/>
                  </w:pPr>
                  <w:r w:rsidDel="00000000" w:rsidR="00000000" w:rsidRPr="00000000">
                    <w:rPr>
                      <w:b w:val="1"/>
                      <w:bCs w:val="1"/>
                      <w:rtl w:val="0"/>
                    </w:rPr>
                    <w:t xml:space="preserve">Inventor/Proponent: </w:t>
                  </w:r>
                  <w:r w:rsidDel="00000000" w:rsidR="00000000" w:rsidRPr="00000000">
                    <w:rPr>
                      <w:rtl w:val="0"/>
                    </w:rPr>
                    <w:t xml:space="preserve">W. Gerrod Parrott, notably in his 2001 work </w:t>
                  </w:r>
                  <w:r w:rsidDel="00000000" w:rsidR="00000000" w:rsidRPr="00000000">
                    <w:rPr>
                      <w:i w:val="1"/>
                      <w:iCs w:val="1"/>
                      <w:rtl w:val="0"/>
                    </w:rPr>
                    <w:t xml:space="preserve">Emotions in Social Psychology</w:t>
                  </w:r>
                  <w:r w:rsidDel="00000000" w:rsidR="00000000" w:rsidRPr="00000000">
                    <w:rPr>
                      <w:rtl w:val="0"/>
                    </w:rPr>
                    <w:t xml:space="preserve">.</w:t>
                  </w:r>
                </w:p>
                <w:p w:rsidR="00000000" w:rsidDel="00000000" w:rsidP="00000000" w:rsidRDefault="00000000" w:rsidRPr="00000000" w14:paraId="00000426">
                  <w:pPr>
                    <w:numPr>
                      <w:ilvl w:val="1"/>
                      <w:numId w:val="222"/>
                    </w:numPr>
                    <w:spacing w:after="0" w:afterAutospacing="0" w:before="0" w:beforeAutospacing="0" w:lineRule="auto"/>
                    <w:ind w:left="1440" w:hanging="360"/>
                    <w:rPr>
                      <w:b w:val="1"/>
                      <w:bCs w:val="1"/>
                    </w:rPr>
                  </w:pPr>
                  <w:r w:rsidDel="00000000" w:rsidR="00000000" w:rsidRPr="00000000">
                    <w:rPr>
                      <w:b w:val="1"/>
                      <w:bCs w:val="1"/>
                      <w:rtl w:val="0"/>
                    </w:rPr>
                    <w:t xml:space="preserve">Core Ideas:</w:t>
                  </w:r>
                </w:p>
                <w:p w:rsidR="00000000" w:rsidDel="00000000" w:rsidP="00000000" w:rsidRDefault="00000000" w:rsidRPr="00000000" w14:paraId="00000427">
                  <w:pPr>
                    <w:numPr>
                      <w:ilvl w:val="2"/>
                      <w:numId w:val="222"/>
                    </w:numPr>
                    <w:spacing w:after="0" w:afterAutospacing="0" w:before="0" w:beforeAutospacing="0" w:lineRule="auto"/>
                    <w:ind w:left="2160" w:hanging="360"/>
                  </w:pPr>
                  <w:r w:rsidDel="00000000" w:rsidR="00000000" w:rsidRPr="00000000">
                    <w:rPr>
                      <w:b w:val="1"/>
                      <w:bCs w:val="1"/>
                      <w:rtl w:val="0"/>
                    </w:rPr>
                    <w:t xml:space="preserve">Hierarchical Grouping:</w:t>
                  </w:r>
                  <w:r w:rsidDel="00000000" w:rsidR="00000000" w:rsidRPr="00000000">
                    <w:rPr>
                      <w:rFonts w:ascii="Arial Unicode MS" w:cs="Arial Unicode MS" w:eastAsia="Arial Unicode MS" w:hAnsi="Arial Unicode MS"/>
                      <w:rtl w:val="0"/>
                    </w:rPr>
                    <w:t xml:space="preserve"> Parrott organizes emotions in a tree‐like structure with three “levels.” At the top are broad “primary” emotions (e.g., love, joy, surprise, anger, sadness, fear). These branch into more specific “secondary” emotions (e.g., love → affection, longing; joy → cheerfulness, pride), which in turn branch into even more nuanced “tertiary” emotions (e.g., affection → adoration, fondness, liking).</w:t>
                  </w:r>
                </w:p>
                <w:p w:rsidR="00000000" w:rsidDel="00000000" w:rsidP="00000000" w:rsidRDefault="00000000" w:rsidRPr="00000000" w14:paraId="00000428">
                  <w:pPr>
                    <w:numPr>
                      <w:ilvl w:val="2"/>
                      <w:numId w:val="222"/>
                    </w:numPr>
                    <w:spacing w:after="0" w:afterAutospacing="0" w:before="0" w:beforeAutospacing="0" w:lineRule="auto"/>
                    <w:ind w:left="2160" w:hanging="360"/>
                  </w:pPr>
                  <w:r w:rsidDel="00000000" w:rsidR="00000000" w:rsidRPr="00000000">
                    <w:rPr>
                      <w:b w:val="1"/>
                      <w:bCs w:val="1"/>
                      <w:rtl w:val="0"/>
                    </w:rPr>
                    <w:t xml:space="preserve">Focus on Complexity:</w:t>
                  </w:r>
                  <w:r w:rsidDel="00000000" w:rsidR="00000000" w:rsidRPr="00000000">
                    <w:rPr>
                      <w:rtl w:val="0"/>
                    </w:rPr>
                    <w:t xml:space="preserve"> By grouping emotions in nested tiers, Parrott’s framework highlights how we use more granular labels in everyday language while recognizing a smaller set of underlying families.</w:t>
                  </w:r>
                </w:p>
                <w:p w:rsidR="00000000" w:rsidDel="00000000" w:rsidP="00000000" w:rsidRDefault="00000000" w:rsidRPr="00000000" w14:paraId="00000429">
                  <w:pPr>
                    <w:numPr>
                      <w:ilvl w:val="2"/>
                      <w:numId w:val="222"/>
                    </w:numPr>
                    <w:spacing w:after="0" w:afterAutospacing="0" w:before="0" w:beforeAutospacing="0" w:lineRule="auto"/>
                    <w:ind w:left="2160" w:hanging="360"/>
                  </w:pPr>
                  <w:r w:rsidDel="00000000" w:rsidR="00000000" w:rsidRPr="00000000">
                    <w:rPr>
                      <w:b w:val="1"/>
                      <w:bCs w:val="1"/>
                      <w:rtl w:val="0"/>
                    </w:rPr>
                    <w:t xml:space="preserve">Emphasis on Social and Linguistic Context:</w:t>
                  </w:r>
                  <w:r w:rsidDel="00000000" w:rsidR="00000000" w:rsidRPr="00000000">
                    <w:rPr>
                      <w:rtl w:val="0"/>
                    </w:rPr>
                    <w:t xml:space="preserve"> Like many hierarchical taxonomies, Parrott’s system underscores that the way we categorize and label emotions can vary based on cultural and interpersonal contexts.</w:t>
                  </w:r>
                </w:p>
                <w:p w:rsidR="00000000" w:rsidDel="00000000" w:rsidP="00000000" w:rsidRDefault="00000000" w:rsidRPr="00000000" w14:paraId="0000042A">
                  <w:pPr>
                    <w:numPr>
                      <w:ilvl w:val="1"/>
                      <w:numId w:val="222"/>
                    </w:numPr>
                    <w:spacing w:after="0" w:afterAutospacing="0" w:before="0" w:beforeAutospacing="0" w:lineRule="auto"/>
                    <w:ind w:left="1440" w:hanging="360"/>
                    <w:rPr>
                      <w:b w:val="1"/>
                      <w:bCs w:val="1"/>
                    </w:rPr>
                  </w:pPr>
                  <w:r w:rsidDel="00000000" w:rsidR="00000000" w:rsidRPr="00000000">
                    <w:rPr>
                      <w:b w:val="1"/>
                      <w:bCs w:val="1"/>
                      <w:rtl w:val="0"/>
                    </w:rPr>
                    <w:t xml:space="preserve">Connections to Other Models:</w:t>
                  </w:r>
                </w:p>
                <w:p w:rsidR="00000000" w:rsidDel="00000000" w:rsidP="00000000" w:rsidRDefault="00000000" w:rsidRPr="00000000" w14:paraId="0000042B">
                  <w:pPr>
                    <w:numPr>
                      <w:ilvl w:val="2"/>
                      <w:numId w:val="222"/>
                    </w:numPr>
                    <w:spacing w:after="0" w:afterAutospacing="0" w:before="0" w:beforeAutospacing="0" w:lineRule="auto"/>
                    <w:ind w:left="2160" w:hanging="360"/>
                  </w:pPr>
                  <w:r w:rsidDel="00000000" w:rsidR="00000000" w:rsidRPr="00000000">
                    <w:rPr>
                      <w:rtl w:val="0"/>
                    </w:rPr>
                    <w:t xml:space="preserve">Conceptually akin to Plutchik’s “wheel” (sectioning emotions into primary groups) but opts for a branching taxonomy rather than a circular structure.</w:t>
                  </w:r>
                </w:p>
                <w:p w:rsidR="00000000" w:rsidDel="00000000" w:rsidP="00000000" w:rsidRDefault="00000000" w:rsidRPr="00000000" w14:paraId="0000042C">
                  <w:pPr>
                    <w:numPr>
                      <w:ilvl w:val="2"/>
                      <w:numId w:val="222"/>
                    </w:numPr>
                    <w:spacing w:after="0" w:afterAutospacing="0" w:before="0" w:beforeAutospacing="0" w:lineRule="auto"/>
                    <w:ind w:left="2160" w:hanging="360"/>
                  </w:pPr>
                  <w:r w:rsidDel="00000000" w:rsidR="00000000" w:rsidRPr="00000000">
                    <w:rPr>
                      <w:rtl w:val="0"/>
                    </w:rPr>
                    <w:t xml:space="preserve">Shows how a few “core” or “basic” emotions can generate many “sub‐emotions” in natural language and social life.</w:t>
                  </w:r>
                </w:p>
                <w:p w:rsidR="00000000" w:rsidDel="00000000" w:rsidP="00000000" w:rsidRDefault="00000000" w:rsidRPr="00000000" w14:paraId="0000042D">
                  <w:pPr>
                    <w:numPr>
                      <w:ilvl w:val="0"/>
                      <w:numId w:val="222"/>
                    </w:numPr>
                    <w:spacing w:after="0" w:afterAutospacing="0" w:before="0" w:beforeAutospacing="0" w:lineRule="auto"/>
                    <w:ind w:left="720" w:hanging="360"/>
                    <w:rPr>
                      <w:b w:val="1"/>
                      <w:bCs w:val="1"/>
                    </w:rPr>
                  </w:pPr>
                  <w:r w:rsidDel="00000000" w:rsidR="00000000" w:rsidRPr="00000000">
                    <w:rPr>
                      <w:b w:val="1"/>
                      <w:bCs w:val="1"/>
                      <w:u w:val="single"/>
                      <w:rtl w:val="0"/>
                    </w:rPr>
                    <w:t xml:space="preserve">Russell’s Circumplex Model of Affect</w:t>
                  </w:r>
                </w:p>
                <w:p w:rsidR="00000000" w:rsidDel="00000000" w:rsidP="00000000" w:rsidRDefault="00000000" w:rsidRPr="00000000" w14:paraId="0000042E">
                  <w:pPr>
                    <w:numPr>
                      <w:ilvl w:val="1"/>
                      <w:numId w:val="222"/>
                    </w:numPr>
                    <w:spacing w:after="0" w:afterAutospacing="0" w:before="0" w:beforeAutospacing="0" w:lineRule="auto"/>
                    <w:ind w:left="1440" w:hanging="360"/>
                  </w:pPr>
                  <w:r w:rsidDel="00000000" w:rsidR="00000000" w:rsidRPr="00000000">
                    <w:rPr>
                      <w:b w:val="1"/>
                      <w:bCs w:val="1"/>
                      <w:rtl w:val="0"/>
                    </w:rPr>
                    <w:t xml:space="preserve">Inventor/Proponent:</w:t>
                    <w:br w:type="textWrapping"/>
                  </w:r>
                  <w:r w:rsidDel="00000000" w:rsidR="00000000" w:rsidRPr="00000000">
                    <w:rPr>
                      <w:rtl w:val="0"/>
                    </w:rPr>
                    <w:t xml:space="preserve">James A. Russell (late 1970s–1980s).</w:t>
                  </w:r>
                </w:p>
                <w:p w:rsidR="00000000" w:rsidDel="00000000" w:rsidP="00000000" w:rsidRDefault="00000000" w:rsidRPr="00000000" w14:paraId="0000042F">
                  <w:pPr>
                    <w:numPr>
                      <w:ilvl w:val="1"/>
                      <w:numId w:val="222"/>
                    </w:numPr>
                    <w:spacing w:after="0" w:afterAutospacing="0" w:before="0" w:beforeAutospacing="0" w:lineRule="auto"/>
                    <w:ind w:left="1440" w:hanging="360"/>
                    <w:rPr>
                      <w:b w:val="1"/>
                      <w:bCs w:val="1"/>
                    </w:rPr>
                  </w:pPr>
                  <w:r w:rsidDel="00000000" w:rsidR="00000000" w:rsidRPr="00000000">
                    <w:rPr>
                      <w:b w:val="1"/>
                      <w:bCs w:val="1"/>
                      <w:rtl w:val="0"/>
                    </w:rPr>
                    <w:t xml:space="preserve">Core Ideas:</w:t>
                  </w:r>
                </w:p>
                <w:p w:rsidR="00000000" w:rsidDel="00000000" w:rsidP="00000000" w:rsidRDefault="00000000" w:rsidRPr="00000000" w14:paraId="00000430">
                  <w:pPr>
                    <w:numPr>
                      <w:ilvl w:val="2"/>
                      <w:numId w:val="222"/>
                    </w:numPr>
                    <w:spacing w:after="0" w:afterAutospacing="0" w:before="0" w:beforeAutospacing="0" w:lineRule="auto"/>
                    <w:ind w:left="2160" w:hanging="360"/>
                  </w:pPr>
                  <w:r w:rsidDel="00000000" w:rsidR="00000000" w:rsidRPr="00000000">
                    <w:rPr>
                      <w:b w:val="1"/>
                      <w:bCs w:val="1"/>
                      <w:rtl w:val="0"/>
                    </w:rPr>
                    <w:t xml:space="preserve">Dimensional Approach</w:t>
                  </w:r>
                  <w:r w:rsidDel="00000000" w:rsidR="00000000" w:rsidRPr="00000000">
                    <w:rPr>
                      <w:rtl w:val="0"/>
                    </w:rPr>
                    <w:t xml:space="preserve">: Emotions are best understood along two continuous dimensions:</w:t>
                  </w:r>
                </w:p>
                <w:p w:rsidR="00000000" w:rsidDel="00000000" w:rsidP="00000000" w:rsidRDefault="00000000" w:rsidRPr="00000000" w14:paraId="00000431">
                  <w:pPr>
                    <w:numPr>
                      <w:ilvl w:val="3"/>
                      <w:numId w:val="222"/>
                    </w:numPr>
                    <w:spacing w:after="0" w:afterAutospacing="0" w:before="0" w:beforeAutospacing="0" w:lineRule="auto"/>
                    <w:ind w:left="2880" w:hanging="360"/>
                    <w:rPr>
                      <w:b w:val="1"/>
                      <w:bCs w:val="1"/>
                    </w:rPr>
                  </w:pPr>
                  <w:r w:rsidDel="00000000" w:rsidR="00000000" w:rsidRPr="00000000">
                    <w:rPr>
                      <w:b w:val="1"/>
                      <w:bCs w:val="1"/>
                      <w:rtl w:val="0"/>
                    </w:rPr>
                    <w:t xml:space="preserve">Valence (Pleasantness–Unpleasantness)</w:t>
                  </w:r>
                </w:p>
                <w:p w:rsidR="00000000" w:rsidDel="00000000" w:rsidP="00000000" w:rsidRDefault="00000000" w:rsidRPr="00000000" w14:paraId="00000432">
                  <w:pPr>
                    <w:numPr>
                      <w:ilvl w:val="3"/>
                      <w:numId w:val="222"/>
                    </w:numPr>
                    <w:spacing w:after="0" w:afterAutospacing="0" w:before="0" w:beforeAutospacing="0" w:lineRule="auto"/>
                    <w:ind w:left="2880" w:hanging="360"/>
                    <w:rPr>
                      <w:b w:val="1"/>
                      <w:bCs w:val="1"/>
                    </w:rPr>
                  </w:pPr>
                  <w:r w:rsidDel="00000000" w:rsidR="00000000" w:rsidRPr="00000000">
                    <w:rPr>
                      <w:b w:val="1"/>
                      <w:bCs w:val="1"/>
                      <w:rtl w:val="0"/>
                    </w:rPr>
                    <w:t xml:space="preserve">Arousal (High–Low Activation)</w:t>
                  </w:r>
                </w:p>
                <w:p w:rsidR="00000000" w:rsidDel="00000000" w:rsidP="00000000" w:rsidRDefault="00000000" w:rsidRPr="00000000" w14:paraId="00000433">
                  <w:pPr>
                    <w:numPr>
                      <w:ilvl w:val="2"/>
                      <w:numId w:val="222"/>
                    </w:numPr>
                    <w:spacing w:after="0" w:afterAutospacing="0" w:before="0" w:beforeAutospacing="0" w:lineRule="auto"/>
                    <w:ind w:left="2160" w:hanging="360"/>
                  </w:pPr>
                  <w:r w:rsidDel="00000000" w:rsidR="00000000" w:rsidRPr="00000000">
                    <w:rPr>
                      <w:b w:val="1"/>
                      <w:bCs w:val="1"/>
                      <w:rtl w:val="0"/>
                    </w:rPr>
                    <w:t xml:space="preserve">Circular Arrangement</w:t>
                  </w:r>
                  <w:r w:rsidDel="00000000" w:rsidR="00000000" w:rsidRPr="00000000">
                    <w:rPr>
                      <w:rtl w:val="0"/>
                    </w:rPr>
                    <w:t xml:space="preserve">: Emotions are positioned around a circle, with opposite quadrants capturing opposite feeling states (e.g., excited is high arousal and pleasant; bored is low arousal and unpleasant).</w:t>
                  </w:r>
                </w:p>
                <w:p w:rsidR="00000000" w:rsidDel="00000000" w:rsidP="00000000" w:rsidRDefault="00000000" w:rsidRPr="00000000" w14:paraId="00000434">
                  <w:pPr>
                    <w:numPr>
                      <w:ilvl w:val="2"/>
                      <w:numId w:val="222"/>
                    </w:numPr>
                    <w:spacing w:after="0" w:afterAutospacing="0" w:before="0" w:beforeAutospacing="0" w:lineRule="auto"/>
                    <w:ind w:left="2160" w:hanging="360"/>
                  </w:pPr>
                  <w:r w:rsidDel="00000000" w:rsidR="00000000" w:rsidRPr="00000000">
                    <w:rPr>
                      <w:b w:val="1"/>
                      <w:bCs w:val="1"/>
                      <w:rtl w:val="0"/>
                    </w:rPr>
                    <w:t xml:space="preserve">Psychological Constructionism</w:t>
                  </w:r>
                  <w:r w:rsidDel="00000000" w:rsidR="00000000" w:rsidRPr="00000000">
                    <w:rPr>
                      <w:rtl w:val="0"/>
                    </w:rPr>
                    <w:t xml:space="preserve">: Rather than being hardwired discrete “modules,” emotions emerge from combinations of valence and arousal dimensions, plus appraisals and context.</w:t>
                  </w:r>
                </w:p>
                <w:p w:rsidR="00000000" w:rsidDel="00000000" w:rsidP="00000000" w:rsidRDefault="00000000" w:rsidRPr="00000000" w14:paraId="00000435">
                  <w:pPr>
                    <w:numPr>
                      <w:ilvl w:val="1"/>
                      <w:numId w:val="222"/>
                    </w:numPr>
                    <w:spacing w:after="0" w:afterAutospacing="0" w:before="0" w:beforeAutospacing="0" w:lineRule="auto"/>
                    <w:ind w:left="1440" w:hanging="360"/>
                    <w:rPr>
                      <w:b w:val="1"/>
                      <w:bCs w:val="1"/>
                    </w:rPr>
                  </w:pPr>
                  <w:r w:rsidDel="00000000" w:rsidR="00000000" w:rsidRPr="00000000">
                    <w:rPr>
                      <w:b w:val="1"/>
                      <w:bCs w:val="1"/>
                      <w:rtl w:val="0"/>
                    </w:rPr>
                    <w:t xml:space="preserve">How It Builds on/Diverges From Discrete Approaches:</w:t>
                  </w:r>
                </w:p>
                <w:p w:rsidR="00000000" w:rsidDel="00000000" w:rsidP="00000000" w:rsidRDefault="00000000" w:rsidRPr="00000000" w14:paraId="00000436">
                  <w:pPr>
                    <w:numPr>
                      <w:ilvl w:val="2"/>
                      <w:numId w:val="222"/>
                    </w:numPr>
                    <w:spacing w:after="0" w:afterAutospacing="0" w:before="0" w:beforeAutospacing="0" w:lineRule="auto"/>
                    <w:ind w:left="2160" w:hanging="360"/>
                  </w:pPr>
                  <w:r w:rsidDel="00000000" w:rsidR="00000000" w:rsidRPr="00000000">
                    <w:rPr>
                      <w:rtl w:val="0"/>
                    </w:rPr>
                    <w:t xml:space="preserve">Rejects the need for a small set of “basic” emotions; instead, it focuses on how underlying dimensions combine to yield all emotional states.</w:t>
                  </w:r>
                </w:p>
                <w:p w:rsidR="00000000" w:rsidDel="00000000" w:rsidP="00000000" w:rsidRDefault="00000000" w:rsidRPr="00000000" w14:paraId="00000437">
                  <w:pPr>
                    <w:numPr>
                      <w:ilvl w:val="2"/>
                      <w:numId w:val="222"/>
                    </w:numPr>
                    <w:spacing w:after="0" w:afterAutospacing="0" w:before="0" w:beforeAutospacing="0" w:lineRule="auto"/>
                    <w:ind w:left="2160" w:hanging="360"/>
                  </w:pPr>
                  <w:r w:rsidDel="00000000" w:rsidR="00000000" w:rsidRPr="00000000">
                    <w:rPr>
                      <w:rtl w:val="0"/>
                    </w:rPr>
                    <w:t xml:space="preserve">Reflects a move toward continuous, multidimensional representations.</w:t>
                  </w:r>
                </w:p>
                <w:p w:rsidR="00000000" w:rsidDel="00000000" w:rsidP="00000000" w:rsidRDefault="00000000" w:rsidRPr="00000000" w14:paraId="00000438">
                  <w:pPr>
                    <w:numPr>
                      <w:ilvl w:val="0"/>
                      <w:numId w:val="222"/>
                    </w:numPr>
                    <w:spacing w:after="0" w:afterAutospacing="0" w:before="0" w:beforeAutospacing="0" w:lineRule="auto"/>
                    <w:ind w:left="720" w:hanging="360"/>
                    <w:rPr>
                      <w:b w:val="1"/>
                      <w:bCs w:val="1"/>
                    </w:rPr>
                  </w:pPr>
                  <w:r w:rsidDel="00000000" w:rsidR="00000000" w:rsidRPr="00000000">
                    <w:rPr>
                      <w:b w:val="1"/>
                      <w:bCs w:val="1"/>
                      <w:u w:val="single"/>
                      <w:rtl w:val="0"/>
                    </w:rPr>
                    <w:t xml:space="preserve">Six Emotion Axes (Various Proposals)</w:t>
                  </w:r>
                </w:p>
                <w:p w:rsidR="00000000" w:rsidDel="00000000" w:rsidP="00000000" w:rsidRDefault="00000000" w:rsidRPr="00000000" w14:paraId="00000439">
                  <w:pPr>
                    <w:numPr>
                      <w:ilvl w:val="1"/>
                      <w:numId w:val="222"/>
                    </w:numPr>
                    <w:spacing w:after="0" w:afterAutospacing="0" w:before="0" w:beforeAutospacing="0" w:lineRule="auto"/>
                    <w:ind w:left="1440" w:hanging="360"/>
                  </w:pPr>
                  <w:r w:rsidDel="00000000" w:rsidR="00000000" w:rsidRPr="00000000">
                    <w:rPr>
                      <w:b w:val="1"/>
                      <w:bCs w:val="1"/>
                      <w:rtl w:val="0"/>
                    </w:rPr>
                    <w:t xml:space="preserve">Inventors/Proponents: </w:t>
                  </w:r>
                  <w:r w:rsidDel="00000000" w:rsidR="00000000" w:rsidRPr="00000000">
                    <w:rPr>
                      <w:rtl w:val="0"/>
                    </w:rPr>
                    <w:t xml:space="preserve">There is no single canonical source for “six emotion axes,” but various researchers have posited 6 bipolar or orthogonal dimensions to capture a wider range of affective states. One commonly cited set extends Robert Plutchik’s idea of opposite emotion pairs—sometimes enumerated as 6 (or more) fundamental axes.</w:t>
                  </w:r>
                </w:p>
                <w:p w:rsidR="00000000" w:rsidDel="00000000" w:rsidP="00000000" w:rsidRDefault="00000000" w:rsidRPr="00000000" w14:paraId="0000043A">
                  <w:pPr>
                    <w:numPr>
                      <w:ilvl w:val="1"/>
                      <w:numId w:val="222"/>
                    </w:numPr>
                    <w:spacing w:after="0" w:afterAutospacing="0" w:before="0" w:beforeAutospacing="0" w:lineRule="auto"/>
                    <w:ind w:left="1440" w:hanging="360"/>
                    <w:rPr>
                      <w:b w:val="1"/>
                      <w:bCs w:val="1"/>
                    </w:rPr>
                  </w:pPr>
                  <w:r w:rsidDel="00000000" w:rsidR="00000000" w:rsidRPr="00000000">
                    <w:rPr>
                      <w:b w:val="1"/>
                      <w:bCs w:val="1"/>
                      <w:rtl w:val="0"/>
                    </w:rPr>
                    <w:t xml:space="preserve">Core Ideas:</w:t>
                  </w:r>
                </w:p>
                <w:p w:rsidR="00000000" w:rsidDel="00000000" w:rsidP="00000000" w:rsidRDefault="00000000" w:rsidRPr="00000000" w14:paraId="0000043B">
                  <w:pPr>
                    <w:numPr>
                      <w:ilvl w:val="2"/>
                      <w:numId w:val="222"/>
                    </w:numPr>
                    <w:spacing w:after="0" w:afterAutospacing="0" w:before="0" w:beforeAutospacing="0" w:lineRule="auto"/>
                    <w:ind w:left="2160" w:hanging="360"/>
                  </w:pPr>
                  <w:r w:rsidDel="00000000" w:rsidR="00000000" w:rsidRPr="00000000">
                    <w:rPr>
                      <w:b w:val="1"/>
                      <w:bCs w:val="1"/>
                      <w:rtl w:val="0"/>
                    </w:rPr>
                    <w:t xml:space="preserve">Bipolar Dimensions:</w:t>
                  </w:r>
                  <w:r w:rsidDel="00000000" w:rsidR="00000000" w:rsidRPr="00000000">
                    <w:rPr>
                      <w:rtl w:val="0"/>
                    </w:rPr>
                    <w:t xml:space="preserve"> The approach identifies pairs of opposite emotions—e.g., joy vs. sadness, anger vs. fear, trust vs. disgust, surprise vs. anticipation (or similar poles). Some versions expand or rearrange these.</w:t>
                  </w:r>
                </w:p>
                <w:p w:rsidR="00000000" w:rsidDel="00000000" w:rsidP="00000000" w:rsidRDefault="00000000" w:rsidRPr="00000000" w14:paraId="0000043C">
                  <w:pPr>
                    <w:numPr>
                      <w:ilvl w:val="2"/>
                      <w:numId w:val="222"/>
                    </w:numPr>
                    <w:spacing w:after="0" w:afterAutospacing="0" w:before="0" w:beforeAutospacing="0" w:lineRule="auto"/>
                    <w:ind w:left="2160" w:hanging="360"/>
                  </w:pPr>
                  <w:r w:rsidDel="00000000" w:rsidR="00000000" w:rsidRPr="00000000">
                    <w:rPr>
                      <w:b w:val="1"/>
                      <w:bCs w:val="1"/>
                      <w:rtl w:val="0"/>
                    </w:rPr>
                    <w:t xml:space="preserve">Continuous Ranges:</w:t>
                  </w:r>
                  <w:r w:rsidDel="00000000" w:rsidR="00000000" w:rsidRPr="00000000">
                    <w:rPr>
                      <w:rtl w:val="0"/>
                    </w:rPr>
                    <w:t xml:space="preserve"> Each pair is treated as a continuum (e.g., from complete joy to complete sadness), so an individual’s emotional state could be mapped along one or more axes at any given time.</w:t>
                  </w:r>
                </w:p>
                <w:p w:rsidR="00000000" w:rsidDel="00000000" w:rsidP="00000000" w:rsidRDefault="00000000" w:rsidRPr="00000000" w14:paraId="0000043D">
                  <w:pPr>
                    <w:numPr>
                      <w:ilvl w:val="2"/>
                      <w:numId w:val="222"/>
                    </w:numPr>
                    <w:spacing w:after="0" w:afterAutospacing="0" w:before="0" w:beforeAutospacing="0" w:lineRule="auto"/>
                    <w:ind w:left="2160" w:hanging="360"/>
                  </w:pPr>
                  <w:r w:rsidDel="00000000" w:rsidR="00000000" w:rsidRPr="00000000">
                    <w:rPr>
                      <w:b w:val="1"/>
                      <w:bCs w:val="1"/>
                      <w:rtl w:val="0"/>
                    </w:rPr>
                    <w:t xml:space="preserve">Flexible Blending:</w:t>
                  </w:r>
                  <w:r w:rsidDel="00000000" w:rsidR="00000000" w:rsidRPr="00000000">
                    <w:rPr>
                      <w:rtl w:val="0"/>
                    </w:rPr>
                    <w:t xml:space="preserve"> By scoring each axis, the model allows for blended states—someone might be moderately “angry” (anger–fear axis) and moderately “sad” (joy–sadness axis) simultaneously, providing a multi‐dimensional emotional profile.</w:t>
                  </w:r>
                </w:p>
                <w:p w:rsidR="00000000" w:rsidDel="00000000" w:rsidP="00000000" w:rsidRDefault="00000000" w:rsidRPr="00000000" w14:paraId="0000043E">
                  <w:pPr>
                    <w:numPr>
                      <w:ilvl w:val="1"/>
                      <w:numId w:val="222"/>
                    </w:numPr>
                    <w:spacing w:after="0" w:afterAutospacing="0" w:before="0" w:beforeAutospacing="0" w:lineRule="auto"/>
                    <w:ind w:left="1440" w:hanging="360"/>
                    <w:rPr>
                      <w:b w:val="1"/>
                      <w:bCs w:val="1"/>
                    </w:rPr>
                  </w:pPr>
                  <w:r w:rsidDel="00000000" w:rsidR="00000000" w:rsidRPr="00000000">
                    <w:rPr>
                      <w:b w:val="1"/>
                      <w:bCs w:val="1"/>
                      <w:rtl w:val="0"/>
                    </w:rPr>
                    <w:t xml:space="preserve">Connections to Other Models:</w:t>
                  </w:r>
                </w:p>
                <w:p w:rsidR="00000000" w:rsidDel="00000000" w:rsidP="00000000" w:rsidRDefault="00000000" w:rsidRPr="00000000" w14:paraId="0000043F">
                  <w:pPr>
                    <w:numPr>
                      <w:ilvl w:val="2"/>
                      <w:numId w:val="222"/>
                    </w:numPr>
                    <w:spacing w:after="0" w:afterAutospacing="0" w:before="0" w:beforeAutospacing="0" w:lineRule="auto"/>
                    <w:ind w:left="2160" w:hanging="360"/>
                  </w:pPr>
                  <w:r w:rsidDel="00000000" w:rsidR="00000000" w:rsidRPr="00000000">
                    <w:rPr>
                      <w:rtl w:val="0"/>
                    </w:rPr>
                    <w:t xml:space="preserve">Conceptually related to Russell’s two‐dimensional circumplex but expands the number of axes from two (valence, arousal) to six (or more) to capture more nuance.</w:t>
                  </w:r>
                </w:p>
                <w:p w:rsidR="00000000" w:rsidDel="00000000" w:rsidP="00000000" w:rsidRDefault="00000000" w:rsidRPr="00000000" w14:paraId="00000440">
                  <w:pPr>
                    <w:numPr>
                      <w:ilvl w:val="2"/>
                      <w:numId w:val="222"/>
                    </w:numPr>
                    <w:spacing w:after="0" w:afterAutospacing="0" w:before="0" w:beforeAutospacing="0" w:lineRule="auto"/>
                    <w:ind w:left="2160" w:hanging="360"/>
                  </w:pPr>
                  <w:r w:rsidDel="00000000" w:rsidR="00000000" w:rsidRPr="00000000">
                    <w:rPr>
                      <w:rtl w:val="0"/>
                    </w:rPr>
                    <w:t xml:space="preserve">Echoes Plutchik’s concept of opposite emotion pairs but treats them as continuous axes rather than discrete labels on a wheel.</w:t>
                  </w:r>
                </w:p>
                <w:p w:rsidR="00000000" w:rsidDel="00000000" w:rsidP="00000000" w:rsidRDefault="00000000" w:rsidRPr="00000000" w14:paraId="00000441">
                  <w:pPr>
                    <w:numPr>
                      <w:ilvl w:val="0"/>
                      <w:numId w:val="222"/>
                    </w:numPr>
                    <w:spacing w:after="0" w:afterAutospacing="0" w:before="0" w:beforeAutospacing="0" w:lineRule="auto"/>
                    <w:ind w:left="720" w:hanging="360"/>
                    <w:rPr>
                      <w:b w:val="1"/>
                      <w:bCs w:val="1"/>
                    </w:rPr>
                  </w:pPr>
                  <w:r w:rsidDel="00000000" w:rsidR="00000000" w:rsidRPr="00000000">
                    <w:rPr>
                      <w:b w:val="1"/>
                      <w:bCs w:val="1"/>
                      <w:u w:val="single"/>
                      <w:rtl w:val="0"/>
                    </w:rPr>
                    <w:t xml:space="preserve">HUMAINE’s Proposal for EARL (Emotion Annotation and Representation Language)</w:t>
                  </w:r>
                </w:p>
                <w:p w:rsidR="00000000" w:rsidDel="00000000" w:rsidP="00000000" w:rsidRDefault="00000000" w:rsidRPr="00000000" w14:paraId="00000442">
                  <w:pPr>
                    <w:numPr>
                      <w:ilvl w:val="1"/>
                      <w:numId w:val="222"/>
                    </w:numPr>
                    <w:spacing w:after="0" w:afterAutospacing="0" w:before="0" w:beforeAutospacing="0" w:lineRule="auto"/>
                    <w:ind w:left="1440" w:hanging="360"/>
                  </w:pPr>
                  <w:r w:rsidDel="00000000" w:rsidR="00000000" w:rsidRPr="00000000">
                    <w:rPr>
                      <w:b w:val="1"/>
                      <w:bCs w:val="1"/>
                      <w:rtl w:val="0"/>
                    </w:rPr>
                    <w:t xml:space="preserve">Group/Project: </w:t>
                  </w:r>
                  <w:r w:rsidDel="00000000" w:rsidR="00000000" w:rsidRPr="00000000">
                    <w:rPr>
                      <w:rtl w:val="0"/>
                    </w:rPr>
                    <w:t xml:space="preserve">HUMAINE (Human–Machine Interaction Network on Emotion), an EU‐funded research project (mid‐2000s).</w:t>
                  </w:r>
                </w:p>
                <w:p w:rsidR="00000000" w:rsidDel="00000000" w:rsidP="00000000" w:rsidRDefault="00000000" w:rsidRPr="00000000" w14:paraId="00000443">
                  <w:pPr>
                    <w:numPr>
                      <w:ilvl w:val="1"/>
                      <w:numId w:val="222"/>
                    </w:numPr>
                    <w:spacing w:after="0" w:afterAutospacing="0" w:before="0" w:beforeAutospacing="0" w:lineRule="auto"/>
                    <w:ind w:left="1440" w:hanging="360"/>
                    <w:rPr>
                      <w:b w:val="1"/>
                      <w:bCs w:val="1"/>
                    </w:rPr>
                  </w:pPr>
                  <w:r w:rsidDel="00000000" w:rsidR="00000000" w:rsidRPr="00000000">
                    <w:rPr>
                      <w:b w:val="1"/>
                      <w:bCs w:val="1"/>
                      <w:rtl w:val="0"/>
                    </w:rPr>
                    <w:t xml:space="preserve">Core Ideas:</w:t>
                  </w:r>
                </w:p>
                <w:p w:rsidR="00000000" w:rsidDel="00000000" w:rsidP="00000000" w:rsidRDefault="00000000" w:rsidRPr="00000000" w14:paraId="00000444">
                  <w:pPr>
                    <w:numPr>
                      <w:ilvl w:val="2"/>
                      <w:numId w:val="222"/>
                    </w:numPr>
                    <w:spacing w:after="0" w:afterAutospacing="0" w:before="0" w:beforeAutospacing="0" w:lineRule="auto"/>
                    <w:ind w:left="2160" w:hanging="360"/>
                  </w:pPr>
                  <w:r w:rsidDel="00000000" w:rsidR="00000000" w:rsidRPr="00000000">
                    <w:rPr>
                      <w:b w:val="1"/>
                      <w:bCs w:val="1"/>
                      <w:rtl w:val="0"/>
                    </w:rPr>
                    <w:t xml:space="preserve">Standardized Annotation Framework:</w:t>
                  </w:r>
                  <w:r w:rsidDel="00000000" w:rsidR="00000000" w:rsidRPr="00000000">
                    <w:rPr>
                      <w:rtl w:val="0"/>
                    </w:rPr>
                    <w:t xml:space="preserve"> EARL is a proposed language for systematically labeling and representing emotional states in data—particularly for human–computer interaction (HCI) research.</w:t>
                  </w:r>
                </w:p>
                <w:p w:rsidR="00000000" w:rsidDel="00000000" w:rsidP="00000000" w:rsidRDefault="00000000" w:rsidRPr="00000000" w14:paraId="00000445">
                  <w:pPr>
                    <w:numPr>
                      <w:ilvl w:val="2"/>
                      <w:numId w:val="222"/>
                    </w:numPr>
                    <w:spacing w:after="0" w:afterAutospacing="0" w:before="0" w:beforeAutospacing="0" w:lineRule="auto"/>
                    <w:ind w:left="2160" w:hanging="360"/>
                  </w:pPr>
                  <w:r w:rsidDel="00000000" w:rsidR="00000000" w:rsidRPr="00000000">
                    <w:rPr>
                      <w:b w:val="1"/>
                      <w:bCs w:val="1"/>
                      <w:rtl w:val="0"/>
                    </w:rPr>
                    <w:t xml:space="preserve">Dimensions, Categories, and Appraisals:</w:t>
                  </w:r>
                  <w:r w:rsidDel="00000000" w:rsidR="00000000" w:rsidRPr="00000000">
                    <w:rPr>
                      <w:rtl w:val="0"/>
                    </w:rPr>
                    <w:t xml:space="preserve"> Rather than adhering strictly to one approach (e.g., purely basic emotions or purely dimensional), EARL includes multiple representation “layers” so researchers can label emotions by discrete category (e.g., “joy,” “anger”) and by relevant dimensions (e.g., “valence,” “arousal”).</w:t>
                  </w:r>
                </w:p>
                <w:p w:rsidR="00000000" w:rsidDel="00000000" w:rsidP="00000000" w:rsidRDefault="00000000" w:rsidRPr="00000000" w14:paraId="00000446">
                  <w:pPr>
                    <w:numPr>
                      <w:ilvl w:val="2"/>
                      <w:numId w:val="222"/>
                    </w:numPr>
                    <w:spacing w:after="0" w:afterAutospacing="0" w:before="0" w:beforeAutospacing="0" w:lineRule="auto"/>
                    <w:ind w:left="2160" w:hanging="360"/>
                  </w:pPr>
                  <w:r w:rsidDel="00000000" w:rsidR="00000000" w:rsidRPr="00000000">
                    <w:rPr>
                      <w:b w:val="1"/>
                      <w:bCs w:val="1"/>
                      <w:rtl w:val="0"/>
                    </w:rPr>
                    <w:t xml:space="preserve">Interoperability in Affective Computing:</w:t>
                  </w:r>
                  <w:r w:rsidDel="00000000" w:rsidR="00000000" w:rsidRPr="00000000">
                    <w:rPr>
                      <w:rtl w:val="0"/>
                    </w:rPr>
                    <w:t xml:space="preserve"> A key goal is to enable consistent annotation across different systems (e.g., emotion recognition software, chatbots, avatars), promoting better comparability of research and applications.</w:t>
                  </w:r>
                </w:p>
                <w:p w:rsidR="00000000" w:rsidDel="00000000" w:rsidP="00000000" w:rsidRDefault="00000000" w:rsidRPr="00000000" w14:paraId="00000447">
                  <w:pPr>
                    <w:numPr>
                      <w:ilvl w:val="1"/>
                      <w:numId w:val="222"/>
                    </w:numPr>
                    <w:spacing w:after="0" w:afterAutospacing="0" w:before="0" w:beforeAutospacing="0" w:lineRule="auto"/>
                    <w:ind w:left="1440" w:hanging="360"/>
                    <w:rPr>
                      <w:b w:val="1"/>
                      <w:bCs w:val="1"/>
                    </w:rPr>
                  </w:pPr>
                  <w:r w:rsidDel="00000000" w:rsidR="00000000" w:rsidRPr="00000000">
                    <w:rPr>
                      <w:b w:val="1"/>
                      <w:bCs w:val="1"/>
                      <w:rtl w:val="0"/>
                    </w:rPr>
                    <w:t xml:space="preserve">Connections to Other Models:</w:t>
                  </w:r>
                </w:p>
                <w:p w:rsidR="00000000" w:rsidDel="00000000" w:rsidP="00000000" w:rsidRDefault="00000000" w:rsidRPr="00000000" w14:paraId="00000448">
                  <w:pPr>
                    <w:numPr>
                      <w:ilvl w:val="2"/>
                      <w:numId w:val="222"/>
                    </w:numPr>
                    <w:spacing w:after="0" w:afterAutospacing="0" w:before="0" w:beforeAutospacing="0" w:lineRule="auto"/>
                    <w:ind w:left="2160" w:hanging="360"/>
                  </w:pPr>
                  <w:r w:rsidDel="00000000" w:rsidR="00000000" w:rsidRPr="00000000">
                    <w:rPr>
                      <w:rtl w:val="0"/>
                    </w:rPr>
                    <w:t xml:space="preserve">Builds on dimensional models (e.g., Russell’s Circumplex, PAD) by incorporating continuous dimensions like valence, arousal, and sometimes dominance.</w:t>
                  </w:r>
                </w:p>
                <w:p w:rsidR="00000000" w:rsidDel="00000000" w:rsidP="00000000" w:rsidRDefault="00000000" w:rsidRPr="00000000" w14:paraId="00000449">
                  <w:pPr>
                    <w:numPr>
                      <w:ilvl w:val="2"/>
                      <w:numId w:val="222"/>
                    </w:numPr>
                    <w:spacing w:after="0" w:afterAutospacing="0" w:before="0" w:beforeAutospacing="0" w:lineRule="auto"/>
                    <w:ind w:left="2160" w:hanging="360"/>
                  </w:pPr>
                  <w:r w:rsidDel="00000000" w:rsidR="00000000" w:rsidRPr="00000000">
                    <w:rPr>
                      <w:rtl w:val="0"/>
                    </w:rPr>
                    <w:t xml:space="preserve">Incorporates categorical labels reminiscent of basic emotions and expansions like Parrott’s or Plutchik’s.</w:t>
                  </w:r>
                </w:p>
                <w:p w:rsidR="00000000" w:rsidDel="00000000" w:rsidP="00000000" w:rsidRDefault="00000000" w:rsidRPr="00000000" w14:paraId="0000044A">
                  <w:pPr>
                    <w:numPr>
                      <w:ilvl w:val="2"/>
                      <w:numId w:val="222"/>
                    </w:numPr>
                    <w:spacing w:after="0" w:afterAutospacing="0" w:before="0" w:beforeAutospacing="0" w:lineRule="auto"/>
                    <w:ind w:left="2160" w:hanging="360"/>
                  </w:pPr>
                  <w:r w:rsidDel="00000000" w:rsidR="00000000" w:rsidRPr="00000000">
                    <w:rPr>
                      <w:rtl w:val="0"/>
                    </w:rPr>
                    <w:t xml:space="preserve">Extends appraisal frameworks (like the OCC model) by enabling event- or agent-based triggers in annotation schemes.</w:t>
                  </w:r>
                </w:p>
                <w:p w:rsidR="00000000" w:rsidDel="00000000" w:rsidP="00000000" w:rsidRDefault="00000000" w:rsidRPr="00000000" w14:paraId="0000044B">
                  <w:pPr>
                    <w:numPr>
                      <w:ilvl w:val="0"/>
                      <w:numId w:val="222"/>
                    </w:numPr>
                    <w:spacing w:after="0" w:afterAutospacing="0" w:before="0" w:beforeAutospacing="0" w:lineRule="auto"/>
                    <w:ind w:left="720" w:hanging="360"/>
                    <w:rPr>
                      <w:b w:val="1"/>
                      <w:bCs w:val="1"/>
                    </w:rPr>
                  </w:pPr>
                  <w:r w:rsidDel="00000000" w:rsidR="00000000" w:rsidRPr="00000000">
                    <w:rPr>
                      <w:b w:val="1"/>
                      <w:bCs w:val="1"/>
                      <w:u w:val="single"/>
                      <w:rtl w:val="0"/>
                    </w:rPr>
                    <w:t xml:space="preserve">The PAD Model (Mehrabian and Russell)</w:t>
                  </w:r>
                </w:p>
                <w:p w:rsidR="00000000" w:rsidDel="00000000" w:rsidP="00000000" w:rsidRDefault="00000000" w:rsidRPr="00000000" w14:paraId="0000044C">
                  <w:pPr>
                    <w:numPr>
                      <w:ilvl w:val="1"/>
                      <w:numId w:val="222"/>
                    </w:numPr>
                    <w:spacing w:after="0" w:afterAutospacing="0" w:before="0" w:beforeAutospacing="0" w:lineRule="auto"/>
                    <w:ind w:left="1440" w:hanging="360"/>
                  </w:pPr>
                  <w:r w:rsidDel="00000000" w:rsidR="00000000" w:rsidRPr="00000000">
                    <w:rPr>
                      <w:b w:val="1"/>
                      <w:bCs w:val="1"/>
                      <w:rtl w:val="0"/>
                    </w:rPr>
                    <w:t xml:space="preserve">Inventors/Proponents: </w:t>
                  </w:r>
                  <w:r w:rsidDel="00000000" w:rsidR="00000000" w:rsidRPr="00000000">
                    <w:rPr>
                      <w:rtl w:val="0"/>
                    </w:rPr>
                    <w:t xml:space="preserve">Albert Mehrabian and James Russell (1970s).</w:t>
                  </w:r>
                </w:p>
                <w:p w:rsidR="00000000" w:rsidDel="00000000" w:rsidP="00000000" w:rsidRDefault="00000000" w:rsidRPr="00000000" w14:paraId="0000044D">
                  <w:pPr>
                    <w:numPr>
                      <w:ilvl w:val="1"/>
                      <w:numId w:val="222"/>
                    </w:numPr>
                    <w:spacing w:after="0" w:afterAutospacing="0" w:before="0" w:beforeAutospacing="0" w:lineRule="auto"/>
                    <w:ind w:left="1440" w:hanging="360"/>
                    <w:rPr>
                      <w:b w:val="1"/>
                      <w:bCs w:val="1"/>
                    </w:rPr>
                  </w:pPr>
                  <w:r w:rsidDel="00000000" w:rsidR="00000000" w:rsidRPr="00000000">
                    <w:rPr>
                      <w:b w:val="1"/>
                      <w:bCs w:val="1"/>
                      <w:rtl w:val="0"/>
                    </w:rPr>
                    <w:t xml:space="preserve">Core Ideas:</w:t>
                  </w:r>
                </w:p>
                <w:p w:rsidR="00000000" w:rsidDel="00000000" w:rsidP="00000000" w:rsidRDefault="00000000" w:rsidRPr="00000000" w14:paraId="0000044E">
                  <w:pPr>
                    <w:numPr>
                      <w:ilvl w:val="2"/>
                      <w:numId w:val="222"/>
                    </w:numPr>
                    <w:spacing w:after="0" w:afterAutospacing="0" w:before="0" w:beforeAutospacing="0" w:lineRule="auto"/>
                    <w:ind w:left="2160" w:hanging="360"/>
                  </w:pPr>
                  <w:r w:rsidDel="00000000" w:rsidR="00000000" w:rsidRPr="00000000">
                    <w:rPr>
                      <w:b w:val="1"/>
                      <w:bCs w:val="1"/>
                      <w:rtl w:val="0"/>
                    </w:rPr>
                    <w:t xml:space="preserve">Three Dimensions (PAD)</w:t>
                  </w:r>
                  <w:r w:rsidDel="00000000" w:rsidR="00000000" w:rsidRPr="00000000">
                    <w:rPr>
                      <w:rtl w:val="0"/>
                    </w:rPr>
                    <w:t xml:space="preserve">:</w:t>
                  </w:r>
                </w:p>
                <w:p w:rsidR="00000000" w:rsidDel="00000000" w:rsidP="00000000" w:rsidRDefault="00000000" w:rsidRPr="00000000" w14:paraId="0000044F">
                  <w:pPr>
                    <w:numPr>
                      <w:ilvl w:val="3"/>
                      <w:numId w:val="222"/>
                    </w:numPr>
                    <w:spacing w:after="0" w:afterAutospacing="0" w:before="0" w:beforeAutospacing="0" w:lineRule="auto"/>
                    <w:ind w:left="2880" w:hanging="360"/>
                  </w:pPr>
                  <w:r w:rsidDel="00000000" w:rsidR="00000000" w:rsidRPr="00000000">
                    <w:rPr>
                      <w:b w:val="1"/>
                      <w:bCs w:val="1"/>
                      <w:rtl w:val="0"/>
                    </w:rPr>
                    <w:t xml:space="preserve">Pleasure</w:t>
                  </w:r>
                  <w:r w:rsidDel="00000000" w:rsidR="00000000" w:rsidRPr="00000000">
                    <w:rPr>
                      <w:rtl w:val="0"/>
                    </w:rPr>
                    <w:t xml:space="preserve"> (how positive or negative an emotion feels)</w:t>
                  </w:r>
                </w:p>
                <w:p w:rsidR="00000000" w:rsidDel="00000000" w:rsidP="00000000" w:rsidRDefault="00000000" w:rsidRPr="00000000" w14:paraId="00000450">
                  <w:pPr>
                    <w:numPr>
                      <w:ilvl w:val="3"/>
                      <w:numId w:val="222"/>
                    </w:numPr>
                    <w:spacing w:after="0" w:afterAutospacing="0" w:before="0" w:beforeAutospacing="0" w:lineRule="auto"/>
                    <w:ind w:left="2880" w:hanging="360"/>
                  </w:pPr>
                  <w:r w:rsidDel="00000000" w:rsidR="00000000" w:rsidRPr="00000000">
                    <w:rPr>
                      <w:b w:val="1"/>
                      <w:bCs w:val="1"/>
                      <w:rtl w:val="0"/>
                    </w:rPr>
                    <w:t xml:space="preserve">Arousal</w:t>
                  </w:r>
                  <w:r w:rsidDel="00000000" w:rsidR="00000000" w:rsidRPr="00000000">
                    <w:rPr>
                      <w:rtl w:val="0"/>
                    </w:rPr>
                    <w:t xml:space="preserve"> (the intensity or activation level)</w:t>
                  </w:r>
                </w:p>
                <w:p w:rsidR="00000000" w:rsidDel="00000000" w:rsidP="00000000" w:rsidRDefault="00000000" w:rsidRPr="00000000" w14:paraId="00000451">
                  <w:pPr>
                    <w:numPr>
                      <w:ilvl w:val="3"/>
                      <w:numId w:val="222"/>
                    </w:numPr>
                    <w:spacing w:after="0" w:afterAutospacing="0" w:before="0" w:beforeAutospacing="0" w:lineRule="auto"/>
                    <w:ind w:left="2880" w:hanging="360"/>
                  </w:pPr>
                  <w:r w:rsidDel="00000000" w:rsidR="00000000" w:rsidRPr="00000000">
                    <w:rPr>
                      <w:b w:val="1"/>
                      <w:bCs w:val="1"/>
                      <w:rtl w:val="0"/>
                    </w:rPr>
                    <w:t xml:space="preserve">Dominance</w:t>
                  </w:r>
                  <w:r w:rsidDel="00000000" w:rsidR="00000000" w:rsidRPr="00000000">
                    <w:rPr>
                      <w:rtl w:val="0"/>
                    </w:rPr>
                    <w:t xml:space="preserve"> (the sense of control vs. submission)</w:t>
                  </w:r>
                </w:p>
                <w:p w:rsidR="00000000" w:rsidDel="00000000" w:rsidP="00000000" w:rsidRDefault="00000000" w:rsidRPr="00000000" w14:paraId="00000452">
                  <w:pPr>
                    <w:numPr>
                      <w:ilvl w:val="2"/>
                      <w:numId w:val="222"/>
                    </w:numPr>
                    <w:spacing w:after="0" w:afterAutospacing="0" w:before="0" w:beforeAutospacing="0" w:lineRule="auto"/>
                    <w:ind w:left="2160" w:hanging="360"/>
                  </w:pPr>
                  <w:r w:rsidDel="00000000" w:rsidR="00000000" w:rsidRPr="00000000">
                    <w:rPr>
                      <w:b w:val="1"/>
                      <w:bCs w:val="1"/>
                      <w:rtl w:val="0"/>
                    </w:rPr>
                    <w:t xml:space="preserve">Emphasis on Social/Environmental Context</w:t>
                  </w:r>
                  <w:r w:rsidDel="00000000" w:rsidR="00000000" w:rsidRPr="00000000">
                    <w:rPr>
                      <w:rtl w:val="0"/>
                    </w:rPr>
                    <w:t xml:space="preserve">: Often used in environmental psychology to gauge emotional responses to physical or social settings.</w:t>
                  </w:r>
                </w:p>
                <w:p w:rsidR="00000000" w:rsidDel="00000000" w:rsidP="00000000" w:rsidRDefault="00000000" w:rsidRPr="00000000" w14:paraId="00000453">
                  <w:pPr>
                    <w:numPr>
                      <w:ilvl w:val="2"/>
                      <w:numId w:val="222"/>
                    </w:numPr>
                    <w:spacing w:after="0" w:afterAutospacing="0" w:before="0" w:beforeAutospacing="0" w:lineRule="auto"/>
                    <w:ind w:left="2160" w:hanging="360"/>
                  </w:pPr>
                  <w:r w:rsidDel="00000000" w:rsidR="00000000" w:rsidRPr="00000000">
                    <w:rPr>
                      <w:b w:val="1"/>
                      <w:bCs w:val="1"/>
                      <w:rtl w:val="0"/>
                    </w:rPr>
                    <w:t xml:space="preserve">Extension of Dimensional Logic</w:t>
                  </w:r>
                  <w:r w:rsidDel="00000000" w:rsidR="00000000" w:rsidRPr="00000000">
                    <w:rPr>
                      <w:rtl w:val="0"/>
                    </w:rPr>
                    <w:t xml:space="preserve">: By adding “Dominance,” the model attempts to capture a broader range of emotional meaning than valence–arousal alone.</w:t>
                  </w:r>
                </w:p>
                <w:p w:rsidR="00000000" w:rsidDel="00000000" w:rsidP="00000000" w:rsidRDefault="00000000" w:rsidRPr="00000000" w14:paraId="00000454">
                  <w:pPr>
                    <w:numPr>
                      <w:ilvl w:val="1"/>
                      <w:numId w:val="222"/>
                    </w:numPr>
                    <w:spacing w:after="0" w:afterAutospacing="0" w:before="0" w:beforeAutospacing="0" w:lineRule="auto"/>
                    <w:ind w:left="1440" w:hanging="360"/>
                    <w:rPr>
                      <w:b w:val="1"/>
                      <w:bCs w:val="1"/>
                    </w:rPr>
                  </w:pPr>
                  <w:r w:rsidDel="00000000" w:rsidR="00000000" w:rsidRPr="00000000">
                    <w:rPr>
                      <w:b w:val="1"/>
                      <w:bCs w:val="1"/>
                      <w:rtl w:val="0"/>
                    </w:rPr>
                    <w:t xml:space="preserve">How It Builds on Russell’s Circumplex:</w:t>
                  </w:r>
                </w:p>
                <w:p w:rsidR="00000000" w:rsidDel="00000000" w:rsidP="00000000" w:rsidRDefault="00000000" w:rsidRPr="00000000" w14:paraId="00000455">
                  <w:pPr>
                    <w:numPr>
                      <w:ilvl w:val="2"/>
                      <w:numId w:val="222"/>
                    </w:numPr>
                    <w:spacing w:after="0" w:afterAutospacing="0" w:before="0" w:beforeAutospacing="0" w:lineRule="auto"/>
                    <w:ind w:left="2160" w:hanging="360"/>
                  </w:pPr>
                  <w:r w:rsidDel="00000000" w:rsidR="00000000" w:rsidRPr="00000000">
                    <w:rPr>
                      <w:rtl w:val="0"/>
                    </w:rPr>
                    <w:t xml:space="preserve">Expands Russell’s two-dimensional approach into three dimensions.</w:t>
                  </w:r>
                </w:p>
                <w:p w:rsidR="00000000" w:rsidDel="00000000" w:rsidP="00000000" w:rsidRDefault="00000000" w:rsidRPr="00000000" w14:paraId="00000456">
                  <w:pPr>
                    <w:numPr>
                      <w:ilvl w:val="2"/>
                      <w:numId w:val="222"/>
                    </w:numPr>
                    <w:spacing w:after="0" w:afterAutospacing="0" w:before="0" w:beforeAutospacing="0" w:lineRule="auto"/>
                    <w:ind w:left="2160" w:hanging="360"/>
                  </w:pPr>
                  <w:r w:rsidDel="00000000" w:rsidR="00000000" w:rsidRPr="00000000">
                    <w:rPr>
                      <w:rtl w:val="0"/>
                    </w:rPr>
                    <w:t xml:space="preserve">Particularly relevant in studies of environment design, marketing, and user experience.</w:t>
                  </w:r>
                </w:p>
                <w:p w:rsidR="00000000" w:rsidDel="00000000" w:rsidP="00000000" w:rsidRDefault="00000000" w:rsidRPr="00000000" w14:paraId="00000457">
                  <w:pPr>
                    <w:numPr>
                      <w:ilvl w:val="0"/>
                      <w:numId w:val="222"/>
                    </w:numPr>
                    <w:spacing w:after="0" w:afterAutospacing="0" w:before="0" w:beforeAutospacing="0" w:lineRule="auto"/>
                    <w:ind w:left="720" w:hanging="360"/>
                    <w:rPr>
                      <w:b w:val="1"/>
                      <w:bCs w:val="1"/>
                    </w:rPr>
                  </w:pPr>
                  <w:r w:rsidDel="00000000" w:rsidR="00000000" w:rsidRPr="00000000">
                    <w:rPr>
                      <w:b w:val="1"/>
                      <w:bCs w:val="1"/>
                      <w:u w:val="single"/>
                      <w:rtl w:val="0"/>
                    </w:rPr>
                    <w:t xml:space="preserve">The OCC Model (Ortony, Clore, and Collins)</w:t>
                  </w:r>
                </w:p>
                <w:p w:rsidR="00000000" w:rsidDel="00000000" w:rsidP="00000000" w:rsidRDefault="00000000" w:rsidRPr="00000000" w14:paraId="00000458">
                  <w:pPr>
                    <w:numPr>
                      <w:ilvl w:val="1"/>
                      <w:numId w:val="222"/>
                    </w:numPr>
                    <w:spacing w:after="0" w:afterAutospacing="0" w:before="0" w:beforeAutospacing="0" w:lineRule="auto"/>
                    <w:ind w:left="1440" w:hanging="360"/>
                  </w:pPr>
                  <w:r w:rsidDel="00000000" w:rsidR="00000000" w:rsidRPr="00000000">
                    <w:rPr>
                      <w:b w:val="1"/>
                      <w:bCs w:val="1"/>
                      <w:rtl w:val="0"/>
                    </w:rPr>
                    <w:t xml:space="preserve">Inventors/Proponents: </w:t>
                  </w:r>
                  <w:r w:rsidDel="00000000" w:rsidR="00000000" w:rsidRPr="00000000">
                    <w:rPr>
                      <w:rtl w:val="0"/>
                    </w:rPr>
                    <w:t xml:space="preserve">Andrew Ortony, Gerald L. Clore, and Allan Collins (1988).</w:t>
                  </w:r>
                </w:p>
                <w:p w:rsidR="00000000" w:rsidDel="00000000" w:rsidP="00000000" w:rsidRDefault="00000000" w:rsidRPr="00000000" w14:paraId="00000459">
                  <w:pPr>
                    <w:numPr>
                      <w:ilvl w:val="1"/>
                      <w:numId w:val="222"/>
                    </w:numPr>
                    <w:spacing w:after="0" w:afterAutospacing="0" w:before="0" w:beforeAutospacing="0" w:lineRule="auto"/>
                    <w:ind w:left="1440" w:hanging="360"/>
                    <w:rPr>
                      <w:b w:val="1"/>
                      <w:bCs w:val="1"/>
                    </w:rPr>
                  </w:pPr>
                  <w:r w:rsidDel="00000000" w:rsidR="00000000" w:rsidRPr="00000000">
                    <w:rPr>
                      <w:b w:val="1"/>
                      <w:bCs w:val="1"/>
                      <w:rtl w:val="0"/>
                    </w:rPr>
                    <w:t xml:space="preserve">Core Ideas:</w:t>
                  </w:r>
                </w:p>
                <w:p w:rsidR="00000000" w:rsidDel="00000000" w:rsidP="00000000" w:rsidRDefault="00000000" w:rsidRPr="00000000" w14:paraId="0000045A">
                  <w:pPr>
                    <w:numPr>
                      <w:ilvl w:val="2"/>
                      <w:numId w:val="222"/>
                    </w:numPr>
                    <w:spacing w:after="0" w:afterAutospacing="0" w:before="0" w:beforeAutospacing="0" w:lineRule="auto"/>
                    <w:ind w:left="2160" w:hanging="360"/>
                  </w:pPr>
                  <w:r w:rsidDel="00000000" w:rsidR="00000000" w:rsidRPr="00000000">
                    <w:rPr>
                      <w:b w:val="1"/>
                      <w:bCs w:val="1"/>
                      <w:rtl w:val="0"/>
                    </w:rPr>
                    <w:t xml:space="preserve">Cognitive Appraisal Approach</w:t>
                  </w:r>
                  <w:r w:rsidDel="00000000" w:rsidR="00000000" w:rsidRPr="00000000">
                    <w:rPr>
                      <w:rtl w:val="0"/>
                    </w:rPr>
                    <w:t xml:space="preserve">: Proposes that emotions arise from appraisals (evaluations) of events, agents, or objects.</w:t>
                  </w:r>
                </w:p>
                <w:p w:rsidR="00000000" w:rsidDel="00000000" w:rsidP="00000000" w:rsidRDefault="00000000" w:rsidRPr="00000000" w14:paraId="0000045B">
                  <w:pPr>
                    <w:numPr>
                      <w:ilvl w:val="2"/>
                      <w:numId w:val="222"/>
                    </w:numPr>
                    <w:spacing w:after="0" w:afterAutospacing="0" w:before="0" w:beforeAutospacing="0" w:lineRule="auto"/>
                    <w:ind w:left="2160" w:hanging="360"/>
                  </w:pPr>
                  <w:r w:rsidDel="00000000" w:rsidR="00000000" w:rsidRPr="00000000">
                    <w:rPr>
                      <w:b w:val="1"/>
                      <w:bCs w:val="1"/>
                      <w:rtl w:val="0"/>
                    </w:rPr>
                    <w:t xml:space="preserve">Hierarchical Taxonomy</w:t>
                  </w:r>
                  <w:r w:rsidDel="00000000" w:rsidR="00000000" w:rsidRPr="00000000">
                    <w:rPr>
                      <w:rtl w:val="0"/>
                    </w:rPr>
                    <w:t xml:space="preserve">: Classifies emotions according to eliciting conditions, such as consequences of events (e.g., joy, distress), actions of agents (e.g., admiration, reproach), or aspects of objects (e.g., love, hate).</w:t>
                  </w:r>
                </w:p>
                <w:p w:rsidR="00000000" w:rsidDel="00000000" w:rsidP="00000000" w:rsidRDefault="00000000" w:rsidRPr="00000000" w14:paraId="0000045C">
                  <w:pPr>
                    <w:numPr>
                      <w:ilvl w:val="2"/>
                      <w:numId w:val="222"/>
                    </w:numPr>
                    <w:spacing w:after="0" w:afterAutospacing="0" w:before="0" w:beforeAutospacing="0" w:lineRule="auto"/>
                    <w:ind w:left="2160" w:hanging="360"/>
                  </w:pPr>
                  <w:r w:rsidDel="00000000" w:rsidR="00000000" w:rsidRPr="00000000">
                    <w:rPr>
                      <w:b w:val="1"/>
                      <w:bCs w:val="1"/>
                      <w:rtl w:val="0"/>
                    </w:rPr>
                    <w:t xml:space="preserve">Focus on Computation/Theory of Mind</w:t>
                  </w:r>
                  <w:r w:rsidDel="00000000" w:rsidR="00000000" w:rsidRPr="00000000">
                    <w:rPr>
                      <w:rtl w:val="0"/>
                    </w:rPr>
                    <w:t xml:space="preserve">: Provides a blueprint often used in artificial intelligence systems to categorize and compute emotional states.</w:t>
                  </w:r>
                </w:p>
                <w:p w:rsidR="00000000" w:rsidDel="00000000" w:rsidP="00000000" w:rsidRDefault="00000000" w:rsidRPr="00000000" w14:paraId="0000045D">
                  <w:pPr>
                    <w:numPr>
                      <w:ilvl w:val="2"/>
                      <w:numId w:val="222"/>
                    </w:numPr>
                    <w:spacing w:after="0" w:afterAutospacing="0" w:before="0" w:beforeAutospacing="0" w:lineRule="auto"/>
                    <w:ind w:left="2160" w:hanging="360"/>
                    <w:rPr>
                      <w:b w:val="1"/>
                      <w:bCs w:val="1"/>
                    </w:rPr>
                  </w:pPr>
                  <w:r w:rsidDel="00000000" w:rsidR="00000000" w:rsidRPr="00000000">
                    <w:rPr>
                      <w:b w:val="1"/>
                      <w:bCs w:val="1"/>
                      <w:rtl w:val="0"/>
                    </w:rPr>
                    <w:t xml:space="preserve">How It Builds on Prior Models: </w:t>
                  </w:r>
                  <w:r w:rsidDel="00000000" w:rsidR="00000000" w:rsidRPr="00000000">
                    <w:rPr>
                      <w:rtl w:val="0"/>
                    </w:rPr>
                    <w:t xml:space="preserve">While not solely about dimensional vs. discrete categories, it offers a comprehensive classification based on the </w:t>
                  </w:r>
                  <w:r w:rsidDel="00000000" w:rsidR="00000000" w:rsidRPr="00000000">
                    <w:rPr>
                      <w:i w:val="1"/>
                      <w:iCs w:val="1"/>
                      <w:rtl w:val="0"/>
                    </w:rPr>
                    <w:t xml:space="preserve">causal antecedents</w:t>
                  </w:r>
                  <w:r w:rsidDel="00000000" w:rsidR="00000000" w:rsidRPr="00000000">
                    <w:rPr>
                      <w:rtl w:val="0"/>
                    </w:rPr>
                    <w:t xml:space="preserve"> of emotions.</w:t>
                  </w:r>
                </w:p>
                <w:p w:rsidR="00000000" w:rsidDel="00000000" w:rsidP="00000000" w:rsidRDefault="00000000" w:rsidRPr="00000000" w14:paraId="0000045E">
                  <w:pPr>
                    <w:numPr>
                      <w:ilvl w:val="3"/>
                      <w:numId w:val="222"/>
                    </w:numPr>
                    <w:spacing w:after="0" w:afterAutospacing="0" w:before="0" w:beforeAutospacing="0" w:lineRule="auto"/>
                    <w:ind w:left="2880" w:hanging="360"/>
                  </w:pPr>
                  <w:r w:rsidDel="00000000" w:rsidR="00000000" w:rsidRPr="00000000">
                    <w:rPr>
                      <w:rtl w:val="0"/>
                    </w:rPr>
                    <w:t xml:space="preserve">Integrates cognitive evaluation into the classification scheme, bridging earlier categorical/dimensional theories with appraisal theories</w:t>
                  </w:r>
                </w:p>
                <w:p w:rsidR="00000000" w:rsidDel="00000000" w:rsidP="00000000" w:rsidRDefault="00000000" w:rsidRPr="00000000" w14:paraId="0000045F">
                  <w:pPr>
                    <w:numPr>
                      <w:ilvl w:val="0"/>
                      <w:numId w:val="222"/>
                    </w:numPr>
                    <w:spacing w:after="0" w:afterAutospacing="0" w:before="0" w:beforeAutospacing="0" w:lineRule="auto"/>
                    <w:ind w:left="720" w:hanging="360"/>
                    <w:rPr>
                      <w:b w:val="1"/>
                      <w:bCs w:val="1"/>
                    </w:rPr>
                  </w:pPr>
                  <w:r w:rsidDel="00000000" w:rsidR="00000000" w:rsidRPr="00000000">
                    <w:rPr>
                      <w:b w:val="1"/>
                      <w:bCs w:val="1"/>
                      <w:u w:val="single"/>
                      <w:rtl w:val="0"/>
                    </w:rPr>
                    <w:t xml:space="preserve">The Book of Human Emotions</w:t>
                  </w:r>
                </w:p>
                <w:p w:rsidR="00000000" w:rsidDel="00000000" w:rsidP="00000000" w:rsidRDefault="00000000" w:rsidRPr="00000000" w14:paraId="00000460">
                  <w:pPr>
                    <w:numPr>
                      <w:ilvl w:val="1"/>
                      <w:numId w:val="222"/>
                    </w:numPr>
                    <w:spacing w:after="0" w:afterAutospacing="0" w:before="0" w:beforeAutospacing="0" w:lineRule="auto"/>
                    <w:ind w:left="1440" w:hanging="360"/>
                  </w:pPr>
                  <w:r w:rsidDel="00000000" w:rsidR="00000000" w:rsidRPr="00000000">
                    <w:rPr>
                      <w:b w:val="1"/>
                      <w:bCs w:val="1"/>
                      <w:rtl w:val="0"/>
                    </w:rPr>
                    <w:t xml:space="preserve">Author: </w:t>
                  </w:r>
                  <w:r w:rsidDel="00000000" w:rsidR="00000000" w:rsidRPr="00000000">
                    <w:rPr>
                      <w:rtl w:val="0"/>
                    </w:rPr>
                    <w:t xml:space="preserve">Tiffany Watt Smith, 2015.</w:t>
                  </w:r>
                </w:p>
                <w:p w:rsidR="00000000" w:rsidDel="00000000" w:rsidP="00000000" w:rsidRDefault="00000000" w:rsidRPr="00000000" w14:paraId="00000461">
                  <w:pPr>
                    <w:numPr>
                      <w:ilvl w:val="1"/>
                      <w:numId w:val="222"/>
                    </w:numPr>
                    <w:spacing w:after="0" w:afterAutospacing="0" w:before="0" w:beforeAutospacing="0" w:lineRule="auto"/>
                    <w:ind w:left="1440" w:hanging="360"/>
                    <w:rPr>
                      <w:b w:val="1"/>
                      <w:bCs w:val="1"/>
                    </w:rPr>
                  </w:pPr>
                  <w:r w:rsidDel="00000000" w:rsidR="00000000" w:rsidRPr="00000000">
                    <w:rPr>
                      <w:b w:val="1"/>
                      <w:bCs w:val="1"/>
                      <w:rtl w:val="0"/>
                    </w:rPr>
                    <w:t xml:space="preserve">Core Ideas:</w:t>
                  </w:r>
                </w:p>
                <w:p w:rsidR="00000000" w:rsidDel="00000000" w:rsidP="00000000" w:rsidRDefault="00000000" w:rsidRPr="00000000" w14:paraId="00000462">
                  <w:pPr>
                    <w:numPr>
                      <w:ilvl w:val="2"/>
                      <w:numId w:val="222"/>
                    </w:numPr>
                    <w:spacing w:after="0" w:afterAutospacing="0" w:before="0" w:beforeAutospacing="0" w:lineRule="auto"/>
                    <w:ind w:left="2160" w:hanging="360"/>
                  </w:pPr>
                  <w:r w:rsidDel="00000000" w:rsidR="00000000" w:rsidRPr="00000000">
                    <w:rPr>
                      <w:b w:val="1"/>
                      <w:bCs w:val="1"/>
                      <w:rtl w:val="0"/>
                    </w:rPr>
                    <w:t xml:space="preserve">Lexical Exploration of Emotions:</w:t>
                  </w:r>
                  <w:r w:rsidDel="00000000" w:rsidR="00000000" w:rsidRPr="00000000">
                    <w:rPr>
                      <w:rtl w:val="0"/>
                    </w:rPr>
                    <w:t xml:space="preserve"> Rather than offering a strict taxonomy or dimensional framework, this book compiles and explores over 150 emotions from around the world—some well‐known (e.g., sadness, anger) and some culture‐specific (e.g., “amae” in Japanese, “l’appel du vide” in French).</w:t>
                  </w:r>
                </w:p>
                <w:p w:rsidR="00000000" w:rsidDel="00000000" w:rsidP="00000000" w:rsidRDefault="00000000" w:rsidRPr="00000000" w14:paraId="00000463">
                  <w:pPr>
                    <w:numPr>
                      <w:ilvl w:val="2"/>
                      <w:numId w:val="222"/>
                    </w:numPr>
                    <w:spacing w:after="0" w:afterAutospacing="0" w:before="0" w:beforeAutospacing="0" w:lineRule="auto"/>
                    <w:ind w:left="2160" w:hanging="360"/>
                  </w:pPr>
                  <w:r w:rsidDel="00000000" w:rsidR="00000000" w:rsidRPr="00000000">
                    <w:rPr>
                      <w:b w:val="1"/>
                      <w:bCs w:val="1"/>
                      <w:rtl w:val="0"/>
                    </w:rPr>
                    <w:t xml:space="preserve">Cultural and Historical Diversity:</w:t>
                  </w:r>
                  <w:r w:rsidDel="00000000" w:rsidR="00000000" w:rsidRPr="00000000">
                    <w:rPr>
                      <w:rtl w:val="0"/>
                    </w:rPr>
                    <w:t xml:space="preserve"> Emphasizes that emotional experiences are not only biologically and psychologically based but also culturally shaped and historically situated.</w:t>
                  </w:r>
                </w:p>
                <w:p w:rsidR="00000000" w:rsidDel="00000000" w:rsidP="00000000" w:rsidRDefault="00000000" w:rsidRPr="00000000" w14:paraId="00000464">
                  <w:pPr>
                    <w:numPr>
                      <w:ilvl w:val="2"/>
                      <w:numId w:val="222"/>
                    </w:numPr>
                    <w:spacing w:after="0" w:afterAutospacing="0" w:before="0" w:beforeAutospacing="0" w:lineRule="auto"/>
                    <w:ind w:left="2160" w:hanging="360"/>
                  </w:pPr>
                  <w:r w:rsidDel="00000000" w:rsidR="00000000" w:rsidRPr="00000000">
                    <w:rPr>
                      <w:b w:val="1"/>
                      <w:bCs w:val="1"/>
                      <w:rtl w:val="0"/>
                    </w:rPr>
                    <w:t xml:space="preserve">Extending the Emotional Vocabulary:</w:t>
                  </w:r>
                  <w:r w:rsidDel="00000000" w:rsidR="00000000" w:rsidRPr="00000000">
                    <w:rPr>
                      <w:rtl w:val="0"/>
                    </w:rPr>
                    <w:t xml:space="preserve"> By identifying “untranslatable” or little‐known emotion words, Smith highlights how any classification system must grapple with the fluidity and nuance of language and culture.</w:t>
                  </w:r>
                </w:p>
                <w:p w:rsidR="00000000" w:rsidDel="00000000" w:rsidP="00000000" w:rsidRDefault="00000000" w:rsidRPr="00000000" w14:paraId="00000465">
                  <w:pPr>
                    <w:numPr>
                      <w:ilvl w:val="1"/>
                      <w:numId w:val="222"/>
                    </w:numPr>
                    <w:spacing w:after="0" w:afterAutospacing="0" w:before="0" w:beforeAutospacing="0" w:lineRule="auto"/>
                    <w:ind w:left="1440" w:hanging="360"/>
                    <w:rPr>
                      <w:b w:val="1"/>
                      <w:bCs w:val="1"/>
                    </w:rPr>
                  </w:pPr>
                  <w:r w:rsidDel="00000000" w:rsidR="00000000" w:rsidRPr="00000000">
                    <w:rPr>
                      <w:b w:val="1"/>
                      <w:bCs w:val="1"/>
                      <w:rtl w:val="0"/>
                    </w:rPr>
                    <w:t xml:space="preserve">Connections to Other Models:</w:t>
                  </w:r>
                </w:p>
                <w:p w:rsidR="00000000" w:rsidDel="00000000" w:rsidP="00000000" w:rsidRDefault="00000000" w:rsidRPr="00000000" w14:paraId="00000466">
                  <w:pPr>
                    <w:numPr>
                      <w:ilvl w:val="2"/>
                      <w:numId w:val="222"/>
                    </w:numPr>
                    <w:spacing w:after="0" w:afterAutospacing="0" w:before="0" w:beforeAutospacing="0" w:lineRule="auto"/>
                    <w:ind w:left="2160" w:hanging="360"/>
                  </w:pPr>
                  <w:r w:rsidDel="00000000" w:rsidR="00000000" w:rsidRPr="00000000">
                    <w:rPr>
                      <w:rtl w:val="0"/>
                    </w:rPr>
                    <w:t xml:space="preserve">Complements “basic” or “universal” emotion theories by showing how culturally specific labeling can reshape our understanding of emotion.</w:t>
                  </w:r>
                </w:p>
                <w:p w:rsidR="00000000" w:rsidDel="00000000" w:rsidP="00000000" w:rsidRDefault="00000000" w:rsidRPr="00000000" w14:paraId="00000467">
                  <w:pPr>
                    <w:numPr>
                      <w:ilvl w:val="2"/>
                      <w:numId w:val="222"/>
                    </w:numPr>
                    <w:spacing w:after="240" w:before="0" w:beforeAutospacing="0" w:lineRule="auto"/>
                    <w:ind w:left="2160" w:hanging="360"/>
                  </w:pPr>
                  <w:r w:rsidDel="00000000" w:rsidR="00000000" w:rsidRPr="00000000">
                    <w:rPr>
                      <w:rtl w:val="0"/>
                    </w:rPr>
                    <w:t xml:space="preserve">Provides a rich, real‐world supplement to the more formal or scientific classification schemes (e.g., Plutchik, Russell, OCC) by demonstrating how people actually name and conceptualize emotional states.</w:t>
                  </w:r>
                </w:p>
                <w:p w:rsidR="00000000" w:rsidDel="00000000" w:rsidP="00000000" w:rsidRDefault="00000000" w:rsidRPr="00000000" w14:paraId="00000468">
                  <w:pPr>
                    <w:spacing w:after="240" w:before="240" w:lineRule="auto"/>
                    <w:rPr>
                      <w:color w:val="f4cccc"/>
                      <w:shd w:fill="990000" w:val="clear"/>
                    </w:rPr>
                  </w:pPr>
                  <w:r w:rsidDel="00000000" w:rsidR="00000000" w:rsidRPr="00000000">
                    <w:rPr>
                      <w:color w:val="f4cccc"/>
                      <w:shd w:fill="990000" w:val="clear"/>
                      <w:rtl w:val="0"/>
                    </w:rPr>
                    <w:t xml:space="preserve">[END DROP DOWN]</w:t>
                  </w:r>
                </w:p>
                <w:p w:rsidR="00000000" w:rsidDel="00000000" w:rsidP="00000000" w:rsidRDefault="00000000" w:rsidRPr="00000000" w14:paraId="00000469">
                  <w:pPr>
                    <w:rPr/>
                  </w:pPr>
                  <w:r w:rsidDel="00000000" w:rsidR="00000000" w:rsidRPr="00000000">
                    <w:rPr>
                      <w:rtl w:val="0"/>
                    </w:rPr>
                    <w:t xml:space="preserve">The various theories discussed above emphasize the variety of ways that emotions can be categorized. These theories can be thought of as relating to one of the following approaches to emotion classification:</w:t>
                  </w:r>
                </w:p>
                <w:p w:rsidR="00000000" w:rsidDel="00000000" w:rsidP="00000000" w:rsidRDefault="00000000" w:rsidRPr="00000000" w14:paraId="0000046A">
                  <w:pPr>
                    <w:numPr>
                      <w:ilvl w:val="0"/>
                      <w:numId w:val="327"/>
                    </w:numPr>
                    <w:ind w:left="720" w:hanging="360"/>
                  </w:pPr>
                  <w:r w:rsidDel="00000000" w:rsidR="00000000" w:rsidRPr="00000000">
                    <w:rPr>
                      <w:b w:val="1"/>
                      <w:bCs w:val="1"/>
                      <w:rtl w:val="0"/>
                    </w:rPr>
                    <w:t xml:space="preserve">Discrete/Basic Emotions </w:t>
                  </w:r>
                  <w:r w:rsidDel="00000000" w:rsidR="00000000" w:rsidRPr="00000000">
                    <w:rPr>
                      <w:rtl w:val="0"/>
                    </w:rPr>
                    <w:t xml:space="preserve">(Ekman, Izard, Plutchik) laid foundations by positing a limited set of hardwired, universal emotions.</w:t>
                  </w:r>
                </w:p>
                <w:p w:rsidR="00000000" w:rsidDel="00000000" w:rsidP="00000000" w:rsidRDefault="00000000" w:rsidRPr="00000000" w14:paraId="0000046B">
                  <w:pPr>
                    <w:numPr>
                      <w:ilvl w:val="0"/>
                      <w:numId w:val="327"/>
                    </w:numPr>
                    <w:ind w:left="720" w:hanging="360"/>
                  </w:pPr>
                  <w:r w:rsidDel="00000000" w:rsidR="00000000" w:rsidRPr="00000000">
                    <w:rPr>
                      <w:b w:val="1"/>
                      <w:bCs w:val="1"/>
                      <w:rtl w:val="0"/>
                    </w:rPr>
                    <w:t xml:space="preserve">Hierarchical Grouping</w:t>
                  </w:r>
                  <w:r w:rsidDel="00000000" w:rsidR="00000000" w:rsidRPr="00000000">
                    <w:rPr>
                      <w:rtl w:val="0"/>
                    </w:rPr>
                    <w:t xml:space="preserve"> (Parrott) enriches the discrete approach by nesting increasingly specific emotion labels within broader families.</w:t>
                  </w:r>
                </w:p>
                <w:p w:rsidR="00000000" w:rsidDel="00000000" w:rsidP="00000000" w:rsidRDefault="00000000" w:rsidRPr="00000000" w14:paraId="0000046C">
                  <w:pPr>
                    <w:numPr>
                      <w:ilvl w:val="0"/>
                      <w:numId w:val="327"/>
                    </w:numPr>
                    <w:ind w:left="720" w:hanging="360"/>
                  </w:pPr>
                  <w:r w:rsidDel="00000000" w:rsidR="00000000" w:rsidRPr="00000000">
                    <w:rPr>
                      <w:b w:val="1"/>
                      <w:bCs w:val="1"/>
                      <w:rtl w:val="0"/>
                    </w:rPr>
                    <w:t xml:space="preserve">Dimensional Models</w:t>
                  </w:r>
                  <w:r w:rsidDel="00000000" w:rsidR="00000000" w:rsidRPr="00000000">
                    <w:rPr>
                      <w:rtl w:val="0"/>
                    </w:rPr>
                    <w:t xml:space="preserve"> (Russell’s Circumplex, PAD) shift focus to underlying continuous dimensions—valence, arousal, dominance.</w:t>
                  </w:r>
                </w:p>
                <w:p w:rsidR="00000000" w:rsidDel="00000000" w:rsidP="00000000" w:rsidRDefault="00000000" w:rsidRPr="00000000" w14:paraId="0000046D">
                  <w:pPr>
                    <w:numPr>
                      <w:ilvl w:val="0"/>
                      <w:numId w:val="327"/>
                    </w:numPr>
                    <w:ind w:left="720" w:hanging="360"/>
                  </w:pPr>
                  <w:r w:rsidDel="00000000" w:rsidR="00000000" w:rsidRPr="00000000">
                    <w:rPr>
                      <w:b w:val="1"/>
                      <w:bCs w:val="1"/>
                      <w:rtl w:val="0"/>
                    </w:rPr>
                    <w:t xml:space="preserve">Extensions &amp; Hybrids </w:t>
                  </w:r>
                  <w:r w:rsidDel="00000000" w:rsidR="00000000" w:rsidRPr="00000000">
                    <w:rPr>
                      <w:rtl w:val="0"/>
                    </w:rPr>
                    <w:t xml:space="preserve">(Six Emotion Axes, HUMAINE’s EARL) expand or merge these concepts, balancing the precision of dimensional ratings with the intuitive clarity of discrete labels.</w:t>
                  </w:r>
                </w:p>
                <w:p w:rsidR="00000000" w:rsidDel="00000000" w:rsidP="00000000" w:rsidRDefault="00000000" w:rsidRPr="00000000" w14:paraId="0000046E">
                  <w:pPr>
                    <w:numPr>
                      <w:ilvl w:val="0"/>
                      <w:numId w:val="327"/>
                    </w:numPr>
                    <w:ind w:left="720" w:hanging="360"/>
                  </w:pPr>
                  <w:r w:rsidDel="00000000" w:rsidR="00000000" w:rsidRPr="00000000">
                    <w:rPr>
                      <w:b w:val="1"/>
                      <w:bCs w:val="1"/>
                      <w:rtl w:val="0"/>
                    </w:rPr>
                    <w:t xml:space="preserve">Appraisal‐Based Systems </w:t>
                  </w:r>
                  <w:r w:rsidDel="00000000" w:rsidR="00000000" w:rsidRPr="00000000">
                    <w:rPr>
                      <w:rtl w:val="0"/>
                    </w:rPr>
                    <w:t xml:space="preserve">(OCC) and </w:t>
                  </w:r>
                  <w:r w:rsidDel="00000000" w:rsidR="00000000" w:rsidRPr="00000000">
                    <w:rPr>
                      <w:b w:val="1"/>
                      <w:bCs w:val="1"/>
                      <w:rtl w:val="0"/>
                    </w:rPr>
                    <w:t xml:space="preserve">Cultural‐Lexical Approaches </w:t>
                  </w:r>
                  <w:r w:rsidDel="00000000" w:rsidR="00000000" w:rsidRPr="00000000">
                    <w:rPr>
                      <w:rtl w:val="0"/>
                    </w:rPr>
                    <w:t xml:space="preserve">(The Book of Human Emotions) bring context and nuance, reflecting how cognitive evaluations and cultural language shape emotional experience.</w:t>
                  </w:r>
                  <w:r w:rsidDel="00000000" w:rsidR="00000000" w:rsidRPr="00000000">
                    <w:rPr>
                      <w:rtl w:val="0"/>
                    </w:rPr>
                  </w:r>
                </w:p>
                <w:p w:rsidR="00000000" w:rsidDel="00000000" w:rsidP="00000000" w:rsidRDefault="00000000" w:rsidRPr="00000000" w14:paraId="0000046F">
                  <w:pPr>
                    <w:widowControl w:val="0"/>
                    <w:spacing w:line="240" w:lineRule="auto"/>
                    <w:rPr/>
                  </w:pPr>
                  <w:r w:rsidDel="00000000" w:rsidR="00000000" w:rsidRPr="00000000">
                    <w:rPr>
                      <w:rtl w:val="0"/>
                    </w:rPr>
                  </w:r>
                </w:p>
              </w:tc>
            </w:tr>
          </w:tbl>
          <w:p w:rsidR="00000000" w:rsidDel="00000000" w:rsidP="00000000" w:rsidRDefault="00000000" w:rsidRPr="00000000" w14:paraId="00000470">
            <w:pPr>
              <w:pStyle w:val="Heading2"/>
              <w:spacing w:after="240" w:before="240" w:lineRule="auto"/>
              <w:rPr/>
            </w:pPr>
            <w:bookmarkStart w:colFirst="0" w:colLast="0" w:name="_xiyx2set7hiv" w:id="94"/>
            <w:bookmarkEnd w:id="94"/>
            <w:r w:rsidDel="00000000" w:rsidR="00000000" w:rsidRPr="00000000">
              <w:rPr>
                <w:rtl w:val="0"/>
              </w:rPr>
              <w:t xml:space="preserve">Visualizing Emotional Classification Systems </w:t>
            </w:r>
          </w:p>
          <w:p w:rsidR="00000000" w:rsidDel="00000000" w:rsidP="00000000" w:rsidRDefault="00000000" w:rsidRPr="00000000" w14:paraId="00000471">
            <w:pPr>
              <w:spacing w:after="240" w:before="240" w:lineRule="auto"/>
              <w:rPr/>
            </w:pPr>
            <w:r w:rsidDel="00000000" w:rsidR="00000000" w:rsidRPr="00000000">
              <w:rPr>
                <w:rtl w:val="0"/>
              </w:rPr>
              <w:t xml:space="preserve">Several of the theories discussed have also developed visual tools that communicate the relationships between emotions. Below, we explore three widely used visual frameworks—Plutchik’s Wheel of Emotions, the Circumplex Model, and the Emotion Wheel—to illustrate how scholars and practitioners have captured the complexity of human feelings through visual representations. Each of these conceptual maps organizes emotional experiences into distinct categories, showcases how they vary in intensity, and reveals the relationships between them. By examining these models side by side, we gain a multifaceted understanding of how emotions can be systematically classified, paving the way for greater emotional awareness, improved self-reflection, and more effective communication in personal and professional contexts.</w:t>
            </w:r>
          </w:p>
          <w:p w:rsidR="00000000" w:rsidDel="00000000" w:rsidP="00000000" w:rsidRDefault="00000000" w:rsidRPr="00000000" w14:paraId="00000472">
            <w:pPr>
              <w:numPr>
                <w:ilvl w:val="0"/>
                <w:numId w:val="353"/>
              </w:numPr>
              <w:spacing w:after="240" w:before="240" w:lineRule="auto"/>
              <w:ind w:left="720" w:hanging="360"/>
            </w:pPr>
            <w:commentRangeStart w:id="133"/>
            <w:r w:rsidDel="00000000" w:rsidR="00000000" w:rsidRPr="00000000">
              <w:rPr>
                <w:b w:val="1"/>
                <w:bCs w:val="1"/>
                <w:rtl w:val="0"/>
              </w:rPr>
              <w:t xml:space="preserve">Plutchik’s Wheel of Emotions:</w:t>
            </w:r>
            <w:r w:rsidDel="00000000" w:rsidR="00000000" w:rsidRPr="00000000">
              <w:rPr>
                <w:rtl w:val="0"/>
              </w:rPr>
              <w:t xml:space="preserve"> Eight core emotions—joy, trust, fear, surprise, sadness, disgust, anger, and anticipation—arranged in opposites. Intensity varies from mild at the edges to strong near the center. Adjacent emotions blend into nuanced experiences.</w:t>
            </w:r>
            <w:commentRangeEnd w:id="133"/>
            <w:r w:rsidDel="00000000" w:rsidR="00000000" w:rsidRPr="00000000">
              <w:commentReference w:id="133"/>
            </w:r>
            <w:r w:rsidDel="00000000" w:rsidR="00000000" w:rsidRPr="00000000">
              <w:rPr>
                <w:rtl w:val="0"/>
              </w:rPr>
            </w:r>
          </w:p>
          <w:p w:rsidR="00000000" w:rsidDel="00000000" w:rsidP="00000000" w:rsidRDefault="00000000" w:rsidRPr="00000000" w14:paraId="00000473">
            <w:pPr>
              <w:spacing w:after="240" w:before="240" w:lineRule="auto"/>
              <w:jc w:val="center"/>
              <w:rPr/>
            </w:pPr>
            <w:r w:rsidDel="00000000" w:rsidR="00000000" w:rsidRPr="00000000">
              <w:rPr>
                <w:rtl w:val="0"/>
              </w:rPr>
              <w:t xml:space="preserve"> </w:t>
            </w:r>
            <w:r w:rsidDel="00000000" w:rsidR="00000000" w:rsidRPr="00000000">
              <w:rPr/>
              <w:drawing>
                <wp:inline distB="114300" distT="114300" distL="114300" distR="114300">
                  <wp:extent cx="4461767" cy="4380644"/>
                  <wp:effectExtent b="0" l="0" r="0" t="0"/>
                  <wp:docPr id="8" name="image3.png"/>
                  <a:graphic>
                    <a:graphicData uri="http://schemas.openxmlformats.org/drawingml/2006/picture">
                      <pic:pic>
                        <pic:nvPicPr>
                          <pic:cNvPr id="0" name="image3.png"/>
                          <pic:cNvPicPr preferRelativeResize="0"/>
                        </pic:nvPicPr>
                        <pic:blipFill>
                          <a:blip r:embed="rId77"/>
                          <a:srcRect b="0" l="0" r="0" t="0"/>
                          <a:stretch>
                            <a:fillRect/>
                          </a:stretch>
                        </pic:blipFill>
                        <pic:spPr>
                          <a:xfrm>
                            <a:off x="0" y="0"/>
                            <a:ext cx="4461767" cy="4380644"/>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numPr>
                <w:ilvl w:val="0"/>
                <w:numId w:val="21"/>
              </w:numPr>
              <w:spacing w:after="240" w:before="240" w:lineRule="auto"/>
              <w:ind w:left="720" w:hanging="360"/>
            </w:pPr>
            <w:r w:rsidDel="00000000" w:rsidR="00000000" w:rsidRPr="00000000">
              <w:rPr>
                <w:b w:val="1"/>
                <w:bCs w:val="1"/>
                <w:rtl w:val="0"/>
              </w:rPr>
              <w:t xml:space="preserve">The Emotion Wheel (Feelings Wheel): </w:t>
            </w:r>
            <w:r w:rsidDel="00000000" w:rsidR="00000000" w:rsidRPr="00000000">
              <w:rPr>
                <w:rtl w:val="0"/>
              </w:rPr>
              <w:t xml:space="preserve">Based on Plutchik’s work, categorizes broad core emotions at the center (happy, sad, angry, fearful, surprised, disgusted) with more nuanced emotions expanding outward. It helps build emotional literacy and precise self-expression. </w:t>
            </w:r>
          </w:p>
          <w:p w:rsidR="00000000" w:rsidDel="00000000" w:rsidP="00000000" w:rsidRDefault="00000000" w:rsidRPr="00000000" w14:paraId="00000475">
            <w:pPr>
              <w:spacing w:after="240" w:before="240" w:lineRule="auto"/>
              <w:jc w:val="center"/>
              <w:rPr/>
            </w:pPr>
            <w:r w:rsidDel="00000000" w:rsidR="00000000" w:rsidRPr="00000000">
              <w:rPr/>
              <w:drawing>
                <wp:inline distB="114300" distT="114300" distL="114300" distR="114300">
                  <wp:extent cx="4446258" cy="4738688"/>
                  <wp:effectExtent b="0" l="0" r="0" t="0"/>
                  <wp:docPr id="1" name="image6.png"/>
                  <a:graphic>
                    <a:graphicData uri="http://schemas.openxmlformats.org/drawingml/2006/picture">
                      <pic:pic>
                        <pic:nvPicPr>
                          <pic:cNvPr id="0" name="image6.png"/>
                          <pic:cNvPicPr preferRelativeResize="0"/>
                        </pic:nvPicPr>
                        <pic:blipFill>
                          <a:blip r:embed="rId78"/>
                          <a:srcRect b="0" l="0" r="0" t="0"/>
                          <a:stretch>
                            <a:fillRect/>
                          </a:stretch>
                        </pic:blipFill>
                        <pic:spPr>
                          <a:xfrm>
                            <a:off x="0" y="0"/>
                            <a:ext cx="4446258" cy="4738688"/>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numPr>
                <w:ilvl w:val="0"/>
                <w:numId w:val="152"/>
              </w:numPr>
              <w:spacing w:after="240" w:before="240" w:lineRule="auto"/>
              <w:ind w:left="720" w:hanging="360"/>
            </w:pPr>
            <w:r w:rsidDel="00000000" w:rsidR="00000000" w:rsidRPr="00000000">
              <w:rPr>
                <w:b w:val="1"/>
                <w:bCs w:val="1"/>
                <w:rtl w:val="0"/>
              </w:rPr>
              <w:t xml:space="preserve">The Circumplex Model of Affect: </w:t>
            </w:r>
            <w:r w:rsidDel="00000000" w:rsidR="00000000" w:rsidRPr="00000000">
              <w:rPr>
                <w:rtl w:val="0"/>
              </w:rPr>
              <w:t xml:space="preserve">Maps emotions along two axes—valence (positive vs. negative) and arousal (high vs. low). Neutral sits at the center. It highlights the continuous nature of emotional experiences and shifts between them. </w:t>
            </w:r>
          </w:p>
          <w:p w:rsidR="00000000" w:rsidDel="00000000" w:rsidP="00000000" w:rsidRDefault="00000000" w:rsidRPr="00000000" w14:paraId="00000477">
            <w:pPr>
              <w:spacing w:after="240" w:before="240" w:lineRule="auto"/>
              <w:jc w:val="center"/>
              <w:rPr/>
            </w:pPr>
            <w:r w:rsidDel="00000000" w:rsidR="00000000" w:rsidRPr="00000000">
              <w:rPr/>
              <w:drawing>
                <wp:inline distB="114300" distT="114300" distL="114300" distR="114300">
                  <wp:extent cx="4526479" cy="4595813"/>
                  <wp:effectExtent b="0" l="0" r="0" t="0"/>
                  <wp:docPr id="6" name="image9.png"/>
                  <a:graphic>
                    <a:graphicData uri="http://schemas.openxmlformats.org/drawingml/2006/picture">
                      <pic:pic>
                        <pic:nvPicPr>
                          <pic:cNvPr id="0" name="image9.png"/>
                          <pic:cNvPicPr preferRelativeResize="0"/>
                        </pic:nvPicPr>
                        <pic:blipFill>
                          <a:blip r:embed="rId79"/>
                          <a:srcRect b="0" l="0" r="0" t="0"/>
                          <a:stretch>
                            <a:fillRect/>
                          </a:stretch>
                        </pic:blipFill>
                        <pic:spPr>
                          <a:xfrm>
                            <a:off x="0" y="0"/>
                            <a:ext cx="4526479" cy="4595813"/>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These visual systems represent just a few of the ways that emotions have been categorized by scholars and practitioners. Taken together, they highlight both the diversity and interconnectedness of our emotional experiences. While Plutchik’s Wheel underscores the intensity and oppositional nature of core emotions, the Circumplex Model emphasizes the influence of arousal and valence, and the Emotion Wheel shows how broader feelings expand into more nuanced descriptors. Each approach offers valuable insights: they help us label our emotions more precisely, recognize overlapping or contrasting feelings, and foster a deeper emotional literacy that supports empathy and healthy expression. As you move forward in this course, keep these frameworks in mind to enhance your ability to navigate and interpret emotions—both in yourself and in others.</w:t>
            </w:r>
          </w:p>
          <w:p w:rsidR="00000000" w:rsidDel="00000000" w:rsidP="00000000" w:rsidRDefault="00000000" w:rsidRPr="00000000" w14:paraId="00000479">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047A">
            <w:pPr>
              <w:widowControl w:val="0"/>
              <w:spacing w:line="240" w:lineRule="auto"/>
              <w:rPr>
                <w:b w:val="1"/>
                <w:bCs w:val="1"/>
              </w:rPr>
            </w:pPr>
            <w:r w:rsidDel="00000000" w:rsidR="00000000" w:rsidRPr="00000000">
              <w:rPr>
                <w:b w:val="1"/>
                <w:bCs w:val="1"/>
                <w:rtl w:val="0"/>
              </w:rPr>
              <w:t xml:space="preserve">Indigenous Perspectives</w:t>
            </w:r>
          </w:p>
        </w:tc>
        <w:tc>
          <w:tcPr>
            <w:shd w:fill="d9d2e9" w:val="clear"/>
          </w:tcPr>
          <w:p w:rsidR="00000000" w:rsidDel="00000000" w:rsidP="00000000" w:rsidRDefault="00000000" w:rsidRPr="00000000" w14:paraId="0000047B">
            <w:pPr>
              <w:spacing w:after="240" w:before="240" w:lineRule="auto"/>
              <w:rPr/>
            </w:pPr>
            <w:r w:rsidDel="00000000" w:rsidR="00000000" w:rsidRPr="00000000">
              <w:rPr>
                <w:rtl w:val="0"/>
              </w:rPr>
              <w:t xml:space="preserve">​​As you explore different systems for categorizing emotions, Indigenous knowledge systems offer alternative ways of understanding emotional life that emphasize context, relationship, and responsibility. In many Indigenous worldviews, emotions are not seen as isolated internal states but as reflections of one’s relationships with land, kin, spirit, and the larger web of life. Emotional well-being is often taught and nurtured through story, ceremony, and collective experience.</w:t>
            </w:r>
            <w:ins w:author="Mike Marchand" w:id="180" w:date="2025-11-30T21:26:13Z">
              <w:r w:rsidDel="00000000" w:rsidR="00000000" w:rsidRPr="00000000">
                <w:rPr>
                  <w:rtl w:val="0"/>
                </w:rPr>
                <w:t xml:space="preserve">  Add specific examples?</w:t>
              </w:r>
            </w:ins>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In several Indigenous languages, emotional meanings are embedded within verbs or phrases that reflect action, connection, or accountability. Rather than labeling emotions as discrete categories, teachings may emphasize the circumstances that give rise to them and the responsibilities they invite. For example, grief may be understood not only as a personal loss but as a call to remember, to honor, and to restore balance within the community or with the land.</w:t>
            </w:r>
            <w:ins w:author="Mike Marchand" w:id="181" w:date="2025-11-30T21:26:31Z">
              <w:r w:rsidDel="00000000" w:rsidR="00000000" w:rsidRPr="00000000">
                <w:rPr>
                  <w:rtl w:val="0"/>
                </w:rPr>
                <w:t xml:space="preserve"> Add specific examples?</w:t>
              </w:r>
            </w:ins>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del w:author="Mike Marchand" w:id="182" w:date="2025-11-30T21:26:57Z">
              <w:r w:rsidDel="00000000" w:rsidR="00000000" w:rsidRPr="00000000">
                <w:rPr>
                  <w:rtl w:val="0"/>
                </w:rPr>
                <w:delText xml:space="preserve">This</w:delText>
              </w:r>
            </w:del>
            <w:r w:rsidDel="00000000" w:rsidR="00000000" w:rsidRPr="00000000">
              <w:rPr>
                <w:rtl w:val="0"/>
              </w:rPr>
              <w:t xml:space="preserve"> </w:t>
            </w:r>
            <w:ins w:author="Mike Marchand" w:id="183" w:date="2025-11-30T21:27:03Z">
              <w:r w:rsidDel="00000000" w:rsidR="00000000" w:rsidRPr="00000000">
                <w:rPr>
                  <w:rtl w:val="0"/>
                </w:rPr>
                <w:t xml:space="preserve">Indigenous or these </w:t>
              </w:r>
            </w:ins>
            <w:commentRangeStart w:id="134"/>
            <w:r w:rsidDel="00000000" w:rsidR="00000000" w:rsidRPr="00000000">
              <w:rPr>
                <w:rtl w:val="0"/>
              </w:rPr>
              <w:t xml:space="preserve">perspective</w:t>
            </w:r>
            <w:ins w:author="Mike Marchand" w:id="184" w:date="2025-11-30T21:42:46Z">
              <w:r w:rsidDel="00000000" w:rsidR="00000000" w:rsidRPr="00000000">
                <w:rPr>
                  <w:rtl w:val="0"/>
                </w:rPr>
                <w:t xml:space="preserve">s</w:t>
              </w:r>
            </w:ins>
            <w:r w:rsidDel="00000000" w:rsidR="00000000" w:rsidRPr="00000000">
              <w:rPr>
                <w:rtl w:val="0"/>
              </w:rPr>
              <w:t xml:space="preserve"> </w:t>
            </w:r>
            <w:commentRangeEnd w:id="134"/>
            <w:r w:rsidDel="00000000" w:rsidR="00000000" w:rsidRPr="00000000">
              <w:commentReference w:id="134"/>
            </w:r>
            <w:r w:rsidDel="00000000" w:rsidR="00000000" w:rsidRPr="00000000">
              <w:rPr>
                <w:rtl w:val="0"/>
              </w:rPr>
              <w:t xml:space="preserve">align</w:t>
            </w:r>
            <w:del w:author="Mike Marchand" w:id="185" w:date="2025-11-30T21:42:57Z">
              <w:r w:rsidDel="00000000" w:rsidR="00000000" w:rsidRPr="00000000">
                <w:rPr>
                  <w:rtl w:val="0"/>
                </w:rPr>
                <w:delText xml:space="preserve">s</w:delText>
              </w:r>
            </w:del>
            <w:r w:rsidDel="00000000" w:rsidR="00000000" w:rsidRPr="00000000">
              <w:rPr>
                <w:rtl w:val="0"/>
              </w:rPr>
              <w:t xml:space="preserve"> with the module’s emphasis on emotional diversity. It encourages a broader emotional literacy that considers how feelings emerge through lived relationships and how understanding those feelings can deepen connection, meaning, and collective care.</w:t>
            </w:r>
          </w:p>
          <w:p w:rsidR="00000000" w:rsidDel="00000000" w:rsidP="00000000" w:rsidRDefault="00000000" w:rsidRPr="00000000" w14:paraId="0000047F">
            <w:pPr>
              <w:widowControl w:val="0"/>
              <w:spacing w:line="240" w:lineRule="auto"/>
              <w:rPr/>
            </w:pPr>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0480">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0481">
            <w:pPr>
              <w:numPr>
                <w:ilvl w:val="0"/>
                <w:numId w:val="330"/>
              </w:numPr>
              <w:spacing w:after="0" w:afterAutospacing="0" w:before="240" w:lineRule="auto"/>
              <w:ind w:left="720" w:hanging="360"/>
            </w:pPr>
            <w:r w:rsidDel="00000000" w:rsidR="00000000" w:rsidRPr="00000000">
              <w:rPr>
                <w:rtl w:val="0"/>
              </w:rPr>
              <w:t xml:space="preserve">There is no definitive framework for defining what emotions exist and there are a variety of ways that different categories of emotion can be defined.</w:t>
            </w:r>
          </w:p>
          <w:p w:rsidR="00000000" w:rsidDel="00000000" w:rsidP="00000000" w:rsidRDefault="00000000" w:rsidRPr="00000000" w14:paraId="00000482">
            <w:pPr>
              <w:numPr>
                <w:ilvl w:val="0"/>
                <w:numId w:val="330"/>
              </w:numPr>
              <w:ind w:left="720" w:hanging="360"/>
            </w:pPr>
            <w:r w:rsidDel="00000000" w:rsidR="00000000" w:rsidRPr="00000000">
              <w:rPr>
                <w:rtl w:val="0"/>
              </w:rPr>
              <w:t xml:space="preserve">Primary and secondary emotions form the foundation of emotional experience, balancing universal and culturally specific responses.</w:t>
            </w:r>
          </w:p>
          <w:p w:rsidR="00000000" w:rsidDel="00000000" w:rsidP="00000000" w:rsidRDefault="00000000" w:rsidRPr="00000000" w14:paraId="00000483">
            <w:pPr>
              <w:numPr>
                <w:ilvl w:val="0"/>
                <w:numId w:val="330"/>
              </w:numPr>
              <w:ind w:left="720" w:hanging="360"/>
            </w:pPr>
            <w:r w:rsidDel="00000000" w:rsidR="00000000" w:rsidRPr="00000000">
              <w:rPr>
                <w:rtl w:val="0"/>
              </w:rPr>
              <w:t xml:space="preserve">Dimensional, cognitive, and cultural models offer nuanced perspectives on the complexity of emotions, particularly in climate-related contexts.</w:t>
            </w:r>
          </w:p>
          <w:p w:rsidR="00000000" w:rsidDel="00000000" w:rsidP="00000000" w:rsidRDefault="00000000" w:rsidRPr="00000000" w14:paraId="00000484">
            <w:pPr>
              <w:numPr>
                <w:ilvl w:val="0"/>
                <w:numId w:val="330"/>
              </w:numPr>
              <w:ind w:left="720" w:hanging="360"/>
            </w:pPr>
            <w:r w:rsidDel="00000000" w:rsidR="00000000" w:rsidRPr="00000000">
              <w:rPr>
                <w:rtl w:val="0"/>
              </w:rPr>
              <w:t xml:space="preserve">Blended frameworks acknowledge the interplay of biology, culture, and cognition in shaping emotional responses to global challenges.</w:t>
            </w:r>
          </w:p>
          <w:p w:rsidR="00000000" w:rsidDel="00000000" w:rsidP="00000000" w:rsidRDefault="00000000" w:rsidRPr="00000000" w14:paraId="00000485">
            <w:pPr>
              <w:numPr>
                <w:ilvl w:val="0"/>
                <w:numId w:val="330"/>
              </w:numPr>
              <w:ind w:left="720" w:hanging="360"/>
            </w:pPr>
            <w:r w:rsidDel="00000000" w:rsidR="00000000" w:rsidRPr="00000000">
              <w:rPr>
                <w:rtl w:val="0"/>
              </w:rPr>
              <w:t xml:space="preserve">In many Indigenous worldviews, emotions are not seen as isolated internal states or discrete categories but reflections of relationships or responsibilities.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This understanding equips us to process and address the emotional dimensions of the climate crisis, fostering resilience and actionable responses.</w:t>
            </w:r>
          </w:p>
        </w:tc>
      </w:tr>
      <w:tr>
        <w:trPr>
          <w:cantSplit w:val="0"/>
          <w:tblHeader w:val="0"/>
        </w:trPr>
        <w:tc>
          <w:tcPr>
            <w:shd w:fill="a4c2f4" w:val="clear"/>
          </w:tcPr>
          <w:p w:rsidR="00000000" w:rsidDel="00000000" w:rsidP="00000000" w:rsidRDefault="00000000" w:rsidRPr="00000000" w14:paraId="00000488">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0489">
            <w:pPr>
              <w:spacing w:after="240" w:before="240" w:lineRule="auto"/>
              <w:rPr>
                <w:b w:val="1"/>
                <w:bCs w:val="1"/>
              </w:rPr>
            </w:pPr>
            <w:r w:rsidDel="00000000" w:rsidR="00000000" w:rsidRPr="00000000">
              <w:rPr>
                <w:rtl w:val="0"/>
              </w:rPr>
              <w:t xml:space="preserve">Below are active learning activities that you can use to enhance your learning experience for the content presented in this module. One version is designed to be done on your own and the other is designed to be done with others.</w:t>
            </w:r>
            <w:r w:rsidDel="00000000" w:rsidR="00000000" w:rsidRPr="00000000">
              <w:rPr>
                <w:rtl w:val="0"/>
              </w:rPr>
            </w:r>
          </w:p>
          <w:p w:rsidR="00000000" w:rsidDel="00000000" w:rsidP="00000000" w:rsidRDefault="00000000" w:rsidRPr="00000000" w14:paraId="0000048A">
            <w:pPr>
              <w:pStyle w:val="Heading2"/>
              <w:spacing w:after="240" w:before="240" w:lineRule="auto"/>
              <w:rPr>
                <w:sz w:val="22"/>
                <w:szCs w:val="22"/>
              </w:rPr>
            </w:pPr>
            <w:bookmarkStart w:colFirst="0" w:colLast="0" w:name="_81q08fkt287q" w:id="95"/>
            <w:bookmarkEnd w:id="95"/>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048B">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Learn how different emotions show up in response to climate change and practice using emotion models to describe and understand them more clearly.</w:t>
            </w:r>
          </w:p>
          <w:p w:rsidR="00000000" w:rsidDel="00000000" w:rsidP="00000000" w:rsidRDefault="00000000" w:rsidRPr="00000000" w14:paraId="0000048C">
            <w:pPr>
              <w:spacing w:after="240" w:before="240" w:lineRule="auto"/>
              <w:rPr>
                <w:u w:val="single"/>
              </w:rPr>
            </w:pPr>
            <w:r w:rsidDel="00000000" w:rsidR="00000000" w:rsidRPr="00000000">
              <w:rPr>
                <w:u w:val="single"/>
                <w:rtl w:val="0"/>
              </w:rPr>
              <w:t xml:space="preserve">Instructions:</w:t>
            </w:r>
          </w:p>
          <w:p w:rsidR="00000000" w:rsidDel="00000000" w:rsidP="00000000" w:rsidRDefault="00000000" w:rsidRPr="00000000" w14:paraId="0000048D">
            <w:pPr>
              <w:numPr>
                <w:ilvl w:val="0"/>
                <w:numId w:val="301"/>
              </w:numPr>
              <w:spacing w:after="0" w:afterAutospacing="0" w:before="240" w:lineRule="auto"/>
              <w:ind w:left="720" w:hanging="360"/>
            </w:pPr>
            <w:r w:rsidDel="00000000" w:rsidR="00000000" w:rsidRPr="00000000">
              <w:rPr>
                <w:b w:val="1"/>
                <w:bCs w:val="1"/>
                <w:rtl w:val="0"/>
              </w:rPr>
              <w:t xml:space="preserve">Recall a Climate-Related Moment</w:t>
            </w:r>
          </w:p>
          <w:p w:rsidR="00000000" w:rsidDel="00000000" w:rsidP="00000000" w:rsidRDefault="00000000" w:rsidRPr="00000000" w14:paraId="0000048E">
            <w:pPr>
              <w:numPr>
                <w:ilvl w:val="1"/>
                <w:numId w:val="301"/>
              </w:numPr>
              <w:spacing w:after="0" w:afterAutospacing="0" w:before="0" w:beforeAutospacing="0" w:lineRule="auto"/>
              <w:ind w:left="1440" w:hanging="360"/>
            </w:pPr>
            <w:r w:rsidDel="00000000" w:rsidR="00000000" w:rsidRPr="00000000">
              <w:rPr>
                <w:rtl w:val="0"/>
              </w:rPr>
              <w:t xml:space="preserve">Think of a time you experienced a strong emotional response connected to climate change.</w:t>
            </w:r>
          </w:p>
          <w:p w:rsidR="00000000" w:rsidDel="00000000" w:rsidP="00000000" w:rsidRDefault="00000000" w:rsidRPr="00000000" w14:paraId="0000048F">
            <w:pPr>
              <w:numPr>
                <w:ilvl w:val="1"/>
                <w:numId w:val="301"/>
              </w:numPr>
              <w:spacing w:after="0" w:afterAutospacing="0" w:before="0" w:beforeAutospacing="0" w:lineRule="auto"/>
              <w:ind w:left="1440" w:hanging="360"/>
            </w:pPr>
            <w:commentRangeStart w:id="135"/>
            <w:r w:rsidDel="00000000" w:rsidR="00000000" w:rsidRPr="00000000">
              <w:rPr>
                <w:rtl w:val="0"/>
              </w:rPr>
              <w:t xml:space="preserve">Write 1–2 sentences describing the situation.</w:t>
            </w:r>
            <w:commentRangeEnd w:id="135"/>
            <w:r w:rsidDel="00000000" w:rsidR="00000000" w:rsidRPr="00000000">
              <w:commentReference w:id="135"/>
            </w:r>
            <w:r w:rsidDel="00000000" w:rsidR="00000000" w:rsidRPr="00000000">
              <w:rPr>
                <w:rtl w:val="0"/>
              </w:rPr>
            </w:r>
          </w:p>
          <w:p w:rsidR="00000000" w:rsidDel="00000000" w:rsidP="00000000" w:rsidRDefault="00000000" w:rsidRPr="00000000" w14:paraId="00000490">
            <w:pPr>
              <w:numPr>
                <w:ilvl w:val="0"/>
                <w:numId w:val="301"/>
              </w:numPr>
              <w:spacing w:after="0" w:afterAutospacing="0" w:before="0" w:beforeAutospacing="0" w:lineRule="auto"/>
              <w:ind w:left="720" w:hanging="360"/>
            </w:pPr>
            <w:r w:rsidDel="00000000" w:rsidR="00000000" w:rsidRPr="00000000">
              <w:rPr>
                <w:b w:val="1"/>
                <w:bCs w:val="1"/>
                <w:rtl w:val="0"/>
              </w:rPr>
              <w:t xml:space="preserve">Name the Emotion</w:t>
            </w:r>
          </w:p>
          <w:p w:rsidR="00000000" w:rsidDel="00000000" w:rsidP="00000000" w:rsidRDefault="00000000" w:rsidRPr="00000000" w14:paraId="00000491">
            <w:pPr>
              <w:numPr>
                <w:ilvl w:val="1"/>
                <w:numId w:val="301"/>
              </w:numPr>
              <w:spacing w:after="0" w:afterAutospacing="0" w:before="0" w:beforeAutospacing="0" w:lineRule="auto"/>
              <w:ind w:left="1440" w:hanging="360"/>
            </w:pPr>
            <w:r w:rsidDel="00000000" w:rsidR="00000000" w:rsidRPr="00000000">
              <w:rPr>
                <w:rtl w:val="0"/>
              </w:rPr>
              <w:t xml:space="preserve">What emotion did you feel? Choose the word that best fits—such as fear, hope, grief, guilt, motivation, or anger.</w:t>
            </w:r>
          </w:p>
          <w:p w:rsidR="00000000" w:rsidDel="00000000" w:rsidP="00000000" w:rsidRDefault="00000000" w:rsidRPr="00000000" w14:paraId="00000492">
            <w:pPr>
              <w:numPr>
                <w:ilvl w:val="0"/>
                <w:numId w:val="301"/>
              </w:numPr>
              <w:spacing w:after="0" w:afterAutospacing="0" w:before="0" w:beforeAutospacing="0" w:lineRule="auto"/>
              <w:ind w:left="720" w:hanging="360"/>
            </w:pPr>
            <w:r w:rsidDel="00000000" w:rsidR="00000000" w:rsidRPr="00000000">
              <w:rPr>
                <w:b w:val="1"/>
                <w:bCs w:val="1"/>
                <w:rtl w:val="0"/>
              </w:rPr>
              <w:t xml:space="preserve">Use an Emotion Model</w:t>
              <w:br w:type="textWrapping"/>
            </w:r>
            <w:r w:rsidDel="00000000" w:rsidR="00000000" w:rsidRPr="00000000">
              <w:rPr>
                <w:rtl w:val="0"/>
              </w:rPr>
              <w:t xml:space="preserve">Pick one of the following visual models to better understand or describe your feeling:</w:t>
            </w:r>
          </w:p>
          <w:p w:rsidR="00000000" w:rsidDel="00000000" w:rsidP="00000000" w:rsidRDefault="00000000" w:rsidRPr="00000000" w14:paraId="00000493">
            <w:pPr>
              <w:numPr>
                <w:ilvl w:val="1"/>
                <w:numId w:val="301"/>
              </w:numPr>
              <w:spacing w:after="0" w:afterAutospacing="0" w:before="0" w:beforeAutospacing="0" w:lineRule="auto"/>
              <w:ind w:left="1440" w:hanging="360"/>
            </w:pPr>
            <w:r w:rsidDel="00000000" w:rsidR="00000000" w:rsidRPr="00000000">
              <w:rPr>
                <w:b w:val="1"/>
                <w:bCs w:val="1"/>
                <w:rtl w:val="0"/>
              </w:rPr>
              <w:t xml:space="preserve">Plutchik’s Wheel of Emotions</w:t>
            </w:r>
            <w:r w:rsidDel="00000000" w:rsidR="00000000" w:rsidRPr="00000000">
              <w:rPr>
                <w:rtl w:val="0"/>
              </w:rPr>
              <w:t xml:space="preserve"> – helps show how basic emotions relate and blend</w:t>
            </w:r>
          </w:p>
          <w:p w:rsidR="00000000" w:rsidDel="00000000" w:rsidP="00000000" w:rsidRDefault="00000000" w:rsidRPr="00000000" w14:paraId="00000494">
            <w:pPr>
              <w:numPr>
                <w:ilvl w:val="1"/>
                <w:numId w:val="301"/>
              </w:numPr>
              <w:spacing w:after="0" w:afterAutospacing="0" w:before="0" w:beforeAutospacing="0" w:lineRule="auto"/>
              <w:ind w:left="1440" w:hanging="360"/>
            </w:pPr>
            <w:r w:rsidDel="00000000" w:rsidR="00000000" w:rsidRPr="00000000">
              <w:rPr>
                <w:b w:val="1"/>
                <w:bCs w:val="1"/>
                <w:rtl w:val="0"/>
              </w:rPr>
              <w:t xml:space="preserve">Russell’s Circumplex Model</w:t>
            </w:r>
            <w:r w:rsidDel="00000000" w:rsidR="00000000" w:rsidRPr="00000000">
              <w:rPr>
                <w:rtl w:val="0"/>
              </w:rPr>
              <w:t xml:space="preserve"> – maps emotions by energy (high/low) and valence (pleasant/unpleasant)</w:t>
            </w:r>
          </w:p>
          <w:p w:rsidR="00000000" w:rsidDel="00000000" w:rsidP="00000000" w:rsidRDefault="00000000" w:rsidRPr="00000000" w14:paraId="00000495">
            <w:pPr>
              <w:numPr>
                <w:ilvl w:val="0"/>
                <w:numId w:val="301"/>
              </w:numPr>
              <w:spacing w:after="0" w:afterAutospacing="0" w:before="0" w:beforeAutospacing="0" w:lineRule="auto"/>
              <w:ind w:left="720" w:hanging="360"/>
            </w:pPr>
            <w:r w:rsidDel="00000000" w:rsidR="00000000" w:rsidRPr="00000000">
              <w:rPr>
                <w:rtl w:val="0"/>
              </w:rPr>
              <w:t xml:space="preserve">Ask yourself:</w:t>
            </w:r>
          </w:p>
          <w:p w:rsidR="00000000" w:rsidDel="00000000" w:rsidP="00000000" w:rsidRDefault="00000000" w:rsidRPr="00000000" w14:paraId="00000496">
            <w:pPr>
              <w:numPr>
                <w:ilvl w:val="1"/>
                <w:numId w:val="301"/>
              </w:numPr>
              <w:spacing w:after="0" w:afterAutospacing="0" w:before="0" w:beforeAutospacing="0" w:lineRule="auto"/>
              <w:ind w:left="1440" w:hanging="360"/>
            </w:pPr>
            <w:r w:rsidDel="00000000" w:rsidR="00000000" w:rsidRPr="00000000">
              <w:rPr>
                <w:rtl w:val="0"/>
              </w:rPr>
              <w:t xml:space="preserve">Where does your emotion fit in the model?</w:t>
            </w:r>
          </w:p>
          <w:p w:rsidR="00000000" w:rsidDel="00000000" w:rsidP="00000000" w:rsidRDefault="00000000" w:rsidRPr="00000000" w14:paraId="00000497">
            <w:pPr>
              <w:numPr>
                <w:ilvl w:val="1"/>
                <w:numId w:val="301"/>
              </w:numPr>
              <w:spacing w:after="0" w:afterAutospacing="0" w:before="0" w:beforeAutospacing="0" w:lineRule="auto"/>
              <w:ind w:left="1440" w:hanging="360"/>
            </w:pPr>
            <w:r w:rsidDel="00000000" w:rsidR="00000000" w:rsidRPr="00000000">
              <w:rPr>
                <w:rtl w:val="0"/>
              </w:rPr>
              <w:t xml:space="preserve">Does the tool help clarify or deepen your understanding?</w:t>
            </w:r>
          </w:p>
          <w:p w:rsidR="00000000" w:rsidDel="00000000" w:rsidP="00000000" w:rsidRDefault="00000000" w:rsidRPr="00000000" w14:paraId="00000498">
            <w:pPr>
              <w:numPr>
                <w:ilvl w:val="0"/>
                <w:numId w:val="301"/>
              </w:numPr>
              <w:spacing w:after="0" w:afterAutospacing="0" w:before="0" w:beforeAutospacing="0" w:lineRule="auto"/>
              <w:ind w:left="720" w:hanging="360"/>
            </w:pPr>
            <w:r w:rsidDel="00000000" w:rsidR="00000000" w:rsidRPr="00000000">
              <w:rPr>
                <w:b w:val="1"/>
                <w:bCs w:val="1"/>
                <w:rtl w:val="0"/>
              </w:rPr>
              <w:t xml:space="preserve">Reflect</w:t>
              <w:br w:type="textWrapping"/>
            </w:r>
            <w:r w:rsidDel="00000000" w:rsidR="00000000" w:rsidRPr="00000000">
              <w:rPr>
                <w:rtl w:val="0"/>
              </w:rPr>
              <w:t xml:space="preserve">Write a short paragraph answering:</w:t>
            </w:r>
          </w:p>
          <w:p w:rsidR="00000000" w:rsidDel="00000000" w:rsidP="00000000" w:rsidRDefault="00000000" w:rsidRPr="00000000" w14:paraId="00000499">
            <w:pPr>
              <w:numPr>
                <w:ilvl w:val="1"/>
                <w:numId w:val="301"/>
              </w:numPr>
              <w:spacing w:after="0" w:afterAutospacing="0" w:before="0" w:beforeAutospacing="0" w:lineRule="auto"/>
              <w:ind w:left="1440" w:hanging="360"/>
            </w:pPr>
            <w:r w:rsidDel="00000000" w:rsidR="00000000" w:rsidRPr="00000000">
              <w:rPr>
                <w:rtl w:val="0"/>
              </w:rPr>
              <w:t xml:space="preserve">Which model helped you the most, and why?</w:t>
            </w:r>
          </w:p>
          <w:p w:rsidR="00000000" w:rsidDel="00000000" w:rsidP="00000000" w:rsidRDefault="00000000" w:rsidRPr="00000000" w14:paraId="0000049A">
            <w:pPr>
              <w:numPr>
                <w:ilvl w:val="1"/>
                <w:numId w:val="301"/>
              </w:numPr>
              <w:spacing w:after="0" w:afterAutospacing="0" w:before="0" w:beforeAutospacing="0" w:lineRule="auto"/>
              <w:ind w:left="1440" w:hanging="360"/>
            </w:pPr>
            <w:r w:rsidDel="00000000" w:rsidR="00000000" w:rsidRPr="00000000">
              <w:rPr>
                <w:rtl w:val="0"/>
              </w:rPr>
              <w:t xml:space="preserve">Was your emotion simple or made up of several feelings?</w:t>
            </w:r>
          </w:p>
          <w:p w:rsidR="00000000" w:rsidDel="00000000" w:rsidP="00000000" w:rsidRDefault="00000000" w:rsidRPr="00000000" w14:paraId="0000049B">
            <w:pPr>
              <w:numPr>
                <w:ilvl w:val="1"/>
                <w:numId w:val="301"/>
              </w:numPr>
              <w:spacing w:after="240" w:before="0" w:beforeAutospacing="0" w:lineRule="auto"/>
              <w:ind w:left="1440" w:hanging="360"/>
            </w:pPr>
            <w:r w:rsidDel="00000000" w:rsidR="00000000" w:rsidRPr="00000000">
              <w:rPr>
                <w:rtl w:val="0"/>
              </w:rPr>
              <w:t xml:space="preserve">How might understanding this emotion help you deal with climate change in a healthier or more effective way?</w:t>
            </w:r>
          </w:p>
          <w:p w:rsidR="00000000" w:rsidDel="00000000" w:rsidP="00000000" w:rsidRDefault="00000000" w:rsidRPr="00000000" w14:paraId="0000049C">
            <w:pPr>
              <w:pStyle w:val="Heading2"/>
              <w:spacing w:after="240" w:before="240" w:lineRule="auto"/>
              <w:rPr>
                <w:sz w:val="22"/>
                <w:szCs w:val="22"/>
              </w:rPr>
            </w:pPr>
            <w:bookmarkStart w:colFirst="0" w:colLast="0" w:name="_bsxwvysquzi5" w:id="96"/>
            <w:bookmarkEnd w:id="96"/>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049D">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Collaboratively explore emotional responses to climate change and use emotion models to map and compare shared experiences.</w:t>
            </w:r>
          </w:p>
          <w:p w:rsidR="00000000" w:rsidDel="00000000" w:rsidP="00000000" w:rsidRDefault="00000000" w:rsidRPr="00000000" w14:paraId="0000049E">
            <w:pPr>
              <w:spacing w:after="240" w:before="240" w:lineRule="auto"/>
              <w:rPr/>
            </w:pPr>
            <w:r w:rsidDel="00000000" w:rsidR="00000000" w:rsidRPr="00000000">
              <w:rPr>
                <w:b w:val="1"/>
                <w:bCs w:val="1"/>
                <w:rtl w:val="0"/>
              </w:rPr>
              <w:t xml:space="preserve">Time Allocation:</w:t>
            </w:r>
            <w:r w:rsidDel="00000000" w:rsidR="00000000" w:rsidRPr="00000000">
              <w:rPr>
                <w:rtl w:val="0"/>
              </w:rPr>
              <w:t xml:space="preserve"> 45–60 minutes</w:t>
            </w:r>
          </w:p>
          <w:p w:rsidR="00000000" w:rsidDel="00000000" w:rsidP="00000000" w:rsidRDefault="00000000" w:rsidRPr="00000000" w14:paraId="0000049F">
            <w:pPr>
              <w:spacing w:after="240" w:before="240" w:lineRule="auto"/>
              <w:rPr>
                <w:u w:val="single"/>
              </w:rPr>
            </w:pPr>
            <w:r w:rsidDel="00000000" w:rsidR="00000000" w:rsidRPr="00000000">
              <w:rPr>
                <w:u w:val="single"/>
                <w:rtl w:val="0"/>
              </w:rPr>
              <w:t xml:space="preserve">Facilitator Instructions:</w:t>
            </w:r>
          </w:p>
          <w:p w:rsidR="00000000" w:rsidDel="00000000" w:rsidP="00000000" w:rsidRDefault="00000000" w:rsidRPr="00000000" w14:paraId="000004A0">
            <w:pPr>
              <w:pStyle w:val="Heading4"/>
              <w:keepNext w:val="0"/>
              <w:keepLines w:val="0"/>
              <w:spacing w:after="40" w:before="240" w:lineRule="auto"/>
              <w:rPr>
                <w:b w:val="1"/>
                <w:bCs w:val="1"/>
                <w:color w:val="000000"/>
                <w:sz w:val="20"/>
                <w:szCs w:val="20"/>
              </w:rPr>
            </w:pPr>
            <w:bookmarkStart w:colFirst="0" w:colLast="0" w:name="_pxh3py7vkwfi" w:id="97"/>
            <w:bookmarkEnd w:id="97"/>
            <w:r w:rsidDel="00000000" w:rsidR="00000000" w:rsidRPr="00000000">
              <w:rPr>
                <w:b w:val="1"/>
                <w:bCs w:val="1"/>
                <w:color w:val="000000"/>
                <w:sz w:val="20"/>
                <w:szCs w:val="20"/>
                <w:rtl w:val="0"/>
              </w:rPr>
              <w:t xml:space="preserve">1. Set the Stage (5–10 minutes)</w:t>
            </w:r>
          </w:p>
          <w:p w:rsidR="00000000" w:rsidDel="00000000" w:rsidP="00000000" w:rsidRDefault="00000000" w:rsidRPr="00000000" w14:paraId="000004A1">
            <w:pPr>
              <w:pStyle w:val="Heading4"/>
              <w:keepNext w:val="0"/>
              <w:keepLines w:val="0"/>
              <w:numPr>
                <w:ilvl w:val="0"/>
                <w:numId w:val="54"/>
              </w:numPr>
              <w:spacing w:after="0" w:afterAutospacing="0" w:before="240" w:lineRule="auto"/>
              <w:ind w:left="720" w:hanging="360"/>
              <w:rPr>
                <w:sz w:val="24"/>
                <w:szCs w:val="24"/>
              </w:rPr>
            </w:pPr>
            <w:bookmarkStart w:colFirst="0" w:colLast="0" w:name="_7i7fgee4897t" w:id="98"/>
            <w:bookmarkEnd w:id="98"/>
            <w:r w:rsidDel="00000000" w:rsidR="00000000" w:rsidRPr="00000000">
              <w:rPr>
                <w:color w:val="000000"/>
                <w:sz w:val="22"/>
                <w:szCs w:val="22"/>
                <w:rtl w:val="0"/>
              </w:rPr>
              <w:t xml:space="preserve">Introduce the idea that climate change brings up many emotions—some motivating, some painful—and that learning to name and understand them is a step toward resilience and action.</w:t>
            </w:r>
          </w:p>
          <w:p w:rsidR="00000000" w:rsidDel="00000000" w:rsidP="00000000" w:rsidRDefault="00000000" w:rsidRPr="00000000" w14:paraId="000004A2">
            <w:pPr>
              <w:pStyle w:val="Heading4"/>
              <w:keepNext w:val="0"/>
              <w:keepLines w:val="0"/>
              <w:numPr>
                <w:ilvl w:val="0"/>
                <w:numId w:val="54"/>
              </w:numPr>
              <w:spacing w:after="0" w:afterAutospacing="0" w:before="0" w:beforeAutospacing="0" w:lineRule="auto"/>
              <w:ind w:left="720" w:hanging="360"/>
              <w:rPr>
                <w:sz w:val="24"/>
                <w:szCs w:val="24"/>
              </w:rPr>
            </w:pPr>
            <w:bookmarkStart w:colFirst="0" w:colLast="0" w:name="_iwns17qfvy8d" w:id="99"/>
            <w:bookmarkEnd w:id="99"/>
            <w:r w:rsidDel="00000000" w:rsidR="00000000" w:rsidRPr="00000000">
              <w:rPr>
                <w:color w:val="000000"/>
                <w:sz w:val="22"/>
                <w:szCs w:val="22"/>
                <w:rtl w:val="0"/>
              </w:rPr>
              <w:t xml:space="preserve">Briefly introduce 1–2 emotion models</w:t>
            </w:r>
          </w:p>
          <w:p w:rsidR="00000000" w:rsidDel="00000000" w:rsidP="00000000" w:rsidRDefault="00000000" w:rsidRPr="00000000" w14:paraId="000004A3">
            <w:pPr>
              <w:pStyle w:val="Heading4"/>
              <w:keepNext w:val="0"/>
              <w:keepLines w:val="0"/>
              <w:numPr>
                <w:ilvl w:val="0"/>
                <w:numId w:val="54"/>
              </w:numPr>
              <w:spacing w:after="40" w:before="0" w:beforeAutospacing="0" w:lineRule="auto"/>
              <w:ind w:left="720" w:hanging="360"/>
              <w:rPr>
                <w:sz w:val="24"/>
                <w:szCs w:val="24"/>
              </w:rPr>
            </w:pPr>
            <w:bookmarkStart w:colFirst="0" w:colLast="0" w:name="_3yp47bsk3e2z" w:id="100"/>
            <w:bookmarkEnd w:id="100"/>
            <w:r w:rsidDel="00000000" w:rsidR="00000000" w:rsidRPr="00000000">
              <w:rPr>
                <w:color w:val="000000"/>
                <w:sz w:val="22"/>
                <w:szCs w:val="22"/>
                <w:rtl w:val="0"/>
              </w:rPr>
              <w:t xml:space="preserve">Explain how these can help us describe and understand emotions more clearly.</w:t>
            </w:r>
          </w:p>
          <w:p w:rsidR="00000000" w:rsidDel="00000000" w:rsidP="00000000" w:rsidRDefault="00000000" w:rsidRPr="00000000" w14:paraId="000004A4">
            <w:pPr>
              <w:pStyle w:val="Heading4"/>
              <w:keepNext w:val="0"/>
              <w:keepLines w:val="0"/>
              <w:spacing w:after="40" w:before="240" w:lineRule="auto"/>
              <w:rPr>
                <w:b w:val="1"/>
                <w:bCs w:val="1"/>
                <w:color w:val="000000"/>
                <w:sz w:val="22"/>
                <w:szCs w:val="22"/>
              </w:rPr>
            </w:pPr>
            <w:bookmarkStart w:colFirst="0" w:colLast="0" w:name="_wx8boxyvz61c" w:id="101"/>
            <w:bookmarkEnd w:id="101"/>
            <w:r w:rsidDel="00000000" w:rsidR="00000000" w:rsidRPr="00000000">
              <w:rPr>
                <w:b w:val="1"/>
                <w:bCs w:val="1"/>
                <w:color w:val="000000"/>
                <w:sz w:val="22"/>
                <w:szCs w:val="22"/>
                <w:rtl w:val="0"/>
              </w:rPr>
              <w:t xml:space="preserve">2. Group Sharing &amp; Mapping (30 minutes)</w:t>
            </w:r>
          </w:p>
          <w:p w:rsidR="00000000" w:rsidDel="00000000" w:rsidP="00000000" w:rsidRDefault="00000000" w:rsidRPr="00000000" w14:paraId="000004A5">
            <w:pPr>
              <w:spacing w:after="240" w:before="240" w:lineRule="auto"/>
              <w:rPr/>
            </w:pPr>
            <w:r w:rsidDel="00000000" w:rsidR="00000000" w:rsidRPr="00000000">
              <w:rPr>
                <w:b w:val="1"/>
                <w:bCs w:val="1"/>
                <w:rtl w:val="0"/>
              </w:rPr>
              <w:t xml:space="preserve">Step 1:</w:t>
              <w:br w:type="textWrapping"/>
            </w:r>
            <w:r w:rsidDel="00000000" w:rsidR="00000000" w:rsidRPr="00000000">
              <w:rPr>
                <w:rtl w:val="0"/>
              </w:rPr>
              <w:t xml:space="preserve">Divide participants into small groups (3–5 people). Each person shares a short story about a time they felt something deeply in response to climate change.</w:t>
            </w:r>
          </w:p>
          <w:p w:rsidR="00000000" w:rsidDel="00000000" w:rsidP="00000000" w:rsidRDefault="00000000" w:rsidRPr="00000000" w14:paraId="000004A6">
            <w:pPr>
              <w:spacing w:after="240" w:before="240" w:lineRule="auto"/>
              <w:rPr/>
            </w:pPr>
            <w:r w:rsidDel="00000000" w:rsidR="00000000" w:rsidRPr="00000000">
              <w:rPr>
                <w:b w:val="1"/>
                <w:bCs w:val="1"/>
                <w:rtl w:val="0"/>
              </w:rPr>
              <w:t xml:space="preserve">Step 2:</w:t>
              <w:br w:type="textWrapping"/>
            </w:r>
            <w:r w:rsidDel="00000000" w:rsidR="00000000" w:rsidRPr="00000000">
              <w:rPr>
                <w:rtl w:val="0"/>
              </w:rPr>
              <w:t xml:space="preserve">For each story:</w:t>
            </w:r>
          </w:p>
          <w:p w:rsidR="00000000" w:rsidDel="00000000" w:rsidP="00000000" w:rsidRDefault="00000000" w:rsidRPr="00000000" w14:paraId="000004A7">
            <w:pPr>
              <w:numPr>
                <w:ilvl w:val="0"/>
                <w:numId w:val="421"/>
              </w:numPr>
              <w:spacing w:after="0" w:afterAutospacing="0" w:before="240" w:lineRule="auto"/>
              <w:ind w:left="720" w:hanging="360"/>
            </w:pPr>
            <w:r w:rsidDel="00000000" w:rsidR="00000000" w:rsidRPr="00000000">
              <w:rPr>
                <w:rtl w:val="0"/>
              </w:rPr>
              <w:t xml:space="preserve">Identify the main emotion(s) expressed</w:t>
            </w:r>
          </w:p>
          <w:p w:rsidR="00000000" w:rsidDel="00000000" w:rsidP="00000000" w:rsidRDefault="00000000" w:rsidRPr="00000000" w14:paraId="000004A8">
            <w:pPr>
              <w:numPr>
                <w:ilvl w:val="0"/>
                <w:numId w:val="421"/>
              </w:numPr>
              <w:spacing w:after="240" w:before="0" w:beforeAutospacing="0" w:lineRule="auto"/>
              <w:ind w:left="720" w:hanging="360"/>
            </w:pPr>
            <w:r w:rsidDel="00000000" w:rsidR="00000000" w:rsidRPr="00000000">
              <w:rPr>
                <w:rtl w:val="0"/>
              </w:rPr>
              <w:t xml:space="preserve">Use one or more emotion models to place the emotion(s) on a shared visual (e.g., poster paper, sticky notes, or a digital board)</w:t>
            </w:r>
          </w:p>
          <w:p w:rsidR="00000000" w:rsidDel="00000000" w:rsidP="00000000" w:rsidRDefault="00000000" w:rsidRPr="00000000" w14:paraId="000004A9">
            <w:pPr>
              <w:spacing w:after="240" w:before="240" w:lineRule="auto"/>
              <w:rPr/>
            </w:pPr>
            <w:r w:rsidDel="00000000" w:rsidR="00000000" w:rsidRPr="00000000">
              <w:rPr>
                <w:b w:val="1"/>
                <w:bCs w:val="1"/>
                <w:rtl w:val="0"/>
              </w:rPr>
              <w:t xml:space="preserve">Step 3:</w:t>
              <w:br w:type="textWrapping"/>
            </w:r>
            <w:r w:rsidDel="00000000" w:rsidR="00000000" w:rsidRPr="00000000">
              <w:rPr>
                <w:rtl w:val="0"/>
              </w:rPr>
              <w:t xml:space="preserve">As a group, discuss:</w:t>
            </w:r>
          </w:p>
          <w:p w:rsidR="00000000" w:rsidDel="00000000" w:rsidP="00000000" w:rsidRDefault="00000000" w:rsidRPr="00000000" w14:paraId="000004AA">
            <w:pPr>
              <w:numPr>
                <w:ilvl w:val="0"/>
                <w:numId w:val="184"/>
              </w:numPr>
              <w:spacing w:after="0" w:afterAutospacing="0" w:before="240" w:lineRule="auto"/>
              <w:ind w:left="720" w:hanging="360"/>
            </w:pPr>
            <w:r w:rsidDel="00000000" w:rsidR="00000000" w:rsidRPr="00000000">
              <w:rPr>
                <w:rtl w:val="0"/>
              </w:rPr>
              <w:t xml:space="preserve">Did any emotions repeat across stories?</w:t>
            </w:r>
          </w:p>
          <w:p w:rsidR="00000000" w:rsidDel="00000000" w:rsidP="00000000" w:rsidRDefault="00000000" w:rsidRPr="00000000" w14:paraId="000004AB">
            <w:pPr>
              <w:numPr>
                <w:ilvl w:val="0"/>
                <w:numId w:val="184"/>
              </w:numPr>
              <w:spacing w:after="0" w:afterAutospacing="0" w:before="0" w:beforeAutospacing="0" w:lineRule="auto"/>
              <w:ind w:left="720" w:hanging="360"/>
            </w:pPr>
            <w:r w:rsidDel="00000000" w:rsidR="00000000" w:rsidRPr="00000000">
              <w:rPr>
                <w:rtl w:val="0"/>
              </w:rPr>
              <w:t xml:space="preserve">Were there any hard-to-name or mixed emotions?</w:t>
            </w:r>
          </w:p>
          <w:p w:rsidR="00000000" w:rsidDel="00000000" w:rsidP="00000000" w:rsidRDefault="00000000" w:rsidRPr="00000000" w14:paraId="000004AC">
            <w:pPr>
              <w:numPr>
                <w:ilvl w:val="0"/>
                <w:numId w:val="184"/>
              </w:numPr>
              <w:spacing w:after="0" w:afterAutospacing="0" w:before="0" w:beforeAutospacing="0" w:lineRule="auto"/>
              <w:ind w:left="720" w:hanging="360"/>
            </w:pPr>
            <w:r w:rsidDel="00000000" w:rsidR="00000000" w:rsidRPr="00000000">
              <w:rPr>
                <w:rtl w:val="0"/>
              </w:rPr>
              <w:t xml:space="preserve">Which emotion model(s) helped the most?</w:t>
            </w:r>
          </w:p>
          <w:p w:rsidR="00000000" w:rsidDel="00000000" w:rsidP="00000000" w:rsidRDefault="00000000" w:rsidRPr="00000000" w14:paraId="000004AD">
            <w:pPr>
              <w:numPr>
                <w:ilvl w:val="0"/>
                <w:numId w:val="184"/>
              </w:numPr>
              <w:spacing w:after="240" w:before="0" w:beforeAutospacing="0" w:lineRule="auto"/>
              <w:ind w:left="720" w:hanging="360"/>
            </w:pPr>
            <w:r w:rsidDel="00000000" w:rsidR="00000000" w:rsidRPr="00000000">
              <w:rPr>
                <w:rtl w:val="0"/>
              </w:rPr>
              <w:t xml:space="preserve">What insights came from seeing emotions mapped together?</w:t>
            </w:r>
          </w:p>
          <w:p w:rsidR="00000000" w:rsidDel="00000000" w:rsidP="00000000" w:rsidRDefault="00000000" w:rsidRPr="00000000" w14:paraId="000004AE">
            <w:pPr>
              <w:pStyle w:val="Heading4"/>
              <w:keepNext w:val="0"/>
              <w:keepLines w:val="0"/>
              <w:spacing w:after="40" w:before="240" w:lineRule="auto"/>
              <w:rPr>
                <w:b w:val="1"/>
                <w:bCs w:val="1"/>
                <w:color w:val="000000"/>
                <w:sz w:val="22"/>
                <w:szCs w:val="22"/>
              </w:rPr>
            </w:pPr>
            <w:bookmarkStart w:colFirst="0" w:colLast="0" w:name="_mfd3kcfd1y4o" w:id="102"/>
            <w:bookmarkEnd w:id="102"/>
            <w:r w:rsidDel="00000000" w:rsidR="00000000" w:rsidRPr="00000000">
              <w:rPr>
                <w:b w:val="1"/>
                <w:bCs w:val="1"/>
                <w:color w:val="000000"/>
                <w:sz w:val="22"/>
                <w:szCs w:val="22"/>
                <w:rtl w:val="0"/>
              </w:rPr>
              <w:t xml:space="preserve">3. Group Debrief (10–15 minutes)</w:t>
            </w:r>
          </w:p>
          <w:p w:rsidR="00000000" w:rsidDel="00000000" w:rsidP="00000000" w:rsidRDefault="00000000" w:rsidRPr="00000000" w14:paraId="000004AF">
            <w:pPr>
              <w:spacing w:after="240" w:before="240" w:lineRule="auto"/>
              <w:rPr/>
            </w:pPr>
            <w:r w:rsidDel="00000000" w:rsidR="00000000" w:rsidRPr="00000000">
              <w:rPr>
                <w:rtl w:val="0"/>
              </w:rPr>
              <w:t xml:space="preserve">Bring the groups back together and discuss:</w:t>
            </w:r>
          </w:p>
          <w:p w:rsidR="00000000" w:rsidDel="00000000" w:rsidP="00000000" w:rsidRDefault="00000000" w:rsidRPr="00000000" w14:paraId="000004B0">
            <w:pPr>
              <w:numPr>
                <w:ilvl w:val="0"/>
                <w:numId w:val="239"/>
              </w:numPr>
              <w:spacing w:after="0" w:afterAutospacing="0" w:before="240" w:lineRule="auto"/>
              <w:ind w:left="720" w:hanging="360"/>
            </w:pPr>
            <w:r w:rsidDel="00000000" w:rsidR="00000000" w:rsidRPr="00000000">
              <w:rPr>
                <w:rtl w:val="0"/>
              </w:rPr>
              <w:t xml:space="preserve">“What emotions came up the most?”</w:t>
            </w:r>
          </w:p>
          <w:p w:rsidR="00000000" w:rsidDel="00000000" w:rsidP="00000000" w:rsidRDefault="00000000" w:rsidRPr="00000000" w14:paraId="000004B1">
            <w:pPr>
              <w:numPr>
                <w:ilvl w:val="0"/>
                <w:numId w:val="239"/>
              </w:numPr>
              <w:spacing w:after="0" w:afterAutospacing="0" w:before="0" w:beforeAutospacing="0" w:lineRule="auto"/>
              <w:ind w:left="720" w:hanging="360"/>
            </w:pPr>
            <w:r w:rsidDel="00000000" w:rsidR="00000000" w:rsidRPr="00000000">
              <w:rPr>
                <w:rtl w:val="0"/>
              </w:rPr>
              <w:t xml:space="preserve">“How did the tools help us better understand ourselves or each other?”</w:t>
            </w:r>
          </w:p>
          <w:p w:rsidR="00000000" w:rsidDel="00000000" w:rsidP="00000000" w:rsidRDefault="00000000" w:rsidRPr="00000000" w14:paraId="000004B2">
            <w:pPr>
              <w:numPr>
                <w:ilvl w:val="0"/>
                <w:numId w:val="239"/>
              </w:numPr>
              <w:spacing w:after="240" w:before="0" w:beforeAutospacing="0" w:lineRule="auto"/>
              <w:ind w:left="720" w:hanging="360"/>
            </w:pPr>
            <w:r w:rsidDel="00000000" w:rsidR="00000000" w:rsidRPr="00000000">
              <w:rPr>
                <w:rtl w:val="0"/>
              </w:rPr>
              <w:t xml:space="preserve">“How might this kind of emotional awareness support climate communication, community care, or action?”</w:t>
            </w:r>
          </w:p>
          <w:p w:rsidR="00000000" w:rsidDel="00000000" w:rsidP="00000000" w:rsidRDefault="00000000" w:rsidRPr="00000000" w14:paraId="000004B3">
            <w:pPr>
              <w:spacing w:after="240" w:before="240" w:lineRule="auto"/>
              <w:rPr/>
            </w:pPr>
            <w:r w:rsidDel="00000000" w:rsidR="00000000" w:rsidRPr="00000000">
              <w:rPr>
                <w:rtl w:val="0"/>
              </w:rPr>
              <w:t xml:space="preserve">Optional variation:</w:t>
              <w:br w:type="textWrapping"/>
              <w:t xml:space="preserve">Use printed emotion wheels or digital templates to make the mapping process more visual and interactive.</w:t>
            </w:r>
          </w:p>
        </w:tc>
      </w:tr>
      <w:tr>
        <w:trPr>
          <w:cantSplit w:val="0"/>
          <w:tblHeader w:val="0"/>
        </w:trPr>
        <w:tc>
          <w:tcPr>
            <w:shd w:fill="d5a6bd" w:val="clear"/>
          </w:tcPr>
          <w:p w:rsidR="00000000" w:rsidDel="00000000" w:rsidP="00000000" w:rsidRDefault="00000000" w:rsidRPr="00000000" w14:paraId="000004B4">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04B5">
            <w:pPr>
              <w:numPr>
                <w:ilvl w:val="0"/>
                <w:numId w:val="181"/>
              </w:numPr>
              <w:spacing w:after="0" w:afterAutospacing="0" w:before="240" w:lineRule="auto"/>
              <w:ind w:left="720" w:hanging="360"/>
            </w:pPr>
            <w:r w:rsidDel="00000000" w:rsidR="00000000" w:rsidRPr="00000000">
              <w:rPr>
                <w:rtl w:val="0"/>
              </w:rPr>
              <w:t xml:space="preserve">Barrett L. F. (2006). Solving the emotion paradox: categorization and the experience of emotion. Personality and Social Psychology Review, 10(1), 20–46.</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https://doi.org/10.1207/s15327957pspr1001_2</w:t>
              </w:r>
            </w:hyperlink>
            <w:r w:rsidDel="00000000" w:rsidR="00000000" w:rsidRPr="00000000">
              <w:rPr>
                <w:rtl w:val="0"/>
              </w:rPr>
            </w:r>
          </w:p>
          <w:p w:rsidR="00000000" w:rsidDel="00000000" w:rsidP="00000000" w:rsidRDefault="00000000" w:rsidRPr="00000000" w14:paraId="000004B6">
            <w:pPr>
              <w:numPr>
                <w:ilvl w:val="0"/>
                <w:numId w:val="181"/>
              </w:numPr>
              <w:spacing w:after="0" w:afterAutospacing="0" w:before="0" w:beforeAutospacing="0" w:lineRule="auto"/>
              <w:ind w:left="720" w:hanging="360"/>
            </w:pPr>
            <w:r w:rsidDel="00000000" w:rsidR="00000000" w:rsidRPr="00000000">
              <w:rPr>
                <w:rtl w:val="0"/>
              </w:rPr>
              <w:t xml:space="preserve">Ekman, P. (1992). An argument for basic emotions. Cognition and Emotion, 6(3-4), 169–200.</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https://doi.org/10.1080/02699939208411068</w:t>
              </w:r>
            </w:hyperlink>
            <w:r w:rsidDel="00000000" w:rsidR="00000000" w:rsidRPr="00000000">
              <w:rPr>
                <w:rtl w:val="0"/>
              </w:rPr>
            </w:r>
          </w:p>
          <w:p w:rsidR="00000000" w:rsidDel="00000000" w:rsidP="00000000" w:rsidRDefault="00000000" w:rsidRPr="00000000" w14:paraId="000004B7">
            <w:pPr>
              <w:numPr>
                <w:ilvl w:val="0"/>
                <w:numId w:val="181"/>
              </w:numPr>
              <w:spacing w:after="0" w:afterAutospacing="0" w:before="0" w:beforeAutospacing="0" w:lineRule="auto"/>
              <w:ind w:left="720" w:hanging="360"/>
            </w:pPr>
            <w:r w:rsidDel="00000000" w:rsidR="00000000" w:rsidRPr="00000000">
              <w:rPr>
                <w:rtl w:val="0"/>
              </w:rPr>
              <w:t xml:space="preserve">Izard C. E. (2007). Basic Emotions, Natural Kinds, Emotion Schemas, and a New Paradigm. Perspectives on Psychological Science, 2(3), 260–280.</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https://doi.org/10.1111/j.1745-6916.2007.00044.x</w:t>
              </w:r>
            </w:hyperlink>
            <w:r w:rsidDel="00000000" w:rsidR="00000000" w:rsidRPr="00000000">
              <w:rPr>
                <w:rtl w:val="0"/>
              </w:rPr>
            </w:r>
          </w:p>
          <w:p w:rsidR="00000000" w:rsidDel="00000000" w:rsidP="00000000" w:rsidRDefault="00000000" w:rsidRPr="00000000" w14:paraId="000004B8">
            <w:pPr>
              <w:numPr>
                <w:ilvl w:val="0"/>
                <w:numId w:val="181"/>
              </w:numPr>
              <w:spacing w:after="0" w:afterAutospacing="0" w:before="0" w:beforeAutospacing="0" w:lineRule="auto"/>
              <w:ind w:left="720" w:hanging="360"/>
            </w:pPr>
            <w:r w:rsidDel="00000000" w:rsidR="00000000" w:rsidRPr="00000000">
              <w:rPr>
                <w:rtl w:val="0"/>
              </w:rPr>
              <w:t xml:space="preserve">Lazarus, R. S. (1991). Emotion and adaptation. Oxford University Press.</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https://psycnet.apa.org/record/1991-98760-000</w:t>
              </w:r>
            </w:hyperlink>
            <w:r w:rsidDel="00000000" w:rsidR="00000000" w:rsidRPr="00000000">
              <w:rPr>
                <w:rtl w:val="0"/>
              </w:rPr>
            </w:r>
          </w:p>
          <w:p w:rsidR="00000000" w:rsidDel="00000000" w:rsidP="00000000" w:rsidRDefault="00000000" w:rsidRPr="00000000" w14:paraId="000004B9">
            <w:pPr>
              <w:numPr>
                <w:ilvl w:val="0"/>
                <w:numId w:val="181"/>
              </w:numPr>
              <w:spacing w:after="0" w:afterAutospacing="0" w:before="0" w:beforeAutospacing="0" w:lineRule="auto"/>
              <w:ind w:left="720" w:hanging="360"/>
            </w:pPr>
            <w:r w:rsidDel="00000000" w:rsidR="00000000" w:rsidRPr="00000000">
              <w:rPr>
                <w:rtl w:val="0"/>
              </w:rPr>
              <w:t xml:space="preserve">Mesquita, B., &amp; Markus, H. R. (2004). Culture and Emotion: Models of Agency as Sources of Cultural Variation in Emotion. In A. S. R. Manstead, N. Frijda, &amp; A. Fischer (Eds.), Feelings and emotions: The Amsterdam symposium (pp. 341–358). Cambridge University Press.</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https://doi.org/10.1017/CBO9780511806582.020</w:t>
              </w:r>
            </w:hyperlink>
            <w:r w:rsidDel="00000000" w:rsidR="00000000" w:rsidRPr="00000000">
              <w:rPr>
                <w:rtl w:val="0"/>
              </w:rPr>
            </w:r>
          </w:p>
          <w:p w:rsidR="00000000" w:rsidDel="00000000" w:rsidP="00000000" w:rsidRDefault="00000000" w:rsidRPr="00000000" w14:paraId="000004BA">
            <w:pPr>
              <w:numPr>
                <w:ilvl w:val="0"/>
                <w:numId w:val="181"/>
              </w:numPr>
              <w:spacing w:after="0" w:afterAutospacing="0" w:before="0" w:beforeAutospacing="0" w:lineRule="auto"/>
              <w:ind w:left="720" w:hanging="360"/>
            </w:pPr>
            <w:r w:rsidDel="00000000" w:rsidR="00000000" w:rsidRPr="00000000">
              <w:rPr>
                <w:rtl w:val="0"/>
              </w:rPr>
              <w:t xml:space="preserve">Plutchik, R. (1980). A general psychoevolutionary theory of emotion. Theories of Emotion, 1, 3–31.</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https://doi.org/10.1016/B978-0-12-558701-3.50007-7</w:t>
              </w:r>
            </w:hyperlink>
            <w:r w:rsidDel="00000000" w:rsidR="00000000" w:rsidRPr="00000000">
              <w:rPr>
                <w:rtl w:val="0"/>
              </w:rPr>
            </w:r>
          </w:p>
          <w:p w:rsidR="00000000" w:rsidDel="00000000" w:rsidP="00000000" w:rsidRDefault="00000000" w:rsidRPr="00000000" w14:paraId="000004BB">
            <w:pPr>
              <w:numPr>
                <w:ilvl w:val="0"/>
                <w:numId w:val="181"/>
              </w:numPr>
              <w:spacing w:after="0" w:afterAutospacing="0" w:before="0" w:beforeAutospacing="0" w:lineRule="auto"/>
              <w:ind w:left="720" w:hanging="360"/>
            </w:pPr>
            <w:r w:rsidDel="00000000" w:rsidR="00000000" w:rsidRPr="00000000">
              <w:rPr>
                <w:rtl w:val="0"/>
              </w:rPr>
              <w:t xml:space="preserve">Russell, J. A. (1980). A circumplex model of affect. Journal of Personality and Social Psychology, 39(6), 1161–1178.</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https://doi.org/10.1037/h0077714</w:t>
              </w:r>
            </w:hyperlink>
            <w:r w:rsidDel="00000000" w:rsidR="00000000" w:rsidRPr="00000000">
              <w:rPr>
                <w:rtl w:val="0"/>
              </w:rPr>
            </w:r>
          </w:p>
          <w:p w:rsidR="00000000" w:rsidDel="00000000" w:rsidP="00000000" w:rsidRDefault="00000000" w:rsidRPr="00000000" w14:paraId="000004BC">
            <w:pPr>
              <w:numPr>
                <w:ilvl w:val="0"/>
                <w:numId w:val="181"/>
              </w:numPr>
              <w:spacing w:after="240" w:before="0" w:beforeAutospacing="0" w:lineRule="auto"/>
              <w:ind w:left="720" w:hanging="360"/>
            </w:pPr>
            <w:r w:rsidDel="00000000" w:rsidR="00000000" w:rsidRPr="00000000">
              <w:rPr>
                <w:rtl w:val="0"/>
              </w:rPr>
              <w:t xml:space="preserve">Tracy, J. L., &amp; Robins, R. W. (2004). Show Your Pride: Evidence for a Discrete Emotion Expression. Psychological Science, 15(3), 194–197.</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https://doi.org/10.1111/j.0956-7976.2004.01503008.x</w:t>
              </w:r>
            </w:hyperlink>
            <w:r w:rsidDel="00000000" w:rsidR="00000000" w:rsidRPr="00000000">
              <w:rPr>
                <w:rtl w:val="0"/>
              </w:rPr>
            </w:r>
          </w:p>
        </w:tc>
      </w:tr>
    </w:tbl>
    <w:p w:rsidR="00000000" w:rsidDel="00000000" w:rsidP="00000000" w:rsidRDefault="00000000" w:rsidRPr="00000000" w14:paraId="000004BD">
      <w:pPr>
        <w:rPr/>
        <w:sectPr>
          <w:headerReference r:id="rId96"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4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7" w:type="default"/>
          <w:type w:val="nextPage"/>
          <w:pgSz w:h="12240" w:w="15840" w:orient="landscape"/>
          <w:pgMar w:bottom="1440.0000000000002" w:top="1440.0000000000002" w:left="1440.0000000000002" w:right="1440.0000000000002" w:header="720" w:footer="720"/>
          <w:pgNumType w:start="1"/>
        </w:sectPr>
      </w:pPr>
      <w:bookmarkStart w:colFirst="0" w:colLast="0" w:name="_r5ang0jkfzp1" w:id="103"/>
      <w:bookmarkEnd w:id="1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Distinguishing Emotions from Mental Health ...</w:t>
      </w:r>
      <w:r w:rsidDel="00000000" w:rsidR="00000000" w:rsidRPr="00000000">
        <w:rPr>
          <w:rtl w:val="0"/>
        </w:rPr>
      </w:r>
    </w:p>
    <w:p w:rsidR="00000000" w:rsidDel="00000000" w:rsidP="00000000" w:rsidRDefault="00000000" w:rsidRPr="00000000" w14:paraId="000004BF">
      <w:pPr>
        <w:pStyle w:val="Heading1"/>
        <w:spacing w:after="240" w:before="240" w:lineRule="auto"/>
        <w:rPr/>
      </w:pPr>
      <w:bookmarkStart w:colFirst="0" w:colLast="0" w:name="_ncccbv1ikyt7" w:id="104"/>
      <w:bookmarkEnd w:id="104"/>
      <w:r w:rsidDel="00000000" w:rsidR="00000000" w:rsidRPr="00000000">
        <w:rPr>
          <w:rtl w:val="0"/>
        </w:rPr>
      </w:r>
    </w:p>
    <w:tbl>
      <w:tblPr>
        <w:tblStyle w:val="Table38"/>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blHeader w:val="0"/>
        </w:trPr>
        <w:tc>
          <w:tcPr>
            <w:shd w:fill="f4cccc" w:val="clear"/>
          </w:tcPr>
          <w:p w:rsidR="00000000" w:rsidDel="00000000" w:rsidP="00000000" w:rsidRDefault="00000000" w:rsidRPr="00000000" w14:paraId="000004C0">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4C1">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4C2">
            <w:pPr>
              <w:widowControl w:val="0"/>
              <w:rPr>
                <w:b w:val="1"/>
                <w:bCs w:val="1"/>
                <w:sz w:val="28"/>
                <w:szCs w:val="28"/>
              </w:rPr>
            </w:pPr>
            <w:r w:rsidDel="00000000" w:rsidR="00000000" w:rsidRPr="00000000">
              <w:rPr>
                <w:b w:val="1"/>
                <w:bCs w:val="1"/>
                <w:sz w:val="28"/>
                <w:szCs w:val="28"/>
                <w:rtl w:val="0"/>
              </w:rPr>
              <w:t xml:space="preserve">Section 2 is now closed for review and we are no longer accepting comments. Thank you for your contributions!</w:t>
            </w:r>
          </w:p>
          <w:p w:rsidR="00000000" w:rsidDel="00000000" w:rsidP="00000000" w:rsidRDefault="00000000" w:rsidRPr="00000000" w14:paraId="000004C3">
            <w:pPr>
              <w:widowControl w:val="0"/>
              <w:rPr>
                <w:sz w:val="28"/>
                <w:szCs w:val="28"/>
              </w:rPr>
            </w:pPr>
            <w:r w:rsidDel="00000000" w:rsidR="00000000" w:rsidRPr="00000000">
              <w:rPr>
                <w:rtl w:val="0"/>
              </w:rPr>
            </w:r>
          </w:p>
          <w:p w:rsidR="00000000" w:rsidDel="00000000" w:rsidP="00000000" w:rsidRDefault="00000000" w:rsidRPr="00000000" w14:paraId="000004C4">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04C5">
            <w:pPr>
              <w:widowControl w:val="0"/>
              <w:rPr>
                <w:b w:val="1"/>
                <w:bCs w:val="1"/>
                <w:sz w:val="28"/>
                <w:szCs w:val="28"/>
              </w:rPr>
            </w:pPr>
            <w:r w:rsidDel="00000000" w:rsidR="00000000" w:rsidRPr="00000000">
              <w:rPr>
                <w:rtl w:val="0"/>
              </w:rPr>
            </w:r>
          </w:p>
          <w:p w:rsidR="00000000" w:rsidDel="00000000" w:rsidP="00000000" w:rsidRDefault="00000000" w:rsidRPr="00000000" w14:paraId="000004C6">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04C7">
      <w:pPr>
        <w:pStyle w:val="Heading1"/>
        <w:spacing w:after="240" w:before="240" w:lineRule="auto"/>
        <w:rPr/>
      </w:pPr>
      <w:bookmarkStart w:colFirst="0" w:colLast="0" w:name="_pyyflpdlmsim" w:id="105"/>
      <w:bookmarkEnd w:id="105"/>
      <w:r w:rsidDel="00000000" w:rsidR="00000000" w:rsidRPr="00000000">
        <w:rPr>
          <w:rtl w:val="0"/>
        </w:rPr>
      </w:r>
    </w:p>
    <w:p w:rsidR="00000000" w:rsidDel="00000000" w:rsidP="00000000" w:rsidRDefault="00000000" w:rsidRPr="00000000" w14:paraId="000004C8">
      <w:pPr>
        <w:pStyle w:val="Heading1"/>
        <w:spacing w:after="240" w:before="240" w:lineRule="auto"/>
        <w:rPr/>
      </w:pPr>
      <w:bookmarkStart w:colFirst="0" w:colLast="0" w:name="_poog5etsiihv" w:id="106"/>
      <w:bookmarkEnd w:id="106"/>
      <w:r w:rsidDel="00000000" w:rsidR="00000000" w:rsidRPr="00000000">
        <w:rPr>
          <w:rtl w:val="0"/>
        </w:rPr>
      </w:r>
    </w:p>
    <w:p w:rsidR="00000000" w:rsidDel="00000000" w:rsidP="00000000" w:rsidRDefault="00000000" w:rsidRPr="00000000" w14:paraId="000004C9">
      <w:pPr>
        <w:pStyle w:val="Heading1"/>
        <w:spacing w:after="240" w:before="240" w:lineRule="auto"/>
        <w:rPr/>
      </w:pPr>
      <w:bookmarkStart w:colFirst="0" w:colLast="0" w:name="_imvpavpq5wvz" w:id="107"/>
      <w:bookmarkEnd w:id="107"/>
      <w:r w:rsidDel="00000000" w:rsidR="00000000" w:rsidRPr="00000000">
        <w:rPr>
          <w:rtl w:val="0"/>
        </w:rPr>
      </w:r>
    </w:p>
    <w:p w:rsidR="00000000" w:rsidDel="00000000" w:rsidP="00000000" w:rsidRDefault="00000000" w:rsidRPr="00000000" w14:paraId="000004CA">
      <w:pPr>
        <w:pStyle w:val="Heading1"/>
        <w:spacing w:after="240" w:before="240" w:lineRule="auto"/>
        <w:rPr/>
      </w:pPr>
      <w:bookmarkStart w:colFirst="0" w:colLast="0" w:name="_edkmk1pv3821" w:id="108"/>
      <w:bookmarkEnd w:id="108"/>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pStyle w:val="Heading1"/>
        <w:spacing w:after="240" w:before="240" w:lineRule="auto"/>
        <w:rPr>
          <w:b w:val="0"/>
          <w:bCs w:val="0"/>
        </w:rPr>
      </w:pPr>
      <w:bookmarkStart w:colFirst="0" w:colLast="0" w:name="_j0hv61qjuen1" w:id="109"/>
      <w:bookmarkEnd w:id="109"/>
      <w:r w:rsidDel="00000000" w:rsidR="00000000" w:rsidRPr="00000000">
        <w:rPr>
          <w:rtl w:val="0"/>
        </w:rPr>
        <w:t xml:space="preserve">Distinguishing Emotions from Mental Health Conditions</w:t>
      </w:r>
      <w:r w:rsidDel="00000000" w:rsidR="00000000" w:rsidRPr="00000000">
        <w:rPr>
          <w:rtl w:val="0"/>
        </w:rPr>
      </w:r>
    </w:p>
    <w:tbl>
      <w:tblPr>
        <w:tblStyle w:val="Table39"/>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04CD">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04CE">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04CF">
            <w:pPr>
              <w:widowControl w:val="0"/>
              <w:numPr>
                <w:ilvl w:val="0"/>
                <w:numId w:val="118"/>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04D0">
            <w:pPr>
              <w:widowControl w:val="0"/>
              <w:numPr>
                <w:ilvl w:val="0"/>
                <w:numId w:val="118"/>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04D1">
            <w:pPr>
              <w:widowControl w:val="0"/>
              <w:numPr>
                <w:ilvl w:val="0"/>
                <w:numId w:val="118"/>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04D2">
            <w:pPr>
              <w:widowControl w:val="0"/>
              <w:numPr>
                <w:ilvl w:val="0"/>
                <w:numId w:val="118"/>
              </w:numPr>
              <w:spacing w:line="240" w:lineRule="auto"/>
              <w:ind w:left="720" w:hanging="360"/>
            </w:pPr>
            <w:ins w:author="Mike Marchand" w:id="186" w:date="2025-11-30T21:45:58Z">
              <w:r w:rsidDel="00000000" w:rsidR="00000000" w:rsidRPr="00000000">
                <w:rPr>
                  <w:rtl w:val="0"/>
                </w:rPr>
                <w:t xml:space="preserve"> Michael Marchand, sqilxw, syilx Nation - Cultural Safety Consultant </w:t>
              </w:r>
            </w:ins>
            <w:r w:rsidDel="00000000" w:rsidR="00000000" w:rsidRPr="00000000">
              <w:rPr>
                <w:rtl w:val="0"/>
              </w:rPr>
              <w:t xml:space="preserve"> </w:t>
            </w:r>
          </w:p>
          <w:p w:rsidR="00000000" w:rsidDel="00000000" w:rsidP="00000000" w:rsidRDefault="00000000" w:rsidRPr="00000000" w14:paraId="000004D3">
            <w:pPr>
              <w:widowControl w:val="0"/>
              <w:numPr>
                <w:ilvl w:val="0"/>
                <w:numId w:val="118"/>
              </w:numPr>
              <w:spacing w:line="240" w:lineRule="auto"/>
              <w:ind w:left="720" w:hanging="360"/>
            </w:pPr>
            <w:r w:rsidDel="00000000" w:rsidR="00000000" w:rsidRPr="00000000">
              <w:rPr>
                <w:rtl w:val="0"/>
              </w:rPr>
              <w:t xml:space="preserve"> </w:t>
            </w:r>
          </w:p>
          <w:p w:rsidR="00000000" w:rsidDel="00000000" w:rsidP="00000000" w:rsidRDefault="00000000" w:rsidRPr="00000000" w14:paraId="000004D4">
            <w:pPr>
              <w:widowControl w:val="0"/>
              <w:numPr>
                <w:ilvl w:val="0"/>
                <w:numId w:val="118"/>
              </w:numPr>
              <w:spacing w:line="240" w:lineRule="auto"/>
              <w:ind w:left="720" w:hanging="360"/>
            </w:pPr>
            <w:r w:rsidDel="00000000" w:rsidR="00000000" w:rsidRPr="00000000">
              <w:rPr>
                <w:rtl w:val="0"/>
              </w:rPr>
            </w:r>
          </w:p>
        </w:tc>
      </w:tr>
    </w:tbl>
    <w:p w:rsidR="00000000" w:rsidDel="00000000" w:rsidP="00000000" w:rsidRDefault="00000000" w:rsidRPr="00000000" w14:paraId="000004D5">
      <w:pPr>
        <w:spacing w:after="240" w:before="240" w:lineRule="auto"/>
        <w:rPr/>
      </w:pPr>
      <w:r w:rsidDel="00000000" w:rsidR="00000000" w:rsidRPr="00000000">
        <w:rPr>
          <w:rtl w:val="0"/>
        </w:rPr>
      </w:r>
    </w:p>
    <w:tbl>
      <w:tblPr>
        <w:tblStyle w:val="Table4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04D6">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04D7">
            <w:pPr>
              <w:widowControl w:val="0"/>
              <w:spacing w:after="240" w:before="240" w:line="240" w:lineRule="auto"/>
              <w:rPr/>
            </w:pPr>
            <w:r w:rsidDel="00000000" w:rsidR="00000000" w:rsidRPr="00000000">
              <w:rPr>
                <w:rtl w:val="0"/>
              </w:rPr>
              <w:t xml:space="preserve">When we talk about climate-related emotions in this course, we want to emphasize that feeling anxiety, grief, or anger in response to environmental threats is both normal and potentially adaptive, rather than automatically indicating a clinical disorder. Emotions themselves—whether sadness, fear, or even excitement—are natural and relatively short-lived reactions to what’s happening around or within us. They help us make decisions, stay motivated, and connect with others. In contrast, mental health conditions like those outlined in the DSM-5 or ICD-11 involve persistent, maladaptive patterns of thinking, feeling, and behaving that disrupt a person’s daily functioning over longer periods. While an emotion might pass on its own or be regulated by coping strategies, a formal diagnosis </w:t>
            </w:r>
            <w:ins w:author="Susan Clayton" w:id="187" w:date="2025-12-31T15:37:31Z">
              <w:r w:rsidDel="00000000" w:rsidR="00000000" w:rsidRPr="00000000">
                <w:rPr>
                  <w:rtl w:val="0"/>
                </w:rPr>
                <w:t xml:space="preserve">of a mental health problem </w:t>
              </w:r>
            </w:ins>
            <w:r w:rsidDel="00000000" w:rsidR="00000000" w:rsidRPr="00000000">
              <w:rPr>
                <w:rtl w:val="0"/>
              </w:rPr>
              <w:t xml:space="preserve">requires that symptoms linger for weeks, months, or even years, often without a clear situational trigger, and with an intensity or impact that far exceeds what we’d expect from normal emotional reactions. Understanding this distinction is key to why we label certain responses to ecological threats as “climate emotions.”</w:t>
            </w:r>
          </w:p>
          <w:p w:rsidR="00000000" w:rsidDel="00000000" w:rsidP="00000000" w:rsidRDefault="00000000" w:rsidRPr="00000000" w14:paraId="000004D8">
            <w:pPr>
              <w:widowControl w:val="0"/>
              <w:spacing w:after="240" w:before="240" w:line="240" w:lineRule="auto"/>
              <w:rPr/>
            </w:pPr>
            <w:r w:rsidDel="00000000" w:rsidR="00000000" w:rsidRPr="00000000">
              <w:rPr>
                <w:rtl w:val="0"/>
              </w:rPr>
              <w:t xml:space="preserve">Take climate anxiety: it arises from genuine worries about issues like rising sea levels, extreme weather events, and the overall state of the planet. In many ways, it can spur constructive behavior such as joining conservation efforts or advocating for policy change. Generalized Anxiety Disorder, on the other hand, reflects a chronic, uncontrollable worry that extends across multiple areas of life and persists for at least six months, interfering with everyday activities and often lacking a specific environmental trigger. Similarly, if someone experiences trauma-like responses to a hurricane or wildfire—fear, grief, or shock in the immediate aftermath—that reaction can be adaptive and short-lived, serving as a natural alert system and a way of processing a frightening event. It becomes Post-Traumatic Stress Disorder (PTSD) only when those symptoms, such as flashbacks, nightmares, or hypervigilance, last well beyond the typical recovery window and disrupt normal living.</w:t>
            </w:r>
          </w:p>
          <w:p w:rsidR="00000000" w:rsidDel="00000000" w:rsidP="00000000" w:rsidRDefault="00000000" w:rsidRPr="00000000" w14:paraId="000004D9">
            <w:pPr>
              <w:widowControl w:val="0"/>
              <w:spacing w:after="240" w:before="240" w:line="240" w:lineRule="auto"/>
              <w:rPr/>
            </w:pPr>
            <w:r w:rsidDel="00000000" w:rsidR="00000000" w:rsidRPr="00000000">
              <w:rPr>
                <w:rtl w:val="0"/>
              </w:rPr>
              <w:t xml:space="preserve">While it’s possible for persistent climate anxiety or recurrent extreme weather experiences to lead to anxiety disorders or PTSD—especially among populations like farmers, coastal residents, or Indigenous communities who experience direct and repeated threats—it’s important not to pathologize all eco-related distress. Climate grief, anger, and worry can be signs of healthy emotional engagement with very real challenges, rather than evidence of a psychiatric condition. Yet, when these emotions become overwhelming, unmanageable, or so consuming that they limit a person’s ability to function or find hope, we begin to see a crossover into clinical territory. This continuum reminds us that personal identity, cultural context, and attachment to the land can magnify climate emotions, producing phenomena like solastalgia—a distress felt when one’s home environment is changing in ways that erode comfort and belonging. At the same time, collective action, open dialogue, and climate-aware mental health support can transform these difficult feelings into resilience and hope.</w:t>
            </w:r>
          </w:p>
          <w:p w:rsidR="00000000" w:rsidDel="00000000" w:rsidP="00000000" w:rsidRDefault="00000000" w:rsidRPr="00000000" w14:paraId="000004DA">
            <w:pPr>
              <w:widowControl w:val="0"/>
              <w:spacing w:after="240" w:before="240" w:line="240" w:lineRule="auto"/>
              <w:rPr/>
            </w:pPr>
            <w:r w:rsidDel="00000000" w:rsidR="00000000" w:rsidRPr="00000000">
              <w:rPr>
                <w:rtl w:val="0"/>
              </w:rPr>
              <w:t xml:space="preserve">By acknowledging that climate emotions fall within a wide range of normal responses, and by recognizing the potential for them to escalate into mental health conditions if left unaddressed, we can validate people’s experiences while providing avenues for help. That includes making space in public health strategies, therapeutic settings, and policymaking for discussions about eco-emotions, without automatically labeling them as disorders. This approach helps ensure we remain sensitive to the genuine threat of climate change while offering support and skills that keep individuals and communities healthy, engaged, and empowered.</w:t>
            </w:r>
          </w:p>
          <w:p w:rsidR="00000000" w:rsidDel="00000000" w:rsidP="00000000" w:rsidRDefault="00000000" w:rsidRPr="00000000" w14:paraId="000004DB">
            <w:pPr>
              <w:widowControl w:val="0"/>
              <w:spacing w:line="240" w:lineRule="auto"/>
              <w:rPr/>
            </w:pPr>
            <w:r w:rsidDel="00000000" w:rsidR="00000000" w:rsidRPr="00000000">
              <w:rPr>
                <w:rtl w:val="0"/>
              </w:rPr>
            </w:r>
          </w:p>
        </w:tc>
      </w:tr>
      <w:tr>
        <w:trPr>
          <w:cantSplit w:val="0"/>
          <w:tblHeader w:val="0"/>
        </w:trPr>
        <w:tc>
          <w:tcPr>
            <w:shd w:fill="ea9999" w:val="clear"/>
          </w:tcPr>
          <w:p w:rsidR="00000000" w:rsidDel="00000000" w:rsidP="00000000" w:rsidRDefault="00000000" w:rsidRPr="00000000" w14:paraId="000004DC">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04DD">
            <w:pPr>
              <w:spacing w:after="240" w:before="240" w:lineRule="auto"/>
              <w:rPr/>
            </w:pPr>
            <w:r w:rsidDel="00000000" w:rsidR="00000000" w:rsidRPr="00000000">
              <w:rPr>
                <w:rtl w:val="0"/>
              </w:rPr>
              <w:t xml:space="preserve">In previous sections, we explored the various theories of emotion and examined how emotions can be classified. These foundations help us appreciate why humans feel what they feel, and how these feelings serve important functions in our daily lives.However, emotions exist on a spectrum: they can be natural responses to life events, or they can signal deeper mental health concerns if they become persistent and impair functioning. </w:t>
            </w:r>
          </w:p>
          <w:p w:rsidR="00000000" w:rsidDel="00000000" w:rsidP="00000000" w:rsidRDefault="00000000" w:rsidRPr="00000000" w14:paraId="000004DE">
            <w:pPr>
              <w:spacing w:after="240" w:before="240" w:lineRule="auto"/>
              <w:rPr/>
            </w:pPr>
            <w:r w:rsidDel="00000000" w:rsidR="00000000" w:rsidRPr="00000000">
              <w:rPr>
                <w:rtl w:val="0"/>
              </w:rPr>
              <w:t xml:space="preserve">In this module, we will discuss how normal emotional experiences—especially those related to climate change—differ from diagnosable mental health conditions. We will also look at how climate anxiety and trauma responses to extreme weather events can evolve into more serious mental health issues, and how to recognize these possibilities without pathologizing normal, adaptive emotions.</w:t>
            </w:r>
          </w:p>
          <w:p w:rsidR="00000000" w:rsidDel="00000000" w:rsidP="00000000" w:rsidRDefault="00000000" w:rsidRPr="00000000" w14:paraId="000004DF">
            <w:pPr>
              <w:pStyle w:val="Heading2"/>
              <w:spacing w:after="240" w:before="240" w:lineRule="auto"/>
              <w:rPr/>
            </w:pPr>
            <w:bookmarkStart w:colFirst="0" w:colLast="0" w:name="_7fwm2tl6n9ax" w:id="110"/>
            <w:bookmarkEnd w:id="110"/>
            <w:r w:rsidDel="00000000" w:rsidR="00000000" w:rsidRPr="00000000">
              <w:rPr>
                <w:rtl w:val="0"/>
              </w:rPr>
              <w:t xml:space="preserve">How Emotions Differ from Mental Health Diagnoses</w:t>
            </w:r>
          </w:p>
          <w:p w:rsidR="00000000" w:rsidDel="00000000" w:rsidP="00000000" w:rsidRDefault="00000000" w:rsidRPr="00000000" w14:paraId="000004E0">
            <w:pPr>
              <w:spacing w:after="240" w:before="240" w:lineRule="auto"/>
              <w:rPr/>
            </w:pPr>
            <w:r w:rsidDel="00000000" w:rsidR="00000000" w:rsidRPr="00000000">
              <w:rPr>
                <w:rtl w:val="0"/>
              </w:rPr>
              <w:t xml:space="preserve">Emotions are generally short-lived responses to our internal or external environment. They arise in response to specific events, interactions, or thoughts and then naturally subside or shift. These emotions are an integral part of everyday life—helping us make decisions, inspiring us to take action, and enabling us to connect with others.</w:t>
            </w:r>
          </w:p>
          <w:p w:rsidR="00000000" w:rsidDel="00000000" w:rsidP="00000000" w:rsidRDefault="00000000" w:rsidRPr="00000000" w14:paraId="000004E1">
            <w:pPr>
              <w:spacing w:after="240" w:before="240" w:lineRule="auto"/>
              <w:rPr/>
            </w:pPr>
            <w:r w:rsidDel="00000000" w:rsidR="00000000" w:rsidRPr="00000000">
              <w:rPr>
                <w:rtl w:val="0"/>
              </w:rPr>
              <w:t xml:space="preserve">In contrast, mental health diagnoses refer to ongoing, maladaptive patterns of emotion, cognition, or behavior that meet specific criteria laid out in manuals like the DSM-5 or ICD-11. When emotional responses become persistent, disproportionate, and disruptive, they can signal a more serious underlying condition.</w:t>
            </w:r>
          </w:p>
          <w:p w:rsidR="00000000" w:rsidDel="00000000" w:rsidP="00000000" w:rsidRDefault="00000000" w:rsidRPr="00000000" w14:paraId="000004E2">
            <w:pPr>
              <w:spacing w:after="240" w:before="240" w:lineRule="auto"/>
              <w:rPr/>
            </w:pPr>
            <w:r w:rsidDel="00000000" w:rsidR="00000000" w:rsidRPr="00000000">
              <w:rPr>
                <w:rtl w:val="0"/>
              </w:rPr>
              <w:t xml:space="preserve">Below is a quick overview of the key differences. Understanding these distinctions helps clarify how normal emotional reactions, even those that feel intense or overwhelming, are not automatically indicative of a mental health disorder.</w:t>
            </w:r>
          </w:p>
          <w:p w:rsidR="00000000" w:rsidDel="00000000" w:rsidP="00000000" w:rsidRDefault="00000000" w:rsidRPr="00000000" w14:paraId="000004E3">
            <w:pPr>
              <w:spacing w:after="240" w:before="240" w:lineRule="auto"/>
              <w:rPr/>
            </w:pPr>
            <w:commentRangeStart w:id="136"/>
            <w:r w:rsidDel="00000000" w:rsidR="00000000" w:rsidRPr="00000000">
              <w:rPr/>
              <w:drawing>
                <wp:inline distB="114300" distT="114300" distL="114300" distR="114300">
                  <wp:extent cx="4471988" cy="2339193"/>
                  <wp:effectExtent b="0" l="0" r="0" t="0"/>
                  <wp:docPr id="2" name="image1.png"/>
                  <a:graphic>
                    <a:graphicData uri="http://schemas.openxmlformats.org/drawingml/2006/picture">
                      <pic:pic>
                        <pic:nvPicPr>
                          <pic:cNvPr id="0" name="image1.png"/>
                          <pic:cNvPicPr preferRelativeResize="0"/>
                        </pic:nvPicPr>
                        <pic:blipFill>
                          <a:blip r:embed="rId98"/>
                          <a:srcRect b="0" l="0" r="0" t="0"/>
                          <a:stretch>
                            <a:fillRect/>
                          </a:stretch>
                        </pic:blipFill>
                        <pic:spPr>
                          <a:xfrm>
                            <a:off x="0" y="0"/>
                            <a:ext cx="4471988" cy="2339193"/>
                          </a:xfrm>
                          <a:prstGeom prst="rect"/>
                          <a:ln/>
                        </pic:spPr>
                      </pic:pic>
                    </a:graphicData>
                  </a:graphic>
                </wp:inline>
              </w:drawing>
            </w:r>
            <w:commentRangeEnd w:id="136"/>
            <w:r w:rsidDel="00000000" w:rsidR="00000000" w:rsidRPr="00000000">
              <w:commentReference w:id="136"/>
            </w:r>
            <w:commentRangeStart w:id="137"/>
            <w:r w:rsidDel="00000000" w:rsidR="00000000" w:rsidRPr="00000000">
              <w:rPr>
                <w:rtl w:val="0"/>
              </w:rPr>
            </w:r>
          </w:p>
          <w:p w:rsidR="00000000" w:rsidDel="00000000" w:rsidP="00000000" w:rsidRDefault="00000000" w:rsidRPr="00000000" w14:paraId="000004E4">
            <w:pPr>
              <w:pStyle w:val="Heading2"/>
              <w:spacing w:after="240" w:before="240" w:lineRule="auto"/>
              <w:rPr/>
            </w:pPr>
            <w:bookmarkStart w:colFirst="0" w:colLast="0" w:name="_l7ljvsf4rrm9" w:id="111"/>
            <w:bookmarkEnd w:id="111"/>
            <w:commentRangeEnd w:id="137"/>
            <w:r w:rsidDel="00000000" w:rsidR="00000000" w:rsidRPr="00000000">
              <w:commentReference w:id="137"/>
            </w:r>
            <w:r w:rsidDel="00000000" w:rsidR="00000000" w:rsidRPr="00000000">
              <w:rPr>
                <w:rtl w:val="0"/>
              </w:rPr>
              <w:t xml:space="preserve">Relationship Between Emotions and Mental Health Diagnoses</w:t>
            </w:r>
          </w:p>
          <w:p w:rsidR="00000000" w:rsidDel="00000000" w:rsidP="00000000" w:rsidRDefault="00000000" w:rsidRPr="00000000" w14:paraId="000004E5">
            <w:pPr>
              <w:spacing w:after="240" w:before="240" w:lineRule="auto"/>
              <w:rPr/>
            </w:pPr>
            <w:r w:rsidDel="00000000" w:rsidR="00000000" w:rsidRPr="00000000">
              <w:rPr>
                <w:rtl w:val="0"/>
              </w:rPr>
              <w:t xml:space="preserve">Emotions themselves are not diagnoses—but they can contribute to the development of mental health conditions under certain circumstances. When emotional responses become chronic, dysregulated, or remain unresolved over time, they may evolve into diagnosable disorders. Trauma, prolonged stress, or repeated exposure to distressing events (including those related to climate change) can also heighten the risk of mental health issues.</w:t>
            </w:r>
          </w:p>
          <w:p w:rsidR="00000000" w:rsidDel="00000000" w:rsidP="00000000" w:rsidRDefault="00000000" w:rsidRPr="00000000" w14:paraId="000004E6">
            <w:pPr>
              <w:numPr>
                <w:ilvl w:val="0"/>
                <w:numId w:val="248"/>
              </w:numPr>
              <w:spacing w:after="0" w:afterAutospacing="0" w:before="240" w:lineRule="auto"/>
              <w:ind w:left="720" w:hanging="360"/>
            </w:pPr>
            <w:r w:rsidDel="00000000" w:rsidR="00000000" w:rsidRPr="00000000">
              <w:rPr>
                <w:rtl w:val="0"/>
              </w:rPr>
              <w:t xml:space="preserve">Persistent emotional patterns such as chronic anxiety or unremitting sadness can be a warning sign.</w:t>
            </w:r>
          </w:p>
          <w:p w:rsidR="00000000" w:rsidDel="00000000" w:rsidP="00000000" w:rsidRDefault="00000000" w:rsidRPr="00000000" w14:paraId="000004E7">
            <w:pPr>
              <w:numPr>
                <w:ilvl w:val="0"/>
                <w:numId w:val="248"/>
              </w:numPr>
              <w:spacing w:after="0" w:afterAutospacing="0" w:before="0" w:beforeAutospacing="0" w:lineRule="auto"/>
              <w:ind w:left="720" w:hanging="360"/>
            </w:pPr>
            <w:r w:rsidDel="00000000" w:rsidR="00000000" w:rsidRPr="00000000">
              <w:rPr>
                <w:rtl w:val="0"/>
              </w:rPr>
              <w:t xml:space="preserve">Unprocessed trauma and prolonged distress increase vulnerability to conditions like PTSD or anxiety disorders.</w:t>
            </w:r>
          </w:p>
          <w:p w:rsidR="00000000" w:rsidDel="00000000" w:rsidP="00000000" w:rsidRDefault="00000000" w:rsidRPr="00000000" w14:paraId="000004E8">
            <w:pPr>
              <w:numPr>
                <w:ilvl w:val="0"/>
                <w:numId w:val="248"/>
              </w:numPr>
              <w:spacing w:after="240" w:before="0" w:beforeAutospacing="0" w:lineRule="auto"/>
              <w:ind w:left="720" w:hanging="360"/>
            </w:pPr>
            <w:r w:rsidDel="00000000" w:rsidR="00000000" w:rsidRPr="00000000">
              <w:rPr>
                <w:rtl w:val="0"/>
              </w:rPr>
              <w:t xml:space="preserve">Conversely, mental health conditions can manifest as either heightened emotional reactivity or a blunted affect, making a person either overly sensitive to emotional triggers or numb to experiences that would typically elicit an emotional response.</w:t>
            </w:r>
          </w:p>
          <w:p w:rsidR="00000000" w:rsidDel="00000000" w:rsidP="00000000" w:rsidRDefault="00000000" w:rsidRPr="00000000" w14:paraId="000004E9">
            <w:pPr>
              <w:spacing w:after="240" w:before="240" w:lineRule="auto"/>
              <w:rPr>
                <w:b w:val="1"/>
                <w:bCs w:val="1"/>
              </w:rPr>
            </w:pPr>
            <w:r w:rsidDel="00000000" w:rsidR="00000000" w:rsidRPr="00000000">
              <w:rPr>
                <w:rtl w:val="0"/>
              </w:rPr>
              <w:t xml:space="preserve">By recognizing when a reaction moves beyond the realm of typical emotion into more persistent and impairing patterns, we can better identify those who might need additional support or treatment.</w:t>
            </w:r>
            <w:r w:rsidDel="00000000" w:rsidR="00000000" w:rsidRPr="00000000">
              <w:rPr>
                <w:rtl w:val="0"/>
              </w:rPr>
            </w:r>
          </w:p>
          <w:tbl>
            <w:tblPr>
              <w:tblStyle w:val="Table41"/>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e06666" w:val="clear"/>
                </w:tcPr>
                <w:p w:rsidR="00000000" w:rsidDel="00000000" w:rsidP="00000000" w:rsidRDefault="00000000" w:rsidRPr="00000000" w14:paraId="000004EA">
                  <w:pPr>
                    <w:pStyle w:val="Heading2"/>
                    <w:spacing w:after="240" w:before="240" w:lineRule="auto"/>
                    <w:rPr/>
                  </w:pPr>
                  <w:bookmarkStart w:colFirst="0" w:colLast="0" w:name="_dwycneelse1j" w:id="112"/>
                  <w:bookmarkEnd w:id="112"/>
                  <w:r w:rsidDel="00000000" w:rsidR="00000000" w:rsidRPr="00000000">
                    <w:rPr>
                      <w:rtl w:val="0"/>
                    </w:rPr>
                    <w:t xml:space="preserve">Application to Climate Anxiety and Trauma Responses to Weather Events</w:t>
                  </w:r>
                </w:p>
                <w:p w:rsidR="00000000" w:rsidDel="00000000" w:rsidP="00000000" w:rsidRDefault="00000000" w:rsidRPr="00000000" w14:paraId="000004EB">
                  <w:pPr>
                    <w:spacing w:after="240" w:before="240" w:lineRule="auto"/>
                    <w:rPr/>
                  </w:pPr>
                  <w:r w:rsidDel="00000000" w:rsidR="00000000" w:rsidRPr="00000000">
                    <w:rPr>
                      <w:rtl w:val="0"/>
                    </w:rPr>
                    <w:t xml:space="preserve">As climate change intensifies, more people experience strong emotions</w:t>
                  </w:r>
                  <w:ins w:author="Ashley Stoltz" w:id="188" w:date="2025-12-15T04:24:14Z">
                    <w:r w:rsidDel="00000000" w:rsidR="00000000" w:rsidRPr="00000000">
                      <w:rPr>
                        <w:rtl w:val="0"/>
                      </w:rPr>
                      <w:t xml:space="preserve"> </w:t>
                    </w:r>
                  </w:ins>
                  <w:del w:author="Ashley Stoltz" w:id="188" w:date="2025-12-15T04:24:14Z">
                    <w:r w:rsidDel="00000000" w:rsidR="00000000" w:rsidRPr="00000000">
                      <w:rPr>
                        <w:rtl w:val="0"/>
                      </w:rPr>
                      <w:delText xml:space="preserve">—anxiety, grief, anger—</w:delText>
                    </w:r>
                  </w:del>
                  <w:r w:rsidDel="00000000" w:rsidR="00000000" w:rsidRPr="00000000">
                    <w:rPr>
                      <w:rtl w:val="0"/>
                    </w:rPr>
                    <w:t xml:space="preserve">related to environmental uncertainty and ecological degradation</w:t>
                  </w:r>
                  <w:ins w:author="Ashley Stoltz" w:id="189" w:date="2025-12-15T04:24:20Z">
                    <w:r w:rsidDel="00000000" w:rsidR="00000000" w:rsidRPr="00000000">
                      <w:rPr>
                        <w:rtl w:val="0"/>
                      </w:rPr>
                      <w:t xml:space="preserve">, such as anxiety, grief, and anger</w:t>
                    </w:r>
                  </w:ins>
                  <w:r w:rsidDel="00000000" w:rsidR="00000000" w:rsidRPr="00000000">
                    <w:rPr>
                      <w:rtl w:val="0"/>
                    </w:rPr>
                    <w:t xml:space="preserve">. While these reactions are normal, they can become problematic if they linger, intensify, or interfere with daily life.</w:t>
                  </w:r>
                </w:p>
                <w:p w:rsidR="00000000" w:rsidDel="00000000" w:rsidP="00000000" w:rsidRDefault="00000000" w:rsidRPr="00000000" w14:paraId="000004EC">
                  <w:pPr>
                    <w:rPr>
                      <w:u w:val="single"/>
                    </w:rPr>
                  </w:pPr>
                  <w:r w:rsidDel="00000000" w:rsidR="00000000" w:rsidRPr="00000000">
                    <w:rPr>
                      <w:u w:val="single"/>
                      <w:rtl w:val="0"/>
                    </w:rPr>
                    <w:t xml:space="preserve">Below are two examples differentiating climate emotions from analogous mental health conditions. Can you think of other examples that differentiate climate emotions from formal mental health conditions?</w:t>
                  </w:r>
                </w:p>
                <w:p w:rsidR="00000000" w:rsidDel="00000000" w:rsidP="00000000" w:rsidRDefault="00000000" w:rsidRPr="00000000" w14:paraId="000004ED">
                  <w:pPr>
                    <w:spacing w:after="240" w:before="240" w:lineRule="auto"/>
                    <w:rPr>
                      <w:color w:val="f4cccc"/>
                      <w:shd w:fill="990000" w:val="clear"/>
                    </w:rPr>
                  </w:pPr>
                  <w:r w:rsidDel="00000000" w:rsidR="00000000" w:rsidRPr="00000000">
                    <w:rPr>
                      <w:color w:val="f4cccc"/>
                      <w:shd w:fill="990000" w:val="clear"/>
                      <w:rtl w:val="0"/>
                    </w:rPr>
                    <w:t xml:space="preserve">[DROP DOWN]</w:t>
                  </w:r>
                </w:p>
                <w:p w:rsidR="00000000" w:rsidDel="00000000" w:rsidP="00000000" w:rsidRDefault="00000000" w:rsidRPr="00000000" w14:paraId="000004EE">
                  <w:pPr>
                    <w:numPr>
                      <w:ilvl w:val="0"/>
                      <w:numId w:val="88"/>
                    </w:numPr>
                    <w:spacing w:after="0" w:afterAutospacing="0" w:before="240" w:lineRule="auto"/>
                    <w:ind w:left="720" w:hanging="360"/>
                    <w:rPr>
                      <w:b w:val="1"/>
                      <w:bCs w:val="1"/>
                    </w:rPr>
                  </w:pPr>
                  <w:r w:rsidDel="00000000" w:rsidR="00000000" w:rsidRPr="00000000">
                    <w:rPr>
                      <w:b w:val="1"/>
                      <w:bCs w:val="1"/>
                      <w:rtl w:val="0"/>
                    </w:rPr>
                    <w:t xml:space="preserve">Climate Anxiety vs. Generalized Anxiety Disorder (GAD)</w:t>
                  </w:r>
                </w:p>
                <w:p w:rsidR="00000000" w:rsidDel="00000000" w:rsidP="00000000" w:rsidRDefault="00000000" w:rsidRPr="00000000" w14:paraId="000004EF">
                  <w:pPr>
                    <w:numPr>
                      <w:ilvl w:val="1"/>
                      <w:numId w:val="88"/>
                    </w:numPr>
                    <w:spacing w:after="0" w:afterAutospacing="0" w:before="0" w:beforeAutospacing="0" w:lineRule="auto"/>
                    <w:ind w:left="1440" w:hanging="360"/>
                    <w:rPr>
                      <w:b w:val="1"/>
                      <w:bCs w:val="1"/>
                    </w:rPr>
                  </w:pPr>
                  <w:r w:rsidDel="00000000" w:rsidR="00000000" w:rsidRPr="00000000">
                    <w:rPr>
                      <w:b w:val="1"/>
                      <w:bCs w:val="1"/>
                      <w:rtl w:val="0"/>
                    </w:rPr>
                    <w:t xml:space="preserve">Climate Anxiety:</w:t>
                  </w:r>
                </w:p>
                <w:p w:rsidR="00000000" w:rsidDel="00000000" w:rsidP="00000000" w:rsidRDefault="00000000" w:rsidRPr="00000000" w14:paraId="000004F0">
                  <w:pPr>
                    <w:numPr>
                      <w:ilvl w:val="2"/>
                      <w:numId w:val="88"/>
                    </w:numPr>
                    <w:spacing w:after="0" w:afterAutospacing="0" w:before="0" w:beforeAutospacing="0" w:lineRule="auto"/>
                    <w:ind w:left="2160" w:hanging="360"/>
                  </w:pPr>
                  <w:r w:rsidDel="00000000" w:rsidR="00000000" w:rsidRPr="00000000">
                    <w:rPr>
                      <w:rtl w:val="0"/>
                    </w:rPr>
                    <w:t xml:space="preserve">Emotional distress tied to awareness of climate change, environmental damage, and the uncertainty of ecological futures.</w:t>
                  </w:r>
                </w:p>
                <w:p w:rsidR="00000000" w:rsidDel="00000000" w:rsidP="00000000" w:rsidRDefault="00000000" w:rsidRPr="00000000" w14:paraId="000004F1">
                  <w:pPr>
                    <w:numPr>
                      <w:ilvl w:val="2"/>
                      <w:numId w:val="88"/>
                    </w:numPr>
                    <w:spacing w:after="0" w:afterAutospacing="0" w:before="0" w:beforeAutospacing="0" w:lineRule="auto"/>
                    <w:ind w:left="2160" w:hanging="360"/>
                  </w:pPr>
                  <w:r w:rsidDel="00000000" w:rsidR="00000000" w:rsidRPr="00000000">
                    <w:rPr>
                      <w:rtl w:val="0"/>
                    </w:rPr>
                    <w:t xml:space="preserve">Not recognized as a formal diagnosis in the DSM-5 or ICD-11.</w:t>
                  </w:r>
                </w:p>
                <w:p w:rsidR="00000000" w:rsidDel="00000000" w:rsidP="00000000" w:rsidRDefault="00000000" w:rsidRPr="00000000" w14:paraId="000004F2">
                  <w:pPr>
                    <w:numPr>
                      <w:ilvl w:val="2"/>
                      <w:numId w:val="88"/>
                    </w:numPr>
                    <w:spacing w:after="0" w:afterAutospacing="0" w:before="0" w:beforeAutospacing="0" w:lineRule="auto"/>
                    <w:ind w:left="2160" w:hanging="360"/>
                  </w:pPr>
                  <w:r w:rsidDel="00000000" w:rsidR="00000000" w:rsidRPr="00000000">
                    <w:rPr>
                      <w:rtl w:val="0"/>
                    </w:rPr>
                    <w:t xml:space="preserve">Can serve a motivational function</w:t>
                  </w:r>
                  <w:ins w:author="Ashley Stoltz" w:id="190" w:date="2025-12-15T04:25:10Z">
                    <w:r w:rsidDel="00000000" w:rsidR="00000000" w:rsidRPr="00000000">
                      <w:rPr>
                        <w:rtl w:val="0"/>
                      </w:rPr>
                      <w:t xml:space="preserve">, </w:t>
                    </w:r>
                  </w:ins>
                  <w:del w:author="Ashley Stoltz" w:id="190" w:date="2025-12-15T04:25:10Z">
                    <w:r w:rsidDel="00000000" w:rsidR="00000000" w:rsidRPr="00000000">
                      <w:rPr>
                        <w:rtl w:val="0"/>
                      </w:rPr>
                      <w:delText xml:space="preserve">—</w:delText>
                    </w:r>
                  </w:del>
                  <w:r w:rsidDel="00000000" w:rsidR="00000000" w:rsidRPr="00000000">
                    <w:rPr>
                      <w:rtl w:val="0"/>
                    </w:rPr>
                    <w:t xml:space="preserve">spurring individuals toward pro-environmental behavior and advocacy.</w:t>
                  </w:r>
                </w:p>
                <w:p w:rsidR="00000000" w:rsidDel="00000000" w:rsidP="00000000" w:rsidRDefault="00000000" w:rsidRPr="00000000" w14:paraId="000004F3">
                  <w:pPr>
                    <w:numPr>
                      <w:ilvl w:val="1"/>
                      <w:numId w:val="88"/>
                    </w:numPr>
                    <w:spacing w:after="0" w:afterAutospacing="0" w:before="0" w:beforeAutospacing="0" w:lineRule="auto"/>
                    <w:ind w:left="1440" w:hanging="360"/>
                    <w:rPr>
                      <w:b w:val="1"/>
                      <w:bCs w:val="1"/>
                    </w:rPr>
                  </w:pPr>
                  <w:r w:rsidDel="00000000" w:rsidR="00000000" w:rsidRPr="00000000">
                    <w:rPr>
                      <w:b w:val="1"/>
                      <w:bCs w:val="1"/>
                      <w:rtl w:val="0"/>
                    </w:rPr>
                    <w:t xml:space="preserve">Generalized Anxiety Disorder (GAD):</w:t>
                  </w:r>
                </w:p>
                <w:p w:rsidR="00000000" w:rsidDel="00000000" w:rsidP="00000000" w:rsidRDefault="00000000" w:rsidRPr="00000000" w14:paraId="000004F4">
                  <w:pPr>
                    <w:numPr>
                      <w:ilvl w:val="2"/>
                      <w:numId w:val="88"/>
                    </w:numPr>
                    <w:spacing w:after="0" w:afterAutospacing="0" w:before="0" w:beforeAutospacing="0" w:lineRule="auto"/>
                    <w:ind w:left="2160" w:hanging="360"/>
                  </w:pPr>
                  <w:r w:rsidDel="00000000" w:rsidR="00000000" w:rsidRPr="00000000">
                    <w:rPr>
                      <w:rtl w:val="0"/>
                    </w:rPr>
                    <w:t xml:space="preserve">Chronic, excessive worry about numerous life domains, not limited to environmental issues.</w:t>
                  </w:r>
                </w:p>
                <w:p w:rsidR="00000000" w:rsidDel="00000000" w:rsidP="00000000" w:rsidRDefault="00000000" w:rsidRPr="00000000" w14:paraId="000004F5">
                  <w:pPr>
                    <w:numPr>
                      <w:ilvl w:val="2"/>
                      <w:numId w:val="88"/>
                    </w:numPr>
                    <w:spacing w:after="0" w:afterAutospacing="0" w:before="0" w:beforeAutospacing="0" w:lineRule="auto"/>
                    <w:ind w:left="2160" w:hanging="360"/>
                  </w:pPr>
                  <w:r w:rsidDel="00000000" w:rsidR="00000000" w:rsidRPr="00000000">
                    <w:rPr>
                      <w:rtl w:val="0"/>
                    </w:rPr>
                    <w:t xml:space="preserve">Persistent over long periods (at least six months).</w:t>
                  </w:r>
                </w:p>
                <w:p w:rsidR="00000000" w:rsidDel="00000000" w:rsidP="00000000" w:rsidRDefault="00000000" w:rsidRPr="00000000" w14:paraId="000004F6">
                  <w:pPr>
                    <w:numPr>
                      <w:ilvl w:val="2"/>
                      <w:numId w:val="88"/>
                    </w:numPr>
                    <w:spacing w:after="0" w:afterAutospacing="0" w:before="0" w:beforeAutospacing="0" w:lineRule="auto"/>
                    <w:ind w:left="2160" w:hanging="360"/>
                  </w:pPr>
                  <w:r w:rsidDel="00000000" w:rsidR="00000000" w:rsidRPr="00000000">
                    <w:rPr>
                      <w:rtl w:val="0"/>
                    </w:rPr>
                    <w:t xml:space="preserve">Often impairs functioning, making daily tasks difficult.</w:t>
                  </w:r>
                </w:p>
                <w:p w:rsidR="00000000" w:rsidDel="00000000" w:rsidP="00000000" w:rsidRDefault="00000000" w:rsidRPr="00000000" w14:paraId="000004F7">
                  <w:pPr>
                    <w:numPr>
                      <w:ilvl w:val="1"/>
                      <w:numId w:val="88"/>
                    </w:numPr>
                    <w:spacing w:after="0" w:afterAutospacing="0" w:before="0" w:beforeAutospacing="0" w:lineRule="auto"/>
                    <w:ind w:left="1440" w:hanging="360"/>
                    <w:rPr>
                      <w:b w:val="1"/>
                      <w:bCs w:val="1"/>
                    </w:rPr>
                  </w:pPr>
                  <w:r w:rsidDel="00000000" w:rsidR="00000000" w:rsidRPr="00000000">
                    <w:rPr>
                      <w:b w:val="1"/>
                      <w:bCs w:val="1"/>
                      <w:rtl w:val="0"/>
                    </w:rPr>
                    <w:t xml:space="preserve">Key Differences</w:t>
                  </w:r>
                </w:p>
                <w:p w:rsidR="00000000" w:rsidDel="00000000" w:rsidP="00000000" w:rsidRDefault="00000000" w:rsidRPr="00000000" w14:paraId="000004F8">
                  <w:pPr>
                    <w:numPr>
                      <w:ilvl w:val="2"/>
                      <w:numId w:val="88"/>
                    </w:numPr>
                    <w:spacing w:after="0" w:afterAutospacing="0" w:before="0" w:beforeAutospacing="0" w:lineRule="auto"/>
                    <w:ind w:left="2160" w:hanging="360"/>
                  </w:pPr>
                  <w:r w:rsidDel="00000000" w:rsidR="00000000" w:rsidRPr="00000000">
                    <w:rPr>
                      <w:b w:val="1"/>
                      <w:bCs w:val="1"/>
                      <w:rtl w:val="0"/>
                    </w:rPr>
                    <w:t xml:space="preserve">Trigger:</w:t>
                  </w:r>
                  <w:r w:rsidDel="00000000" w:rsidR="00000000" w:rsidRPr="00000000">
                    <w:rPr>
                      <w:rtl w:val="0"/>
                    </w:rPr>
                    <w:t xml:space="preserve"> Climate anxiety is </w:t>
                  </w:r>
                  <w:commentRangeStart w:id="138"/>
                  <w:r w:rsidDel="00000000" w:rsidR="00000000" w:rsidRPr="00000000">
                    <w:rPr>
                      <w:rtl w:val="0"/>
                    </w:rPr>
                    <w:t xml:space="preserve">situational</w:t>
                  </w:r>
                  <w:commentRangeEnd w:id="138"/>
                  <w:r w:rsidDel="00000000" w:rsidR="00000000" w:rsidRPr="00000000">
                    <w:commentReference w:id="138"/>
                  </w:r>
                  <w:r w:rsidDel="00000000" w:rsidR="00000000" w:rsidRPr="00000000">
                    <w:rPr>
                      <w:rtl w:val="0"/>
                    </w:rPr>
                    <w:t xml:space="preserve"> and largely future-oriented, emerging from real environmental threats. GAD may arise without a clear external trigger and persists across various aspects of life.</w:t>
                  </w:r>
                </w:p>
                <w:p w:rsidR="00000000" w:rsidDel="00000000" w:rsidP="00000000" w:rsidRDefault="00000000" w:rsidRPr="00000000" w14:paraId="000004F9">
                  <w:pPr>
                    <w:numPr>
                      <w:ilvl w:val="2"/>
                      <w:numId w:val="88"/>
                    </w:numPr>
                    <w:spacing w:after="0" w:afterAutospacing="0" w:before="0" w:beforeAutospacing="0" w:lineRule="auto"/>
                    <w:ind w:left="2160" w:hanging="360"/>
                  </w:pPr>
                  <w:r w:rsidDel="00000000" w:rsidR="00000000" w:rsidRPr="00000000">
                    <w:rPr>
                      <w:b w:val="1"/>
                      <w:bCs w:val="1"/>
                      <w:rtl w:val="0"/>
                    </w:rPr>
                    <w:t xml:space="preserve">Outcome: </w:t>
                  </w:r>
                  <w:r w:rsidDel="00000000" w:rsidR="00000000" w:rsidRPr="00000000">
                    <w:rPr>
                      <w:rtl w:val="0"/>
                    </w:rPr>
                    <w:t xml:space="preserve">Climate anxiety can mobilize action (e.g., joining climate advocacy groups). GAD frequently leads to avoidance or rumination, reducing the individual’s capacity to function.</w:t>
                  </w:r>
                </w:p>
                <w:p w:rsidR="00000000" w:rsidDel="00000000" w:rsidP="00000000" w:rsidRDefault="00000000" w:rsidRPr="00000000" w14:paraId="000004FA">
                  <w:pPr>
                    <w:numPr>
                      <w:ilvl w:val="1"/>
                      <w:numId w:val="88"/>
                    </w:numPr>
                    <w:spacing w:after="0" w:afterAutospacing="0" w:before="0" w:beforeAutospacing="0" w:lineRule="auto"/>
                    <w:ind w:left="1440" w:hanging="360"/>
                  </w:pPr>
                  <w:r w:rsidDel="00000000" w:rsidR="00000000" w:rsidRPr="00000000">
                    <w:rPr>
                      <w:b w:val="1"/>
                      <w:bCs w:val="1"/>
                      <w:rtl w:val="0"/>
                    </w:rPr>
                    <w:t xml:space="preserve">Example</w:t>
                  </w:r>
                </w:p>
                <w:p w:rsidR="00000000" w:rsidDel="00000000" w:rsidP="00000000" w:rsidRDefault="00000000" w:rsidRPr="00000000" w14:paraId="000004FB">
                  <w:pPr>
                    <w:numPr>
                      <w:ilvl w:val="2"/>
                      <w:numId w:val="88"/>
                    </w:numPr>
                    <w:spacing w:after="0" w:afterAutospacing="0" w:before="0" w:beforeAutospacing="0" w:lineRule="auto"/>
                    <w:ind w:left="2160" w:hanging="360"/>
                  </w:pPr>
                  <w:r w:rsidDel="00000000" w:rsidR="00000000" w:rsidRPr="00000000">
                    <w:rPr>
                      <w:rtl w:val="0"/>
                    </w:rPr>
                    <w:t xml:space="preserve">Feeling anxious after reading about rising sea levels is typical climate anxiety.</w:t>
                  </w:r>
                </w:p>
                <w:p w:rsidR="00000000" w:rsidDel="00000000" w:rsidP="00000000" w:rsidRDefault="00000000" w:rsidRPr="00000000" w14:paraId="000004FC">
                  <w:pPr>
                    <w:numPr>
                      <w:ilvl w:val="2"/>
                      <w:numId w:val="88"/>
                    </w:numPr>
                    <w:spacing w:after="0" w:afterAutospacing="0" w:before="0" w:beforeAutospacing="0" w:lineRule="auto"/>
                    <w:ind w:left="2160" w:hanging="360"/>
                  </w:pPr>
                  <w:r w:rsidDel="00000000" w:rsidR="00000000" w:rsidRPr="00000000">
                    <w:rPr>
                      <w:rtl w:val="0"/>
                    </w:rPr>
                    <w:t xml:space="preserve">Worrying about multiple unrelated issues (health, finances, social concerns) every day for six months or more, </w:t>
                  </w:r>
                  <w:ins w:author="Ashley Stoltz" w:id="191" w:date="2025-12-15T04:26:10Z">
                    <w:r w:rsidDel="00000000" w:rsidR="00000000" w:rsidRPr="00000000">
                      <w:rPr>
                        <w:rtl w:val="0"/>
                      </w:rPr>
                      <w:t xml:space="preserve">in a way which </w:t>
                    </w:r>
                  </w:ins>
                  <w:r w:rsidDel="00000000" w:rsidR="00000000" w:rsidRPr="00000000">
                    <w:rPr>
                      <w:rtl w:val="0"/>
                    </w:rPr>
                    <w:t xml:space="preserve">interfer</w:t>
                  </w:r>
                  <w:ins w:author="Ashley Stoltz" w:id="192" w:date="2025-12-15T04:26:15Z">
                    <w:r w:rsidDel="00000000" w:rsidR="00000000" w:rsidRPr="00000000">
                      <w:rPr>
                        <w:rtl w:val="0"/>
                      </w:rPr>
                      <w:t xml:space="preserve">es</w:t>
                    </w:r>
                  </w:ins>
                  <w:del w:author="Ashley Stoltz" w:id="192" w:date="2025-12-15T04:26:15Z">
                    <w:r w:rsidDel="00000000" w:rsidR="00000000" w:rsidRPr="00000000">
                      <w:rPr>
                        <w:rtl w:val="0"/>
                      </w:rPr>
                      <w:delText xml:space="preserve">ing</w:delText>
                    </w:r>
                  </w:del>
                  <w:r w:rsidDel="00000000" w:rsidR="00000000" w:rsidRPr="00000000">
                    <w:rPr>
                      <w:rtl w:val="0"/>
                    </w:rPr>
                    <w:t xml:space="preserve"> with daily life, would indicate GAD.</w:t>
                  </w:r>
                  <w:r w:rsidDel="00000000" w:rsidR="00000000" w:rsidRPr="00000000">
                    <w:rPr>
                      <w:rtl w:val="0"/>
                    </w:rPr>
                  </w:r>
                </w:p>
                <w:p w:rsidR="00000000" w:rsidDel="00000000" w:rsidP="00000000" w:rsidRDefault="00000000" w:rsidRPr="00000000" w14:paraId="000004FD">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Trauma Responses to Weather Events vs. PTSD</w:t>
                  </w:r>
                </w:p>
                <w:p w:rsidR="00000000" w:rsidDel="00000000" w:rsidP="00000000" w:rsidRDefault="00000000" w:rsidRPr="00000000" w14:paraId="000004FE">
                  <w:pPr>
                    <w:numPr>
                      <w:ilvl w:val="1"/>
                      <w:numId w:val="88"/>
                    </w:numPr>
                    <w:spacing w:after="0" w:afterAutospacing="0" w:before="0" w:beforeAutospacing="0" w:lineRule="auto"/>
                    <w:ind w:left="1440" w:hanging="360"/>
                    <w:rPr>
                      <w:b w:val="1"/>
                      <w:bCs w:val="1"/>
                    </w:rPr>
                  </w:pPr>
                  <w:r w:rsidDel="00000000" w:rsidR="00000000" w:rsidRPr="00000000">
                    <w:rPr>
                      <w:b w:val="1"/>
                      <w:bCs w:val="1"/>
                      <w:rtl w:val="0"/>
                    </w:rPr>
                    <w:t xml:space="preserve">Acute Emotional Responses to Extreme Weather Events:</w:t>
                  </w:r>
                </w:p>
                <w:p w:rsidR="00000000" w:rsidDel="00000000" w:rsidP="00000000" w:rsidRDefault="00000000" w:rsidRPr="00000000" w14:paraId="000004FF">
                  <w:pPr>
                    <w:numPr>
                      <w:ilvl w:val="2"/>
                      <w:numId w:val="88"/>
                    </w:numPr>
                    <w:spacing w:after="0" w:afterAutospacing="0" w:before="0" w:beforeAutospacing="0" w:lineRule="auto"/>
                    <w:ind w:left="2160" w:hanging="360"/>
                  </w:pPr>
                  <w:r w:rsidDel="00000000" w:rsidR="00000000" w:rsidRPr="00000000">
                    <w:rPr>
                      <w:rtl w:val="0"/>
                    </w:rPr>
                    <w:t xml:space="preserve">Fear, grief, or helplessness during or shortly after events like hurricanes or wildfires.</w:t>
                  </w:r>
                </w:p>
                <w:p w:rsidR="00000000" w:rsidDel="00000000" w:rsidP="00000000" w:rsidRDefault="00000000" w:rsidRPr="00000000" w14:paraId="00000500">
                  <w:pPr>
                    <w:numPr>
                      <w:ilvl w:val="2"/>
                      <w:numId w:val="88"/>
                    </w:numPr>
                    <w:spacing w:after="0" w:afterAutospacing="0" w:before="0" w:beforeAutospacing="0" w:lineRule="auto"/>
                    <w:ind w:left="2160" w:hanging="360"/>
                  </w:pPr>
                  <w:r w:rsidDel="00000000" w:rsidR="00000000" w:rsidRPr="00000000">
                    <w:rPr>
                      <w:rtl w:val="0"/>
                    </w:rPr>
                    <w:t xml:space="preserve">Time-limited and often subside as the situation stabilizes.</w:t>
                  </w:r>
                </w:p>
                <w:p w:rsidR="00000000" w:rsidDel="00000000" w:rsidP="00000000" w:rsidRDefault="00000000" w:rsidRPr="00000000" w14:paraId="00000501">
                  <w:pPr>
                    <w:numPr>
                      <w:ilvl w:val="1"/>
                      <w:numId w:val="88"/>
                    </w:numPr>
                    <w:spacing w:after="0" w:afterAutospacing="0" w:before="0" w:beforeAutospacing="0" w:lineRule="auto"/>
                    <w:ind w:left="1440" w:hanging="360"/>
                    <w:rPr>
                      <w:b w:val="1"/>
                      <w:bCs w:val="1"/>
                    </w:rPr>
                  </w:pPr>
                  <w:r w:rsidDel="00000000" w:rsidR="00000000" w:rsidRPr="00000000">
                    <w:rPr>
                      <w:b w:val="1"/>
                      <w:bCs w:val="1"/>
                      <w:rtl w:val="0"/>
                    </w:rPr>
                    <w:t xml:space="preserve">Post-Traumatic Stress Disorder (PTSD):</w:t>
                  </w:r>
                </w:p>
                <w:p w:rsidR="00000000" w:rsidDel="00000000" w:rsidP="00000000" w:rsidRDefault="00000000" w:rsidRPr="00000000" w14:paraId="00000502">
                  <w:pPr>
                    <w:numPr>
                      <w:ilvl w:val="2"/>
                      <w:numId w:val="88"/>
                    </w:numPr>
                    <w:spacing w:after="0" w:afterAutospacing="0" w:before="0" w:beforeAutospacing="0" w:lineRule="auto"/>
                    <w:ind w:left="2160" w:hanging="360"/>
                  </w:pPr>
                  <w:r w:rsidDel="00000000" w:rsidR="00000000" w:rsidRPr="00000000">
                    <w:rPr>
                      <w:rtl w:val="0"/>
                    </w:rPr>
                    <w:t xml:space="preserve">Develops if these acute stress responses persist and intensify well past the event (beyond a few months).</w:t>
                  </w:r>
                </w:p>
                <w:p w:rsidR="00000000" w:rsidDel="00000000" w:rsidP="00000000" w:rsidRDefault="00000000" w:rsidRPr="00000000" w14:paraId="00000503">
                  <w:pPr>
                    <w:numPr>
                      <w:ilvl w:val="2"/>
                      <w:numId w:val="88"/>
                    </w:numPr>
                    <w:spacing w:after="0" w:afterAutospacing="0" w:before="0" w:beforeAutospacing="0" w:lineRule="auto"/>
                    <w:ind w:left="2160" w:hanging="360"/>
                  </w:pPr>
                  <w:r w:rsidDel="00000000" w:rsidR="00000000" w:rsidRPr="00000000">
                    <w:rPr>
                      <w:rtl w:val="0"/>
                    </w:rPr>
                    <w:t xml:space="preserve">Characterized by flashbacks, hypervigilance, emotional numbness, and avoidance of reminders.</w:t>
                  </w:r>
                </w:p>
                <w:p w:rsidR="00000000" w:rsidDel="00000000" w:rsidP="00000000" w:rsidRDefault="00000000" w:rsidRPr="00000000" w14:paraId="00000504">
                  <w:pPr>
                    <w:numPr>
                      <w:ilvl w:val="1"/>
                      <w:numId w:val="88"/>
                    </w:numPr>
                    <w:spacing w:after="0" w:afterAutospacing="0" w:before="0" w:beforeAutospacing="0" w:lineRule="auto"/>
                    <w:ind w:left="1440" w:hanging="360"/>
                    <w:rPr>
                      <w:b w:val="1"/>
                      <w:bCs w:val="1"/>
                    </w:rPr>
                  </w:pPr>
                  <w:r w:rsidDel="00000000" w:rsidR="00000000" w:rsidRPr="00000000">
                    <w:rPr>
                      <w:b w:val="1"/>
                      <w:bCs w:val="1"/>
                      <w:rtl w:val="0"/>
                    </w:rPr>
                    <w:t xml:space="preserve">Key Differences </w:t>
                  </w:r>
                </w:p>
                <w:p w:rsidR="00000000" w:rsidDel="00000000" w:rsidP="00000000" w:rsidRDefault="00000000" w:rsidRPr="00000000" w14:paraId="00000505">
                  <w:pPr>
                    <w:numPr>
                      <w:ilvl w:val="2"/>
                      <w:numId w:val="88"/>
                    </w:numPr>
                    <w:spacing w:after="0" w:afterAutospacing="0" w:before="0" w:beforeAutospacing="0" w:lineRule="auto"/>
                    <w:ind w:left="2160" w:hanging="360"/>
                  </w:pPr>
                  <w:r w:rsidDel="00000000" w:rsidR="00000000" w:rsidRPr="00000000">
                    <w:rPr>
                      <w:b w:val="1"/>
                      <w:bCs w:val="1"/>
                      <w:rtl w:val="0"/>
                    </w:rPr>
                    <w:t xml:space="preserve">Duration and Intensity: </w:t>
                  </w:r>
                  <w:r w:rsidDel="00000000" w:rsidR="00000000" w:rsidRPr="00000000">
                    <w:rPr>
                      <w:rtl w:val="0"/>
                    </w:rPr>
                    <w:t xml:space="preserve">A normal emotional response to a weather disaster typically fades as recovery begins. If symptoms continue or worsen, PTSD may be a concern.</w:t>
                  </w:r>
                </w:p>
                <w:p w:rsidR="00000000" w:rsidDel="00000000" w:rsidP="00000000" w:rsidRDefault="00000000" w:rsidRPr="00000000" w14:paraId="00000506">
                  <w:pPr>
                    <w:numPr>
                      <w:ilvl w:val="2"/>
                      <w:numId w:val="88"/>
                    </w:numPr>
                    <w:spacing w:after="0" w:afterAutospacing="0" w:before="0" w:beforeAutospacing="0" w:lineRule="auto"/>
                    <w:ind w:left="2160" w:hanging="360"/>
                  </w:pPr>
                  <w:r w:rsidDel="00000000" w:rsidR="00000000" w:rsidRPr="00000000">
                    <w:rPr>
                      <w:b w:val="1"/>
                      <w:bCs w:val="1"/>
                      <w:rtl w:val="0"/>
                    </w:rPr>
                    <w:t xml:space="preserve">Functional Impairment: </w:t>
                  </w:r>
                  <w:r w:rsidDel="00000000" w:rsidR="00000000" w:rsidRPr="00000000">
                    <w:rPr>
                      <w:rtl w:val="0"/>
                    </w:rPr>
                    <w:t xml:space="preserve">PTSD can significantly alter brain function and disrupt daily activities.</w:t>
                  </w:r>
                </w:p>
                <w:p w:rsidR="00000000" w:rsidDel="00000000" w:rsidP="00000000" w:rsidRDefault="00000000" w:rsidRPr="00000000" w14:paraId="00000507">
                  <w:pPr>
                    <w:numPr>
                      <w:ilvl w:val="1"/>
                      <w:numId w:val="88"/>
                    </w:numPr>
                    <w:spacing w:after="0" w:afterAutospacing="0" w:before="0" w:beforeAutospacing="0" w:lineRule="auto"/>
                    <w:ind w:left="1440" w:hanging="360"/>
                    <w:rPr>
                      <w:b w:val="1"/>
                      <w:bCs w:val="1"/>
                    </w:rPr>
                  </w:pPr>
                  <w:r w:rsidDel="00000000" w:rsidR="00000000" w:rsidRPr="00000000">
                    <w:rPr>
                      <w:b w:val="1"/>
                      <w:bCs w:val="1"/>
                      <w:rtl w:val="0"/>
                    </w:rPr>
                    <w:t xml:space="preserve">Example</w:t>
                  </w:r>
                </w:p>
                <w:p w:rsidR="00000000" w:rsidDel="00000000" w:rsidP="00000000" w:rsidRDefault="00000000" w:rsidRPr="00000000" w14:paraId="00000508">
                  <w:pPr>
                    <w:numPr>
                      <w:ilvl w:val="2"/>
                      <w:numId w:val="88"/>
                    </w:numPr>
                    <w:spacing w:after="240" w:before="0" w:beforeAutospacing="0" w:lineRule="auto"/>
                    <w:ind w:left="2160" w:hanging="360"/>
                  </w:pPr>
                  <w:r w:rsidDel="00000000" w:rsidR="00000000" w:rsidRPr="00000000">
                    <w:rPr>
                      <w:rtl w:val="0"/>
                    </w:rPr>
                    <w:t xml:space="preserve">Feeling anxious and avoiding storms for a few weeks after experiencing a hurricane can be normal. But ongoing nightmares, hyperarousal, and complete avoidance of weather-related news for months may suggest PTSD.</w:t>
                  </w:r>
                  <w:commentRangeStart w:id="139"/>
                  <w:r w:rsidDel="00000000" w:rsidR="00000000" w:rsidRPr="00000000">
                    <w:rPr>
                      <w:rtl w:val="0"/>
                    </w:rPr>
                  </w:r>
                </w:p>
                <w:p w:rsidR="00000000" w:rsidDel="00000000" w:rsidP="00000000" w:rsidRDefault="00000000" w:rsidRPr="00000000" w14:paraId="00000509">
                  <w:pPr>
                    <w:spacing w:after="240" w:before="240" w:lineRule="auto"/>
                    <w:rPr>
                      <w:b w:val="1"/>
                      <w:bCs w:val="1"/>
                    </w:rPr>
                  </w:pPr>
                  <w:commentRangeEnd w:id="139"/>
                  <w:r w:rsidDel="00000000" w:rsidR="00000000" w:rsidRPr="00000000">
                    <w:commentReference w:id="139"/>
                  </w:r>
                  <w:r w:rsidDel="00000000" w:rsidR="00000000" w:rsidRPr="00000000">
                    <w:rPr>
                      <w:color w:val="f4cccc"/>
                      <w:shd w:fill="990000" w:val="clear"/>
                      <w:rtl w:val="0"/>
                    </w:rPr>
                    <w:t xml:space="preserve">[END DROP DOWN]</w:t>
                  </w:r>
                  <w:r w:rsidDel="00000000" w:rsidR="00000000" w:rsidRPr="00000000">
                    <w:rPr>
                      <w:rtl w:val="0"/>
                    </w:rPr>
                  </w:r>
                </w:p>
              </w:tc>
            </w:tr>
          </w:tbl>
          <w:p w:rsidR="00000000" w:rsidDel="00000000" w:rsidP="00000000" w:rsidRDefault="00000000" w:rsidRPr="00000000" w14:paraId="0000050A">
            <w:pPr>
              <w:spacing w:after="240" w:before="240" w:lineRule="auto"/>
              <w:rPr>
                <w:b w:val="1"/>
                <w:bCs w:val="1"/>
              </w:rPr>
            </w:pPr>
            <w:r w:rsidDel="00000000" w:rsidR="00000000" w:rsidRPr="00000000">
              <w:rPr>
                <w:rtl w:val="0"/>
              </w:rPr>
            </w:r>
          </w:p>
          <w:tbl>
            <w:tblPr>
              <w:tblStyle w:val="Table42"/>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e06666" w:val="clear"/>
                </w:tcPr>
                <w:p w:rsidR="00000000" w:rsidDel="00000000" w:rsidP="00000000" w:rsidRDefault="00000000" w:rsidRPr="00000000" w14:paraId="0000050B">
                  <w:pPr>
                    <w:pStyle w:val="Heading2"/>
                    <w:spacing w:after="240" w:before="240" w:lineRule="auto"/>
                    <w:rPr/>
                  </w:pPr>
                  <w:bookmarkStart w:colFirst="0" w:colLast="0" w:name="_j3unadwtgoqu" w:id="113"/>
                  <w:bookmarkEnd w:id="113"/>
                  <w:r w:rsidDel="00000000" w:rsidR="00000000" w:rsidRPr="00000000">
                    <w:rPr>
                      <w:rtl w:val="0"/>
                    </w:rPr>
                    <w:t xml:space="preserve">What This Relationship Tells Us About Climate Emotions</w:t>
                  </w:r>
                </w:p>
                <w:p w:rsidR="00000000" w:rsidDel="00000000" w:rsidP="00000000" w:rsidRDefault="00000000" w:rsidRPr="00000000" w14:paraId="0000050C">
                  <w:pPr>
                    <w:spacing w:after="240" w:before="240" w:lineRule="auto"/>
                    <w:rPr/>
                  </w:pPr>
                  <w:r w:rsidDel="00000000" w:rsidR="00000000" w:rsidRPr="00000000">
                    <w:rPr>
                      <w:rtl w:val="0"/>
                    </w:rPr>
                    <w:t xml:space="preserve">The emotional responses people have to climate change—such as anxiety, grief, and anger—can be both natural and adaptive, reflecting a rational reaction to environmental threats. At the same time, these emotions can pose significant challenges when they become chronic or overwhelm an individual’s capacity to cope.</w:t>
                  </w:r>
                </w:p>
                <w:p w:rsidR="00000000" w:rsidDel="00000000" w:rsidP="00000000" w:rsidRDefault="00000000" w:rsidRPr="00000000" w14:paraId="0000050D">
                  <w:pPr>
                    <w:spacing w:after="240" w:before="240" w:lineRule="auto"/>
                    <w:rPr>
                      <w:u w:val="single"/>
                    </w:rPr>
                  </w:pPr>
                  <w:r w:rsidDel="00000000" w:rsidR="00000000" w:rsidRPr="00000000">
                    <w:rPr>
                      <w:u w:val="single"/>
                      <w:rtl w:val="0"/>
                    </w:rPr>
                    <w:t xml:space="preserve">Below is an overview of key considerations that highlight how climate emotions can influence mental health, cultural identity, and pathways to resilience. </w:t>
                  </w:r>
                </w:p>
                <w:p w:rsidR="00000000" w:rsidDel="00000000" w:rsidP="00000000" w:rsidRDefault="00000000" w:rsidRPr="00000000" w14:paraId="0000050E">
                  <w:pPr>
                    <w:spacing w:after="240" w:before="240" w:lineRule="auto"/>
                    <w:rPr>
                      <w:color w:val="f4cccc"/>
                      <w:shd w:fill="990000" w:val="clear"/>
                    </w:rPr>
                  </w:pPr>
                  <w:r w:rsidDel="00000000" w:rsidR="00000000" w:rsidRPr="00000000">
                    <w:rPr>
                      <w:color w:val="f4cccc"/>
                      <w:shd w:fill="990000" w:val="clear"/>
                      <w:rtl w:val="0"/>
                    </w:rPr>
                    <w:t xml:space="preserve">[FLIP CARDS]</w:t>
                  </w:r>
                </w:p>
                <w:p w:rsidR="00000000" w:rsidDel="00000000" w:rsidP="00000000" w:rsidRDefault="00000000" w:rsidRPr="00000000" w14:paraId="0000050F">
                  <w:pPr>
                    <w:numPr>
                      <w:ilvl w:val="0"/>
                      <w:numId w:val="563"/>
                    </w:numPr>
                    <w:spacing w:after="0" w:afterAutospacing="0" w:before="240" w:lineRule="auto"/>
                    <w:ind w:left="720" w:hanging="360"/>
                    <w:rPr>
                      <w:b w:val="1"/>
                      <w:bCs w:val="1"/>
                    </w:rPr>
                  </w:pPr>
                  <w:r w:rsidDel="00000000" w:rsidR="00000000" w:rsidRPr="00000000">
                    <w:rPr>
                      <w:b w:val="1"/>
                      <w:bCs w:val="1"/>
                      <w:rtl w:val="0"/>
                    </w:rPr>
                    <w:t xml:space="preserve">Climate Emotions Are Normal and Adaptive</w:t>
                  </w:r>
                  <w:r w:rsidDel="00000000" w:rsidR="00000000" w:rsidRPr="00000000">
                    <w:rPr>
                      <w:rtl w:val="0"/>
                    </w:rPr>
                  </w:r>
                </w:p>
                <w:p w:rsidR="00000000" w:rsidDel="00000000" w:rsidP="00000000" w:rsidRDefault="00000000" w:rsidRPr="00000000" w14:paraId="00000510">
                  <w:pPr>
                    <w:numPr>
                      <w:ilvl w:val="1"/>
                      <w:numId w:val="563"/>
                    </w:numPr>
                    <w:spacing w:after="0" w:afterAutospacing="0" w:before="0" w:beforeAutospacing="0" w:lineRule="auto"/>
                    <w:ind w:left="1440" w:hanging="360"/>
                  </w:pPr>
                  <w:r w:rsidDel="00000000" w:rsidR="00000000" w:rsidRPr="00000000">
                    <w:rPr>
                      <w:rtl w:val="0"/>
                    </w:rPr>
                    <w:t xml:space="preserve">Emotions like climate anxiety, grief, and anger</w:t>
                  </w:r>
                  <w:ins w:author="Susan Clayton" w:id="193" w:date="2025-12-31T15:41:03Z">
                    <w:r w:rsidDel="00000000" w:rsidR="00000000" w:rsidRPr="00000000">
                      <w:rPr>
                        <w:rtl w:val="0"/>
                      </w:rPr>
                      <w:t xml:space="preserve">, if they don’t become too intense or overwhelming,</w:t>
                    </w:r>
                  </w:ins>
                  <w:r w:rsidDel="00000000" w:rsidR="00000000" w:rsidRPr="00000000">
                    <w:rPr>
                      <w:rtl w:val="0"/>
                    </w:rPr>
                    <w:t xml:space="preserve"> are rational responses to existential threats posed by environmental degradation.</w:t>
                  </w:r>
                </w:p>
                <w:p w:rsidR="00000000" w:rsidDel="00000000" w:rsidP="00000000" w:rsidRDefault="00000000" w:rsidRPr="00000000" w14:paraId="00000511">
                  <w:pPr>
                    <w:numPr>
                      <w:ilvl w:val="1"/>
                      <w:numId w:val="563"/>
                    </w:numPr>
                    <w:spacing w:after="0" w:afterAutospacing="0" w:before="0" w:beforeAutospacing="0" w:lineRule="auto"/>
                    <w:ind w:left="1440" w:hanging="360"/>
                  </w:pPr>
                  <w:r w:rsidDel="00000000" w:rsidR="00000000" w:rsidRPr="00000000">
                    <w:rPr>
                      <w:rtl w:val="0"/>
                    </w:rPr>
                    <w:t xml:space="preserve">Recognizing the validity of these emotions helps avoid pathologizing them.</w:t>
                  </w:r>
                </w:p>
                <w:p w:rsidR="00000000" w:rsidDel="00000000" w:rsidP="00000000" w:rsidRDefault="00000000" w:rsidRPr="00000000" w14:paraId="00000512">
                  <w:pPr>
                    <w:numPr>
                      <w:ilvl w:val="1"/>
                      <w:numId w:val="563"/>
                    </w:numPr>
                    <w:spacing w:after="0" w:afterAutospacing="0" w:before="0" w:beforeAutospacing="0" w:lineRule="auto"/>
                    <w:ind w:left="1440" w:hanging="360"/>
                  </w:pPr>
                  <w:r w:rsidDel="00000000" w:rsidR="00000000" w:rsidRPr="00000000">
                    <w:rPr>
                      <w:rtl w:val="0"/>
                    </w:rPr>
                    <w:t xml:space="preserve">They can drive collective action and foster environmental engagement.</w:t>
                  </w:r>
                </w:p>
                <w:p w:rsidR="00000000" w:rsidDel="00000000" w:rsidP="00000000" w:rsidRDefault="00000000" w:rsidRPr="00000000" w14:paraId="00000513">
                  <w:pPr>
                    <w:numPr>
                      <w:ilvl w:val="0"/>
                      <w:numId w:val="563"/>
                    </w:numPr>
                    <w:spacing w:after="0" w:afterAutospacing="0" w:before="0" w:beforeAutospacing="0" w:lineRule="auto"/>
                    <w:ind w:left="720" w:hanging="360"/>
                    <w:rPr>
                      <w:b w:val="1"/>
                      <w:bCs w:val="1"/>
                    </w:rPr>
                  </w:pPr>
                  <w:r w:rsidDel="00000000" w:rsidR="00000000" w:rsidRPr="00000000">
                    <w:rPr>
                      <w:b w:val="1"/>
                      <w:bCs w:val="1"/>
                      <w:rtl w:val="0"/>
                    </w:rPr>
                    <w:t xml:space="preserve">Prolonged or Unregulated Climate Emotions</w:t>
                  </w:r>
                  <w:r w:rsidDel="00000000" w:rsidR="00000000" w:rsidRPr="00000000">
                    <w:rPr>
                      <w:rtl w:val="0"/>
                    </w:rPr>
                  </w:r>
                </w:p>
                <w:p w:rsidR="00000000" w:rsidDel="00000000" w:rsidP="00000000" w:rsidRDefault="00000000" w:rsidRPr="00000000" w14:paraId="00000514">
                  <w:pPr>
                    <w:numPr>
                      <w:ilvl w:val="1"/>
                      <w:numId w:val="563"/>
                    </w:numPr>
                    <w:spacing w:after="0" w:afterAutospacing="0" w:before="0" w:beforeAutospacing="0" w:lineRule="auto"/>
                    <w:ind w:left="1440" w:hanging="360"/>
                  </w:pPr>
                  <w:r w:rsidDel="00000000" w:rsidR="00000000" w:rsidRPr="00000000">
                    <w:rPr>
                      <w:rtl w:val="0"/>
                    </w:rPr>
                    <w:t xml:space="preserve">Chronic or unmanageable climate feelings can increase the risk for anxiety disorders, depression, or other forms of eco-trauma.</w:t>
                  </w:r>
                </w:p>
                <w:p w:rsidR="00000000" w:rsidDel="00000000" w:rsidP="00000000" w:rsidRDefault="00000000" w:rsidRPr="00000000" w14:paraId="00000515">
                  <w:pPr>
                    <w:numPr>
                      <w:ilvl w:val="1"/>
                      <w:numId w:val="563"/>
                    </w:numPr>
                    <w:spacing w:after="0" w:afterAutospacing="0" w:before="0" w:beforeAutospacing="0" w:lineRule="auto"/>
                    <w:ind w:left="1440" w:hanging="360"/>
                  </w:pPr>
                  <w:r w:rsidDel="00000000" w:rsidR="00000000" w:rsidRPr="00000000">
                    <w:rPr>
                      <w:rtl w:val="0"/>
                    </w:rPr>
                    <w:t xml:space="preserve">Populations directly affected by extreme weather events or those with limited resources are particularly vulnerable.</w:t>
                  </w:r>
                </w:p>
                <w:p w:rsidR="00000000" w:rsidDel="00000000" w:rsidP="00000000" w:rsidRDefault="00000000" w:rsidRPr="00000000" w14:paraId="00000516">
                  <w:pPr>
                    <w:numPr>
                      <w:ilvl w:val="0"/>
                      <w:numId w:val="563"/>
                    </w:numPr>
                    <w:spacing w:after="0" w:afterAutospacing="0" w:before="0" w:beforeAutospacing="0" w:lineRule="auto"/>
                    <w:ind w:left="720" w:hanging="360"/>
                    <w:rPr>
                      <w:b w:val="1"/>
                      <w:bCs w:val="1"/>
                    </w:rPr>
                  </w:pPr>
                  <w:r w:rsidDel="00000000" w:rsidR="00000000" w:rsidRPr="00000000">
                    <w:rPr>
                      <w:b w:val="1"/>
                      <w:bCs w:val="1"/>
                      <w:rtl w:val="0"/>
                    </w:rPr>
                    <w:t xml:space="preserve">Intersection with Identity and Culture</w:t>
                  </w:r>
                  <w:r w:rsidDel="00000000" w:rsidR="00000000" w:rsidRPr="00000000">
                    <w:rPr>
                      <w:rtl w:val="0"/>
                    </w:rPr>
                  </w:r>
                </w:p>
                <w:p w:rsidR="00000000" w:rsidDel="00000000" w:rsidP="00000000" w:rsidRDefault="00000000" w:rsidRPr="00000000" w14:paraId="00000517">
                  <w:pPr>
                    <w:numPr>
                      <w:ilvl w:val="1"/>
                      <w:numId w:val="563"/>
                    </w:numPr>
                    <w:spacing w:after="0" w:afterAutospacing="0" w:before="0" w:beforeAutospacing="0" w:lineRule="auto"/>
                    <w:ind w:left="1440" w:hanging="360"/>
                  </w:pPr>
                  <w:del w:author="Mike Marchand" w:id="194" w:date="2025-11-30T21:52:44Z">
                    <w:commentRangeStart w:id="140"/>
                    <w:r w:rsidDel="00000000" w:rsidR="00000000" w:rsidRPr="00000000">
                      <w:rPr>
                        <w:rtl w:val="0"/>
                      </w:rPr>
                      <w:delText xml:space="preserve">Certain</w:delText>
                    </w:r>
                  </w:del>
                  <w:commentRangeEnd w:id="140"/>
                  <w:r w:rsidDel="00000000" w:rsidR="00000000" w:rsidRPr="00000000">
                    <w:commentReference w:id="140"/>
                  </w:r>
                  <w:r w:rsidDel="00000000" w:rsidR="00000000" w:rsidRPr="00000000">
                    <w:rPr>
                      <w:rtl w:val="0"/>
                    </w:rPr>
                    <w:t xml:space="preserve"> </w:t>
                  </w:r>
                  <w:del w:author="Mike Marchand" w:id="195" w:date="2025-11-30T21:52:52Z">
                    <w:r w:rsidDel="00000000" w:rsidR="00000000" w:rsidRPr="00000000">
                      <w:rPr>
                        <w:rtl w:val="0"/>
                      </w:rPr>
                      <w:delText xml:space="preserve">g</w:delText>
                    </w:r>
                  </w:del>
                  <w:ins w:author="Mike Marchand" w:id="195" w:date="2025-11-30T21:52:52Z">
                    <w:r w:rsidDel="00000000" w:rsidR="00000000" w:rsidRPr="00000000">
                      <w:rPr>
                        <w:rtl w:val="0"/>
                      </w:rPr>
                      <w:t xml:space="preserve"> Individuals and G</w:t>
                    </w:r>
                  </w:ins>
                  <w:r w:rsidDel="00000000" w:rsidR="00000000" w:rsidRPr="00000000">
                    <w:rPr>
                      <w:rtl w:val="0"/>
                    </w:rPr>
                    <w:t xml:space="preserve">roups, such as Indigenous communities or farmers, may experience solastalgia — distress from environmental loss of home or land.</w:t>
                  </w:r>
                </w:p>
                <w:p w:rsidR="00000000" w:rsidDel="00000000" w:rsidP="00000000" w:rsidRDefault="00000000" w:rsidRPr="00000000" w14:paraId="00000518">
                  <w:pPr>
                    <w:numPr>
                      <w:ilvl w:val="1"/>
                      <w:numId w:val="563"/>
                    </w:numPr>
                    <w:spacing w:after="0" w:afterAutospacing="0" w:before="0" w:beforeAutospacing="0" w:lineRule="auto"/>
                    <w:ind w:left="1440" w:hanging="360"/>
                  </w:pPr>
                  <w:r w:rsidDel="00000000" w:rsidR="00000000" w:rsidRPr="00000000">
                    <w:rPr>
                      <w:rtl w:val="0"/>
                    </w:rPr>
                    <w:t xml:space="preserve">Cultural</w:t>
                  </w:r>
                  <w:ins w:author="Kelly Guilbeau" w:id="196" w:date="2025-12-02T18:22:18Z">
                    <w:r w:rsidDel="00000000" w:rsidR="00000000" w:rsidRPr="00000000">
                      <w:rPr>
                        <w:rtl w:val="0"/>
                      </w:rPr>
                      <w:t xml:space="preserve">, professional,</w:t>
                    </w:r>
                  </w:ins>
                  <w:r w:rsidDel="00000000" w:rsidR="00000000" w:rsidRPr="00000000">
                    <w:rPr>
                      <w:rtl w:val="0"/>
                    </w:rPr>
                    <w:t xml:space="preserve"> and generational ties to the environment can intensify emotional responses to ecological changes.</w:t>
                  </w:r>
                </w:p>
                <w:p w:rsidR="00000000" w:rsidDel="00000000" w:rsidP="00000000" w:rsidRDefault="00000000" w:rsidRPr="00000000" w14:paraId="00000519">
                  <w:pPr>
                    <w:numPr>
                      <w:ilvl w:val="0"/>
                      <w:numId w:val="563"/>
                    </w:numPr>
                    <w:spacing w:after="0" w:afterAutospacing="0" w:before="0" w:beforeAutospacing="0" w:lineRule="auto"/>
                    <w:ind w:left="720" w:hanging="360"/>
                    <w:rPr>
                      <w:b w:val="1"/>
                      <w:bCs w:val="1"/>
                    </w:rPr>
                  </w:pPr>
                  <w:r w:rsidDel="00000000" w:rsidR="00000000" w:rsidRPr="00000000">
                    <w:rPr>
                      <w:b w:val="1"/>
                      <w:bCs w:val="1"/>
                      <w:rtl w:val="0"/>
                    </w:rPr>
                    <w:t xml:space="preserve">Resilience and Emotional Coping</w:t>
                  </w:r>
                  <w:r w:rsidDel="00000000" w:rsidR="00000000" w:rsidRPr="00000000">
                    <w:rPr>
                      <w:rtl w:val="0"/>
                    </w:rPr>
                  </w:r>
                </w:p>
                <w:p w:rsidR="00000000" w:rsidDel="00000000" w:rsidP="00000000" w:rsidRDefault="00000000" w:rsidRPr="00000000" w14:paraId="0000051A">
                  <w:pPr>
                    <w:numPr>
                      <w:ilvl w:val="1"/>
                      <w:numId w:val="563"/>
                    </w:numPr>
                    <w:spacing w:after="0" w:afterAutospacing="0" w:before="0" w:beforeAutospacing="0" w:lineRule="auto"/>
                    <w:ind w:left="1440" w:hanging="360"/>
                  </w:pPr>
                  <w:r w:rsidDel="00000000" w:rsidR="00000000" w:rsidRPr="00000000">
                    <w:rPr>
                      <w:rtl w:val="0"/>
                    </w:rPr>
                    <w:t xml:space="preserve">Emotional regulation techniques, community action, and environmental activism can transform distress into </w:t>
                  </w:r>
                  <w:ins w:author="Kelly Guilbeau" w:id="197" w:date="2025-12-02T18:22:49Z">
                    <w:r w:rsidDel="00000000" w:rsidR="00000000" w:rsidRPr="00000000">
                      <w:rPr>
                        <w:rtl w:val="0"/>
                      </w:rPr>
                      <w:t xml:space="preserve">active </w:t>
                    </w:r>
                  </w:ins>
                  <w:r w:rsidDel="00000000" w:rsidR="00000000" w:rsidRPr="00000000">
                    <w:rPr>
                      <w:rtl w:val="0"/>
                    </w:rPr>
                    <w:t xml:space="preserve">hope and resilience.</w:t>
                  </w:r>
                </w:p>
                <w:p w:rsidR="00000000" w:rsidDel="00000000" w:rsidP="00000000" w:rsidRDefault="00000000" w:rsidRPr="00000000" w14:paraId="0000051B">
                  <w:pPr>
                    <w:numPr>
                      <w:ilvl w:val="1"/>
                      <w:numId w:val="563"/>
                    </w:numPr>
                    <w:spacing w:after="0" w:afterAutospacing="0" w:before="0" w:beforeAutospacing="0" w:lineRule="auto"/>
                    <w:ind w:left="1440" w:hanging="360"/>
                  </w:pPr>
                  <w:r w:rsidDel="00000000" w:rsidR="00000000" w:rsidRPr="00000000">
                    <w:rPr>
                      <w:rtl w:val="0"/>
                    </w:rPr>
                    <w:t xml:space="preserve">Addressing climate threats collectively reduces emotional isolation and protects mental health.</w:t>
                  </w:r>
                </w:p>
                <w:p w:rsidR="00000000" w:rsidDel="00000000" w:rsidP="00000000" w:rsidRDefault="00000000" w:rsidRPr="00000000" w14:paraId="0000051C">
                  <w:pPr>
                    <w:numPr>
                      <w:ilvl w:val="0"/>
                      <w:numId w:val="563"/>
                    </w:numPr>
                    <w:spacing w:after="0" w:afterAutospacing="0" w:before="0" w:beforeAutospacing="0" w:lineRule="auto"/>
                    <w:ind w:left="720" w:hanging="360"/>
                    <w:rPr>
                      <w:b w:val="1"/>
                      <w:bCs w:val="1"/>
                    </w:rPr>
                  </w:pPr>
                  <w:r w:rsidDel="00000000" w:rsidR="00000000" w:rsidRPr="00000000">
                    <w:rPr>
                      <w:b w:val="1"/>
                      <w:bCs w:val="1"/>
                      <w:rtl w:val="0"/>
                    </w:rPr>
                    <w:t xml:space="preserve">Implications for Mental and Public Health</w:t>
                  </w:r>
                  <w:r w:rsidDel="00000000" w:rsidR="00000000" w:rsidRPr="00000000">
                    <w:rPr>
                      <w:rtl w:val="0"/>
                    </w:rPr>
                  </w:r>
                </w:p>
                <w:p w:rsidR="00000000" w:rsidDel="00000000" w:rsidP="00000000" w:rsidRDefault="00000000" w:rsidRPr="00000000" w14:paraId="0000051D">
                  <w:pPr>
                    <w:numPr>
                      <w:ilvl w:val="1"/>
                      <w:numId w:val="563"/>
                    </w:numPr>
                    <w:spacing w:after="0" w:afterAutospacing="0" w:before="0" w:beforeAutospacing="0" w:lineRule="auto"/>
                    <w:ind w:left="1440" w:hanging="360"/>
                  </w:pPr>
                  <w:r w:rsidDel="00000000" w:rsidR="00000000" w:rsidRPr="00000000">
                    <w:rPr>
                      <w:rtl w:val="0"/>
                    </w:rPr>
                    <w:t xml:space="preserve">Validating climate emotions as legitimate responses to real crises de-stigmatizes individuals’ experiences.</w:t>
                  </w:r>
                </w:p>
                <w:p w:rsidR="00000000" w:rsidDel="00000000" w:rsidP="00000000" w:rsidRDefault="00000000" w:rsidRPr="00000000" w14:paraId="0000051E">
                  <w:pPr>
                    <w:numPr>
                      <w:ilvl w:val="1"/>
                      <w:numId w:val="563"/>
                    </w:numPr>
                    <w:spacing w:after="0" w:afterAutospacing="0" w:before="0" w:beforeAutospacing="0" w:lineRule="auto"/>
                    <w:ind w:left="1440" w:hanging="360"/>
                  </w:pPr>
                  <w:r w:rsidDel="00000000" w:rsidR="00000000" w:rsidRPr="00000000">
                    <w:rPr>
                      <w:rtl w:val="0"/>
                    </w:rPr>
                    <w:t xml:space="preserve">Climate-aware therapy and community support can strengthen coping and encourage constructive engagement.</w:t>
                  </w:r>
                </w:p>
                <w:p w:rsidR="00000000" w:rsidDel="00000000" w:rsidP="00000000" w:rsidRDefault="00000000" w:rsidRPr="00000000" w14:paraId="0000051F">
                  <w:pPr>
                    <w:numPr>
                      <w:ilvl w:val="1"/>
                      <w:numId w:val="563"/>
                    </w:numPr>
                    <w:spacing w:after="240" w:before="0" w:beforeAutospacing="0" w:lineRule="auto"/>
                    <w:ind w:left="1440" w:hanging="360"/>
                  </w:pPr>
                  <w:r w:rsidDel="00000000" w:rsidR="00000000" w:rsidRPr="00000000">
                    <w:rPr>
                      <w:rtl w:val="0"/>
                    </w:rPr>
                    <w:t xml:space="preserve">Policymakers and educators can help by addressing climate-related stress in public health strategies and curricula.</w:t>
                  </w:r>
                </w:p>
                <w:p w:rsidR="00000000" w:rsidDel="00000000" w:rsidP="00000000" w:rsidRDefault="00000000" w:rsidRPr="00000000" w14:paraId="00000520">
                  <w:pPr>
                    <w:spacing w:after="240" w:before="240" w:lineRule="auto"/>
                    <w:rPr>
                      <w:color w:val="f4cccc"/>
                      <w:shd w:fill="990000" w:val="clear"/>
                    </w:rPr>
                  </w:pPr>
                  <w:r w:rsidDel="00000000" w:rsidR="00000000" w:rsidRPr="00000000">
                    <w:rPr>
                      <w:color w:val="f4cccc"/>
                      <w:shd w:fill="990000" w:val="clear"/>
                      <w:rtl w:val="0"/>
                    </w:rPr>
                    <w:t xml:space="preserve">[END FLIP CARDS]</w:t>
                  </w:r>
                </w:p>
                <w:p w:rsidR="00000000" w:rsidDel="00000000" w:rsidP="00000000" w:rsidRDefault="00000000" w:rsidRPr="00000000" w14:paraId="00000521">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522">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0523">
            <w:pPr>
              <w:widowControl w:val="0"/>
              <w:spacing w:line="240" w:lineRule="auto"/>
              <w:rPr>
                <w:b w:val="1"/>
                <w:bCs w:val="1"/>
              </w:rPr>
            </w:pPr>
            <w:r w:rsidDel="00000000" w:rsidR="00000000" w:rsidRPr="00000000">
              <w:rPr>
                <w:b w:val="1"/>
                <w:bCs w:val="1"/>
                <w:rtl w:val="0"/>
              </w:rPr>
              <w:t xml:space="preserve">Indigenous Perspectives</w:t>
            </w:r>
          </w:p>
        </w:tc>
        <w:tc>
          <w:tcPr>
            <w:shd w:fill="d9d2e9" w:val="clear"/>
          </w:tcPr>
          <w:p w:rsidR="00000000" w:rsidDel="00000000" w:rsidP="00000000" w:rsidRDefault="00000000" w:rsidRPr="00000000" w14:paraId="00000524">
            <w:pPr>
              <w:spacing w:after="240" w:before="240" w:lineRule="auto"/>
              <w:rPr/>
            </w:pPr>
            <w:r w:rsidDel="00000000" w:rsidR="00000000" w:rsidRPr="00000000">
              <w:rPr>
                <w:rtl w:val="0"/>
              </w:rPr>
              <w:t xml:space="preserve">As you reflect on how to distinguish </w:t>
            </w:r>
            <w:del w:author="Mike Marchand" w:id="198" w:date="2025-11-30T21:55:48Z">
              <w:r w:rsidDel="00000000" w:rsidR="00000000" w:rsidRPr="00000000">
                <w:rPr>
                  <w:rtl w:val="0"/>
                </w:rPr>
                <w:delText xml:space="preserve">natural </w:delText>
              </w:r>
            </w:del>
            <w:r w:rsidDel="00000000" w:rsidR="00000000" w:rsidRPr="00000000">
              <w:rPr>
                <w:rtl w:val="0"/>
              </w:rPr>
              <w:t xml:space="preserve">emotional responses from mental health conditions, it is important to recognize that in many Indigenous cultures, emotions such as grief, rage, and anxiety are understood not as symptoms of disorder but as meaningful and valid responses to lived experience, especially in the face of environmental loss, injustice, and ongoing colonial impacts. These emotions are often interpreted through the lens of community history, land-based knowledge, and intergenerational responsibility. Rather than pathologizing strong emotional responses, many Indigenous teachings see them as calls to action, reflection, and ceremony.</w:t>
            </w:r>
            <w:ins w:author="Mike Marchand" w:id="199" w:date="2025-11-30T21:56:42Z">
              <w:r w:rsidDel="00000000" w:rsidR="00000000" w:rsidRPr="00000000">
                <w:rPr>
                  <w:rtl w:val="0"/>
                </w:rPr>
                <w:t xml:space="preserve"> Examples?</w:t>
              </w:r>
            </w:ins>
            <w:r w:rsidDel="00000000" w:rsidR="00000000" w:rsidRPr="00000000">
              <w:rPr>
                <w:rtl w:val="0"/>
              </w:rPr>
            </w:r>
          </w:p>
          <w:p w:rsidR="00000000" w:rsidDel="00000000" w:rsidP="00000000" w:rsidRDefault="00000000" w:rsidRPr="00000000" w14:paraId="00000525">
            <w:pPr>
              <w:spacing w:after="240" w:before="240" w:lineRule="auto"/>
              <w:rPr/>
            </w:pPr>
            <w:r w:rsidDel="00000000" w:rsidR="00000000" w:rsidRPr="00000000">
              <w:rPr>
                <w:rtl w:val="0"/>
              </w:rPr>
              <w:t xml:space="preserve">Cultural and spiritual context plays a central role in understanding and responding to distress. For example, grief over land degradation may be expressed not only as sadness but also through cultural practices of mourning and renewal. Anger about environmental destruction may be linked to stories of responsibility and protection, grounding that emotion in cultural teachings rather than clinical diagnosis. Spiritual connection to place and ancestors can provide guidance for navigating overwhelming feelings and restoring emotional balance.</w:t>
            </w:r>
          </w:p>
          <w:p w:rsidR="00000000" w:rsidDel="00000000" w:rsidP="00000000" w:rsidRDefault="00000000" w:rsidRPr="00000000" w14:paraId="00000526">
            <w:pPr>
              <w:spacing w:after="240" w:before="240" w:lineRule="auto"/>
              <w:rPr/>
            </w:pPr>
            <w:r w:rsidDel="00000000" w:rsidR="00000000" w:rsidRPr="00000000">
              <w:rPr>
                <w:rtl w:val="0"/>
              </w:rPr>
              <w:t xml:space="preserve">From this perspective, emotional health is not simply about the absence of disorder but about being in good relation with land, community, and spirit. Indigenous knowledge systems remind us that healing often begins not with labeling an emotion as a problem, but with understanding where it comes from and how it connects to the broader story of who we are and what we are called to care for. This approach complements the module's emphasis on avoiding over-pathologization and reinforces the importance of culturally grounded mental health responses in a changing climate.</w:t>
            </w:r>
            <w:commentRangeStart w:id="141"/>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0527">
            <w:pPr>
              <w:widowControl w:val="0"/>
              <w:spacing w:line="240" w:lineRule="auto"/>
              <w:rPr>
                <w:b w:val="1"/>
                <w:bCs w:val="1"/>
              </w:rPr>
            </w:pPr>
            <w:commentRangeEnd w:id="141"/>
            <w:r w:rsidDel="00000000" w:rsidR="00000000" w:rsidRPr="00000000">
              <w:commentReference w:id="141"/>
            </w: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0528">
            <w:pPr>
              <w:numPr>
                <w:ilvl w:val="0"/>
                <w:numId w:val="101"/>
              </w:numPr>
              <w:spacing w:after="0" w:afterAutospacing="0" w:before="240" w:lineRule="auto"/>
              <w:ind w:left="720" w:hanging="360"/>
            </w:pPr>
            <w:r w:rsidDel="00000000" w:rsidR="00000000" w:rsidRPr="00000000">
              <w:rPr>
                <w:rtl w:val="0"/>
              </w:rPr>
              <w:t xml:space="preserve">Emotions are transient and adaptive responses, whereas mental health conditions cause significant ongoing impairments in daily functioning.</w:t>
            </w:r>
          </w:p>
          <w:p w:rsidR="00000000" w:rsidDel="00000000" w:rsidP="00000000" w:rsidRDefault="00000000" w:rsidRPr="00000000" w14:paraId="00000529">
            <w:pPr>
              <w:numPr>
                <w:ilvl w:val="0"/>
                <w:numId w:val="101"/>
              </w:numPr>
              <w:spacing w:after="0" w:afterAutospacing="0" w:before="0" w:beforeAutospacing="0" w:lineRule="auto"/>
              <w:ind w:left="720" w:hanging="360"/>
            </w:pPr>
            <w:r w:rsidDel="00000000" w:rsidR="00000000" w:rsidRPr="00000000">
              <w:rPr>
                <w:rtl w:val="0"/>
              </w:rPr>
              <w:t xml:space="preserve">Climate change amplifies emotional reactions (e.g., climate anxiety, solastalgia), but these emotions are not inherently pathological.</w:t>
            </w:r>
          </w:p>
          <w:p w:rsidR="00000000" w:rsidDel="00000000" w:rsidP="00000000" w:rsidRDefault="00000000" w:rsidRPr="00000000" w14:paraId="0000052A">
            <w:pPr>
              <w:numPr>
                <w:ilvl w:val="0"/>
                <w:numId w:val="101"/>
              </w:numPr>
              <w:spacing w:after="0" w:afterAutospacing="0" w:before="0" w:beforeAutospacing="0" w:lineRule="auto"/>
              <w:ind w:left="720" w:hanging="360"/>
            </w:pPr>
            <w:r w:rsidDel="00000000" w:rsidR="00000000" w:rsidRPr="00000000">
              <w:rPr>
                <w:rtl w:val="0"/>
              </w:rPr>
              <w:t xml:space="preserve">Chronic worry or trauma responses that impede daily functioning may signal a mental health condition such as GAD or PTSD.</w:t>
            </w:r>
          </w:p>
          <w:p w:rsidR="00000000" w:rsidDel="00000000" w:rsidP="00000000" w:rsidRDefault="00000000" w:rsidRPr="00000000" w14:paraId="0000052B">
            <w:pPr>
              <w:numPr>
                <w:ilvl w:val="0"/>
                <w:numId w:val="101"/>
              </w:numPr>
              <w:spacing w:after="0" w:afterAutospacing="0" w:before="0" w:beforeAutospacing="0" w:lineRule="auto"/>
              <w:ind w:left="720" w:hanging="360"/>
            </w:pPr>
            <w:r w:rsidDel="00000000" w:rsidR="00000000" w:rsidRPr="00000000">
              <w:rPr>
                <w:rtl w:val="0"/>
              </w:rPr>
              <w:t xml:space="preserve">Strategies like emotional regulation, community support, and activism can transform climate-related distress into hope and prevent mental health deterioration.</w:t>
            </w:r>
          </w:p>
          <w:p w:rsidR="00000000" w:rsidDel="00000000" w:rsidP="00000000" w:rsidRDefault="00000000" w:rsidRPr="00000000" w14:paraId="0000052C">
            <w:pPr>
              <w:numPr>
                <w:ilvl w:val="0"/>
                <w:numId w:val="101"/>
              </w:numPr>
              <w:spacing w:after="0" w:afterAutospacing="0" w:before="0" w:beforeAutospacing="0" w:lineRule="auto"/>
              <w:ind w:left="720" w:hanging="360"/>
            </w:pPr>
            <w:r w:rsidDel="00000000" w:rsidR="00000000" w:rsidRPr="00000000">
              <w:rPr>
                <w:rtl w:val="0"/>
              </w:rPr>
              <w:t xml:space="preserve">Recognizing cultural, identity-based, and community factors is crucial for effectively supporting those deeply affected by climate change.</w:t>
            </w:r>
          </w:p>
          <w:p w:rsidR="00000000" w:rsidDel="00000000" w:rsidP="00000000" w:rsidRDefault="00000000" w:rsidRPr="00000000" w14:paraId="0000052D">
            <w:pPr>
              <w:numPr>
                <w:ilvl w:val="0"/>
                <w:numId w:val="101"/>
              </w:numPr>
              <w:spacing w:after="240" w:before="0" w:beforeAutospacing="0" w:lineRule="auto"/>
              <w:ind w:left="720" w:hanging="360"/>
            </w:pPr>
            <w:r w:rsidDel="00000000" w:rsidR="00000000" w:rsidRPr="00000000">
              <w:rPr>
                <w:rtl w:val="0"/>
              </w:rPr>
              <w:t xml:space="preserve">In many Indigenous cultures, emotional wellbeing is about staying in a balanced relationship with land, community and spirit rather than labeling natural feelings as disorders.</w:t>
            </w:r>
          </w:p>
          <w:p w:rsidR="00000000" w:rsidDel="00000000" w:rsidP="00000000" w:rsidRDefault="00000000" w:rsidRPr="00000000" w14:paraId="0000052E">
            <w:pPr>
              <w:spacing w:after="240" w:before="240" w:lineRule="auto"/>
              <w:rPr/>
            </w:pPr>
            <w:r w:rsidDel="00000000" w:rsidR="00000000" w:rsidRPr="00000000">
              <w:rPr>
                <w:rtl w:val="0"/>
              </w:rPr>
              <w:t xml:space="preserve">By understanding where normal emotional responses end and mental health diagnoses begin, we can better validate the natural spectrum of climate emotions while ensuring proper support is available for those most at risk. This nuanced perspective allows us to protect both individual and collective well-being in the face of an ever-evolving climate reality.</w:t>
            </w:r>
          </w:p>
          <w:p w:rsidR="00000000" w:rsidDel="00000000" w:rsidP="00000000" w:rsidRDefault="00000000" w:rsidRPr="00000000" w14:paraId="0000052F">
            <w:pPr>
              <w:widowControl w:val="0"/>
              <w:spacing w:line="240" w:lineRule="auto"/>
              <w:rPr/>
            </w:pPr>
            <w:r w:rsidDel="00000000" w:rsidR="00000000" w:rsidRPr="00000000">
              <w:rPr>
                <w:rtl w:val="0"/>
              </w:rPr>
            </w:r>
          </w:p>
        </w:tc>
      </w:tr>
      <w:tr>
        <w:trPr>
          <w:cantSplit w:val="0"/>
          <w:tblHeader w:val="0"/>
        </w:trPr>
        <w:tc>
          <w:tcPr>
            <w:shd w:fill="a4c2f4" w:val="clear"/>
          </w:tcPr>
          <w:p w:rsidR="00000000" w:rsidDel="00000000" w:rsidP="00000000" w:rsidRDefault="00000000" w:rsidRPr="00000000" w14:paraId="00000530">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0531">
            <w:pPr>
              <w:spacing w:after="240" w:before="240" w:lineRule="auto"/>
              <w:rPr/>
            </w:pPr>
            <w:r w:rsidDel="00000000" w:rsidR="00000000" w:rsidRPr="00000000">
              <w:rPr>
                <w:rtl w:val="0"/>
              </w:rPr>
              <w:t xml:space="preserve">Below are active learning activities that you can use to enhance your learning experience for the content presented in this module. One version is designed to be done on your own and the other is designed to be done with others.</w:t>
            </w:r>
            <w:r w:rsidDel="00000000" w:rsidR="00000000" w:rsidRPr="00000000">
              <w:rPr>
                <w:rtl w:val="0"/>
              </w:rPr>
            </w:r>
          </w:p>
          <w:p w:rsidR="00000000" w:rsidDel="00000000" w:rsidP="00000000" w:rsidRDefault="00000000" w:rsidRPr="00000000" w14:paraId="00000532">
            <w:pPr>
              <w:pStyle w:val="Heading2"/>
              <w:spacing w:after="240" w:before="240" w:lineRule="auto"/>
              <w:rPr/>
            </w:pPr>
            <w:bookmarkStart w:colFirst="0" w:colLast="0" w:name="_jiwp9n5j177y" w:id="114"/>
            <w:bookmarkEnd w:id="114"/>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0533">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Learners will explore the continuum between normal emotional responses to climate change and mental health challenges, focusing on how emotions can evolve into diagnosable conditions and what strategies can support emotional resilience.</w:t>
            </w:r>
          </w:p>
          <w:p w:rsidR="00000000" w:rsidDel="00000000" w:rsidP="00000000" w:rsidRDefault="00000000" w:rsidRPr="00000000" w14:paraId="00000534">
            <w:pPr>
              <w:spacing w:after="240" w:before="240" w:lineRule="auto"/>
              <w:rPr>
                <w:u w:val="single"/>
              </w:rPr>
            </w:pPr>
            <w:r w:rsidDel="00000000" w:rsidR="00000000" w:rsidRPr="00000000">
              <w:rPr>
                <w:u w:val="single"/>
                <w:rtl w:val="0"/>
              </w:rPr>
              <w:t xml:space="preserve">Instructions:</w:t>
            </w:r>
          </w:p>
          <w:p w:rsidR="00000000" w:rsidDel="00000000" w:rsidP="00000000" w:rsidRDefault="00000000" w:rsidRPr="00000000" w14:paraId="00000535">
            <w:pPr>
              <w:numPr>
                <w:ilvl w:val="0"/>
                <w:numId w:val="328"/>
              </w:numPr>
              <w:spacing w:after="0" w:afterAutospacing="0" w:before="240" w:lineRule="auto"/>
              <w:ind w:left="720" w:hanging="360"/>
            </w:pPr>
            <w:r w:rsidDel="00000000" w:rsidR="00000000" w:rsidRPr="00000000">
              <w:rPr>
                <w:b w:val="1"/>
                <w:bCs w:val="1"/>
                <w:rtl w:val="0"/>
              </w:rPr>
              <w:t xml:space="preserve">Reflect on Climate Emotions:</w:t>
            </w:r>
          </w:p>
          <w:p w:rsidR="00000000" w:rsidDel="00000000" w:rsidP="00000000" w:rsidRDefault="00000000" w:rsidRPr="00000000" w14:paraId="00000536">
            <w:pPr>
              <w:numPr>
                <w:ilvl w:val="1"/>
                <w:numId w:val="328"/>
              </w:numPr>
              <w:spacing w:after="0" w:afterAutospacing="0" w:before="0" w:beforeAutospacing="0" w:lineRule="auto"/>
              <w:ind w:left="1440" w:hanging="360"/>
            </w:pPr>
            <w:r w:rsidDel="00000000" w:rsidR="00000000" w:rsidRPr="00000000">
              <w:rPr>
                <w:rtl w:val="0"/>
              </w:rPr>
              <w:t xml:space="preserve">Think about common emotional responses to climate change (e.g., fear, grief, hope, anxiety, anger). Write a list of at least five emotions you believe people might experience when faced with environmental challenges or climate-related events.</w:t>
            </w:r>
          </w:p>
          <w:p w:rsidR="00000000" w:rsidDel="00000000" w:rsidP="00000000" w:rsidRDefault="00000000" w:rsidRPr="00000000" w14:paraId="00000537">
            <w:pPr>
              <w:numPr>
                <w:ilvl w:val="0"/>
                <w:numId w:val="328"/>
              </w:numPr>
              <w:spacing w:after="0" w:afterAutospacing="0" w:before="0" w:beforeAutospacing="0" w:lineRule="auto"/>
              <w:ind w:left="720" w:hanging="360"/>
            </w:pPr>
            <w:r w:rsidDel="00000000" w:rsidR="00000000" w:rsidRPr="00000000">
              <w:rPr>
                <w:b w:val="1"/>
                <w:bCs w:val="1"/>
                <w:rtl w:val="0"/>
              </w:rPr>
              <w:t xml:space="preserve">Differentiate Between Emotion and Disorder:</w:t>
            </w:r>
          </w:p>
          <w:p w:rsidR="00000000" w:rsidDel="00000000" w:rsidP="00000000" w:rsidRDefault="00000000" w:rsidRPr="00000000" w14:paraId="00000538">
            <w:pPr>
              <w:numPr>
                <w:ilvl w:val="1"/>
                <w:numId w:val="328"/>
              </w:numPr>
              <w:spacing w:after="0" w:afterAutospacing="0" w:before="0" w:beforeAutospacing="0" w:lineRule="auto"/>
              <w:ind w:left="1440" w:hanging="360"/>
            </w:pPr>
            <w:r w:rsidDel="00000000" w:rsidR="00000000" w:rsidRPr="00000000">
              <w:rPr>
                <w:rtl w:val="0"/>
              </w:rPr>
              <w:t xml:space="preserve">For each emotion, consider the following:</w:t>
            </w:r>
          </w:p>
          <w:p w:rsidR="00000000" w:rsidDel="00000000" w:rsidP="00000000" w:rsidRDefault="00000000" w:rsidRPr="00000000" w14:paraId="00000539">
            <w:pPr>
              <w:numPr>
                <w:ilvl w:val="2"/>
                <w:numId w:val="328"/>
              </w:numPr>
              <w:spacing w:after="0" w:afterAutospacing="0" w:before="0" w:beforeAutospacing="0" w:lineRule="auto"/>
              <w:ind w:left="2160" w:hanging="360"/>
            </w:pPr>
            <w:r w:rsidDel="00000000" w:rsidR="00000000" w:rsidRPr="00000000">
              <w:rPr>
                <w:rtl w:val="0"/>
              </w:rPr>
              <w:t xml:space="preserve">When might this emotion be considered a normal, adaptive response?</w:t>
            </w:r>
          </w:p>
          <w:p w:rsidR="00000000" w:rsidDel="00000000" w:rsidP="00000000" w:rsidRDefault="00000000" w:rsidRPr="00000000" w14:paraId="0000053A">
            <w:pPr>
              <w:numPr>
                <w:ilvl w:val="2"/>
                <w:numId w:val="328"/>
              </w:numPr>
              <w:spacing w:after="0" w:afterAutospacing="0" w:before="0" w:beforeAutospacing="0" w:lineRule="auto"/>
              <w:ind w:left="2160" w:hanging="360"/>
            </w:pPr>
            <w:r w:rsidDel="00000000" w:rsidR="00000000" w:rsidRPr="00000000">
              <w:rPr>
                <w:rtl w:val="0"/>
              </w:rPr>
              <w:t xml:space="preserve">At what point might this emotion become a mental health concern (e.g., chronic anxiety vs. Generalized Anxiety Disorder, sadness vs. depression)?</w:t>
            </w:r>
          </w:p>
          <w:p w:rsidR="00000000" w:rsidDel="00000000" w:rsidP="00000000" w:rsidRDefault="00000000" w:rsidRPr="00000000" w14:paraId="0000053B">
            <w:pPr>
              <w:numPr>
                <w:ilvl w:val="0"/>
                <w:numId w:val="328"/>
              </w:numPr>
              <w:spacing w:after="0" w:afterAutospacing="0" w:before="0" w:beforeAutospacing="0" w:lineRule="auto"/>
              <w:ind w:left="720" w:hanging="360"/>
            </w:pPr>
            <w:r w:rsidDel="00000000" w:rsidR="00000000" w:rsidRPr="00000000">
              <w:rPr>
                <w:b w:val="1"/>
                <w:bCs w:val="1"/>
                <w:rtl w:val="0"/>
              </w:rPr>
              <w:t xml:space="preserve">Create a Continuum Chart:</w:t>
            </w:r>
          </w:p>
          <w:p w:rsidR="00000000" w:rsidDel="00000000" w:rsidP="00000000" w:rsidRDefault="00000000" w:rsidRPr="00000000" w14:paraId="0000053C">
            <w:pPr>
              <w:numPr>
                <w:ilvl w:val="1"/>
                <w:numId w:val="328"/>
              </w:numPr>
              <w:spacing w:after="0" w:afterAutospacing="0" w:before="0" w:beforeAutospacing="0" w:lineRule="auto"/>
              <w:ind w:left="1440" w:hanging="360"/>
            </w:pPr>
            <w:r w:rsidDel="00000000" w:rsidR="00000000" w:rsidRPr="00000000">
              <w:rPr>
                <w:rtl w:val="0"/>
              </w:rPr>
              <w:t xml:space="preserve">On a piece of paper or a digital document, create a spectrum for one or two emotions (e.g., fear or anxiety). Label one end as "Normal Emotional Response" and the other as "Mental Health Concern."</w:t>
            </w:r>
          </w:p>
          <w:p w:rsidR="00000000" w:rsidDel="00000000" w:rsidP="00000000" w:rsidRDefault="00000000" w:rsidRPr="00000000" w14:paraId="0000053D">
            <w:pPr>
              <w:numPr>
                <w:ilvl w:val="1"/>
                <w:numId w:val="328"/>
              </w:numPr>
              <w:spacing w:after="0" w:afterAutospacing="0" w:before="0" w:beforeAutospacing="0" w:lineRule="auto"/>
              <w:ind w:left="1440" w:hanging="360"/>
            </w:pPr>
            <w:r w:rsidDel="00000000" w:rsidR="00000000" w:rsidRPr="00000000">
              <w:rPr>
                <w:rtl w:val="0"/>
              </w:rPr>
              <w:t xml:space="preserve">Identify where the following points fall on the spectrum:</w:t>
            </w:r>
          </w:p>
          <w:p w:rsidR="00000000" w:rsidDel="00000000" w:rsidP="00000000" w:rsidRDefault="00000000" w:rsidRPr="00000000" w14:paraId="0000053E">
            <w:pPr>
              <w:numPr>
                <w:ilvl w:val="2"/>
                <w:numId w:val="328"/>
              </w:numPr>
              <w:spacing w:after="0" w:afterAutospacing="0" w:before="0" w:beforeAutospacing="0" w:lineRule="auto"/>
              <w:ind w:left="2160" w:hanging="360"/>
            </w:pPr>
            <w:r w:rsidDel="00000000" w:rsidR="00000000" w:rsidRPr="00000000">
              <w:rPr>
                <w:rtl w:val="0"/>
              </w:rPr>
              <w:t xml:space="preserve">A short-lived emotional reaction to a specific climate event.</w:t>
            </w:r>
          </w:p>
          <w:p w:rsidR="00000000" w:rsidDel="00000000" w:rsidP="00000000" w:rsidRDefault="00000000" w:rsidRPr="00000000" w14:paraId="0000053F">
            <w:pPr>
              <w:numPr>
                <w:ilvl w:val="2"/>
                <w:numId w:val="328"/>
              </w:numPr>
              <w:spacing w:after="0" w:afterAutospacing="0" w:before="0" w:beforeAutospacing="0" w:lineRule="auto"/>
              <w:ind w:left="2160" w:hanging="360"/>
            </w:pPr>
            <w:r w:rsidDel="00000000" w:rsidR="00000000" w:rsidRPr="00000000">
              <w:rPr>
                <w:rtl w:val="0"/>
              </w:rPr>
              <w:t xml:space="preserve">Persistent worry about the future of the planet that disrupts sleep and focus.</w:t>
            </w:r>
          </w:p>
          <w:p w:rsidR="00000000" w:rsidDel="00000000" w:rsidP="00000000" w:rsidRDefault="00000000" w:rsidRPr="00000000" w14:paraId="00000540">
            <w:pPr>
              <w:numPr>
                <w:ilvl w:val="2"/>
                <w:numId w:val="328"/>
              </w:numPr>
              <w:spacing w:after="0" w:afterAutospacing="0" w:before="0" w:beforeAutospacing="0" w:lineRule="auto"/>
              <w:ind w:left="2160" w:hanging="360"/>
            </w:pPr>
            <w:r w:rsidDel="00000000" w:rsidR="00000000" w:rsidRPr="00000000">
              <w:rPr>
                <w:rtl w:val="0"/>
              </w:rPr>
              <w:t xml:space="preserve">Clinical anxiety or depression diagnosed by a professional due to prolonged emotional distress.</w:t>
            </w:r>
          </w:p>
          <w:p w:rsidR="00000000" w:rsidDel="00000000" w:rsidP="00000000" w:rsidRDefault="00000000" w:rsidRPr="00000000" w14:paraId="00000541">
            <w:pPr>
              <w:numPr>
                <w:ilvl w:val="0"/>
                <w:numId w:val="328"/>
              </w:numPr>
              <w:spacing w:after="0" w:afterAutospacing="0" w:before="0" w:beforeAutospacing="0" w:lineRule="auto"/>
              <w:ind w:left="720" w:hanging="360"/>
            </w:pPr>
            <w:commentRangeStart w:id="142"/>
            <w:r w:rsidDel="00000000" w:rsidR="00000000" w:rsidRPr="00000000">
              <w:rPr>
                <w:b w:val="1"/>
                <w:bCs w:val="1"/>
                <w:rtl w:val="0"/>
              </w:rPr>
              <w:t xml:space="preserve">Identify Resilience Strategies:</w:t>
            </w:r>
            <w:commentRangeEnd w:id="142"/>
            <w:r w:rsidDel="00000000" w:rsidR="00000000" w:rsidRPr="00000000">
              <w:commentReference w:id="142"/>
            </w:r>
            <w:r w:rsidDel="00000000" w:rsidR="00000000" w:rsidRPr="00000000">
              <w:rPr>
                <w:rtl w:val="0"/>
              </w:rPr>
            </w:r>
          </w:p>
          <w:p w:rsidR="00000000" w:rsidDel="00000000" w:rsidP="00000000" w:rsidRDefault="00000000" w:rsidRPr="00000000" w14:paraId="00000542">
            <w:pPr>
              <w:numPr>
                <w:ilvl w:val="1"/>
                <w:numId w:val="328"/>
              </w:numPr>
              <w:spacing w:after="0" w:afterAutospacing="0" w:before="0" w:beforeAutospacing="0" w:lineRule="auto"/>
              <w:ind w:left="1440" w:hanging="360"/>
            </w:pPr>
            <w:r w:rsidDel="00000000" w:rsidR="00000000" w:rsidRPr="00000000">
              <w:rPr>
                <w:rtl w:val="0"/>
              </w:rPr>
              <w:t xml:space="preserve">For one emotion on your spectrum, brainstorm strategies that could help someone move toward emotional regulation and resilience.</w:t>
            </w:r>
            <w:commentRangeStart w:id="143"/>
            <w:r w:rsidDel="00000000" w:rsidR="00000000" w:rsidRPr="00000000">
              <w:rPr>
                <w:rtl w:val="0"/>
              </w:rPr>
              <w:t xml:space="preserve"> For example:</w:t>
            </w:r>
            <w:commentRangeEnd w:id="143"/>
            <w:r w:rsidDel="00000000" w:rsidR="00000000" w:rsidRPr="00000000">
              <w:commentReference w:id="143"/>
            </w:r>
            <w:r w:rsidDel="00000000" w:rsidR="00000000" w:rsidRPr="00000000">
              <w:rPr>
                <w:rtl w:val="0"/>
              </w:rPr>
            </w:r>
          </w:p>
          <w:p w:rsidR="00000000" w:rsidDel="00000000" w:rsidP="00000000" w:rsidRDefault="00000000" w:rsidRPr="00000000" w14:paraId="00000543">
            <w:pPr>
              <w:numPr>
                <w:ilvl w:val="2"/>
                <w:numId w:val="328"/>
              </w:numPr>
              <w:spacing w:after="0" w:afterAutospacing="0" w:before="0" w:beforeAutospacing="0" w:lineRule="auto"/>
              <w:ind w:left="2160" w:hanging="360"/>
            </w:pPr>
            <w:r w:rsidDel="00000000" w:rsidR="00000000" w:rsidRPr="00000000">
              <w:rPr>
                <w:rtl w:val="0"/>
              </w:rPr>
              <w:t xml:space="preserve">Individual strategies (e.g., mindfulness, seeking therapy).</w:t>
            </w:r>
          </w:p>
          <w:p w:rsidR="00000000" w:rsidDel="00000000" w:rsidP="00000000" w:rsidRDefault="00000000" w:rsidRPr="00000000" w14:paraId="00000544">
            <w:pPr>
              <w:numPr>
                <w:ilvl w:val="2"/>
                <w:numId w:val="328"/>
              </w:numPr>
              <w:spacing w:after="0" w:afterAutospacing="0" w:before="0" w:beforeAutospacing="0" w:lineRule="auto"/>
              <w:ind w:left="2160" w:hanging="360"/>
            </w:pPr>
            <w:r w:rsidDel="00000000" w:rsidR="00000000" w:rsidRPr="00000000">
              <w:rPr>
                <w:rtl w:val="0"/>
              </w:rPr>
              <w:t xml:space="preserve">Collective strategies (e.g., joining climate action groups, participating in community dialogues).</w:t>
            </w:r>
          </w:p>
          <w:p w:rsidR="00000000" w:rsidDel="00000000" w:rsidP="00000000" w:rsidRDefault="00000000" w:rsidRPr="00000000" w14:paraId="00000545">
            <w:pPr>
              <w:numPr>
                <w:ilvl w:val="0"/>
                <w:numId w:val="328"/>
              </w:numPr>
              <w:spacing w:after="0" w:afterAutospacing="0" w:before="0" w:beforeAutospacing="0" w:lineRule="auto"/>
              <w:ind w:left="720" w:hanging="360"/>
            </w:pPr>
            <w:r w:rsidDel="00000000" w:rsidR="00000000" w:rsidRPr="00000000">
              <w:rPr>
                <w:b w:val="1"/>
                <w:bCs w:val="1"/>
                <w:rtl w:val="0"/>
              </w:rPr>
              <w:t xml:space="preserve">Write a Reflection:</w:t>
            </w:r>
          </w:p>
          <w:p w:rsidR="00000000" w:rsidDel="00000000" w:rsidP="00000000" w:rsidRDefault="00000000" w:rsidRPr="00000000" w14:paraId="00000546">
            <w:pPr>
              <w:numPr>
                <w:ilvl w:val="1"/>
                <w:numId w:val="328"/>
              </w:numPr>
              <w:spacing w:after="240" w:before="0" w:beforeAutospacing="0" w:lineRule="auto"/>
              <w:ind w:left="1440" w:hanging="360"/>
            </w:pPr>
            <w:r w:rsidDel="00000000" w:rsidR="00000000" w:rsidRPr="00000000">
              <w:rPr>
                <w:rtl w:val="0"/>
              </w:rPr>
              <w:t xml:space="preserve">Write a brief paragraph summarizing what you learned about the spectrum of climate emotions. Reflect on why it’s important to distinguish between normal emotions and diagnosable conditions and how this understanding can support resilience.</w:t>
            </w:r>
          </w:p>
          <w:p w:rsidR="00000000" w:rsidDel="00000000" w:rsidP="00000000" w:rsidRDefault="00000000" w:rsidRPr="00000000" w14:paraId="00000547">
            <w:pPr>
              <w:pStyle w:val="Heading2"/>
              <w:spacing w:after="240" w:before="240" w:lineRule="auto"/>
              <w:rPr/>
            </w:pPr>
            <w:bookmarkStart w:colFirst="0" w:colLast="0" w:name="_9ir4vcvvyuxe" w:id="115"/>
            <w:bookmarkEnd w:id="115"/>
            <w:ins w:author="Kelly Guilbeau" w:id="200" w:date="2025-12-02T18:25:45Z">
              <w:r w:rsidDel="00000000" w:rsidR="00000000" w:rsidRPr="00000000">
                <w:rPr>
                  <w:color w:val="c9daf8"/>
                  <w:shd w:fill="3c78d8" w:val="clear"/>
                  <w:rtl w:val="0"/>
                </w:rPr>
                <w:t xml:space="preserve">With Others</w:t>
              </w:r>
            </w:ins>
            <w:del w:author="Kelly Guilbeau" w:id="200" w:date="2025-12-02T18:25:45Z">
              <w:r w:rsidDel="00000000" w:rsidR="00000000" w:rsidRPr="00000000">
                <w:rPr>
                  <w:color w:val="c9daf8"/>
                  <w:shd w:fill="3c78d8" w:val="clear"/>
                  <w:rtl w:val="0"/>
                </w:rPr>
                <w:delText xml:space="preserve">On Your Own </w:delText>
              </w:r>
            </w:del>
            <w:r w:rsidDel="00000000" w:rsidR="00000000" w:rsidRPr="00000000">
              <w:rPr>
                <w:rtl w:val="0"/>
              </w:rPr>
            </w:r>
          </w:p>
          <w:p w:rsidR="00000000" w:rsidDel="00000000" w:rsidP="00000000" w:rsidRDefault="00000000" w:rsidRPr="00000000" w14:paraId="00000548">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Groups will collaboratively map the continuum between emotions and mental health challenges related to climate change and propose strategies to address persistent or unregulated emotions.</w:t>
            </w:r>
          </w:p>
          <w:p w:rsidR="00000000" w:rsidDel="00000000" w:rsidP="00000000" w:rsidRDefault="00000000" w:rsidRPr="00000000" w14:paraId="00000549">
            <w:pPr>
              <w:spacing w:after="240" w:before="240" w:lineRule="auto"/>
              <w:rPr/>
            </w:pPr>
            <w:r w:rsidDel="00000000" w:rsidR="00000000" w:rsidRPr="00000000">
              <w:rPr>
                <w:b w:val="1"/>
                <w:bCs w:val="1"/>
                <w:rtl w:val="0"/>
              </w:rPr>
              <w:t xml:space="preserve">Preparation Time:</w:t>
            </w:r>
            <w:r w:rsidDel="00000000" w:rsidR="00000000" w:rsidRPr="00000000">
              <w:rPr>
                <w:rtl w:val="0"/>
              </w:rPr>
              <w:t xml:space="preserve"> 15 minutes to prepare group instructions and materials (e.g., large paper or collaborative tools).</w:t>
              <w:br w:type="textWrapping"/>
            </w:r>
            <w:r w:rsidDel="00000000" w:rsidR="00000000" w:rsidRPr="00000000">
              <w:rPr>
                <w:b w:val="1"/>
                <w:bCs w:val="1"/>
                <w:rtl w:val="0"/>
              </w:rPr>
              <w:t xml:space="preserve">Time Allocation:</w:t>
            </w:r>
            <w:r w:rsidDel="00000000" w:rsidR="00000000" w:rsidRPr="00000000">
              <w:rPr>
                <w:rtl w:val="0"/>
              </w:rPr>
              <w:t xml:space="preserve"> 50-60 minutes.</w:t>
            </w:r>
          </w:p>
          <w:p w:rsidR="00000000" w:rsidDel="00000000" w:rsidP="00000000" w:rsidRDefault="00000000" w:rsidRPr="00000000" w14:paraId="0000054A">
            <w:pPr>
              <w:spacing w:after="240" w:before="240" w:lineRule="auto"/>
              <w:rPr>
                <w:u w:val="single"/>
              </w:rPr>
            </w:pPr>
            <w:r w:rsidDel="00000000" w:rsidR="00000000" w:rsidRPr="00000000">
              <w:rPr>
                <w:u w:val="single"/>
                <w:rtl w:val="0"/>
              </w:rPr>
              <w:t xml:space="preserve">Facilitator Instructions:</w:t>
            </w:r>
          </w:p>
          <w:p w:rsidR="00000000" w:rsidDel="00000000" w:rsidP="00000000" w:rsidRDefault="00000000" w:rsidRPr="00000000" w14:paraId="0000054B">
            <w:pPr>
              <w:numPr>
                <w:ilvl w:val="0"/>
                <w:numId w:val="22"/>
              </w:numPr>
              <w:spacing w:after="0" w:afterAutospacing="0" w:before="240" w:lineRule="auto"/>
              <w:ind w:left="720" w:hanging="360"/>
            </w:pPr>
            <w:r w:rsidDel="00000000" w:rsidR="00000000" w:rsidRPr="00000000">
              <w:rPr>
                <w:b w:val="1"/>
                <w:bCs w:val="1"/>
                <w:rtl w:val="0"/>
              </w:rPr>
              <w:t xml:space="preserve">Set the Stage:</w:t>
            </w:r>
          </w:p>
          <w:p w:rsidR="00000000" w:rsidDel="00000000" w:rsidP="00000000" w:rsidRDefault="00000000" w:rsidRPr="00000000" w14:paraId="0000054C">
            <w:pPr>
              <w:numPr>
                <w:ilvl w:val="1"/>
                <w:numId w:val="22"/>
              </w:numPr>
              <w:spacing w:after="0" w:afterAutospacing="0" w:before="0" w:beforeAutospacing="0" w:lineRule="auto"/>
              <w:ind w:left="1440" w:hanging="360"/>
            </w:pPr>
            <w:r w:rsidDel="00000000" w:rsidR="00000000" w:rsidRPr="00000000">
              <w:rPr>
                <w:rtl w:val="0"/>
              </w:rPr>
              <w:t xml:space="preserve">Begin with a brief introduction on how emotions (e.g., anxiety, anger, grief) are normal responses to climate change but can evolve into mental health challenges if prolonged or unregulated.</w:t>
            </w:r>
          </w:p>
          <w:p w:rsidR="00000000" w:rsidDel="00000000" w:rsidP="00000000" w:rsidRDefault="00000000" w:rsidRPr="00000000" w14:paraId="0000054D">
            <w:pPr>
              <w:numPr>
                <w:ilvl w:val="1"/>
                <w:numId w:val="22"/>
              </w:numPr>
              <w:spacing w:after="0" w:afterAutospacing="0" w:before="0" w:beforeAutospacing="0" w:lineRule="auto"/>
              <w:ind w:left="1440" w:hanging="360"/>
            </w:pPr>
            <w:r w:rsidDel="00000000" w:rsidR="00000000" w:rsidRPr="00000000">
              <w:rPr>
                <w:rtl w:val="0"/>
              </w:rPr>
              <w:t xml:space="preserve">Share the key differences between emotions and mental health conditions (e.g., duration, function, intensity, impact on daily life).</w:t>
            </w:r>
          </w:p>
          <w:p w:rsidR="00000000" w:rsidDel="00000000" w:rsidP="00000000" w:rsidRDefault="00000000" w:rsidRPr="00000000" w14:paraId="0000054E">
            <w:pPr>
              <w:numPr>
                <w:ilvl w:val="0"/>
                <w:numId w:val="22"/>
              </w:numPr>
              <w:spacing w:after="0" w:afterAutospacing="0" w:before="0" w:beforeAutospacing="0" w:lineRule="auto"/>
              <w:ind w:left="720" w:hanging="360"/>
            </w:pPr>
            <w:r w:rsidDel="00000000" w:rsidR="00000000" w:rsidRPr="00000000">
              <w:rPr>
                <w:b w:val="1"/>
                <w:bCs w:val="1"/>
                <w:rtl w:val="0"/>
              </w:rPr>
              <w:t xml:space="preserve">Group Activity (30 minutes):</w:t>
            </w:r>
          </w:p>
          <w:p w:rsidR="00000000" w:rsidDel="00000000" w:rsidP="00000000" w:rsidRDefault="00000000" w:rsidRPr="00000000" w14:paraId="0000054F">
            <w:pPr>
              <w:numPr>
                <w:ilvl w:val="1"/>
                <w:numId w:val="22"/>
              </w:numPr>
              <w:spacing w:after="0" w:afterAutospacing="0" w:before="0" w:beforeAutospacing="0" w:lineRule="auto"/>
              <w:ind w:left="1440" w:hanging="360"/>
            </w:pPr>
            <w:r w:rsidDel="00000000" w:rsidR="00000000" w:rsidRPr="00000000">
              <w:rPr>
                <w:b w:val="1"/>
                <w:bCs w:val="1"/>
                <w:rtl w:val="0"/>
              </w:rPr>
              <w:t xml:space="preserve">Step 1:</w:t>
            </w:r>
            <w:r w:rsidDel="00000000" w:rsidR="00000000" w:rsidRPr="00000000">
              <w:rPr>
                <w:rtl w:val="0"/>
              </w:rPr>
              <w:t xml:space="preserve"> Divide the class into small groups of 4-5 participants.</w:t>
            </w:r>
          </w:p>
          <w:p w:rsidR="00000000" w:rsidDel="00000000" w:rsidP="00000000" w:rsidRDefault="00000000" w:rsidRPr="00000000" w14:paraId="00000550">
            <w:pPr>
              <w:numPr>
                <w:ilvl w:val="1"/>
                <w:numId w:val="22"/>
              </w:numPr>
              <w:spacing w:after="0" w:afterAutospacing="0" w:before="0" w:beforeAutospacing="0" w:lineRule="auto"/>
              <w:ind w:left="1440" w:hanging="360"/>
            </w:pPr>
            <w:r w:rsidDel="00000000" w:rsidR="00000000" w:rsidRPr="00000000">
              <w:rPr>
                <w:b w:val="1"/>
                <w:bCs w:val="1"/>
                <w:rtl w:val="0"/>
              </w:rPr>
              <w:t xml:space="preserve">Step 2:</w:t>
            </w:r>
            <w:r w:rsidDel="00000000" w:rsidR="00000000" w:rsidRPr="00000000">
              <w:rPr>
                <w:rtl w:val="0"/>
              </w:rPr>
              <w:t xml:space="preserve"> Assign each group one emotion (e.g., anxiety, grief, anger) to explore as a spectrum. Provide the following prompts:</w:t>
            </w:r>
          </w:p>
          <w:p w:rsidR="00000000" w:rsidDel="00000000" w:rsidP="00000000" w:rsidRDefault="00000000" w:rsidRPr="00000000" w14:paraId="00000551">
            <w:pPr>
              <w:numPr>
                <w:ilvl w:val="2"/>
                <w:numId w:val="22"/>
              </w:numPr>
              <w:spacing w:after="0" w:afterAutospacing="0" w:before="0" w:beforeAutospacing="0" w:lineRule="auto"/>
              <w:ind w:left="2160" w:hanging="360"/>
            </w:pPr>
            <w:r w:rsidDel="00000000" w:rsidR="00000000" w:rsidRPr="00000000">
              <w:rPr>
                <w:rtl w:val="0"/>
              </w:rPr>
              <w:t xml:space="preserve">What does this emotion look like as a normal, adaptive response?</w:t>
            </w:r>
          </w:p>
          <w:p w:rsidR="00000000" w:rsidDel="00000000" w:rsidP="00000000" w:rsidRDefault="00000000" w:rsidRPr="00000000" w14:paraId="00000552">
            <w:pPr>
              <w:numPr>
                <w:ilvl w:val="2"/>
                <w:numId w:val="22"/>
              </w:numPr>
              <w:spacing w:after="0" w:afterAutospacing="0" w:before="0" w:beforeAutospacing="0" w:lineRule="auto"/>
              <w:ind w:left="2160" w:hanging="360"/>
            </w:pPr>
            <w:r w:rsidDel="00000000" w:rsidR="00000000" w:rsidRPr="00000000">
              <w:rPr>
                <w:rtl w:val="0"/>
              </w:rPr>
              <w:t xml:space="preserve">When might this emotion signal a mental health concern (e.g., PTSD, GAD, depression)?</w:t>
            </w:r>
          </w:p>
          <w:p w:rsidR="00000000" w:rsidDel="00000000" w:rsidP="00000000" w:rsidRDefault="00000000" w:rsidRPr="00000000" w14:paraId="00000553">
            <w:pPr>
              <w:numPr>
                <w:ilvl w:val="2"/>
                <w:numId w:val="22"/>
              </w:numPr>
              <w:spacing w:after="0" w:afterAutospacing="0" w:before="0" w:beforeAutospacing="0" w:lineRule="auto"/>
              <w:ind w:left="2160" w:hanging="360"/>
            </w:pPr>
            <w:r w:rsidDel="00000000" w:rsidR="00000000" w:rsidRPr="00000000">
              <w:rPr>
                <w:rtl w:val="0"/>
              </w:rPr>
              <w:t xml:space="preserve">What factors might push someone from one end of the spectrum to the other (e.g., repeated exposure to disasters, lack of support)?</w:t>
            </w:r>
          </w:p>
          <w:p w:rsidR="00000000" w:rsidDel="00000000" w:rsidP="00000000" w:rsidRDefault="00000000" w:rsidRPr="00000000" w14:paraId="00000554">
            <w:pPr>
              <w:numPr>
                <w:ilvl w:val="1"/>
                <w:numId w:val="22"/>
              </w:numPr>
              <w:spacing w:after="0" w:afterAutospacing="0" w:before="0" w:beforeAutospacing="0" w:lineRule="auto"/>
              <w:ind w:left="1440" w:hanging="360"/>
            </w:pPr>
            <w:r w:rsidDel="00000000" w:rsidR="00000000" w:rsidRPr="00000000">
              <w:rPr>
                <w:b w:val="1"/>
                <w:bCs w:val="1"/>
                <w:rtl w:val="0"/>
              </w:rPr>
              <w:t xml:space="preserve">Step 3:</w:t>
            </w:r>
            <w:r w:rsidDel="00000000" w:rsidR="00000000" w:rsidRPr="00000000">
              <w:rPr>
                <w:rtl w:val="0"/>
              </w:rPr>
              <w:t xml:space="preserve"> Ask groups to draw a visual spectrum or diagram that illustrates this continuum, including real-life examples at different points.</w:t>
            </w:r>
          </w:p>
          <w:p w:rsidR="00000000" w:rsidDel="00000000" w:rsidP="00000000" w:rsidRDefault="00000000" w:rsidRPr="00000000" w14:paraId="00000555">
            <w:pPr>
              <w:numPr>
                <w:ilvl w:val="0"/>
                <w:numId w:val="22"/>
              </w:numPr>
              <w:spacing w:after="0" w:afterAutospacing="0" w:before="0" w:beforeAutospacing="0" w:lineRule="auto"/>
              <w:ind w:left="720" w:hanging="360"/>
            </w:pPr>
            <w:r w:rsidDel="00000000" w:rsidR="00000000" w:rsidRPr="00000000">
              <w:rPr>
                <w:b w:val="1"/>
                <w:bCs w:val="1"/>
                <w:rtl w:val="0"/>
              </w:rPr>
              <w:t xml:space="preserve">Strategy Brainstorming (10 minutes):</w:t>
            </w:r>
          </w:p>
          <w:p w:rsidR="00000000" w:rsidDel="00000000" w:rsidP="00000000" w:rsidRDefault="00000000" w:rsidRPr="00000000" w14:paraId="00000556">
            <w:pPr>
              <w:numPr>
                <w:ilvl w:val="1"/>
                <w:numId w:val="22"/>
              </w:numPr>
              <w:spacing w:after="0" w:afterAutospacing="0" w:before="0" w:beforeAutospacing="0" w:lineRule="auto"/>
              <w:ind w:left="1440" w:hanging="360"/>
            </w:pPr>
            <w:r w:rsidDel="00000000" w:rsidR="00000000" w:rsidRPr="00000000">
              <w:rPr>
                <w:rtl w:val="0"/>
              </w:rPr>
              <w:t xml:space="preserve">Groups identify strategies to support individuals experiencing this emotion. Encourage them to think about:</w:t>
            </w:r>
          </w:p>
          <w:p w:rsidR="00000000" w:rsidDel="00000000" w:rsidP="00000000" w:rsidRDefault="00000000" w:rsidRPr="00000000" w14:paraId="00000557">
            <w:pPr>
              <w:numPr>
                <w:ilvl w:val="2"/>
                <w:numId w:val="22"/>
              </w:numPr>
              <w:spacing w:after="0" w:afterAutospacing="0" w:before="0" w:beforeAutospacing="0" w:lineRule="auto"/>
              <w:ind w:left="2160" w:hanging="360"/>
            </w:pPr>
            <w:r w:rsidDel="00000000" w:rsidR="00000000" w:rsidRPr="00000000">
              <w:rPr>
                <w:rtl w:val="0"/>
              </w:rPr>
              <w:t xml:space="preserve">Personal strategies (e.g., emotional regulation, seeking professional help).</w:t>
            </w:r>
          </w:p>
          <w:p w:rsidR="00000000" w:rsidDel="00000000" w:rsidP="00000000" w:rsidRDefault="00000000" w:rsidRPr="00000000" w14:paraId="00000558">
            <w:pPr>
              <w:numPr>
                <w:ilvl w:val="2"/>
                <w:numId w:val="22"/>
              </w:numPr>
              <w:spacing w:after="0" w:afterAutospacing="0" w:before="0" w:beforeAutospacing="0" w:lineRule="auto"/>
              <w:ind w:left="2160" w:hanging="360"/>
            </w:pPr>
            <w:r w:rsidDel="00000000" w:rsidR="00000000" w:rsidRPr="00000000">
              <w:rPr>
                <w:rtl w:val="0"/>
              </w:rPr>
              <w:t xml:space="preserve">Community-based strategies (e.g., climate action groups, public health programs).</w:t>
            </w:r>
          </w:p>
          <w:p w:rsidR="00000000" w:rsidDel="00000000" w:rsidP="00000000" w:rsidRDefault="00000000" w:rsidRPr="00000000" w14:paraId="00000559">
            <w:pPr>
              <w:numPr>
                <w:ilvl w:val="2"/>
                <w:numId w:val="22"/>
              </w:numPr>
              <w:spacing w:after="0" w:afterAutospacing="0" w:before="0" w:beforeAutospacing="0" w:lineRule="auto"/>
              <w:ind w:left="2160" w:hanging="360"/>
            </w:pPr>
            <w:r w:rsidDel="00000000" w:rsidR="00000000" w:rsidRPr="00000000">
              <w:rPr>
                <w:rtl w:val="0"/>
              </w:rPr>
              <w:t xml:space="preserve">Policy-level initiatives (e.g., funding for climate-aware mental health services).</w:t>
            </w:r>
          </w:p>
          <w:p w:rsidR="00000000" w:rsidDel="00000000" w:rsidP="00000000" w:rsidRDefault="00000000" w:rsidRPr="00000000" w14:paraId="0000055A">
            <w:pPr>
              <w:numPr>
                <w:ilvl w:val="0"/>
                <w:numId w:val="22"/>
              </w:numPr>
              <w:spacing w:after="0" w:afterAutospacing="0" w:before="0" w:beforeAutospacing="0" w:lineRule="auto"/>
              <w:ind w:left="720" w:hanging="360"/>
            </w:pPr>
            <w:r w:rsidDel="00000000" w:rsidR="00000000" w:rsidRPr="00000000">
              <w:rPr>
                <w:b w:val="1"/>
                <w:bCs w:val="1"/>
                <w:rtl w:val="0"/>
              </w:rPr>
              <w:t xml:space="preserve">Presentation and Debrief (20 minutes):</w:t>
            </w:r>
          </w:p>
          <w:p w:rsidR="00000000" w:rsidDel="00000000" w:rsidP="00000000" w:rsidRDefault="00000000" w:rsidRPr="00000000" w14:paraId="0000055B">
            <w:pPr>
              <w:numPr>
                <w:ilvl w:val="1"/>
                <w:numId w:val="22"/>
              </w:numPr>
              <w:spacing w:after="0" w:afterAutospacing="0" w:before="0" w:beforeAutospacing="0" w:lineRule="auto"/>
              <w:ind w:left="1440" w:hanging="360"/>
            </w:pPr>
            <w:r w:rsidDel="00000000" w:rsidR="00000000" w:rsidRPr="00000000">
              <w:rPr>
                <w:rtl w:val="0"/>
              </w:rPr>
              <w:t xml:space="preserve">Each group presents their spectrum and strategies to the class.</w:t>
            </w:r>
          </w:p>
          <w:p w:rsidR="00000000" w:rsidDel="00000000" w:rsidP="00000000" w:rsidRDefault="00000000" w:rsidRPr="00000000" w14:paraId="0000055C">
            <w:pPr>
              <w:numPr>
                <w:ilvl w:val="1"/>
                <w:numId w:val="22"/>
              </w:numPr>
              <w:spacing w:after="0" w:afterAutospacing="0" w:before="0" w:beforeAutospacing="0" w:lineRule="auto"/>
              <w:ind w:left="1440" w:hanging="360"/>
            </w:pPr>
            <w:r w:rsidDel="00000000" w:rsidR="00000000" w:rsidRPr="00000000">
              <w:rPr>
                <w:rtl w:val="0"/>
              </w:rPr>
              <w:t xml:space="preserve">Facilitate a discussion using questions like:</w:t>
            </w:r>
          </w:p>
          <w:p w:rsidR="00000000" w:rsidDel="00000000" w:rsidP="00000000" w:rsidRDefault="00000000" w:rsidRPr="00000000" w14:paraId="0000055D">
            <w:pPr>
              <w:numPr>
                <w:ilvl w:val="2"/>
                <w:numId w:val="22"/>
              </w:numPr>
              <w:spacing w:after="0" w:afterAutospacing="0" w:before="0" w:beforeAutospacing="0" w:lineRule="auto"/>
              <w:ind w:left="2160" w:hanging="360"/>
            </w:pPr>
            <w:r w:rsidDel="00000000" w:rsidR="00000000" w:rsidRPr="00000000">
              <w:rPr>
                <w:rtl w:val="0"/>
              </w:rPr>
              <w:t xml:space="preserve">“What commonalities did you notice across different emotions?”</w:t>
            </w:r>
          </w:p>
          <w:p w:rsidR="00000000" w:rsidDel="00000000" w:rsidP="00000000" w:rsidRDefault="00000000" w:rsidRPr="00000000" w14:paraId="0000055E">
            <w:pPr>
              <w:numPr>
                <w:ilvl w:val="2"/>
                <w:numId w:val="22"/>
              </w:numPr>
              <w:spacing w:after="0" w:afterAutospacing="0" w:before="0" w:beforeAutospacing="0" w:lineRule="auto"/>
              <w:ind w:left="2160" w:hanging="360"/>
            </w:pPr>
            <w:r w:rsidDel="00000000" w:rsidR="00000000" w:rsidRPr="00000000">
              <w:rPr>
                <w:rtl w:val="0"/>
              </w:rPr>
              <w:t xml:space="preserve">“How can we balance validating normal climate emotions with supporting those who need professional help?”</w:t>
            </w:r>
          </w:p>
          <w:p w:rsidR="00000000" w:rsidDel="00000000" w:rsidP="00000000" w:rsidRDefault="00000000" w:rsidRPr="00000000" w14:paraId="0000055F">
            <w:pPr>
              <w:numPr>
                <w:ilvl w:val="2"/>
                <w:numId w:val="22"/>
              </w:numPr>
              <w:spacing w:after="240" w:before="0" w:beforeAutospacing="0" w:lineRule="auto"/>
              <w:ind w:left="2160" w:hanging="360"/>
            </w:pPr>
            <w:r w:rsidDel="00000000" w:rsidR="00000000" w:rsidRPr="00000000">
              <w:rPr>
                <w:rtl w:val="0"/>
              </w:rPr>
              <w:t xml:space="preserve">“What role do resilience strategies play in preventing mental health deterioration?”</w:t>
            </w:r>
          </w:p>
          <w:p w:rsidR="00000000" w:rsidDel="00000000" w:rsidP="00000000" w:rsidRDefault="00000000" w:rsidRPr="00000000" w14:paraId="00000560">
            <w:pPr>
              <w:spacing w:after="240" w:before="240" w:lineRule="auto"/>
              <w:rPr/>
            </w:pPr>
            <w:r w:rsidDel="00000000" w:rsidR="00000000" w:rsidRPr="00000000">
              <w:rPr>
                <w:b w:val="1"/>
                <w:bCs w:val="1"/>
                <w:rtl w:val="0"/>
              </w:rPr>
              <w:t xml:space="preserve">Variation:</w:t>
            </w:r>
            <w:r w:rsidDel="00000000" w:rsidR="00000000" w:rsidRPr="00000000">
              <w:rPr>
                <w:rtl w:val="0"/>
              </w:rPr>
              <w:t xml:space="preserve"> Include case studies of individuals experiencing climate emotions (e.g., a youth experiencing eco-anxiety, a farmer coping with solastalgia). Ask groups to apply their spectrum and strategies to these cases.</w:t>
            </w:r>
          </w:p>
        </w:tc>
      </w:tr>
      <w:tr>
        <w:trPr>
          <w:cantSplit w:val="0"/>
          <w:tblHeader w:val="0"/>
        </w:trPr>
        <w:tc>
          <w:tcPr>
            <w:shd w:fill="d5a6bd" w:val="clear"/>
          </w:tcPr>
          <w:p w:rsidR="00000000" w:rsidDel="00000000" w:rsidP="00000000" w:rsidRDefault="00000000" w:rsidRPr="00000000" w14:paraId="00000561">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0562">
            <w:pPr>
              <w:numPr>
                <w:ilvl w:val="0"/>
                <w:numId w:val="326"/>
              </w:numPr>
              <w:spacing w:after="0" w:afterAutospacing="0" w:before="240" w:lineRule="auto"/>
              <w:ind w:left="720" w:hanging="360"/>
            </w:pPr>
            <w:r w:rsidDel="00000000" w:rsidR="00000000" w:rsidRPr="00000000">
              <w:rPr>
                <w:rtl w:val="0"/>
              </w:rPr>
              <w:t xml:space="preserve">Albrecht, G., Sartore, G. M., Connor, L., Higginbotham, N., Freeman, S., Kelly, B., Stain, H., Tonna, A., &amp; Pollard, G. (2007). Solastalgia: the distress caused by environmental change. Australasian psychiatry : bulletin of Royal Australian and New Zealand College of Psychiatrists, 15 Suppl 1, S95–S98.</w:t>
            </w:r>
            <w:hyperlink r:id="rId99">
              <w:r w:rsidDel="00000000" w:rsidR="00000000" w:rsidRPr="00000000">
                <w:rPr>
                  <w:rtl w:val="0"/>
                </w:rPr>
                <w:t xml:space="preserve"> </w:t>
              </w:r>
            </w:hyperlink>
            <w:hyperlink r:id="rId100">
              <w:r w:rsidDel="00000000" w:rsidR="00000000" w:rsidRPr="00000000">
                <w:rPr>
                  <w:color w:val="1155cc"/>
                  <w:u w:val="single"/>
                  <w:rtl w:val="0"/>
                </w:rPr>
                <w:t xml:space="preserve">https://doi.org/10.1080/10398560701701288</w:t>
              </w:r>
            </w:hyperlink>
            <w:r w:rsidDel="00000000" w:rsidR="00000000" w:rsidRPr="00000000">
              <w:rPr>
                <w:rtl w:val="0"/>
              </w:rPr>
            </w:r>
          </w:p>
          <w:p w:rsidR="00000000" w:rsidDel="00000000" w:rsidP="00000000" w:rsidRDefault="00000000" w:rsidRPr="00000000" w14:paraId="00000563">
            <w:pPr>
              <w:numPr>
                <w:ilvl w:val="0"/>
                <w:numId w:val="326"/>
              </w:numPr>
              <w:spacing w:after="0" w:afterAutospacing="0" w:before="0" w:beforeAutospacing="0" w:lineRule="auto"/>
              <w:ind w:left="720" w:hanging="360"/>
            </w:pPr>
            <w:r w:rsidDel="00000000" w:rsidR="00000000" w:rsidRPr="00000000">
              <w:rPr>
                <w:rtl w:val="0"/>
              </w:rPr>
              <w:t xml:space="preserve">American Psychiatric Association, DSM-5 Task Force. (2013). Diagnostic and statistical manual of mental disorders: DSM-5 (5th ed.). American Psychiatric Publishing, Inc.</w:t>
            </w:r>
            <w:hyperlink r:id="rId101">
              <w:r w:rsidDel="00000000" w:rsidR="00000000" w:rsidRPr="00000000">
                <w:rPr>
                  <w:rtl w:val="0"/>
                </w:rPr>
                <w:t xml:space="preserve"> </w:t>
              </w:r>
            </w:hyperlink>
            <w:hyperlink r:id="rId102">
              <w:r w:rsidDel="00000000" w:rsidR="00000000" w:rsidRPr="00000000">
                <w:rPr>
                  <w:color w:val="1155cc"/>
                  <w:u w:val="single"/>
                  <w:rtl w:val="0"/>
                </w:rPr>
                <w:t xml:space="preserve">https://doi.org/10.1176/appi.books.9780890425596</w:t>
              </w:r>
            </w:hyperlink>
            <w:r w:rsidDel="00000000" w:rsidR="00000000" w:rsidRPr="00000000">
              <w:rPr>
                <w:rtl w:val="0"/>
              </w:rPr>
            </w:r>
          </w:p>
          <w:p w:rsidR="00000000" w:rsidDel="00000000" w:rsidP="00000000" w:rsidRDefault="00000000" w:rsidRPr="00000000" w14:paraId="00000564">
            <w:pPr>
              <w:numPr>
                <w:ilvl w:val="0"/>
                <w:numId w:val="326"/>
              </w:numPr>
              <w:spacing w:after="0" w:afterAutospacing="0" w:before="0" w:beforeAutospacing="0" w:lineRule="auto"/>
              <w:ind w:left="720" w:hanging="360"/>
            </w:pPr>
            <w:r w:rsidDel="00000000" w:rsidR="00000000" w:rsidRPr="00000000">
              <w:rPr>
                <w:rtl w:val="0"/>
              </w:rPr>
              <w:t xml:space="preserve">Berry, H. L., Bowen, K., &amp; Kjellstrom, T. (2010). Climate change and mental health: a causal pathways framework. International journal of public health, 55(2), 123–132.</w:t>
            </w:r>
            <w:hyperlink r:id="rId103">
              <w:r w:rsidDel="00000000" w:rsidR="00000000" w:rsidRPr="00000000">
                <w:rPr>
                  <w:rtl w:val="0"/>
                </w:rPr>
                <w:t xml:space="preserve"> </w:t>
              </w:r>
            </w:hyperlink>
            <w:hyperlink r:id="rId104">
              <w:r w:rsidDel="00000000" w:rsidR="00000000" w:rsidRPr="00000000">
                <w:rPr>
                  <w:color w:val="1155cc"/>
                  <w:u w:val="single"/>
                  <w:rtl w:val="0"/>
                </w:rPr>
                <w:t xml:space="preserve">https://doi.org/10.1007/s00038-009-0112-0</w:t>
              </w:r>
            </w:hyperlink>
            <w:r w:rsidDel="00000000" w:rsidR="00000000" w:rsidRPr="00000000">
              <w:rPr>
                <w:rtl w:val="0"/>
              </w:rPr>
            </w:r>
          </w:p>
          <w:p w:rsidR="00000000" w:rsidDel="00000000" w:rsidP="00000000" w:rsidRDefault="00000000" w:rsidRPr="00000000" w14:paraId="00000565">
            <w:pPr>
              <w:numPr>
                <w:ilvl w:val="0"/>
                <w:numId w:val="326"/>
              </w:numPr>
              <w:spacing w:after="0" w:afterAutospacing="0" w:before="0" w:beforeAutospacing="0" w:lineRule="auto"/>
              <w:ind w:left="720" w:hanging="360"/>
            </w:pPr>
            <w:r w:rsidDel="00000000" w:rsidR="00000000" w:rsidRPr="00000000">
              <w:rPr>
                <w:rtl w:val="0"/>
              </w:rPr>
              <w:t xml:space="preserve">Clayton, S., Manning, C. M., &amp; Hodge C. (2014). Beyond storms &amp; droughts: The psychological impacts of climate change. Washington, DC: American Psychological Association and ecoAmerica.</w:t>
            </w:r>
            <w:hyperlink r:id="rId105">
              <w:r w:rsidDel="00000000" w:rsidR="00000000" w:rsidRPr="00000000">
                <w:rPr>
                  <w:rtl w:val="0"/>
                </w:rPr>
                <w:t xml:space="preserve"> </w:t>
              </w:r>
            </w:hyperlink>
            <w:hyperlink r:id="rId106">
              <w:r w:rsidDel="00000000" w:rsidR="00000000" w:rsidRPr="00000000">
                <w:rPr>
                  <w:color w:val="1155cc"/>
                  <w:u w:val="single"/>
                  <w:rtl w:val="0"/>
                </w:rPr>
                <w:t xml:space="preserve">https://ecoamerica.org/wp-content/uploads/2014/06/eA_Beyond_Storms_and_Droughts_Psych_Impacts_of_Climate_Change.pdf</w:t>
              </w:r>
            </w:hyperlink>
            <w:r w:rsidDel="00000000" w:rsidR="00000000" w:rsidRPr="00000000">
              <w:rPr>
                <w:rtl w:val="0"/>
              </w:rPr>
            </w:r>
          </w:p>
          <w:p w:rsidR="00000000" w:rsidDel="00000000" w:rsidP="00000000" w:rsidRDefault="00000000" w:rsidRPr="00000000" w14:paraId="00000566">
            <w:pPr>
              <w:numPr>
                <w:ilvl w:val="0"/>
                <w:numId w:val="326"/>
              </w:numPr>
              <w:spacing w:after="0" w:afterAutospacing="0" w:before="0" w:beforeAutospacing="0" w:lineRule="auto"/>
              <w:ind w:left="720" w:hanging="360"/>
            </w:pPr>
            <w:r w:rsidDel="00000000" w:rsidR="00000000" w:rsidRPr="00000000">
              <w:rPr>
                <w:rtl w:val="0"/>
              </w:rPr>
              <w:t xml:space="preserve">Hickman, C., Marks, E., Pihkala, P., Clayton, S., Lewandowski, E. R., Mayall, E. E., Wray, B., Mellor, C., &amp; van Susteren, L. (2021). Young people's voices on climate anxiety, government betrayal and moral injury: A global phenomenon. SSRN Electronic Journal.</w:t>
            </w:r>
            <w:hyperlink r:id="rId107">
              <w:r w:rsidDel="00000000" w:rsidR="00000000" w:rsidRPr="00000000">
                <w:rPr>
                  <w:rtl w:val="0"/>
                </w:rPr>
                <w:t xml:space="preserve"> </w:t>
              </w:r>
            </w:hyperlink>
            <w:hyperlink r:id="rId108">
              <w:r w:rsidDel="00000000" w:rsidR="00000000" w:rsidRPr="00000000">
                <w:rPr>
                  <w:color w:val="1155cc"/>
                  <w:u w:val="single"/>
                  <w:rtl w:val="0"/>
                </w:rPr>
                <w:t xml:space="preserve">https://doi.org/10.2139/ssrn.3918955</w:t>
              </w:r>
            </w:hyperlink>
            <w:r w:rsidDel="00000000" w:rsidR="00000000" w:rsidRPr="00000000">
              <w:rPr>
                <w:rtl w:val="0"/>
              </w:rPr>
            </w:r>
          </w:p>
          <w:p w:rsidR="00000000" w:rsidDel="00000000" w:rsidP="00000000" w:rsidRDefault="00000000" w:rsidRPr="00000000" w14:paraId="00000567">
            <w:pPr>
              <w:numPr>
                <w:ilvl w:val="0"/>
                <w:numId w:val="326"/>
              </w:numPr>
              <w:spacing w:after="0" w:afterAutospacing="0" w:before="0" w:beforeAutospacing="0" w:lineRule="auto"/>
              <w:ind w:left="720" w:hanging="360"/>
            </w:pPr>
            <w:r w:rsidDel="00000000" w:rsidR="00000000" w:rsidRPr="00000000">
              <w:rPr>
                <w:rtl w:val="0"/>
              </w:rPr>
              <w:t xml:space="preserve">Pihkala P. Eco-Anxiety and Environmental Education. Sustainability. 2020; 12(23):10149.</w:t>
            </w:r>
            <w:hyperlink r:id="rId109">
              <w:r w:rsidDel="00000000" w:rsidR="00000000" w:rsidRPr="00000000">
                <w:rPr>
                  <w:rtl w:val="0"/>
                </w:rPr>
                <w:t xml:space="preserve"> </w:t>
              </w:r>
            </w:hyperlink>
            <w:hyperlink r:id="rId110">
              <w:r w:rsidDel="00000000" w:rsidR="00000000" w:rsidRPr="00000000">
                <w:rPr>
                  <w:color w:val="1155cc"/>
                  <w:u w:val="single"/>
                  <w:rtl w:val="0"/>
                </w:rPr>
                <w:t xml:space="preserve">https://doi.org/10.3390/su122310149</w:t>
              </w:r>
            </w:hyperlink>
            <w:r w:rsidDel="00000000" w:rsidR="00000000" w:rsidRPr="00000000">
              <w:rPr>
                <w:rtl w:val="0"/>
              </w:rPr>
            </w:r>
          </w:p>
          <w:p w:rsidR="00000000" w:rsidDel="00000000" w:rsidP="00000000" w:rsidRDefault="00000000" w:rsidRPr="00000000" w14:paraId="00000568">
            <w:pPr>
              <w:numPr>
                <w:ilvl w:val="0"/>
                <w:numId w:val="326"/>
              </w:numPr>
              <w:spacing w:after="0" w:afterAutospacing="0" w:before="0" w:beforeAutospacing="0" w:lineRule="auto"/>
              <w:ind w:left="720" w:hanging="360"/>
            </w:pPr>
            <w:r w:rsidDel="00000000" w:rsidR="00000000" w:rsidRPr="00000000">
              <w:rPr>
                <w:rtl w:val="0"/>
              </w:rPr>
              <w:t xml:space="preserve">Leiserowitz, A. &amp; Smith, N. (2010). Knowledge of Climate Change Across Global Warming’s Six Americas. Yale University. New Haven, CT: Yale Project on Climate Change Communication.</w:t>
            </w:r>
            <w:hyperlink r:id="rId111">
              <w:r w:rsidDel="00000000" w:rsidR="00000000" w:rsidRPr="00000000">
                <w:rPr>
                  <w:rtl w:val="0"/>
                </w:rPr>
                <w:t xml:space="preserve"> </w:t>
              </w:r>
            </w:hyperlink>
            <w:hyperlink r:id="rId112">
              <w:r w:rsidDel="00000000" w:rsidR="00000000" w:rsidRPr="00000000">
                <w:rPr>
                  <w:color w:val="1155cc"/>
                  <w:u w:val="single"/>
                  <w:rtl w:val="0"/>
                </w:rPr>
                <w:t xml:space="preserve">https://climatecommunication.yale.edu/wp-content/uploads/2016/02/2010_12_Knowledge-of-Climate-Change-Across-Global-Warming%E2%80%99s-Six-Americas.pdf</w:t>
              </w:r>
            </w:hyperlink>
            <w:r w:rsidDel="00000000" w:rsidR="00000000" w:rsidRPr="00000000">
              <w:rPr>
                <w:rtl w:val="0"/>
              </w:rPr>
            </w:r>
          </w:p>
          <w:p w:rsidR="00000000" w:rsidDel="00000000" w:rsidP="00000000" w:rsidRDefault="00000000" w:rsidRPr="00000000" w14:paraId="00000569">
            <w:pPr>
              <w:numPr>
                <w:ilvl w:val="0"/>
                <w:numId w:val="326"/>
              </w:numPr>
              <w:spacing w:after="240" w:before="0" w:beforeAutospacing="0" w:lineRule="auto"/>
              <w:ind w:left="720" w:hanging="360"/>
            </w:pPr>
            <w:r w:rsidDel="00000000" w:rsidR="00000000" w:rsidRPr="00000000">
              <w:rPr>
                <w:rtl w:val="0"/>
              </w:rPr>
              <w:t xml:space="preserve">Whitmarsh, L., &amp; Capstick, S. (2018). Perceptions of climate change. In S. Clayton &amp; C. Manning (Eds.), Psychology and climate change: Human perceptions, impacts, and responses (pp. 13–33). Elsevier Academic Press.</w:t>
            </w:r>
            <w:hyperlink r:id="rId113">
              <w:r w:rsidDel="00000000" w:rsidR="00000000" w:rsidRPr="00000000">
                <w:rPr>
                  <w:rtl w:val="0"/>
                </w:rPr>
                <w:t xml:space="preserve"> </w:t>
              </w:r>
            </w:hyperlink>
            <w:hyperlink r:id="rId114">
              <w:r w:rsidDel="00000000" w:rsidR="00000000" w:rsidRPr="00000000">
                <w:rPr>
                  <w:color w:val="1155cc"/>
                  <w:u w:val="single"/>
                  <w:rtl w:val="0"/>
                </w:rPr>
                <w:t xml:space="preserve">https://doi.org/10.1016/B978-0-12-813130-5.00002-3</w:t>
              </w:r>
            </w:hyperlink>
            <w:r w:rsidDel="00000000" w:rsidR="00000000" w:rsidRPr="00000000">
              <w:rPr>
                <w:rtl w:val="0"/>
              </w:rPr>
            </w:r>
          </w:p>
        </w:tc>
      </w:tr>
    </w:tbl>
    <w:p w:rsidR="00000000" w:rsidDel="00000000" w:rsidP="00000000" w:rsidRDefault="00000000" w:rsidRPr="00000000" w14:paraId="0000056A">
      <w:pPr>
        <w:rPr/>
        <w:sectPr>
          <w:headerReference r:id="rId115"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5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6" w:type="default"/>
          <w:type w:val="nextPage"/>
          <w:pgSz w:h="12240" w:w="15840" w:orient="landscape"/>
          <w:pgMar w:bottom="1440.0000000000002" w:top="1440.0000000000002" w:left="1440.0000000000002" w:right="1440.0000000000002" w:header="720" w:footer="720"/>
          <w:pgNumType w:start="1"/>
        </w:sectPr>
      </w:pPr>
      <w:bookmarkStart w:colFirst="0" w:colLast="0" w:name="_i26lmv68tvaw" w:id="116"/>
      <w:bookmarkEnd w:id="1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Our Varied Climate Emotions</w:t>
      </w:r>
      <w:r w:rsidDel="00000000" w:rsidR="00000000" w:rsidRPr="00000000">
        <w:rPr>
          <w:rtl w:val="0"/>
        </w:rPr>
      </w:r>
    </w:p>
    <w:p w:rsidR="00000000" w:rsidDel="00000000" w:rsidP="00000000" w:rsidRDefault="00000000" w:rsidRPr="00000000" w14:paraId="0000056C">
      <w:pPr>
        <w:pStyle w:val="Heading1"/>
        <w:spacing w:after="240" w:before="240" w:lineRule="auto"/>
        <w:rPr/>
      </w:pPr>
      <w:bookmarkStart w:colFirst="0" w:colLast="0" w:name="_tpdi07syix90" w:id="117"/>
      <w:bookmarkEnd w:id="117"/>
      <w:r w:rsidDel="00000000" w:rsidR="00000000" w:rsidRPr="00000000">
        <w:rPr>
          <w:rtl w:val="0"/>
        </w:rPr>
      </w:r>
    </w:p>
    <w:tbl>
      <w:tblPr>
        <w:tblStyle w:val="Table43"/>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blHeader w:val="0"/>
        </w:trPr>
        <w:tc>
          <w:tcPr>
            <w:shd w:fill="f4cccc" w:val="clear"/>
          </w:tcPr>
          <w:p w:rsidR="00000000" w:rsidDel="00000000" w:rsidP="00000000" w:rsidRDefault="00000000" w:rsidRPr="00000000" w14:paraId="0000056D">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56E">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56F">
            <w:pPr>
              <w:widowControl w:val="0"/>
              <w:rPr>
                <w:b w:val="1"/>
                <w:bCs w:val="1"/>
                <w:sz w:val="28"/>
                <w:szCs w:val="28"/>
              </w:rPr>
            </w:pPr>
            <w:r w:rsidDel="00000000" w:rsidR="00000000" w:rsidRPr="00000000">
              <w:rPr>
                <w:b w:val="1"/>
                <w:bCs w:val="1"/>
                <w:sz w:val="28"/>
                <w:szCs w:val="28"/>
                <w:rtl w:val="0"/>
              </w:rPr>
              <w:t xml:space="preserve">Section 2 is now closed for review and we are no longer accepting comments. Thank you for your contributions!</w:t>
            </w:r>
          </w:p>
          <w:p w:rsidR="00000000" w:rsidDel="00000000" w:rsidP="00000000" w:rsidRDefault="00000000" w:rsidRPr="00000000" w14:paraId="00000570">
            <w:pPr>
              <w:widowControl w:val="0"/>
              <w:rPr>
                <w:sz w:val="28"/>
                <w:szCs w:val="28"/>
              </w:rPr>
            </w:pPr>
            <w:r w:rsidDel="00000000" w:rsidR="00000000" w:rsidRPr="00000000">
              <w:rPr>
                <w:rtl w:val="0"/>
              </w:rPr>
            </w:r>
          </w:p>
          <w:p w:rsidR="00000000" w:rsidDel="00000000" w:rsidP="00000000" w:rsidRDefault="00000000" w:rsidRPr="00000000" w14:paraId="00000571">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0572">
            <w:pPr>
              <w:widowControl w:val="0"/>
              <w:rPr>
                <w:b w:val="1"/>
                <w:bCs w:val="1"/>
                <w:sz w:val="28"/>
                <w:szCs w:val="28"/>
              </w:rPr>
            </w:pPr>
            <w:r w:rsidDel="00000000" w:rsidR="00000000" w:rsidRPr="00000000">
              <w:rPr>
                <w:rtl w:val="0"/>
              </w:rPr>
            </w:r>
          </w:p>
          <w:p w:rsidR="00000000" w:rsidDel="00000000" w:rsidP="00000000" w:rsidRDefault="00000000" w:rsidRPr="00000000" w14:paraId="00000573">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0574">
      <w:pPr>
        <w:pStyle w:val="Heading1"/>
        <w:spacing w:after="240" w:before="240" w:lineRule="auto"/>
        <w:rPr>
          <w:b w:val="0"/>
          <w:bCs w:val="0"/>
        </w:rPr>
      </w:pPr>
      <w:bookmarkStart w:colFirst="0" w:colLast="0" w:name="_4ftetc6x8bmn" w:id="118"/>
      <w:bookmarkEnd w:id="118"/>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pStyle w:val="Heading2"/>
        <w:spacing w:after="240" w:before="240" w:lineRule="auto"/>
        <w:rPr>
          <w:sz w:val="40"/>
          <w:szCs w:val="40"/>
        </w:rPr>
      </w:pPr>
      <w:bookmarkStart w:colFirst="0" w:colLast="0" w:name="_83ikaj7dbbms" w:id="119"/>
      <w:bookmarkEnd w:id="119"/>
      <w:r w:rsidDel="00000000" w:rsidR="00000000" w:rsidRPr="00000000">
        <w:rPr>
          <w:sz w:val="40"/>
          <w:szCs w:val="40"/>
          <w:rtl w:val="0"/>
        </w:rPr>
        <w:t xml:space="preserve">Our Varied Climate Emotions</w:t>
      </w:r>
    </w:p>
    <w:tbl>
      <w:tblPr>
        <w:tblStyle w:val="Table4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057F">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0580">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0581">
            <w:pPr>
              <w:widowControl w:val="0"/>
              <w:numPr>
                <w:ilvl w:val="0"/>
                <w:numId w:val="241"/>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0582">
            <w:pPr>
              <w:widowControl w:val="0"/>
              <w:numPr>
                <w:ilvl w:val="0"/>
                <w:numId w:val="241"/>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0583">
            <w:pPr>
              <w:widowControl w:val="0"/>
              <w:numPr>
                <w:ilvl w:val="0"/>
                <w:numId w:val="241"/>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0584">
            <w:pPr>
              <w:widowControl w:val="0"/>
              <w:numPr>
                <w:ilvl w:val="0"/>
                <w:numId w:val="241"/>
              </w:numPr>
              <w:spacing w:line="240" w:lineRule="auto"/>
              <w:ind w:left="720" w:hanging="360"/>
              <w:rPr>
                <w:del w:author="Lily Barraclough" w:id="201" w:date="2025-11-06T16:31:09Z"/>
              </w:rPr>
            </w:pPr>
            <w:ins w:author="Lily Barraclough" w:id="201" w:date="2025-11-06T16:31:09Z">
              <w:r w:rsidDel="00000000" w:rsidR="00000000" w:rsidRPr="00000000">
                <w:rPr>
                  <w:rtl w:val="0"/>
                </w:rPr>
                <w:t xml:space="preserve">Lilian Barraclough, College of Social and Applied Human Sciences, University of Guelph &amp; Youth Climate Lab</w:t>
              </w:r>
            </w:ins>
            <w:ins w:author="Lily Barraclough" w:id="202" w:date="2025-11-06T16:31:03Z">
              <w:del w:author="Lily Barraclough" w:id="201" w:date="2025-11-06T16:31:09Z">
                <w:r w:rsidDel="00000000" w:rsidR="00000000" w:rsidRPr="00000000">
                  <w:rPr>
                    <w:rtl w:val="0"/>
                  </w:rPr>
                  <w:delText xml:space="preserve">https://www-sciencedirect-com.ezproxy.lakeheadu.ca/science/article/pii/S2667278224000075</w:delText>
                </w:r>
              </w:del>
            </w:ins>
            <w:del w:author="Lily Barraclough" w:id="201" w:date="2025-11-06T16:31:09Z">
              <w:r w:rsidDel="00000000" w:rsidR="00000000" w:rsidRPr="00000000">
                <w:rPr>
                  <w:rtl w:val="0"/>
                </w:rPr>
                <w:delText xml:space="preserve"> </w:delText>
              </w:r>
            </w:del>
          </w:p>
          <w:p w:rsidR="00000000" w:rsidDel="00000000" w:rsidP="00000000" w:rsidRDefault="00000000" w:rsidRPr="00000000" w14:paraId="00000585">
            <w:pPr>
              <w:widowControl w:val="0"/>
              <w:numPr>
                <w:ilvl w:val="0"/>
                <w:numId w:val="241"/>
              </w:numPr>
              <w:spacing w:line="240" w:lineRule="auto"/>
              <w:ind w:left="720" w:hanging="360"/>
            </w:pPr>
            <w:del w:author="Lily Barraclough" w:id="201" w:date="2025-11-06T16:31:09Z">
              <w:r w:rsidDel="00000000" w:rsidR="00000000" w:rsidRPr="00000000">
                <w:rPr>
                  <w:rtl w:val="0"/>
                </w:rPr>
                <w:delText xml:space="preserve"> </w:delText>
              </w:r>
            </w:del>
            <w:r w:rsidDel="00000000" w:rsidR="00000000" w:rsidRPr="00000000">
              <w:rPr>
                <w:rtl w:val="0"/>
              </w:rPr>
            </w:r>
          </w:p>
          <w:p w:rsidR="00000000" w:rsidDel="00000000" w:rsidP="00000000" w:rsidRDefault="00000000" w:rsidRPr="00000000" w14:paraId="00000586">
            <w:pPr>
              <w:widowControl w:val="0"/>
              <w:numPr>
                <w:ilvl w:val="0"/>
                <w:numId w:val="241"/>
              </w:numPr>
              <w:spacing w:line="240" w:lineRule="auto"/>
              <w:ind w:left="720" w:hanging="360"/>
              <w:rPr>
                <w:ins w:author="Ashley Stoltz" w:id="204" w:date="2025-12-15T04:35:18Z"/>
              </w:rPr>
            </w:pPr>
            <w:ins w:author="Mike Marchand" w:id="203" w:date="2025-11-30T22:03:49Z">
              <w:r w:rsidDel="00000000" w:rsidR="00000000" w:rsidRPr="00000000">
                <w:rPr>
                  <w:rtl w:val="0"/>
                </w:rPr>
                <w:t xml:space="preserve"> Michael Marchand, sqilxw, syilx Nation - Cultural Safety Consultant </w:t>
              </w:r>
            </w:ins>
            <w:ins w:author="Ashley Stoltz" w:id="204" w:date="2025-12-15T04:35:18Z">
              <w:r w:rsidDel="00000000" w:rsidR="00000000" w:rsidRPr="00000000">
                <w:rPr>
                  <w:rtl w:val="0"/>
                </w:rPr>
              </w:r>
            </w:ins>
          </w:p>
          <w:p w:rsidR="00000000" w:rsidDel="00000000" w:rsidP="00000000" w:rsidRDefault="00000000" w:rsidRPr="00000000" w14:paraId="00000587">
            <w:pPr>
              <w:widowControl w:val="0"/>
              <w:numPr>
                <w:ilvl w:val="0"/>
                <w:numId w:val="241"/>
              </w:numPr>
              <w:spacing w:line="240" w:lineRule="auto"/>
              <w:ind w:left="720" w:hanging="360"/>
            </w:pPr>
            <w:ins w:author="Ashley Stoltz" w:id="204" w:date="2025-12-15T04:35:18Z">
              <w:r w:rsidDel="00000000" w:rsidR="00000000" w:rsidRPr="00000000">
                <w:rPr>
                  <w:rtl w:val="0"/>
                </w:rPr>
                <w:t xml:space="preserve">Ashley Stoltz, Faculty of Health Sciences, Simon Fraser University</w:t>
              </w:r>
            </w:ins>
            <w:r w:rsidDel="00000000" w:rsidR="00000000" w:rsidRPr="00000000">
              <w:rPr>
                <w:rtl w:val="0"/>
              </w:rPr>
            </w:r>
          </w:p>
        </w:tc>
      </w:tr>
    </w:tbl>
    <w:p w:rsidR="00000000" w:rsidDel="00000000" w:rsidP="00000000" w:rsidRDefault="00000000" w:rsidRPr="00000000" w14:paraId="00000588">
      <w:pPr>
        <w:spacing w:after="240" w:before="240" w:lineRule="auto"/>
        <w:rPr/>
      </w:pPr>
      <w:r w:rsidDel="00000000" w:rsidR="00000000" w:rsidRPr="00000000">
        <w:rPr>
          <w:rtl w:val="0"/>
        </w:rPr>
      </w:r>
    </w:p>
    <w:tbl>
      <w:tblPr>
        <w:tblStyle w:val="Table4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0589">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058A">
            <w:pPr>
              <w:widowControl w:val="0"/>
              <w:spacing w:after="240" w:before="240" w:line="240" w:lineRule="auto"/>
              <w:rPr/>
            </w:pPr>
            <w:r w:rsidDel="00000000" w:rsidR="00000000" w:rsidRPr="00000000">
              <w:rPr>
                <w:rtl w:val="0"/>
              </w:rPr>
              <w:t xml:space="preserve">In this module, we’ll begin our deeper exploration of </w:t>
            </w:r>
            <w:del w:author="Ashley Stoltz" w:id="205" w:date="2025-12-15T04:34:33Z">
              <w:r w:rsidDel="00000000" w:rsidR="00000000" w:rsidRPr="00000000">
                <w:rPr>
                  <w:rtl w:val="0"/>
                </w:rPr>
                <w:delText xml:space="preserve">“</w:delText>
              </w:r>
            </w:del>
            <w:r w:rsidDel="00000000" w:rsidR="00000000" w:rsidRPr="00000000">
              <w:rPr>
                <w:rtl w:val="0"/>
              </w:rPr>
              <w:t xml:space="preserve">climate emotions</w:t>
            </w:r>
            <w:del w:author="Ashley Stoltz" w:id="206" w:date="2025-12-15T04:34:35Z">
              <w:commentRangeStart w:id="144"/>
              <w:r w:rsidDel="00000000" w:rsidR="00000000" w:rsidRPr="00000000">
                <w:rPr>
                  <w:rtl w:val="0"/>
                </w:rPr>
                <w:delText xml:space="preserve">”</w:delText>
              </w:r>
            </w:del>
            <w:commentRangeEnd w:id="144"/>
            <w:r w:rsidDel="00000000" w:rsidR="00000000" w:rsidRPr="00000000">
              <w:commentReference w:id="144"/>
            </w:r>
            <w:r w:rsidDel="00000000" w:rsidR="00000000" w:rsidRPr="00000000">
              <w:rPr>
                <w:rtl w:val="0"/>
              </w:rPr>
              <w:t xml:space="preserve">—those emotional responses that arise specifically in relation to environmental changes and challenges. You’ve already learned how emotions work in general, as well as how they differ from formal mental health conditions. Now, we’ll focus on how these concepts apply when people confront climate threats, whether it’s reading about melting ice caps, living through repeated hurricanes, or experiencing subtle but unsettling shifts in local weather patterns. Over the coming sections, we’ll look at different groupings of climate emotions, such as worry, grief, or </w:t>
            </w:r>
            <w:del w:author="Kelly Guilbeau" w:id="207" w:date="2025-12-02T18:27:01Z">
              <w:r w:rsidDel="00000000" w:rsidR="00000000" w:rsidRPr="00000000">
                <w:rPr>
                  <w:rtl w:val="0"/>
                </w:rPr>
                <w:delText xml:space="preserve">even </w:delText>
              </w:r>
            </w:del>
            <w:r w:rsidDel="00000000" w:rsidR="00000000" w:rsidRPr="00000000">
              <w:rPr>
                <w:rtl w:val="0"/>
              </w:rPr>
              <w:t xml:space="preserve">anger, and examine how these feelings may manifest in day-to-day life. We’ll also discuss the distinction between transient emotional reactions and signs of deeper distress, along with ways to assess and screen for the more intense or prolonged forms of climate-related mental health concerns. This includes an overview of screening tools designed to identify when a normal, adaptive emotional response is edging closer to a diagnosable condition.</w:t>
            </w:r>
          </w:p>
          <w:p w:rsidR="00000000" w:rsidDel="00000000" w:rsidP="00000000" w:rsidRDefault="00000000" w:rsidRPr="00000000" w14:paraId="0000058B">
            <w:pPr>
              <w:widowControl w:val="0"/>
              <w:spacing w:after="240" w:before="240" w:line="240" w:lineRule="auto"/>
              <w:rPr/>
            </w:pPr>
            <w:r w:rsidDel="00000000" w:rsidR="00000000" w:rsidRPr="00000000">
              <w:rPr>
                <w:rtl w:val="0"/>
              </w:rPr>
              <w:t xml:space="preserve">Before </w:t>
            </w:r>
            <w:del w:author="Mike Marchand" w:id="208" w:date="2025-11-30T22:06:30Z">
              <w:r w:rsidDel="00000000" w:rsidR="00000000" w:rsidRPr="00000000">
                <w:rPr>
                  <w:rtl w:val="0"/>
                </w:rPr>
                <w:delText xml:space="preserve">we </w:delText>
              </w:r>
            </w:del>
            <w:r w:rsidDel="00000000" w:rsidR="00000000" w:rsidRPr="00000000">
              <w:rPr>
                <w:rtl w:val="0"/>
              </w:rPr>
              <w:t xml:space="preserve">div</w:t>
            </w:r>
            <w:ins w:author="Mike Marchand" w:id="209" w:date="2025-11-30T22:06:35Z">
              <w:r w:rsidDel="00000000" w:rsidR="00000000" w:rsidRPr="00000000">
                <w:rPr>
                  <w:rtl w:val="0"/>
                </w:rPr>
                <w:t xml:space="preserve">ing </w:t>
              </w:r>
            </w:ins>
            <w:del w:author="Mike Marchand" w:id="209" w:date="2025-11-30T22:06:35Z">
              <w:r w:rsidDel="00000000" w:rsidR="00000000" w:rsidRPr="00000000">
                <w:rPr>
                  <w:rtl w:val="0"/>
                </w:rPr>
                <w:delText xml:space="preserve">e</w:delText>
              </w:r>
            </w:del>
            <w:r w:rsidDel="00000000" w:rsidR="00000000" w:rsidRPr="00000000">
              <w:rPr>
                <w:rtl w:val="0"/>
              </w:rPr>
              <w:t xml:space="preserve"> into each specific emotion, let’s connect what you’ve learned about general emotion theories to these climate-centered feelings. Recall that primary emotions, such as fear and anger, can arise quickly in response to immediate threats—a wildfire raging near one’s home, for instance. Secondary emotions, which involve more cognition and social interpretation, include feelings like guilt or pride; applied to climate contexts, guilt might stem from realizing our carbon footprint contributes to global warming, while pride could emerge from adopting sustainable habits. These distinctions help us see that climate emotions blend innate, survival-focused reactions with socially and morally informed responses.</w:t>
            </w:r>
          </w:p>
          <w:p w:rsidR="00000000" w:rsidDel="00000000" w:rsidP="00000000" w:rsidRDefault="00000000" w:rsidRPr="00000000" w14:paraId="0000058C">
            <w:pPr>
              <w:widowControl w:val="0"/>
              <w:spacing w:after="240" w:before="240" w:line="240" w:lineRule="auto"/>
              <w:rPr/>
            </w:pPr>
            <w:r w:rsidDel="00000000" w:rsidR="00000000" w:rsidRPr="00000000">
              <w:rPr>
                <w:rtl w:val="0"/>
              </w:rPr>
              <w:t xml:space="preserve">From a cognitive appraisal standpoint, how individuals perceive and interpret climate change can dramatically shape their emotions. If you view climate change as a surmountable challenge, you might feel determination or hope; if you see it as an insurmountable global crisis, you may sink into despair or numbness. This insight underscores the power of reframing and communication—reminding us that well-crafted messaging can encourage more proactive emotional responses and reduce fatalistic outlooks. Similarly, emotion regulation and coping theories also offer practical guidance on how people's emotional experiences of climate change are shaped. Indeed, rather than suppressing or denying eco-anxiety, channeling that concern into meaningful actions</w:t>
            </w:r>
            <w:ins w:author="Ashley Stoltz" w:id="210" w:date="2025-12-15T04:37:32Z">
              <w:r w:rsidDel="00000000" w:rsidR="00000000" w:rsidRPr="00000000">
                <w:rPr>
                  <w:rtl w:val="0"/>
                </w:rPr>
                <w:t xml:space="preserve"> </w:t>
              </w:r>
            </w:ins>
            <w:del w:author="Ashley Stoltz" w:id="210" w:date="2025-12-15T04:37:32Z">
              <w:r w:rsidDel="00000000" w:rsidR="00000000" w:rsidRPr="00000000">
                <w:rPr>
                  <w:rtl w:val="0"/>
                </w:rPr>
                <w:delText xml:space="preserve">—</w:delText>
              </w:r>
            </w:del>
            <w:r w:rsidDel="00000000" w:rsidR="00000000" w:rsidRPr="00000000">
              <w:rPr>
                <w:rtl w:val="0"/>
              </w:rPr>
              <w:t xml:space="preserve">like joining community cleanups or writing to policymakers</w:t>
            </w:r>
            <w:ins w:author="Ashley Stoltz" w:id="211" w:date="2025-12-15T04:37:34Z">
              <w:r w:rsidDel="00000000" w:rsidR="00000000" w:rsidRPr="00000000">
                <w:rPr>
                  <w:rtl w:val="0"/>
                </w:rPr>
                <w:t xml:space="preserve"> </w:t>
              </w:r>
            </w:ins>
            <w:del w:author="Ashley Stoltz" w:id="211" w:date="2025-12-15T04:37:34Z">
              <w:r w:rsidDel="00000000" w:rsidR="00000000" w:rsidRPr="00000000">
                <w:rPr>
                  <w:rtl w:val="0"/>
                </w:rPr>
                <w:delText xml:space="preserve">—</w:delText>
              </w:r>
            </w:del>
            <w:r w:rsidDel="00000000" w:rsidR="00000000" w:rsidRPr="00000000">
              <w:rPr>
                <w:rtl w:val="0"/>
              </w:rPr>
              <w:t xml:space="preserve">can help maintain psychological well-being. Conversely, avoiding climate news altogether may provide temporary relief but </w:t>
            </w:r>
            <w:ins w:author="Kelly Guilbeau" w:id="212" w:date="2025-12-02T18:29:26Z">
              <w:r w:rsidDel="00000000" w:rsidR="00000000" w:rsidRPr="00000000">
                <w:rPr>
                  <w:rtl w:val="0"/>
                </w:rPr>
                <w:t xml:space="preserve">can</w:t>
              </w:r>
            </w:ins>
            <w:del w:author="Kelly Guilbeau" w:id="212" w:date="2025-12-02T18:29:26Z">
              <w:r w:rsidDel="00000000" w:rsidR="00000000" w:rsidRPr="00000000">
                <w:rPr>
                  <w:rtl w:val="0"/>
                </w:rPr>
                <w:delText xml:space="preserve">often</w:delText>
              </w:r>
            </w:del>
            <w:r w:rsidDel="00000000" w:rsidR="00000000" w:rsidRPr="00000000">
              <w:rPr>
                <w:rtl w:val="0"/>
              </w:rPr>
              <w:t xml:space="preserve"> lead</w:t>
            </w:r>
            <w:del w:author="Kelly Guilbeau" w:id="213" w:date="2025-12-02T18:29:30Z">
              <w:r w:rsidDel="00000000" w:rsidR="00000000" w:rsidRPr="00000000">
                <w:rPr>
                  <w:rtl w:val="0"/>
                </w:rPr>
                <w:delText xml:space="preserve">s</w:delText>
              </w:r>
            </w:del>
            <w:r w:rsidDel="00000000" w:rsidR="00000000" w:rsidRPr="00000000">
              <w:rPr>
                <w:rtl w:val="0"/>
              </w:rPr>
              <w:t xml:space="preserve"> to increased stress and a sense of helplessness in the long run. In addition, cultural and social dimensions play a significant role: certain communities, particularly Indigenous or closely land-tied groups, may experience more intense grief and anger because of the deep spiritual and historical significance they attach to their environment. Media narratives, political debates, and social norms further influence how these emotions are expressed or validated. The next two sections of th</w:t>
            </w:r>
            <w:ins w:author="Lily Barraclough" w:id="214" w:date="2025-11-06T16:32:20Z">
              <w:r w:rsidDel="00000000" w:rsidR="00000000" w:rsidRPr="00000000">
                <w:rPr>
                  <w:rtl w:val="0"/>
                </w:rPr>
                <w:t xml:space="preserve">is</w:t>
              </w:r>
            </w:ins>
            <w:del w:author="Lily Barraclough" w:id="214" w:date="2025-11-06T16:32:20Z">
              <w:r w:rsidDel="00000000" w:rsidR="00000000" w:rsidRPr="00000000">
                <w:rPr>
                  <w:rtl w:val="0"/>
                </w:rPr>
                <w:delText xml:space="preserve">ese</w:delText>
              </w:r>
            </w:del>
            <w:r w:rsidDel="00000000" w:rsidR="00000000" w:rsidRPr="00000000">
              <w:rPr>
                <w:rtl w:val="0"/>
              </w:rPr>
              <w:t xml:space="preserve"> course will discuss these various adaptation and resilience</w:t>
            </w:r>
            <w:ins w:author="Lily Barraclough" w:id="215" w:date="2025-11-06T16:32:25Z">
              <w:r w:rsidDel="00000000" w:rsidR="00000000" w:rsidRPr="00000000">
                <w:rPr>
                  <w:rtl w:val="0"/>
                </w:rPr>
                <w:t xml:space="preserve"> </w:t>
              </w:r>
            </w:ins>
            <w:r w:rsidDel="00000000" w:rsidR="00000000" w:rsidRPr="00000000">
              <w:rPr>
                <w:rtl w:val="0"/>
              </w:rPr>
              <w:t xml:space="preserve">strategies in more detail</w:t>
            </w:r>
            <w:ins w:author="Ashley Stoltz" w:id="216" w:date="2025-12-15T04:39:50Z">
              <w:r w:rsidDel="00000000" w:rsidR="00000000" w:rsidRPr="00000000">
                <w:rPr>
                  <w:rtl w:val="0"/>
                </w:rPr>
                <w:t xml:space="preserve">, but</w:t>
              </w:r>
            </w:ins>
            <w:del w:author="Ashley Stoltz" w:id="216" w:date="2025-12-15T04:39:50Z">
              <w:r w:rsidDel="00000000" w:rsidR="00000000" w:rsidRPr="00000000">
                <w:rPr>
                  <w:rtl w:val="0"/>
                </w:rPr>
                <w:delText xml:space="preserve">. Suffice it for now, to say that</w:delText>
              </w:r>
            </w:del>
            <w:r w:rsidDel="00000000" w:rsidR="00000000" w:rsidRPr="00000000">
              <w:rPr>
                <w:rtl w:val="0"/>
              </w:rPr>
              <w:t xml:space="preserve"> the categories of emotions we discuss in the next few modules are not</w:t>
            </w:r>
            <w:ins w:author="Ashley Stoltz" w:id="217" w:date="2025-12-15T04:40:17Z">
              <w:r w:rsidDel="00000000" w:rsidR="00000000" w:rsidRPr="00000000">
                <w:rPr>
                  <w:rtl w:val="0"/>
                </w:rPr>
                <w:t xml:space="preserve"> necessarily</w:t>
              </w:r>
            </w:ins>
            <w:r w:rsidDel="00000000" w:rsidR="00000000" w:rsidRPr="00000000">
              <w:rPr>
                <w:rtl w:val="0"/>
              </w:rPr>
              <w:t xml:space="preserve"> inevitable or universal.</w:t>
            </w:r>
          </w:p>
          <w:p w:rsidR="00000000" w:rsidDel="00000000" w:rsidP="00000000" w:rsidRDefault="00000000" w:rsidRPr="00000000" w14:paraId="0000058D">
            <w:pPr>
              <w:widowControl w:val="0"/>
              <w:spacing w:after="240" w:before="240" w:line="240" w:lineRule="auto"/>
              <w:rPr/>
            </w:pPr>
            <w:ins w:author="Ashley Stoltz" w:id="218" w:date="2025-12-15T04:40:25Z">
              <w:r w:rsidDel="00000000" w:rsidR="00000000" w:rsidRPr="00000000">
                <w:rPr>
                  <w:rtl w:val="0"/>
                </w:rPr>
                <w:t xml:space="preserve">T</w:t>
              </w:r>
            </w:ins>
            <w:del w:author="Ashley Stoltz" w:id="218" w:date="2025-12-15T04:40:25Z">
              <w:r w:rsidDel="00000000" w:rsidR="00000000" w:rsidRPr="00000000">
                <w:rPr>
                  <w:rtl w:val="0"/>
                </w:rPr>
                <w:delText xml:space="preserve">As well, t</w:delText>
              </w:r>
            </w:del>
            <w:r w:rsidDel="00000000" w:rsidR="00000000" w:rsidRPr="00000000">
              <w:rPr>
                <w:rtl w:val="0"/>
              </w:rPr>
              <w:t xml:space="preserve">hese theoretical perspectives</w:t>
            </w:r>
            <w:ins w:author="Ashley Stoltz" w:id="219" w:date="2025-12-15T04:40:28Z">
              <w:r w:rsidDel="00000000" w:rsidR="00000000" w:rsidRPr="00000000">
                <w:rPr>
                  <w:rtl w:val="0"/>
                </w:rPr>
                <w:t xml:space="preserve"> also</w:t>
              </w:r>
            </w:ins>
            <w:r w:rsidDel="00000000" w:rsidR="00000000" w:rsidRPr="00000000">
              <w:rPr>
                <w:rtl w:val="0"/>
              </w:rPr>
              <w:t xml:space="preserve"> remind us that climate emotions are by no means trivial or irrational. Rather, they reflect a natural response to what, for many</w:t>
            </w:r>
            <w:ins w:author="Ashley Stoltz" w:id="220" w:date="2025-12-15T04:40:43Z">
              <w:r w:rsidDel="00000000" w:rsidR="00000000" w:rsidRPr="00000000">
                <w:rPr>
                  <w:rtl w:val="0"/>
                </w:rPr>
                <w:t xml:space="preserve"> people</w:t>
              </w:r>
            </w:ins>
            <w:r w:rsidDel="00000000" w:rsidR="00000000" w:rsidRPr="00000000">
              <w:rPr>
                <w:rtl w:val="0"/>
              </w:rPr>
              <w:t xml:space="preserve">, is an existential threat. They can serve as catalysts for collective action, policy change, and personal transformation. By recognizing the legitimacy of climate emotions—and by seeing how they arise at the intersection of biology, cognition, social context, and cultural meaning—we can more effectively support individuals and communities as they work to protect both the planet and their own mental health. Therefore, as we review these emotions, try to avoid judging them as "good" or "bad." We will consider that aspect later in the course.</w:t>
            </w:r>
          </w:p>
          <w:p w:rsidR="00000000" w:rsidDel="00000000" w:rsidP="00000000" w:rsidRDefault="00000000" w:rsidRPr="00000000" w14:paraId="0000058E">
            <w:pPr>
              <w:widowControl w:val="0"/>
              <w:spacing w:line="240" w:lineRule="auto"/>
              <w:rPr/>
            </w:pPr>
            <w:r w:rsidDel="00000000" w:rsidR="00000000" w:rsidRPr="00000000">
              <w:rPr>
                <w:rtl w:val="0"/>
              </w:rPr>
            </w:r>
          </w:p>
        </w:tc>
      </w:tr>
      <w:tr>
        <w:trPr>
          <w:cantSplit w:val="0"/>
          <w:tblHeader w:val="0"/>
        </w:trPr>
        <w:tc>
          <w:tcPr>
            <w:shd w:fill="ea9999" w:val="clear"/>
          </w:tcPr>
          <w:p w:rsidR="00000000" w:rsidDel="00000000" w:rsidP="00000000" w:rsidRDefault="00000000" w:rsidRPr="00000000" w14:paraId="0000058F">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0590">
            <w:pPr>
              <w:pStyle w:val="Heading2"/>
              <w:spacing w:after="240" w:before="240" w:lineRule="auto"/>
              <w:rPr/>
            </w:pPr>
            <w:bookmarkStart w:colFirst="0" w:colLast="0" w:name="_rimhjdz2cif2" w:id="120"/>
            <w:bookmarkEnd w:id="120"/>
            <w:r w:rsidDel="00000000" w:rsidR="00000000" w:rsidRPr="00000000">
              <w:rPr>
                <w:rtl w:val="0"/>
              </w:rPr>
              <w:t xml:space="preserve">What are Climate Emotions?</w:t>
            </w:r>
          </w:p>
          <w:p w:rsidR="00000000" w:rsidDel="00000000" w:rsidP="00000000" w:rsidRDefault="00000000" w:rsidRPr="00000000" w14:paraId="00000591">
            <w:pPr>
              <w:spacing w:after="240" w:before="240" w:lineRule="auto"/>
              <w:rPr/>
            </w:pPr>
            <w:r w:rsidDel="00000000" w:rsidR="00000000" w:rsidRPr="00000000">
              <w:rPr>
                <w:rtl w:val="0"/>
              </w:rPr>
              <w:t xml:space="preserve">Climate emotions are emotional responses to the challenges and realities of climate change. They reflect a wide spectrum of reactions, from concern and despair to resilience and hope.</w:t>
            </w:r>
          </w:p>
          <w:p w:rsidR="00000000" w:rsidDel="00000000" w:rsidP="00000000" w:rsidRDefault="00000000" w:rsidRPr="00000000" w14:paraId="00000592">
            <w:pPr>
              <w:spacing w:after="240" w:before="240" w:lineRule="auto"/>
              <w:rPr>
                <w:b w:val="1"/>
                <w:bCs w:val="1"/>
              </w:rPr>
            </w:pPr>
            <w:r w:rsidDel="00000000" w:rsidR="00000000" w:rsidRPr="00000000">
              <w:rPr>
                <w:b w:val="1"/>
                <w:bCs w:val="1"/>
                <w:rtl w:val="0"/>
              </w:rPr>
              <w:t xml:space="preserve">In the upcoming modules, we will explore specific climate emotions, focusing on the following clusters:</w:t>
            </w:r>
          </w:p>
          <w:p w:rsidR="00000000" w:rsidDel="00000000" w:rsidP="00000000" w:rsidRDefault="00000000" w:rsidRPr="00000000" w14:paraId="00000593">
            <w:pPr>
              <w:numPr>
                <w:ilvl w:val="0"/>
                <w:numId w:val="157"/>
              </w:numPr>
              <w:spacing w:after="0" w:afterAutospacing="0" w:before="240" w:lineRule="auto"/>
              <w:ind w:left="720" w:hanging="360"/>
            </w:pPr>
            <w:r w:rsidDel="00000000" w:rsidR="00000000" w:rsidRPr="00000000">
              <w:rPr>
                <w:b w:val="1"/>
                <w:bCs w:val="1"/>
                <w:rtl w:val="0"/>
              </w:rPr>
              <w:t xml:space="preserve">Worry and Anxiety:</w:t>
            </w:r>
            <w:r w:rsidDel="00000000" w:rsidR="00000000" w:rsidRPr="00000000">
              <w:rPr>
                <w:rtl w:val="0"/>
              </w:rPr>
              <w:t xml:space="preserve"> How climate concerns fuel feelings of worry and anxiety.</w:t>
            </w:r>
          </w:p>
          <w:p w:rsidR="00000000" w:rsidDel="00000000" w:rsidP="00000000" w:rsidRDefault="00000000" w:rsidRPr="00000000" w14:paraId="00000594">
            <w:pPr>
              <w:numPr>
                <w:ilvl w:val="0"/>
                <w:numId w:val="157"/>
              </w:numPr>
              <w:spacing w:after="0" w:afterAutospacing="0" w:before="0" w:beforeAutospacing="0" w:lineRule="auto"/>
              <w:ind w:left="720" w:hanging="360"/>
            </w:pPr>
            <w:r w:rsidDel="00000000" w:rsidR="00000000" w:rsidRPr="00000000">
              <w:rPr>
                <w:b w:val="1"/>
                <w:bCs w:val="1"/>
                <w:rtl w:val="0"/>
              </w:rPr>
              <w:t xml:space="preserve">Pre-Traumatic and Post-Traumatic Stress:</w:t>
            </w:r>
            <w:r w:rsidDel="00000000" w:rsidR="00000000" w:rsidRPr="00000000">
              <w:rPr>
                <w:rtl w:val="0"/>
              </w:rPr>
              <w:t xml:space="preserve"> Effects of climate-related trauma and stress responses.</w:t>
            </w:r>
          </w:p>
          <w:p w:rsidR="00000000" w:rsidDel="00000000" w:rsidP="00000000" w:rsidRDefault="00000000" w:rsidRPr="00000000" w14:paraId="00000595">
            <w:pPr>
              <w:numPr>
                <w:ilvl w:val="0"/>
                <w:numId w:val="157"/>
              </w:numPr>
              <w:spacing w:after="0" w:afterAutospacing="0" w:before="0" w:beforeAutospacing="0" w:lineRule="auto"/>
              <w:ind w:left="720" w:hanging="360"/>
            </w:pPr>
            <w:r w:rsidDel="00000000" w:rsidR="00000000" w:rsidRPr="00000000">
              <w:rPr>
                <w:b w:val="1"/>
                <w:bCs w:val="1"/>
                <w:rtl w:val="0"/>
              </w:rPr>
              <w:t xml:space="preserve">Grief and Solastalgia: </w:t>
            </w:r>
            <w:r w:rsidDel="00000000" w:rsidR="00000000" w:rsidRPr="00000000">
              <w:rPr>
                <w:rtl w:val="0"/>
              </w:rPr>
              <w:t xml:space="preserve">A sense of loss tied to environmental changes.</w:t>
            </w:r>
          </w:p>
          <w:p w:rsidR="00000000" w:rsidDel="00000000" w:rsidP="00000000" w:rsidRDefault="00000000" w:rsidRPr="00000000" w14:paraId="00000596">
            <w:pPr>
              <w:numPr>
                <w:ilvl w:val="0"/>
                <w:numId w:val="157"/>
              </w:numPr>
              <w:spacing w:after="0" w:afterAutospacing="0" w:before="0" w:beforeAutospacing="0" w:lineRule="auto"/>
              <w:ind w:left="720" w:hanging="360"/>
            </w:pPr>
            <w:r w:rsidDel="00000000" w:rsidR="00000000" w:rsidRPr="00000000">
              <w:rPr>
                <w:b w:val="1"/>
                <w:bCs w:val="1"/>
                <w:rtl w:val="0"/>
              </w:rPr>
              <w:t xml:space="preserve">Guilt and Shame:</w:t>
            </w:r>
            <w:r w:rsidDel="00000000" w:rsidR="00000000" w:rsidRPr="00000000">
              <w:rPr>
                <w:rtl w:val="0"/>
              </w:rPr>
              <w:t xml:space="preserve"> Emotional responses to personal and societal climate actions.</w:t>
            </w:r>
          </w:p>
          <w:p w:rsidR="00000000" w:rsidDel="00000000" w:rsidP="00000000" w:rsidRDefault="00000000" w:rsidRPr="00000000" w14:paraId="00000597">
            <w:pPr>
              <w:numPr>
                <w:ilvl w:val="0"/>
                <w:numId w:val="157"/>
              </w:numPr>
              <w:spacing w:after="0" w:afterAutospacing="0" w:before="0" w:beforeAutospacing="0" w:lineRule="auto"/>
              <w:ind w:left="720" w:hanging="360"/>
            </w:pPr>
            <w:r w:rsidDel="00000000" w:rsidR="00000000" w:rsidRPr="00000000">
              <w:rPr>
                <w:b w:val="1"/>
                <w:bCs w:val="1"/>
                <w:rtl w:val="0"/>
              </w:rPr>
              <w:t xml:space="preserve">Anger and Rage: </w:t>
            </w:r>
            <w:r w:rsidDel="00000000" w:rsidR="00000000" w:rsidRPr="00000000">
              <w:rPr>
                <w:rtl w:val="0"/>
              </w:rPr>
              <w:t xml:space="preserve">Reactions to climate injustice and inaction.</w:t>
            </w:r>
          </w:p>
          <w:p w:rsidR="00000000" w:rsidDel="00000000" w:rsidP="00000000" w:rsidRDefault="00000000" w:rsidRPr="00000000" w14:paraId="00000598">
            <w:pPr>
              <w:numPr>
                <w:ilvl w:val="0"/>
                <w:numId w:val="157"/>
              </w:numPr>
              <w:spacing w:after="0" w:afterAutospacing="0" w:before="0" w:beforeAutospacing="0" w:lineRule="auto"/>
              <w:ind w:left="720" w:hanging="360"/>
            </w:pPr>
            <w:r w:rsidDel="00000000" w:rsidR="00000000" w:rsidRPr="00000000">
              <w:rPr>
                <w:b w:val="1"/>
                <w:bCs w:val="1"/>
                <w:rtl w:val="0"/>
              </w:rPr>
              <w:t xml:space="preserve">Loneliness and Alienation:</w:t>
            </w:r>
            <w:r w:rsidDel="00000000" w:rsidR="00000000" w:rsidRPr="00000000">
              <w:rPr>
                <w:rtl w:val="0"/>
              </w:rPr>
              <w:t xml:space="preserve"> Isolation created by climate challenges.</w:t>
            </w:r>
          </w:p>
          <w:p w:rsidR="00000000" w:rsidDel="00000000" w:rsidP="00000000" w:rsidRDefault="00000000" w:rsidRPr="00000000" w14:paraId="00000599">
            <w:pPr>
              <w:numPr>
                <w:ilvl w:val="0"/>
                <w:numId w:val="157"/>
              </w:numPr>
              <w:spacing w:after="0" w:afterAutospacing="0" w:before="0" w:beforeAutospacing="0" w:lineRule="auto"/>
              <w:ind w:left="720" w:hanging="360"/>
            </w:pPr>
            <w:r w:rsidDel="00000000" w:rsidR="00000000" w:rsidRPr="00000000">
              <w:rPr>
                <w:b w:val="1"/>
                <w:bCs w:val="1"/>
                <w:rtl w:val="0"/>
              </w:rPr>
              <w:t xml:space="preserve">Ecoparalysis and Fatalism: </w:t>
            </w:r>
            <w:r w:rsidDel="00000000" w:rsidR="00000000" w:rsidRPr="00000000">
              <w:rPr>
                <w:rtl w:val="0"/>
              </w:rPr>
              <w:t xml:space="preserve">Feelings of helplessness hindering action.</w:t>
            </w:r>
          </w:p>
          <w:p w:rsidR="00000000" w:rsidDel="00000000" w:rsidP="00000000" w:rsidRDefault="00000000" w:rsidRPr="00000000" w14:paraId="0000059A">
            <w:pPr>
              <w:numPr>
                <w:ilvl w:val="0"/>
                <w:numId w:val="157"/>
              </w:numPr>
              <w:spacing w:after="0" w:afterAutospacing="0" w:before="0" w:beforeAutospacing="0" w:lineRule="auto"/>
              <w:ind w:left="720" w:hanging="360"/>
            </w:pPr>
            <w:r w:rsidDel="00000000" w:rsidR="00000000" w:rsidRPr="00000000">
              <w:rPr>
                <w:b w:val="1"/>
                <w:bCs w:val="1"/>
                <w:rtl w:val="0"/>
              </w:rPr>
              <w:t xml:space="preserve">Denial and Disengagement:</w:t>
            </w:r>
            <w:r w:rsidDel="00000000" w:rsidR="00000000" w:rsidRPr="00000000">
              <w:rPr>
                <w:rtl w:val="0"/>
              </w:rPr>
              <w:t xml:space="preserve"> Defense mechanisms against climate stress.</w:t>
            </w:r>
          </w:p>
          <w:p w:rsidR="00000000" w:rsidDel="00000000" w:rsidP="00000000" w:rsidRDefault="00000000" w:rsidRPr="00000000" w14:paraId="0000059B">
            <w:pPr>
              <w:numPr>
                <w:ilvl w:val="0"/>
                <w:numId w:val="157"/>
              </w:numPr>
              <w:spacing w:after="240" w:before="0" w:beforeAutospacing="0" w:lineRule="auto"/>
              <w:ind w:left="720" w:hanging="360"/>
            </w:pPr>
            <w:r w:rsidDel="00000000" w:rsidR="00000000" w:rsidRPr="00000000">
              <w:rPr>
                <w:b w:val="1"/>
                <w:bCs w:val="1"/>
                <w:rtl w:val="0"/>
              </w:rPr>
              <w:t xml:space="preserve">Hope and Resilience: </w:t>
            </w:r>
            <w:r w:rsidDel="00000000" w:rsidR="00000000" w:rsidRPr="00000000">
              <w:rPr>
                <w:rtl w:val="0"/>
              </w:rPr>
              <w:t xml:space="preserve">Countering despair and inspiring action</w:t>
            </w:r>
          </w:p>
          <w:p w:rsidR="00000000" w:rsidDel="00000000" w:rsidP="00000000" w:rsidRDefault="00000000" w:rsidRPr="00000000" w14:paraId="0000059C">
            <w:pPr>
              <w:spacing w:after="240" w:before="240" w:lineRule="auto"/>
              <w:rPr/>
            </w:pPr>
            <w:r w:rsidDel="00000000" w:rsidR="00000000" w:rsidRPr="00000000">
              <w:rPr>
                <w:rtl w:val="0"/>
              </w:rPr>
              <w:t xml:space="preserve">In providing the clusters above, we are not proposing that these contain all the varied emotions that individuals may experience in response to climate change. We also recognize that other frameworks have been proposed for categorizing and discussing different climate emotions. For example, below is an interactive version of the Climate Emotions Wheel from the previous module, which is based on the work of Panu Pihkala.</w:t>
            </w:r>
          </w:p>
          <w:tbl>
            <w:tblPr>
              <w:tblStyle w:val="Table46"/>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e06666" w:val="clear"/>
                </w:tcPr>
                <w:p w:rsidR="00000000" w:rsidDel="00000000" w:rsidP="00000000" w:rsidRDefault="00000000" w:rsidRPr="00000000" w14:paraId="0000059D">
                  <w:pPr>
                    <w:spacing w:after="240" w:before="240" w:lineRule="auto"/>
                    <w:rPr>
                      <w:u w:val="single"/>
                    </w:rPr>
                  </w:pPr>
                  <w:r w:rsidDel="00000000" w:rsidR="00000000" w:rsidRPr="00000000">
                    <w:rPr>
                      <w:u w:val="single"/>
                      <w:rtl w:val="0"/>
                    </w:rPr>
                    <w:t xml:space="preserve">Click on each of the climate emotions below to further explore what they mean!</w:t>
                  </w:r>
                </w:p>
                <w:p w:rsidR="00000000" w:rsidDel="00000000" w:rsidP="00000000" w:rsidRDefault="00000000" w:rsidRPr="00000000" w14:paraId="0000059E">
                  <w:pPr>
                    <w:spacing w:after="240" w:before="240" w:lineRule="auto"/>
                    <w:rPr/>
                  </w:pPr>
                  <w:r w:rsidDel="00000000" w:rsidR="00000000" w:rsidRPr="00000000">
                    <w:rPr>
                      <w:color w:val="f4cccc"/>
                      <w:shd w:fill="990000" w:val="clear"/>
                      <w:rtl w:val="0"/>
                    </w:rPr>
                    <w:t xml:space="preserve">[INTERACTIVE IMAGE]</w:t>
                  </w:r>
                  <w:r w:rsidDel="00000000" w:rsidR="00000000" w:rsidRPr="00000000">
                    <w:rPr>
                      <w:rtl w:val="0"/>
                    </w:rPr>
                  </w:r>
                </w:p>
                <w:p w:rsidR="00000000" w:rsidDel="00000000" w:rsidP="00000000" w:rsidRDefault="00000000" w:rsidRPr="00000000" w14:paraId="0000059F">
                  <w:pPr>
                    <w:numPr>
                      <w:ilvl w:val="0"/>
                      <w:numId w:val="371"/>
                    </w:numPr>
                    <w:spacing w:after="0" w:afterAutospacing="0" w:before="240" w:lineRule="auto"/>
                    <w:ind w:left="720" w:hanging="360"/>
                    <w:rPr>
                      <w:b w:val="1"/>
                      <w:bCs w:val="1"/>
                    </w:rPr>
                  </w:pPr>
                  <w:r w:rsidDel="00000000" w:rsidR="00000000" w:rsidRPr="00000000">
                    <w:rPr>
                      <w:b w:val="1"/>
                      <w:bCs w:val="1"/>
                      <w:rtl w:val="0"/>
                    </w:rPr>
                    <w:t xml:space="preserve">Sadness - Sorrow over ecological destruction or threatened futures.</w:t>
                  </w:r>
                </w:p>
                <w:p w:rsidR="00000000" w:rsidDel="00000000" w:rsidP="00000000" w:rsidRDefault="00000000" w:rsidRPr="00000000" w14:paraId="000005A0">
                  <w:pPr>
                    <w:numPr>
                      <w:ilvl w:val="1"/>
                      <w:numId w:val="371"/>
                    </w:numPr>
                    <w:spacing w:after="0" w:afterAutospacing="0" w:before="0" w:beforeAutospacing="0" w:lineRule="auto"/>
                    <w:ind w:left="1440" w:hanging="360"/>
                  </w:pPr>
                  <w:r w:rsidDel="00000000" w:rsidR="00000000" w:rsidRPr="00000000">
                    <w:rPr>
                      <w:rtl w:val="0"/>
                    </w:rPr>
                    <w:t xml:space="preserve">Despair - Belief that nothing can be done, leading to hopelessness.</w:t>
                  </w:r>
                </w:p>
                <w:p w:rsidR="00000000" w:rsidDel="00000000" w:rsidP="00000000" w:rsidRDefault="00000000" w:rsidRPr="00000000" w14:paraId="000005A1">
                  <w:pPr>
                    <w:numPr>
                      <w:ilvl w:val="1"/>
                      <w:numId w:val="371"/>
                    </w:numPr>
                    <w:spacing w:after="0" w:afterAutospacing="0" w:before="0" w:beforeAutospacing="0" w:lineRule="auto"/>
                    <w:ind w:left="1440" w:hanging="360"/>
                  </w:pPr>
                  <w:r w:rsidDel="00000000" w:rsidR="00000000" w:rsidRPr="00000000">
                    <w:rPr>
                      <w:rtl w:val="0"/>
                    </w:rPr>
                    <w:t xml:space="preserve">Loneliness - Feeling alone if others do not share the same climate concerns.</w:t>
                  </w:r>
                </w:p>
                <w:p w:rsidR="00000000" w:rsidDel="00000000" w:rsidP="00000000" w:rsidRDefault="00000000" w:rsidRPr="00000000" w14:paraId="000005A2">
                  <w:pPr>
                    <w:numPr>
                      <w:ilvl w:val="1"/>
                      <w:numId w:val="371"/>
                    </w:numPr>
                    <w:spacing w:after="0" w:afterAutospacing="0" w:before="0" w:beforeAutospacing="0" w:lineRule="auto"/>
                    <w:ind w:left="1440" w:hanging="360"/>
                  </w:pPr>
                  <w:r w:rsidDel="00000000" w:rsidR="00000000" w:rsidRPr="00000000">
                    <w:rPr>
                      <w:rtl w:val="0"/>
                    </w:rPr>
                    <w:t xml:space="preserve">Loss - Absence or disappearance of cherished natural places or traditions.</w:t>
                  </w:r>
                </w:p>
                <w:p w:rsidR="00000000" w:rsidDel="00000000" w:rsidP="00000000" w:rsidRDefault="00000000" w:rsidRPr="00000000" w14:paraId="000005A3">
                  <w:pPr>
                    <w:numPr>
                      <w:ilvl w:val="1"/>
                      <w:numId w:val="371"/>
                    </w:numPr>
                    <w:spacing w:after="0" w:afterAutospacing="0" w:before="0" w:beforeAutospacing="0" w:lineRule="auto"/>
                    <w:ind w:left="1440" w:hanging="360"/>
                  </w:pPr>
                  <w:r w:rsidDel="00000000" w:rsidR="00000000" w:rsidRPr="00000000">
                    <w:rPr>
                      <w:rtl w:val="0"/>
                    </w:rPr>
                    <w:t xml:space="preserve">Depression - Despondency driven by perceptions that solutions may be out of reach.</w:t>
                  </w:r>
                </w:p>
                <w:p w:rsidR="00000000" w:rsidDel="00000000" w:rsidP="00000000" w:rsidRDefault="00000000" w:rsidRPr="00000000" w14:paraId="000005A4">
                  <w:pPr>
                    <w:numPr>
                      <w:ilvl w:val="1"/>
                      <w:numId w:val="371"/>
                    </w:numPr>
                    <w:spacing w:after="0" w:afterAutospacing="0" w:before="0" w:beforeAutospacing="0" w:lineRule="auto"/>
                    <w:ind w:left="1440" w:hanging="360"/>
                  </w:pPr>
                  <w:r w:rsidDel="00000000" w:rsidR="00000000" w:rsidRPr="00000000">
                    <w:rPr>
                      <w:rtl w:val="0"/>
                    </w:rPr>
                    <w:t xml:space="preserve">Grief - Mourning for lost ecosystems, species, or cultural landscapes.</w:t>
                  </w:r>
                </w:p>
                <w:p w:rsidR="00000000" w:rsidDel="00000000" w:rsidP="00000000" w:rsidRDefault="00000000" w:rsidRPr="00000000" w14:paraId="000005A5">
                  <w:pPr>
                    <w:numPr>
                      <w:ilvl w:val="1"/>
                      <w:numId w:val="371"/>
                    </w:numPr>
                    <w:spacing w:after="0" w:afterAutospacing="0" w:before="0" w:beforeAutospacing="0" w:lineRule="auto"/>
                    <w:ind w:left="1440" w:hanging="360"/>
                  </w:pPr>
                  <w:r w:rsidDel="00000000" w:rsidR="00000000" w:rsidRPr="00000000">
                    <w:rPr>
                      <w:rtl w:val="0"/>
                    </w:rPr>
                    <w:t xml:space="preserve">Shame - Deep sense of personal failing for not doing enough.</w:t>
                  </w:r>
                </w:p>
                <w:p w:rsidR="00000000" w:rsidDel="00000000" w:rsidP="00000000" w:rsidRDefault="00000000" w:rsidRPr="00000000" w14:paraId="000005A6">
                  <w:pPr>
                    <w:numPr>
                      <w:ilvl w:val="1"/>
                      <w:numId w:val="371"/>
                    </w:numPr>
                    <w:spacing w:after="0" w:afterAutospacing="0" w:before="0" w:beforeAutospacing="0" w:lineRule="auto"/>
                    <w:ind w:left="1440" w:hanging="360"/>
                  </w:pPr>
                  <w:r w:rsidDel="00000000" w:rsidR="00000000" w:rsidRPr="00000000">
                    <w:rPr>
                      <w:rtl w:val="0"/>
                    </w:rPr>
                    <w:t xml:space="preserve">Guilt - Regret about personal contributions to carbon footprints.</w:t>
                  </w:r>
                </w:p>
                <w:p w:rsidR="00000000" w:rsidDel="00000000" w:rsidP="00000000" w:rsidRDefault="00000000" w:rsidRPr="00000000" w14:paraId="000005A7">
                  <w:pPr>
                    <w:numPr>
                      <w:ilvl w:val="0"/>
                      <w:numId w:val="371"/>
                    </w:numPr>
                    <w:spacing w:after="0" w:afterAutospacing="0" w:before="0" w:beforeAutospacing="0" w:lineRule="auto"/>
                    <w:ind w:left="720" w:hanging="360"/>
                    <w:rPr>
                      <w:b w:val="1"/>
                      <w:bCs w:val="1"/>
                    </w:rPr>
                  </w:pPr>
                  <w:r w:rsidDel="00000000" w:rsidR="00000000" w:rsidRPr="00000000">
                    <w:rPr>
                      <w:b w:val="1"/>
                      <w:bCs w:val="1"/>
                      <w:rtl w:val="0"/>
                    </w:rPr>
                    <w:t xml:space="preserve">Fear - Sense of alarm about severe or imminent climate threats.</w:t>
                  </w:r>
                </w:p>
                <w:p w:rsidR="00000000" w:rsidDel="00000000" w:rsidP="00000000" w:rsidRDefault="00000000" w:rsidRPr="00000000" w14:paraId="000005A8">
                  <w:pPr>
                    <w:numPr>
                      <w:ilvl w:val="1"/>
                      <w:numId w:val="371"/>
                    </w:numPr>
                    <w:spacing w:after="0" w:afterAutospacing="0" w:before="0" w:beforeAutospacing="0" w:lineRule="auto"/>
                    <w:ind w:left="1440" w:hanging="360"/>
                  </w:pPr>
                  <w:r w:rsidDel="00000000" w:rsidR="00000000" w:rsidRPr="00000000">
                    <w:rPr>
                      <w:rtl w:val="0"/>
                    </w:rPr>
                    <w:t xml:space="preserve">Worry - Ongoing concern over potential ecological or societal collapse.</w:t>
                  </w:r>
                </w:p>
                <w:p w:rsidR="00000000" w:rsidDel="00000000" w:rsidP="00000000" w:rsidRDefault="00000000" w:rsidRPr="00000000" w14:paraId="000005A9">
                  <w:pPr>
                    <w:numPr>
                      <w:ilvl w:val="1"/>
                      <w:numId w:val="371"/>
                    </w:numPr>
                    <w:spacing w:after="0" w:afterAutospacing="0" w:before="0" w:beforeAutospacing="0" w:lineRule="auto"/>
                    <w:ind w:left="1440" w:hanging="360"/>
                  </w:pPr>
                  <w:r w:rsidDel="00000000" w:rsidR="00000000" w:rsidRPr="00000000">
                    <w:rPr>
                      <w:rtl w:val="0"/>
                    </w:rPr>
                    <w:t xml:space="preserve">Anxiety - Persistent worry about climate consequences for the future.</w:t>
                  </w:r>
                </w:p>
                <w:p w:rsidR="00000000" w:rsidDel="00000000" w:rsidP="00000000" w:rsidRDefault="00000000" w:rsidRPr="00000000" w14:paraId="000005AA">
                  <w:pPr>
                    <w:numPr>
                      <w:ilvl w:val="1"/>
                      <w:numId w:val="371"/>
                    </w:numPr>
                    <w:spacing w:after="0" w:afterAutospacing="0" w:before="0" w:beforeAutospacing="0" w:lineRule="auto"/>
                    <w:ind w:left="1440" w:hanging="360"/>
                  </w:pPr>
                  <w:r w:rsidDel="00000000" w:rsidR="00000000" w:rsidRPr="00000000">
                    <w:rPr>
                      <w:rtl w:val="0"/>
                    </w:rPr>
                    <w:t xml:space="preserve">Powerlessness - Belief that individual or collective action is too small to matter.</w:t>
                  </w:r>
                </w:p>
                <w:p w:rsidR="00000000" w:rsidDel="00000000" w:rsidP="00000000" w:rsidRDefault="00000000" w:rsidRPr="00000000" w14:paraId="000005AB">
                  <w:pPr>
                    <w:numPr>
                      <w:ilvl w:val="1"/>
                      <w:numId w:val="371"/>
                    </w:numPr>
                    <w:spacing w:after="0" w:afterAutospacing="0" w:before="0" w:beforeAutospacing="0" w:lineRule="auto"/>
                    <w:ind w:left="1440" w:hanging="360"/>
                  </w:pPr>
                  <w:r w:rsidDel="00000000" w:rsidR="00000000" w:rsidRPr="00000000">
                    <w:rPr>
                      <w:rtl w:val="0"/>
                    </w:rPr>
                    <w:t xml:space="preserve">Panic - Sudden fear triggered by dire projections or acute climate disasters.</w:t>
                  </w:r>
                </w:p>
                <w:p w:rsidR="00000000" w:rsidDel="00000000" w:rsidP="00000000" w:rsidRDefault="00000000" w:rsidRPr="00000000" w14:paraId="000005AC">
                  <w:pPr>
                    <w:numPr>
                      <w:ilvl w:val="1"/>
                      <w:numId w:val="371"/>
                    </w:numPr>
                    <w:spacing w:after="0" w:afterAutospacing="0" w:before="0" w:beforeAutospacing="0" w:lineRule="auto"/>
                    <w:ind w:left="1440" w:hanging="360"/>
                  </w:pPr>
                  <w:r w:rsidDel="00000000" w:rsidR="00000000" w:rsidRPr="00000000">
                    <w:rPr>
                      <w:rtl w:val="0"/>
                    </w:rPr>
                    <w:t xml:space="preserve">Overwhelm - Feeling swamped by the complexity and magnitude of climate issues.</w:t>
                  </w:r>
                </w:p>
                <w:p w:rsidR="00000000" w:rsidDel="00000000" w:rsidP="00000000" w:rsidRDefault="00000000" w:rsidRPr="00000000" w14:paraId="000005AD">
                  <w:pPr>
                    <w:numPr>
                      <w:ilvl w:val="0"/>
                      <w:numId w:val="371"/>
                    </w:numPr>
                    <w:spacing w:after="0" w:afterAutospacing="0" w:before="0" w:beforeAutospacing="0" w:lineRule="auto"/>
                    <w:ind w:left="720" w:hanging="360"/>
                    <w:rPr>
                      <w:b w:val="1"/>
                      <w:bCs w:val="1"/>
                    </w:rPr>
                  </w:pPr>
                  <w:r w:rsidDel="00000000" w:rsidR="00000000" w:rsidRPr="00000000">
                    <w:rPr>
                      <w:b w:val="1"/>
                      <w:bCs w:val="1"/>
                      <w:rtl w:val="0"/>
                    </w:rPr>
                    <w:t xml:space="preserve">Positivity - Constructive emotions fueling proactive engagement and solutions.</w:t>
                  </w:r>
                </w:p>
                <w:p w:rsidR="00000000" w:rsidDel="00000000" w:rsidP="00000000" w:rsidRDefault="00000000" w:rsidRPr="00000000" w14:paraId="000005AE">
                  <w:pPr>
                    <w:numPr>
                      <w:ilvl w:val="1"/>
                      <w:numId w:val="371"/>
                    </w:numPr>
                    <w:spacing w:after="0" w:afterAutospacing="0" w:before="0" w:beforeAutospacing="0" w:lineRule="auto"/>
                    <w:ind w:left="1440" w:hanging="360"/>
                  </w:pPr>
                  <w:r w:rsidDel="00000000" w:rsidR="00000000" w:rsidRPr="00000000">
                    <w:rPr>
                      <w:rtl w:val="0"/>
                    </w:rPr>
                    <w:t xml:space="preserve">Hope - Optimism that collective action can mitigate worst-case scenarios.</w:t>
                  </w:r>
                </w:p>
                <w:p w:rsidR="00000000" w:rsidDel="00000000" w:rsidP="00000000" w:rsidRDefault="00000000" w:rsidRPr="00000000" w14:paraId="000005AF">
                  <w:pPr>
                    <w:numPr>
                      <w:ilvl w:val="1"/>
                      <w:numId w:val="371"/>
                    </w:numPr>
                    <w:spacing w:after="0" w:afterAutospacing="0" w:before="0" w:beforeAutospacing="0" w:lineRule="auto"/>
                    <w:ind w:left="1440" w:hanging="360"/>
                  </w:pPr>
                  <w:r w:rsidDel="00000000" w:rsidR="00000000" w:rsidRPr="00000000">
                    <w:rPr>
                      <w:rtl w:val="0"/>
                    </w:rPr>
                    <w:t xml:space="preserve">Gratitude - Thankfulness for nature and those working to protect it.</w:t>
                  </w:r>
                </w:p>
                <w:p w:rsidR="00000000" w:rsidDel="00000000" w:rsidP="00000000" w:rsidRDefault="00000000" w:rsidRPr="00000000" w14:paraId="000005B0">
                  <w:pPr>
                    <w:numPr>
                      <w:ilvl w:val="1"/>
                      <w:numId w:val="371"/>
                    </w:numPr>
                    <w:spacing w:after="0" w:afterAutospacing="0" w:before="0" w:beforeAutospacing="0" w:lineRule="auto"/>
                    <w:ind w:left="1440" w:hanging="360"/>
                  </w:pPr>
                  <w:r w:rsidDel="00000000" w:rsidR="00000000" w:rsidRPr="00000000">
                    <w:rPr>
                      <w:rtl w:val="0"/>
                    </w:rPr>
                    <w:t xml:space="preserve">Empathy - Understanding others’ suffering from climate impacts, prompting solidarity.</w:t>
                  </w:r>
                </w:p>
                <w:p w:rsidR="00000000" w:rsidDel="00000000" w:rsidP="00000000" w:rsidRDefault="00000000" w:rsidRPr="00000000" w14:paraId="000005B1">
                  <w:pPr>
                    <w:numPr>
                      <w:ilvl w:val="1"/>
                      <w:numId w:val="371"/>
                    </w:numPr>
                    <w:spacing w:after="0" w:afterAutospacing="0" w:before="0" w:beforeAutospacing="0" w:lineRule="auto"/>
                    <w:ind w:left="1440" w:hanging="360"/>
                  </w:pPr>
                  <w:r w:rsidDel="00000000" w:rsidR="00000000" w:rsidRPr="00000000">
                    <w:rPr>
                      <w:rtl w:val="0"/>
                    </w:rPr>
                    <w:t xml:space="preserve">Inspiration - Motivated by success stories or the beauty of nature.</w:t>
                  </w:r>
                </w:p>
                <w:p w:rsidR="00000000" w:rsidDel="00000000" w:rsidP="00000000" w:rsidRDefault="00000000" w:rsidRPr="00000000" w14:paraId="000005B2">
                  <w:pPr>
                    <w:numPr>
                      <w:ilvl w:val="1"/>
                      <w:numId w:val="371"/>
                    </w:numPr>
                    <w:spacing w:after="0" w:afterAutospacing="0" w:before="0" w:beforeAutospacing="0" w:lineRule="auto"/>
                    <w:ind w:left="1440" w:hanging="360"/>
                  </w:pPr>
                  <w:r w:rsidDel="00000000" w:rsidR="00000000" w:rsidRPr="00000000">
                    <w:rPr>
                      <w:rtl w:val="0"/>
                    </w:rPr>
                    <w:t xml:space="preserve">Empowerment - Confidence to act on climate solutions, from local to global.</w:t>
                  </w:r>
                </w:p>
                <w:p w:rsidR="00000000" w:rsidDel="00000000" w:rsidP="00000000" w:rsidRDefault="00000000" w:rsidRPr="00000000" w14:paraId="000005B3">
                  <w:pPr>
                    <w:numPr>
                      <w:ilvl w:val="1"/>
                      <w:numId w:val="371"/>
                    </w:numPr>
                    <w:spacing w:after="0" w:afterAutospacing="0" w:before="0" w:beforeAutospacing="0" w:lineRule="auto"/>
                    <w:ind w:left="1440" w:hanging="360"/>
                  </w:pPr>
                  <w:r w:rsidDel="00000000" w:rsidR="00000000" w:rsidRPr="00000000">
                    <w:rPr>
                      <w:rtl w:val="0"/>
                    </w:rPr>
                    <w:t xml:space="preserve">Interest - Curiosity driving research or discovery around climate topics.</w:t>
                  </w:r>
                </w:p>
                <w:p w:rsidR="00000000" w:rsidDel="00000000" w:rsidP="00000000" w:rsidRDefault="00000000" w:rsidRPr="00000000" w14:paraId="000005B4">
                  <w:pPr>
                    <w:numPr>
                      <w:ilvl w:val="0"/>
                      <w:numId w:val="371"/>
                    </w:numPr>
                    <w:spacing w:after="0" w:afterAutospacing="0" w:before="0" w:beforeAutospacing="0" w:lineRule="auto"/>
                    <w:ind w:left="720" w:hanging="360"/>
                    <w:rPr>
                      <w:b w:val="1"/>
                      <w:bCs w:val="1"/>
                    </w:rPr>
                  </w:pPr>
                  <w:r w:rsidDel="00000000" w:rsidR="00000000" w:rsidRPr="00000000">
                    <w:rPr>
                      <w:b w:val="1"/>
                      <w:bCs w:val="1"/>
                      <w:rtl w:val="0"/>
                    </w:rPr>
                    <w:t xml:space="preserve">Anger - Strong displeasure or hostility, often sparked by perceived injustice in the climate crisis.</w:t>
                  </w:r>
                </w:p>
                <w:p w:rsidR="00000000" w:rsidDel="00000000" w:rsidP="00000000" w:rsidRDefault="00000000" w:rsidRPr="00000000" w14:paraId="000005B5">
                  <w:pPr>
                    <w:numPr>
                      <w:ilvl w:val="1"/>
                      <w:numId w:val="371"/>
                    </w:numPr>
                    <w:spacing w:after="0" w:afterAutospacing="0" w:before="0" w:beforeAutospacing="0" w:lineRule="auto"/>
                    <w:ind w:left="1440" w:hanging="360"/>
                  </w:pPr>
                  <w:r w:rsidDel="00000000" w:rsidR="00000000" w:rsidRPr="00000000">
                    <w:rPr>
                      <w:rtl w:val="0"/>
                    </w:rPr>
                    <w:t xml:space="preserve">Indignation - Anger over unfair treatment, e.g., polluters being let off the hook. </w:t>
                  </w:r>
                </w:p>
                <w:p w:rsidR="00000000" w:rsidDel="00000000" w:rsidP="00000000" w:rsidRDefault="00000000" w:rsidRPr="00000000" w14:paraId="000005B6">
                  <w:pPr>
                    <w:numPr>
                      <w:ilvl w:val="1"/>
                      <w:numId w:val="371"/>
                    </w:numPr>
                    <w:spacing w:after="0" w:afterAutospacing="0" w:before="0" w:beforeAutospacing="0" w:lineRule="auto"/>
                    <w:ind w:left="1440" w:hanging="360"/>
                  </w:pPr>
                  <w:r w:rsidDel="00000000" w:rsidR="00000000" w:rsidRPr="00000000">
                    <w:rPr>
                      <w:rtl w:val="0"/>
                    </w:rPr>
                    <w:t xml:space="preserve">Outrage - Intense anger directed at those ignoring or profiting from the climate crisis.</w:t>
                  </w:r>
                </w:p>
                <w:p w:rsidR="00000000" w:rsidDel="00000000" w:rsidP="00000000" w:rsidRDefault="00000000" w:rsidRPr="00000000" w14:paraId="000005B7">
                  <w:pPr>
                    <w:numPr>
                      <w:ilvl w:val="1"/>
                      <w:numId w:val="371"/>
                    </w:numPr>
                    <w:spacing w:after="0" w:afterAutospacing="0" w:before="0" w:beforeAutospacing="0" w:lineRule="auto"/>
                    <w:ind w:left="1440" w:hanging="360"/>
                  </w:pPr>
                  <w:r w:rsidDel="00000000" w:rsidR="00000000" w:rsidRPr="00000000">
                    <w:rPr>
                      <w:rtl w:val="0"/>
                    </w:rPr>
                    <w:t xml:space="preserve">Frustration - Upset when personal efforts or policy changes seem stalled or inadequate.</w:t>
                  </w:r>
                </w:p>
                <w:p w:rsidR="00000000" w:rsidDel="00000000" w:rsidP="00000000" w:rsidRDefault="00000000" w:rsidRPr="00000000" w14:paraId="000005B8">
                  <w:pPr>
                    <w:numPr>
                      <w:ilvl w:val="1"/>
                      <w:numId w:val="371"/>
                    </w:numPr>
                    <w:spacing w:after="0" w:afterAutospacing="0" w:before="0" w:beforeAutospacing="0" w:lineRule="auto"/>
                    <w:ind w:left="1440" w:hanging="360"/>
                  </w:pPr>
                  <w:r w:rsidDel="00000000" w:rsidR="00000000" w:rsidRPr="00000000">
                    <w:rPr>
                      <w:rtl w:val="0"/>
                    </w:rPr>
                    <w:t xml:space="preserve">Betrayal - Feeling let down by leaders or institutions that promised action but didn’t deliver.</w:t>
                  </w:r>
                </w:p>
                <w:p w:rsidR="00000000" w:rsidDel="00000000" w:rsidP="00000000" w:rsidRDefault="00000000" w:rsidRPr="00000000" w14:paraId="000005B9">
                  <w:pPr>
                    <w:numPr>
                      <w:ilvl w:val="1"/>
                      <w:numId w:val="371"/>
                    </w:numPr>
                    <w:spacing w:after="240" w:before="0" w:beforeAutospacing="0" w:lineRule="auto"/>
                    <w:ind w:left="1440" w:hanging="360"/>
                  </w:pPr>
                  <w:r w:rsidDel="00000000" w:rsidR="00000000" w:rsidRPr="00000000">
                    <w:rPr>
                      <w:rtl w:val="0"/>
                    </w:rPr>
                    <w:t xml:space="preserve">Disappointment - Sadness from unmet climate expectations, e.g., weak global agreements.</w:t>
                  </w:r>
                </w:p>
                <w:p w:rsidR="00000000" w:rsidDel="00000000" w:rsidP="00000000" w:rsidRDefault="00000000" w:rsidRPr="00000000" w14:paraId="000005BA">
                  <w:pPr>
                    <w:spacing w:after="240" w:before="240" w:lineRule="auto"/>
                    <w:jc w:val="center"/>
                    <w:rPr/>
                  </w:pPr>
                  <w:r w:rsidDel="00000000" w:rsidR="00000000" w:rsidRPr="00000000">
                    <w:rPr/>
                    <w:drawing>
                      <wp:inline distB="114300" distT="114300" distL="114300" distR="114300">
                        <wp:extent cx="3790950" cy="3436401"/>
                        <wp:effectExtent b="0" l="0" r="0" t="0"/>
                        <wp:docPr id="3" name="image2.png"/>
                        <a:graphic>
                          <a:graphicData uri="http://schemas.openxmlformats.org/drawingml/2006/picture">
                            <pic:pic>
                              <pic:nvPicPr>
                                <pic:cNvPr id="0" name="image2.png"/>
                                <pic:cNvPicPr preferRelativeResize="0"/>
                              </pic:nvPicPr>
                              <pic:blipFill>
                                <a:blip r:embed="rId117"/>
                                <a:srcRect b="0" l="0" r="0" t="0"/>
                                <a:stretch>
                                  <a:fillRect/>
                                </a:stretch>
                              </pic:blipFill>
                              <pic:spPr>
                                <a:xfrm>
                                  <a:off x="0" y="0"/>
                                  <a:ext cx="3790950" cy="3436401"/>
                                </a:xfrm>
                                <a:prstGeom prst="rect"/>
                                <a:ln/>
                              </pic:spPr>
                            </pic:pic>
                          </a:graphicData>
                        </a:graphic>
                      </wp:inline>
                    </w:drawing>
                  </w:r>
                  <w:r w:rsidDel="00000000" w:rsidR="00000000" w:rsidRPr="00000000">
                    <w:rPr>
                      <w:rtl w:val="0"/>
                    </w:rPr>
                  </w:r>
                </w:p>
                <w:p w:rsidR="00000000" w:rsidDel="00000000" w:rsidP="00000000" w:rsidRDefault="00000000" w:rsidRPr="00000000" w14:paraId="000005BB">
                  <w:pPr>
                    <w:spacing w:after="240" w:before="240" w:lineRule="auto"/>
                    <w:rPr>
                      <w:color w:val="f4cccc"/>
                      <w:shd w:fill="990000" w:val="clear"/>
                    </w:rPr>
                  </w:pPr>
                  <w:r w:rsidDel="00000000" w:rsidR="00000000" w:rsidRPr="00000000">
                    <w:rPr>
                      <w:color w:val="f4cccc"/>
                      <w:shd w:fill="990000" w:val="clear"/>
                      <w:rtl w:val="0"/>
                    </w:rPr>
                    <w:t xml:space="preserve">[END INTERACTIVE IMAGE]</w:t>
                  </w:r>
                </w:p>
                <w:p w:rsidR="00000000" w:rsidDel="00000000" w:rsidP="00000000" w:rsidRDefault="00000000" w:rsidRPr="00000000" w14:paraId="000005BC">
                  <w:pPr>
                    <w:widowControl w:val="0"/>
                    <w:spacing w:line="240" w:lineRule="auto"/>
                    <w:rPr/>
                  </w:pPr>
                  <w:r w:rsidDel="00000000" w:rsidR="00000000" w:rsidRPr="00000000">
                    <w:rPr>
                      <w:rtl w:val="0"/>
                    </w:rPr>
                  </w:r>
                </w:p>
              </w:tc>
            </w:tr>
          </w:tbl>
          <w:p w:rsidR="00000000" w:rsidDel="00000000" w:rsidP="00000000" w:rsidRDefault="00000000" w:rsidRPr="00000000" w14:paraId="000005BD">
            <w:pPr>
              <w:spacing w:after="240" w:before="240" w:lineRule="auto"/>
              <w:rPr/>
            </w:pPr>
            <w:r w:rsidDel="00000000" w:rsidR="00000000" w:rsidRPr="00000000">
              <w:rPr>
                <w:rtl w:val="0"/>
              </w:rPr>
            </w:r>
          </w:p>
          <w:tbl>
            <w:tblPr>
              <w:tblStyle w:val="Table47"/>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e06666" w:val="clear"/>
                </w:tcPr>
                <w:p w:rsidR="00000000" w:rsidDel="00000000" w:rsidP="00000000" w:rsidRDefault="00000000" w:rsidRPr="00000000" w14:paraId="000005BE">
                  <w:pPr>
                    <w:spacing w:after="240" w:before="240" w:lineRule="auto"/>
                    <w:rPr/>
                  </w:pPr>
                  <w:r w:rsidDel="00000000" w:rsidR="00000000" w:rsidRPr="00000000">
                    <w:rPr>
                      <w:rtl w:val="0"/>
                    </w:rPr>
                    <w:t xml:space="preserve">In addition to the emotions wheel, other frameworks for understanding climate emotions have been developed. For example, below is the Climate-Related Ecological Distress and Resilience (CEDAR) framework developed by Drs. Kiffer Card, Andreea Bratu, and Kalysha Closson. This framework is unique because in addition to identifying specific emotions, it also includes some of the causes and consequences that generate the overall experiences of distress and resilience. Importantly, a core part of this theory is that distress and resilience are not mutually exclusive: individuals can feel both worried about climate change (distress), but also exhibit healthy coping (resilience).</w:t>
                  </w:r>
                  <w:commentRangeStart w:id="145"/>
                  <w:r w:rsidDel="00000000" w:rsidR="00000000" w:rsidRPr="00000000">
                    <w:rPr>
                      <w:rtl w:val="0"/>
                    </w:rPr>
                  </w:r>
                </w:p>
                <w:p w:rsidR="00000000" w:rsidDel="00000000" w:rsidP="00000000" w:rsidRDefault="00000000" w:rsidRPr="00000000" w14:paraId="000005BF">
                  <w:pPr>
                    <w:spacing w:after="240" w:before="240" w:lineRule="auto"/>
                    <w:rPr>
                      <w:u w:val="single"/>
                    </w:rPr>
                  </w:pPr>
                  <w:commentRangeEnd w:id="145"/>
                  <w:r w:rsidDel="00000000" w:rsidR="00000000" w:rsidRPr="00000000">
                    <w:commentReference w:id="145"/>
                  </w:r>
                  <w:r w:rsidDel="00000000" w:rsidR="00000000" w:rsidRPr="00000000">
                    <w:rPr>
                      <w:u w:val="single"/>
                      <w:rtl w:val="0"/>
                    </w:rPr>
                    <w:t xml:space="preserve">Explore the definitions for each framework component below:</w:t>
                  </w:r>
                </w:p>
                <w:p w:rsidR="00000000" w:rsidDel="00000000" w:rsidP="00000000" w:rsidRDefault="00000000" w:rsidRPr="00000000" w14:paraId="000005C0">
                  <w:pPr>
                    <w:spacing w:after="240" w:before="240" w:lineRule="auto"/>
                    <w:rPr/>
                  </w:pPr>
                  <w:r w:rsidDel="00000000" w:rsidR="00000000" w:rsidRPr="00000000">
                    <w:rPr>
                      <w:color w:val="f4cccc"/>
                      <w:shd w:fill="990000" w:val="clear"/>
                      <w:rtl w:val="0"/>
                    </w:rPr>
                    <w:t xml:space="preserve">[INTERACTIVE IMAGE]</w:t>
                  </w:r>
                  <w:r w:rsidDel="00000000" w:rsidR="00000000" w:rsidRPr="00000000">
                    <w:rPr>
                      <w:rtl w:val="0"/>
                    </w:rPr>
                  </w:r>
                </w:p>
                <w:p w:rsidR="00000000" w:rsidDel="00000000" w:rsidP="00000000" w:rsidRDefault="00000000" w:rsidRPr="00000000" w14:paraId="000005C1">
                  <w:pPr>
                    <w:numPr>
                      <w:ilvl w:val="0"/>
                      <w:numId w:val="154"/>
                    </w:numPr>
                    <w:spacing w:after="0" w:afterAutospacing="0" w:before="240" w:lineRule="auto"/>
                    <w:ind w:left="720" w:hanging="360"/>
                  </w:pPr>
                  <w:r w:rsidDel="00000000" w:rsidR="00000000" w:rsidRPr="00000000">
                    <w:rPr>
                      <w:b w:val="1"/>
                      <w:bCs w:val="1"/>
                      <w:rtl w:val="0"/>
                    </w:rPr>
                    <w:t xml:space="preserve">Climate-Related Distress. </w:t>
                  </w:r>
                  <w:r w:rsidDel="00000000" w:rsidR="00000000" w:rsidRPr="00000000">
                    <w:rPr>
                      <w:rtl w:val="0"/>
                    </w:rPr>
                    <w:t xml:space="preserve">Climate-related distress is a term used to describe a wide-range of psychological, physical, and social reactions and consequences that are related to the anticipated, observed, or experienced effects of climate change and/or the perception that our individual and collective responses to climate change are insufficient. Psychological reactions characterizing climate-related distress include challenging cognition or affect characterized by the psychological experiences and physical reactions of worry, concern, or fear; stress, anxiety or panic; sadness, grief or loss; guilt, regret, or shame; frustration or anger; hopelessness, pessimism, or cynicism; powerlessness or loss of control; and apathy, numbness, emptiness. These psychological and physical reactions can lead to impaired cognition and daily functioning such as lack of focus, lack of motivation, rumination, and avoidance that make it difficult or impossible to fulfill activities of daily living such as sleeping, eating, and completing required tasks (e.g., work, school). These impacts can also inhibit one's enjoyment and satisfaction with life. Social reactions characterizing climate-related distress include conflict with others caused by disagreements about the existence, cause, and impact of climate change, as well as our individual and collective responsibilities to respond to climate change. These disagreements can further lead to isolation or disconnection from others emotionally, socially, or existentially, with respect to one's sense of belonging. These reactions and consequences may vary widely in their intensity and severity, contributing to outcomes such as PTSD, with higher levels of climate-related distress theorized to cause greater disruption to one's psychological and/or physical health and well-being.</w:t>
                  </w:r>
                </w:p>
                <w:p w:rsidR="00000000" w:rsidDel="00000000" w:rsidP="00000000" w:rsidRDefault="00000000" w:rsidRPr="00000000" w14:paraId="000005C2">
                  <w:pPr>
                    <w:numPr>
                      <w:ilvl w:val="1"/>
                      <w:numId w:val="154"/>
                    </w:numPr>
                    <w:spacing w:after="0" w:afterAutospacing="0" w:before="0" w:beforeAutospacing="0" w:lineRule="auto"/>
                    <w:ind w:left="1440" w:hanging="360"/>
                    <w:rPr>
                      <w:b w:val="1"/>
                      <w:bCs w:val="1"/>
                    </w:rPr>
                  </w:pPr>
                  <w:r w:rsidDel="00000000" w:rsidR="00000000" w:rsidRPr="00000000">
                    <w:rPr>
                      <w:b w:val="1"/>
                      <w:bCs w:val="1"/>
                      <w:rtl w:val="0"/>
                    </w:rPr>
                    <w:t xml:space="preserve">Negative Cognition or Affect. </w:t>
                  </w:r>
                  <w:r w:rsidDel="00000000" w:rsidR="00000000" w:rsidRPr="00000000">
                    <w:rPr>
                      <w:rtl w:val="0"/>
                    </w:rPr>
                    <w:t xml:space="preserve">Unfavorable emotional and cognitive states arising from climate change concerns.</w:t>
                  </w:r>
                </w:p>
                <w:p w:rsidR="00000000" w:rsidDel="00000000" w:rsidP="00000000" w:rsidRDefault="00000000" w:rsidRPr="00000000" w14:paraId="000005C3">
                  <w:pPr>
                    <w:numPr>
                      <w:ilvl w:val="2"/>
                      <w:numId w:val="154"/>
                    </w:numPr>
                    <w:spacing w:after="0" w:afterAutospacing="0" w:before="0" w:beforeAutospacing="0" w:lineRule="auto"/>
                    <w:ind w:left="2160" w:hanging="360"/>
                  </w:pPr>
                  <w:r w:rsidDel="00000000" w:rsidR="00000000" w:rsidRPr="00000000">
                    <w:rPr>
                      <w:rtl w:val="0"/>
                    </w:rPr>
                    <w:t xml:space="preserve">Worry, Concern, or Fear: Anxiety about the potential negative impacts of climate change.</w:t>
                  </w:r>
                </w:p>
                <w:p w:rsidR="00000000" w:rsidDel="00000000" w:rsidP="00000000" w:rsidRDefault="00000000" w:rsidRPr="00000000" w14:paraId="000005C4">
                  <w:pPr>
                    <w:numPr>
                      <w:ilvl w:val="2"/>
                      <w:numId w:val="154"/>
                    </w:numPr>
                    <w:spacing w:after="0" w:afterAutospacing="0" w:before="0" w:beforeAutospacing="0" w:lineRule="auto"/>
                    <w:ind w:left="2160" w:hanging="360"/>
                  </w:pPr>
                  <w:r w:rsidDel="00000000" w:rsidR="00000000" w:rsidRPr="00000000">
                    <w:rPr>
                      <w:rtl w:val="0"/>
                    </w:rPr>
                    <w:t xml:space="preserve">Stress, Anxiety, or Panic: Heightened emotional responses to climate uncertainties and threats.</w:t>
                  </w:r>
                </w:p>
                <w:p w:rsidR="00000000" w:rsidDel="00000000" w:rsidP="00000000" w:rsidRDefault="00000000" w:rsidRPr="00000000" w14:paraId="000005C5">
                  <w:pPr>
                    <w:numPr>
                      <w:ilvl w:val="2"/>
                      <w:numId w:val="154"/>
                    </w:numPr>
                    <w:spacing w:after="0" w:afterAutospacing="0" w:before="0" w:beforeAutospacing="0" w:lineRule="auto"/>
                    <w:ind w:left="2160" w:hanging="360"/>
                  </w:pPr>
                  <w:r w:rsidDel="00000000" w:rsidR="00000000" w:rsidRPr="00000000">
                    <w:rPr>
                      <w:rtl w:val="0"/>
                    </w:rPr>
                    <w:t xml:space="preserve">Sadness, Grief, or Loss: Emotional pain from witnessing environmental degradation or losses.</w:t>
                  </w:r>
                </w:p>
                <w:p w:rsidR="00000000" w:rsidDel="00000000" w:rsidP="00000000" w:rsidRDefault="00000000" w:rsidRPr="00000000" w14:paraId="000005C6">
                  <w:pPr>
                    <w:numPr>
                      <w:ilvl w:val="2"/>
                      <w:numId w:val="154"/>
                    </w:numPr>
                    <w:spacing w:after="0" w:afterAutospacing="0" w:before="0" w:beforeAutospacing="0" w:lineRule="auto"/>
                    <w:ind w:left="2160" w:hanging="360"/>
                  </w:pPr>
                  <w:r w:rsidDel="00000000" w:rsidR="00000000" w:rsidRPr="00000000">
                    <w:rPr>
                      <w:rtl w:val="0"/>
                    </w:rPr>
                    <w:t xml:space="preserve">Guilt, Regret, or Shame: Feelings of responsibility or remorse for contributing to climate change.</w:t>
                  </w:r>
                </w:p>
                <w:p w:rsidR="00000000" w:rsidDel="00000000" w:rsidP="00000000" w:rsidRDefault="00000000" w:rsidRPr="00000000" w14:paraId="000005C7">
                  <w:pPr>
                    <w:numPr>
                      <w:ilvl w:val="2"/>
                      <w:numId w:val="154"/>
                    </w:numPr>
                    <w:spacing w:after="0" w:afterAutospacing="0" w:before="0" w:beforeAutospacing="0" w:lineRule="auto"/>
                    <w:ind w:left="2160" w:hanging="360"/>
                  </w:pPr>
                  <w:r w:rsidDel="00000000" w:rsidR="00000000" w:rsidRPr="00000000">
                    <w:rPr>
                      <w:rtl w:val="0"/>
                    </w:rPr>
                    <w:t xml:space="preserve">Frustration or Anger: Irritation towards perceived inaction or ineffective responses to climate issues.</w:t>
                  </w:r>
                </w:p>
                <w:p w:rsidR="00000000" w:rsidDel="00000000" w:rsidP="00000000" w:rsidRDefault="00000000" w:rsidRPr="00000000" w14:paraId="000005C8">
                  <w:pPr>
                    <w:numPr>
                      <w:ilvl w:val="2"/>
                      <w:numId w:val="154"/>
                    </w:numPr>
                    <w:spacing w:after="0" w:afterAutospacing="0" w:before="0" w:beforeAutospacing="0" w:lineRule="auto"/>
                    <w:ind w:left="2160" w:hanging="360"/>
                  </w:pPr>
                  <w:r w:rsidDel="00000000" w:rsidR="00000000" w:rsidRPr="00000000">
                    <w:rPr>
                      <w:rtl w:val="0"/>
                    </w:rPr>
                    <w:t xml:space="preserve">Hopelessness and Pessimism: Lack of optimism about the ability to address climate challenges effectively.</w:t>
                  </w:r>
                </w:p>
                <w:p w:rsidR="00000000" w:rsidDel="00000000" w:rsidP="00000000" w:rsidRDefault="00000000" w:rsidRPr="00000000" w14:paraId="000005C9">
                  <w:pPr>
                    <w:numPr>
                      <w:ilvl w:val="2"/>
                      <w:numId w:val="154"/>
                    </w:numPr>
                    <w:spacing w:after="0" w:afterAutospacing="0" w:before="0" w:beforeAutospacing="0" w:lineRule="auto"/>
                    <w:ind w:left="2160" w:hanging="360"/>
                  </w:pPr>
                  <w:r w:rsidDel="00000000" w:rsidR="00000000" w:rsidRPr="00000000">
                    <w:rPr>
                      <w:rtl w:val="0"/>
                    </w:rPr>
                    <w:t xml:space="preserve">Powerlessness or Loss of Control: Feeling incapable of influencing climate outcomes.</w:t>
                  </w:r>
                </w:p>
                <w:p w:rsidR="00000000" w:rsidDel="00000000" w:rsidP="00000000" w:rsidRDefault="00000000" w:rsidRPr="00000000" w14:paraId="000005CA">
                  <w:pPr>
                    <w:numPr>
                      <w:ilvl w:val="2"/>
                      <w:numId w:val="154"/>
                    </w:numPr>
                    <w:spacing w:after="0" w:afterAutospacing="0" w:before="0" w:beforeAutospacing="0" w:lineRule="auto"/>
                    <w:ind w:left="2160" w:hanging="360"/>
                  </w:pPr>
                  <w:r w:rsidDel="00000000" w:rsidR="00000000" w:rsidRPr="00000000">
                    <w:rPr>
                      <w:rtl w:val="0"/>
                    </w:rPr>
                    <w:t xml:space="preserve">Apathy, Numbness, or Emptiness: Indifference or emotional detachment in response to climate threats.</w:t>
                  </w:r>
                </w:p>
                <w:p w:rsidR="00000000" w:rsidDel="00000000" w:rsidP="00000000" w:rsidRDefault="00000000" w:rsidRPr="00000000" w14:paraId="000005CB">
                  <w:pPr>
                    <w:numPr>
                      <w:ilvl w:val="1"/>
                      <w:numId w:val="154"/>
                    </w:numPr>
                    <w:spacing w:after="0" w:afterAutospacing="0" w:before="0" w:beforeAutospacing="0" w:lineRule="auto"/>
                    <w:ind w:left="1440" w:hanging="360"/>
                  </w:pPr>
                  <w:r w:rsidDel="00000000" w:rsidR="00000000" w:rsidRPr="00000000">
                    <w:rPr>
                      <w:b w:val="1"/>
                      <w:bCs w:val="1"/>
                      <w:rtl w:val="0"/>
                    </w:rPr>
                    <w:t xml:space="preserve">Cognitive and Functional Impairments. </w:t>
                  </w:r>
                  <w:r w:rsidDel="00000000" w:rsidR="00000000" w:rsidRPr="00000000">
                    <w:rPr>
                      <w:rtl w:val="0"/>
                    </w:rPr>
                    <w:t xml:space="preserve">Detrimental effects on mental processes and everyday activities due to climate-related distress.</w:t>
                  </w:r>
                </w:p>
                <w:p w:rsidR="00000000" w:rsidDel="00000000" w:rsidP="00000000" w:rsidRDefault="00000000" w:rsidRPr="00000000" w14:paraId="000005CC">
                  <w:pPr>
                    <w:numPr>
                      <w:ilvl w:val="2"/>
                      <w:numId w:val="154"/>
                    </w:numPr>
                    <w:spacing w:after="0" w:afterAutospacing="0" w:before="0" w:beforeAutospacing="0" w:lineRule="auto"/>
                    <w:ind w:left="2160" w:hanging="360"/>
                  </w:pPr>
                  <w:r w:rsidDel="00000000" w:rsidR="00000000" w:rsidRPr="00000000">
                    <w:rPr>
                      <w:rtl w:val="0"/>
                    </w:rPr>
                    <w:t xml:space="preserve">Lack of Focus: Difficulty concentrating on tasks due to preoccupation with climate concerns.</w:t>
                  </w:r>
                </w:p>
                <w:p w:rsidR="00000000" w:rsidDel="00000000" w:rsidP="00000000" w:rsidRDefault="00000000" w:rsidRPr="00000000" w14:paraId="000005CD">
                  <w:pPr>
                    <w:numPr>
                      <w:ilvl w:val="2"/>
                      <w:numId w:val="154"/>
                    </w:numPr>
                    <w:spacing w:after="0" w:afterAutospacing="0" w:before="0" w:beforeAutospacing="0" w:lineRule="auto"/>
                    <w:ind w:left="2160" w:hanging="360"/>
                  </w:pPr>
                  <w:r w:rsidDel="00000000" w:rsidR="00000000" w:rsidRPr="00000000">
                    <w:rPr>
                      <w:rtl w:val="0"/>
                    </w:rPr>
                    <w:t xml:space="preserve">Lack of Motivation: Reduced drive to engage in activities or initiatives.</w:t>
                  </w:r>
                </w:p>
                <w:p w:rsidR="00000000" w:rsidDel="00000000" w:rsidP="00000000" w:rsidRDefault="00000000" w:rsidRPr="00000000" w14:paraId="000005CE">
                  <w:pPr>
                    <w:numPr>
                      <w:ilvl w:val="2"/>
                      <w:numId w:val="154"/>
                    </w:numPr>
                    <w:spacing w:after="0" w:afterAutospacing="0" w:before="0" w:beforeAutospacing="0" w:lineRule="auto"/>
                    <w:ind w:left="2160" w:hanging="360"/>
                  </w:pPr>
                  <w:r w:rsidDel="00000000" w:rsidR="00000000" w:rsidRPr="00000000">
                    <w:rPr>
                      <w:rtl w:val="0"/>
                    </w:rPr>
                    <w:t xml:space="preserve">Rumination: Persistent and repetitive thinking about climate-related issues.</w:t>
                  </w:r>
                </w:p>
                <w:p w:rsidR="00000000" w:rsidDel="00000000" w:rsidP="00000000" w:rsidRDefault="00000000" w:rsidRPr="00000000" w14:paraId="000005CF">
                  <w:pPr>
                    <w:numPr>
                      <w:ilvl w:val="2"/>
                      <w:numId w:val="154"/>
                    </w:numPr>
                    <w:spacing w:after="0" w:afterAutospacing="0" w:before="0" w:beforeAutospacing="0" w:lineRule="auto"/>
                    <w:ind w:left="2160" w:hanging="360"/>
                  </w:pPr>
                  <w:r w:rsidDel="00000000" w:rsidR="00000000" w:rsidRPr="00000000">
                    <w:rPr>
                      <w:rtl w:val="0"/>
                    </w:rPr>
                    <w:t xml:space="preserve">Avoidance of Tasks: Delaying or evading responsibilities because of climate-induced stress.</w:t>
                  </w:r>
                </w:p>
                <w:p w:rsidR="00000000" w:rsidDel="00000000" w:rsidP="00000000" w:rsidRDefault="00000000" w:rsidRPr="00000000" w14:paraId="000005D0">
                  <w:pPr>
                    <w:numPr>
                      <w:ilvl w:val="2"/>
                      <w:numId w:val="154"/>
                    </w:numPr>
                    <w:spacing w:after="0" w:afterAutospacing="0" w:before="0" w:beforeAutospacing="0" w:lineRule="auto"/>
                    <w:ind w:left="2160" w:hanging="360"/>
                  </w:pPr>
                  <w:r w:rsidDel="00000000" w:rsidR="00000000" w:rsidRPr="00000000">
                    <w:rPr>
                      <w:rtl w:val="0"/>
                    </w:rPr>
                    <w:t xml:space="preserve">Poor Sleep: Sleep disturbances linked to anxiety or stress about climate change.</w:t>
                  </w:r>
                </w:p>
                <w:p w:rsidR="00000000" w:rsidDel="00000000" w:rsidP="00000000" w:rsidRDefault="00000000" w:rsidRPr="00000000" w14:paraId="000005D1">
                  <w:pPr>
                    <w:numPr>
                      <w:ilvl w:val="2"/>
                      <w:numId w:val="154"/>
                    </w:numPr>
                    <w:spacing w:after="0" w:afterAutospacing="0" w:before="0" w:beforeAutospacing="0" w:lineRule="auto"/>
                    <w:ind w:left="2160" w:hanging="360"/>
                  </w:pPr>
                  <w:r w:rsidDel="00000000" w:rsidR="00000000" w:rsidRPr="00000000">
                    <w:rPr>
                      <w:rtl w:val="0"/>
                    </w:rPr>
                    <w:t xml:space="preserve">Reduced Appetite: Decreased desire to eat, potentially stemming from emotional distress.</w:t>
                  </w:r>
                </w:p>
                <w:p w:rsidR="00000000" w:rsidDel="00000000" w:rsidP="00000000" w:rsidRDefault="00000000" w:rsidRPr="00000000" w14:paraId="000005D2">
                  <w:pPr>
                    <w:numPr>
                      <w:ilvl w:val="2"/>
                      <w:numId w:val="154"/>
                    </w:numPr>
                    <w:spacing w:after="0" w:afterAutospacing="0" w:before="0" w:beforeAutospacing="0" w:lineRule="auto"/>
                    <w:ind w:left="2160" w:hanging="360"/>
                  </w:pPr>
                  <w:r w:rsidDel="00000000" w:rsidR="00000000" w:rsidRPr="00000000">
                    <w:rPr>
                      <w:rtl w:val="0"/>
                    </w:rPr>
                    <w:t xml:space="preserve">Not Doing Work or School: Neglecting professional or educational responsibilities due to climate distress.</w:t>
                  </w:r>
                </w:p>
                <w:p w:rsidR="00000000" w:rsidDel="00000000" w:rsidP="00000000" w:rsidRDefault="00000000" w:rsidRPr="00000000" w14:paraId="000005D3">
                  <w:pPr>
                    <w:numPr>
                      <w:ilvl w:val="2"/>
                      <w:numId w:val="154"/>
                    </w:numPr>
                    <w:spacing w:after="0" w:afterAutospacing="0" w:before="0" w:beforeAutospacing="0" w:lineRule="auto"/>
                    <w:ind w:left="2160" w:hanging="360"/>
                  </w:pPr>
                  <w:r w:rsidDel="00000000" w:rsidR="00000000" w:rsidRPr="00000000">
                    <w:rPr>
                      <w:rtl w:val="0"/>
                    </w:rPr>
                    <w:t xml:space="preserve">Less Life Satisfaction: Diminished overall contentment and happiness in life.</w:t>
                  </w:r>
                </w:p>
                <w:p w:rsidR="00000000" w:rsidDel="00000000" w:rsidP="00000000" w:rsidRDefault="00000000" w:rsidRPr="00000000" w14:paraId="000005D4">
                  <w:pPr>
                    <w:numPr>
                      <w:ilvl w:val="1"/>
                      <w:numId w:val="154"/>
                    </w:numPr>
                    <w:spacing w:after="0" w:afterAutospacing="0" w:before="0" w:beforeAutospacing="0" w:lineRule="auto"/>
                    <w:ind w:left="1440" w:hanging="360"/>
                  </w:pPr>
                  <w:commentRangeStart w:id="146"/>
                  <w:r w:rsidDel="00000000" w:rsidR="00000000" w:rsidRPr="00000000">
                    <w:rPr>
                      <w:b w:val="1"/>
                      <w:bCs w:val="1"/>
                      <w:rtl w:val="0"/>
                    </w:rPr>
                    <w:t xml:space="preserve">Social Reactions and Consequences.</w:t>
                  </w:r>
                  <w:r w:rsidDel="00000000" w:rsidR="00000000" w:rsidRPr="00000000">
                    <w:rPr>
                      <w:rtl w:val="0"/>
                    </w:rPr>
                    <w:t xml:space="preserve"> Interpersonal and community-level effects arising from climate-related distress.</w:t>
                  </w:r>
                </w:p>
                <w:p w:rsidR="00000000" w:rsidDel="00000000" w:rsidP="00000000" w:rsidRDefault="00000000" w:rsidRPr="00000000" w14:paraId="000005D5">
                  <w:pPr>
                    <w:numPr>
                      <w:ilvl w:val="2"/>
                      <w:numId w:val="154"/>
                    </w:numPr>
                    <w:spacing w:after="0" w:afterAutospacing="0" w:before="0" w:beforeAutospacing="0" w:lineRule="auto"/>
                    <w:ind w:left="2160" w:hanging="360"/>
                  </w:pPr>
                  <w:r w:rsidDel="00000000" w:rsidR="00000000" w:rsidRPr="00000000">
                    <w:rPr>
                      <w:rtl w:val="0"/>
                    </w:rPr>
                    <w:t xml:space="preserve">Conflicts and Disagreements: Disputes over the recognition, causes, and responses to climate change.</w:t>
                  </w:r>
                </w:p>
                <w:p w:rsidR="00000000" w:rsidDel="00000000" w:rsidP="00000000" w:rsidRDefault="00000000" w:rsidRPr="00000000" w14:paraId="000005D6">
                  <w:pPr>
                    <w:numPr>
                      <w:ilvl w:val="2"/>
                      <w:numId w:val="154"/>
                    </w:numPr>
                    <w:spacing w:after="0" w:afterAutospacing="0" w:before="0" w:beforeAutospacing="0" w:lineRule="auto"/>
                    <w:ind w:left="2160" w:hanging="360"/>
                  </w:pPr>
                  <w:r w:rsidDel="00000000" w:rsidR="00000000" w:rsidRPr="00000000">
                    <w:rPr>
                      <w:rtl w:val="0"/>
                    </w:rPr>
                    <w:t xml:space="preserve">Existential Disconnection: Feelings of isolation or lack of belonging related to differing climate perspectives.</w:t>
                  </w:r>
                  <w:commentRangeEnd w:id="146"/>
                  <w:r w:rsidDel="00000000" w:rsidR="00000000" w:rsidRPr="00000000">
                    <w:commentReference w:id="146"/>
                  </w:r>
                  <w:r w:rsidDel="00000000" w:rsidR="00000000" w:rsidRPr="00000000">
                    <w:rPr>
                      <w:rtl w:val="0"/>
                    </w:rPr>
                  </w:r>
                </w:p>
                <w:p w:rsidR="00000000" w:rsidDel="00000000" w:rsidP="00000000" w:rsidRDefault="00000000" w:rsidRPr="00000000" w14:paraId="000005D7">
                  <w:pPr>
                    <w:numPr>
                      <w:ilvl w:val="0"/>
                      <w:numId w:val="154"/>
                    </w:numPr>
                    <w:spacing w:after="0" w:afterAutospacing="0" w:before="0" w:beforeAutospacing="0" w:lineRule="auto"/>
                    <w:ind w:left="720" w:hanging="360"/>
                  </w:pPr>
                  <w:r w:rsidDel="00000000" w:rsidR="00000000" w:rsidRPr="00000000">
                    <w:rPr>
                      <w:b w:val="1"/>
                      <w:bCs w:val="1"/>
                      <w:rtl w:val="0"/>
                    </w:rPr>
                    <w:t xml:space="preserve">Climate Resilience. </w:t>
                  </w:r>
                  <w:r w:rsidDel="00000000" w:rsidR="00000000" w:rsidRPr="00000000">
                    <w:rPr>
                      <w:rtl w:val="0"/>
                    </w:rPr>
                    <w:t xml:space="preserve">Climate-related resilience encapsulates the multiple and interacting emotions, capacity, strategies, and actions used to cope with the acute and chronic anticipated, observed, or experienced effects of climate change and/or the perception that our individual and collective responses to climate change are insufficient. Individual-level climate resilience includes a range of positive emotions or worldviews such as optimism, hope, confidence and trust. It also includes personal emotional, physical, financial, and social coping capacity to ensure basic needs are met while navigating distressing or challenging emotions and/or consequences caused by climate change. Individual coping strategies that further foster resilience include compassion, acceptance, agency, empowerment, capacity for growth, personal and community support networks, and learning, education, and knowledge</w:t>
                  </w:r>
                  <w:del w:author="Ashley Stoltz" w:id="221" w:date="2025-12-15T04:45:34Z">
                    <w:r w:rsidDel="00000000" w:rsidR="00000000" w:rsidRPr="00000000">
                      <w:rPr>
                        <w:rtl w:val="0"/>
                      </w:rPr>
                      <w:delText xml:space="preserve"> </w:delText>
                    </w:r>
                  </w:del>
                  <w:r w:rsidDel="00000000" w:rsidR="00000000" w:rsidRPr="00000000">
                    <w:rPr>
                      <w:rtl w:val="0"/>
                    </w:rPr>
                    <w:t xml:space="preserve">—</w:t>
                  </w:r>
                  <w:del w:author="Ashley Stoltz" w:id="222" w:date="2025-12-15T04:45:39Z">
                    <w:r w:rsidDel="00000000" w:rsidR="00000000" w:rsidRPr="00000000">
                      <w:rPr>
                        <w:rtl w:val="0"/>
                      </w:rPr>
                      <w:delText xml:space="preserve"> </w:delText>
                    </w:r>
                  </w:del>
                  <w:r w:rsidDel="00000000" w:rsidR="00000000" w:rsidRPr="00000000">
                    <w:rPr>
                      <w:rtl w:val="0"/>
                    </w:rPr>
                    <w:t xml:space="preserve">as well as participation in individual and socio-political climate action. Community</w:t>
                  </w:r>
                  <w:ins w:author="Ashley Stoltz" w:id="223" w:date="2025-12-15T04:46:02Z">
                    <w:r w:rsidDel="00000000" w:rsidR="00000000" w:rsidRPr="00000000">
                      <w:rPr>
                        <w:rtl w:val="0"/>
                      </w:rPr>
                      <w:t xml:space="preserve">-</w:t>
                    </w:r>
                  </w:ins>
                  <w:r w:rsidDel="00000000" w:rsidR="00000000" w:rsidRPr="00000000">
                    <w:rPr>
                      <w:rtl w:val="0"/>
                    </w:rPr>
                    <w:t xml:space="preserve"> or societal</w:t>
                  </w:r>
                  <w:ins w:author="Ashley Stoltz" w:id="224" w:date="2025-12-15T04:46:05Z">
                    <w:r w:rsidDel="00000000" w:rsidR="00000000" w:rsidRPr="00000000">
                      <w:rPr>
                        <w:rtl w:val="0"/>
                      </w:rPr>
                      <w:t xml:space="preserve">-</w:t>
                    </w:r>
                  </w:ins>
                  <w:del w:author="Ashley Stoltz" w:id="224" w:date="2025-12-15T04:46:05Z">
                    <w:r w:rsidDel="00000000" w:rsidR="00000000" w:rsidRPr="00000000">
                      <w:rPr>
                        <w:rtl w:val="0"/>
                      </w:rPr>
                      <w:delText xml:space="preserve"> </w:delText>
                    </w:r>
                  </w:del>
                  <w:r w:rsidDel="00000000" w:rsidR="00000000" w:rsidRPr="00000000">
                    <w:rPr>
                      <w:rtl w:val="0"/>
                    </w:rPr>
                    <w:t xml:space="preserve">level resilience includes factors that enhance </w:t>
                  </w:r>
                  <w:del w:author="Ashley Stoltz" w:id="225" w:date="2025-12-15T04:46:08Z">
                    <w:r w:rsidDel="00000000" w:rsidR="00000000" w:rsidRPr="00000000">
                      <w:rPr>
                        <w:rtl w:val="0"/>
                      </w:rPr>
                      <w:delText xml:space="preserve">community</w:delText>
                    </w:r>
                  </w:del>
                  <w:ins w:author="Ashley Stoltz" w:id="225" w:date="2025-12-15T04:46:08Z">
                    <w:del w:author="Ashley Stoltz" w:id="225" w:date="2025-12-15T04:46:08Z">
                      <w:r w:rsidDel="00000000" w:rsidR="00000000" w:rsidRPr="00000000">
                        <w:rPr>
                          <w:rtl w:val="0"/>
                        </w:rPr>
                        <w:delText xml:space="preserve">-</w:delText>
                      </w:r>
                    </w:del>
                  </w:ins>
                  <w:del w:author="Ashley Stoltz" w:id="225" w:date="2025-12-15T04:46:08Z">
                    <w:r w:rsidDel="00000000" w:rsidR="00000000" w:rsidRPr="00000000">
                      <w:rPr>
                        <w:rtl w:val="0"/>
                      </w:rPr>
                      <w:delText xml:space="preserve"> or societal-level </w:delText>
                    </w:r>
                  </w:del>
                  <w:r w:rsidDel="00000000" w:rsidR="00000000" w:rsidRPr="00000000">
                    <w:rPr>
                      <w:rtl w:val="0"/>
                    </w:rPr>
                    <w:t xml:space="preserve">capacity to cope with </w:t>
                  </w:r>
                  <w:ins w:author="Ashley Stoltz" w:id="226" w:date="2025-12-15T04:46:59Z">
                    <w:r w:rsidDel="00000000" w:rsidR="00000000" w:rsidRPr="00000000">
                      <w:rPr>
                        <w:rtl w:val="0"/>
                      </w:rPr>
                      <w:t xml:space="preserve">the many</w:t>
                    </w:r>
                  </w:ins>
                  <w:del w:author="Ashley Stoltz" w:id="226" w:date="2025-12-15T04:46:59Z">
                    <w:r w:rsidDel="00000000" w:rsidR="00000000" w:rsidRPr="00000000">
                      <w:rPr>
                        <w:rtl w:val="0"/>
                      </w:rPr>
                      <w:delText xml:space="preserve">a</w:delText>
                    </w:r>
                  </w:del>
                  <w:r w:rsidDel="00000000" w:rsidR="00000000" w:rsidRPr="00000000">
                    <w:rPr>
                      <w:rtl w:val="0"/>
                    </w:rPr>
                    <w:t xml:space="preserve"> complex</w:t>
                  </w:r>
                  <w:del w:author="Ashley Stoltz" w:id="227" w:date="2025-12-15T04:47:06Z">
                    <w:r w:rsidDel="00000000" w:rsidR="00000000" w:rsidRPr="00000000">
                      <w:rPr>
                        <w:rtl w:val="0"/>
                      </w:rPr>
                      <w:delText xml:space="preserve">ity of</w:delText>
                    </w:r>
                  </w:del>
                  <w:r w:rsidDel="00000000" w:rsidR="00000000" w:rsidRPr="00000000">
                    <w:rPr>
                      <w:rtl w:val="0"/>
                    </w:rPr>
                    <w:t xml:space="preserve"> psychological or capacity-related impacts of climate change (e.g. equitable, just</w:t>
                  </w:r>
                  <w:ins w:author="Ashley Stoltz" w:id="228" w:date="2025-12-15T04:47:22Z">
                    <w:r w:rsidDel="00000000" w:rsidR="00000000" w:rsidRPr="00000000">
                      <w:rPr>
                        <w:rtl w:val="0"/>
                      </w:rPr>
                      <w:t xml:space="preserve">,</w:t>
                    </w:r>
                  </w:ins>
                  <w:r w:rsidDel="00000000" w:rsidR="00000000" w:rsidRPr="00000000">
                    <w:rPr>
                      <w:rtl w:val="0"/>
                    </w:rPr>
                    <w:t xml:space="preserve"> and fair access and distribution of material, financial, human, social, political, and informational resources or support). This level of resilience also looks to power and action that can positively affect </w:t>
                  </w:r>
                  <w:ins w:author="Ashley Stoltz" w:id="229" w:date="2025-12-15T04:48:19Z">
                    <w:r w:rsidDel="00000000" w:rsidR="00000000" w:rsidRPr="00000000">
                      <w:rPr>
                        <w:rtl w:val="0"/>
                      </w:rPr>
                      <w:t xml:space="preserve">a </w:t>
                    </w:r>
                  </w:ins>
                  <w:r w:rsidDel="00000000" w:rsidR="00000000" w:rsidRPr="00000000">
                    <w:rPr>
                      <w:rtl w:val="0"/>
                    </w:rPr>
                    <w:t xml:space="preserve">communit</w:t>
                  </w:r>
                  <w:ins w:author="Ashley Stoltz" w:id="230" w:date="2025-12-15T04:48:20Z">
                    <w:r w:rsidDel="00000000" w:rsidR="00000000" w:rsidRPr="00000000">
                      <w:rPr>
                        <w:rtl w:val="0"/>
                      </w:rPr>
                      <w:t xml:space="preserve">y’s</w:t>
                    </w:r>
                  </w:ins>
                  <w:del w:author="Ashley Stoltz" w:id="230" w:date="2025-12-15T04:48:20Z">
                    <w:r w:rsidDel="00000000" w:rsidR="00000000" w:rsidRPr="00000000">
                      <w:rPr>
                        <w:rtl w:val="0"/>
                      </w:rPr>
                      <w:delText xml:space="preserve">ies’</w:delText>
                    </w:r>
                  </w:del>
                  <w:r w:rsidDel="00000000" w:rsidR="00000000" w:rsidRPr="00000000">
                    <w:rPr>
                      <w:rtl w:val="0"/>
                    </w:rPr>
                    <w:t xml:space="preserve"> ability to identify, mobilize, and address challenges in a way that maximizes individual and community potential.</w:t>
                  </w:r>
                </w:p>
                <w:p w:rsidR="00000000" w:rsidDel="00000000" w:rsidP="00000000" w:rsidRDefault="00000000" w:rsidRPr="00000000" w14:paraId="000005D8">
                  <w:pPr>
                    <w:numPr>
                      <w:ilvl w:val="1"/>
                      <w:numId w:val="154"/>
                    </w:numPr>
                    <w:spacing w:after="0" w:afterAutospacing="0" w:before="0" w:beforeAutospacing="0" w:lineRule="auto"/>
                    <w:ind w:left="1440" w:hanging="360"/>
                  </w:pPr>
                  <w:r w:rsidDel="00000000" w:rsidR="00000000" w:rsidRPr="00000000">
                    <w:rPr>
                      <w:b w:val="1"/>
                      <w:bCs w:val="1"/>
                      <w:rtl w:val="0"/>
                    </w:rPr>
                    <w:t xml:space="preserve">Positive Emotions or Worldviews. </w:t>
                  </w:r>
                  <w:r w:rsidDel="00000000" w:rsidR="00000000" w:rsidRPr="00000000">
                    <w:rPr>
                      <w:rtl w:val="0"/>
                    </w:rPr>
                    <w:t xml:space="preserve">Constructive emotions and perspectives that foster proactive engagement and solutions in the face of climate change.</w:t>
                  </w:r>
                </w:p>
                <w:p w:rsidR="00000000" w:rsidDel="00000000" w:rsidP="00000000" w:rsidRDefault="00000000" w:rsidRPr="00000000" w14:paraId="000005D9">
                  <w:pPr>
                    <w:numPr>
                      <w:ilvl w:val="2"/>
                      <w:numId w:val="154"/>
                    </w:numPr>
                    <w:spacing w:after="0" w:afterAutospacing="0" w:before="0" w:beforeAutospacing="0" w:lineRule="auto"/>
                    <w:ind w:left="2160" w:hanging="360"/>
                  </w:pPr>
                  <w:r w:rsidDel="00000000" w:rsidR="00000000" w:rsidRPr="00000000">
                    <w:rPr>
                      <w:rtl w:val="0"/>
                    </w:rPr>
                    <w:t xml:space="preserve">Hope and Optimism: Belief in the possibility of positive outcomes and the effectiveness of collective action.</w:t>
                  </w:r>
                </w:p>
                <w:p w:rsidR="00000000" w:rsidDel="00000000" w:rsidP="00000000" w:rsidRDefault="00000000" w:rsidRPr="00000000" w14:paraId="000005DA">
                  <w:pPr>
                    <w:numPr>
                      <w:ilvl w:val="2"/>
                      <w:numId w:val="154"/>
                    </w:numPr>
                    <w:spacing w:after="0" w:afterAutospacing="0" w:before="0" w:beforeAutospacing="0" w:lineRule="auto"/>
                    <w:ind w:left="2160" w:hanging="360"/>
                  </w:pPr>
                  <w:r w:rsidDel="00000000" w:rsidR="00000000" w:rsidRPr="00000000">
                    <w:rPr>
                      <w:rtl w:val="0"/>
                    </w:rPr>
                    <w:t xml:space="preserve">Realism and Accurate Perceptions: A balanced understanding of climate challenges and potential solutions.</w:t>
                  </w:r>
                </w:p>
                <w:p w:rsidR="00000000" w:rsidDel="00000000" w:rsidP="00000000" w:rsidRDefault="00000000" w:rsidRPr="00000000" w14:paraId="000005DB">
                  <w:pPr>
                    <w:numPr>
                      <w:ilvl w:val="1"/>
                      <w:numId w:val="154"/>
                    </w:numPr>
                    <w:spacing w:after="0" w:afterAutospacing="0" w:before="0" w:beforeAutospacing="0" w:lineRule="auto"/>
                    <w:ind w:left="1440" w:hanging="360"/>
                  </w:pPr>
                  <w:r w:rsidDel="00000000" w:rsidR="00000000" w:rsidRPr="00000000">
                    <w:rPr>
                      <w:b w:val="1"/>
                      <w:bCs w:val="1"/>
                      <w:rtl w:val="0"/>
                    </w:rPr>
                    <w:t xml:space="preserve">Personal Capacity. </w:t>
                  </w:r>
                  <w:r w:rsidDel="00000000" w:rsidR="00000000" w:rsidRPr="00000000">
                    <w:rPr>
                      <w:rtl w:val="0"/>
                    </w:rPr>
                    <w:t xml:space="preserve">The individual's ability to manage and respond to climate-related challenges effectively.</w:t>
                  </w:r>
                </w:p>
                <w:p w:rsidR="00000000" w:rsidDel="00000000" w:rsidP="00000000" w:rsidRDefault="00000000" w:rsidRPr="00000000" w14:paraId="000005DC">
                  <w:pPr>
                    <w:numPr>
                      <w:ilvl w:val="2"/>
                      <w:numId w:val="154"/>
                    </w:numPr>
                    <w:spacing w:after="0" w:afterAutospacing="0" w:before="0" w:beforeAutospacing="0" w:lineRule="auto"/>
                    <w:ind w:left="2160" w:hanging="360"/>
                  </w:pPr>
                  <w:r w:rsidDel="00000000" w:rsidR="00000000" w:rsidRPr="00000000">
                    <w:rPr>
                      <w:rtl w:val="0"/>
                    </w:rPr>
                    <w:t xml:space="preserve">Managing Distress: Techniques and practices to handle negative emotions and stress.</w:t>
                  </w:r>
                </w:p>
                <w:p w:rsidR="00000000" w:rsidDel="00000000" w:rsidP="00000000" w:rsidRDefault="00000000" w:rsidRPr="00000000" w14:paraId="000005DD">
                  <w:pPr>
                    <w:numPr>
                      <w:ilvl w:val="2"/>
                      <w:numId w:val="154"/>
                    </w:numPr>
                    <w:spacing w:after="0" w:afterAutospacing="0" w:before="0" w:beforeAutospacing="0" w:lineRule="auto"/>
                    <w:ind w:left="2160" w:hanging="360"/>
                  </w:pPr>
                  <w:r w:rsidDel="00000000" w:rsidR="00000000" w:rsidRPr="00000000">
                    <w:rPr>
                      <w:rtl w:val="0"/>
                    </w:rPr>
                    <w:t xml:space="preserve">Meeting Basic Needs: Ensuring access to essential resources such as food, water, shelter, and healthcare.</w:t>
                  </w:r>
                </w:p>
                <w:p w:rsidR="00000000" w:rsidDel="00000000" w:rsidP="00000000" w:rsidRDefault="00000000" w:rsidRPr="00000000" w14:paraId="000005DE">
                  <w:pPr>
                    <w:numPr>
                      <w:ilvl w:val="2"/>
                      <w:numId w:val="154"/>
                    </w:numPr>
                    <w:spacing w:after="0" w:afterAutospacing="0" w:before="0" w:beforeAutospacing="0" w:lineRule="auto"/>
                    <w:ind w:left="2160" w:hanging="360"/>
                  </w:pPr>
                  <w:r w:rsidDel="00000000" w:rsidR="00000000" w:rsidRPr="00000000">
                    <w:rPr>
                      <w:rtl w:val="0"/>
                    </w:rPr>
                    <w:t xml:space="preserve">Motivation and Action: The drive and willingness to engage in behaviors and initiatives addressing climate change.</w:t>
                  </w:r>
                </w:p>
                <w:p w:rsidR="00000000" w:rsidDel="00000000" w:rsidP="00000000" w:rsidRDefault="00000000" w:rsidRPr="00000000" w14:paraId="000005DF">
                  <w:pPr>
                    <w:numPr>
                      <w:ilvl w:val="1"/>
                      <w:numId w:val="154"/>
                    </w:numPr>
                    <w:spacing w:after="0" w:afterAutospacing="0" w:before="0" w:beforeAutospacing="0" w:lineRule="auto"/>
                    <w:ind w:left="1440" w:hanging="360"/>
                  </w:pPr>
                  <w:r w:rsidDel="00000000" w:rsidR="00000000" w:rsidRPr="00000000">
                    <w:rPr>
                      <w:b w:val="1"/>
                      <w:bCs w:val="1"/>
                      <w:rtl w:val="0"/>
                    </w:rPr>
                    <w:t xml:space="preserve">Coping Strategies. </w:t>
                  </w:r>
                  <w:r w:rsidDel="00000000" w:rsidR="00000000" w:rsidRPr="00000000">
                    <w:rPr>
                      <w:rtl w:val="0"/>
                    </w:rPr>
                    <w:t xml:space="preserve">Methods used to mitigate the impacts of climate distress and enhance resilience.</w:t>
                  </w:r>
                </w:p>
                <w:p w:rsidR="00000000" w:rsidDel="00000000" w:rsidP="00000000" w:rsidRDefault="00000000" w:rsidRPr="00000000" w14:paraId="000005E0">
                  <w:pPr>
                    <w:numPr>
                      <w:ilvl w:val="2"/>
                      <w:numId w:val="154"/>
                    </w:numPr>
                    <w:spacing w:after="0" w:afterAutospacing="0" w:before="0" w:beforeAutospacing="0" w:lineRule="auto"/>
                    <w:ind w:left="2160" w:hanging="360"/>
                  </w:pPr>
                  <w:r w:rsidDel="00000000" w:rsidR="00000000" w:rsidRPr="00000000">
                    <w:rPr>
                      <w:rtl w:val="0"/>
                    </w:rPr>
                    <w:t xml:space="preserve">Compassion and Acceptance: Empathetic understanding and acknowledgment of climate realities.</w:t>
                  </w:r>
                </w:p>
                <w:p w:rsidR="00000000" w:rsidDel="00000000" w:rsidP="00000000" w:rsidRDefault="00000000" w:rsidRPr="00000000" w14:paraId="000005E1">
                  <w:pPr>
                    <w:numPr>
                      <w:ilvl w:val="2"/>
                      <w:numId w:val="154"/>
                    </w:numPr>
                    <w:spacing w:after="0" w:afterAutospacing="0" w:before="0" w:beforeAutospacing="0" w:lineRule="auto"/>
                    <w:ind w:left="2160" w:hanging="360"/>
                  </w:pPr>
                  <w:r w:rsidDel="00000000" w:rsidR="00000000" w:rsidRPr="00000000">
                    <w:rPr>
                      <w:rtl w:val="0"/>
                    </w:rPr>
                    <w:t xml:space="preserve">Agency and Empowerment: Feeling of control and ability to effect change in climate matters.</w:t>
                  </w:r>
                </w:p>
                <w:p w:rsidR="00000000" w:rsidDel="00000000" w:rsidP="00000000" w:rsidRDefault="00000000" w:rsidRPr="00000000" w14:paraId="000005E2">
                  <w:pPr>
                    <w:numPr>
                      <w:ilvl w:val="2"/>
                      <w:numId w:val="154"/>
                    </w:numPr>
                    <w:spacing w:after="0" w:afterAutospacing="0" w:before="0" w:beforeAutospacing="0" w:lineRule="auto"/>
                    <w:ind w:left="2160" w:hanging="360"/>
                  </w:pPr>
                  <w:r w:rsidDel="00000000" w:rsidR="00000000" w:rsidRPr="00000000">
                    <w:rPr>
                      <w:rtl w:val="0"/>
                    </w:rPr>
                    <w:t xml:space="preserve">Social Support: Networks providing emotional and practical assistance.</w:t>
                  </w:r>
                </w:p>
                <w:p w:rsidR="00000000" w:rsidDel="00000000" w:rsidP="00000000" w:rsidRDefault="00000000" w:rsidRPr="00000000" w14:paraId="000005E3">
                  <w:pPr>
                    <w:numPr>
                      <w:ilvl w:val="2"/>
                      <w:numId w:val="154"/>
                    </w:numPr>
                    <w:spacing w:after="0" w:afterAutospacing="0" w:before="0" w:beforeAutospacing="0" w:lineRule="auto"/>
                    <w:ind w:left="2160" w:hanging="360"/>
                  </w:pPr>
                  <w:r w:rsidDel="00000000" w:rsidR="00000000" w:rsidRPr="00000000">
                    <w:rPr>
                      <w:rtl w:val="0"/>
                    </w:rPr>
                    <w:t xml:space="preserve">Climate Action: Active participation in initiatives to reduce greenhouse gas emissions and adapt to climate impacts.</w:t>
                  </w:r>
                </w:p>
                <w:p w:rsidR="00000000" w:rsidDel="00000000" w:rsidP="00000000" w:rsidRDefault="00000000" w:rsidRPr="00000000" w14:paraId="000005E4">
                  <w:pPr>
                    <w:numPr>
                      <w:ilvl w:val="1"/>
                      <w:numId w:val="154"/>
                    </w:numPr>
                    <w:spacing w:after="0" w:afterAutospacing="0" w:before="0" w:beforeAutospacing="0" w:lineRule="auto"/>
                    <w:ind w:left="1440" w:hanging="360"/>
                  </w:pPr>
                  <w:r w:rsidDel="00000000" w:rsidR="00000000" w:rsidRPr="00000000">
                    <w:rPr>
                      <w:b w:val="1"/>
                      <w:bCs w:val="1"/>
                      <w:rtl w:val="0"/>
                    </w:rPr>
                    <w:t xml:space="preserve">Community</w:t>
                  </w:r>
                  <w:ins w:author="Ashley Stoltz" w:id="231" w:date="2025-12-15T04:50:56Z">
                    <w:r w:rsidDel="00000000" w:rsidR="00000000" w:rsidRPr="00000000">
                      <w:rPr>
                        <w:b w:val="1"/>
                        <w:bCs w:val="1"/>
                        <w:rtl w:val="0"/>
                      </w:rPr>
                      <w:t xml:space="preserve">-</w:t>
                    </w:r>
                  </w:ins>
                  <w:r w:rsidDel="00000000" w:rsidR="00000000" w:rsidRPr="00000000">
                    <w:rPr>
                      <w:b w:val="1"/>
                      <w:bCs w:val="1"/>
                      <w:rtl w:val="0"/>
                    </w:rPr>
                    <w:t xml:space="preserve"> or Societal-Level Resilience. </w:t>
                  </w:r>
                  <w:r w:rsidDel="00000000" w:rsidR="00000000" w:rsidRPr="00000000">
                    <w:rPr>
                      <w:rtl w:val="0"/>
                    </w:rPr>
                    <w:t xml:space="preserve">The collective capacity of communities or societies to withstand and recover from climate-related challenges.</w:t>
                  </w:r>
                </w:p>
                <w:p w:rsidR="00000000" w:rsidDel="00000000" w:rsidP="00000000" w:rsidRDefault="00000000" w:rsidRPr="00000000" w14:paraId="000005E5">
                  <w:pPr>
                    <w:numPr>
                      <w:ilvl w:val="2"/>
                      <w:numId w:val="154"/>
                    </w:numPr>
                    <w:spacing w:after="0" w:afterAutospacing="0" w:before="0" w:beforeAutospacing="0" w:lineRule="auto"/>
                    <w:ind w:left="2160" w:hanging="360"/>
                  </w:pPr>
                  <w:r w:rsidDel="00000000" w:rsidR="00000000" w:rsidRPr="00000000">
                    <w:rPr>
                      <w:rtl w:val="0"/>
                    </w:rPr>
                    <w:t xml:space="preserve">Access to Resources: Availability and equitable distribution of resources necessary for resilience.</w:t>
                  </w:r>
                </w:p>
                <w:p w:rsidR="00000000" w:rsidDel="00000000" w:rsidP="00000000" w:rsidRDefault="00000000" w:rsidRPr="00000000" w14:paraId="000005E6">
                  <w:pPr>
                    <w:numPr>
                      <w:ilvl w:val="2"/>
                      <w:numId w:val="154"/>
                    </w:numPr>
                    <w:spacing w:after="240" w:before="0" w:beforeAutospacing="0" w:lineRule="auto"/>
                    <w:ind w:left="2160" w:hanging="360"/>
                  </w:pPr>
                  <w:r w:rsidDel="00000000" w:rsidR="00000000" w:rsidRPr="00000000">
                    <w:rPr>
                      <w:rtl w:val="0"/>
                    </w:rPr>
                    <w:t xml:space="preserve">Community Adaptation and Mitigation Strategies: Localized plans and actions to adjust to climate changes and reduce their severity.</w:t>
                  </w:r>
                </w:p>
                <w:p w:rsidR="00000000" w:rsidDel="00000000" w:rsidP="00000000" w:rsidRDefault="00000000" w:rsidRPr="00000000" w14:paraId="000005E7">
                  <w:pPr>
                    <w:spacing w:after="240" w:before="240" w:lineRule="auto"/>
                    <w:rPr>
                      <w:color w:val="f4cccc"/>
                      <w:shd w:fill="990000" w:val="clear"/>
                    </w:rPr>
                  </w:pPr>
                  <w:r w:rsidDel="00000000" w:rsidR="00000000" w:rsidRPr="00000000">
                    <w:rPr>
                      <w:color w:val="f4cccc"/>
                      <w:shd w:fill="990000" w:val="clear"/>
                      <w:rtl w:val="0"/>
                    </w:rPr>
                    <w:t xml:space="preserve">[END OF INTERACTIVE IMAGE]</w:t>
                  </w:r>
                </w:p>
                <w:p w:rsidR="00000000" w:rsidDel="00000000" w:rsidP="00000000" w:rsidRDefault="00000000" w:rsidRPr="00000000" w14:paraId="000005E8">
                  <w:pPr>
                    <w:spacing w:after="240" w:before="240" w:lineRule="auto"/>
                    <w:rPr>
                      <w:color w:val="f4cccc"/>
                      <w:shd w:fill="990000" w:val="clear"/>
                    </w:rPr>
                  </w:pPr>
                  <w:r w:rsidDel="00000000" w:rsidR="00000000" w:rsidRPr="00000000">
                    <w:rPr/>
                    <w:drawing>
                      <wp:inline distB="114300" distT="114300" distL="114300" distR="114300">
                        <wp:extent cx="4481513" cy="3852937"/>
                        <wp:effectExtent b="0" l="0" r="0" t="0"/>
                        <wp:docPr id="5" name="image5.png"/>
                        <a:graphic>
                          <a:graphicData uri="http://schemas.openxmlformats.org/drawingml/2006/picture">
                            <pic:pic>
                              <pic:nvPicPr>
                                <pic:cNvPr id="0" name="image5.png"/>
                                <pic:cNvPicPr preferRelativeResize="0"/>
                              </pic:nvPicPr>
                              <pic:blipFill>
                                <a:blip r:embed="rId118"/>
                                <a:srcRect b="0" l="0" r="0" t="0"/>
                                <a:stretch>
                                  <a:fillRect/>
                                </a:stretch>
                              </pic:blipFill>
                              <pic:spPr>
                                <a:xfrm>
                                  <a:off x="0" y="0"/>
                                  <a:ext cx="4481513" cy="385293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E9">
            <w:pPr>
              <w:spacing w:after="240" w:befor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05EA">
            <w:pPr>
              <w:widowControl w:val="0"/>
              <w:spacing w:line="240" w:lineRule="auto"/>
              <w:rPr>
                <w:b w:val="1"/>
                <w:bCs w:val="1"/>
              </w:rPr>
            </w:pPr>
            <w:r w:rsidDel="00000000" w:rsidR="00000000" w:rsidRPr="00000000">
              <w:rPr>
                <w:b w:val="1"/>
                <w:bCs w:val="1"/>
                <w:rtl w:val="0"/>
              </w:rPr>
              <w:t xml:space="preserve">Indigenous Perspectives</w:t>
            </w:r>
          </w:p>
        </w:tc>
        <w:tc>
          <w:tcPr>
            <w:shd w:fill="d9d2e9" w:val="clear"/>
          </w:tcPr>
          <w:p w:rsidR="00000000" w:rsidDel="00000000" w:rsidP="00000000" w:rsidRDefault="00000000" w:rsidRPr="00000000" w14:paraId="000005EB">
            <w:pPr>
              <w:spacing w:after="240" w:before="240" w:lineRule="auto"/>
              <w:rPr/>
            </w:pPr>
            <w:r w:rsidDel="00000000" w:rsidR="00000000" w:rsidRPr="00000000">
              <w:rPr>
                <w:rtl w:val="0"/>
              </w:rPr>
              <w:t xml:space="preserve">As you explore the wide range of emotions people experience in response to climate change, it is important to recognize that in many Indigenous cultures, these emotions are not only expected but honored. Feelings such as grief, fear, rage, and even numbness are often understood as expressions of deep relationality—evidence of how much people care for the land, waters, and all living beings. Emotional responses to environmental destruction are not viewed as weaknesses but as signs of love, responsibility, and awareness. They remind us that something vital is being threatened or lost.</w:t>
            </w:r>
          </w:p>
          <w:p w:rsidR="00000000" w:rsidDel="00000000" w:rsidP="00000000" w:rsidRDefault="00000000" w:rsidRPr="00000000" w14:paraId="000005EC">
            <w:pPr>
              <w:spacing w:after="240" w:before="240" w:lineRule="auto"/>
              <w:rPr/>
            </w:pPr>
            <w:r w:rsidDel="00000000" w:rsidR="00000000" w:rsidRPr="00000000">
              <w:rPr>
                <w:rtl w:val="0"/>
              </w:rPr>
              <w:t xml:space="preserve">Cultural teachings, ceremonies, and storytelling offer guidance for holding and processing these emotions in ways that restore balance and connection. In many traditions, communities come together to express shared grief, offer prayers for healing, or reaffirm responsibilities to future generations. These collective practices help make space for complex emotions while offering pathways to resilience rooted in relationship and reciprocity. Rather than categorizing emotions as good or bad, Indigenous worldviews often focus on whether they serve harmony and accountability. This perspective complements the climate emotions frameworks by reminding us that emotional diversity is not only natural—it is also a reflection of deep engagement with the living world.</w:t>
            </w:r>
            <w:commentRangeStart w:id="147"/>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05ED">
            <w:pPr>
              <w:widowControl w:val="0"/>
              <w:spacing w:line="240" w:lineRule="auto"/>
              <w:rPr>
                <w:b w:val="1"/>
                <w:bCs w:val="1"/>
              </w:rPr>
            </w:pPr>
            <w:commentRangeEnd w:id="147"/>
            <w:r w:rsidDel="00000000" w:rsidR="00000000" w:rsidRPr="00000000">
              <w:commentReference w:id="147"/>
            </w: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05EE">
            <w:pPr>
              <w:spacing w:after="240" w:before="240" w:lineRule="auto"/>
              <w:rPr/>
            </w:pPr>
            <w:r w:rsidDel="00000000" w:rsidR="00000000" w:rsidRPr="00000000">
              <w:rPr>
                <w:rtl w:val="0"/>
              </w:rPr>
              <w:t xml:space="preserve">As suggested by the frameworks above, there is no one way of defining or clustering climate emotions. In large part, the existing work on climate emotions has evolved independently from broader theories of emotion. However, there are several key intersections that teach us important principles about understanding climate emotions. These are:</w:t>
            </w:r>
          </w:p>
          <w:p w:rsidR="00000000" w:rsidDel="00000000" w:rsidP="00000000" w:rsidRDefault="00000000" w:rsidRPr="00000000" w14:paraId="000005EF">
            <w:pPr>
              <w:numPr>
                <w:ilvl w:val="0"/>
                <w:numId w:val="263"/>
              </w:numPr>
              <w:spacing w:after="0" w:afterAutospacing="0" w:before="240" w:lineRule="auto"/>
              <w:ind w:left="720" w:hanging="360"/>
            </w:pPr>
            <w:r w:rsidDel="00000000" w:rsidR="00000000" w:rsidRPr="00000000">
              <w:rPr>
                <w:rtl w:val="0"/>
              </w:rPr>
              <w:t xml:space="preserve">People experience a wide variety of emotions and the processes underlying these are not universal.</w:t>
            </w:r>
          </w:p>
          <w:p w:rsidR="00000000" w:rsidDel="00000000" w:rsidP="00000000" w:rsidRDefault="00000000" w:rsidRPr="00000000" w14:paraId="000005F0">
            <w:pPr>
              <w:numPr>
                <w:ilvl w:val="1"/>
                <w:numId w:val="263"/>
              </w:numPr>
              <w:spacing w:after="0" w:afterAutospacing="0" w:before="0" w:beforeAutospacing="0" w:lineRule="auto"/>
              <w:ind w:left="1440" w:hanging="360"/>
            </w:pPr>
            <w:r w:rsidDel="00000000" w:rsidR="00000000" w:rsidRPr="00000000">
              <w:rPr>
                <w:rtl w:val="0"/>
              </w:rPr>
              <w:t xml:space="preserve">For example, think about Paul Ekman’s work on primary and secondary emotions and consider how the process giving rise to climate anger is different from the process giving rise to guilt).</w:t>
            </w:r>
          </w:p>
          <w:p w:rsidR="00000000" w:rsidDel="00000000" w:rsidP="00000000" w:rsidRDefault="00000000" w:rsidRPr="00000000" w14:paraId="000005F1">
            <w:pPr>
              <w:numPr>
                <w:ilvl w:val="0"/>
                <w:numId w:val="263"/>
              </w:numPr>
              <w:spacing w:after="0" w:afterAutospacing="0" w:before="0" w:beforeAutospacing="0" w:lineRule="auto"/>
              <w:ind w:left="720" w:hanging="360"/>
            </w:pPr>
            <w:r w:rsidDel="00000000" w:rsidR="00000000" w:rsidRPr="00000000">
              <w:rPr>
                <w:rtl w:val="0"/>
              </w:rPr>
              <w:t xml:space="preserve">People can have very different emotional reactions and experiences based on</w:t>
            </w:r>
          </w:p>
          <w:p w:rsidR="00000000" w:rsidDel="00000000" w:rsidP="00000000" w:rsidRDefault="00000000" w:rsidRPr="00000000" w14:paraId="000005F2">
            <w:pPr>
              <w:numPr>
                <w:ilvl w:val="1"/>
                <w:numId w:val="263"/>
              </w:numPr>
              <w:spacing w:after="0" w:afterAutospacing="0" w:before="0" w:beforeAutospacing="0" w:lineRule="auto"/>
              <w:ind w:left="1440" w:hanging="360"/>
            </w:pPr>
            <w:r w:rsidDel="00000000" w:rsidR="00000000" w:rsidRPr="00000000">
              <w:rPr>
                <w:rtl w:val="0"/>
              </w:rPr>
              <w:t xml:space="preserve">How they cognitively process their experiences (e.g., Richard Lazarus’s Cognitive appraisal theory),</w:t>
            </w:r>
          </w:p>
          <w:p w:rsidR="00000000" w:rsidDel="00000000" w:rsidP="00000000" w:rsidRDefault="00000000" w:rsidRPr="00000000" w14:paraId="000005F3">
            <w:pPr>
              <w:numPr>
                <w:ilvl w:val="1"/>
                <w:numId w:val="263"/>
              </w:numPr>
              <w:spacing w:after="0" w:afterAutospacing="0" w:before="0" w:beforeAutospacing="0" w:lineRule="auto"/>
              <w:ind w:left="1440" w:hanging="360"/>
            </w:pPr>
            <w:r w:rsidDel="00000000" w:rsidR="00000000" w:rsidRPr="00000000">
              <w:rPr>
                <w:rtl w:val="0"/>
              </w:rPr>
              <w:t xml:space="preserve">How they cope with and regulate their emotions (e.g., James Gross’ Process Model of Emotional Regulation, Susan Folkman’s Stress and Coping Theory), and</w:t>
            </w:r>
          </w:p>
          <w:p w:rsidR="00000000" w:rsidDel="00000000" w:rsidP="00000000" w:rsidRDefault="00000000" w:rsidRPr="00000000" w14:paraId="000005F4">
            <w:pPr>
              <w:numPr>
                <w:ilvl w:val="1"/>
                <w:numId w:val="263"/>
              </w:numPr>
              <w:spacing w:after="0" w:afterAutospacing="0" w:before="0" w:beforeAutospacing="0" w:lineRule="auto"/>
              <w:ind w:left="1440" w:hanging="360"/>
            </w:pPr>
            <w:r w:rsidDel="00000000" w:rsidR="00000000" w:rsidRPr="00000000">
              <w:rPr>
                <w:rtl w:val="0"/>
              </w:rPr>
              <w:t xml:space="preserve">The environments in which their emotional responses are learned (e.g., Arlie Hochschild’s Emotion Work Theory and Lisa Feldman Barrett’s Theory of Constructed Emotion)</w:t>
            </w:r>
          </w:p>
          <w:p w:rsidR="00000000" w:rsidDel="00000000" w:rsidP="00000000" w:rsidRDefault="00000000" w:rsidRPr="00000000" w14:paraId="000005F5">
            <w:pPr>
              <w:numPr>
                <w:ilvl w:val="0"/>
                <w:numId w:val="263"/>
              </w:numPr>
              <w:spacing w:after="0" w:afterAutospacing="0" w:before="0" w:beforeAutospacing="0" w:lineRule="auto"/>
              <w:ind w:left="720" w:hanging="360"/>
            </w:pPr>
            <w:r w:rsidDel="00000000" w:rsidR="00000000" w:rsidRPr="00000000">
              <w:rPr>
                <w:rtl w:val="0"/>
              </w:rPr>
              <w:t xml:space="preserve">Complex and even seemingly contradictory emotions are not mutually exclusive.</w:t>
            </w:r>
          </w:p>
          <w:p w:rsidR="00000000" w:rsidDel="00000000" w:rsidP="00000000" w:rsidRDefault="00000000" w:rsidRPr="00000000" w14:paraId="000005F6">
            <w:pPr>
              <w:numPr>
                <w:ilvl w:val="0"/>
                <w:numId w:val="263"/>
              </w:numPr>
              <w:spacing w:after="0" w:afterAutospacing="0" w:before="0" w:beforeAutospacing="0" w:lineRule="auto"/>
              <w:ind w:left="720" w:hanging="360"/>
            </w:pPr>
            <w:r w:rsidDel="00000000" w:rsidR="00000000" w:rsidRPr="00000000">
              <w:rPr>
                <w:rtl w:val="0"/>
              </w:rPr>
              <w:t xml:space="preserve">There are not necessarily good or bad emotions. Emotions can even be adaptive and beneficial to individuals (e.g., Joanna Macy’s Active Hope, and Barbara Fredrickson’s Hope Theory)</w:t>
            </w:r>
          </w:p>
          <w:p w:rsidR="00000000" w:rsidDel="00000000" w:rsidP="00000000" w:rsidRDefault="00000000" w:rsidRPr="00000000" w14:paraId="000005F7">
            <w:pPr>
              <w:numPr>
                <w:ilvl w:val="0"/>
                <w:numId w:val="263"/>
              </w:numPr>
              <w:spacing w:after="240" w:before="0" w:beforeAutospacing="0" w:lineRule="auto"/>
              <w:ind w:left="720" w:hanging="360"/>
            </w:pPr>
            <w:r w:rsidDel="00000000" w:rsidR="00000000" w:rsidRPr="00000000">
              <w:rPr>
                <w:rtl w:val="0"/>
              </w:rPr>
              <w:t xml:space="preserve">In many Indigenous cultures, emotional responses to climate destruction are recognized as expressions of relationality and reflect love, respect and responsibility for the living world.</w:t>
            </w:r>
          </w:p>
        </w:tc>
      </w:tr>
      <w:tr>
        <w:trPr>
          <w:cantSplit w:val="0"/>
          <w:tblHeader w:val="0"/>
        </w:trPr>
        <w:tc>
          <w:tcPr>
            <w:shd w:fill="a4c2f4" w:val="clear"/>
          </w:tcPr>
          <w:p w:rsidR="00000000" w:rsidDel="00000000" w:rsidP="00000000" w:rsidRDefault="00000000" w:rsidRPr="00000000" w14:paraId="000005F8">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05F9">
            <w:pPr>
              <w:spacing w:after="240" w:before="240" w:lineRule="auto"/>
              <w:rPr/>
            </w:pPr>
            <w:r w:rsidDel="00000000" w:rsidR="00000000" w:rsidRPr="00000000">
              <w:rPr>
                <w:rtl w:val="0"/>
              </w:rPr>
              <w:t xml:space="preserve">Below are active learning activities that you can use to enhance your learning experience for the content presented in this module. One version is designed to be done on your own and the other is designed to be done with others.</w:t>
            </w:r>
          </w:p>
          <w:p w:rsidR="00000000" w:rsidDel="00000000" w:rsidP="00000000" w:rsidRDefault="00000000" w:rsidRPr="00000000" w14:paraId="000005FA">
            <w:pPr>
              <w:pStyle w:val="Heading2"/>
              <w:spacing w:after="240" w:before="240" w:lineRule="auto"/>
              <w:rPr/>
            </w:pPr>
            <w:bookmarkStart w:colFirst="0" w:colLast="0" w:name="_5gvbhmls0hiv" w:id="121"/>
            <w:bookmarkEnd w:id="121"/>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05FB">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Learners will explore the wide range of climate emotions, understand their causes and consequences, and reflect on how distress and resilience can coexist.</w:t>
            </w:r>
          </w:p>
          <w:p w:rsidR="00000000" w:rsidDel="00000000" w:rsidP="00000000" w:rsidRDefault="00000000" w:rsidRPr="00000000" w14:paraId="000005FC">
            <w:pPr>
              <w:spacing w:after="240" w:before="240" w:lineRule="auto"/>
              <w:rPr>
                <w:u w:val="single"/>
              </w:rPr>
            </w:pPr>
            <w:r w:rsidDel="00000000" w:rsidR="00000000" w:rsidRPr="00000000">
              <w:rPr>
                <w:u w:val="single"/>
                <w:rtl w:val="0"/>
              </w:rPr>
              <w:t xml:space="preserve">Instructions:</w:t>
            </w:r>
          </w:p>
          <w:p w:rsidR="00000000" w:rsidDel="00000000" w:rsidP="00000000" w:rsidRDefault="00000000" w:rsidRPr="00000000" w14:paraId="000005FD">
            <w:pPr>
              <w:numPr>
                <w:ilvl w:val="0"/>
                <w:numId w:val="252"/>
              </w:numPr>
              <w:spacing w:after="0" w:afterAutospacing="0" w:before="240" w:lineRule="auto"/>
              <w:ind w:left="720" w:hanging="360"/>
            </w:pPr>
            <w:r w:rsidDel="00000000" w:rsidR="00000000" w:rsidRPr="00000000">
              <w:rPr>
                <w:b w:val="1"/>
                <w:bCs w:val="1"/>
                <w:rtl w:val="0"/>
              </w:rPr>
              <w:t xml:space="preserve">Explore Climate Emotion Clusters:</w:t>
            </w:r>
          </w:p>
          <w:p w:rsidR="00000000" w:rsidDel="00000000" w:rsidP="00000000" w:rsidRDefault="00000000" w:rsidRPr="00000000" w14:paraId="000005FE">
            <w:pPr>
              <w:numPr>
                <w:ilvl w:val="1"/>
                <w:numId w:val="252"/>
              </w:numPr>
              <w:spacing w:after="0" w:afterAutospacing="0" w:before="0" w:beforeAutospacing="0" w:lineRule="auto"/>
              <w:ind w:left="1440" w:hanging="360"/>
            </w:pPr>
            <w:r w:rsidDel="00000000" w:rsidR="00000000" w:rsidRPr="00000000">
              <w:rPr>
                <w:rtl w:val="0"/>
              </w:rPr>
              <w:t xml:space="preserve">Review the different clusters of climate emotions provided in the module (e.g., worry and anxiety, grief and solastalgia, anger and rage, hope and resilience).</w:t>
            </w:r>
          </w:p>
          <w:p w:rsidR="00000000" w:rsidDel="00000000" w:rsidP="00000000" w:rsidRDefault="00000000" w:rsidRPr="00000000" w14:paraId="000005FF">
            <w:pPr>
              <w:numPr>
                <w:ilvl w:val="1"/>
                <w:numId w:val="252"/>
              </w:numPr>
              <w:spacing w:after="0" w:afterAutospacing="0" w:before="0" w:beforeAutospacing="0" w:lineRule="auto"/>
              <w:ind w:left="1440" w:hanging="360"/>
            </w:pPr>
            <w:r w:rsidDel="00000000" w:rsidR="00000000" w:rsidRPr="00000000">
              <w:rPr>
                <w:rtl w:val="0"/>
              </w:rPr>
              <w:t xml:space="preserve">Write down at least five clusters of emotions that resonate with you or that you believe are particularly relevant to the climate crisis.</w:t>
            </w:r>
          </w:p>
          <w:p w:rsidR="00000000" w:rsidDel="00000000" w:rsidP="00000000" w:rsidRDefault="00000000" w:rsidRPr="00000000" w14:paraId="00000600">
            <w:pPr>
              <w:numPr>
                <w:ilvl w:val="0"/>
                <w:numId w:val="252"/>
              </w:numPr>
              <w:spacing w:after="0" w:afterAutospacing="0" w:before="0" w:beforeAutospacing="0" w:lineRule="auto"/>
              <w:ind w:left="720" w:hanging="360"/>
            </w:pPr>
            <w:r w:rsidDel="00000000" w:rsidR="00000000" w:rsidRPr="00000000">
              <w:rPr>
                <w:b w:val="1"/>
                <w:bCs w:val="1"/>
                <w:rtl w:val="0"/>
              </w:rPr>
              <w:t xml:space="preserve">Map Emotions to Experiences:</w:t>
            </w:r>
          </w:p>
          <w:p w:rsidR="00000000" w:rsidDel="00000000" w:rsidP="00000000" w:rsidRDefault="00000000" w:rsidRPr="00000000" w14:paraId="00000601">
            <w:pPr>
              <w:numPr>
                <w:ilvl w:val="1"/>
                <w:numId w:val="252"/>
              </w:numPr>
              <w:spacing w:after="0" w:afterAutospacing="0" w:before="0" w:beforeAutospacing="0" w:lineRule="auto"/>
              <w:ind w:left="1440" w:hanging="360"/>
            </w:pPr>
            <w:r w:rsidDel="00000000" w:rsidR="00000000" w:rsidRPr="00000000">
              <w:rPr>
                <w:rtl w:val="0"/>
              </w:rPr>
              <w:t xml:space="preserve">For each chosen emotion cluster, write a brief example of how this emotion might arise. For instance:</w:t>
            </w:r>
          </w:p>
          <w:p w:rsidR="00000000" w:rsidDel="00000000" w:rsidP="00000000" w:rsidRDefault="00000000" w:rsidRPr="00000000" w14:paraId="00000602">
            <w:pPr>
              <w:numPr>
                <w:ilvl w:val="2"/>
                <w:numId w:val="252"/>
              </w:numPr>
              <w:spacing w:after="0" w:afterAutospacing="0" w:before="0" w:beforeAutospacing="0" w:lineRule="auto"/>
              <w:ind w:left="2160" w:hanging="360"/>
            </w:pPr>
            <w:r w:rsidDel="00000000" w:rsidR="00000000" w:rsidRPr="00000000">
              <w:rPr>
                <w:i w:val="1"/>
                <w:iCs w:val="1"/>
                <w:rtl w:val="0"/>
              </w:rPr>
              <w:t xml:space="preserve">Worry and Anxiety</w:t>
            </w:r>
            <w:r w:rsidDel="00000000" w:rsidR="00000000" w:rsidRPr="00000000">
              <w:rPr>
                <w:rtl w:val="0"/>
              </w:rPr>
              <w:t xml:space="preserve">: Feeling anxious about rising sea levels threatening your community.</w:t>
            </w:r>
          </w:p>
          <w:p w:rsidR="00000000" w:rsidDel="00000000" w:rsidP="00000000" w:rsidRDefault="00000000" w:rsidRPr="00000000" w14:paraId="00000603">
            <w:pPr>
              <w:numPr>
                <w:ilvl w:val="2"/>
                <w:numId w:val="252"/>
              </w:numPr>
              <w:spacing w:after="0" w:afterAutospacing="0" w:before="0" w:beforeAutospacing="0" w:lineRule="auto"/>
              <w:ind w:left="2160" w:hanging="360"/>
            </w:pPr>
            <w:r w:rsidDel="00000000" w:rsidR="00000000" w:rsidRPr="00000000">
              <w:rPr>
                <w:i w:val="1"/>
                <w:iCs w:val="1"/>
                <w:rtl w:val="0"/>
              </w:rPr>
              <w:t xml:space="preserve">Grief and Solastalgia</w:t>
            </w:r>
            <w:r w:rsidDel="00000000" w:rsidR="00000000" w:rsidRPr="00000000">
              <w:rPr>
                <w:rtl w:val="0"/>
              </w:rPr>
              <w:t xml:space="preserve">: Grieving the loss of a local forest to deforestation.</w:t>
            </w:r>
          </w:p>
          <w:p w:rsidR="00000000" w:rsidDel="00000000" w:rsidP="00000000" w:rsidRDefault="00000000" w:rsidRPr="00000000" w14:paraId="00000604">
            <w:pPr>
              <w:numPr>
                <w:ilvl w:val="0"/>
                <w:numId w:val="252"/>
              </w:numPr>
              <w:spacing w:after="0" w:afterAutospacing="0" w:before="0" w:beforeAutospacing="0" w:lineRule="auto"/>
              <w:ind w:left="720" w:hanging="360"/>
            </w:pPr>
            <w:r w:rsidDel="00000000" w:rsidR="00000000" w:rsidRPr="00000000">
              <w:rPr>
                <w:b w:val="1"/>
                <w:bCs w:val="1"/>
                <w:rtl w:val="0"/>
              </w:rPr>
              <w:t xml:space="preserve">Examine the Causes and Consequences:</w:t>
            </w:r>
          </w:p>
          <w:p w:rsidR="00000000" w:rsidDel="00000000" w:rsidP="00000000" w:rsidRDefault="00000000" w:rsidRPr="00000000" w14:paraId="00000605">
            <w:pPr>
              <w:numPr>
                <w:ilvl w:val="1"/>
                <w:numId w:val="252"/>
              </w:numPr>
              <w:spacing w:after="0" w:afterAutospacing="0" w:before="0" w:beforeAutospacing="0" w:lineRule="auto"/>
              <w:ind w:left="1440" w:hanging="360"/>
            </w:pPr>
            <w:r w:rsidDel="00000000" w:rsidR="00000000" w:rsidRPr="00000000">
              <w:rPr>
                <w:rtl w:val="0"/>
              </w:rPr>
              <w:t xml:space="preserve">Reflect on the causes of each emotion. Ask yourself:</w:t>
            </w:r>
          </w:p>
          <w:p w:rsidR="00000000" w:rsidDel="00000000" w:rsidP="00000000" w:rsidRDefault="00000000" w:rsidRPr="00000000" w14:paraId="00000606">
            <w:pPr>
              <w:numPr>
                <w:ilvl w:val="2"/>
                <w:numId w:val="252"/>
              </w:numPr>
              <w:spacing w:after="0" w:afterAutospacing="0" w:before="0" w:beforeAutospacing="0" w:lineRule="auto"/>
              <w:ind w:left="2160" w:hanging="360"/>
            </w:pPr>
            <w:r w:rsidDel="00000000" w:rsidR="00000000" w:rsidRPr="00000000">
              <w:rPr>
                <w:rtl w:val="0"/>
              </w:rPr>
              <w:t xml:space="preserve">What triggers this emotion in the context of climate change?</w:t>
            </w:r>
          </w:p>
          <w:p w:rsidR="00000000" w:rsidDel="00000000" w:rsidP="00000000" w:rsidRDefault="00000000" w:rsidRPr="00000000" w14:paraId="00000607">
            <w:pPr>
              <w:numPr>
                <w:ilvl w:val="2"/>
                <w:numId w:val="252"/>
              </w:numPr>
              <w:spacing w:after="0" w:afterAutospacing="0" w:before="0" w:beforeAutospacing="0" w:lineRule="auto"/>
              <w:ind w:left="2160" w:hanging="360"/>
            </w:pPr>
            <w:r w:rsidDel="00000000" w:rsidR="00000000" w:rsidRPr="00000000">
              <w:rPr>
                <w:rtl w:val="0"/>
              </w:rPr>
              <w:t xml:space="preserve">How might this emotion influence behavior or decision-making?</w:t>
            </w:r>
          </w:p>
          <w:p w:rsidR="00000000" w:rsidDel="00000000" w:rsidP="00000000" w:rsidRDefault="00000000" w:rsidRPr="00000000" w14:paraId="00000608">
            <w:pPr>
              <w:numPr>
                <w:ilvl w:val="1"/>
                <w:numId w:val="252"/>
              </w:numPr>
              <w:spacing w:after="0" w:afterAutospacing="0" w:before="0" w:beforeAutospacing="0" w:lineRule="auto"/>
              <w:ind w:left="1440" w:hanging="360"/>
            </w:pPr>
            <w:r w:rsidDel="00000000" w:rsidR="00000000" w:rsidRPr="00000000">
              <w:rPr>
                <w:rtl w:val="0"/>
              </w:rPr>
              <w:t xml:space="preserve">Think about the potential consequences of these emotions if they persist unregulated (e.g., avoidance, apathy) or if they are harnessed constructively (e.g., activism, community building).</w:t>
            </w:r>
          </w:p>
          <w:p w:rsidR="00000000" w:rsidDel="00000000" w:rsidP="00000000" w:rsidRDefault="00000000" w:rsidRPr="00000000" w14:paraId="00000609">
            <w:pPr>
              <w:numPr>
                <w:ilvl w:val="0"/>
                <w:numId w:val="252"/>
              </w:numPr>
              <w:spacing w:after="0" w:afterAutospacing="0" w:before="0" w:beforeAutospacing="0" w:lineRule="auto"/>
              <w:ind w:left="720" w:hanging="360"/>
            </w:pPr>
            <w:r w:rsidDel="00000000" w:rsidR="00000000" w:rsidRPr="00000000">
              <w:rPr>
                <w:b w:val="1"/>
                <w:bCs w:val="1"/>
                <w:rtl w:val="0"/>
              </w:rPr>
              <w:t xml:space="preserve">Explore Distress and Resilience:</w:t>
            </w:r>
          </w:p>
          <w:p w:rsidR="00000000" w:rsidDel="00000000" w:rsidP="00000000" w:rsidRDefault="00000000" w:rsidRPr="00000000" w14:paraId="0000060A">
            <w:pPr>
              <w:numPr>
                <w:ilvl w:val="1"/>
                <w:numId w:val="252"/>
              </w:numPr>
              <w:spacing w:after="0" w:afterAutospacing="0" w:before="0" w:beforeAutospacing="0" w:lineRule="auto"/>
              <w:ind w:left="1440" w:hanging="360"/>
            </w:pPr>
            <w:r w:rsidDel="00000000" w:rsidR="00000000" w:rsidRPr="00000000">
              <w:rPr>
                <w:rtl w:val="0"/>
              </w:rPr>
              <w:t xml:space="preserve">Consider how distress (e.g., worry, grief, anger) might coexist with resilience (e.g., hope, agency, action). Write a short paragraph exploring how individuals or communities might balance these feelings, using examples to illustrate your points.</w:t>
            </w:r>
          </w:p>
          <w:p w:rsidR="00000000" w:rsidDel="00000000" w:rsidP="00000000" w:rsidRDefault="00000000" w:rsidRPr="00000000" w14:paraId="0000060B">
            <w:pPr>
              <w:numPr>
                <w:ilvl w:val="0"/>
                <w:numId w:val="252"/>
              </w:numPr>
              <w:spacing w:after="0" w:afterAutospacing="0" w:before="0" w:beforeAutospacing="0" w:lineRule="auto"/>
              <w:ind w:left="720" w:hanging="360"/>
            </w:pPr>
            <w:r w:rsidDel="00000000" w:rsidR="00000000" w:rsidRPr="00000000">
              <w:rPr>
                <w:b w:val="1"/>
                <w:bCs w:val="1"/>
                <w:rtl w:val="0"/>
              </w:rPr>
              <w:t xml:space="preserve">Reflection:</w:t>
            </w:r>
          </w:p>
          <w:p w:rsidR="00000000" w:rsidDel="00000000" w:rsidP="00000000" w:rsidRDefault="00000000" w:rsidRPr="00000000" w14:paraId="0000060C">
            <w:pPr>
              <w:numPr>
                <w:ilvl w:val="1"/>
                <w:numId w:val="252"/>
              </w:numPr>
              <w:spacing w:after="0" w:afterAutospacing="0" w:before="0" w:beforeAutospacing="0" w:lineRule="auto"/>
              <w:ind w:left="1440" w:hanging="360"/>
            </w:pPr>
            <w:r w:rsidDel="00000000" w:rsidR="00000000" w:rsidRPr="00000000">
              <w:rPr>
                <w:rtl w:val="0"/>
              </w:rPr>
              <w:t xml:space="preserve">Write a personal reflection on what you learned about the variety of climate emotions. Consider:</w:t>
            </w:r>
          </w:p>
          <w:p w:rsidR="00000000" w:rsidDel="00000000" w:rsidP="00000000" w:rsidRDefault="00000000" w:rsidRPr="00000000" w14:paraId="0000060D">
            <w:pPr>
              <w:numPr>
                <w:ilvl w:val="2"/>
                <w:numId w:val="252"/>
              </w:numPr>
              <w:spacing w:after="0" w:afterAutospacing="0" w:before="0" w:beforeAutospacing="0" w:lineRule="auto"/>
              <w:ind w:left="2160" w:hanging="360"/>
            </w:pPr>
            <w:r w:rsidDel="00000000" w:rsidR="00000000" w:rsidRPr="00000000">
              <w:rPr>
                <w:rtl w:val="0"/>
              </w:rPr>
              <w:t xml:space="preserve">How do these emotions help us understand the complexity of climate change’s psychological impact?</w:t>
            </w:r>
          </w:p>
          <w:p w:rsidR="00000000" w:rsidDel="00000000" w:rsidP="00000000" w:rsidRDefault="00000000" w:rsidRPr="00000000" w14:paraId="0000060E">
            <w:pPr>
              <w:numPr>
                <w:ilvl w:val="2"/>
                <w:numId w:val="252"/>
              </w:numPr>
              <w:spacing w:after="240" w:before="0" w:beforeAutospacing="0" w:lineRule="auto"/>
              <w:ind w:left="2160" w:hanging="360"/>
            </w:pPr>
            <w:r w:rsidDel="00000000" w:rsidR="00000000" w:rsidRPr="00000000">
              <w:rPr>
                <w:rtl w:val="0"/>
              </w:rPr>
              <w:t xml:space="preserve">Why is it important to recognize that distress and resilience can coexist?</w:t>
            </w:r>
          </w:p>
          <w:p w:rsidR="00000000" w:rsidDel="00000000" w:rsidP="00000000" w:rsidRDefault="00000000" w:rsidRPr="00000000" w14:paraId="0000060F">
            <w:pPr>
              <w:pStyle w:val="Heading2"/>
              <w:spacing w:after="240" w:before="240" w:lineRule="auto"/>
              <w:rPr/>
            </w:pPr>
            <w:bookmarkStart w:colFirst="0" w:colLast="0" w:name="_nqecxytav89e" w:id="122"/>
            <w:bookmarkEnd w:id="122"/>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0610">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Groups will analyze different clusters of climate emotions, explore their causes and consequences, and reflect on how distress and resilience interact.</w:t>
            </w:r>
          </w:p>
          <w:p w:rsidR="00000000" w:rsidDel="00000000" w:rsidP="00000000" w:rsidRDefault="00000000" w:rsidRPr="00000000" w14:paraId="00000611">
            <w:pPr>
              <w:spacing w:after="240" w:before="240" w:lineRule="auto"/>
              <w:rPr/>
            </w:pPr>
            <w:r w:rsidDel="00000000" w:rsidR="00000000" w:rsidRPr="00000000">
              <w:rPr>
                <w:b w:val="1"/>
                <w:bCs w:val="1"/>
                <w:rtl w:val="0"/>
              </w:rPr>
              <w:t xml:space="preserve">Preparation Time:</w:t>
            </w:r>
            <w:r w:rsidDel="00000000" w:rsidR="00000000" w:rsidRPr="00000000">
              <w:rPr>
                <w:rtl w:val="0"/>
              </w:rPr>
              <w:t xml:space="preserve"> 15-20 minutes to prepare materials, such as summaries of emotion clusters and frameworks (e.g., Panu Pihkala’s Climate Emotions Wheel or the CEDAR Framework).</w:t>
              <w:br w:type="textWrapping"/>
            </w:r>
            <w:r w:rsidDel="00000000" w:rsidR="00000000" w:rsidRPr="00000000">
              <w:rPr>
                <w:b w:val="1"/>
                <w:bCs w:val="1"/>
                <w:rtl w:val="0"/>
              </w:rPr>
              <w:t xml:space="preserve">Time Allocation:</w:t>
            </w:r>
            <w:r w:rsidDel="00000000" w:rsidR="00000000" w:rsidRPr="00000000">
              <w:rPr>
                <w:rtl w:val="0"/>
              </w:rPr>
              <w:t xml:space="preserve"> 50-60 minutes.</w:t>
            </w:r>
          </w:p>
          <w:p w:rsidR="00000000" w:rsidDel="00000000" w:rsidP="00000000" w:rsidRDefault="00000000" w:rsidRPr="00000000" w14:paraId="00000612">
            <w:pPr>
              <w:spacing w:after="240" w:before="240" w:lineRule="auto"/>
              <w:rPr/>
            </w:pPr>
            <w:r w:rsidDel="00000000" w:rsidR="00000000" w:rsidRPr="00000000">
              <w:rPr>
                <w:rtl w:val="0"/>
              </w:rPr>
              <w:t xml:space="preserve">Facilitator Instructions:</w:t>
            </w:r>
          </w:p>
          <w:p w:rsidR="00000000" w:rsidDel="00000000" w:rsidP="00000000" w:rsidRDefault="00000000" w:rsidRPr="00000000" w14:paraId="00000613">
            <w:pPr>
              <w:numPr>
                <w:ilvl w:val="0"/>
                <w:numId w:val="419"/>
              </w:numPr>
              <w:spacing w:after="0" w:afterAutospacing="0" w:before="240" w:lineRule="auto"/>
              <w:ind w:left="720" w:hanging="360"/>
            </w:pPr>
            <w:r w:rsidDel="00000000" w:rsidR="00000000" w:rsidRPr="00000000">
              <w:rPr>
                <w:b w:val="1"/>
                <w:bCs w:val="1"/>
                <w:rtl w:val="0"/>
              </w:rPr>
              <w:t xml:space="preserve">Set the Stage (5-10 minutes):</w:t>
            </w:r>
          </w:p>
          <w:p w:rsidR="00000000" w:rsidDel="00000000" w:rsidP="00000000" w:rsidRDefault="00000000" w:rsidRPr="00000000" w14:paraId="00000614">
            <w:pPr>
              <w:numPr>
                <w:ilvl w:val="1"/>
                <w:numId w:val="419"/>
              </w:numPr>
              <w:spacing w:after="0" w:afterAutospacing="0" w:before="0" w:beforeAutospacing="0" w:lineRule="auto"/>
              <w:ind w:left="1440" w:hanging="360"/>
            </w:pPr>
            <w:r w:rsidDel="00000000" w:rsidR="00000000" w:rsidRPr="00000000">
              <w:rPr>
                <w:rtl w:val="0"/>
              </w:rPr>
              <w:t xml:space="preserve">Briefly review the wide range of climate emotions discussed in the module, emphasizing that these emotions exist on a spectrum. Highlight that distress (e.g., worry, grief, anger) and resilience (e.g., hope, agency) are not mutually exclusive but can coexist and inform each other.</w:t>
            </w:r>
          </w:p>
          <w:p w:rsidR="00000000" w:rsidDel="00000000" w:rsidP="00000000" w:rsidRDefault="00000000" w:rsidRPr="00000000" w14:paraId="00000615">
            <w:pPr>
              <w:numPr>
                <w:ilvl w:val="0"/>
                <w:numId w:val="419"/>
              </w:numPr>
              <w:spacing w:after="0" w:afterAutospacing="0" w:before="0" w:beforeAutospacing="0" w:lineRule="auto"/>
              <w:ind w:left="720" w:hanging="360"/>
            </w:pPr>
            <w:r w:rsidDel="00000000" w:rsidR="00000000" w:rsidRPr="00000000">
              <w:rPr>
                <w:b w:val="1"/>
                <w:bCs w:val="1"/>
                <w:rtl w:val="0"/>
              </w:rPr>
              <w:t xml:space="preserve">Group Assignment (20 minutes):</w:t>
            </w:r>
          </w:p>
          <w:p w:rsidR="00000000" w:rsidDel="00000000" w:rsidP="00000000" w:rsidRDefault="00000000" w:rsidRPr="00000000" w14:paraId="00000616">
            <w:pPr>
              <w:numPr>
                <w:ilvl w:val="1"/>
                <w:numId w:val="419"/>
              </w:numPr>
              <w:spacing w:after="0" w:afterAutospacing="0" w:before="0" w:beforeAutospacing="0" w:lineRule="auto"/>
              <w:ind w:left="1440" w:hanging="360"/>
            </w:pPr>
            <w:r w:rsidDel="00000000" w:rsidR="00000000" w:rsidRPr="00000000">
              <w:rPr>
                <w:rtl w:val="0"/>
              </w:rPr>
              <w:t xml:space="preserve">Divide students into small groups of 4-5 participants. Assign each group 2-3 clusters of climate emotions to explore (e.g., worry and anxiety, guilt and shame, hope and resilience).</w:t>
            </w:r>
          </w:p>
          <w:p w:rsidR="00000000" w:rsidDel="00000000" w:rsidP="00000000" w:rsidRDefault="00000000" w:rsidRPr="00000000" w14:paraId="00000617">
            <w:pPr>
              <w:numPr>
                <w:ilvl w:val="1"/>
                <w:numId w:val="419"/>
              </w:numPr>
              <w:spacing w:after="0" w:afterAutospacing="0" w:before="0" w:beforeAutospacing="0" w:lineRule="auto"/>
              <w:ind w:left="1440" w:hanging="360"/>
            </w:pPr>
            <w:r w:rsidDel="00000000" w:rsidR="00000000" w:rsidRPr="00000000">
              <w:rPr>
                <w:rtl w:val="0"/>
              </w:rPr>
              <w:t xml:space="preserve">Provide each group with prompts to guide their discussion:</w:t>
            </w:r>
          </w:p>
          <w:p w:rsidR="00000000" w:rsidDel="00000000" w:rsidP="00000000" w:rsidRDefault="00000000" w:rsidRPr="00000000" w14:paraId="00000618">
            <w:pPr>
              <w:numPr>
                <w:ilvl w:val="2"/>
                <w:numId w:val="419"/>
              </w:numPr>
              <w:spacing w:after="0" w:afterAutospacing="0" w:before="0" w:beforeAutospacing="0" w:lineRule="auto"/>
              <w:ind w:left="2160" w:hanging="360"/>
            </w:pPr>
            <w:r w:rsidDel="00000000" w:rsidR="00000000" w:rsidRPr="00000000">
              <w:rPr>
                <w:rtl w:val="0"/>
              </w:rPr>
              <w:t xml:space="preserve">What are the primary causes or triggers of these emotions in the context of climate change?</w:t>
            </w:r>
          </w:p>
          <w:p w:rsidR="00000000" w:rsidDel="00000000" w:rsidP="00000000" w:rsidRDefault="00000000" w:rsidRPr="00000000" w14:paraId="00000619">
            <w:pPr>
              <w:numPr>
                <w:ilvl w:val="2"/>
                <w:numId w:val="419"/>
              </w:numPr>
              <w:spacing w:after="0" w:afterAutospacing="0" w:before="0" w:beforeAutospacing="0" w:lineRule="auto"/>
              <w:ind w:left="2160" w:hanging="360"/>
            </w:pPr>
            <w:r w:rsidDel="00000000" w:rsidR="00000000" w:rsidRPr="00000000">
              <w:rPr>
                <w:rtl w:val="0"/>
              </w:rPr>
              <w:t xml:space="preserve">How might these emotions influence individual or collective behavior?</w:t>
            </w:r>
          </w:p>
          <w:p w:rsidR="00000000" w:rsidDel="00000000" w:rsidP="00000000" w:rsidRDefault="00000000" w:rsidRPr="00000000" w14:paraId="0000061A">
            <w:pPr>
              <w:numPr>
                <w:ilvl w:val="2"/>
                <w:numId w:val="419"/>
              </w:numPr>
              <w:spacing w:after="0" w:afterAutospacing="0" w:before="0" w:beforeAutospacing="0" w:lineRule="auto"/>
              <w:ind w:left="2160" w:hanging="360"/>
            </w:pPr>
            <w:r w:rsidDel="00000000" w:rsidR="00000000" w:rsidRPr="00000000">
              <w:rPr>
                <w:rtl w:val="0"/>
              </w:rPr>
              <w:t xml:space="preserve">What are the potential consequences if these emotions are unregulated or ignored?</w:t>
            </w:r>
          </w:p>
          <w:p w:rsidR="00000000" w:rsidDel="00000000" w:rsidP="00000000" w:rsidRDefault="00000000" w:rsidRPr="00000000" w14:paraId="0000061B">
            <w:pPr>
              <w:numPr>
                <w:ilvl w:val="2"/>
                <w:numId w:val="419"/>
              </w:numPr>
              <w:spacing w:after="0" w:afterAutospacing="0" w:before="0" w:beforeAutospacing="0" w:lineRule="auto"/>
              <w:ind w:left="2160" w:hanging="360"/>
            </w:pPr>
            <w:r w:rsidDel="00000000" w:rsidR="00000000" w:rsidRPr="00000000">
              <w:rPr>
                <w:rtl w:val="0"/>
              </w:rPr>
              <w:t xml:space="preserve">How might these emotions contribute to resilience and constructive action?</w:t>
            </w:r>
          </w:p>
          <w:p w:rsidR="00000000" w:rsidDel="00000000" w:rsidP="00000000" w:rsidRDefault="00000000" w:rsidRPr="00000000" w14:paraId="0000061C">
            <w:pPr>
              <w:numPr>
                <w:ilvl w:val="0"/>
                <w:numId w:val="419"/>
              </w:numPr>
              <w:spacing w:after="0" w:afterAutospacing="0" w:before="0" w:beforeAutospacing="0" w:lineRule="auto"/>
              <w:ind w:left="720" w:hanging="360"/>
            </w:pPr>
            <w:r w:rsidDel="00000000" w:rsidR="00000000" w:rsidRPr="00000000">
              <w:rPr>
                <w:b w:val="1"/>
                <w:bCs w:val="1"/>
                <w:rtl w:val="0"/>
              </w:rPr>
              <w:t xml:space="preserve">Visual Representation (10 minutes):</w:t>
            </w:r>
          </w:p>
          <w:p w:rsidR="00000000" w:rsidDel="00000000" w:rsidP="00000000" w:rsidRDefault="00000000" w:rsidRPr="00000000" w14:paraId="0000061D">
            <w:pPr>
              <w:numPr>
                <w:ilvl w:val="1"/>
                <w:numId w:val="419"/>
              </w:numPr>
              <w:spacing w:after="0" w:afterAutospacing="0" w:before="0" w:beforeAutospacing="0" w:lineRule="auto"/>
              <w:ind w:left="1440" w:hanging="360"/>
            </w:pPr>
            <w:r w:rsidDel="00000000" w:rsidR="00000000" w:rsidRPr="00000000">
              <w:rPr>
                <w:rtl w:val="0"/>
              </w:rPr>
              <w:t xml:space="preserve">Ask each group to create a visual representation (e.g., a flowchart or mind map) showing how their assigned emotions arise, what causes them, and their potential outcomes (both positive and negative).</w:t>
            </w:r>
          </w:p>
          <w:p w:rsidR="00000000" w:rsidDel="00000000" w:rsidP="00000000" w:rsidRDefault="00000000" w:rsidRPr="00000000" w14:paraId="0000061E">
            <w:pPr>
              <w:numPr>
                <w:ilvl w:val="1"/>
                <w:numId w:val="419"/>
              </w:numPr>
              <w:spacing w:after="0" w:afterAutospacing="0" w:before="0" w:beforeAutospacing="0" w:lineRule="auto"/>
              <w:ind w:left="1440" w:hanging="360"/>
            </w:pPr>
            <w:r w:rsidDel="00000000" w:rsidR="00000000" w:rsidRPr="00000000">
              <w:rPr>
                <w:rtl w:val="0"/>
              </w:rPr>
              <w:t xml:space="preserve">Encourage groups to integrate both distress and resilience into their visual representation.</w:t>
            </w:r>
          </w:p>
          <w:p w:rsidR="00000000" w:rsidDel="00000000" w:rsidP="00000000" w:rsidRDefault="00000000" w:rsidRPr="00000000" w14:paraId="0000061F">
            <w:pPr>
              <w:numPr>
                <w:ilvl w:val="0"/>
                <w:numId w:val="419"/>
              </w:numPr>
              <w:spacing w:after="0" w:afterAutospacing="0" w:before="0" w:beforeAutospacing="0" w:lineRule="auto"/>
              <w:ind w:left="720" w:hanging="360"/>
            </w:pPr>
            <w:r w:rsidDel="00000000" w:rsidR="00000000" w:rsidRPr="00000000">
              <w:rPr>
                <w:b w:val="1"/>
                <w:bCs w:val="1"/>
                <w:rtl w:val="0"/>
              </w:rPr>
              <w:t xml:space="preserve">Presentation and Discussion (15-20 minutes):</w:t>
            </w:r>
          </w:p>
          <w:p w:rsidR="00000000" w:rsidDel="00000000" w:rsidP="00000000" w:rsidRDefault="00000000" w:rsidRPr="00000000" w14:paraId="00000620">
            <w:pPr>
              <w:numPr>
                <w:ilvl w:val="1"/>
                <w:numId w:val="419"/>
              </w:numPr>
              <w:spacing w:after="0" w:afterAutospacing="0" w:before="0" w:beforeAutospacing="0" w:lineRule="auto"/>
              <w:ind w:left="1440" w:hanging="360"/>
            </w:pPr>
            <w:r w:rsidDel="00000000" w:rsidR="00000000" w:rsidRPr="00000000">
              <w:rPr>
                <w:rtl w:val="0"/>
              </w:rPr>
              <w:t xml:space="preserve">Each group presents their findings to the class.</w:t>
            </w:r>
          </w:p>
          <w:p w:rsidR="00000000" w:rsidDel="00000000" w:rsidP="00000000" w:rsidRDefault="00000000" w:rsidRPr="00000000" w14:paraId="00000621">
            <w:pPr>
              <w:numPr>
                <w:ilvl w:val="1"/>
                <w:numId w:val="419"/>
              </w:numPr>
              <w:spacing w:after="0" w:afterAutospacing="0" w:before="0" w:beforeAutospacing="0" w:lineRule="auto"/>
              <w:ind w:left="1440" w:hanging="360"/>
            </w:pPr>
            <w:r w:rsidDel="00000000" w:rsidR="00000000" w:rsidRPr="00000000">
              <w:rPr>
                <w:rtl w:val="0"/>
              </w:rPr>
              <w:t xml:space="preserve">Facilitate a discussion with the following questions:</w:t>
            </w:r>
          </w:p>
          <w:p w:rsidR="00000000" w:rsidDel="00000000" w:rsidP="00000000" w:rsidRDefault="00000000" w:rsidRPr="00000000" w14:paraId="00000622">
            <w:pPr>
              <w:numPr>
                <w:ilvl w:val="2"/>
                <w:numId w:val="419"/>
              </w:numPr>
              <w:spacing w:after="0" w:afterAutospacing="0" w:before="0" w:beforeAutospacing="0" w:lineRule="auto"/>
              <w:ind w:left="2160" w:hanging="360"/>
            </w:pPr>
            <w:r w:rsidDel="00000000" w:rsidR="00000000" w:rsidRPr="00000000">
              <w:rPr>
                <w:rtl w:val="0"/>
              </w:rPr>
              <w:t xml:space="preserve">“What patterns or connections did you notice across the different emotion clusters?”</w:t>
            </w:r>
          </w:p>
          <w:p w:rsidR="00000000" w:rsidDel="00000000" w:rsidP="00000000" w:rsidRDefault="00000000" w:rsidRPr="00000000" w14:paraId="00000623">
            <w:pPr>
              <w:numPr>
                <w:ilvl w:val="2"/>
                <w:numId w:val="419"/>
              </w:numPr>
              <w:spacing w:after="0" w:afterAutospacing="0" w:before="0" w:beforeAutospacing="0" w:lineRule="auto"/>
              <w:ind w:left="2160" w:hanging="360"/>
            </w:pPr>
            <w:r w:rsidDel="00000000" w:rsidR="00000000" w:rsidRPr="00000000">
              <w:rPr>
                <w:rtl w:val="0"/>
              </w:rPr>
              <w:t xml:space="preserve">“How can recognizing the coexistence of distress and resilience help individuals or communities respond to climate challenges?”</w:t>
            </w:r>
          </w:p>
          <w:p w:rsidR="00000000" w:rsidDel="00000000" w:rsidP="00000000" w:rsidRDefault="00000000" w:rsidRPr="00000000" w14:paraId="00000624">
            <w:pPr>
              <w:numPr>
                <w:ilvl w:val="2"/>
                <w:numId w:val="419"/>
              </w:numPr>
              <w:spacing w:after="240" w:before="0" w:beforeAutospacing="0" w:lineRule="auto"/>
              <w:ind w:left="2160" w:hanging="360"/>
            </w:pPr>
            <w:r w:rsidDel="00000000" w:rsidR="00000000" w:rsidRPr="00000000">
              <w:rPr>
                <w:rtl w:val="0"/>
              </w:rPr>
              <w:t xml:space="preserve">“Why is it important to validate both positive and negative climate emotions?”</w:t>
            </w:r>
          </w:p>
          <w:p w:rsidR="00000000" w:rsidDel="00000000" w:rsidP="00000000" w:rsidRDefault="00000000" w:rsidRPr="00000000" w14:paraId="00000625">
            <w:pPr>
              <w:spacing w:after="240" w:before="240" w:lineRule="auto"/>
              <w:rPr>
                <w:b w:val="1"/>
                <w:bCs w:val="1"/>
              </w:rPr>
            </w:pPr>
            <w:r w:rsidDel="00000000" w:rsidR="00000000" w:rsidRPr="00000000">
              <w:rPr>
                <w:b w:val="1"/>
                <w:bCs w:val="1"/>
                <w:rtl w:val="0"/>
              </w:rPr>
              <w:t xml:space="preserve">Reflection and Takeaway Activity:</w:t>
            </w:r>
          </w:p>
          <w:p w:rsidR="00000000" w:rsidDel="00000000" w:rsidP="00000000" w:rsidRDefault="00000000" w:rsidRPr="00000000" w14:paraId="00000626">
            <w:pPr>
              <w:spacing w:after="240" w:before="240" w:lineRule="auto"/>
              <w:rPr/>
            </w:pPr>
            <w:r w:rsidDel="00000000" w:rsidR="00000000" w:rsidRPr="00000000">
              <w:rPr>
                <w:rtl w:val="0"/>
              </w:rPr>
              <w:t xml:space="preserve">Ask learners to write a takeaway statement or journal entry answering the following:</w:t>
            </w:r>
          </w:p>
          <w:p w:rsidR="00000000" w:rsidDel="00000000" w:rsidP="00000000" w:rsidRDefault="00000000" w:rsidRPr="00000000" w14:paraId="00000627">
            <w:pPr>
              <w:numPr>
                <w:ilvl w:val="0"/>
                <w:numId w:val="268"/>
              </w:numPr>
              <w:spacing w:after="0" w:afterAutospacing="0" w:before="240" w:lineRule="auto"/>
              <w:ind w:left="720" w:hanging="360"/>
            </w:pPr>
            <w:r w:rsidDel="00000000" w:rsidR="00000000" w:rsidRPr="00000000">
              <w:rPr>
                <w:rtl w:val="0"/>
              </w:rPr>
              <w:t xml:space="preserve">Which climate emotion do you think is most impactful in driving change, and why?</w:t>
            </w:r>
          </w:p>
          <w:p w:rsidR="00000000" w:rsidDel="00000000" w:rsidP="00000000" w:rsidRDefault="00000000" w:rsidRPr="00000000" w14:paraId="00000628">
            <w:pPr>
              <w:numPr>
                <w:ilvl w:val="0"/>
                <w:numId w:val="268"/>
              </w:numPr>
              <w:spacing w:after="240" w:before="0" w:beforeAutospacing="0" w:lineRule="auto"/>
              <w:ind w:left="720" w:hanging="360"/>
            </w:pPr>
            <w:r w:rsidDel="00000000" w:rsidR="00000000" w:rsidRPr="00000000">
              <w:rPr>
                <w:rtl w:val="0"/>
              </w:rPr>
              <w:t xml:space="preserve">How can individuals and communities foster resilience while acknowledging distress?</w:t>
            </w:r>
          </w:p>
          <w:p w:rsidR="00000000" w:rsidDel="00000000" w:rsidP="00000000" w:rsidRDefault="00000000" w:rsidRPr="00000000" w14:paraId="00000629">
            <w:pPr>
              <w:widowControl w:val="0"/>
              <w:spacing w:line="240" w:lineRule="auto"/>
              <w:rPr/>
            </w:pPr>
            <w:r w:rsidDel="00000000" w:rsidR="00000000" w:rsidRPr="00000000">
              <w:rPr>
                <w:rtl w:val="0"/>
              </w:rPr>
            </w:r>
          </w:p>
        </w:tc>
      </w:tr>
      <w:tr>
        <w:trPr>
          <w:cantSplit w:val="0"/>
          <w:tblHeader w:val="0"/>
        </w:trPr>
        <w:tc>
          <w:tcPr>
            <w:shd w:fill="d5a6bd" w:val="clear"/>
          </w:tcPr>
          <w:p w:rsidR="00000000" w:rsidDel="00000000" w:rsidP="00000000" w:rsidRDefault="00000000" w:rsidRPr="00000000" w14:paraId="0000062A">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062B">
            <w:pPr>
              <w:numPr>
                <w:ilvl w:val="0"/>
                <w:numId w:val="459"/>
              </w:numPr>
              <w:spacing w:after="0" w:afterAutospacing="0" w:before="240" w:lineRule="auto"/>
              <w:ind w:left="720" w:hanging="360"/>
            </w:pPr>
            <w:r w:rsidDel="00000000" w:rsidR="00000000" w:rsidRPr="00000000">
              <w:rPr>
                <w:rtl w:val="0"/>
              </w:rPr>
              <w:t xml:space="preserve">Bratu, A., Closson, K., &amp; Card, K. G. (2024). Defining and measuring climate-related ecological distress and resilience: A community-based, multi-component, mixed-methods study. The Mental Health and Climate Change Alliance.</w:t>
            </w:r>
            <w:hyperlink r:id="rId119">
              <w:r w:rsidDel="00000000" w:rsidR="00000000" w:rsidRPr="00000000">
                <w:rPr>
                  <w:rtl w:val="0"/>
                </w:rPr>
                <w:t xml:space="preserve"> </w:t>
              </w:r>
            </w:hyperlink>
            <w:hyperlink r:id="rId120">
              <w:r w:rsidDel="00000000" w:rsidR="00000000" w:rsidRPr="00000000">
                <w:rPr>
                  <w:color w:val="1155cc"/>
                  <w:u w:val="single"/>
                  <w:rtl w:val="0"/>
                </w:rPr>
                <w:t xml:space="preserve">https://static1.squarespace.com/static/5ee04898a57c3c2169b94bdf/t/66eb84a76e39a30af02bf130/1726710956084/Study+Report.pdf</w:t>
              </w:r>
            </w:hyperlink>
            <w:commentRangeStart w:id="148"/>
            <w:r w:rsidDel="00000000" w:rsidR="00000000" w:rsidRPr="00000000">
              <w:rPr>
                <w:rtl w:val="0"/>
              </w:rPr>
            </w:r>
          </w:p>
          <w:p w:rsidR="00000000" w:rsidDel="00000000" w:rsidP="00000000" w:rsidRDefault="00000000" w:rsidRPr="00000000" w14:paraId="0000062C">
            <w:pPr>
              <w:numPr>
                <w:ilvl w:val="0"/>
                <w:numId w:val="459"/>
              </w:numPr>
              <w:spacing w:after="0" w:afterAutospacing="0" w:before="0" w:beforeAutospacing="0" w:lineRule="auto"/>
              <w:ind w:left="720" w:hanging="360"/>
            </w:pPr>
            <w:commentRangeEnd w:id="148"/>
            <w:r w:rsidDel="00000000" w:rsidR="00000000" w:rsidRPr="00000000">
              <w:commentReference w:id="148"/>
            </w:r>
            <w:r w:rsidDel="00000000" w:rsidR="00000000" w:rsidRPr="00000000">
              <w:rPr>
                <w:rtl w:val="0"/>
              </w:rPr>
              <w:t xml:space="preserve">Duggan, J., Haddaway, N. R., &amp; Badullovich, N. (2021). Climate emotions: it is ok to feel the way you do. The Lancet. Planetary health, 5(12), e854–e855.</w:t>
            </w:r>
            <w:hyperlink r:id="rId121">
              <w:r w:rsidDel="00000000" w:rsidR="00000000" w:rsidRPr="00000000">
                <w:rPr>
                  <w:rtl w:val="0"/>
                </w:rPr>
                <w:t xml:space="preserve"> </w:t>
              </w:r>
            </w:hyperlink>
            <w:hyperlink r:id="rId122">
              <w:r w:rsidDel="00000000" w:rsidR="00000000" w:rsidRPr="00000000">
                <w:rPr>
                  <w:color w:val="1155cc"/>
                  <w:u w:val="single"/>
                  <w:rtl w:val="0"/>
                </w:rPr>
                <w:t xml:space="preserve">https://doi.org/10.1016/S2542-5196(21)00318-1</w:t>
              </w:r>
            </w:hyperlink>
            <w:r w:rsidDel="00000000" w:rsidR="00000000" w:rsidRPr="00000000">
              <w:rPr>
                <w:rtl w:val="0"/>
              </w:rPr>
            </w:r>
          </w:p>
          <w:p w:rsidR="00000000" w:rsidDel="00000000" w:rsidP="00000000" w:rsidRDefault="00000000" w:rsidRPr="00000000" w14:paraId="0000062D">
            <w:pPr>
              <w:numPr>
                <w:ilvl w:val="0"/>
                <w:numId w:val="459"/>
              </w:numPr>
              <w:spacing w:after="0" w:afterAutospacing="0" w:before="0" w:beforeAutospacing="0" w:lineRule="auto"/>
              <w:ind w:left="720" w:hanging="360"/>
            </w:pPr>
            <w:r w:rsidDel="00000000" w:rsidR="00000000" w:rsidRPr="00000000">
              <w:rPr>
                <w:rtl w:val="0"/>
              </w:rPr>
              <w:t xml:space="preserve">Folkman, S., &amp; Lazarus, R. S. (1988). Coping as a mediator of emotion. Journal of Personality and Social Psychology, 54(3), 466–475.</w:t>
            </w:r>
            <w:hyperlink r:id="rId123">
              <w:r w:rsidDel="00000000" w:rsidR="00000000" w:rsidRPr="00000000">
                <w:rPr>
                  <w:rtl w:val="0"/>
                </w:rPr>
                <w:t xml:space="preserve"> </w:t>
              </w:r>
            </w:hyperlink>
            <w:hyperlink r:id="rId124">
              <w:r w:rsidDel="00000000" w:rsidR="00000000" w:rsidRPr="00000000">
                <w:rPr>
                  <w:color w:val="1155cc"/>
                  <w:u w:val="single"/>
                  <w:rtl w:val="0"/>
                </w:rPr>
                <w:t xml:space="preserve">https://doi.org/10.1037/0022-3514.54.3.466</w:t>
              </w:r>
            </w:hyperlink>
            <w:r w:rsidDel="00000000" w:rsidR="00000000" w:rsidRPr="00000000">
              <w:rPr>
                <w:rtl w:val="0"/>
              </w:rPr>
            </w:r>
          </w:p>
          <w:p w:rsidR="00000000" w:rsidDel="00000000" w:rsidP="00000000" w:rsidRDefault="00000000" w:rsidRPr="00000000" w14:paraId="0000062E">
            <w:pPr>
              <w:numPr>
                <w:ilvl w:val="0"/>
                <w:numId w:val="459"/>
              </w:numPr>
              <w:spacing w:after="0" w:afterAutospacing="0" w:before="0" w:beforeAutospacing="0" w:lineRule="auto"/>
              <w:ind w:left="720" w:hanging="360"/>
            </w:pPr>
            <w:r w:rsidDel="00000000" w:rsidR="00000000" w:rsidRPr="00000000">
              <w:rPr>
                <w:rtl w:val="0"/>
              </w:rPr>
              <w:t xml:space="preserve">Fredrickson B. L. (2001). The role of positive emotions in positive psychology. The broaden-and-build theory of positive emotions. The American psychologist, 56(3), 218–226.</w:t>
            </w:r>
            <w:hyperlink r:id="rId125">
              <w:r w:rsidDel="00000000" w:rsidR="00000000" w:rsidRPr="00000000">
                <w:rPr>
                  <w:rtl w:val="0"/>
                </w:rPr>
                <w:t xml:space="preserve"> </w:t>
              </w:r>
            </w:hyperlink>
            <w:hyperlink r:id="rId126">
              <w:r w:rsidDel="00000000" w:rsidR="00000000" w:rsidRPr="00000000">
                <w:rPr>
                  <w:color w:val="1155cc"/>
                  <w:u w:val="single"/>
                  <w:rtl w:val="0"/>
                </w:rPr>
                <w:t xml:space="preserve">https://doi.org/10.1037//0003-066x.56.3.218</w:t>
              </w:r>
            </w:hyperlink>
            <w:r w:rsidDel="00000000" w:rsidR="00000000" w:rsidRPr="00000000">
              <w:rPr>
                <w:rtl w:val="0"/>
              </w:rPr>
            </w:r>
          </w:p>
          <w:p w:rsidR="00000000" w:rsidDel="00000000" w:rsidP="00000000" w:rsidRDefault="00000000" w:rsidRPr="00000000" w14:paraId="0000062F">
            <w:pPr>
              <w:numPr>
                <w:ilvl w:val="0"/>
                <w:numId w:val="459"/>
              </w:numPr>
              <w:spacing w:after="0" w:afterAutospacing="0" w:before="0" w:beforeAutospacing="0" w:lineRule="auto"/>
              <w:ind w:left="720" w:hanging="360"/>
            </w:pPr>
            <w:r w:rsidDel="00000000" w:rsidR="00000000" w:rsidRPr="00000000">
              <w:rPr>
                <w:rtl w:val="0"/>
              </w:rPr>
              <w:t xml:space="preserve">Galway, L. P., &amp; Beery, T. (2022). Exploring Climate Emotions in Canada's Provincial North. Frontiers in psychology, 13, 920313.</w:t>
            </w:r>
            <w:hyperlink r:id="rId127">
              <w:r w:rsidDel="00000000" w:rsidR="00000000" w:rsidRPr="00000000">
                <w:rPr>
                  <w:rtl w:val="0"/>
                </w:rPr>
                <w:t xml:space="preserve"> </w:t>
              </w:r>
            </w:hyperlink>
            <w:hyperlink r:id="rId128">
              <w:r w:rsidDel="00000000" w:rsidR="00000000" w:rsidRPr="00000000">
                <w:rPr>
                  <w:color w:val="1155cc"/>
                  <w:u w:val="single"/>
                  <w:rtl w:val="0"/>
                </w:rPr>
                <w:t xml:space="preserve">https://doi.org/10.3389/fpsyg.2022.920313</w:t>
              </w:r>
            </w:hyperlink>
            <w:r w:rsidDel="00000000" w:rsidR="00000000" w:rsidRPr="00000000">
              <w:rPr>
                <w:rtl w:val="0"/>
              </w:rPr>
            </w:r>
          </w:p>
          <w:p w:rsidR="00000000" w:rsidDel="00000000" w:rsidP="00000000" w:rsidRDefault="00000000" w:rsidRPr="00000000" w14:paraId="00000630">
            <w:pPr>
              <w:numPr>
                <w:ilvl w:val="0"/>
                <w:numId w:val="459"/>
              </w:numPr>
              <w:spacing w:after="0" w:afterAutospacing="0" w:before="0" w:beforeAutospacing="0" w:lineRule="auto"/>
              <w:ind w:left="720" w:hanging="360"/>
            </w:pPr>
            <w:r w:rsidDel="00000000" w:rsidR="00000000" w:rsidRPr="00000000">
              <w:rPr>
                <w:rtl w:val="0"/>
              </w:rPr>
              <w:t xml:space="preserve">Gross, J. J. (2015). Emotion regulation: Current status and future prospects. Psychological Inquiry, 26(1), 1–26.</w:t>
            </w:r>
            <w:hyperlink r:id="rId129">
              <w:r w:rsidDel="00000000" w:rsidR="00000000" w:rsidRPr="00000000">
                <w:rPr>
                  <w:rtl w:val="0"/>
                </w:rPr>
                <w:t xml:space="preserve"> </w:t>
              </w:r>
            </w:hyperlink>
            <w:hyperlink r:id="rId130">
              <w:r w:rsidDel="00000000" w:rsidR="00000000" w:rsidRPr="00000000">
                <w:rPr>
                  <w:color w:val="1155cc"/>
                  <w:u w:val="single"/>
                  <w:rtl w:val="0"/>
                </w:rPr>
                <w:t xml:space="preserve">https://doi.org/10.1080/1047840X.2014.940781</w:t>
              </w:r>
            </w:hyperlink>
            <w:r w:rsidDel="00000000" w:rsidR="00000000" w:rsidRPr="00000000">
              <w:rPr>
                <w:rtl w:val="0"/>
              </w:rPr>
            </w:r>
          </w:p>
          <w:p w:rsidR="00000000" w:rsidDel="00000000" w:rsidP="00000000" w:rsidRDefault="00000000" w:rsidRPr="00000000" w14:paraId="00000631">
            <w:pPr>
              <w:numPr>
                <w:ilvl w:val="0"/>
                <w:numId w:val="459"/>
              </w:numPr>
              <w:spacing w:after="0" w:afterAutospacing="0" w:before="0" w:beforeAutospacing="0" w:lineRule="auto"/>
              <w:ind w:left="720" w:hanging="360"/>
            </w:pPr>
            <w:r w:rsidDel="00000000" w:rsidR="00000000" w:rsidRPr="00000000">
              <w:rPr>
                <w:rtl w:val="0"/>
              </w:rPr>
              <w:t xml:space="preserve">Macy, J., &amp; Johnstone, C. (2012). Active hope: How to face the mess we're in without going crazy. New World Library.</w:t>
            </w:r>
            <w:hyperlink r:id="rId131">
              <w:r w:rsidDel="00000000" w:rsidR="00000000" w:rsidRPr="00000000">
                <w:rPr>
                  <w:rtl w:val="0"/>
                </w:rPr>
                <w:t xml:space="preserve"> </w:t>
              </w:r>
            </w:hyperlink>
            <w:hyperlink r:id="rId132">
              <w:r w:rsidDel="00000000" w:rsidR="00000000" w:rsidRPr="00000000">
                <w:rPr>
                  <w:color w:val="1155cc"/>
                  <w:u w:val="single"/>
                  <w:rtl w:val="0"/>
                </w:rPr>
                <w:t xml:space="preserve">https://www.amazon.ca/Active-Hope-without-Going-Crazy/dp/1577319729</w:t>
              </w:r>
            </w:hyperlink>
            <w:r w:rsidDel="00000000" w:rsidR="00000000" w:rsidRPr="00000000">
              <w:rPr>
                <w:rtl w:val="0"/>
              </w:rPr>
            </w:r>
          </w:p>
          <w:p w:rsidR="00000000" w:rsidDel="00000000" w:rsidP="00000000" w:rsidRDefault="00000000" w:rsidRPr="00000000" w14:paraId="00000632">
            <w:pPr>
              <w:numPr>
                <w:ilvl w:val="0"/>
                <w:numId w:val="459"/>
              </w:numPr>
              <w:spacing w:after="0" w:afterAutospacing="0" w:before="0" w:beforeAutospacing="0" w:lineRule="auto"/>
              <w:ind w:left="720" w:hanging="360"/>
            </w:pPr>
            <w:r w:rsidDel="00000000" w:rsidR="00000000" w:rsidRPr="00000000">
              <w:rPr>
                <w:rtl w:val="0"/>
              </w:rPr>
              <w:t xml:space="preserve">Martin, G., Reilly, K., Everitt, H., &amp; Gilliland, J. A. (2022). Review: The impact of climate change awareness on children's mental well-being and negative emotions - a scoping review. Child and adolescent mental health, 27(1), 59–72.</w:t>
            </w:r>
            <w:hyperlink r:id="rId133">
              <w:r w:rsidDel="00000000" w:rsidR="00000000" w:rsidRPr="00000000">
                <w:rPr>
                  <w:rtl w:val="0"/>
                </w:rPr>
                <w:t xml:space="preserve"> </w:t>
              </w:r>
            </w:hyperlink>
            <w:hyperlink r:id="rId134">
              <w:r w:rsidDel="00000000" w:rsidR="00000000" w:rsidRPr="00000000">
                <w:rPr>
                  <w:color w:val="1155cc"/>
                  <w:u w:val="single"/>
                  <w:rtl w:val="0"/>
                </w:rPr>
                <w:t xml:space="preserve">https://doi.org/10.1111/camh.12525</w:t>
              </w:r>
            </w:hyperlink>
            <w:r w:rsidDel="00000000" w:rsidR="00000000" w:rsidRPr="00000000">
              <w:rPr>
                <w:rtl w:val="0"/>
              </w:rPr>
            </w:r>
          </w:p>
          <w:p w:rsidR="00000000" w:rsidDel="00000000" w:rsidP="00000000" w:rsidRDefault="00000000" w:rsidRPr="00000000" w14:paraId="00000633">
            <w:pPr>
              <w:numPr>
                <w:ilvl w:val="0"/>
                <w:numId w:val="459"/>
              </w:numPr>
              <w:spacing w:after="0" w:afterAutospacing="0" w:before="0" w:beforeAutospacing="0" w:lineRule="auto"/>
              <w:ind w:left="720" w:hanging="360"/>
            </w:pPr>
            <w:r w:rsidDel="00000000" w:rsidR="00000000" w:rsidRPr="00000000">
              <w:rPr>
                <w:rtl w:val="0"/>
              </w:rPr>
              <w:t xml:space="preserve">Souza, J. G., Pack, J., Jiménez Gómez-Tagle, M., &amp; Lin, H. (2024). Understanding Eco-Emotions in Adolescents and Young Adults. Journal of Mental Health and Climate Change, 24.11.01–24.11.37.</w:t>
            </w:r>
            <w:hyperlink r:id="rId135">
              <w:r w:rsidDel="00000000" w:rsidR="00000000" w:rsidRPr="00000000">
                <w:rPr>
                  <w:rtl w:val="0"/>
                </w:rPr>
                <w:t xml:space="preserve"> </w:t>
              </w:r>
            </w:hyperlink>
            <w:hyperlink r:id="rId136">
              <w:r w:rsidDel="00000000" w:rsidR="00000000" w:rsidRPr="00000000">
                <w:rPr>
                  <w:color w:val="1155cc"/>
                  <w:u w:val="single"/>
                  <w:rtl w:val="0"/>
                </w:rPr>
                <w:t xml:space="preserve">https://doi.org/10.5281/zenodo.13776973</w:t>
              </w:r>
            </w:hyperlink>
            <w:r w:rsidDel="00000000" w:rsidR="00000000" w:rsidRPr="00000000">
              <w:rPr>
                <w:rtl w:val="0"/>
              </w:rPr>
            </w:r>
          </w:p>
          <w:p w:rsidR="00000000" w:rsidDel="00000000" w:rsidP="00000000" w:rsidRDefault="00000000" w:rsidRPr="00000000" w14:paraId="00000634">
            <w:pPr>
              <w:numPr>
                <w:ilvl w:val="0"/>
                <w:numId w:val="459"/>
              </w:numPr>
              <w:spacing w:after="0" w:afterAutospacing="0" w:before="0" w:beforeAutospacing="0" w:lineRule="auto"/>
              <w:ind w:left="720" w:hanging="360"/>
            </w:pPr>
            <w:r w:rsidDel="00000000" w:rsidR="00000000" w:rsidRPr="00000000">
              <w:rPr>
                <w:rtl w:val="0"/>
              </w:rPr>
              <w:t xml:space="preserve">Pihkala, P. (2020). Eco-Anxiety and Environmental Education. Sustainability, 12(23), 10149.</w:t>
            </w:r>
            <w:hyperlink r:id="rId137">
              <w:r w:rsidDel="00000000" w:rsidR="00000000" w:rsidRPr="00000000">
                <w:rPr>
                  <w:rtl w:val="0"/>
                </w:rPr>
                <w:t xml:space="preserve"> </w:t>
              </w:r>
            </w:hyperlink>
            <w:hyperlink r:id="rId138">
              <w:r w:rsidDel="00000000" w:rsidR="00000000" w:rsidRPr="00000000">
                <w:rPr>
                  <w:color w:val="1155cc"/>
                  <w:u w:val="single"/>
                  <w:rtl w:val="0"/>
                </w:rPr>
                <w:t xml:space="preserve">https://doi.org/10.3390/su122310149</w:t>
              </w:r>
            </w:hyperlink>
            <w:r w:rsidDel="00000000" w:rsidR="00000000" w:rsidRPr="00000000">
              <w:rPr>
                <w:rtl w:val="0"/>
              </w:rPr>
            </w:r>
          </w:p>
          <w:p w:rsidR="00000000" w:rsidDel="00000000" w:rsidP="00000000" w:rsidRDefault="00000000" w:rsidRPr="00000000" w14:paraId="00000635">
            <w:pPr>
              <w:numPr>
                <w:ilvl w:val="0"/>
                <w:numId w:val="459"/>
              </w:numPr>
              <w:spacing w:after="240" w:before="0" w:beforeAutospacing="0" w:lineRule="auto"/>
              <w:ind w:left="720" w:hanging="360"/>
            </w:pPr>
            <w:r w:rsidDel="00000000" w:rsidR="00000000" w:rsidRPr="00000000">
              <w:rPr>
                <w:rtl w:val="0"/>
              </w:rPr>
              <w:t xml:space="preserve">Pihkala, P. (2022). Toward a taxonomy of climate emotions. Frontiers in Climate, 3, 738154.</w:t>
            </w:r>
            <w:hyperlink r:id="rId139">
              <w:r w:rsidDel="00000000" w:rsidR="00000000" w:rsidRPr="00000000">
                <w:rPr>
                  <w:rtl w:val="0"/>
                </w:rPr>
                <w:t xml:space="preserve"> </w:t>
              </w:r>
            </w:hyperlink>
            <w:hyperlink r:id="rId140">
              <w:r w:rsidDel="00000000" w:rsidR="00000000" w:rsidRPr="00000000">
                <w:rPr>
                  <w:color w:val="1155cc"/>
                  <w:u w:val="single"/>
                  <w:rtl w:val="0"/>
                </w:rPr>
                <w:t xml:space="preserve">https://doi.org/10.3389/fclim.2021.738154</w:t>
              </w:r>
            </w:hyperlink>
            <w:r w:rsidDel="00000000" w:rsidR="00000000" w:rsidRPr="00000000">
              <w:rPr>
                <w:rtl w:val="0"/>
              </w:rPr>
            </w:r>
          </w:p>
        </w:tc>
      </w:tr>
    </w:tbl>
    <w:p w:rsidR="00000000" w:rsidDel="00000000" w:rsidP="00000000" w:rsidRDefault="00000000" w:rsidRPr="00000000" w14:paraId="00000636">
      <w:pPr>
        <w:rPr/>
        <w:sectPr>
          <w:headerReference r:id="rId141"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6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2" w:type="default"/>
          <w:type w:val="nextPage"/>
          <w:pgSz w:h="12240" w:w="15840" w:orient="landscape"/>
          <w:pgMar w:bottom="1440.0000000000002" w:top="1440.0000000000002" w:left="1440.0000000000002" w:right="1440.0000000000002" w:header="720" w:footer="720"/>
          <w:pgNumType w:start="1"/>
        </w:sectPr>
      </w:pPr>
      <w:bookmarkStart w:colFirst="0" w:colLast="0" w:name="_liuq0lc9nsl1" w:id="123"/>
      <w:bookmarkEnd w:id="1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Climate Emotions - Worry and Anxiety</w:t>
      </w:r>
      <w:r w:rsidDel="00000000" w:rsidR="00000000" w:rsidRPr="00000000">
        <w:rPr>
          <w:rtl w:val="0"/>
        </w:rPr>
      </w:r>
    </w:p>
    <w:p w:rsidR="00000000" w:rsidDel="00000000" w:rsidP="00000000" w:rsidRDefault="00000000" w:rsidRPr="00000000" w14:paraId="00000638">
      <w:pPr>
        <w:pStyle w:val="Heading1"/>
        <w:spacing w:after="240" w:before="240" w:lineRule="auto"/>
        <w:rPr/>
      </w:pPr>
      <w:bookmarkStart w:colFirst="0" w:colLast="0" w:name="_rxwqp4rtf0t0" w:id="124"/>
      <w:bookmarkEnd w:id="124"/>
      <w:r w:rsidDel="00000000" w:rsidR="00000000" w:rsidRPr="00000000">
        <w:rPr>
          <w:rtl w:val="0"/>
        </w:rPr>
      </w:r>
    </w:p>
    <w:tbl>
      <w:tblPr>
        <w:tblStyle w:val="Table48"/>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blHeader w:val="0"/>
        </w:trPr>
        <w:tc>
          <w:tcPr>
            <w:shd w:fill="f4cccc" w:val="clear"/>
          </w:tcPr>
          <w:p w:rsidR="00000000" w:rsidDel="00000000" w:rsidP="00000000" w:rsidRDefault="00000000" w:rsidRPr="00000000" w14:paraId="00000639">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63A">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63B">
            <w:pPr>
              <w:widowControl w:val="0"/>
              <w:rPr>
                <w:b w:val="1"/>
                <w:bCs w:val="1"/>
                <w:sz w:val="28"/>
                <w:szCs w:val="28"/>
              </w:rPr>
            </w:pPr>
            <w:r w:rsidDel="00000000" w:rsidR="00000000" w:rsidRPr="00000000">
              <w:rPr>
                <w:b w:val="1"/>
                <w:bCs w:val="1"/>
                <w:sz w:val="28"/>
                <w:szCs w:val="28"/>
                <w:rtl w:val="0"/>
              </w:rPr>
              <w:t xml:space="preserve">Section 2 is now closed for review and we are no longer accepting comments. Thank you for your contributions!</w:t>
            </w:r>
          </w:p>
          <w:p w:rsidR="00000000" w:rsidDel="00000000" w:rsidP="00000000" w:rsidRDefault="00000000" w:rsidRPr="00000000" w14:paraId="0000063C">
            <w:pPr>
              <w:widowControl w:val="0"/>
              <w:rPr>
                <w:sz w:val="28"/>
                <w:szCs w:val="28"/>
              </w:rPr>
            </w:pPr>
            <w:r w:rsidDel="00000000" w:rsidR="00000000" w:rsidRPr="00000000">
              <w:rPr>
                <w:rtl w:val="0"/>
              </w:rPr>
            </w:r>
          </w:p>
          <w:p w:rsidR="00000000" w:rsidDel="00000000" w:rsidP="00000000" w:rsidRDefault="00000000" w:rsidRPr="00000000" w14:paraId="0000063D">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063E">
            <w:pPr>
              <w:widowControl w:val="0"/>
              <w:rPr>
                <w:b w:val="1"/>
                <w:bCs w:val="1"/>
                <w:sz w:val="28"/>
                <w:szCs w:val="28"/>
              </w:rPr>
            </w:pPr>
            <w:r w:rsidDel="00000000" w:rsidR="00000000" w:rsidRPr="00000000">
              <w:rPr>
                <w:rtl w:val="0"/>
              </w:rPr>
            </w:r>
          </w:p>
          <w:p w:rsidR="00000000" w:rsidDel="00000000" w:rsidP="00000000" w:rsidRDefault="00000000" w:rsidRPr="00000000" w14:paraId="0000063F">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0640">
      <w:pPr>
        <w:pStyle w:val="Heading1"/>
        <w:spacing w:after="240" w:before="240" w:lineRule="auto"/>
        <w:rPr/>
      </w:pPr>
      <w:bookmarkStart w:colFirst="0" w:colLast="0" w:name="_bdnp02g0omtd" w:id="125"/>
      <w:bookmarkEnd w:id="125"/>
      <w:r w:rsidDel="00000000" w:rsidR="00000000" w:rsidRPr="00000000">
        <w:rPr>
          <w:rtl w:val="0"/>
        </w:rPr>
      </w:r>
    </w:p>
    <w:p w:rsidR="00000000" w:rsidDel="00000000" w:rsidP="00000000" w:rsidRDefault="00000000" w:rsidRPr="00000000" w14:paraId="00000641">
      <w:pPr>
        <w:pStyle w:val="Heading1"/>
        <w:spacing w:after="240" w:before="240" w:lineRule="auto"/>
        <w:rPr/>
      </w:pPr>
      <w:bookmarkStart w:colFirst="0" w:colLast="0" w:name="_ibh00q5y0ptt" w:id="126"/>
      <w:bookmarkEnd w:id="126"/>
      <w:r w:rsidDel="00000000" w:rsidR="00000000" w:rsidRPr="00000000">
        <w:rPr>
          <w:rtl w:val="0"/>
        </w:rPr>
      </w:r>
    </w:p>
    <w:p w:rsidR="00000000" w:rsidDel="00000000" w:rsidP="00000000" w:rsidRDefault="00000000" w:rsidRPr="00000000" w14:paraId="00000642">
      <w:pPr>
        <w:pStyle w:val="Heading1"/>
        <w:spacing w:after="240" w:before="240" w:lineRule="auto"/>
        <w:rPr/>
      </w:pPr>
      <w:bookmarkStart w:colFirst="0" w:colLast="0" w:name="_u7ylxrr0l24" w:id="127"/>
      <w:bookmarkEnd w:id="127"/>
      <w:r w:rsidDel="00000000" w:rsidR="00000000" w:rsidRPr="00000000">
        <w:rPr>
          <w:rtl w:val="0"/>
        </w:rPr>
      </w:r>
    </w:p>
    <w:p w:rsidR="00000000" w:rsidDel="00000000" w:rsidP="00000000" w:rsidRDefault="00000000" w:rsidRPr="00000000" w14:paraId="00000643">
      <w:pPr>
        <w:pStyle w:val="Heading1"/>
        <w:spacing w:after="240" w:before="240" w:lineRule="auto"/>
        <w:rPr/>
      </w:pPr>
      <w:bookmarkStart w:colFirst="0" w:colLast="0" w:name="_fs0x0427ziw2" w:id="128"/>
      <w:bookmarkEnd w:id="128"/>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pStyle w:val="Heading1"/>
        <w:spacing w:after="240" w:before="240" w:lineRule="auto"/>
        <w:rPr>
          <w:b w:val="0"/>
          <w:bCs w:val="0"/>
        </w:rPr>
      </w:pPr>
      <w:bookmarkStart w:colFirst="0" w:colLast="0" w:name="_3hmge5116777" w:id="129"/>
      <w:bookmarkEnd w:id="129"/>
      <w:r w:rsidDel="00000000" w:rsidR="00000000" w:rsidRPr="00000000">
        <w:rPr>
          <w:rtl w:val="0"/>
        </w:rPr>
        <w:t xml:space="preserve">Climate Emotions - Worry and Anxiety</w:t>
      </w:r>
      <w:r w:rsidDel="00000000" w:rsidR="00000000" w:rsidRPr="00000000">
        <w:rPr>
          <w:rtl w:val="0"/>
        </w:rPr>
      </w:r>
    </w:p>
    <w:tbl>
      <w:tblPr>
        <w:tblStyle w:val="Table49"/>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0646">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0647">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0648">
            <w:pPr>
              <w:widowControl w:val="0"/>
              <w:numPr>
                <w:ilvl w:val="0"/>
                <w:numId w:val="92"/>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0649">
            <w:pPr>
              <w:widowControl w:val="0"/>
              <w:numPr>
                <w:ilvl w:val="0"/>
                <w:numId w:val="92"/>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064A">
            <w:pPr>
              <w:widowControl w:val="0"/>
              <w:numPr>
                <w:ilvl w:val="0"/>
                <w:numId w:val="92"/>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064B">
            <w:pPr>
              <w:widowControl w:val="0"/>
              <w:numPr>
                <w:ilvl w:val="0"/>
                <w:numId w:val="92"/>
              </w:numPr>
              <w:spacing w:line="240" w:lineRule="auto"/>
              <w:ind w:left="720" w:hanging="360"/>
            </w:pPr>
            <w:r w:rsidDel="00000000" w:rsidR="00000000" w:rsidRPr="00000000">
              <w:rPr>
                <w:rtl w:val="0"/>
              </w:rPr>
              <w:t xml:space="preserve"> </w:t>
            </w:r>
            <w:ins w:author="Tajrin Faurschou" w:id="232" w:date="2025-10-28T17:57:37Z">
              <w:r w:rsidDel="00000000" w:rsidR="00000000" w:rsidRPr="00000000">
                <w:rPr>
                  <w:rtl w:val="0"/>
                </w:rPr>
                <w:t xml:space="preserve">Tajrin Faurschou MSc Student Climate Change and Global Health, School of Public Health University of Alberta</w:t>
              </w:r>
            </w:ins>
            <w:r w:rsidDel="00000000" w:rsidR="00000000" w:rsidRPr="00000000">
              <w:rPr>
                <w:rtl w:val="0"/>
              </w:rPr>
            </w:r>
          </w:p>
          <w:p w:rsidR="00000000" w:rsidDel="00000000" w:rsidP="00000000" w:rsidRDefault="00000000" w:rsidRPr="00000000" w14:paraId="0000064C">
            <w:pPr>
              <w:widowControl w:val="0"/>
              <w:numPr>
                <w:ilvl w:val="0"/>
                <w:numId w:val="92"/>
              </w:numPr>
              <w:spacing w:line="240" w:lineRule="auto"/>
              <w:ind w:left="720" w:hanging="360"/>
            </w:pPr>
            <w:r w:rsidDel="00000000" w:rsidR="00000000" w:rsidRPr="00000000">
              <w:rPr>
                <w:rtl w:val="0"/>
              </w:rPr>
              <w:t xml:space="preserve"> </w:t>
            </w:r>
            <w:ins w:author="Mike Marchand" w:id="233" w:date="2025-11-30T22:22:31Z">
              <w:r w:rsidDel="00000000" w:rsidR="00000000" w:rsidRPr="00000000">
                <w:rPr>
                  <w:rtl w:val="0"/>
                </w:rPr>
                <w:t xml:space="preserve"> Michael Marchand, sqilxw, syilx Nation - Cultural Safety Consultant </w:t>
              </w:r>
            </w:ins>
            <w:r w:rsidDel="00000000" w:rsidR="00000000" w:rsidRPr="00000000">
              <w:rPr>
                <w:rtl w:val="0"/>
              </w:rPr>
            </w:r>
          </w:p>
          <w:p w:rsidR="00000000" w:rsidDel="00000000" w:rsidP="00000000" w:rsidRDefault="00000000" w:rsidRPr="00000000" w14:paraId="0000064D">
            <w:pPr>
              <w:widowControl w:val="0"/>
              <w:numPr>
                <w:ilvl w:val="0"/>
                <w:numId w:val="92"/>
              </w:numPr>
              <w:spacing w:line="240" w:lineRule="auto"/>
              <w:ind w:left="720" w:hanging="360"/>
              <w:rPr>
                <w:ins w:author="Claire Perry" w:id="235" w:date="2026-01-06T01:38:26Z"/>
              </w:rPr>
            </w:pPr>
            <w:ins w:author="Susan Clayton" w:id="234" w:date="2025-12-31T15:50:25Z">
              <w:r w:rsidDel="00000000" w:rsidR="00000000" w:rsidRPr="00000000">
                <w:rPr>
                  <w:rtl w:val="0"/>
                </w:rPr>
                <w:t xml:space="preserve">Susan Clayton, Psychology Department, The College of Wooster</w:t>
              </w:r>
            </w:ins>
            <w:ins w:author="Claire Perry" w:id="235" w:date="2026-01-06T01:38:26Z">
              <w:r w:rsidDel="00000000" w:rsidR="00000000" w:rsidRPr="00000000">
                <w:rPr>
                  <w:rtl w:val="0"/>
                </w:rPr>
              </w:r>
            </w:ins>
          </w:p>
          <w:p w:rsidR="00000000" w:rsidDel="00000000" w:rsidP="00000000" w:rsidRDefault="00000000" w:rsidRPr="00000000" w14:paraId="0000064E">
            <w:pPr>
              <w:widowControl w:val="0"/>
              <w:numPr>
                <w:ilvl w:val="0"/>
                <w:numId w:val="92"/>
              </w:numPr>
              <w:spacing w:line="240" w:lineRule="auto"/>
              <w:ind w:left="720" w:hanging="360"/>
            </w:pPr>
            <w:ins w:author="Claire Perry" w:id="235" w:date="2026-01-06T01:38:26Z">
              <w:r w:rsidDel="00000000" w:rsidR="00000000" w:rsidRPr="00000000">
                <w:rPr>
                  <w:rtl w:val="0"/>
                </w:rPr>
                <w:t xml:space="preserve">Claire Perry, Centre for Addiction and Mental Health</w:t>
              </w:r>
            </w:ins>
            <w:r w:rsidDel="00000000" w:rsidR="00000000" w:rsidRPr="00000000">
              <w:rPr>
                <w:rtl w:val="0"/>
              </w:rPr>
            </w:r>
          </w:p>
        </w:tc>
      </w:tr>
    </w:tbl>
    <w:p w:rsidR="00000000" w:rsidDel="00000000" w:rsidP="00000000" w:rsidRDefault="00000000" w:rsidRPr="00000000" w14:paraId="0000064F">
      <w:pPr>
        <w:spacing w:after="240" w:before="240" w:lineRule="auto"/>
        <w:rPr/>
      </w:pPr>
      <w:r w:rsidDel="00000000" w:rsidR="00000000" w:rsidRPr="00000000">
        <w:rPr>
          <w:rtl w:val="0"/>
        </w:rPr>
      </w:r>
    </w:p>
    <w:tbl>
      <w:tblPr>
        <w:tblStyle w:val="Table5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0650">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0651">
            <w:pPr>
              <w:widowControl w:val="0"/>
              <w:spacing w:after="240" w:before="240" w:line="240" w:lineRule="auto"/>
              <w:rPr/>
            </w:pPr>
            <w:r w:rsidDel="00000000" w:rsidR="00000000" w:rsidRPr="00000000">
              <w:rPr>
                <w:rtl w:val="0"/>
              </w:rPr>
              <w:t xml:space="preserve">As we begin our</w:t>
            </w:r>
            <w:ins w:author="Mike Marchand" w:id="236" w:date="2025-11-30T22:23:07Z">
              <w:r w:rsidDel="00000000" w:rsidR="00000000" w:rsidRPr="00000000">
                <w:rPr>
                  <w:rtl w:val="0"/>
                </w:rPr>
                <w:t xml:space="preserve"> When examining</w:t>
              </w:r>
            </w:ins>
            <w:r w:rsidDel="00000000" w:rsidR="00000000" w:rsidRPr="00000000">
              <w:rPr>
                <w:rtl w:val="0"/>
              </w:rPr>
              <w:t xml:space="preserve"> </w:t>
            </w:r>
            <w:del w:author="Mike Marchand" w:id="237" w:date="2025-11-30T22:23:14Z">
              <w:commentRangeStart w:id="149"/>
              <w:r w:rsidDel="00000000" w:rsidR="00000000" w:rsidRPr="00000000">
                <w:rPr>
                  <w:rtl w:val="0"/>
                </w:rPr>
                <w:delText xml:space="preserve">look </w:delText>
              </w:r>
            </w:del>
            <w:del w:author="Mike Marchand" w:id="238" w:date="2025-11-30T22:24:02Z">
              <w:r w:rsidDel="00000000" w:rsidR="00000000" w:rsidRPr="00000000">
                <w:rPr>
                  <w:rtl w:val="0"/>
                </w:rPr>
                <w:delText xml:space="preserve">into</w:delText>
              </w:r>
            </w:del>
            <w:commentRangeEnd w:id="149"/>
            <w:r w:rsidDel="00000000" w:rsidR="00000000" w:rsidRPr="00000000">
              <w:commentReference w:id="149"/>
            </w:r>
            <w:r w:rsidDel="00000000" w:rsidR="00000000" w:rsidRPr="00000000">
              <w:rPr>
                <w:rtl w:val="0"/>
              </w:rPr>
              <w:t xml:space="preserve"> specific climate-related emotions, let’s</w:t>
            </w:r>
            <w:ins w:author="Mike Marchand" w:id="239" w:date="2025-11-30T22:23:20Z">
              <w:r w:rsidDel="00000000" w:rsidR="00000000" w:rsidRPr="00000000">
                <w:rPr>
                  <w:rtl w:val="0"/>
                </w:rPr>
                <w:t xml:space="preserve"> a </w:t>
              </w:r>
            </w:ins>
            <w:del w:author="Mike Marchand" w:id="239" w:date="2025-11-30T22:23:20Z">
              <w:r w:rsidDel="00000000" w:rsidR="00000000" w:rsidRPr="00000000">
                <w:rPr>
                  <w:rtl w:val="0"/>
                </w:rPr>
                <w:delText xml:space="preserve"> </w:delText>
              </w:r>
            </w:del>
            <w:r w:rsidDel="00000000" w:rsidR="00000000" w:rsidRPr="00000000">
              <w:rPr>
                <w:rtl w:val="0"/>
              </w:rPr>
              <w:t xml:space="preserve">start</w:t>
            </w:r>
            <w:ins w:author="Mike Marchand" w:id="240" w:date="2025-11-30T22:23:24Z">
              <w:r w:rsidDel="00000000" w:rsidR="00000000" w:rsidRPr="00000000">
                <w:rPr>
                  <w:rtl w:val="0"/>
                </w:rPr>
                <w:t xml:space="preserve">ing point can be </w:t>
              </w:r>
            </w:ins>
            <w:del w:author="Mike Marchand" w:id="240" w:date="2025-11-30T22:23:24Z">
              <w:r w:rsidDel="00000000" w:rsidR="00000000" w:rsidRPr="00000000">
                <w:rPr>
                  <w:rtl w:val="0"/>
                </w:rPr>
                <w:delText xml:space="preserve"> by</w:delText>
              </w:r>
            </w:del>
            <w:r w:rsidDel="00000000" w:rsidR="00000000" w:rsidRPr="00000000">
              <w:rPr>
                <w:rtl w:val="0"/>
              </w:rPr>
              <w:t xml:space="preserve"> discussing worry and anxiety—two responses that have become increasingly common as the reality of environmental change sets in. Climate worry involves a pervasive sense of unease or concern about the planet’s health, and it often arises when people learn about melting glaciers, endangered species, or intensifying storms. You might picture someone scrolling through news headlines about droughts, feeling a twinge of dread that won’t quite let go. This sense of worry can be unsettling, but it also serves a purpose: it alerts us that something important is at stake, motivating us to pay closer attention.</w:t>
            </w:r>
          </w:p>
          <w:p w:rsidR="00000000" w:rsidDel="00000000" w:rsidP="00000000" w:rsidRDefault="00000000" w:rsidRPr="00000000" w14:paraId="00000652">
            <w:pPr>
              <w:widowControl w:val="0"/>
              <w:spacing w:after="240" w:before="240" w:line="240" w:lineRule="auto"/>
              <w:rPr/>
            </w:pPr>
            <w:r w:rsidDel="00000000" w:rsidR="00000000" w:rsidRPr="00000000">
              <w:rPr>
                <w:rtl w:val="0"/>
              </w:rPr>
              <w:t xml:space="preserve">Climate anxiety, by contrast, represents a more intense, chronic form of distress. Instead of a passing worry, it can feel like a persistent fear of what the future holds—whether rising seas will soon engulf coastal cities or whether an entire generation will face severe resource shortages. This anxiety can manifest in physical ways, such as sleepless nights or chronic tension, and can become mentally overwhelming, leading to a sense of powerlessness or even avoidance of climate news altogether. The difference between worry and anxiety often lies in how long those feelings linger and how deeply they interfere with daily life. While climate worry may spur you to sign a petition or switch to a more eco-friendly routine, climate anxiety can make it difficult to concentrate at work or find joy in once-cherished activities.</w:t>
            </w:r>
          </w:p>
          <w:p w:rsidR="00000000" w:rsidDel="00000000" w:rsidP="00000000" w:rsidRDefault="00000000" w:rsidRPr="00000000" w14:paraId="00000653">
            <w:pPr>
              <w:widowControl w:val="0"/>
              <w:spacing w:after="240" w:before="240" w:line="240" w:lineRule="auto"/>
              <w:rPr/>
            </w:pPr>
            <w:r w:rsidDel="00000000" w:rsidR="00000000" w:rsidRPr="00000000">
              <w:rPr>
                <w:rtl w:val="0"/>
              </w:rPr>
              <w:t xml:space="preserve">Examples of climate anxiety are increasingly reported by mental health professionals and educators, who note that younger generations—those who feel they’ll be living with the consequences the longest—are particularly vulnerable. High school and college students may feel paralyzed by the enormity of the crisis, especially if they perceive political leaders as unresponsive. </w:t>
            </w:r>
            <w:commentRangeStart w:id="150"/>
            <w:r w:rsidDel="00000000" w:rsidR="00000000" w:rsidRPr="00000000">
              <w:rPr>
                <w:rtl w:val="0"/>
              </w:rPr>
              <w:t xml:space="preserve">At the same time, mid-career professionals might grapple with guilt or despair, worried they’re not doing enough to protect their children’s future</w:t>
            </w:r>
            <w:commentRangeStart w:id="151"/>
            <w:r w:rsidDel="00000000" w:rsidR="00000000" w:rsidRPr="00000000">
              <w:rPr>
                <w:rtl w:val="0"/>
              </w:rPr>
              <w:t xml:space="preserve">.</w:t>
            </w:r>
            <w:commentRangeEnd w:id="150"/>
            <w:r w:rsidDel="00000000" w:rsidR="00000000" w:rsidRPr="00000000">
              <w:commentReference w:id="150"/>
            </w:r>
            <w:commentRangeEnd w:id="151"/>
            <w:r w:rsidDel="00000000" w:rsidR="00000000" w:rsidRPr="00000000">
              <w:commentReference w:id="151"/>
            </w:r>
            <w:r w:rsidDel="00000000" w:rsidR="00000000" w:rsidRPr="00000000">
              <w:rPr>
                <w:rtl w:val="0"/>
              </w:rPr>
              <w:t xml:space="preserve"> </w:t>
            </w:r>
            <w:r w:rsidDel="00000000" w:rsidR="00000000" w:rsidRPr="00000000">
              <w:rPr>
                <w:rtl w:val="0"/>
              </w:rPr>
              <w:t xml:space="preserve">By recognizing these reactions as legitimate, we can begin to shift away from dismissing climate-based concerns as mere “overreactions” and start providing supportive outlets, like therapy groups focused on eco-distress or community forums that channel anxiety into meaningful action.</w:t>
            </w:r>
          </w:p>
          <w:p w:rsidR="00000000" w:rsidDel="00000000" w:rsidP="00000000" w:rsidRDefault="00000000" w:rsidRPr="00000000" w14:paraId="00000654">
            <w:pPr>
              <w:widowControl w:val="0"/>
              <w:spacing w:after="240" w:before="240" w:line="240" w:lineRule="auto"/>
              <w:rPr/>
            </w:pPr>
            <w:r w:rsidDel="00000000" w:rsidR="00000000" w:rsidRPr="00000000">
              <w:rPr>
                <w:rtl w:val="0"/>
              </w:rPr>
              <w:t xml:space="preserve">It’s important to note that climate worry and anxiety aren’t inherently “bad.” They can serve as vital signals, highlighting the urgency of climate change and galvanizing efforts toward sustainable solutions. However, there’s a tipping point. When anxiety becomes pervasive—leading to chronic stress, persistent insomnia, or heightened isolation—it may signal the need for additional support. Mental health providers and community leaders are increasingly developing interventions tailored to climate concerns, whether that’s normalizing discussions of eco-worries, teaching mindfulness techniques that help people cope with intrusive thoughts, or fostering social connections that counteract feelings of helplessness.</w:t>
            </w:r>
          </w:p>
          <w:p w:rsidR="00000000" w:rsidDel="00000000" w:rsidP="00000000" w:rsidRDefault="00000000" w:rsidRPr="00000000" w14:paraId="00000655">
            <w:pPr>
              <w:widowControl w:val="0"/>
              <w:spacing w:after="240" w:before="240" w:line="240" w:lineRule="auto"/>
              <w:rPr/>
            </w:pPr>
            <w:r w:rsidDel="00000000" w:rsidR="00000000" w:rsidRPr="00000000">
              <w:rPr>
                <w:rtl w:val="0"/>
              </w:rPr>
              <w:t xml:space="preserve">By distinguishing between worry and anxiety, we can better understand the emotional landscape people inhabit when facing environmental realities. Worry might prompt a practical first step, like installing solar panels or reducing plastic waste, whereas anxiety might hamper a person’s ability to even begin addressing these issues without professional help or collective support. Both emotions, however, reflect a deeply human response to genuine threats. In upcoming modules, we’ll explore additional climate emotions, from grief and guilt to anger and hope, aiming to provide a comprehensive view of how ecological disruptions affect our emotional lives and what we can do about it. For now, recognizing and validating worry and anxiety is an essential first step toward maintaining our mental well-being amid the challenges ahead.</w:t>
            </w:r>
          </w:p>
          <w:p w:rsidR="00000000" w:rsidDel="00000000" w:rsidP="00000000" w:rsidRDefault="00000000" w:rsidRPr="00000000" w14:paraId="00000656">
            <w:pPr>
              <w:widowControl w:val="0"/>
              <w:spacing w:line="240" w:lineRule="auto"/>
              <w:rPr/>
            </w:pPr>
            <w:r w:rsidDel="00000000" w:rsidR="00000000" w:rsidRPr="00000000">
              <w:rPr>
                <w:rtl w:val="0"/>
              </w:rPr>
            </w:r>
          </w:p>
        </w:tc>
      </w:tr>
      <w:tr>
        <w:trPr>
          <w:cantSplit w:val="0"/>
          <w:tblHeader w:val="0"/>
        </w:trPr>
        <w:tc>
          <w:tcPr>
            <w:shd w:fill="ea9999" w:val="clear"/>
          </w:tcPr>
          <w:p w:rsidR="00000000" w:rsidDel="00000000" w:rsidP="00000000" w:rsidRDefault="00000000" w:rsidRPr="00000000" w14:paraId="00000657">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0658">
            <w:pPr>
              <w:spacing w:after="240" w:before="240" w:lineRule="auto"/>
              <w:rPr/>
            </w:pPr>
            <w:r w:rsidDel="00000000" w:rsidR="00000000" w:rsidRPr="00000000">
              <w:rPr>
                <w:rtl w:val="0"/>
              </w:rPr>
              <w:t xml:space="preserve">In this module, we focus on climate worry and climate anxiety, two common emotional responses that are especially relevant to understanding the emotional impact of climate change on mental health. </w:t>
            </w:r>
          </w:p>
          <w:p w:rsidR="00000000" w:rsidDel="00000000" w:rsidP="00000000" w:rsidRDefault="00000000" w:rsidRPr="00000000" w14:paraId="00000659">
            <w:pPr>
              <w:pStyle w:val="Heading2"/>
              <w:spacing w:after="240" w:before="240" w:lineRule="auto"/>
              <w:rPr/>
            </w:pPr>
            <w:bookmarkStart w:colFirst="0" w:colLast="0" w:name="_9zz9wlzhi1j8" w:id="130"/>
            <w:bookmarkEnd w:id="130"/>
            <w:r w:rsidDel="00000000" w:rsidR="00000000" w:rsidRPr="00000000">
              <w:rPr>
                <w:rtl w:val="0"/>
              </w:rPr>
              <w:t xml:space="preserve">Understanding Climate Worry and Anxiety</w:t>
            </w:r>
          </w:p>
          <w:p w:rsidR="00000000" w:rsidDel="00000000" w:rsidP="00000000" w:rsidRDefault="00000000" w:rsidRPr="00000000" w14:paraId="0000065A">
            <w:pPr>
              <w:spacing w:after="240" w:before="240" w:lineRule="auto"/>
              <w:rPr/>
            </w:pPr>
            <w:r w:rsidDel="00000000" w:rsidR="00000000" w:rsidRPr="00000000">
              <w:rPr>
                <w:rtl w:val="0"/>
              </w:rPr>
              <w:t xml:space="preserve">Before diving into the specific definitions and characteristics of climate worry and anxiety, it’s helpful to understand why this distinction matters. Recognizing the nuances between a passing concern and a more pervasive, distressing fear is crucial for providing the right level of support. This section introduces both concepts so that you can identify them early—either in yourself or others—and respond appropriately.</w:t>
            </w:r>
          </w:p>
          <w:p w:rsidR="00000000" w:rsidDel="00000000" w:rsidP="00000000" w:rsidRDefault="00000000" w:rsidRPr="00000000" w14:paraId="0000065B">
            <w:pPr>
              <w:spacing w:after="240" w:before="240" w:lineRule="auto"/>
              <w:rPr>
                <w:b w:val="1"/>
                <w:bCs w:val="1"/>
              </w:rPr>
            </w:pPr>
            <w:r w:rsidDel="00000000" w:rsidR="00000000" w:rsidRPr="00000000">
              <w:rPr>
                <w:b w:val="1"/>
                <w:bCs w:val="1"/>
                <w:rtl w:val="0"/>
              </w:rPr>
              <w:t xml:space="preserve">Climate Worry</w:t>
            </w:r>
          </w:p>
          <w:p w:rsidR="00000000" w:rsidDel="00000000" w:rsidP="00000000" w:rsidRDefault="00000000" w:rsidRPr="00000000" w14:paraId="0000065C">
            <w:pPr>
              <w:numPr>
                <w:ilvl w:val="0"/>
                <w:numId w:val="244"/>
              </w:numPr>
              <w:spacing w:after="0" w:afterAutospacing="0" w:before="240" w:lineRule="auto"/>
              <w:ind w:left="720" w:hanging="360"/>
            </w:pPr>
            <w:r w:rsidDel="00000000" w:rsidR="00000000" w:rsidRPr="00000000">
              <w:rPr>
                <w:rtl w:val="0"/>
              </w:rPr>
              <w:t xml:space="preserve">Involves a pervasive sense of unease or concern about the state of the environment.</w:t>
            </w:r>
          </w:p>
          <w:p w:rsidR="00000000" w:rsidDel="00000000" w:rsidP="00000000" w:rsidRDefault="00000000" w:rsidRPr="00000000" w14:paraId="0000065D">
            <w:pPr>
              <w:numPr>
                <w:ilvl w:val="0"/>
                <w:numId w:val="244"/>
              </w:numPr>
              <w:spacing w:after="0" w:afterAutospacing="0" w:before="0" w:beforeAutospacing="0" w:lineRule="auto"/>
              <w:ind w:left="720" w:hanging="360"/>
            </w:pPr>
            <w:r w:rsidDel="00000000" w:rsidR="00000000" w:rsidRPr="00000000">
              <w:rPr>
                <w:rtl w:val="0"/>
              </w:rPr>
              <w:t xml:space="preserve">Often triggered by exposure to climate news (e.g., melting glaciers, endangered species, intensifying storms).</w:t>
            </w:r>
          </w:p>
          <w:p w:rsidR="00000000" w:rsidDel="00000000" w:rsidP="00000000" w:rsidRDefault="00000000" w:rsidRPr="00000000" w14:paraId="0000065E">
            <w:pPr>
              <w:numPr>
                <w:ilvl w:val="0"/>
                <w:numId w:val="244"/>
              </w:numPr>
              <w:spacing w:after="240" w:before="0" w:beforeAutospacing="0" w:lineRule="auto"/>
              <w:ind w:left="720" w:hanging="360"/>
            </w:pPr>
            <w:r w:rsidDel="00000000" w:rsidR="00000000" w:rsidRPr="00000000">
              <w:rPr>
                <w:rtl w:val="0"/>
              </w:rPr>
              <w:t xml:space="preserve">Functions as an emotional signal, alerting individuals to significant environmental stakes and motivating actions, such as adopting eco-friendly habits or supporting sustainability initiatives.</w:t>
            </w:r>
          </w:p>
          <w:p w:rsidR="00000000" w:rsidDel="00000000" w:rsidP="00000000" w:rsidRDefault="00000000" w:rsidRPr="00000000" w14:paraId="0000065F">
            <w:pPr>
              <w:spacing w:after="240" w:before="240" w:lineRule="auto"/>
              <w:rPr>
                <w:b w:val="1"/>
                <w:bCs w:val="1"/>
              </w:rPr>
            </w:pPr>
            <w:r w:rsidDel="00000000" w:rsidR="00000000" w:rsidRPr="00000000">
              <w:rPr>
                <w:b w:val="1"/>
                <w:bCs w:val="1"/>
                <w:rtl w:val="0"/>
              </w:rPr>
              <w:t xml:space="preserve">Climate Anxiety</w:t>
            </w:r>
          </w:p>
          <w:p w:rsidR="00000000" w:rsidDel="00000000" w:rsidP="00000000" w:rsidRDefault="00000000" w:rsidRPr="00000000" w14:paraId="00000660">
            <w:pPr>
              <w:numPr>
                <w:ilvl w:val="0"/>
                <w:numId w:val="512"/>
              </w:numPr>
              <w:ind w:left="720" w:hanging="360"/>
            </w:pPr>
            <w:r w:rsidDel="00000000" w:rsidR="00000000" w:rsidRPr="00000000">
              <w:rPr>
                <w:rtl w:val="0"/>
              </w:rPr>
              <w:t xml:space="preserve">A more intense, chronic form of distress tied to fears about the future (e.g., rising sea levels, resource shortages).</w:t>
            </w:r>
          </w:p>
          <w:p w:rsidR="00000000" w:rsidDel="00000000" w:rsidP="00000000" w:rsidRDefault="00000000" w:rsidRPr="00000000" w14:paraId="00000661">
            <w:pPr>
              <w:numPr>
                <w:ilvl w:val="0"/>
                <w:numId w:val="512"/>
              </w:numPr>
              <w:ind w:left="720" w:hanging="360"/>
            </w:pPr>
            <w:r w:rsidDel="00000000" w:rsidR="00000000" w:rsidRPr="00000000">
              <w:rPr>
                <w:rtl w:val="0"/>
              </w:rPr>
              <w:t xml:space="preserve">Manifests in physical and mental symptoms, including insomnia, chronic tension, or feelings of powerlessness.</w:t>
            </w:r>
          </w:p>
          <w:p w:rsidR="00000000" w:rsidDel="00000000" w:rsidP="00000000" w:rsidRDefault="00000000" w:rsidRPr="00000000" w14:paraId="00000662">
            <w:pPr>
              <w:numPr>
                <w:ilvl w:val="0"/>
                <w:numId w:val="512"/>
              </w:numPr>
              <w:ind w:left="720" w:hanging="360"/>
            </w:pPr>
            <w:r w:rsidDel="00000000" w:rsidR="00000000" w:rsidRPr="00000000">
              <w:rPr>
                <w:rtl w:val="0"/>
              </w:rPr>
              <w:t xml:space="preserve">Differs from worry in its longer duration</w:t>
            </w:r>
            <w:ins w:author="Claire Perry" w:id="241" w:date="2025-12-21T03:05:44Z">
              <w:r w:rsidDel="00000000" w:rsidR="00000000" w:rsidRPr="00000000">
                <w:rPr>
                  <w:rtl w:val="0"/>
                </w:rPr>
                <w:t xml:space="preserve">, increased frequency, difficulty coping</w:t>
              </w:r>
            </w:ins>
            <w:r w:rsidDel="00000000" w:rsidR="00000000" w:rsidRPr="00000000">
              <w:rPr>
                <w:rtl w:val="0"/>
              </w:rPr>
              <w:t xml:space="preserve"> and heightened impact on daily life, potentially leading to avoidance behaviors such as disengaging from climate-related news.</w:t>
            </w:r>
          </w:p>
          <w:p w:rsidR="00000000" w:rsidDel="00000000" w:rsidP="00000000" w:rsidRDefault="00000000" w:rsidRPr="00000000" w14:paraId="00000663">
            <w:pPr>
              <w:numPr>
                <w:ilvl w:val="0"/>
                <w:numId w:val="512"/>
              </w:numPr>
              <w:spacing w:after="200" w:lineRule="auto"/>
              <w:ind w:left="720" w:hanging="360"/>
            </w:pPr>
            <w:r w:rsidDel="00000000" w:rsidR="00000000" w:rsidRPr="00000000">
              <w:rPr>
                <w:rtl w:val="0"/>
              </w:rPr>
              <w:t xml:space="preserve">Note on terms: climate anxiety is sometimes also referred to as eco-anxiety, and both terms are used interchangeably throughout the </w:t>
            </w:r>
            <w:commentRangeStart w:id="152"/>
            <w:r w:rsidDel="00000000" w:rsidR="00000000" w:rsidRPr="00000000">
              <w:rPr>
                <w:rtl w:val="0"/>
              </w:rPr>
              <w:t xml:space="preserve">modules</w:t>
            </w:r>
            <w:commentRangeEnd w:id="152"/>
            <w:r w:rsidDel="00000000" w:rsidR="00000000" w:rsidRPr="00000000">
              <w:commentReference w:id="152"/>
            </w:r>
            <w:r w:rsidDel="00000000" w:rsidR="00000000" w:rsidRPr="00000000">
              <w:rPr>
                <w:rtl w:val="0"/>
              </w:rPr>
              <w:t xml:space="preserve">.</w:t>
            </w:r>
          </w:p>
          <w:p w:rsidR="00000000" w:rsidDel="00000000" w:rsidP="00000000" w:rsidRDefault="00000000" w:rsidRPr="00000000" w14:paraId="00000664">
            <w:pPr>
              <w:spacing w:after="240" w:before="240" w:lineRule="auto"/>
              <w:rPr/>
            </w:pPr>
            <w:r w:rsidDel="00000000" w:rsidR="00000000" w:rsidRPr="00000000">
              <w:rPr>
                <w:rtl w:val="0"/>
              </w:rPr>
              <w:t xml:space="preserve">Understanding the difference between worry and anxiety helps us identify when a natural and adaptive concern about the environment begins to undermine well-being, indicating that more focused interventions may be needed</w:t>
            </w:r>
          </w:p>
          <w:p w:rsidR="00000000" w:rsidDel="00000000" w:rsidP="00000000" w:rsidRDefault="00000000" w:rsidRPr="00000000" w14:paraId="00000665">
            <w:pPr>
              <w:pStyle w:val="Heading2"/>
              <w:spacing w:after="240" w:before="240" w:lineRule="auto"/>
              <w:rPr/>
            </w:pPr>
            <w:bookmarkStart w:colFirst="0" w:colLast="0" w:name="_qk9yd3prquj0" w:id="131"/>
            <w:bookmarkEnd w:id="131"/>
            <w:r w:rsidDel="00000000" w:rsidR="00000000" w:rsidRPr="00000000">
              <w:rPr>
                <w:rtl w:val="0"/>
              </w:rPr>
              <w:t xml:space="preserve">The Role of Worry and Anxiety in Climate Responses</w:t>
            </w:r>
          </w:p>
          <w:p w:rsidR="00000000" w:rsidDel="00000000" w:rsidP="00000000" w:rsidRDefault="00000000" w:rsidRPr="00000000" w14:paraId="00000666">
            <w:pPr>
              <w:spacing w:after="240" w:before="240" w:lineRule="auto"/>
              <w:rPr/>
            </w:pPr>
            <w:r w:rsidDel="00000000" w:rsidR="00000000" w:rsidRPr="00000000">
              <w:rPr>
                <w:rtl w:val="0"/>
              </w:rPr>
              <w:t xml:space="preserve">Climate worry and anxiety can function as both catalysts for change and barriers to action. This section discusses how these emotions might inspire individuals or whole communities to push for environmental progress, but also explores when worry and anxiety become maladaptive, underscoring the need for support.</w:t>
            </w:r>
          </w:p>
          <w:p w:rsidR="00000000" w:rsidDel="00000000" w:rsidP="00000000" w:rsidRDefault="00000000" w:rsidRPr="00000000" w14:paraId="00000667">
            <w:pPr>
              <w:spacing w:after="240" w:before="240" w:lineRule="auto"/>
              <w:rPr>
                <w:b w:val="1"/>
                <w:bCs w:val="1"/>
              </w:rPr>
            </w:pPr>
            <w:r w:rsidDel="00000000" w:rsidR="00000000" w:rsidRPr="00000000">
              <w:rPr>
                <w:b w:val="1"/>
                <w:bCs w:val="1"/>
                <w:rtl w:val="0"/>
              </w:rPr>
              <w:t xml:space="preserve">Positive Potential</w:t>
            </w:r>
          </w:p>
          <w:p w:rsidR="00000000" w:rsidDel="00000000" w:rsidP="00000000" w:rsidRDefault="00000000" w:rsidRPr="00000000" w14:paraId="00000668">
            <w:pPr>
              <w:numPr>
                <w:ilvl w:val="0"/>
                <w:numId w:val="89"/>
              </w:numPr>
              <w:spacing w:after="0" w:afterAutospacing="0" w:before="240" w:lineRule="auto"/>
              <w:ind w:left="720" w:hanging="360"/>
            </w:pPr>
            <w:r w:rsidDel="00000000" w:rsidR="00000000" w:rsidRPr="00000000">
              <w:rPr>
                <w:rtl w:val="0"/>
              </w:rPr>
              <w:t xml:space="preserve">Worry can spur individuals to take practical actions—such as reducing plastic waste, installing solar panels, or joining local sustainability efforts.</w:t>
            </w:r>
          </w:p>
          <w:p w:rsidR="00000000" w:rsidDel="00000000" w:rsidP="00000000" w:rsidRDefault="00000000" w:rsidRPr="00000000" w14:paraId="00000669">
            <w:pPr>
              <w:numPr>
                <w:ilvl w:val="0"/>
                <w:numId w:val="89"/>
              </w:numPr>
              <w:spacing w:after="240" w:before="0" w:beforeAutospacing="0" w:lineRule="auto"/>
              <w:ind w:left="720" w:hanging="360"/>
            </w:pPr>
            <w:r w:rsidDel="00000000" w:rsidR="00000000" w:rsidRPr="00000000">
              <w:rPr>
                <w:rtl w:val="0"/>
              </w:rPr>
              <w:t xml:space="preserve">Anxiety, although more intense, can highlight the urgency of the crisis, prompting political activism or systemic change when channeled productively.</w:t>
            </w:r>
          </w:p>
          <w:p w:rsidR="00000000" w:rsidDel="00000000" w:rsidP="00000000" w:rsidRDefault="00000000" w:rsidRPr="00000000" w14:paraId="0000066A">
            <w:pPr>
              <w:spacing w:after="240" w:before="240" w:lineRule="auto"/>
              <w:rPr>
                <w:b w:val="1"/>
                <w:bCs w:val="1"/>
              </w:rPr>
            </w:pPr>
            <w:r w:rsidDel="00000000" w:rsidR="00000000" w:rsidRPr="00000000">
              <w:rPr>
                <w:b w:val="1"/>
                <w:bCs w:val="1"/>
                <w:rtl w:val="0"/>
              </w:rPr>
              <w:t xml:space="preserve">The Tipping Point</w:t>
            </w:r>
          </w:p>
          <w:p w:rsidR="00000000" w:rsidDel="00000000" w:rsidP="00000000" w:rsidRDefault="00000000" w:rsidRPr="00000000" w14:paraId="0000066B">
            <w:pPr>
              <w:numPr>
                <w:ilvl w:val="0"/>
                <w:numId w:val="189"/>
              </w:numPr>
              <w:spacing w:after="0" w:afterAutospacing="0" w:before="240" w:lineRule="auto"/>
              <w:ind w:left="720" w:hanging="360"/>
            </w:pPr>
            <w:r w:rsidDel="00000000" w:rsidR="00000000" w:rsidRPr="00000000">
              <w:rPr>
                <w:rtl w:val="0"/>
              </w:rPr>
              <w:t xml:space="preserve">Anxiety that persists over time, leads to</w:t>
            </w:r>
            <w:ins w:author="Claire Perry" w:id="242" w:date="2026-01-04T02:14:52Z">
              <w:r w:rsidDel="00000000" w:rsidR="00000000" w:rsidRPr="00000000">
                <w:rPr>
                  <w:rtl w:val="0"/>
                </w:rPr>
                <w:t xml:space="preserve"> challenges in daily functioning, such as</w:t>
              </w:r>
            </w:ins>
            <w:r w:rsidDel="00000000" w:rsidR="00000000" w:rsidRPr="00000000">
              <w:rPr>
                <w:rtl w:val="0"/>
              </w:rPr>
              <w:t xml:space="preserve"> </w:t>
            </w:r>
            <w:del w:author="Susan Clayton" w:id="243" w:date="2025-12-31T15:48:37Z">
              <w:r w:rsidDel="00000000" w:rsidR="00000000" w:rsidRPr="00000000">
                <w:rPr>
                  <w:rtl w:val="0"/>
                </w:rPr>
                <w:delText xml:space="preserve">sleep </w:delText>
              </w:r>
            </w:del>
            <w:r w:rsidDel="00000000" w:rsidR="00000000" w:rsidRPr="00000000">
              <w:rPr>
                <w:rtl w:val="0"/>
              </w:rPr>
              <w:t xml:space="preserve">problems</w:t>
            </w:r>
            <w:ins w:author="Susan Clayton" w:id="244" w:date="2025-12-31T15:48:40Z">
              <w:r w:rsidDel="00000000" w:rsidR="00000000" w:rsidRPr="00000000">
                <w:rPr>
                  <w:rtl w:val="0"/>
                </w:rPr>
                <w:t xml:space="preserve"> sleeping or concentrating</w:t>
              </w:r>
            </w:ins>
            <w:r w:rsidDel="00000000" w:rsidR="00000000" w:rsidRPr="00000000">
              <w:rPr>
                <w:rtl w:val="0"/>
              </w:rPr>
              <w:t xml:space="preserve">, or causes social withdrawal signals a need for additional support.</w:t>
            </w:r>
          </w:p>
          <w:p w:rsidR="00000000" w:rsidDel="00000000" w:rsidP="00000000" w:rsidRDefault="00000000" w:rsidRPr="00000000" w14:paraId="0000066C">
            <w:pPr>
              <w:numPr>
                <w:ilvl w:val="0"/>
                <w:numId w:val="189"/>
              </w:numPr>
              <w:spacing w:after="240" w:before="0" w:beforeAutospacing="0" w:lineRule="auto"/>
              <w:ind w:left="720" w:hanging="360"/>
            </w:pPr>
            <w:r w:rsidDel="00000000" w:rsidR="00000000" w:rsidRPr="00000000">
              <w:rPr>
                <w:rtl w:val="0"/>
              </w:rPr>
              <w:t xml:space="preserve">Chronic or debilitating anxiety may paralyze individuals, causing them to tune out from climate issues, illustrating the importance of mental health interventions.</w:t>
            </w:r>
          </w:p>
          <w:p w:rsidR="00000000" w:rsidDel="00000000" w:rsidP="00000000" w:rsidRDefault="00000000" w:rsidRPr="00000000" w14:paraId="0000066D">
            <w:pPr>
              <w:spacing w:after="240" w:before="240" w:lineRule="auto"/>
              <w:rPr/>
            </w:pPr>
            <w:r w:rsidDel="00000000" w:rsidR="00000000" w:rsidRPr="00000000">
              <w:rPr>
                <w:rtl w:val="0"/>
              </w:rPr>
              <w:t xml:space="preserve">By understanding how climate worry and anxiety can either spur meaningful change or create obstacles, we can tailor our approach to ensure that these emotions serve as helpful signals rather than debilitating forces.</w:t>
            </w:r>
          </w:p>
          <w:p w:rsidR="00000000" w:rsidDel="00000000" w:rsidP="00000000" w:rsidRDefault="00000000" w:rsidRPr="00000000" w14:paraId="0000066E">
            <w:pPr>
              <w:pStyle w:val="Heading2"/>
              <w:spacing w:after="240" w:before="240" w:lineRule="auto"/>
              <w:rPr/>
            </w:pPr>
            <w:bookmarkStart w:colFirst="0" w:colLast="0" w:name="_6li73pi5q8nw" w:id="132"/>
            <w:bookmarkEnd w:id="132"/>
            <w:r w:rsidDel="00000000" w:rsidR="00000000" w:rsidRPr="00000000">
              <w:rPr>
                <w:rtl w:val="0"/>
              </w:rPr>
              <w:t xml:space="preserve">Addressing Climate Worry and Anxiety</w:t>
            </w:r>
          </w:p>
          <w:p w:rsidR="00000000" w:rsidDel="00000000" w:rsidP="00000000" w:rsidRDefault="00000000" w:rsidRPr="00000000" w14:paraId="0000066F">
            <w:pPr>
              <w:spacing w:after="240" w:before="240" w:lineRule="auto"/>
              <w:rPr/>
            </w:pPr>
            <w:r w:rsidDel="00000000" w:rsidR="00000000" w:rsidRPr="00000000">
              <w:rPr>
                <w:rtl w:val="0"/>
              </w:rPr>
              <w:t xml:space="preserve">While worry and anxiety are valid emotional responses, they can be mitigated and managed through targeted interventions. In this section, we outline strategies—both at the personal and community levels—that can help individuals transform distress into meaningful engagement, as well as services and supports available for more severe cases.</w:t>
            </w:r>
          </w:p>
          <w:p w:rsidR="00000000" w:rsidDel="00000000" w:rsidP="00000000" w:rsidRDefault="00000000" w:rsidRPr="00000000" w14:paraId="00000670">
            <w:pPr>
              <w:spacing w:after="240" w:before="240" w:lineRule="auto"/>
              <w:rPr/>
            </w:pPr>
            <w:r w:rsidDel="00000000" w:rsidR="00000000" w:rsidRPr="00000000">
              <w:rPr>
                <w:rtl w:val="0"/>
              </w:rPr>
              <w:t xml:space="preserve">Approaches to addressing climate anxiety and worry might include activities such as:</w:t>
            </w:r>
          </w:p>
          <w:p w:rsidR="00000000" w:rsidDel="00000000" w:rsidP="00000000" w:rsidRDefault="00000000" w:rsidRPr="00000000" w14:paraId="00000671">
            <w:pPr>
              <w:numPr>
                <w:ilvl w:val="0"/>
                <w:numId w:val="258"/>
              </w:numPr>
              <w:spacing w:after="0" w:afterAutospacing="0" w:before="240" w:lineRule="auto"/>
              <w:ind w:left="720" w:hanging="360"/>
            </w:pPr>
            <w:r w:rsidDel="00000000" w:rsidR="00000000" w:rsidRPr="00000000">
              <w:rPr>
                <w:rtl w:val="0"/>
              </w:rPr>
              <w:t xml:space="preserve">Specialized forums where people can share feelings, learn coping strategies, and develop a supportive network.</w:t>
              <w:br w:type="textWrapping"/>
            </w:r>
          </w:p>
          <w:p w:rsidR="00000000" w:rsidDel="00000000" w:rsidP="00000000" w:rsidRDefault="00000000" w:rsidRPr="00000000" w14:paraId="00000672">
            <w:pPr>
              <w:numPr>
                <w:ilvl w:val="0"/>
                <w:numId w:val="258"/>
              </w:numPr>
              <w:spacing w:after="0" w:afterAutospacing="0" w:before="0" w:beforeAutospacing="0" w:lineRule="auto"/>
              <w:ind w:left="720" w:hanging="360"/>
            </w:pPr>
            <w:r w:rsidDel="00000000" w:rsidR="00000000" w:rsidRPr="00000000">
              <w:rPr>
                <w:rtl w:val="0"/>
              </w:rPr>
              <w:t xml:space="preserve">Practices like meditation and breathwork that help individuals ground themselves and reduce spiraling thoughts about environmental catastrophe.</w:t>
              <w:br w:type="textWrapping"/>
            </w:r>
          </w:p>
          <w:p w:rsidR="00000000" w:rsidDel="00000000" w:rsidP="00000000" w:rsidRDefault="00000000" w:rsidRPr="00000000" w14:paraId="00000673">
            <w:pPr>
              <w:numPr>
                <w:ilvl w:val="0"/>
                <w:numId w:val="258"/>
              </w:numPr>
              <w:spacing w:after="0" w:afterAutospacing="0" w:before="0" w:beforeAutospacing="0" w:lineRule="auto"/>
              <w:ind w:left="720" w:hanging="360"/>
            </w:pPr>
            <w:r w:rsidDel="00000000" w:rsidR="00000000" w:rsidRPr="00000000">
              <w:rPr>
                <w:rtl w:val="0"/>
              </w:rPr>
              <w:t xml:space="preserve">Initiatives promoting social cohesion and collective problem-solving, reducing isolation and fostering a shared sense of purpose.</w:t>
              <w:br w:type="textWrapping"/>
            </w:r>
          </w:p>
          <w:p w:rsidR="00000000" w:rsidDel="00000000" w:rsidP="00000000" w:rsidRDefault="00000000" w:rsidRPr="00000000" w14:paraId="00000674">
            <w:pPr>
              <w:numPr>
                <w:ilvl w:val="0"/>
                <w:numId w:val="258"/>
              </w:numPr>
              <w:spacing w:after="0" w:afterAutospacing="0" w:before="0" w:beforeAutospacing="0" w:lineRule="auto"/>
              <w:ind w:left="720" w:hanging="360"/>
            </w:pPr>
            <w:r w:rsidDel="00000000" w:rsidR="00000000" w:rsidRPr="00000000">
              <w:rPr>
                <w:rtl w:val="0"/>
              </w:rPr>
              <w:t xml:space="preserve">Encouraging people to channel their concerns into tangible projects—like organizing local cleanups or advocating for policy changes—to alleviate feelings of helplessness.</w:t>
              <w:br w:type="textWrapping"/>
            </w:r>
          </w:p>
          <w:p w:rsidR="00000000" w:rsidDel="00000000" w:rsidP="00000000" w:rsidRDefault="00000000" w:rsidRPr="00000000" w14:paraId="00000675">
            <w:pPr>
              <w:numPr>
                <w:ilvl w:val="0"/>
                <w:numId w:val="258"/>
              </w:numPr>
              <w:spacing w:after="240" w:before="0" w:beforeAutospacing="0" w:lineRule="auto"/>
              <w:ind w:left="720" w:hanging="360"/>
            </w:pPr>
            <w:r w:rsidDel="00000000" w:rsidR="00000000" w:rsidRPr="00000000">
              <w:rPr>
                <w:rtl w:val="0"/>
              </w:rPr>
              <w:t xml:space="preserve">For those experiencing debilitating anxiety, professional assistance (counseling, medication, peer support) is crucial to prevent </w:t>
            </w:r>
            <w:ins w:author="Claire Perry" w:id="245" w:date="2026-01-04T02:16:46Z">
              <w:r w:rsidDel="00000000" w:rsidR="00000000" w:rsidRPr="00000000">
                <w:rPr>
                  <w:rtl w:val="0"/>
                </w:rPr>
                <w:t xml:space="preserve">the development of more significant </w:t>
              </w:r>
            </w:ins>
            <w:del w:author="Claire Perry" w:id="245" w:date="2026-01-04T02:16:46Z">
              <w:r w:rsidDel="00000000" w:rsidR="00000000" w:rsidRPr="00000000">
                <w:rPr>
                  <w:rtl w:val="0"/>
                </w:rPr>
                <w:delText xml:space="preserve">deeper</w:delText>
              </w:r>
            </w:del>
            <w:r w:rsidDel="00000000" w:rsidR="00000000" w:rsidRPr="00000000">
              <w:rPr>
                <w:rtl w:val="0"/>
              </w:rPr>
              <w:t xml:space="preserve"> mental health issues.</w:t>
            </w:r>
          </w:p>
          <w:p w:rsidR="00000000" w:rsidDel="00000000" w:rsidP="00000000" w:rsidRDefault="00000000" w:rsidRPr="00000000" w14:paraId="00000676">
            <w:pPr>
              <w:spacing w:after="240" w:before="240" w:lineRule="auto"/>
              <w:rPr/>
            </w:pPr>
            <w:r w:rsidDel="00000000" w:rsidR="00000000" w:rsidRPr="00000000">
              <w:rPr>
                <w:rtl w:val="0"/>
              </w:rPr>
              <w:t xml:space="preserve">By combining personal coping methods with community-based efforts, we can help those affected by climate worry and anxiety move from paralyzing distress to empowered, solution-focused engagement.</w:t>
            </w:r>
          </w:p>
          <w:tbl>
            <w:tblPr>
              <w:tblStyle w:val="Table51"/>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0677">
                  <w:pPr>
                    <w:pStyle w:val="Heading2"/>
                    <w:spacing w:after="240" w:before="240" w:lineRule="auto"/>
                    <w:rPr/>
                  </w:pPr>
                  <w:bookmarkStart w:colFirst="0" w:colLast="0" w:name="_dpme9ryfh2f" w:id="133"/>
                  <w:bookmarkEnd w:id="133"/>
                  <w:r w:rsidDel="00000000" w:rsidR="00000000" w:rsidRPr="00000000">
                    <w:rPr>
                      <w:rtl w:val="0"/>
                    </w:rPr>
                    <w:t xml:space="preserve">Identifying the Signs of Climate Anxiety</w:t>
                  </w:r>
                </w:p>
                <w:p w:rsidR="00000000" w:rsidDel="00000000" w:rsidP="00000000" w:rsidRDefault="00000000" w:rsidRPr="00000000" w14:paraId="00000678">
                  <w:pPr>
                    <w:spacing w:after="240" w:before="240" w:lineRule="auto"/>
                    <w:rPr/>
                  </w:pPr>
                  <w:r w:rsidDel="00000000" w:rsidR="00000000" w:rsidRPr="00000000">
                    <w:rPr>
                      <w:rtl w:val="0"/>
                    </w:rPr>
                    <w:t xml:space="preserve">Climate anxiety can show up in various ways—emotionally, cognitively, and behaviorally. It might also manifest physically. Understanding these signs can help you or someone you know seek help sooner.</w:t>
                  </w:r>
                </w:p>
                <w:p w:rsidR="00000000" w:rsidDel="00000000" w:rsidP="00000000" w:rsidRDefault="00000000" w:rsidRPr="00000000" w14:paraId="00000679">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067A">
                  <w:pPr>
                    <w:numPr>
                      <w:ilvl w:val="0"/>
                      <w:numId w:val="297"/>
                    </w:numPr>
                    <w:spacing w:after="0" w:afterAutospacing="0" w:before="240" w:lineRule="auto"/>
                    <w:ind w:left="720" w:hanging="360"/>
                    <w:rPr>
                      <w:b w:val="1"/>
                      <w:bCs w:val="1"/>
                    </w:rPr>
                  </w:pPr>
                  <w:r w:rsidDel="00000000" w:rsidR="00000000" w:rsidRPr="00000000">
                    <w:rPr>
                      <w:b w:val="1"/>
                      <w:bCs w:val="1"/>
                      <w:rtl w:val="0"/>
                    </w:rPr>
                    <w:t xml:space="preserve">Cognitive Signs</w:t>
                  </w:r>
                </w:p>
                <w:p w:rsidR="00000000" w:rsidDel="00000000" w:rsidP="00000000" w:rsidRDefault="00000000" w:rsidRPr="00000000" w14:paraId="0000067B">
                  <w:pPr>
                    <w:numPr>
                      <w:ilvl w:val="1"/>
                      <w:numId w:val="297"/>
                    </w:numPr>
                    <w:spacing w:after="0" w:afterAutospacing="0" w:before="0" w:beforeAutospacing="0" w:lineRule="auto"/>
                    <w:ind w:left="1440" w:hanging="360"/>
                  </w:pPr>
                  <w:r w:rsidDel="00000000" w:rsidR="00000000" w:rsidRPr="00000000">
                    <w:rPr>
                      <w:rtl w:val="0"/>
                    </w:rPr>
                    <w:t xml:space="preserve">Cognitive signs of climate anxiety may include:</w:t>
                  </w:r>
                </w:p>
                <w:p w:rsidR="00000000" w:rsidDel="00000000" w:rsidP="00000000" w:rsidRDefault="00000000" w:rsidRPr="00000000" w14:paraId="0000067C">
                  <w:pPr>
                    <w:numPr>
                      <w:ilvl w:val="2"/>
                      <w:numId w:val="297"/>
                    </w:numPr>
                    <w:spacing w:after="0" w:afterAutospacing="0" w:before="0" w:beforeAutospacing="0" w:lineRule="auto"/>
                    <w:ind w:left="2160" w:hanging="360"/>
                  </w:pPr>
                  <w:r w:rsidDel="00000000" w:rsidR="00000000" w:rsidRPr="00000000">
                    <w:rPr>
                      <w:rtl w:val="0"/>
                    </w:rPr>
                    <w:t xml:space="preserve">Persistent Worries: Constantly thinking about climate change or its impacts, even when trying to focus on other tasks.</w:t>
                  </w:r>
                </w:p>
                <w:p w:rsidR="00000000" w:rsidDel="00000000" w:rsidP="00000000" w:rsidRDefault="00000000" w:rsidRPr="00000000" w14:paraId="0000067D">
                  <w:pPr>
                    <w:numPr>
                      <w:ilvl w:val="2"/>
                      <w:numId w:val="297"/>
                    </w:numPr>
                    <w:spacing w:after="0" w:afterAutospacing="0" w:before="0" w:beforeAutospacing="0" w:lineRule="auto"/>
                    <w:ind w:left="2160" w:hanging="360"/>
                  </w:pPr>
                  <w:r w:rsidDel="00000000" w:rsidR="00000000" w:rsidRPr="00000000">
                    <w:rPr>
                      <w:rtl w:val="0"/>
                    </w:rPr>
                    <w:t xml:space="preserve">Intrusive Thoughts: Recurring images, scenarios, or daydreams about environmental catastrophe that you can’t easily shake.</w:t>
                  </w:r>
                </w:p>
                <w:p w:rsidR="00000000" w:rsidDel="00000000" w:rsidP="00000000" w:rsidRDefault="00000000" w:rsidRPr="00000000" w14:paraId="0000067E">
                  <w:pPr>
                    <w:numPr>
                      <w:ilvl w:val="2"/>
                      <w:numId w:val="297"/>
                    </w:numPr>
                    <w:spacing w:after="0" w:afterAutospacing="0" w:before="0" w:beforeAutospacing="0" w:lineRule="auto"/>
                    <w:ind w:left="2160" w:hanging="360"/>
                  </w:pPr>
                  <w:r w:rsidDel="00000000" w:rsidR="00000000" w:rsidRPr="00000000">
                    <w:rPr>
                      <w:rtl w:val="0"/>
                    </w:rPr>
                    <w:t xml:space="preserve">Catastrophizing: Always imagining the worst-case scenarios, believing that disasters are inevitable and imminent.</w:t>
                  </w:r>
                </w:p>
                <w:p w:rsidR="00000000" w:rsidDel="00000000" w:rsidP="00000000" w:rsidRDefault="00000000" w:rsidRPr="00000000" w14:paraId="0000067F">
                  <w:pPr>
                    <w:numPr>
                      <w:ilvl w:val="2"/>
                      <w:numId w:val="297"/>
                    </w:numPr>
                    <w:spacing w:after="0" w:afterAutospacing="0" w:before="0" w:beforeAutospacing="0" w:lineRule="auto"/>
                    <w:ind w:left="2160" w:hanging="360"/>
                  </w:pPr>
                  <w:r w:rsidDel="00000000" w:rsidR="00000000" w:rsidRPr="00000000">
                    <w:rPr>
                      <w:rtl w:val="0"/>
                    </w:rPr>
                    <w:t xml:space="preserve">Difficulty Concentrating: Struggling to focus on everyday tasks because your mind keeps returning to climate-related concerns.</w:t>
                  </w:r>
                </w:p>
                <w:p w:rsidR="00000000" w:rsidDel="00000000" w:rsidP="00000000" w:rsidRDefault="00000000" w:rsidRPr="00000000" w14:paraId="00000680">
                  <w:pPr>
                    <w:numPr>
                      <w:ilvl w:val="0"/>
                      <w:numId w:val="297"/>
                    </w:numPr>
                    <w:ind w:left="720" w:hanging="360"/>
                    <w:rPr>
                      <w:b w:val="1"/>
                      <w:bCs w:val="1"/>
                    </w:rPr>
                  </w:pPr>
                  <w:r w:rsidDel="00000000" w:rsidR="00000000" w:rsidRPr="00000000">
                    <w:rPr>
                      <w:b w:val="1"/>
                      <w:bCs w:val="1"/>
                      <w:rtl w:val="0"/>
                    </w:rPr>
                    <w:t xml:space="preserve">Emotional Signs</w:t>
                  </w:r>
                </w:p>
                <w:p w:rsidR="00000000" w:rsidDel="00000000" w:rsidP="00000000" w:rsidRDefault="00000000" w:rsidRPr="00000000" w14:paraId="00000681">
                  <w:pPr>
                    <w:numPr>
                      <w:ilvl w:val="1"/>
                      <w:numId w:val="297"/>
                    </w:numPr>
                    <w:spacing w:after="0" w:afterAutospacing="0"/>
                    <w:ind w:left="1440" w:hanging="360"/>
                  </w:pPr>
                  <w:r w:rsidDel="00000000" w:rsidR="00000000" w:rsidRPr="00000000">
                    <w:rPr>
                      <w:rtl w:val="0"/>
                    </w:rPr>
                    <w:t xml:space="preserve">Emotional signs of climate anxiety may include:</w:t>
                  </w:r>
                </w:p>
                <w:p w:rsidR="00000000" w:rsidDel="00000000" w:rsidP="00000000" w:rsidRDefault="00000000" w:rsidRPr="00000000" w14:paraId="00000682">
                  <w:pPr>
                    <w:numPr>
                      <w:ilvl w:val="2"/>
                      <w:numId w:val="297"/>
                    </w:numPr>
                    <w:spacing w:after="0" w:afterAutospacing="0" w:before="0" w:beforeAutospacing="0" w:lineRule="auto"/>
                    <w:ind w:left="2160" w:hanging="360"/>
                  </w:pPr>
                  <w:r w:rsidDel="00000000" w:rsidR="00000000" w:rsidRPr="00000000">
                    <w:rPr>
                      <w:rtl w:val="0"/>
                    </w:rPr>
                    <w:t xml:space="preserve">Feeling Overwhelmed: Experiencing dread or hopelessness about the future.</w:t>
                  </w:r>
                </w:p>
                <w:p w:rsidR="00000000" w:rsidDel="00000000" w:rsidP="00000000" w:rsidRDefault="00000000" w:rsidRPr="00000000" w14:paraId="00000683">
                  <w:pPr>
                    <w:numPr>
                      <w:ilvl w:val="2"/>
                      <w:numId w:val="297"/>
                    </w:numPr>
                    <w:spacing w:after="0" w:afterAutospacing="0" w:before="0" w:beforeAutospacing="0" w:lineRule="auto"/>
                    <w:ind w:left="2160" w:hanging="360"/>
                  </w:pPr>
                  <w:r w:rsidDel="00000000" w:rsidR="00000000" w:rsidRPr="00000000">
                    <w:rPr>
                      <w:rtl w:val="0"/>
                    </w:rPr>
                    <w:t xml:space="preserve">Mood Swings: Feeling irritable, sad, or anxious more frequently, sometimes without clear triggers.</w:t>
                  </w:r>
                </w:p>
                <w:p w:rsidR="00000000" w:rsidDel="00000000" w:rsidP="00000000" w:rsidRDefault="00000000" w:rsidRPr="00000000" w14:paraId="00000684">
                  <w:pPr>
                    <w:numPr>
                      <w:ilvl w:val="2"/>
                      <w:numId w:val="297"/>
                    </w:numPr>
                    <w:spacing w:after="0" w:afterAutospacing="0" w:before="0" w:beforeAutospacing="0" w:lineRule="auto"/>
                    <w:ind w:left="2160" w:hanging="360"/>
                  </w:pPr>
                  <w:r w:rsidDel="00000000" w:rsidR="00000000" w:rsidRPr="00000000">
                    <w:rPr>
                      <w:rtl w:val="0"/>
                    </w:rPr>
                    <w:t xml:space="preserve">Guilt or Shame: Feeling personally responsible for environmental issues or accusing others of not doing enough.</w:t>
                  </w:r>
                </w:p>
                <w:p w:rsidR="00000000" w:rsidDel="00000000" w:rsidP="00000000" w:rsidRDefault="00000000" w:rsidRPr="00000000" w14:paraId="00000685">
                  <w:pPr>
                    <w:numPr>
                      <w:ilvl w:val="2"/>
                      <w:numId w:val="297"/>
                    </w:numPr>
                    <w:spacing w:after="0" w:afterAutospacing="0" w:before="0" w:beforeAutospacing="0" w:lineRule="auto"/>
                    <w:ind w:left="2160" w:hanging="360"/>
                  </w:pPr>
                  <w:r w:rsidDel="00000000" w:rsidR="00000000" w:rsidRPr="00000000">
                    <w:rPr>
                      <w:rtl w:val="0"/>
                    </w:rPr>
                    <w:t xml:space="preserve">Despair or Helplessness: A sense of powerlessness or believing that individual actions make little difference.</w:t>
                  </w:r>
                  <w:r w:rsidDel="00000000" w:rsidR="00000000" w:rsidRPr="00000000">
                    <w:rPr>
                      <w:rtl w:val="0"/>
                    </w:rPr>
                  </w:r>
                </w:p>
                <w:p w:rsidR="00000000" w:rsidDel="00000000" w:rsidP="00000000" w:rsidRDefault="00000000" w:rsidRPr="00000000" w14:paraId="00000686">
                  <w:pPr>
                    <w:numPr>
                      <w:ilvl w:val="0"/>
                      <w:numId w:val="297"/>
                    </w:numPr>
                    <w:ind w:left="720" w:hanging="360"/>
                    <w:rPr>
                      <w:b w:val="1"/>
                      <w:bCs w:val="1"/>
                    </w:rPr>
                  </w:pPr>
                  <w:r w:rsidDel="00000000" w:rsidR="00000000" w:rsidRPr="00000000">
                    <w:rPr>
                      <w:b w:val="1"/>
                      <w:bCs w:val="1"/>
                      <w:rtl w:val="0"/>
                    </w:rPr>
                    <w:t xml:space="preserve">Behavioral and Functional Impairments</w:t>
                  </w:r>
                </w:p>
                <w:p w:rsidR="00000000" w:rsidDel="00000000" w:rsidP="00000000" w:rsidRDefault="00000000" w:rsidRPr="00000000" w14:paraId="00000687">
                  <w:pPr>
                    <w:numPr>
                      <w:ilvl w:val="1"/>
                      <w:numId w:val="297"/>
                    </w:numPr>
                    <w:spacing w:after="0" w:afterAutospacing="0"/>
                    <w:ind w:left="1440" w:hanging="360"/>
                  </w:pPr>
                  <w:r w:rsidDel="00000000" w:rsidR="00000000" w:rsidRPr="00000000">
                    <w:rPr>
                      <w:rtl w:val="0"/>
                    </w:rPr>
                    <w:t xml:space="preserve">Behavioural and functional signs of climate anxiety may include:</w:t>
                  </w:r>
                </w:p>
                <w:p w:rsidR="00000000" w:rsidDel="00000000" w:rsidP="00000000" w:rsidRDefault="00000000" w:rsidRPr="00000000" w14:paraId="00000688">
                  <w:pPr>
                    <w:numPr>
                      <w:ilvl w:val="2"/>
                      <w:numId w:val="297"/>
                    </w:numPr>
                    <w:spacing w:after="0" w:afterAutospacing="0" w:before="0" w:beforeAutospacing="0" w:lineRule="auto"/>
                    <w:ind w:left="2160" w:hanging="360"/>
                  </w:pPr>
                  <w:r w:rsidDel="00000000" w:rsidR="00000000" w:rsidRPr="00000000">
                    <w:rPr>
                      <w:rtl w:val="0"/>
                    </w:rPr>
                    <w:t xml:space="preserve">Avoidance: Actively avoiding climate-related news, conversations, or activities because they cause distress.</w:t>
                  </w:r>
                </w:p>
                <w:p w:rsidR="00000000" w:rsidDel="00000000" w:rsidP="00000000" w:rsidRDefault="00000000" w:rsidRPr="00000000" w14:paraId="00000689">
                  <w:pPr>
                    <w:numPr>
                      <w:ilvl w:val="2"/>
                      <w:numId w:val="297"/>
                    </w:numPr>
                    <w:spacing w:after="0" w:afterAutospacing="0" w:before="0" w:beforeAutospacing="0" w:lineRule="auto"/>
                    <w:ind w:left="2160" w:hanging="360"/>
                  </w:pPr>
                  <w:r w:rsidDel="00000000" w:rsidR="00000000" w:rsidRPr="00000000">
                    <w:rPr>
                      <w:rtl w:val="0"/>
                    </w:rPr>
                    <w:t xml:space="preserve">Social Withdrawal: Isolating from friends or family out of fear or apathy about the future.</w:t>
                  </w:r>
                </w:p>
                <w:p w:rsidR="00000000" w:rsidDel="00000000" w:rsidP="00000000" w:rsidRDefault="00000000" w:rsidRPr="00000000" w14:paraId="0000068A">
                  <w:pPr>
                    <w:numPr>
                      <w:ilvl w:val="2"/>
                      <w:numId w:val="297"/>
                    </w:numPr>
                    <w:spacing w:after="0" w:afterAutospacing="0" w:before="0" w:beforeAutospacing="0" w:lineRule="auto"/>
                    <w:ind w:left="2160" w:hanging="360"/>
                  </w:pPr>
                  <w:r w:rsidDel="00000000" w:rsidR="00000000" w:rsidRPr="00000000">
                    <w:rPr>
                      <w:rtl w:val="0"/>
                    </w:rPr>
                    <w:t xml:space="preserve">Impairment in Daily Life: Not being able to complete routine tasks (e.g., difficulty performing well at school or work) due to persistent worries.</w:t>
                  </w:r>
                </w:p>
                <w:p w:rsidR="00000000" w:rsidDel="00000000" w:rsidP="00000000" w:rsidRDefault="00000000" w:rsidRPr="00000000" w14:paraId="0000068B">
                  <w:pPr>
                    <w:numPr>
                      <w:ilvl w:val="2"/>
                      <w:numId w:val="297"/>
                    </w:numPr>
                    <w:spacing w:after="0" w:afterAutospacing="0" w:before="0" w:beforeAutospacing="0" w:lineRule="auto"/>
                    <w:ind w:left="2160" w:hanging="360"/>
                  </w:pPr>
                  <w:r w:rsidDel="00000000" w:rsidR="00000000" w:rsidRPr="00000000">
                    <w:rPr>
                      <w:rtl w:val="0"/>
                    </w:rPr>
                    <w:t xml:space="preserve">Changes in Sleep or Appetite: Insomnia, trouble falling asleep, or significant changes in eating habits (either overeating or loss of appetite).</w:t>
                  </w:r>
                  <w:r w:rsidDel="00000000" w:rsidR="00000000" w:rsidRPr="00000000">
                    <w:rPr>
                      <w:rtl w:val="0"/>
                    </w:rPr>
                  </w:r>
                </w:p>
                <w:p w:rsidR="00000000" w:rsidDel="00000000" w:rsidP="00000000" w:rsidRDefault="00000000" w:rsidRPr="00000000" w14:paraId="0000068C">
                  <w:pPr>
                    <w:numPr>
                      <w:ilvl w:val="0"/>
                      <w:numId w:val="297"/>
                    </w:numPr>
                    <w:ind w:left="720" w:hanging="360"/>
                    <w:rPr>
                      <w:b w:val="1"/>
                      <w:bCs w:val="1"/>
                    </w:rPr>
                  </w:pPr>
                  <w:r w:rsidDel="00000000" w:rsidR="00000000" w:rsidRPr="00000000">
                    <w:rPr>
                      <w:b w:val="1"/>
                      <w:bCs w:val="1"/>
                      <w:rtl w:val="0"/>
                    </w:rPr>
                    <w:t xml:space="preserve">Physical Symptoms</w:t>
                  </w:r>
                </w:p>
                <w:p w:rsidR="00000000" w:rsidDel="00000000" w:rsidP="00000000" w:rsidRDefault="00000000" w:rsidRPr="00000000" w14:paraId="0000068D">
                  <w:pPr>
                    <w:numPr>
                      <w:ilvl w:val="1"/>
                      <w:numId w:val="297"/>
                    </w:numPr>
                    <w:spacing w:after="0" w:afterAutospacing="0"/>
                    <w:ind w:left="1440" w:hanging="360"/>
                  </w:pPr>
                  <w:r w:rsidDel="00000000" w:rsidR="00000000" w:rsidRPr="00000000">
                    <w:rPr>
                      <w:rtl w:val="0"/>
                    </w:rPr>
                    <w:t xml:space="preserve">Physical signs of climate anxiety may include:</w:t>
                  </w:r>
                </w:p>
                <w:p w:rsidR="00000000" w:rsidDel="00000000" w:rsidP="00000000" w:rsidRDefault="00000000" w:rsidRPr="00000000" w14:paraId="0000068E">
                  <w:pPr>
                    <w:numPr>
                      <w:ilvl w:val="2"/>
                      <w:numId w:val="297"/>
                    </w:numPr>
                    <w:spacing w:after="0" w:afterAutospacing="0" w:before="0" w:beforeAutospacing="0" w:lineRule="auto"/>
                    <w:ind w:left="2160" w:hanging="360"/>
                  </w:pPr>
                  <w:r w:rsidDel="00000000" w:rsidR="00000000" w:rsidRPr="00000000">
                    <w:rPr>
                      <w:rtl w:val="0"/>
                    </w:rPr>
                    <w:t xml:space="preserve">Fatigue: Feeling constantly tired due to mental overload or disrupted sleep.</w:t>
                  </w:r>
                </w:p>
                <w:p w:rsidR="00000000" w:rsidDel="00000000" w:rsidP="00000000" w:rsidRDefault="00000000" w:rsidRPr="00000000" w14:paraId="0000068F">
                  <w:pPr>
                    <w:numPr>
                      <w:ilvl w:val="2"/>
                      <w:numId w:val="297"/>
                    </w:numPr>
                    <w:spacing w:after="0" w:afterAutospacing="0" w:before="0" w:beforeAutospacing="0" w:lineRule="auto"/>
                    <w:ind w:left="2160" w:hanging="360"/>
                  </w:pPr>
                  <w:r w:rsidDel="00000000" w:rsidR="00000000" w:rsidRPr="00000000">
                    <w:rPr>
                      <w:rtl w:val="0"/>
                    </w:rPr>
                    <w:t xml:space="preserve">Headaches or Muscle Tension: Physical stress responses to ongoing anxiety.</w:t>
                  </w:r>
                </w:p>
                <w:p w:rsidR="00000000" w:rsidDel="00000000" w:rsidP="00000000" w:rsidRDefault="00000000" w:rsidRPr="00000000" w14:paraId="00000690">
                  <w:pPr>
                    <w:numPr>
                      <w:ilvl w:val="2"/>
                      <w:numId w:val="297"/>
                    </w:numPr>
                    <w:spacing w:after="240" w:before="0" w:beforeAutospacing="0" w:lineRule="auto"/>
                    <w:ind w:left="2160" w:hanging="360"/>
                  </w:pPr>
                  <w:r w:rsidDel="00000000" w:rsidR="00000000" w:rsidRPr="00000000">
                    <w:rPr>
                      <w:rtl w:val="0"/>
                    </w:rPr>
                    <w:t xml:space="preserve">Racing Heart or Shortness of Breath: Symptoms of panic or acute stress responses.</w:t>
                  </w:r>
                </w:p>
                <w:p w:rsidR="00000000" w:rsidDel="00000000" w:rsidP="00000000" w:rsidRDefault="00000000" w:rsidRPr="00000000" w14:paraId="00000691">
                  <w:pPr>
                    <w:spacing w:after="240" w:before="240" w:lineRule="auto"/>
                    <w:rPr>
                      <w:color w:val="ffffff"/>
                      <w:shd w:fill="920000" w:val="clear"/>
                    </w:rPr>
                  </w:pPr>
                  <w:r w:rsidDel="00000000" w:rsidR="00000000" w:rsidRPr="00000000">
                    <w:rPr>
                      <w:color w:val="ffffff"/>
                      <w:shd w:fill="920000" w:val="clear"/>
                      <w:rtl w:val="0"/>
                    </w:rPr>
                    <w:t xml:space="preserve">[END DROP DOWN]</w:t>
                  </w:r>
                </w:p>
                <w:p w:rsidR="00000000" w:rsidDel="00000000" w:rsidP="00000000" w:rsidRDefault="00000000" w:rsidRPr="00000000" w14:paraId="00000692">
                  <w:pPr>
                    <w:widowControl w:val="0"/>
                    <w:spacing w:line="240" w:lineRule="auto"/>
                    <w:rPr/>
                  </w:pPr>
                  <w:r w:rsidDel="00000000" w:rsidR="00000000" w:rsidRPr="00000000">
                    <w:rPr>
                      <w:rtl w:val="0"/>
                    </w:rPr>
                  </w:r>
                </w:p>
              </w:tc>
            </w:tr>
          </w:tbl>
          <w:p w:rsidR="00000000" w:rsidDel="00000000" w:rsidP="00000000" w:rsidRDefault="00000000" w:rsidRPr="00000000" w14:paraId="00000693">
            <w:pPr>
              <w:pStyle w:val="Heading2"/>
              <w:spacing w:after="240" w:before="240" w:lineRule="auto"/>
              <w:rPr/>
            </w:pPr>
            <w:bookmarkStart w:colFirst="0" w:colLast="0" w:name="_4h9nu297jxg8" w:id="134"/>
            <w:bookmarkEnd w:id="134"/>
            <w:r w:rsidDel="00000000" w:rsidR="00000000" w:rsidRPr="00000000">
              <w:rPr>
                <w:rtl w:val="0"/>
              </w:rPr>
              <w:t xml:space="preserve">Helping Others with Their Climate Anxiety</w:t>
            </w:r>
          </w:p>
          <w:p w:rsidR="00000000" w:rsidDel="00000000" w:rsidP="00000000" w:rsidRDefault="00000000" w:rsidRPr="00000000" w14:paraId="00000694">
            <w:pPr>
              <w:spacing w:after="240" w:before="240" w:lineRule="auto"/>
              <w:rPr/>
            </w:pPr>
            <w:r w:rsidDel="00000000" w:rsidR="00000000" w:rsidRPr="00000000">
              <w:rPr>
                <w:b w:val="1"/>
                <w:bCs w:val="1"/>
                <w:rtl w:val="0"/>
              </w:rPr>
              <w:t xml:space="preserve">Knowing When To Start A Conversation</w:t>
              <w:br w:type="textWrapping"/>
            </w:r>
            <w:r w:rsidDel="00000000" w:rsidR="00000000" w:rsidRPr="00000000">
              <w:rPr>
                <w:rtl w:val="0"/>
              </w:rPr>
              <w:t xml:space="preserve">You may notice a friend, family member, or colleague exhibiting some of the signs above. Sometimes the changes are subtle: they might stop engaging in conversations about climate topics they once cared about, or they might seem uncharacteristically sad or anxious. Here are some cues that indicate it might be time to start a conversation:</w:t>
            </w:r>
          </w:p>
          <w:p w:rsidR="00000000" w:rsidDel="00000000" w:rsidP="00000000" w:rsidRDefault="00000000" w:rsidRPr="00000000" w14:paraId="00000695">
            <w:pPr>
              <w:numPr>
                <w:ilvl w:val="0"/>
                <w:numId w:val="560"/>
              </w:numPr>
              <w:spacing w:after="0" w:afterAutospacing="0" w:before="240" w:lineRule="auto"/>
              <w:ind w:left="720" w:hanging="360"/>
            </w:pPr>
            <w:r w:rsidDel="00000000" w:rsidR="00000000" w:rsidRPr="00000000">
              <w:rPr>
                <w:rtl w:val="0"/>
              </w:rPr>
              <w:t xml:space="preserve">Sudden changes in routines or interests (e.g., someone who loved activism abruptly stops participating).</w:t>
              <w:br w:type="textWrapping"/>
            </w:r>
          </w:p>
          <w:p w:rsidR="00000000" w:rsidDel="00000000" w:rsidP="00000000" w:rsidRDefault="00000000" w:rsidRPr="00000000" w14:paraId="00000696">
            <w:pPr>
              <w:numPr>
                <w:ilvl w:val="0"/>
                <w:numId w:val="560"/>
              </w:numPr>
              <w:spacing w:after="0" w:afterAutospacing="0" w:before="0" w:beforeAutospacing="0" w:lineRule="auto"/>
              <w:ind w:left="720" w:hanging="360"/>
            </w:pPr>
            <w:r w:rsidDel="00000000" w:rsidR="00000000" w:rsidRPr="00000000">
              <w:rPr>
                <w:rtl w:val="0"/>
              </w:rPr>
              <w:t xml:space="preserve">Withdrawing from social events or conversations, especially around environmental issues.</w:t>
              <w:br w:type="textWrapping"/>
            </w:r>
          </w:p>
          <w:p w:rsidR="00000000" w:rsidDel="00000000" w:rsidP="00000000" w:rsidRDefault="00000000" w:rsidRPr="00000000" w14:paraId="00000697">
            <w:pPr>
              <w:numPr>
                <w:ilvl w:val="0"/>
                <w:numId w:val="560"/>
              </w:numPr>
              <w:spacing w:after="0" w:afterAutospacing="0" w:before="0" w:beforeAutospacing="0" w:lineRule="auto"/>
              <w:ind w:left="720" w:hanging="360"/>
            </w:pPr>
            <w:r w:rsidDel="00000000" w:rsidR="00000000" w:rsidRPr="00000000">
              <w:rPr>
                <w:rtl w:val="0"/>
              </w:rPr>
              <w:t xml:space="preserve">Making comments about how “nothing matters” or “it’s too late to fix anything.”</w:t>
              <w:br w:type="textWrapping"/>
            </w:r>
          </w:p>
          <w:p w:rsidR="00000000" w:rsidDel="00000000" w:rsidP="00000000" w:rsidRDefault="00000000" w:rsidRPr="00000000" w14:paraId="00000698">
            <w:pPr>
              <w:numPr>
                <w:ilvl w:val="0"/>
                <w:numId w:val="560"/>
              </w:numPr>
              <w:spacing w:after="240" w:before="0" w:beforeAutospacing="0" w:lineRule="auto"/>
              <w:ind w:left="720" w:hanging="360"/>
            </w:pPr>
            <w:r w:rsidDel="00000000" w:rsidR="00000000" w:rsidRPr="00000000">
              <w:rPr>
                <w:rtl w:val="0"/>
              </w:rPr>
              <w:t xml:space="preserve">More frequent irritability, sadness, or anxiousness over a sustained period (e.g., a couple of weeks or more)</w:t>
            </w:r>
          </w:p>
          <w:p w:rsidR="00000000" w:rsidDel="00000000" w:rsidP="00000000" w:rsidRDefault="00000000" w:rsidRPr="00000000" w14:paraId="00000699">
            <w:pPr>
              <w:pStyle w:val="Heading2"/>
              <w:spacing w:after="240" w:before="240" w:lineRule="auto"/>
              <w:rPr/>
            </w:pPr>
            <w:bookmarkStart w:colFirst="0" w:colLast="0" w:name="_crjplr5xxkc5" w:id="135"/>
            <w:bookmarkEnd w:id="135"/>
            <w:r w:rsidDel="00000000" w:rsidR="00000000" w:rsidRPr="00000000">
              <w:rPr>
                <w:rtl w:val="0"/>
              </w:rPr>
              <w:t xml:space="preserve">How To Start Conversations and Offering Support</w:t>
            </w:r>
          </w:p>
          <w:p w:rsidR="00000000" w:rsidDel="00000000" w:rsidP="00000000" w:rsidRDefault="00000000" w:rsidRPr="00000000" w14:paraId="0000069A">
            <w:pPr>
              <w:spacing w:after="240" w:before="240" w:lineRule="auto"/>
              <w:rPr>
                <w:b w:val="1"/>
                <w:bCs w:val="1"/>
              </w:rPr>
            </w:pPr>
            <w:r w:rsidDel="00000000" w:rsidR="00000000" w:rsidRPr="00000000">
              <w:rPr>
                <w:b w:val="1"/>
                <w:bCs w:val="1"/>
                <w:rtl w:val="0"/>
              </w:rPr>
              <w:t xml:space="preserve">Approach with Empathy</w:t>
            </w:r>
          </w:p>
          <w:p w:rsidR="00000000" w:rsidDel="00000000" w:rsidP="00000000" w:rsidRDefault="00000000" w:rsidRPr="00000000" w14:paraId="0000069B">
            <w:pPr>
              <w:numPr>
                <w:ilvl w:val="0"/>
                <w:numId w:val="366"/>
              </w:numPr>
              <w:spacing w:after="0" w:afterAutospacing="0" w:before="240" w:lineRule="auto"/>
              <w:ind w:left="720" w:hanging="360"/>
            </w:pPr>
            <w:r w:rsidDel="00000000" w:rsidR="00000000" w:rsidRPr="00000000">
              <w:rPr>
                <w:rtl w:val="0"/>
              </w:rPr>
              <w:t xml:space="preserve">Talk in a relaxed setting, free from distractions.</w:t>
              <w:br w:type="textWrapping"/>
            </w:r>
          </w:p>
          <w:p w:rsidR="00000000" w:rsidDel="00000000" w:rsidP="00000000" w:rsidRDefault="00000000" w:rsidRPr="00000000" w14:paraId="0000069C">
            <w:pPr>
              <w:numPr>
                <w:ilvl w:val="0"/>
                <w:numId w:val="366"/>
              </w:numPr>
              <w:spacing w:after="240" w:before="0" w:beforeAutospacing="0" w:lineRule="auto"/>
              <w:ind w:left="720" w:hanging="360"/>
            </w:pPr>
            <w:r w:rsidDel="00000000" w:rsidR="00000000" w:rsidRPr="00000000">
              <w:rPr>
                <w:rtl w:val="0"/>
              </w:rPr>
              <w:t xml:space="preserve">Use compassionate language by beginning with something like “I’ve noticed you seem worried lately. Would you like to talk about it?”</w:t>
            </w:r>
          </w:p>
          <w:p w:rsidR="00000000" w:rsidDel="00000000" w:rsidP="00000000" w:rsidRDefault="00000000" w:rsidRPr="00000000" w14:paraId="0000069D">
            <w:pPr>
              <w:spacing w:after="240" w:before="240" w:lineRule="auto"/>
              <w:rPr>
                <w:b w:val="1"/>
                <w:bCs w:val="1"/>
              </w:rPr>
            </w:pPr>
            <w:r w:rsidDel="00000000" w:rsidR="00000000" w:rsidRPr="00000000">
              <w:rPr>
                <w:b w:val="1"/>
                <w:bCs w:val="1"/>
                <w:rtl w:val="0"/>
              </w:rPr>
              <w:t xml:space="preserve">Practice Active Listening</w:t>
            </w:r>
          </w:p>
          <w:p w:rsidR="00000000" w:rsidDel="00000000" w:rsidP="00000000" w:rsidRDefault="00000000" w:rsidRPr="00000000" w14:paraId="0000069E">
            <w:pPr>
              <w:numPr>
                <w:ilvl w:val="0"/>
                <w:numId w:val="406"/>
              </w:numPr>
              <w:spacing w:after="0" w:afterAutospacing="0" w:before="240" w:lineRule="auto"/>
              <w:ind w:left="720" w:hanging="360"/>
            </w:pPr>
            <w:commentRangeStart w:id="153"/>
            <w:r w:rsidDel="00000000" w:rsidR="00000000" w:rsidRPr="00000000">
              <w:rPr>
                <w:rtl w:val="0"/>
              </w:rPr>
              <w:t xml:space="preserve">Listen without judgment by allowing the person to share their worries without immediately trying to offer solutions or minimize their concerns.</w:t>
            </w:r>
            <w:commentRangeEnd w:id="153"/>
            <w:r w:rsidDel="00000000" w:rsidR="00000000" w:rsidRPr="00000000">
              <w:commentReference w:id="153"/>
            </w:r>
            <w:r w:rsidDel="00000000" w:rsidR="00000000" w:rsidRPr="00000000">
              <w:rPr>
                <w:rtl w:val="0"/>
              </w:rPr>
              <w:br w:type="textWrapping"/>
            </w:r>
          </w:p>
          <w:p w:rsidR="00000000" w:rsidDel="00000000" w:rsidP="00000000" w:rsidRDefault="00000000" w:rsidRPr="00000000" w14:paraId="0000069F">
            <w:pPr>
              <w:numPr>
                <w:ilvl w:val="0"/>
                <w:numId w:val="406"/>
              </w:numPr>
              <w:spacing w:after="0" w:afterAutospacing="0" w:before="0" w:beforeAutospacing="0" w:lineRule="auto"/>
              <w:ind w:left="720" w:hanging="360"/>
            </w:pPr>
            <w:r w:rsidDel="00000000" w:rsidR="00000000" w:rsidRPr="00000000">
              <w:rPr>
                <w:rtl w:val="0"/>
              </w:rPr>
              <w:t xml:space="preserve">Reflect and validate emotions by paraphrasing what they say to show understanding. For instance: “It sounds like you’re feeling overwhelmed because you’re seeing so many climate disasters in the news.”</w:t>
              <w:br w:type="textWrapping"/>
            </w:r>
          </w:p>
          <w:p w:rsidR="00000000" w:rsidDel="00000000" w:rsidP="00000000" w:rsidRDefault="00000000" w:rsidRPr="00000000" w14:paraId="000006A0">
            <w:pPr>
              <w:numPr>
                <w:ilvl w:val="0"/>
                <w:numId w:val="406"/>
              </w:numPr>
              <w:spacing w:after="240" w:before="0" w:beforeAutospacing="0" w:lineRule="auto"/>
              <w:ind w:left="720" w:hanging="360"/>
            </w:pPr>
            <w:r w:rsidDel="00000000" w:rsidR="00000000" w:rsidRPr="00000000">
              <w:rPr>
                <w:rtl w:val="0"/>
              </w:rPr>
              <w:t xml:space="preserve">Ask open-ended questions that encourage them to express themselves freely, for instance: “How does that make you feel?” rather than “Are you okay?”</w:t>
            </w:r>
          </w:p>
          <w:p w:rsidR="00000000" w:rsidDel="00000000" w:rsidP="00000000" w:rsidRDefault="00000000" w:rsidRPr="00000000" w14:paraId="000006A1">
            <w:pPr>
              <w:spacing w:after="240" w:before="240" w:lineRule="auto"/>
              <w:rPr>
                <w:b w:val="1"/>
                <w:bCs w:val="1"/>
              </w:rPr>
            </w:pPr>
            <w:r w:rsidDel="00000000" w:rsidR="00000000" w:rsidRPr="00000000">
              <w:rPr>
                <w:b w:val="1"/>
                <w:bCs w:val="1"/>
                <w:rtl w:val="0"/>
              </w:rPr>
              <w:t xml:space="preserve">Offer Encouragement and Resources</w:t>
            </w:r>
          </w:p>
          <w:p w:rsidR="00000000" w:rsidDel="00000000" w:rsidP="00000000" w:rsidRDefault="00000000" w:rsidRPr="00000000" w14:paraId="000006A2">
            <w:pPr>
              <w:numPr>
                <w:ilvl w:val="0"/>
                <w:numId w:val="296"/>
              </w:numPr>
              <w:spacing w:after="0" w:afterAutospacing="0" w:before="240" w:lineRule="auto"/>
              <w:ind w:left="720" w:hanging="360"/>
            </w:pPr>
            <w:r w:rsidDel="00000000" w:rsidR="00000000" w:rsidRPr="00000000">
              <w:rPr>
                <w:rtl w:val="0"/>
              </w:rPr>
              <w:t xml:space="preserve">Remind them of the support available by emphasizing that they are not alone in their worries.</w:t>
              <w:br w:type="textWrapping"/>
            </w:r>
          </w:p>
          <w:p w:rsidR="00000000" w:rsidDel="00000000" w:rsidP="00000000" w:rsidRDefault="00000000" w:rsidRPr="00000000" w14:paraId="000006A3">
            <w:pPr>
              <w:numPr>
                <w:ilvl w:val="0"/>
                <w:numId w:val="296"/>
              </w:numPr>
              <w:spacing w:after="0" w:afterAutospacing="0" w:before="0" w:beforeAutospacing="0" w:lineRule="auto"/>
              <w:ind w:left="720" w:hanging="360"/>
            </w:pPr>
            <w:commentRangeStart w:id="154"/>
            <w:r w:rsidDel="00000000" w:rsidR="00000000" w:rsidRPr="00000000">
              <w:rPr>
                <w:rtl w:val="0"/>
              </w:rPr>
              <w:t xml:space="preserve">Suggest small steps they can take, such as </w:t>
            </w:r>
            <w:commentRangeStart w:id="155"/>
            <w:r w:rsidDel="00000000" w:rsidR="00000000" w:rsidRPr="00000000">
              <w:rPr>
                <w:rtl w:val="0"/>
              </w:rPr>
              <w:t xml:space="preserve">recycling </w:t>
            </w:r>
            <w:commentRangeEnd w:id="155"/>
            <w:r w:rsidDel="00000000" w:rsidR="00000000" w:rsidRPr="00000000">
              <w:commentReference w:id="155"/>
            </w:r>
            <w:r w:rsidDel="00000000" w:rsidR="00000000" w:rsidRPr="00000000">
              <w:rPr>
                <w:rtl w:val="0"/>
              </w:rPr>
              <w:t xml:space="preserve">or joining a local climate group, to foster a sense of agency and control.</w:t>
            </w:r>
            <w:commentRangeEnd w:id="154"/>
            <w:r w:rsidDel="00000000" w:rsidR="00000000" w:rsidRPr="00000000">
              <w:commentReference w:id="154"/>
            </w:r>
            <w:r w:rsidDel="00000000" w:rsidR="00000000" w:rsidRPr="00000000">
              <w:rPr>
                <w:rtl w:val="0"/>
              </w:rPr>
              <w:br w:type="textWrapping"/>
            </w:r>
          </w:p>
          <w:p w:rsidR="00000000" w:rsidDel="00000000" w:rsidP="00000000" w:rsidRDefault="00000000" w:rsidRPr="00000000" w14:paraId="000006A4">
            <w:pPr>
              <w:numPr>
                <w:ilvl w:val="0"/>
                <w:numId w:val="296"/>
              </w:numPr>
              <w:spacing w:after="240" w:before="0" w:beforeAutospacing="0" w:lineRule="auto"/>
              <w:ind w:left="720" w:hanging="360"/>
            </w:pPr>
            <w:r w:rsidDel="00000000" w:rsidR="00000000" w:rsidRPr="00000000">
              <w:rPr>
                <w:rtl w:val="0"/>
              </w:rPr>
              <w:t xml:space="preserve">Encourage seeking professional support if anxiety is severe. Therapists, counselors, or specialized helplines can offer coping strategies and emotional support.</w:t>
            </w:r>
          </w:p>
          <w:p w:rsidR="00000000" w:rsidDel="00000000" w:rsidP="00000000" w:rsidRDefault="00000000" w:rsidRPr="00000000" w14:paraId="000006A5">
            <w:pPr>
              <w:pStyle w:val="Heading2"/>
              <w:spacing w:after="240" w:before="240" w:lineRule="auto"/>
              <w:rPr/>
            </w:pPr>
            <w:bookmarkStart w:colFirst="0" w:colLast="0" w:name="_jsxw8eq5hiwh" w:id="136"/>
            <w:bookmarkEnd w:id="136"/>
            <w:r w:rsidDel="00000000" w:rsidR="00000000" w:rsidRPr="00000000">
              <w:rPr>
                <w:rtl w:val="0"/>
              </w:rPr>
              <w:t xml:space="preserve">Helping Yourself with Your Own Climate Anxiety</w:t>
            </w:r>
          </w:p>
          <w:p w:rsidR="00000000" w:rsidDel="00000000" w:rsidP="00000000" w:rsidRDefault="00000000" w:rsidRPr="00000000" w14:paraId="000006A6">
            <w:pPr>
              <w:numPr>
                <w:ilvl w:val="0"/>
                <w:numId w:val="480"/>
              </w:numPr>
              <w:spacing w:after="0" w:afterAutospacing="0" w:before="240" w:lineRule="auto"/>
              <w:ind w:left="720" w:hanging="360"/>
            </w:pPr>
            <w:r w:rsidDel="00000000" w:rsidR="00000000" w:rsidRPr="00000000">
              <w:rPr>
                <w:b w:val="1"/>
                <w:bCs w:val="1"/>
                <w:rtl w:val="0"/>
              </w:rPr>
              <w:t xml:space="preserve">Set Boundaries with News</w:t>
            </w:r>
            <w:r w:rsidDel="00000000" w:rsidR="00000000" w:rsidRPr="00000000">
              <w:rPr>
                <w:rtl w:val="0"/>
              </w:rPr>
              <w:t xml:space="preserve">: Limit the amount of time you spend reading or watching news about climate change. Designate a specific time of day or a certain number of articles to read.</w:t>
              <w:br w:type="textWrapping"/>
            </w:r>
          </w:p>
          <w:p w:rsidR="00000000" w:rsidDel="00000000" w:rsidP="00000000" w:rsidRDefault="00000000" w:rsidRPr="00000000" w14:paraId="000006A7">
            <w:pPr>
              <w:numPr>
                <w:ilvl w:val="0"/>
                <w:numId w:val="480"/>
              </w:numPr>
              <w:spacing w:after="0" w:afterAutospacing="0" w:before="0" w:beforeAutospacing="0" w:lineRule="auto"/>
              <w:ind w:left="720" w:hanging="360"/>
            </w:pPr>
            <w:r w:rsidDel="00000000" w:rsidR="00000000" w:rsidRPr="00000000">
              <w:rPr>
                <w:b w:val="1"/>
                <w:bCs w:val="1"/>
                <w:rtl w:val="0"/>
              </w:rPr>
              <w:t xml:space="preserve">Engage in Mindfulness</w:t>
            </w:r>
            <w:r w:rsidDel="00000000" w:rsidR="00000000" w:rsidRPr="00000000">
              <w:rPr>
                <w:rtl w:val="0"/>
              </w:rPr>
              <w:t xml:space="preserve">: Meditation, deep breathing exercises, and grounding techniques can help regulate anxious thoughts and physiologic stress responses.</w:t>
              <w:br w:type="textWrapping"/>
            </w:r>
          </w:p>
          <w:p w:rsidR="00000000" w:rsidDel="00000000" w:rsidP="00000000" w:rsidRDefault="00000000" w:rsidRPr="00000000" w14:paraId="000006A8">
            <w:pPr>
              <w:numPr>
                <w:ilvl w:val="0"/>
                <w:numId w:val="480"/>
              </w:numPr>
              <w:spacing w:after="0" w:afterAutospacing="0" w:before="0" w:beforeAutospacing="0" w:lineRule="auto"/>
              <w:ind w:left="720" w:hanging="360"/>
            </w:pPr>
            <w:r w:rsidDel="00000000" w:rsidR="00000000" w:rsidRPr="00000000">
              <w:rPr>
                <w:b w:val="1"/>
                <w:bCs w:val="1"/>
                <w:rtl w:val="0"/>
              </w:rPr>
              <w:t xml:space="preserve">Connect with Others</w:t>
            </w:r>
            <w:r w:rsidDel="00000000" w:rsidR="00000000" w:rsidRPr="00000000">
              <w:rPr>
                <w:rtl w:val="0"/>
              </w:rPr>
              <w:t xml:space="preserve">: Joining community groups or online forums focused on eco-friendly initiatives can help you find like-minded individuals, share concerns, and gain a sense of collective empowerment.</w:t>
              <w:br w:type="textWrapping"/>
            </w:r>
          </w:p>
          <w:p w:rsidR="00000000" w:rsidDel="00000000" w:rsidP="00000000" w:rsidRDefault="00000000" w:rsidRPr="00000000" w14:paraId="000006A9">
            <w:pPr>
              <w:numPr>
                <w:ilvl w:val="0"/>
                <w:numId w:val="480"/>
              </w:numPr>
              <w:spacing w:after="0" w:afterAutospacing="0" w:before="0" w:beforeAutospacing="0" w:lineRule="auto"/>
              <w:ind w:left="720" w:hanging="360"/>
            </w:pPr>
            <w:r w:rsidDel="00000000" w:rsidR="00000000" w:rsidRPr="00000000">
              <w:rPr>
                <w:b w:val="1"/>
                <w:bCs w:val="1"/>
                <w:rtl w:val="0"/>
              </w:rPr>
              <w:t xml:space="preserve">Focus on What You Can Control</w:t>
            </w:r>
            <w:r w:rsidDel="00000000" w:rsidR="00000000" w:rsidRPr="00000000">
              <w:rPr>
                <w:rtl w:val="0"/>
              </w:rPr>
              <w:t xml:space="preserve">: Identifying small, meaningful actions—such as reducing waste, supporting conservation groups, or advocating for policy changes—can counteract feelings of helplessness.</w:t>
              <w:br w:type="textWrapping"/>
            </w:r>
          </w:p>
          <w:p w:rsidR="00000000" w:rsidDel="00000000" w:rsidP="00000000" w:rsidRDefault="00000000" w:rsidRPr="00000000" w14:paraId="000006AA">
            <w:pPr>
              <w:numPr>
                <w:ilvl w:val="0"/>
                <w:numId w:val="480"/>
              </w:numPr>
              <w:spacing w:after="240" w:before="0" w:beforeAutospacing="0" w:lineRule="auto"/>
              <w:ind w:left="720" w:hanging="360"/>
            </w:pPr>
            <w:r w:rsidDel="00000000" w:rsidR="00000000" w:rsidRPr="00000000">
              <w:rPr>
                <w:b w:val="1"/>
                <w:bCs w:val="1"/>
                <w:rtl w:val="0"/>
              </w:rPr>
              <w:t xml:space="preserve">Seek Professional Support</w:t>
            </w:r>
            <w:r w:rsidDel="00000000" w:rsidR="00000000" w:rsidRPr="00000000">
              <w:rPr>
                <w:rtl w:val="0"/>
              </w:rPr>
              <w:t xml:space="preserve">: If climate anxiety is impairing your ability to function at work, school, or home, consider consulting a mental health professional trained in anxiety disorders. Some professionals specialize in eco-anxiety and can provide tailored guidance.</w:t>
            </w:r>
            <w:r w:rsidDel="00000000" w:rsidR="00000000" w:rsidRPr="00000000">
              <w:rPr>
                <w:rtl w:val="0"/>
              </w:rPr>
            </w:r>
          </w:p>
          <w:tbl>
            <w:tblPr>
              <w:tblStyle w:val="Table52"/>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06AB">
                  <w:pPr>
                    <w:spacing w:after="240" w:before="240" w:lineRule="auto"/>
                    <w:rPr>
                      <w:b w:val="1"/>
                      <w:bCs w:val="1"/>
                    </w:rPr>
                  </w:pPr>
                  <w:commentRangeStart w:id="156"/>
                  <w:commentRangeStart w:id="157"/>
                  <w:r w:rsidDel="00000000" w:rsidR="00000000" w:rsidRPr="00000000">
                    <w:rPr>
                      <w:b w:val="1"/>
                      <w:bCs w:val="1"/>
                      <w:rtl w:val="0"/>
                    </w:rPr>
                    <w:t xml:space="preserve">Explore</w:t>
                  </w:r>
                </w:p>
                <w:p w:rsidR="00000000" w:rsidDel="00000000" w:rsidP="00000000" w:rsidRDefault="00000000" w:rsidRPr="00000000" w14:paraId="000006AC">
                  <w:pPr>
                    <w:spacing w:after="240" w:before="240" w:lineRule="auto"/>
                    <w:rPr/>
                  </w:pPr>
                  <w:r w:rsidDel="00000000" w:rsidR="00000000" w:rsidRPr="00000000">
                    <w:rPr>
                      <w:rtl w:val="0"/>
                    </w:rPr>
                    <w:t xml:space="preserve">Here are a few supportive resources relating to climate anxiety for you to check out : </w:t>
                  </w:r>
                </w:p>
                <w:p w:rsidR="00000000" w:rsidDel="00000000" w:rsidP="00000000" w:rsidRDefault="00000000" w:rsidRPr="00000000" w14:paraId="000006AD">
                  <w:pPr>
                    <w:spacing w:after="240" w:before="240" w:lineRule="auto"/>
                    <w:rPr>
                      <w:b w:val="1"/>
                      <w:bCs w:val="1"/>
                    </w:rPr>
                  </w:pPr>
                  <w:hyperlink r:id="rId143">
                    <w:r w:rsidDel="00000000" w:rsidR="00000000" w:rsidRPr="00000000">
                      <w:rPr>
                        <w:color w:val="1155cc"/>
                        <w:u w:val="single"/>
                        <w:rtl w:val="0"/>
                      </w:rPr>
                      <w:t xml:space="preserve">Click here</w:t>
                    </w:r>
                  </w:hyperlink>
                  <w:r w:rsidDel="00000000" w:rsidR="00000000" w:rsidRPr="00000000">
                    <w:rPr>
                      <w:rtl w:val="0"/>
                    </w:rPr>
                    <w:t xml:space="preserve"> to see </w:t>
                  </w:r>
                  <w:r w:rsidDel="00000000" w:rsidR="00000000" w:rsidRPr="00000000">
                    <w:rPr>
                      <w:b w:val="1"/>
                      <w:bCs w:val="1"/>
                      <w:rtl w:val="0"/>
                    </w:rPr>
                    <w:t xml:space="preserve">Climate Anxiety Toolbox: a resource guide for young people facing climate anxiety and grief </w:t>
                  </w:r>
                  <w:r w:rsidDel="00000000" w:rsidR="00000000" w:rsidRPr="00000000">
                    <w:rPr>
                      <w:rtl w:val="0"/>
                    </w:rPr>
                    <w:t xml:space="preserve">by </w:t>
                  </w:r>
                  <w:r w:rsidDel="00000000" w:rsidR="00000000" w:rsidRPr="00000000">
                    <w:rPr>
                      <w:rtl w:val="0"/>
                    </w:rPr>
                    <w:t xml:space="preserve">WeAdapt</w:t>
                  </w:r>
                  <w:r w:rsidDel="00000000" w:rsidR="00000000" w:rsidRPr="00000000">
                    <w:rPr>
                      <w:rtl w:val="0"/>
                    </w:rPr>
                    <w:t xml:space="preserve">.</w:t>
                  </w:r>
                  <w:commentRangeEnd w:id="156"/>
                  <w:r w:rsidDel="00000000" w:rsidR="00000000" w:rsidRPr="00000000">
                    <w:commentReference w:id="156"/>
                  </w:r>
                  <w:commentRangeEnd w:id="157"/>
                  <w:r w:rsidDel="00000000" w:rsidR="00000000" w:rsidRPr="00000000">
                    <w:commentReference w:id="157"/>
                  </w:r>
                  <w:r w:rsidDel="00000000" w:rsidR="00000000" w:rsidRPr="00000000">
                    <w:rPr>
                      <w:rtl w:val="0"/>
                    </w:rPr>
                  </w:r>
                </w:p>
              </w:tc>
            </w:tr>
          </w:tbl>
          <w:p w:rsidR="00000000" w:rsidDel="00000000" w:rsidP="00000000" w:rsidRDefault="00000000" w:rsidRPr="00000000" w14:paraId="000006AE">
            <w:pPr>
              <w:spacing w:after="240" w:before="240" w:lineRule="auto"/>
              <w:rPr/>
            </w:pPr>
            <w:r w:rsidDel="00000000" w:rsidR="00000000" w:rsidRPr="00000000">
              <w:rPr>
                <w:rtl w:val="0"/>
              </w:rPr>
            </w:r>
          </w:p>
          <w:tbl>
            <w:tblPr>
              <w:tblStyle w:val="Table53"/>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06AF">
                  <w:pPr>
                    <w:pStyle w:val="Heading2"/>
                    <w:spacing w:after="240" w:before="240" w:lineRule="auto"/>
                    <w:rPr/>
                  </w:pPr>
                  <w:bookmarkStart w:colFirst="0" w:colLast="0" w:name="_7idnn3vt2ptb" w:id="137"/>
                  <w:bookmarkEnd w:id="137"/>
                  <w:r w:rsidDel="00000000" w:rsidR="00000000" w:rsidRPr="00000000">
                    <w:rPr>
                      <w:rtl w:val="0"/>
                    </w:rPr>
                    <w:t xml:space="preserve">Relevant Theories For Understanding Climate Anxiety</w:t>
                  </w:r>
                </w:p>
                <w:p w:rsidR="00000000" w:rsidDel="00000000" w:rsidP="00000000" w:rsidRDefault="00000000" w:rsidRPr="00000000" w14:paraId="000006B0">
                  <w:pPr>
                    <w:spacing w:after="240" w:before="240" w:lineRule="auto"/>
                    <w:rPr/>
                  </w:pPr>
                  <w:r w:rsidDel="00000000" w:rsidR="00000000" w:rsidRPr="00000000">
                    <w:rPr>
                      <w:rtl w:val="0"/>
                    </w:rPr>
                    <w:t xml:space="preserve">Climate worry and anxiety arise from a complex interplay of personal interpretation, emotional regulation, cultural context, and existential meaning. By examining the frameworks below</w:t>
                  </w:r>
                  <w:del w:author="Ashley Stoltz" w:id="246" w:date="2025-12-15T04:55:30Z">
                    <w:r w:rsidDel="00000000" w:rsidR="00000000" w:rsidRPr="00000000">
                      <w:rPr>
                        <w:rtl w:val="0"/>
                      </w:rPr>
                      <w:delText xml:space="preserve"> </w:delText>
                    </w:r>
                  </w:del>
                  <w:r w:rsidDel="00000000" w:rsidR="00000000" w:rsidRPr="00000000">
                    <w:rPr>
                      <w:rtl w:val="0"/>
                    </w:rPr>
                    <w:t xml:space="preserve">—</w:t>
                  </w:r>
                  <w:del w:author="Ashley Stoltz" w:id="247" w:date="2025-12-15T04:55:34Z">
                    <w:r w:rsidDel="00000000" w:rsidR="00000000" w:rsidRPr="00000000">
                      <w:rPr>
                        <w:rtl w:val="0"/>
                      </w:rPr>
                      <w:delText xml:space="preserve"> </w:delText>
                    </w:r>
                  </w:del>
                  <w:r w:rsidDel="00000000" w:rsidR="00000000" w:rsidRPr="00000000">
                    <w:rPr>
                      <w:rtl w:val="0"/>
                    </w:rPr>
                    <w:t xml:space="preserve">some of which you are already now familiar with</w:t>
                  </w:r>
                  <w:del w:author="Ashley Stoltz" w:id="248" w:date="2025-12-15T04:55:35Z">
                    <w:r w:rsidDel="00000000" w:rsidR="00000000" w:rsidRPr="00000000">
                      <w:rPr>
                        <w:rtl w:val="0"/>
                      </w:rPr>
                      <w:delText xml:space="preserve"> </w:delText>
                    </w:r>
                  </w:del>
                  <w:r w:rsidDel="00000000" w:rsidR="00000000" w:rsidRPr="00000000">
                    <w:rPr>
                      <w:rtl w:val="0"/>
                    </w:rPr>
                    <w:t xml:space="preserve">—</w:t>
                  </w:r>
                  <w:del w:author="Ashley Stoltz" w:id="249" w:date="2025-12-15T04:55:36Z">
                    <w:r w:rsidDel="00000000" w:rsidR="00000000" w:rsidRPr="00000000">
                      <w:rPr>
                        <w:rtl w:val="0"/>
                      </w:rPr>
                      <w:delText xml:space="preserve"> </w:delText>
                    </w:r>
                  </w:del>
                  <w:r w:rsidDel="00000000" w:rsidR="00000000" w:rsidRPr="00000000">
                    <w:rPr>
                      <w:rtl w:val="0"/>
                    </w:rPr>
                    <w:t xml:space="preserve">we gain multiple lenses through which to view the roots and manifestations of these emotions. While each theory emphasizes different aspects—such as individual appraisal, social influences, or the search for meaning—all contribute to a holistic understanding of why people respond to environmental threats in unique ways. Taken together, these perspectives inform more targeted interventions at both individual and community levels.</w:t>
                  </w:r>
                </w:p>
                <w:p w:rsidR="00000000" w:rsidDel="00000000" w:rsidP="00000000" w:rsidRDefault="00000000" w:rsidRPr="00000000" w14:paraId="000006B1">
                  <w:pPr>
                    <w:spacing w:after="240" w:before="240" w:lineRule="auto"/>
                    <w:rPr>
                      <w:color w:val="ffffff"/>
                      <w:shd w:fill="920000" w:val="clear"/>
                    </w:rPr>
                  </w:pPr>
                  <w:r w:rsidDel="00000000" w:rsidR="00000000" w:rsidRPr="00000000">
                    <w:rPr>
                      <w:color w:val="ffffff"/>
                      <w:shd w:fill="920000" w:val="clear"/>
                      <w:rtl w:val="0"/>
                    </w:rPr>
                    <w:t xml:space="preserve">[FLIP CARDS]</w:t>
                  </w:r>
                </w:p>
                <w:p w:rsidR="00000000" w:rsidDel="00000000" w:rsidP="00000000" w:rsidRDefault="00000000" w:rsidRPr="00000000" w14:paraId="000006B2">
                  <w:pPr>
                    <w:numPr>
                      <w:ilvl w:val="0"/>
                      <w:numId w:val="315"/>
                    </w:numPr>
                    <w:spacing w:after="0" w:afterAutospacing="0" w:before="240" w:lineRule="auto"/>
                    <w:ind w:left="720" w:hanging="360"/>
                    <w:rPr>
                      <w:b w:val="1"/>
                      <w:bCs w:val="1"/>
                    </w:rPr>
                  </w:pPr>
                  <w:r w:rsidDel="00000000" w:rsidR="00000000" w:rsidRPr="00000000">
                    <w:rPr>
                      <w:b w:val="1"/>
                      <w:bCs w:val="1"/>
                      <w:rtl w:val="0"/>
                    </w:rPr>
                    <w:t xml:space="preserve">Cognitive Appraisal Theory (Richard Lazarus)</w:t>
                  </w:r>
                </w:p>
                <w:p w:rsidR="00000000" w:rsidDel="00000000" w:rsidP="00000000" w:rsidRDefault="00000000" w:rsidRPr="00000000" w14:paraId="000006B3">
                  <w:pPr>
                    <w:numPr>
                      <w:ilvl w:val="1"/>
                      <w:numId w:val="315"/>
                    </w:numPr>
                    <w:spacing w:after="0" w:afterAutospacing="0" w:before="0" w:beforeAutospacing="0" w:lineRule="auto"/>
                    <w:ind w:left="1440" w:hanging="360"/>
                  </w:pPr>
                  <w:r w:rsidDel="00000000" w:rsidR="00000000" w:rsidRPr="00000000">
                    <w:rPr>
                      <w:rtl w:val="0"/>
                    </w:rPr>
                    <w:t xml:space="preserve">Core Idea: How we evaluate or interpret a threat significantly shapes our emotional response.</w:t>
                  </w:r>
                </w:p>
                <w:p w:rsidR="00000000" w:rsidDel="00000000" w:rsidP="00000000" w:rsidRDefault="00000000" w:rsidRPr="00000000" w14:paraId="000006B4">
                  <w:pPr>
                    <w:numPr>
                      <w:ilvl w:val="1"/>
                      <w:numId w:val="315"/>
                    </w:numPr>
                    <w:spacing w:after="0" w:afterAutospacing="0" w:before="0" w:beforeAutospacing="0" w:lineRule="auto"/>
                    <w:ind w:left="1440" w:hanging="360"/>
                  </w:pPr>
                  <w:r w:rsidDel="00000000" w:rsidR="00000000" w:rsidRPr="00000000">
                    <w:rPr>
                      <w:rtl w:val="0"/>
                    </w:rPr>
                    <w:t xml:space="preserve">Climate </w:t>
                  </w:r>
                  <w:commentRangeStart w:id="158"/>
                  <w:r w:rsidDel="00000000" w:rsidR="00000000" w:rsidRPr="00000000">
                    <w:rPr>
                      <w:rtl w:val="0"/>
                    </w:rPr>
                    <w:t xml:space="preserve">Connection</w:t>
                  </w:r>
                  <w:commentRangeEnd w:id="158"/>
                  <w:r w:rsidDel="00000000" w:rsidR="00000000" w:rsidRPr="00000000">
                    <w:commentReference w:id="158"/>
                  </w:r>
                  <w:r w:rsidDel="00000000" w:rsidR="00000000" w:rsidRPr="00000000">
                    <w:rPr>
                      <w:rtl w:val="0"/>
                    </w:rPr>
                    <w:t xml:space="preserve">: Believing climate change is solvable may lead to concern that motivates action, while seeing it as overwhelming can lead to chronic anxiety.</w:t>
                  </w:r>
                </w:p>
                <w:p w:rsidR="00000000" w:rsidDel="00000000" w:rsidP="00000000" w:rsidRDefault="00000000" w:rsidRPr="00000000" w14:paraId="000006B5">
                  <w:pPr>
                    <w:numPr>
                      <w:ilvl w:val="1"/>
                      <w:numId w:val="315"/>
                    </w:numPr>
                    <w:spacing w:after="0" w:afterAutospacing="0" w:before="0" w:beforeAutospacing="0" w:lineRule="auto"/>
                    <w:ind w:left="1440" w:hanging="360"/>
                  </w:pPr>
                  <w:r w:rsidDel="00000000" w:rsidR="00000000" w:rsidRPr="00000000">
                    <w:rPr>
                      <w:rtl w:val="0"/>
                    </w:rPr>
                    <w:t xml:space="preserve">Relation to Others: Underpins using emotion regulation strategies (e.g., reappraisal) to shift from paralysis to empowerment.</w:t>
                  </w:r>
                </w:p>
                <w:p w:rsidR="00000000" w:rsidDel="00000000" w:rsidP="00000000" w:rsidRDefault="00000000" w:rsidRPr="00000000" w14:paraId="000006B6">
                  <w:pPr>
                    <w:numPr>
                      <w:ilvl w:val="0"/>
                      <w:numId w:val="302"/>
                    </w:numPr>
                    <w:spacing w:after="0" w:afterAutospacing="0" w:before="0" w:beforeAutospacing="0" w:lineRule="auto"/>
                    <w:ind w:left="720" w:hanging="360"/>
                    <w:rPr>
                      <w:b w:val="1"/>
                      <w:bCs w:val="1"/>
                    </w:rPr>
                  </w:pPr>
                  <w:r w:rsidDel="00000000" w:rsidR="00000000" w:rsidRPr="00000000">
                    <w:rPr>
                      <w:b w:val="1"/>
                      <w:bCs w:val="1"/>
                      <w:rtl w:val="0"/>
                    </w:rPr>
                    <w:t xml:space="preserve">Emotion Regulation (James Gross)</w:t>
                  </w:r>
                  <w:r w:rsidDel="00000000" w:rsidR="00000000" w:rsidRPr="00000000">
                    <w:rPr>
                      <w:rtl w:val="0"/>
                    </w:rPr>
                  </w:r>
                </w:p>
                <w:p w:rsidR="00000000" w:rsidDel="00000000" w:rsidP="00000000" w:rsidRDefault="00000000" w:rsidRPr="00000000" w14:paraId="000006B7">
                  <w:pPr>
                    <w:numPr>
                      <w:ilvl w:val="1"/>
                      <w:numId w:val="302"/>
                    </w:numPr>
                    <w:spacing w:after="0" w:afterAutospacing="0" w:before="0" w:beforeAutospacing="0" w:lineRule="auto"/>
                    <w:ind w:left="1440" w:hanging="360"/>
                  </w:pPr>
                  <w:r w:rsidDel="00000000" w:rsidR="00000000" w:rsidRPr="00000000">
                    <w:rPr>
                      <w:rtl w:val="0"/>
                    </w:rPr>
                    <w:t xml:space="preserve">Core Idea: Focuses on strategies—conscious or unconscious—to manage intense emotions (reappraisal, redirecting attention, relaxation methods).</w:t>
                  </w:r>
                </w:p>
                <w:p w:rsidR="00000000" w:rsidDel="00000000" w:rsidP="00000000" w:rsidRDefault="00000000" w:rsidRPr="00000000" w14:paraId="000006B8">
                  <w:pPr>
                    <w:numPr>
                      <w:ilvl w:val="1"/>
                      <w:numId w:val="302"/>
                    </w:numPr>
                    <w:spacing w:after="0" w:afterAutospacing="0" w:before="0" w:beforeAutospacing="0" w:lineRule="auto"/>
                    <w:ind w:left="1440" w:hanging="360"/>
                  </w:pPr>
                  <w:r w:rsidDel="00000000" w:rsidR="00000000" w:rsidRPr="00000000">
                    <w:rPr>
                      <w:rtl w:val="0"/>
                    </w:rPr>
                    <w:t xml:space="preserve">Climate Connection: Helps prevent worry from escalating into debilitating anxiety through mindfulness and coping tactics.</w:t>
                  </w:r>
                </w:p>
                <w:p w:rsidR="00000000" w:rsidDel="00000000" w:rsidP="00000000" w:rsidRDefault="00000000" w:rsidRPr="00000000" w14:paraId="000006B9">
                  <w:pPr>
                    <w:numPr>
                      <w:ilvl w:val="1"/>
                      <w:numId w:val="302"/>
                    </w:numPr>
                    <w:spacing w:after="0" w:afterAutospacing="0" w:before="0" w:beforeAutospacing="0" w:lineRule="auto"/>
                    <w:ind w:left="1440" w:hanging="360"/>
                  </w:pPr>
                  <w:r w:rsidDel="00000000" w:rsidR="00000000" w:rsidRPr="00000000">
                    <w:rPr>
                      <w:rtl w:val="0"/>
                    </w:rPr>
                    <w:t xml:space="preserve">Relation to Others: Builds on appraisal theory by offering concrete tactics and complements existential views by managing deeper fears about the future.</w:t>
                  </w:r>
                </w:p>
                <w:p w:rsidR="00000000" w:rsidDel="00000000" w:rsidP="00000000" w:rsidRDefault="00000000" w:rsidRPr="00000000" w14:paraId="000006BA">
                  <w:pPr>
                    <w:numPr>
                      <w:ilvl w:val="0"/>
                      <w:numId w:val="113"/>
                    </w:numPr>
                    <w:spacing w:after="0" w:afterAutospacing="0" w:before="0" w:beforeAutospacing="0" w:lineRule="auto"/>
                    <w:ind w:left="720" w:hanging="360"/>
                    <w:rPr>
                      <w:b w:val="1"/>
                      <w:bCs w:val="1"/>
                    </w:rPr>
                  </w:pPr>
                  <w:r w:rsidDel="00000000" w:rsidR="00000000" w:rsidRPr="00000000">
                    <w:rPr>
                      <w:b w:val="1"/>
                      <w:bCs w:val="1"/>
                      <w:rtl w:val="0"/>
                    </w:rPr>
                    <w:t xml:space="preserve">Existential Psychology (Frankl, May)</w:t>
                  </w:r>
                </w:p>
                <w:p w:rsidR="00000000" w:rsidDel="00000000" w:rsidP="00000000" w:rsidRDefault="00000000" w:rsidRPr="00000000" w14:paraId="000006BB">
                  <w:pPr>
                    <w:numPr>
                      <w:ilvl w:val="1"/>
                      <w:numId w:val="113"/>
                    </w:numPr>
                    <w:spacing w:after="0" w:afterAutospacing="0" w:before="0" w:beforeAutospacing="0" w:lineRule="auto"/>
                    <w:ind w:left="1440" w:hanging="360"/>
                  </w:pPr>
                  <w:r w:rsidDel="00000000" w:rsidR="00000000" w:rsidRPr="00000000">
                    <w:rPr>
                      <w:rtl w:val="0"/>
                    </w:rPr>
                    <w:t xml:space="preserve">Core Idea: Explores how we grapple with meaning, mortality, and purpose—issues that amplify responses to large-scale threats.</w:t>
                  </w:r>
                </w:p>
                <w:p w:rsidR="00000000" w:rsidDel="00000000" w:rsidP="00000000" w:rsidRDefault="00000000" w:rsidRPr="00000000" w14:paraId="000006BC">
                  <w:pPr>
                    <w:numPr>
                      <w:ilvl w:val="1"/>
                      <w:numId w:val="113"/>
                    </w:numPr>
                    <w:spacing w:after="0" w:afterAutospacing="0" w:before="0" w:beforeAutospacing="0" w:lineRule="auto"/>
                    <w:ind w:left="1440" w:hanging="360"/>
                  </w:pPr>
                  <w:r w:rsidDel="00000000" w:rsidR="00000000" w:rsidRPr="00000000">
                    <w:rPr>
                      <w:rtl w:val="0"/>
                    </w:rPr>
                    <w:t xml:space="preserve">Climate Connection: Climate anxiety often reflects fears about humanity’s survival and one’s personal legacy. Finding purpose (e.g., activism) can counter despair.</w:t>
                  </w:r>
                </w:p>
                <w:p w:rsidR="00000000" w:rsidDel="00000000" w:rsidP="00000000" w:rsidRDefault="00000000" w:rsidRPr="00000000" w14:paraId="000006BD">
                  <w:pPr>
                    <w:numPr>
                      <w:ilvl w:val="1"/>
                      <w:numId w:val="113"/>
                    </w:numPr>
                    <w:spacing w:after="0" w:afterAutospacing="0" w:before="0" w:beforeAutospacing="0" w:lineRule="auto"/>
                    <w:ind w:left="1440" w:hanging="360"/>
                  </w:pPr>
                  <w:r w:rsidDel="00000000" w:rsidR="00000000" w:rsidRPr="00000000">
                    <w:rPr>
                      <w:rtl w:val="0"/>
                    </w:rPr>
                    <w:t xml:space="preserve">Relation to Others: Goes deeper than cognitive or regulatory approaches, focusing on why threats resonate so profoundly and intersecting with social amplification theories.</w:t>
                  </w:r>
                  <w:r w:rsidDel="00000000" w:rsidR="00000000" w:rsidRPr="00000000">
                    <w:rPr>
                      <w:rtl w:val="0"/>
                    </w:rPr>
                  </w:r>
                </w:p>
                <w:p w:rsidR="00000000" w:rsidDel="00000000" w:rsidP="00000000" w:rsidRDefault="00000000" w:rsidRPr="00000000" w14:paraId="000006BE">
                  <w:pPr>
                    <w:numPr>
                      <w:ilvl w:val="0"/>
                      <w:numId w:val="113"/>
                    </w:numPr>
                    <w:spacing w:after="0" w:afterAutospacing="0" w:before="0" w:beforeAutospacing="0" w:lineRule="auto"/>
                    <w:ind w:left="720" w:hanging="360"/>
                    <w:rPr>
                      <w:b w:val="1"/>
                      <w:bCs w:val="1"/>
                    </w:rPr>
                  </w:pPr>
                  <w:r w:rsidDel="00000000" w:rsidR="00000000" w:rsidRPr="00000000">
                    <w:rPr>
                      <w:b w:val="1"/>
                      <w:bCs w:val="1"/>
                      <w:rtl w:val="0"/>
                    </w:rPr>
                    <w:t xml:space="preserve">Social Amplification of Risk (Renn, Kasperson)</w:t>
                  </w:r>
                  <w:r w:rsidDel="00000000" w:rsidR="00000000" w:rsidRPr="00000000">
                    <w:rPr>
                      <w:rtl w:val="0"/>
                    </w:rPr>
                  </w:r>
                </w:p>
                <w:p w:rsidR="00000000" w:rsidDel="00000000" w:rsidP="00000000" w:rsidRDefault="00000000" w:rsidRPr="00000000" w14:paraId="000006BF">
                  <w:pPr>
                    <w:numPr>
                      <w:ilvl w:val="1"/>
                      <w:numId w:val="113"/>
                    </w:numPr>
                    <w:spacing w:after="0" w:afterAutospacing="0" w:before="0" w:beforeAutospacing="0" w:lineRule="auto"/>
                    <w:ind w:left="1440" w:hanging="360"/>
                  </w:pPr>
                  <w:r w:rsidDel="00000000" w:rsidR="00000000" w:rsidRPr="00000000">
                    <w:rPr>
                      <w:rtl w:val="0"/>
                    </w:rPr>
                    <w:t xml:space="preserve">Core Idea: Media and cultural processes can magnify or minimize public reactions to threats</w:t>
                  </w:r>
                </w:p>
                <w:p w:rsidR="00000000" w:rsidDel="00000000" w:rsidP="00000000" w:rsidRDefault="00000000" w:rsidRPr="00000000" w14:paraId="000006C0">
                  <w:pPr>
                    <w:numPr>
                      <w:ilvl w:val="1"/>
                      <w:numId w:val="113"/>
                    </w:numPr>
                    <w:spacing w:after="0" w:afterAutospacing="0" w:before="0" w:beforeAutospacing="0" w:lineRule="auto"/>
                    <w:ind w:left="1440" w:hanging="360"/>
                  </w:pPr>
                  <w:r w:rsidDel="00000000" w:rsidR="00000000" w:rsidRPr="00000000">
                    <w:rPr>
                      <w:rtl w:val="0"/>
                    </w:rPr>
                    <w:t xml:space="preserve">Climate Connection: Constant doom-and-gloom news can heighten anxiety about extreme events and political inaction.</w:t>
                  </w:r>
                </w:p>
                <w:p w:rsidR="00000000" w:rsidDel="00000000" w:rsidP="00000000" w:rsidRDefault="00000000" w:rsidRPr="00000000" w14:paraId="000006C1">
                  <w:pPr>
                    <w:numPr>
                      <w:ilvl w:val="1"/>
                      <w:numId w:val="113"/>
                    </w:numPr>
                    <w:spacing w:after="0" w:afterAutospacing="0" w:before="0" w:beforeAutospacing="0" w:lineRule="auto"/>
                    <w:ind w:left="1440" w:hanging="360"/>
                  </w:pPr>
                  <w:r w:rsidDel="00000000" w:rsidR="00000000" w:rsidRPr="00000000">
                    <w:rPr>
                      <w:rtl w:val="0"/>
                    </w:rPr>
                    <w:t xml:space="preserve">Relation to Others: Brings a collective lens to how personal appraisals and meaning-making are shaped by broader social narratives, linking to constructed emotion theory.</w:t>
                  </w:r>
                </w:p>
                <w:p w:rsidR="00000000" w:rsidDel="00000000" w:rsidP="00000000" w:rsidRDefault="00000000" w:rsidRPr="00000000" w14:paraId="000006C2">
                  <w:pPr>
                    <w:numPr>
                      <w:ilvl w:val="0"/>
                      <w:numId w:val="520"/>
                    </w:numPr>
                    <w:spacing w:after="0" w:afterAutospacing="0" w:before="0" w:beforeAutospacing="0" w:lineRule="auto"/>
                    <w:ind w:left="720" w:hanging="360"/>
                    <w:rPr>
                      <w:b w:val="1"/>
                      <w:bCs w:val="1"/>
                    </w:rPr>
                  </w:pPr>
                  <w:r w:rsidDel="00000000" w:rsidR="00000000" w:rsidRPr="00000000">
                    <w:rPr>
                      <w:b w:val="1"/>
                      <w:bCs w:val="1"/>
                      <w:rtl w:val="0"/>
                    </w:rPr>
                    <w:t xml:space="preserve">Constructed Emotion Theory (Lisa Feldman Barrett)</w:t>
                  </w:r>
                  <w:r w:rsidDel="00000000" w:rsidR="00000000" w:rsidRPr="00000000">
                    <w:rPr>
                      <w:rtl w:val="0"/>
                    </w:rPr>
                  </w:r>
                </w:p>
                <w:p w:rsidR="00000000" w:rsidDel="00000000" w:rsidP="00000000" w:rsidRDefault="00000000" w:rsidRPr="00000000" w14:paraId="000006C3">
                  <w:pPr>
                    <w:numPr>
                      <w:ilvl w:val="1"/>
                      <w:numId w:val="520"/>
                    </w:numPr>
                    <w:spacing w:after="0" w:afterAutospacing="0" w:before="0" w:beforeAutospacing="0" w:lineRule="auto"/>
                    <w:ind w:left="1440" w:hanging="360"/>
                  </w:pPr>
                  <w:r w:rsidDel="00000000" w:rsidR="00000000" w:rsidRPr="00000000">
                    <w:rPr>
                      <w:rtl w:val="0"/>
                    </w:rPr>
                    <w:t xml:space="preserve">Core Idea: Emotions are constructed from cultural, social, and individual factors, rather than being universal responses.</w:t>
                  </w:r>
                </w:p>
                <w:p w:rsidR="00000000" w:rsidDel="00000000" w:rsidP="00000000" w:rsidRDefault="00000000" w:rsidRPr="00000000" w14:paraId="000006C4">
                  <w:pPr>
                    <w:numPr>
                      <w:ilvl w:val="1"/>
                      <w:numId w:val="520"/>
                    </w:numPr>
                    <w:spacing w:after="0" w:afterAutospacing="0" w:before="0" w:beforeAutospacing="0" w:lineRule="auto"/>
                    <w:ind w:left="1440" w:hanging="360"/>
                  </w:pPr>
                  <w:r w:rsidDel="00000000" w:rsidR="00000000" w:rsidRPr="00000000">
                    <w:rPr>
                      <w:rtl w:val="0"/>
                    </w:rPr>
                    <w:t xml:space="preserve">Climate Connection: Explains why climate worry/anxiety varies across cultures; fear or grief may be seen as communal or as personal failing.</w:t>
                  </w:r>
                </w:p>
                <w:p w:rsidR="00000000" w:rsidDel="00000000" w:rsidP="00000000" w:rsidRDefault="00000000" w:rsidRPr="00000000" w14:paraId="000006C5">
                  <w:pPr>
                    <w:numPr>
                      <w:ilvl w:val="1"/>
                      <w:numId w:val="520"/>
                    </w:numPr>
                    <w:spacing w:after="240" w:before="0" w:beforeAutospacing="0" w:lineRule="auto"/>
                    <w:ind w:left="1440" w:hanging="360"/>
                  </w:pPr>
                  <w:r w:rsidDel="00000000" w:rsidR="00000000" w:rsidRPr="00000000">
                    <w:rPr>
                      <w:rtl w:val="0"/>
                    </w:rPr>
                    <w:t xml:space="preserve">Relation to Others: Complements social amplification by highlighting cultural differences in labeling and expressing emotion, and intersects with existential views in meaning-making.</w:t>
                  </w:r>
                  <w:commentRangeStart w:id="159"/>
                  <w:r w:rsidDel="00000000" w:rsidR="00000000" w:rsidRPr="00000000">
                    <w:rPr>
                      <w:rtl w:val="0"/>
                    </w:rPr>
                  </w:r>
                </w:p>
                <w:p w:rsidR="00000000" w:rsidDel="00000000" w:rsidP="00000000" w:rsidRDefault="00000000" w:rsidRPr="00000000" w14:paraId="000006C6">
                  <w:pPr>
                    <w:spacing w:after="240" w:before="240" w:lineRule="auto"/>
                    <w:rPr>
                      <w:color w:val="ffffff"/>
                      <w:shd w:fill="920000" w:val="clear"/>
                    </w:rPr>
                  </w:pPr>
                  <w:commentRangeEnd w:id="159"/>
                  <w:r w:rsidDel="00000000" w:rsidR="00000000" w:rsidRPr="00000000">
                    <w:commentReference w:id="159"/>
                  </w:r>
                  <w:r w:rsidDel="00000000" w:rsidR="00000000" w:rsidRPr="00000000">
                    <w:rPr>
                      <w:color w:val="ffffff"/>
                      <w:shd w:fill="920000" w:val="clear"/>
                      <w:rtl w:val="0"/>
                    </w:rPr>
                    <w:t xml:space="preserve">[END FLIP CARDS]</w:t>
                  </w:r>
                </w:p>
              </w:tc>
            </w:tr>
          </w:tbl>
          <w:p w:rsidR="00000000" w:rsidDel="00000000" w:rsidP="00000000" w:rsidRDefault="00000000" w:rsidRPr="00000000" w14:paraId="000006C7">
            <w:pPr>
              <w:spacing w:after="240" w:before="240" w:lineRule="auto"/>
              <w:rPr/>
            </w:pPr>
            <w:r w:rsidDel="00000000" w:rsidR="00000000" w:rsidRPr="00000000">
              <w:rPr>
                <w:rtl w:val="0"/>
              </w:rPr>
            </w:r>
          </w:p>
          <w:p w:rsidR="00000000" w:rsidDel="00000000" w:rsidP="00000000" w:rsidRDefault="00000000" w:rsidRPr="00000000" w14:paraId="000006C8">
            <w:pPr>
              <w:spacing w:after="240" w:before="240" w:lineRule="auto"/>
              <w:rPr/>
            </w:pPr>
            <w:r w:rsidDel="00000000" w:rsidR="00000000" w:rsidRPr="00000000">
              <w:rPr>
                <w:rtl w:val="0"/>
              </w:rPr>
              <w:t xml:space="preserve">Bringing these frameworks together provides a more complete picture of climate worry and anxiety. Cognitive appraisal and emotion regulation target the individual processes behind our emotional reactions, while existential psychology underscores the deep-rooted fears that emerge when basic questions of meaning are threatened. Social amplification and constructed emotion theory reveal the collective and cultural dimensions at play, showing how group narratives, media exposure, and shared values shape both the intensity and the expression of climate distress.</w:t>
            </w:r>
          </w:p>
          <w:p w:rsidR="00000000" w:rsidDel="00000000" w:rsidP="00000000" w:rsidRDefault="00000000" w:rsidRPr="00000000" w14:paraId="000006C9">
            <w:pPr>
              <w:spacing w:after="240" w:before="240" w:lineRule="auto"/>
              <w:rPr/>
            </w:pPr>
            <w:r w:rsidDel="00000000" w:rsidR="00000000" w:rsidRPr="00000000">
              <w:rPr>
                <w:rtl w:val="0"/>
              </w:rPr>
              <w:t xml:space="preserve">By integrating these theoretical insights, we can develop multifaceted strategies to address climate worry and anxiety—from helping individuals reframe their thoughts and practice emotion regulation, to creating supportive cultural narratives that inspire communal resilience and a sense of shared purpose.</w:t>
            </w:r>
          </w:p>
          <w:p w:rsidR="00000000" w:rsidDel="00000000" w:rsidP="00000000" w:rsidRDefault="00000000" w:rsidRPr="00000000" w14:paraId="000006CA">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06CB">
            <w:pPr>
              <w:widowControl w:val="0"/>
              <w:spacing w:line="240" w:lineRule="auto"/>
              <w:rPr>
                <w:b w:val="1"/>
                <w:bCs w:val="1"/>
              </w:rPr>
            </w:pPr>
            <w:r w:rsidDel="00000000" w:rsidR="00000000" w:rsidRPr="00000000">
              <w:rPr>
                <w:b w:val="1"/>
                <w:bCs w:val="1"/>
                <w:rtl w:val="0"/>
              </w:rPr>
              <w:t xml:space="preserve">Indigenous Perspectives</w:t>
            </w:r>
          </w:p>
        </w:tc>
        <w:tc>
          <w:tcPr>
            <w:shd w:fill="d9d2e9" w:val="clear"/>
          </w:tcPr>
          <w:p w:rsidR="00000000" w:rsidDel="00000000" w:rsidP="00000000" w:rsidRDefault="00000000" w:rsidRPr="00000000" w14:paraId="000006CC">
            <w:pPr>
              <w:spacing w:after="240" w:before="240" w:lineRule="auto"/>
              <w:rPr/>
            </w:pPr>
            <w:r w:rsidDel="00000000" w:rsidR="00000000" w:rsidRPr="00000000">
              <w:rPr>
                <w:rtl w:val="0"/>
              </w:rPr>
              <w:t xml:space="preserve">As you consider the emotional experience of climate worry and anxiety, Indigenous perspectives bring a deeply rooted understanding of this fear as a reflection of intergenerational responsibility and cultural survival. Concern for the land is not abstract. It is personal, inherited, and collective—tied to the well-being of ancestors, present-day relatives, and future generations. Climate worry is often experienced not only as fear for the physical environment but as grief for the disruption of ways of life, and as vigilance over the loss of knowledge systems that depend on living relationships with the land.</w:t>
            </w:r>
          </w:p>
          <w:p w:rsidR="00000000" w:rsidDel="00000000" w:rsidP="00000000" w:rsidRDefault="00000000" w:rsidRPr="00000000" w14:paraId="000006CD">
            <w:pPr>
              <w:spacing w:after="240" w:before="240" w:lineRule="auto"/>
              <w:rPr/>
            </w:pPr>
            <w:r w:rsidDel="00000000" w:rsidR="00000000" w:rsidRPr="00000000">
              <w:rPr>
                <w:rtl w:val="0"/>
              </w:rPr>
              <w:t xml:space="preserve">In many Indigenous communities, responses to climate fear are not centered on individual coping alone but are embedded in land-based practices and collective action. Ceremonies, seasonal gatherings, and teachings from Elders offer frameworks for understanding and expressing distress in ways that affirm cultural identity and build resilience. Climate worry, in this view, becomes a signal not just of risk but of care, connection, and accountability. By anchoring emotional responses in cultural continuity and collective healing, Indigenous knowledge systems offer important pathways for navigating climate anxiety with strength and purpose. These approaches complement the broader strategies explored in this module, highlighting that emotional resilience grows from both within and in relationship to land, community, and story.</w:t>
            </w:r>
            <w:ins w:author="Mike Marchand" w:id="250" w:date="2025-11-30T22:36:14Z">
              <w:r w:rsidDel="00000000" w:rsidR="00000000" w:rsidRPr="00000000">
                <w:rPr>
                  <w:rtl w:val="0"/>
                </w:rPr>
                <w:t xml:space="preserve"> Specific examples?</w:t>
              </w:r>
            </w:ins>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06CE">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06CF">
            <w:pPr>
              <w:numPr>
                <w:ilvl w:val="0"/>
                <w:numId w:val="102"/>
              </w:numPr>
              <w:spacing w:after="0" w:afterAutospacing="0" w:before="240" w:lineRule="auto"/>
              <w:ind w:left="720" w:hanging="360"/>
            </w:pPr>
            <w:commentRangeStart w:id="160"/>
            <w:r w:rsidDel="00000000" w:rsidR="00000000" w:rsidRPr="00000000">
              <w:rPr>
                <w:rtl w:val="0"/>
              </w:rPr>
              <w:t xml:space="preserve">Climate Worry serves as an early alarm about ecological concerns and can motivate thoughtful, proactive measures.</w:t>
              <w:br w:type="textWrapping"/>
            </w:r>
          </w:p>
          <w:p w:rsidR="00000000" w:rsidDel="00000000" w:rsidP="00000000" w:rsidRDefault="00000000" w:rsidRPr="00000000" w14:paraId="000006D0">
            <w:pPr>
              <w:numPr>
                <w:ilvl w:val="0"/>
                <w:numId w:val="102"/>
              </w:numPr>
              <w:spacing w:after="0" w:afterAutospacing="0" w:before="0" w:beforeAutospacing="0" w:lineRule="auto"/>
              <w:ind w:left="720" w:hanging="360"/>
            </w:pPr>
            <w:r w:rsidDel="00000000" w:rsidR="00000000" w:rsidRPr="00000000">
              <w:rPr>
                <w:rtl w:val="0"/>
              </w:rPr>
              <w:t xml:space="preserve">Climate Anxiety reflects deeper fears about the future, potentially disrupting everyday life and requiring focused coping techniques or professional support.</w:t>
              <w:br w:type="textWrapping"/>
            </w:r>
            <w:commentRangeEnd w:id="160"/>
            <w:r w:rsidDel="00000000" w:rsidR="00000000" w:rsidRPr="00000000">
              <w:commentReference w:id="160"/>
            </w:r>
            <w:r w:rsidDel="00000000" w:rsidR="00000000" w:rsidRPr="00000000">
              <w:rPr>
                <w:rtl w:val="0"/>
              </w:rPr>
            </w:r>
          </w:p>
          <w:p w:rsidR="00000000" w:rsidDel="00000000" w:rsidP="00000000" w:rsidRDefault="00000000" w:rsidRPr="00000000" w14:paraId="000006D1">
            <w:pPr>
              <w:numPr>
                <w:ilvl w:val="0"/>
                <w:numId w:val="102"/>
              </w:numPr>
              <w:spacing w:after="0" w:afterAutospacing="0" w:before="0" w:beforeAutospacing="0" w:lineRule="auto"/>
              <w:ind w:left="720" w:hanging="360"/>
            </w:pPr>
            <w:r w:rsidDel="00000000" w:rsidR="00000000" w:rsidRPr="00000000">
              <w:rPr>
                <w:rtl w:val="0"/>
              </w:rPr>
              <w:t xml:space="preserve">Recognizing these feelings as legitimate helps individuals seek help and join with others facing similar concerns.</w:t>
              <w:br w:type="textWrapping"/>
            </w:r>
          </w:p>
          <w:p w:rsidR="00000000" w:rsidDel="00000000" w:rsidP="00000000" w:rsidRDefault="00000000" w:rsidRPr="00000000" w14:paraId="000006D2">
            <w:pPr>
              <w:numPr>
                <w:ilvl w:val="0"/>
                <w:numId w:val="102"/>
              </w:numPr>
              <w:spacing w:after="0" w:afterAutospacing="0" w:before="0" w:beforeAutospacing="0" w:lineRule="auto"/>
              <w:ind w:left="720" w:hanging="360"/>
            </w:pPr>
            <w:r w:rsidDel="00000000" w:rsidR="00000000" w:rsidRPr="00000000">
              <w:rPr>
                <w:rtl w:val="0"/>
              </w:rPr>
              <w:t xml:space="preserve">Both worry and anxiety can spark meaningful environmental advocacy when accompanied by the right tools and community frameworks.</w:t>
              <w:br w:type="textWrapping"/>
            </w:r>
          </w:p>
          <w:p w:rsidR="00000000" w:rsidDel="00000000" w:rsidP="00000000" w:rsidRDefault="00000000" w:rsidRPr="00000000" w14:paraId="000006D3">
            <w:pPr>
              <w:numPr>
                <w:ilvl w:val="0"/>
                <w:numId w:val="102"/>
              </w:numPr>
              <w:spacing w:after="200" w:afterAutospacing="0" w:lineRule="auto"/>
              <w:ind w:left="720" w:hanging="360"/>
            </w:pPr>
            <w:r w:rsidDel="00000000" w:rsidR="00000000" w:rsidRPr="00000000">
              <w:rPr>
                <w:rtl w:val="0"/>
              </w:rPr>
              <w:t xml:space="preserve">Psychological and cultural perspectives offer pathways to transform distress into collective resilience and sustainable action</w:t>
            </w:r>
          </w:p>
          <w:p w:rsidR="00000000" w:rsidDel="00000000" w:rsidP="00000000" w:rsidRDefault="00000000" w:rsidRPr="00000000" w14:paraId="000006D4">
            <w:pPr>
              <w:numPr>
                <w:ilvl w:val="0"/>
                <w:numId w:val="102"/>
              </w:numPr>
              <w:spacing w:after="240" w:before="200" w:beforeAutospacing="0" w:lineRule="auto"/>
              <w:ind w:left="720" w:hanging="360"/>
            </w:pPr>
            <w:r w:rsidDel="00000000" w:rsidR="00000000" w:rsidRPr="00000000">
              <w:rPr>
                <w:rtl w:val="0"/>
              </w:rPr>
              <w:t xml:space="preserve">In many Indigenous communities, climate worry and anxiety can arise from</w:t>
            </w:r>
            <w:ins w:author="Mike Marchand" w:id="251" w:date="2025-11-30T22:36:52Z">
              <w:r w:rsidDel="00000000" w:rsidR="00000000" w:rsidRPr="00000000">
                <w:rPr>
                  <w:rtl w:val="0"/>
                </w:rPr>
                <w:t xml:space="preserve"> dispossession, loss of access to Lands and traditional economic activities </w:t>
              </w:r>
            </w:ins>
            <w:del w:author="Mike Marchand" w:id="251" w:date="2025-11-30T22:36:52Z">
              <w:r w:rsidDel="00000000" w:rsidR="00000000" w:rsidRPr="00000000">
                <w:rPr>
                  <w:rtl w:val="0"/>
                </w:rPr>
                <w:delText xml:space="preserve"> fear of loss of physical environments</w:delText>
              </w:r>
            </w:del>
            <w:r w:rsidDel="00000000" w:rsidR="00000000" w:rsidRPr="00000000">
              <w:rPr>
                <w:rtl w:val="0"/>
              </w:rPr>
              <w:t xml:space="preserve">, disrupted ways of life and loss of knowledge systems</w:t>
            </w:r>
            <w:ins w:author="Mike Marchand" w:id="252" w:date="2025-11-30T22:39:06Z">
              <w:r w:rsidDel="00000000" w:rsidR="00000000" w:rsidRPr="00000000">
                <w:rPr>
                  <w:rtl w:val="0"/>
                </w:rPr>
                <w:t xml:space="preserve"> while simultaneously reflecting</w:t>
              </w:r>
            </w:ins>
            <w:r w:rsidDel="00000000" w:rsidR="00000000" w:rsidRPr="00000000">
              <w:rPr>
                <w:rtl w:val="0"/>
              </w:rPr>
              <w:t xml:space="preserve"> </w:t>
            </w:r>
            <w:del w:author="Mike Marchand" w:id="253" w:date="2025-11-30T22:39:34Z">
              <w:r w:rsidDel="00000000" w:rsidR="00000000" w:rsidRPr="00000000">
                <w:rPr>
                  <w:rtl w:val="0"/>
                </w:rPr>
                <w:delText xml:space="preserve">but also reflect </w:delText>
              </w:r>
            </w:del>
            <w:ins w:author="Mike Marchand" w:id="253" w:date="2025-11-30T22:39:34Z">
              <w:r w:rsidDel="00000000" w:rsidR="00000000" w:rsidRPr="00000000">
                <w:rPr>
                  <w:rtl w:val="0"/>
                </w:rPr>
                <w:t xml:space="preserve"> </w:t>
              </w:r>
            </w:ins>
            <w:r w:rsidDel="00000000" w:rsidR="00000000" w:rsidRPr="00000000">
              <w:rPr>
                <w:rtl w:val="0"/>
              </w:rPr>
              <w:t xml:space="preserve">intergenerational responsibilit</w:t>
            </w:r>
            <w:ins w:author="Mike Marchand" w:id="254" w:date="2025-11-30T22:40:17Z">
              <w:r w:rsidDel="00000000" w:rsidR="00000000" w:rsidRPr="00000000">
                <w:rPr>
                  <w:rtl w:val="0"/>
                </w:rPr>
                <w:t xml:space="preserve">ies</w:t>
              </w:r>
            </w:ins>
            <w:del w:author="Mike Marchand" w:id="254" w:date="2025-11-30T22:40:17Z">
              <w:r w:rsidDel="00000000" w:rsidR="00000000" w:rsidRPr="00000000">
                <w:rPr>
                  <w:rtl w:val="0"/>
                </w:rPr>
                <w:delText xml:space="preserve">y</w:delText>
              </w:r>
            </w:del>
            <w:r w:rsidDel="00000000" w:rsidR="00000000" w:rsidRPr="00000000">
              <w:rPr>
                <w:rtl w:val="0"/>
              </w:rPr>
              <w:t xml:space="preserve"> and care</w:t>
            </w:r>
            <w:ins w:author="Mike Marchand" w:id="255" w:date="2025-11-30T22:41:03Z">
              <w:r w:rsidDel="00000000" w:rsidR="00000000" w:rsidRPr="00000000">
                <w:rPr>
                  <w:rtl w:val="0"/>
                </w:rPr>
                <w:t xml:space="preserve"> for their Lands and communities</w:t>
              </w:r>
            </w:ins>
            <w:r w:rsidDel="00000000" w:rsidR="00000000" w:rsidRPr="00000000">
              <w:rPr>
                <w:rtl w:val="0"/>
              </w:rPr>
              <w:t xml:space="preserve">.</w:t>
            </w:r>
          </w:p>
          <w:p w:rsidR="00000000" w:rsidDel="00000000" w:rsidP="00000000" w:rsidRDefault="00000000" w:rsidRPr="00000000" w14:paraId="000006D5">
            <w:pPr>
              <w:spacing w:after="240" w:before="240" w:lineRule="auto"/>
              <w:rPr/>
            </w:pPr>
            <w:r w:rsidDel="00000000" w:rsidR="00000000" w:rsidRPr="00000000">
              <w:rPr>
                <w:rtl w:val="0"/>
              </w:rPr>
              <w:t xml:space="preserve">Ultimately, understanding and validating climate worry and anxiety is key to ensuring that these emotions </w:t>
            </w:r>
            <w:ins w:author="Claire Perry" w:id="256" w:date="2026-01-06T01:31:59Z">
              <w:r w:rsidDel="00000000" w:rsidR="00000000" w:rsidRPr="00000000">
                <w:rPr>
                  <w:rtl w:val="0"/>
                </w:rPr>
                <w:t xml:space="preserve">can </w:t>
              </w:r>
            </w:ins>
            <w:r w:rsidDel="00000000" w:rsidR="00000000" w:rsidRPr="00000000">
              <w:rPr>
                <w:rtl w:val="0"/>
              </w:rPr>
              <w:t xml:space="preserve">serve as a source of motivation rather than a roadblock. By incorporating personal coping strategies, community initiatives, and theoretical insights, we can empower individuals to navigate climate challenges in a way that fosters both personal well-being and global sustainability.</w:t>
            </w:r>
          </w:p>
        </w:tc>
      </w:tr>
      <w:tr>
        <w:trPr>
          <w:cantSplit w:val="0"/>
          <w:tblHeader w:val="0"/>
        </w:trPr>
        <w:tc>
          <w:tcPr>
            <w:shd w:fill="a4c2f4" w:val="clear"/>
          </w:tcPr>
          <w:p w:rsidR="00000000" w:rsidDel="00000000" w:rsidP="00000000" w:rsidRDefault="00000000" w:rsidRPr="00000000" w14:paraId="000006D6">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06D7">
            <w:pPr>
              <w:spacing w:after="240" w:before="240" w:lineRule="auto"/>
              <w:rPr/>
            </w:pPr>
            <w:r w:rsidDel="00000000" w:rsidR="00000000" w:rsidRPr="00000000">
              <w:rPr>
                <w:rtl w:val="0"/>
              </w:rPr>
              <w:t xml:space="preserve">Below are active learning activities that you can use to enhance your learning experience for the content presented in this module. One version is designed to be done on your own and the other is designed to be done with others.</w:t>
            </w:r>
          </w:p>
          <w:p w:rsidR="00000000" w:rsidDel="00000000" w:rsidP="00000000" w:rsidRDefault="00000000" w:rsidRPr="00000000" w14:paraId="000006D8">
            <w:pPr>
              <w:pStyle w:val="Heading2"/>
              <w:spacing w:after="240" w:before="240" w:lineRule="auto"/>
              <w:rPr/>
            </w:pPr>
            <w:bookmarkStart w:colFirst="0" w:colLast="0" w:name="_ye14lq3vm2yn" w:id="138"/>
            <w:bookmarkEnd w:id="138"/>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06D9">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Learners will explore the distinction between climate worry and anxiety, reflect on their impact, and identify strategies for coping and fostering resilience.</w:t>
            </w:r>
          </w:p>
          <w:p w:rsidR="00000000" w:rsidDel="00000000" w:rsidP="00000000" w:rsidRDefault="00000000" w:rsidRPr="00000000" w14:paraId="000006DA">
            <w:pPr>
              <w:spacing w:after="240" w:before="240" w:lineRule="auto"/>
              <w:rPr>
                <w:u w:val="single"/>
              </w:rPr>
            </w:pPr>
            <w:r w:rsidDel="00000000" w:rsidR="00000000" w:rsidRPr="00000000">
              <w:rPr>
                <w:u w:val="single"/>
                <w:rtl w:val="0"/>
              </w:rPr>
              <w:t xml:space="preserve">Instructions:</w:t>
            </w:r>
          </w:p>
          <w:p w:rsidR="00000000" w:rsidDel="00000000" w:rsidP="00000000" w:rsidRDefault="00000000" w:rsidRPr="00000000" w14:paraId="000006DB">
            <w:pPr>
              <w:numPr>
                <w:ilvl w:val="0"/>
                <w:numId w:val="444"/>
              </w:numPr>
              <w:spacing w:after="0" w:afterAutospacing="0" w:before="240" w:lineRule="auto"/>
              <w:ind w:left="720" w:hanging="360"/>
            </w:pPr>
            <w:r w:rsidDel="00000000" w:rsidR="00000000" w:rsidRPr="00000000">
              <w:rPr>
                <w:b w:val="1"/>
                <w:bCs w:val="1"/>
                <w:rtl w:val="0"/>
              </w:rPr>
              <w:t xml:space="preserve">Understand the Difference:</w:t>
            </w:r>
          </w:p>
          <w:p w:rsidR="00000000" w:rsidDel="00000000" w:rsidP="00000000" w:rsidRDefault="00000000" w:rsidRPr="00000000" w14:paraId="000006DC">
            <w:pPr>
              <w:numPr>
                <w:ilvl w:val="1"/>
                <w:numId w:val="444"/>
              </w:numPr>
              <w:spacing w:after="0" w:afterAutospacing="0" w:before="0" w:beforeAutospacing="0" w:lineRule="auto"/>
              <w:ind w:left="1440" w:hanging="360"/>
            </w:pPr>
            <w:r w:rsidDel="00000000" w:rsidR="00000000" w:rsidRPr="00000000">
              <w:rPr>
                <w:rtl w:val="0"/>
              </w:rPr>
              <w:t xml:space="preserve">Write a short definition of climate worry and climate anxiety in your own words. Include an example of a situation that might trigger each.</w:t>
            </w:r>
          </w:p>
          <w:p w:rsidR="00000000" w:rsidDel="00000000" w:rsidP="00000000" w:rsidRDefault="00000000" w:rsidRPr="00000000" w14:paraId="000006DD">
            <w:pPr>
              <w:numPr>
                <w:ilvl w:val="2"/>
                <w:numId w:val="444"/>
              </w:numPr>
              <w:spacing w:after="0" w:afterAutospacing="0" w:before="0" w:beforeAutospacing="0" w:lineRule="auto"/>
              <w:ind w:left="2160" w:hanging="360"/>
            </w:pPr>
            <w:r w:rsidDel="00000000" w:rsidR="00000000" w:rsidRPr="00000000">
              <w:rPr>
                <w:rtl w:val="0"/>
              </w:rPr>
              <w:t xml:space="preserve">Example for worry: Feeling uneasy about rising plastic pollution after reading an article.</w:t>
            </w:r>
          </w:p>
          <w:p w:rsidR="00000000" w:rsidDel="00000000" w:rsidP="00000000" w:rsidRDefault="00000000" w:rsidRPr="00000000" w14:paraId="000006DE">
            <w:pPr>
              <w:numPr>
                <w:ilvl w:val="2"/>
                <w:numId w:val="444"/>
              </w:numPr>
              <w:spacing w:after="0" w:afterAutospacing="0" w:before="0" w:beforeAutospacing="0" w:lineRule="auto"/>
              <w:ind w:left="2160" w:hanging="360"/>
            </w:pPr>
            <w:r w:rsidDel="00000000" w:rsidR="00000000" w:rsidRPr="00000000">
              <w:rPr>
                <w:rtl w:val="0"/>
              </w:rPr>
              <w:t xml:space="preserve">Example for anxiety: Struggling to sleep for weeks due to fears about worsening wildfires.</w:t>
            </w:r>
          </w:p>
          <w:p w:rsidR="00000000" w:rsidDel="00000000" w:rsidP="00000000" w:rsidRDefault="00000000" w:rsidRPr="00000000" w14:paraId="000006DF">
            <w:pPr>
              <w:numPr>
                <w:ilvl w:val="0"/>
                <w:numId w:val="444"/>
              </w:numPr>
              <w:spacing w:after="0" w:afterAutospacing="0" w:before="0" w:beforeAutospacing="0" w:lineRule="auto"/>
              <w:ind w:left="720" w:hanging="360"/>
            </w:pPr>
            <w:r w:rsidDel="00000000" w:rsidR="00000000" w:rsidRPr="00000000">
              <w:rPr>
                <w:b w:val="1"/>
                <w:bCs w:val="1"/>
                <w:rtl w:val="0"/>
              </w:rPr>
              <w:t xml:space="preserve">Reflect on the Tipping Point:</w:t>
            </w:r>
          </w:p>
          <w:p w:rsidR="00000000" w:rsidDel="00000000" w:rsidP="00000000" w:rsidRDefault="00000000" w:rsidRPr="00000000" w14:paraId="000006E0">
            <w:pPr>
              <w:numPr>
                <w:ilvl w:val="1"/>
                <w:numId w:val="444"/>
              </w:numPr>
              <w:spacing w:after="0" w:afterAutospacing="0" w:before="0" w:beforeAutospacing="0" w:lineRule="auto"/>
              <w:ind w:left="1440" w:hanging="360"/>
            </w:pPr>
            <w:r w:rsidDel="00000000" w:rsidR="00000000" w:rsidRPr="00000000">
              <w:rPr>
                <w:rtl w:val="0"/>
              </w:rPr>
              <w:t xml:space="preserve">Consider how climate worry might transition into anxiety. Answer the following questions:</w:t>
            </w:r>
          </w:p>
          <w:p w:rsidR="00000000" w:rsidDel="00000000" w:rsidP="00000000" w:rsidRDefault="00000000" w:rsidRPr="00000000" w14:paraId="000006E1">
            <w:pPr>
              <w:numPr>
                <w:ilvl w:val="2"/>
                <w:numId w:val="444"/>
              </w:numPr>
              <w:spacing w:after="0" w:afterAutospacing="0" w:before="0" w:beforeAutospacing="0" w:lineRule="auto"/>
              <w:ind w:left="2160" w:hanging="360"/>
            </w:pPr>
            <w:r w:rsidDel="00000000" w:rsidR="00000000" w:rsidRPr="00000000">
              <w:rPr>
                <w:rtl w:val="0"/>
              </w:rPr>
              <w:t xml:space="preserve">What makes worry a motivating emotion?</w:t>
            </w:r>
          </w:p>
          <w:p w:rsidR="00000000" w:rsidDel="00000000" w:rsidP="00000000" w:rsidRDefault="00000000" w:rsidRPr="00000000" w14:paraId="000006E2">
            <w:pPr>
              <w:numPr>
                <w:ilvl w:val="2"/>
                <w:numId w:val="444"/>
              </w:numPr>
              <w:spacing w:after="0" w:afterAutospacing="0" w:before="0" w:beforeAutospacing="0" w:lineRule="auto"/>
              <w:ind w:left="2160" w:hanging="360"/>
            </w:pPr>
            <w:r w:rsidDel="00000000" w:rsidR="00000000" w:rsidRPr="00000000">
              <w:rPr>
                <w:rtl w:val="0"/>
              </w:rPr>
              <w:t xml:space="preserve">When does worry become overwhelming or debilitating?</w:t>
            </w:r>
          </w:p>
          <w:p w:rsidR="00000000" w:rsidDel="00000000" w:rsidP="00000000" w:rsidRDefault="00000000" w:rsidRPr="00000000" w14:paraId="000006E3">
            <w:pPr>
              <w:numPr>
                <w:ilvl w:val="0"/>
                <w:numId w:val="444"/>
              </w:numPr>
              <w:spacing w:after="0" w:afterAutospacing="0" w:before="0" w:beforeAutospacing="0" w:lineRule="auto"/>
              <w:ind w:left="720" w:hanging="360"/>
            </w:pPr>
            <w:r w:rsidDel="00000000" w:rsidR="00000000" w:rsidRPr="00000000">
              <w:rPr>
                <w:b w:val="1"/>
                <w:bCs w:val="1"/>
                <w:rtl w:val="0"/>
              </w:rPr>
              <w:t xml:space="preserve">Identify Coping Strategies:</w:t>
            </w:r>
          </w:p>
          <w:p w:rsidR="00000000" w:rsidDel="00000000" w:rsidP="00000000" w:rsidRDefault="00000000" w:rsidRPr="00000000" w14:paraId="000006E4">
            <w:pPr>
              <w:numPr>
                <w:ilvl w:val="1"/>
                <w:numId w:val="444"/>
              </w:numPr>
              <w:spacing w:after="0" w:afterAutospacing="0" w:before="0" w:beforeAutospacing="0" w:lineRule="auto"/>
              <w:ind w:left="1440" w:hanging="360"/>
            </w:pPr>
            <w:r w:rsidDel="00000000" w:rsidR="00000000" w:rsidRPr="00000000">
              <w:rPr>
                <w:rtl w:val="0"/>
              </w:rPr>
              <w:t xml:space="preserve">List personal strategies you could use to manage climate worry (e.g., setting boundaries with news, practicing mindfulness, or channeling concern into action).</w:t>
            </w:r>
          </w:p>
          <w:p w:rsidR="00000000" w:rsidDel="00000000" w:rsidP="00000000" w:rsidRDefault="00000000" w:rsidRPr="00000000" w14:paraId="000006E5">
            <w:pPr>
              <w:numPr>
                <w:ilvl w:val="1"/>
                <w:numId w:val="444"/>
              </w:numPr>
              <w:spacing w:after="0" w:afterAutospacing="0" w:before="0" w:beforeAutospacing="0" w:lineRule="auto"/>
              <w:ind w:left="1440" w:hanging="360"/>
            </w:pPr>
            <w:r w:rsidDel="00000000" w:rsidR="00000000" w:rsidRPr="00000000">
              <w:rPr>
                <w:rtl w:val="0"/>
              </w:rPr>
              <w:t xml:space="preserve">Write down one example of how collective action (e.g., joining a local climate group) might help reduce feelings of helplessness.</w:t>
            </w:r>
          </w:p>
          <w:p w:rsidR="00000000" w:rsidDel="00000000" w:rsidP="00000000" w:rsidRDefault="00000000" w:rsidRPr="00000000" w14:paraId="000006E6">
            <w:pPr>
              <w:numPr>
                <w:ilvl w:val="0"/>
                <w:numId w:val="444"/>
              </w:numPr>
              <w:spacing w:after="0" w:afterAutospacing="0" w:before="0" w:beforeAutospacing="0" w:lineRule="auto"/>
              <w:ind w:left="720" w:hanging="360"/>
            </w:pPr>
            <w:r w:rsidDel="00000000" w:rsidR="00000000" w:rsidRPr="00000000">
              <w:rPr>
                <w:b w:val="1"/>
                <w:bCs w:val="1"/>
                <w:rtl w:val="0"/>
              </w:rPr>
              <w:t xml:space="preserve">Map Your Own Experience:</w:t>
            </w:r>
          </w:p>
          <w:p w:rsidR="00000000" w:rsidDel="00000000" w:rsidP="00000000" w:rsidRDefault="00000000" w:rsidRPr="00000000" w14:paraId="000006E7">
            <w:pPr>
              <w:numPr>
                <w:ilvl w:val="1"/>
                <w:numId w:val="444"/>
              </w:numPr>
              <w:spacing w:after="0" w:afterAutospacing="0" w:before="0" w:beforeAutospacing="0" w:lineRule="auto"/>
              <w:ind w:left="1440" w:hanging="360"/>
            </w:pPr>
            <w:r w:rsidDel="00000000" w:rsidR="00000000" w:rsidRPr="00000000">
              <w:rPr>
                <w:rtl w:val="0"/>
              </w:rPr>
              <w:t xml:space="preserve">Create a spectrum with “Worry” on one end and “Anxiety” on the other. Think about how these emotions show up in your body. Reflect on where you currently feel about climate change and why. </w:t>
            </w:r>
          </w:p>
          <w:p w:rsidR="00000000" w:rsidDel="00000000" w:rsidP="00000000" w:rsidRDefault="00000000" w:rsidRPr="00000000" w14:paraId="000006E8">
            <w:pPr>
              <w:numPr>
                <w:ilvl w:val="1"/>
                <w:numId w:val="444"/>
              </w:numPr>
              <w:spacing w:after="0" w:afterAutospacing="0" w:before="0" w:beforeAutospacing="0" w:lineRule="auto"/>
              <w:ind w:left="1440" w:hanging="360"/>
            </w:pPr>
            <w:r w:rsidDel="00000000" w:rsidR="00000000" w:rsidRPr="00000000">
              <w:rPr>
                <w:rtl w:val="0"/>
              </w:rPr>
              <w:t xml:space="preserve">Consider: What has helped you stay in the “worry” range instead of tipping into anxiety?</w:t>
            </w:r>
          </w:p>
          <w:p w:rsidR="00000000" w:rsidDel="00000000" w:rsidP="00000000" w:rsidRDefault="00000000" w:rsidRPr="00000000" w14:paraId="000006E9">
            <w:pPr>
              <w:numPr>
                <w:ilvl w:val="0"/>
                <w:numId w:val="444"/>
              </w:numPr>
              <w:spacing w:after="0" w:afterAutospacing="0" w:before="0" w:beforeAutospacing="0" w:lineRule="auto"/>
              <w:ind w:left="720" w:hanging="360"/>
            </w:pPr>
            <w:r w:rsidDel="00000000" w:rsidR="00000000" w:rsidRPr="00000000">
              <w:rPr>
                <w:b w:val="1"/>
                <w:bCs w:val="1"/>
                <w:rtl w:val="0"/>
              </w:rPr>
              <w:t xml:space="preserve">Write a Reflection:</w:t>
            </w:r>
          </w:p>
          <w:p w:rsidR="00000000" w:rsidDel="00000000" w:rsidP="00000000" w:rsidRDefault="00000000" w:rsidRPr="00000000" w14:paraId="000006EA">
            <w:pPr>
              <w:numPr>
                <w:ilvl w:val="1"/>
                <w:numId w:val="444"/>
              </w:numPr>
              <w:spacing w:after="240" w:before="0" w:beforeAutospacing="0" w:lineRule="auto"/>
              <w:ind w:left="1440" w:hanging="360"/>
            </w:pPr>
            <w:r w:rsidDel="00000000" w:rsidR="00000000" w:rsidRPr="00000000">
              <w:rPr>
                <w:rtl w:val="0"/>
              </w:rPr>
              <w:t xml:space="preserve">Summarize your understanding of climate worry and anxiety, emphasizing why recognizing and addressing these emotions is important for personal well-being and climate advocacy.</w:t>
            </w:r>
          </w:p>
          <w:p w:rsidR="00000000" w:rsidDel="00000000" w:rsidP="00000000" w:rsidRDefault="00000000" w:rsidRPr="00000000" w14:paraId="000006EB">
            <w:pPr>
              <w:pStyle w:val="Heading2"/>
              <w:spacing w:after="240" w:before="240" w:lineRule="auto"/>
              <w:rPr/>
            </w:pPr>
            <w:bookmarkStart w:colFirst="0" w:colLast="0" w:name="_dlqc0v1h0vgz" w:id="139"/>
            <w:bookmarkEnd w:id="139"/>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06EC">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Groups will collaboratively explore the distinction between climate worry and anxiety, analyze their impacts, and propose strategies for transforming these emotions into constructive action.</w:t>
            </w:r>
          </w:p>
          <w:p w:rsidR="00000000" w:rsidDel="00000000" w:rsidP="00000000" w:rsidRDefault="00000000" w:rsidRPr="00000000" w14:paraId="000006ED">
            <w:pPr>
              <w:spacing w:after="240" w:before="240" w:lineRule="auto"/>
              <w:rPr/>
            </w:pPr>
            <w:r w:rsidDel="00000000" w:rsidR="00000000" w:rsidRPr="00000000">
              <w:rPr>
                <w:b w:val="1"/>
                <w:bCs w:val="1"/>
                <w:rtl w:val="0"/>
              </w:rPr>
              <w:t xml:space="preserve">Preparation Time:</w:t>
            </w:r>
            <w:r w:rsidDel="00000000" w:rsidR="00000000" w:rsidRPr="00000000">
              <w:rPr>
                <w:rtl w:val="0"/>
              </w:rPr>
              <w:t xml:space="preserve"> 15-20 minutes to prepare materials, such as discussion prompts and optional visual aids (e.g., a diagram showing the spectrum from worry to anxiety).</w:t>
              <w:br w:type="textWrapping"/>
            </w:r>
            <w:r w:rsidDel="00000000" w:rsidR="00000000" w:rsidRPr="00000000">
              <w:rPr>
                <w:b w:val="1"/>
                <w:bCs w:val="1"/>
                <w:rtl w:val="0"/>
              </w:rPr>
              <w:t xml:space="preserve">Time Allocation:</w:t>
            </w:r>
            <w:r w:rsidDel="00000000" w:rsidR="00000000" w:rsidRPr="00000000">
              <w:rPr>
                <w:rtl w:val="0"/>
              </w:rPr>
              <w:t xml:space="preserve"> 50-60 minutes.</w:t>
            </w:r>
          </w:p>
          <w:p w:rsidR="00000000" w:rsidDel="00000000" w:rsidP="00000000" w:rsidRDefault="00000000" w:rsidRPr="00000000" w14:paraId="000006EE">
            <w:pPr>
              <w:spacing w:after="240" w:before="240" w:lineRule="auto"/>
              <w:rPr>
                <w:u w:val="single"/>
              </w:rPr>
            </w:pPr>
            <w:r w:rsidDel="00000000" w:rsidR="00000000" w:rsidRPr="00000000">
              <w:rPr>
                <w:u w:val="single"/>
                <w:rtl w:val="0"/>
              </w:rPr>
              <w:t xml:space="preserve">Facilitator Instructions:</w:t>
            </w:r>
          </w:p>
          <w:p w:rsidR="00000000" w:rsidDel="00000000" w:rsidP="00000000" w:rsidRDefault="00000000" w:rsidRPr="00000000" w14:paraId="000006EF">
            <w:pPr>
              <w:numPr>
                <w:ilvl w:val="0"/>
                <w:numId w:val="488"/>
              </w:numPr>
              <w:spacing w:after="0" w:afterAutospacing="0" w:before="240" w:lineRule="auto"/>
              <w:ind w:left="720" w:hanging="360"/>
            </w:pPr>
            <w:r w:rsidDel="00000000" w:rsidR="00000000" w:rsidRPr="00000000">
              <w:rPr>
                <w:b w:val="1"/>
                <w:bCs w:val="1"/>
                <w:rtl w:val="0"/>
              </w:rPr>
              <w:t xml:space="preserve">Set the Stage (5-10 minutes):</w:t>
            </w:r>
          </w:p>
          <w:p w:rsidR="00000000" w:rsidDel="00000000" w:rsidP="00000000" w:rsidRDefault="00000000" w:rsidRPr="00000000" w14:paraId="000006F0">
            <w:pPr>
              <w:numPr>
                <w:ilvl w:val="1"/>
                <w:numId w:val="488"/>
              </w:numPr>
              <w:spacing w:after="0" w:afterAutospacing="0" w:before="0" w:beforeAutospacing="0" w:lineRule="auto"/>
              <w:ind w:left="1440" w:hanging="360"/>
            </w:pPr>
            <w:r w:rsidDel="00000000" w:rsidR="00000000" w:rsidRPr="00000000">
              <w:rPr>
                <w:rtl w:val="0"/>
              </w:rPr>
              <w:t xml:space="preserve">Provide a brief overview of climate worry and anxiety, emphasizing the differences in duration, intensity, and impact on daily life. Highlight how worry can motivate action, while unmanaged anxiety can lead to avoidance or paralysis.</w:t>
            </w:r>
          </w:p>
          <w:p w:rsidR="00000000" w:rsidDel="00000000" w:rsidP="00000000" w:rsidRDefault="00000000" w:rsidRPr="00000000" w14:paraId="000006F1">
            <w:pPr>
              <w:numPr>
                <w:ilvl w:val="0"/>
                <w:numId w:val="488"/>
              </w:numPr>
              <w:spacing w:after="0" w:afterAutospacing="0" w:before="0" w:beforeAutospacing="0" w:lineRule="auto"/>
              <w:ind w:left="720" w:hanging="360"/>
            </w:pPr>
            <w:r w:rsidDel="00000000" w:rsidR="00000000" w:rsidRPr="00000000">
              <w:rPr>
                <w:b w:val="1"/>
                <w:bCs w:val="1"/>
                <w:rtl w:val="0"/>
              </w:rPr>
              <w:t xml:space="preserve">Group Discussions (20 minutes):</w:t>
            </w:r>
          </w:p>
          <w:p w:rsidR="00000000" w:rsidDel="00000000" w:rsidP="00000000" w:rsidRDefault="00000000" w:rsidRPr="00000000" w14:paraId="000006F2">
            <w:pPr>
              <w:numPr>
                <w:ilvl w:val="1"/>
                <w:numId w:val="488"/>
              </w:numPr>
              <w:spacing w:after="0" w:afterAutospacing="0" w:before="0" w:beforeAutospacing="0" w:lineRule="auto"/>
              <w:ind w:left="1440" w:hanging="360"/>
            </w:pPr>
            <w:r w:rsidDel="00000000" w:rsidR="00000000" w:rsidRPr="00000000">
              <w:rPr>
                <w:rtl w:val="0"/>
              </w:rPr>
              <w:t xml:space="preserve">Divide the class into small groups of 4-5 participants. Assign each group to discuss the following prompts:</w:t>
            </w:r>
          </w:p>
          <w:p w:rsidR="00000000" w:rsidDel="00000000" w:rsidP="00000000" w:rsidRDefault="00000000" w:rsidRPr="00000000" w14:paraId="000006F3">
            <w:pPr>
              <w:numPr>
                <w:ilvl w:val="2"/>
                <w:numId w:val="488"/>
              </w:numPr>
              <w:spacing w:after="0" w:afterAutospacing="0" w:before="0" w:beforeAutospacing="0" w:lineRule="auto"/>
              <w:ind w:left="2160" w:hanging="360"/>
            </w:pPr>
            <w:r w:rsidDel="00000000" w:rsidR="00000000" w:rsidRPr="00000000">
              <w:rPr>
                <w:rtl w:val="0"/>
              </w:rPr>
              <w:t xml:space="preserve">What are examples of climate worry and anxiety? How are they similar and different?</w:t>
            </w:r>
          </w:p>
          <w:p w:rsidR="00000000" w:rsidDel="00000000" w:rsidP="00000000" w:rsidRDefault="00000000" w:rsidRPr="00000000" w14:paraId="000006F4">
            <w:pPr>
              <w:numPr>
                <w:ilvl w:val="2"/>
                <w:numId w:val="488"/>
              </w:numPr>
              <w:spacing w:after="0" w:afterAutospacing="0" w:before="0" w:beforeAutospacing="0" w:lineRule="auto"/>
              <w:ind w:left="2160" w:hanging="360"/>
            </w:pPr>
            <w:r w:rsidDel="00000000" w:rsidR="00000000" w:rsidRPr="00000000">
              <w:rPr>
                <w:rtl w:val="0"/>
              </w:rPr>
              <w:t xml:space="preserve">How might climate worry and anxiety affect individuals and communities in positive and negative ways?</w:t>
            </w:r>
          </w:p>
          <w:p w:rsidR="00000000" w:rsidDel="00000000" w:rsidP="00000000" w:rsidRDefault="00000000" w:rsidRPr="00000000" w14:paraId="000006F5">
            <w:pPr>
              <w:numPr>
                <w:ilvl w:val="2"/>
                <w:numId w:val="488"/>
              </w:numPr>
              <w:spacing w:after="0" w:afterAutospacing="0" w:before="0" w:beforeAutospacing="0" w:lineRule="auto"/>
              <w:ind w:left="2160" w:hanging="360"/>
            </w:pPr>
            <w:r w:rsidDel="00000000" w:rsidR="00000000" w:rsidRPr="00000000">
              <w:rPr>
                <w:rtl w:val="0"/>
              </w:rPr>
              <w:t xml:space="preserve">What factors might cause someone to move from worry to anxiety?</w:t>
            </w:r>
          </w:p>
          <w:p w:rsidR="00000000" w:rsidDel="00000000" w:rsidP="00000000" w:rsidRDefault="00000000" w:rsidRPr="00000000" w14:paraId="000006F6">
            <w:pPr>
              <w:numPr>
                <w:ilvl w:val="0"/>
                <w:numId w:val="488"/>
              </w:numPr>
              <w:spacing w:after="0" w:afterAutospacing="0" w:before="0" w:beforeAutospacing="0" w:lineRule="auto"/>
              <w:ind w:left="720" w:hanging="360"/>
            </w:pPr>
            <w:r w:rsidDel="00000000" w:rsidR="00000000" w:rsidRPr="00000000">
              <w:rPr>
                <w:b w:val="1"/>
                <w:bCs w:val="1"/>
                <w:rtl w:val="0"/>
              </w:rPr>
              <w:t xml:space="preserve">Propose Strategies (15 minutes):</w:t>
            </w:r>
          </w:p>
          <w:p w:rsidR="00000000" w:rsidDel="00000000" w:rsidP="00000000" w:rsidRDefault="00000000" w:rsidRPr="00000000" w14:paraId="000006F7">
            <w:pPr>
              <w:numPr>
                <w:ilvl w:val="1"/>
                <w:numId w:val="488"/>
              </w:numPr>
              <w:spacing w:after="0" w:afterAutospacing="0" w:before="0" w:beforeAutospacing="0" w:lineRule="auto"/>
              <w:ind w:left="1440" w:hanging="360"/>
            </w:pPr>
            <w:r w:rsidDel="00000000" w:rsidR="00000000" w:rsidRPr="00000000">
              <w:rPr>
                <w:rtl w:val="0"/>
              </w:rPr>
              <w:t xml:space="preserve">Ask groups to brainstorm strategies to manage climate worry and anxiety, considering:</w:t>
            </w:r>
          </w:p>
          <w:p w:rsidR="00000000" w:rsidDel="00000000" w:rsidP="00000000" w:rsidRDefault="00000000" w:rsidRPr="00000000" w14:paraId="000006F8">
            <w:pPr>
              <w:numPr>
                <w:ilvl w:val="2"/>
                <w:numId w:val="488"/>
              </w:numPr>
              <w:spacing w:after="0" w:afterAutospacing="0" w:before="0" w:beforeAutospacing="0" w:lineRule="auto"/>
              <w:ind w:left="2160" w:hanging="360"/>
            </w:pPr>
            <w:r w:rsidDel="00000000" w:rsidR="00000000" w:rsidRPr="00000000">
              <w:rPr>
                <w:b w:val="1"/>
                <w:bCs w:val="1"/>
                <w:rtl w:val="0"/>
              </w:rPr>
              <w:t xml:space="preserve">Personal Strategies:</w:t>
            </w:r>
            <w:r w:rsidDel="00000000" w:rsidR="00000000" w:rsidRPr="00000000">
              <w:rPr>
                <w:rtl w:val="0"/>
              </w:rPr>
              <w:t xml:space="preserve"> What individuals can do (e.g., mindfulness, setting boundaries with news).</w:t>
            </w:r>
          </w:p>
          <w:p w:rsidR="00000000" w:rsidDel="00000000" w:rsidP="00000000" w:rsidRDefault="00000000" w:rsidRPr="00000000" w14:paraId="000006F9">
            <w:pPr>
              <w:numPr>
                <w:ilvl w:val="2"/>
                <w:numId w:val="488"/>
              </w:numPr>
              <w:spacing w:after="0" w:afterAutospacing="0" w:before="0" w:beforeAutospacing="0" w:lineRule="auto"/>
              <w:ind w:left="2160" w:hanging="360"/>
            </w:pPr>
            <w:r w:rsidDel="00000000" w:rsidR="00000000" w:rsidRPr="00000000">
              <w:rPr>
                <w:b w:val="1"/>
                <w:bCs w:val="1"/>
                <w:rtl w:val="0"/>
              </w:rPr>
              <w:t xml:space="preserve">Community Strategies:</w:t>
            </w:r>
            <w:r w:rsidDel="00000000" w:rsidR="00000000" w:rsidRPr="00000000">
              <w:rPr>
                <w:rtl w:val="0"/>
              </w:rPr>
              <w:t xml:space="preserve"> How groups can reduce distress (e.g., support networks, climate action projects).</w:t>
            </w:r>
          </w:p>
          <w:p w:rsidR="00000000" w:rsidDel="00000000" w:rsidP="00000000" w:rsidRDefault="00000000" w:rsidRPr="00000000" w14:paraId="000006FA">
            <w:pPr>
              <w:numPr>
                <w:ilvl w:val="2"/>
                <w:numId w:val="488"/>
              </w:numPr>
              <w:spacing w:after="0" w:afterAutospacing="0" w:before="0" w:beforeAutospacing="0" w:lineRule="auto"/>
              <w:ind w:left="2160" w:hanging="360"/>
            </w:pPr>
            <w:r w:rsidDel="00000000" w:rsidR="00000000" w:rsidRPr="00000000">
              <w:rPr>
                <w:b w:val="1"/>
                <w:bCs w:val="1"/>
                <w:rtl w:val="0"/>
              </w:rPr>
              <w:t xml:space="preserve">Policy-Level Support:</w:t>
            </w:r>
            <w:r w:rsidDel="00000000" w:rsidR="00000000" w:rsidRPr="00000000">
              <w:rPr>
                <w:rtl w:val="0"/>
              </w:rPr>
              <w:t xml:space="preserve"> Broader solutions (e.g., climate-aware mental health services).</w:t>
            </w:r>
          </w:p>
          <w:p w:rsidR="00000000" w:rsidDel="00000000" w:rsidP="00000000" w:rsidRDefault="00000000" w:rsidRPr="00000000" w14:paraId="000006FB">
            <w:pPr>
              <w:numPr>
                <w:ilvl w:val="1"/>
                <w:numId w:val="488"/>
              </w:numPr>
              <w:spacing w:after="0" w:afterAutospacing="0" w:before="0" w:beforeAutospacing="0" w:lineRule="auto"/>
              <w:ind w:left="1440" w:hanging="360"/>
            </w:pPr>
            <w:r w:rsidDel="00000000" w:rsidR="00000000" w:rsidRPr="00000000">
              <w:rPr>
                <w:rtl w:val="0"/>
              </w:rPr>
              <w:t xml:space="preserve">Encourage groups to focus on how these strategies transform distress into motivation and resilience.</w:t>
            </w:r>
          </w:p>
          <w:p w:rsidR="00000000" w:rsidDel="00000000" w:rsidP="00000000" w:rsidRDefault="00000000" w:rsidRPr="00000000" w14:paraId="000006FC">
            <w:pPr>
              <w:numPr>
                <w:ilvl w:val="0"/>
                <w:numId w:val="488"/>
              </w:numPr>
              <w:spacing w:after="0" w:afterAutospacing="0" w:before="0" w:beforeAutospacing="0" w:lineRule="auto"/>
              <w:ind w:left="720" w:hanging="360"/>
            </w:pPr>
            <w:r w:rsidDel="00000000" w:rsidR="00000000" w:rsidRPr="00000000">
              <w:rPr>
                <w:b w:val="1"/>
                <w:bCs w:val="1"/>
                <w:rtl w:val="0"/>
              </w:rPr>
              <w:t xml:space="preserve">Presentation and Debrief (15 minutes):</w:t>
            </w:r>
          </w:p>
          <w:p w:rsidR="00000000" w:rsidDel="00000000" w:rsidP="00000000" w:rsidRDefault="00000000" w:rsidRPr="00000000" w14:paraId="000006FD">
            <w:pPr>
              <w:numPr>
                <w:ilvl w:val="1"/>
                <w:numId w:val="488"/>
              </w:numPr>
              <w:spacing w:after="0" w:afterAutospacing="0" w:before="0" w:beforeAutospacing="0" w:lineRule="auto"/>
              <w:ind w:left="1440" w:hanging="360"/>
            </w:pPr>
            <w:r w:rsidDel="00000000" w:rsidR="00000000" w:rsidRPr="00000000">
              <w:rPr>
                <w:rtl w:val="0"/>
              </w:rPr>
              <w:t xml:space="preserve">Each group presents their findings, focusing on the causes, impacts, and proposed strategies for managing climate worry and anxiety.</w:t>
            </w:r>
          </w:p>
          <w:p w:rsidR="00000000" w:rsidDel="00000000" w:rsidP="00000000" w:rsidRDefault="00000000" w:rsidRPr="00000000" w14:paraId="000006FE">
            <w:pPr>
              <w:numPr>
                <w:ilvl w:val="1"/>
                <w:numId w:val="488"/>
              </w:numPr>
              <w:spacing w:after="0" w:afterAutospacing="0" w:before="0" w:beforeAutospacing="0" w:lineRule="auto"/>
              <w:ind w:left="1440" w:hanging="360"/>
            </w:pPr>
            <w:r w:rsidDel="00000000" w:rsidR="00000000" w:rsidRPr="00000000">
              <w:rPr>
                <w:rtl w:val="0"/>
              </w:rPr>
              <w:t xml:space="preserve">Facilitate a class-wide discussion with questions like:</w:t>
            </w:r>
          </w:p>
          <w:p w:rsidR="00000000" w:rsidDel="00000000" w:rsidP="00000000" w:rsidRDefault="00000000" w:rsidRPr="00000000" w14:paraId="000006FF">
            <w:pPr>
              <w:numPr>
                <w:ilvl w:val="2"/>
                <w:numId w:val="488"/>
              </w:numPr>
              <w:spacing w:after="0" w:afterAutospacing="0" w:before="0" w:beforeAutospacing="0" w:lineRule="auto"/>
              <w:ind w:left="2160" w:hanging="360"/>
            </w:pPr>
            <w:r w:rsidDel="00000000" w:rsidR="00000000" w:rsidRPr="00000000">
              <w:rPr>
                <w:rtl w:val="0"/>
              </w:rPr>
              <w:t xml:space="preserve">“What similarities or differences did you notice across group strategies?”</w:t>
            </w:r>
          </w:p>
          <w:p w:rsidR="00000000" w:rsidDel="00000000" w:rsidP="00000000" w:rsidRDefault="00000000" w:rsidRPr="00000000" w14:paraId="00000700">
            <w:pPr>
              <w:numPr>
                <w:ilvl w:val="2"/>
                <w:numId w:val="488"/>
              </w:numPr>
              <w:spacing w:after="0" w:afterAutospacing="0" w:before="0" w:beforeAutospacing="0" w:lineRule="auto"/>
              <w:ind w:left="2160" w:hanging="360"/>
            </w:pPr>
            <w:r w:rsidDel="00000000" w:rsidR="00000000" w:rsidRPr="00000000">
              <w:rPr>
                <w:rtl w:val="0"/>
              </w:rPr>
              <w:t xml:space="preserve">“How can individuals and communities balance</w:t>
            </w:r>
            <w:ins w:author="Claire Perry" w:id="257" w:date="2026-01-06T01:37:50Z">
              <w:r w:rsidDel="00000000" w:rsidR="00000000" w:rsidRPr="00000000">
                <w:rPr>
                  <w:rtl w:val="0"/>
                </w:rPr>
                <w:t xml:space="preserve"> validating feelings of </w:t>
              </w:r>
            </w:ins>
            <w:r w:rsidDel="00000000" w:rsidR="00000000" w:rsidRPr="00000000">
              <w:rPr>
                <w:rtl w:val="0"/>
              </w:rPr>
              <w:t xml:space="preserve"> distress with resilience?”</w:t>
            </w:r>
          </w:p>
          <w:p w:rsidR="00000000" w:rsidDel="00000000" w:rsidP="00000000" w:rsidRDefault="00000000" w:rsidRPr="00000000" w14:paraId="00000701">
            <w:pPr>
              <w:numPr>
                <w:ilvl w:val="2"/>
                <w:numId w:val="488"/>
              </w:numPr>
              <w:spacing w:after="240" w:before="0" w:beforeAutospacing="0" w:lineRule="auto"/>
              <w:ind w:left="2160" w:hanging="360"/>
            </w:pPr>
            <w:r w:rsidDel="00000000" w:rsidR="00000000" w:rsidRPr="00000000">
              <w:rPr>
                <w:rtl w:val="0"/>
              </w:rPr>
              <w:t xml:space="preserve">“Why is it important to address these emotions constructively rather than ignoring them?”</w:t>
            </w:r>
          </w:p>
          <w:p w:rsidR="00000000" w:rsidDel="00000000" w:rsidP="00000000" w:rsidRDefault="00000000" w:rsidRPr="00000000" w14:paraId="00000702">
            <w:pPr>
              <w:spacing w:after="240" w:before="240" w:lineRule="auto"/>
              <w:rPr>
                <w:b w:val="1"/>
                <w:bCs w:val="1"/>
              </w:rPr>
            </w:pPr>
            <w:r w:rsidDel="00000000" w:rsidR="00000000" w:rsidRPr="00000000">
              <w:rPr>
                <w:b w:val="1"/>
                <w:bCs w:val="1"/>
                <w:rtl w:val="0"/>
              </w:rPr>
              <w:t xml:space="preserve">Optional Variation:</w:t>
            </w:r>
          </w:p>
          <w:p w:rsidR="00000000" w:rsidDel="00000000" w:rsidP="00000000" w:rsidRDefault="00000000" w:rsidRPr="00000000" w14:paraId="00000703">
            <w:pPr>
              <w:spacing w:after="240" w:before="240" w:lineRule="auto"/>
              <w:rPr/>
            </w:pPr>
            <w:r w:rsidDel="00000000" w:rsidR="00000000" w:rsidRPr="00000000">
              <w:rPr>
                <w:rtl w:val="0"/>
              </w:rPr>
              <w:t xml:space="preserve">Use case studies or personal narratives about climate worry and anxiety (real or hypothetical). Assign each group a case to analyze, focusing on identifying emotions, their triggers, and appropriate strategies for addressing them.</w:t>
            </w:r>
          </w:p>
        </w:tc>
      </w:tr>
      <w:tr>
        <w:trPr>
          <w:cantSplit w:val="0"/>
          <w:tblHeader w:val="0"/>
        </w:trPr>
        <w:tc>
          <w:tcPr>
            <w:shd w:fill="d5a6bd" w:val="clear"/>
          </w:tcPr>
          <w:p w:rsidR="00000000" w:rsidDel="00000000" w:rsidP="00000000" w:rsidRDefault="00000000" w:rsidRPr="00000000" w14:paraId="00000704">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0705">
            <w:pPr>
              <w:numPr>
                <w:ilvl w:val="0"/>
                <w:numId w:val="347"/>
              </w:numPr>
              <w:spacing w:after="0" w:afterAutospacing="0" w:before="240" w:lineRule="auto"/>
              <w:ind w:left="720" w:hanging="360"/>
            </w:pPr>
            <w:r w:rsidDel="00000000" w:rsidR="00000000" w:rsidRPr="00000000">
              <w:rPr>
                <w:rtl w:val="0"/>
              </w:rPr>
              <w:t xml:space="preserve">Boluda-Verdú, I., Senent-Valero, M., Casas-Escolano, M., Matijasevich, A., &amp; Pastor-Valero, M. (2022). Fear for the future: Eco-anxiety and health implications, a systematic review. Journal of Environmental Psychology, 84, 1–17.</w:t>
            </w:r>
            <w:hyperlink r:id="rId144">
              <w:r w:rsidDel="00000000" w:rsidR="00000000" w:rsidRPr="00000000">
                <w:rPr>
                  <w:rtl w:val="0"/>
                </w:rPr>
                <w:t xml:space="preserve"> </w:t>
              </w:r>
            </w:hyperlink>
            <w:hyperlink r:id="rId145">
              <w:r w:rsidDel="00000000" w:rsidR="00000000" w:rsidRPr="00000000">
                <w:rPr>
                  <w:color w:val="1155cc"/>
                  <w:u w:val="single"/>
                  <w:rtl w:val="0"/>
                </w:rPr>
                <w:t xml:space="preserve">https://doi.org/10.1016/j.jenvp.2022.101904</w:t>
              </w:r>
            </w:hyperlink>
            <w:r w:rsidDel="00000000" w:rsidR="00000000" w:rsidRPr="00000000">
              <w:rPr>
                <w:rtl w:val="0"/>
              </w:rPr>
            </w:r>
          </w:p>
          <w:p w:rsidR="00000000" w:rsidDel="00000000" w:rsidP="00000000" w:rsidRDefault="00000000" w:rsidRPr="00000000" w14:paraId="00000706">
            <w:pPr>
              <w:numPr>
                <w:ilvl w:val="0"/>
                <w:numId w:val="347"/>
              </w:numPr>
              <w:spacing w:after="0" w:afterAutospacing="0" w:before="0" w:beforeAutospacing="0" w:lineRule="auto"/>
              <w:ind w:left="720" w:hanging="360"/>
            </w:pPr>
            <w:r w:rsidDel="00000000" w:rsidR="00000000" w:rsidRPr="00000000">
              <w:rPr>
                <w:rtl w:val="0"/>
              </w:rPr>
              <w:t xml:space="preserve">Clayton S. (2020). Climate anxiety: Psychological responses to climate change. Journal of anxiety disorders, 74, 102263.</w:t>
            </w:r>
            <w:hyperlink r:id="rId146">
              <w:r w:rsidDel="00000000" w:rsidR="00000000" w:rsidRPr="00000000">
                <w:rPr>
                  <w:rtl w:val="0"/>
                </w:rPr>
                <w:t xml:space="preserve"> </w:t>
              </w:r>
            </w:hyperlink>
            <w:hyperlink r:id="rId147">
              <w:r w:rsidDel="00000000" w:rsidR="00000000" w:rsidRPr="00000000">
                <w:rPr>
                  <w:color w:val="1155cc"/>
                  <w:u w:val="single"/>
                  <w:rtl w:val="0"/>
                </w:rPr>
                <w:t xml:space="preserve">https://doi.org/10.1016/j.janxdis.2020.102263</w:t>
              </w:r>
            </w:hyperlink>
            <w:r w:rsidDel="00000000" w:rsidR="00000000" w:rsidRPr="00000000">
              <w:rPr>
                <w:rtl w:val="0"/>
              </w:rPr>
            </w:r>
          </w:p>
          <w:p w:rsidR="00000000" w:rsidDel="00000000" w:rsidP="00000000" w:rsidRDefault="00000000" w:rsidRPr="00000000" w14:paraId="00000707">
            <w:pPr>
              <w:numPr>
                <w:ilvl w:val="0"/>
                <w:numId w:val="347"/>
              </w:numPr>
              <w:spacing w:after="0" w:afterAutospacing="0" w:before="0" w:beforeAutospacing="0" w:lineRule="auto"/>
              <w:ind w:left="720" w:hanging="360"/>
            </w:pPr>
            <w:r w:rsidDel="00000000" w:rsidR="00000000" w:rsidRPr="00000000">
              <w:rPr>
                <w:rtl w:val="0"/>
              </w:rPr>
              <w:t xml:space="preserve">Clayton, S., &amp; Karazsia, B. T. (2020). Development and validation of a measure of climate change anxiety. Journal of Environmental Psychology, 69, 101434.</w:t>
            </w:r>
            <w:hyperlink r:id="rId148">
              <w:r w:rsidDel="00000000" w:rsidR="00000000" w:rsidRPr="00000000">
                <w:rPr>
                  <w:rtl w:val="0"/>
                </w:rPr>
                <w:t xml:space="preserve"> </w:t>
              </w:r>
            </w:hyperlink>
            <w:hyperlink r:id="rId149">
              <w:r w:rsidDel="00000000" w:rsidR="00000000" w:rsidRPr="00000000">
                <w:rPr>
                  <w:color w:val="1155cc"/>
                  <w:u w:val="single"/>
                  <w:rtl w:val="0"/>
                </w:rPr>
                <w:t xml:space="preserve">https://doi.org/10.1016/j.jenvp.2020.101434</w:t>
              </w:r>
            </w:hyperlink>
            <w:r w:rsidDel="00000000" w:rsidR="00000000" w:rsidRPr="00000000">
              <w:rPr>
                <w:rtl w:val="0"/>
              </w:rPr>
            </w:r>
          </w:p>
          <w:p w:rsidR="00000000" w:rsidDel="00000000" w:rsidP="00000000" w:rsidRDefault="00000000" w:rsidRPr="00000000" w14:paraId="00000708">
            <w:pPr>
              <w:numPr>
                <w:ilvl w:val="0"/>
                <w:numId w:val="347"/>
              </w:numPr>
              <w:spacing w:after="0" w:afterAutospacing="0" w:before="0" w:beforeAutospacing="0" w:lineRule="auto"/>
              <w:ind w:left="720" w:hanging="360"/>
            </w:pPr>
            <w:r w:rsidDel="00000000" w:rsidR="00000000" w:rsidRPr="00000000">
              <w:rPr>
                <w:rtl w:val="0"/>
              </w:rPr>
              <w:t xml:space="preserve">Doherty, T. J., &amp; Clayton, S. (2011). The psychological impacts of global climate change. The American psychologist, 66(4), 265–276.</w:t>
            </w:r>
            <w:hyperlink r:id="rId150">
              <w:r w:rsidDel="00000000" w:rsidR="00000000" w:rsidRPr="00000000">
                <w:rPr>
                  <w:rtl w:val="0"/>
                </w:rPr>
                <w:t xml:space="preserve"> </w:t>
              </w:r>
            </w:hyperlink>
            <w:hyperlink r:id="rId151">
              <w:r w:rsidDel="00000000" w:rsidR="00000000" w:rsidRPr="00000000">
                <w:rPr>
                  <w:color w:val="1155cc"/>
                  <w:u w:val="single"/>
                  <w:rtl w:val="0"/>
                </w:rPr>
                <w:t xml:space="preserve">https://doi.org/10.1037/a0023141</w:t>
              </w:r>
            </w:hyperlink>
            <w:r w:rsidDel="00000000" w:rsidR="00000000" w:rsidRPr="00000000">
              <w:rPr>
                <w:rtl w:val="0"/>
              </w:rPr>
            </w:r>
          </w:p>
          <w:p w:rsidR="00000000" w:rsidDel="00000000" w:rsidP="00000000" w:rsidRDefault="00000000" w:rsidRPr="00000000" w14:paraId="00000709">
            <w:pPr>
              <w:numPr>
                <w:ilvl w:val="0"/>
                <w:numId w:val="347"/>
              </w:numPr>
              <w:spacing w:after="0" w:afterAutospacing="0" w:before="0" w:beforeAutospacing="0" w:lineRule="auto"/>
              <w:ind w:left="720" w:hanging="360"/>
            </w:pPr>
            <w:r w:rsidDel="00000000" w:rsidR="00000000" w:rsidRPr="00000000">
              <w:rPr>
                <w:rtl w:val="0"/>
              </w:rPr>
              <w:t xml:space="preserve">Folkman, S. (2013). Stress: Appraisal and Coping. In: Gellman, M.D., Turner, J.R. (eds) Encyclopedia of Behavioral Medicine. Springer, New York, NY.</w:t>
            </w:r>
            <w:hyperlink r:id="rId152">
              <w:r w:rsidDel="00000000" w:rsidR="00000000" w:rsidRPr="00000000">
                <w:rPr>
                  <w:rtl w:val="0"/>
                </w:rPr>
                <w:t xml:space="preserve"> </w:t>
              </w:r>
            </w:hyperlink>
            <w:hyperlink r:id="rId153">
              <w:r w:rsidDel="00000000" w:rsidR="00000000" w:rsidRPr="00000000">
                <w:rPr>
                  <w:color w:val="1155cc"/>
                  <w:u w:val="single"/>
                  <w:rtl w:val="0"/>
                </w:rPr>
                <w:t xml:space="preserve">https://doi.org/10.1007/978-1-4419-1005-9_215</w:t>
              </w:r>
            </w:hyperlink>
            <w:r w:rsidDel="00000000" w:rsidR="00000000" w:rsidRPr="00000000">
              <w:rPr>
                <w:rtl w:val="0"/>
              </w:rPr>
            </w:r>
          </w:p>
          <w:p w:rsidR="00000000" w:rsidDel="00000000" w:rsidP="00000000" w:rsidRDefault="00000000" w:rsidRPr="00000000" w14:paraId="0000070A">
            <w:pPr>
              <w:numPr>
                <w:ilvl w:val="0"/>
                <w:numId w:val="347"/>
              </w:numPr>
              <w:spacing w:after="0" w:afterAutospacing="0" w:before="0" w:beforeAutospacing="0" w:lineRule="auto"/>
              <w:ind w:left="720" w:hanging="360"/>
            </w:pPr>
            <w:r w:rsidDel="00000000" w:rsidR="00000000" w:rsidRPr="00000000">
              <w:rPr>
                <w:rtl w:val="0"/>
              </w:rPr>
              <w:t xml:space="preserve">Higginbotham, N., Connor, L., Albrecht, G. et al. Validation of an Environmental Distress Scale. EcoHealth 3, 245–254 (2006).</w:t>
            </w:r>
            <w:hyperlink r:id="rId154">
              <w:r w:rsidDel="00000000" w:rsidR="00000000" w:rsidRPr="00000000">
                <w:rPr>
                  <w:rtl w:val="0"/>
                </w:rPr>
                <w:t xml:space="preserve"> </w:t>
              </w:r>
            </w:hyperlink>
            <w:hyperlink r:id="rId155">
              <w:r w:rsidDel="00000000" w:rsidR="00000000" w:rsidRPr="00000000">
                <w:rPr>
                  <w:color w:val="1155cc"/>
                  <w:u w:val="single"/>
                  <w:rtl w:val="0"/>
                </w:rPr>
                <w:t xml:space="preserve">https://doi.org/10.1007/s10393-006-0069-x</w:t>
              </w:r>
            </w:hyperlink>
            <w:r w:rsidDel="00000000" w:rsidR="00000000" w:rsidRPr="00000000">
              <w:rPr>
                <w:rtl w:val="0"/>
              </w:rPr>
            </w:r>
          </w:p>
          <w:p w:rsidR="00000000" w:rsidDel="00000000" w:rsidP="00000000" w:rsidRDefault="00000000" w:rsidRPr="00000000" w14:paraId="0000070B">
            <w:pPr>
              <w:numPr>
                <w:ilvl w:val="0"/>
                <w:numId w:val="347"/>
              </w:numPr>
              <w:spacing w:after="0" w:afterAutospacing="0" w:before="0" w:beforeAutospacing="0" w:lineRule="auto"/>
              <w:ind w:left="720" w:hanging="360"/>
            </w:pPr>
            <w:r w:rsidDel="00000000" w:rsidR="00000000" w:rsidRPr="00000000">
              <w:rPr>
                <w:rtl w:val="0"/>
              </w:rPr>
              <w:t xml:space="preserve">Kasperson, R. E., Renn, O., Slovic, P., Brown, H. S., Emel, J., Goble, R., Kasperson, J. X., &amp; Ratick, S. (1988). The social amplification of risk: A conceptual framework. Risk Analysis, 8(2), 177–187.</w:t>
            </w:r>
            <w:hyperlink r:id="rId156">
              <w:r w:rsidDel="00000000" w:rsidR="00000000" w:rsidRPr="00000000">
                <w:rPr>
                  <w:rtl w:val="0"/>
                </w:rPr>
                <w:t xml:space="preserve"> </w:t>
              </w:r>
            </w:hyperlink>
            <w:hyperlink r:id="rId157">
              <w:r w:rsidDel="00000000" w:rsidR="00000000" w:rsidRPr="00000000">
                <w:rPr>
                  <w:color w:val="1155cc"/>
                  <w:u w:val="single"/>
                  <w:rtl w:val="0"/>
                </w:rPr>
                <w:t xml:space="preserve">https://doi.org/10.1111/j.1539-6924.1988.tb01168.x</w:t>
              </w:r>
            </w:hyperlink>
            <w:r w:rsidDel="00000000" w:rsidR="00000000" w:rsidRPr="00000000">
              <w:rPr>
                <w:rtl w:val="0"/>
              </w:rPr>
            </w:r>
          </w:p>
          <w:p w:rsidR="00000000" w:rsidDel="00000000" w:rsidP="00000000" w:rsidRDefault="00000000" w:rsidRPr="00000000" w14:paraId="0000070C">
            <w:pPr>
              <w:numPr>
                <w:ilvl w:val="0"/>
                <w:numId w:val="347"/>
              </w:numPr>
              <w:spacing w:after="0" w:afterAutospacing="0" w:before="0" w:beforeAutospacing="0" w:lineRule="auto"/>
              <w:ind w:left="720" w:hanging="360"/>
            </w:pPr>
            <w:r w:rsidDel="00000000" w:rsidR="00000000" w:rsidRPr="00000000">
              <w:rPr>
                <w:rtl w:val="0"/>
              </w:rPr>
              <w:t xml:space="preserve">Lutz, P. K., Passmore, H.-A., Howell, A. J., Zelenski, J. M., Yang, Y., &amp; Richardson, M. (2023). The continuum of eco-anxiety responses: A preliminary investigation of its nomological network. Collabra: Psychology, 9(1).</w:t>
            </w:r>
            <w:hyperlink r:id="rId158">
              <w:r w:rsidDel="00000000" w:rsidR="00000000" w:rsidRPr="00000000">
                <w:rPr>
                  <w:rtl w:val="0"/>
                </w:rPr>
                <w:t xml:space="preserve"> </w:t>
              </w:r>
            </w:hyperlink>
            <w:hyperlink r:id="rId159">
              <w:r w:rsidDel="00000000" w:rsidR="00000000" w:rsidRPr="00000000">
                <w:rPr>
                  <w:color w:val="1155cc"/>
                  <w:u w:val="single"/>
                  <w:rtl w:val="0"/>
                </w:rPr>
                <w:t xml:space="preserve">https://doi.org/10.1525/collabra.67838</w:t>
              </w:r>
            </w:hyperlink>
            <w:r w:rsidDel="00000000" w:rsidR="00000000" w:rsidRPr="00000000">
              <w:rPr>
                <w:rtl w:val="0"/>
              </w:rPr>
            </w:r>
          </w:p>
          <w:p w:rsidR="00000000" w:rsidDel="00000000" w:rsidP="00000000" w:rsidRDefault="00000000" w:rsidRPr="00000000" w14:paraId="0000070D">
            <w:pPr>
              <w:numPr>
                <w:ilvl w:val="0"/>
                <w:numId w:val="347"/>
              </w:numPr>
              <w:spacing w:after="240" w:before="0" w:beforeAutospacing="0" w:lineRule="auto"/>
              <w:ind w:left="720" w:hanging="360"/>
            </w:pPr>
            <w:r w:rsidDel="00000000" w:rsidR="00000000" w:rsidRPr="00000000">
              <w:rPr>
                <w:rtl w:val="0"/>
              </w:rPr>
              <w:t xml:space="preserve">Schwartz, S. E. O., Benoit, L., Clayton, S., Parnes, M. F., Swenson, L., &amp; Lowe, S. R. (2022). Climate change anxiety and mental health: Environmental activism as buffer. Current psychology (New Brunswick, N.J.), 1–14. Advance online publication.</w:t>
            </w:r>
            <w:hyperlink r:id="rId160">
              <w:r w:rsidDel="00000000" w:rsidR="00000000" w:rsidRPr="00000000">
                <w:rPr>
                  <w:rtl w:val="0"/>
                </w:rPr>
                <w:t xml:space="preserve"> </w:t>
              </w:r>
            </w:hyperlink>
            <w:hyperlink r:id="rId161">
              <w:r w:rsidDel="00000000" w:rsidR="00000000" w:rsidRPr="00000000">
                <w:rPr>
                  <w:color w:val="1155cc"/>
                  <w:u w:val="single"/>
                  <w:rtl w:val="0"/>
                </w:rPr>
                <w:t xml:space="preserve">https://doi.org/10.1007/s12144-022-02735-6</w:t>
              </w:r>
            </w:hyperlink>
            <w:r w:rsidDel="00000000" w:rsidR="00000000" w:rsidRPr="00000000">
              <w:rPr>
                <w:rtl w:val="0"/>
              </w:rPr>
            </w:r>
          </w:p>
        </w:tc>
      </w:tr>
    </w:tbl>
    <w:p w:rsidR="00000000" w:rsidDel="00000000" w:rsidP="00000000" w:rsidRDefault="00000000" w:rsidRPr="00000000" w14:paraId="0000070E">
      <w:pPr>
        <w:spacing w:after="240" w:before="240" w:lineRule="auto"/>
        <w:rPr/>
      </w:pPr>
      <w:r w:rsidDel="00000000" w:rsidR="00000000" w:rsidRPr="00000000">
        <w:rPr>
          <w:rtl w:val="0"/>
        </w:rPr>
      </w:r>
    </w:p>
    <w:p w:rsidR="00000000" w:rsidDel="00000000" w:rsidP="00000000" w:rsidRDefault="00000000" w:rsidRPr="00000000" w14:paraId="0000070F">
      <w:pPr>
        <w:rPr/>
        <w:sectPr>
          <w:headerReference r:id="rId162"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7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3" w:type="default"/>
          <w:type w:val="nextPage"/>
          <w:pgSz w:h="12240" w:w="15840" w:orient="landscape"/>
          <w:pgMar w:bottom="1440.0000000000002" w:top="1440.0000000000002" w:left="1440.0000000000002" w:right="1440.0000000000002" w:header="720" w:footer="720"/>
          <w:pgNumType w:start="1"/>
        </w:sectPr>
      </w:pPr>
      <w:bookmarkStart w:colFirst="0" w:colLast="0" w:name="_ir989xeoit09" w:id="140"/>
      <w:bookmarkEnd w:id="1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Climate Emotions - Pre Traumatic and Post ...</w:t>
      </w:r>
      <w:r w:rsidDel="00000000" w:rsidR="00000000" w:rsidRPr="00000000">
        <w:rPr>
          <w:rtl w:val="0"/>
        </w:rPr>
      </w:r>
    </w:p>
    <w:p w:rsidR="00000000" w:rsidDel="00000000" w:rsidP="00000000" w:rsidRDefault="00000000" w:rsidRPr="00000000" w14:paraId="00000711">
      <w:pPr>
        <w:pStyle w:val="Heading1"/>
        <w:spacing w:after="240" w:before="240" w:lineRule="auto"/>
        <w:rPr/>
      </w:pPr>
      <w:bookmarkStart w:colFirst="0" w:colLast="0" w:name="_z8xxnmgle7pj" w:id="141"/>
      <w:bookmarkEnd w:id="141"/>
      <w:r w:rsidDel="00000000" w:rsidR="00000000" w:rsidRPr="00000000">
        <w:rPr>
          <w:rtl w:val="0"/>
        </w:rPr>
      </w:r>
    </w:p>
    <w:tbl>
      <w:tblPr>
        <w:tblStyle w:val="Table54"/>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blHeader w:val="0"/>
        </w:trPr>
        <w:tc>
          <w:tcPr>
            <w:shd w:fill="f4cccc" w:val="clear"/>
          </w:tcPr>
          <w:p w:rsidR="00000000" w:rsidDel="00000000" w:rsidP="00000000" w:rsidRDefault="00000000" w:rsidRPr="00000000" w14:paraId="00000712">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713">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714">
            <w:pPr>
              <w:widowControl w:val="0"/>
              <w:rPr>
                <w:b w:val="1"/>
                <w:bCs w:val="1"/>
                <w:sz w:val="28"/>
                <w:szCs w:val="28"/>
              </w:rPr>
            </w:pPr>
            <w:r w:rsidDel="00000000" w:rsidR="00000000" w:rsidRPr="00000000">
              <w:rPr>
                <w:b w:val="1"/>
                <w:bCs w:val="1"/>
                <w:sz w:val="28"/>
                <w:szCs w:val="28"/>
                <w:rtl w:val="0"/>
              </w:rPr>
              <w:t xml:space="preserve">Section 2 is now closed for review and we are no longer accepting comments. Thank you for your contributions!</w:t>
            </w:r>
          </w:p>
          <w:p w:rsidR="00000000" w:rsidDel="00000000" w:rsidP="00000000" w:rsidRDefault="00000000" w:rsidRPr="00000000" w14:paraId="00000715">
            <w:pPr>
              <w:widowControl w:val="0"/>
              <w:rPr>
                <w:sz w:val="28"/>
                <w:szCs w:val="28"/>
              </w:rPr>
            </w:pPr>
            <w:r w:rsidDel="00000000" w:rsidR="00000000" w:rsidRPr="00000000">
              <w:rPr>
                <w:rtl w:val="0"/>
              </w:rPr>
            </w:r>
          </w:p>
          <w:p w:rsidR="00000000" w:rsidDel="00000000" w:rsidP="00000000" w:rsidRDefault="00000000" w:rsidRPr="00000000" w14:paraId="00000716">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0717">
            <w:pPr>
              <w:widowControl w:val="0"/>
              <w:rPr>
                <w:b w:val="1"/>
                <w:bCs w:val="1"/>
                <w:sz w:val="28"/>
                <w:szCs w:val="28"/>
              </w:rPr>
            </w:pPr>
            <w:r w:rsidDel="00000000" w:rsidR="00000000" w:rsidRPr="00000000">
              <w:rPr>
                <w:rtl w:val="0"/>
              </w:rPr>
            </w:r>
          </w:p>
          <w:p w:rsidR="00000000" w:rsidDel="00000000" w:rsidP="00000000" w:rsidRDefault="00000000" w:rsidRPr="00000000" w14:paraId="00000718">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0719">
      <w:pPr>
        <w:pStyle w:val="Heading1"/>
        <w:spacing w:after="240" w:before="240" w:lineRule="auto"/>
        <w:rPr/>
      </w:pPr>
      <w:bookmarkStart w:colFirst="0" w:colLast="0" w:name="_li94sevxpyag" w:id="142"/>
      <w:bookmarkEnd w:id="142"/>
      <w:r w:rsidDel="00000000" w:rsidR="00000000" w:rsidRPr="00000000">
        <w:rPr>
          <w:rtl w:val="0"/>
        </w:rPr>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pStyle w:val="Heading1"/>
        <w:spacing w:after="240" w:before="240" w:lineRule="auto"/>
        <w:rPr>
          <w:b w:val="0"/>
          <w:bCs w:val="0"/>
        </w:rPr>
      </w:pPr>
      <w:bookmarkStart w:colFirst="0" w:colLast="0" w:name="_hpk54wkmfj7" w:id="143"/>
      <w:bookmarkEnd w:id="143"/>
      <w:ins w:author="Tajrin Faurschou" w:id="258" w:date="2025-10-28T18:14:15Z">
        <w:r w:rsidDel="00000000" w:rsidR="00000000" w:rsidRPr="00000000">
          <w:rPr>
            <w:rtl w:val="0"/>
          </w:rPr>
          <w:t xml:space="preserve"> </w:t>
        </w:r>
      </w:ins>
      <w:r w:rsidDel="00000000" w:rsidR="00000000" w:rsidRPr="00000000">
        <w:rPr>
          <w:rtl w:val="0"/>
        </w:rPr>
        <w:t xml:space="preserve">Climate Emotions - Pre-Traumatic and Post-Traumatic </w:t>
      </w:r>
      <w:commentRangeStart w:id="161"/>
      <w:r w:rsidDel="00000000" w:rsidR="00000000" w:rsidRPr="00000000">
        <w:rPr>
          <w:rtl w:val="0"/>
        </w:rPr>
        <w:t xml:space="preserve">Stress</w:t>
      </w:r>
      <w:commentRangeEnd w:id="161"/>
      <w:r w:rsidDel="00000000" w:rsidR="00000000" w:rsidRPr="00000000">
        <w:commentReference w:id="161"/>
      </w:r>
      <w:r w:rsidDel="00000000" w:rsidR="00000000" w:rsidRPr="00000000">
        <w:rPr>
          <w:rtl w:val="0"/>
        </w:rPr>
      </w:r>
    </w:p>
    <w:tbl>
      <w:tblPr>
        <w:tblStyle w:val="Table5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0724">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0725">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0726">
            <w:pPr>
              <w:widowControl w:val="0"/>
              <w:numPr>
                <w:ilvl w:val="0"/>
                <w:numId w:val="322"/>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0727">
            <w:pPr>
              <w:widowControl w:val="0"/>
              <w:numPr>
                <w:ilvl w:val="0"/>
                <w:numId w:val="322"/>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0728">
            <w:pPr>
              <w:widowControl w:val="0"/>
              <w:numPr>
                <w:ilvl w:val="0"/>
                <w:numId w:val="322"/>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0729">
            <w:pPr>
              <w:widowControl w:val="0"/>
              <w:numPr>
                <w:ilvl w:val="0"/>
                <w:numId w:val="322"/>
              </w:numPr>
              <w:spacing w:line="240" w:lineRule="auto"/>
              <w:ind w:left="720" w:hanging="360"/>
            </w:pPr>
            <w:ins w:author="Mike Marchand" w:id="259" w:date="2025-11-30T22:42:50Z">
              <w:r w:rsidDel="00000000" w:rsidR="00000000" w:rsidRPr="00000000">
                <w:rPr>
                  <w:rtl w:val="0"/>
                </w:rPr>
                <w:t xml:space="preserve">  Michael Marchand, sqilxw, syilx Nation - Cultural Safety Consultant </w:t>
              </w:r>
            </w:ins>
            <w:r w:rsidDel="00000000" w:rsidR="00000000" w:rsidRPr="00000000">
              <w:rPr>
                <w:rtl w:val="0"/>
              </w:rPr>
              <w:t xml:space="preserve"> </w:t>
            </w:r>
          </w:p>
          <w:p w:rsidR="00000000" w:rsidDel="00000000" w:rsidP="00000000" w:rsidRDefault="00000000" w:rsidRPr="00000000" w14:paraId="0000072A">
            <w:pPr>
              <w:widowControl w:val="0"/>
              <w:numPr>
                <w:ilvl w:val="0"/>
                <w:numId w:val="322"/>
              </w:numPr>
              <w:spacing w:line="240" w:lineRule="auto"/>
              <w:ind w:left="720" w:hanging="360"/>
            </w:pPr>
            <w:r w:rsidDel="00000000" w:rsidR="00000000" w:rsidRPr="00000000">
              <w:rPr>
                <w:rtl w:val="0"/>
              </w:rPr>
              <w:t xml:space="preserve"> </w:t>
            </w:r>
          </w:p>
          <w:p w:rsidR="00000000" w:rsidDel="00000000" w:rsidP="00000000" w:rsidRDefault="00000000" w:rsidRPr="00000000" w14:paraId="0000072B">
            <w:pPr>
              <w:widowControl w:val="0"/>
              <w:numPr>
                <w:ilvl w:val="0"/>
                <w:numId w:val="322"/>
              </w:numPr>
              <w:spacing w:line="240" w:lineRule="auto"/>
              <w:ind w:left="720" w:hanging="360"/>
            </w:pPr>
            <w:r w:rsidDel="00000000" w:rsidR="00000000" w:rsidRPr="00000000">
              <w:rPr>
                <w:rtl w:val="0"/>
              </w:rPr>
            </w:r>
          </w:p>
        </w:tc>
      </w:tr>
    </w:tbl>
    <w:p w:rsidR="00000000" w:rsidDel="00000000" w:rsidP="00000000" w:rsidRDefault="00000000" w:rsidRPr="00000000" w14:paraId="0000072C">
      <w:pPr>
        <w:spacing w:after="240" w:before="240" w:lineRule="auto"/>
        <w:rPr/>
      </w:pPr>
      <w:r w:rsidDel="00000000" w:rsidR="00000000" w:rsidRPr="00000000">
        <w:rPr>
          <w:rtl w:val="0"/>
        </w:rPr>
      </w:r>
    </w:p>
    <w:tbl>
      <w:tblPr>
        <w:tblStyle w:val="Table5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072D">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072E">
            <w:pPr>
              <w:widowControl w:val="0"/>
              <w:spacing w:after="240" w:before="240" w:line="240" w:lineRule="auto"/>
              <w:rPr/>
            </w:pPr>
            <w:r w:rsidDel="00000000" w:rsidR="00000000" w:rsidRPr="00000000">
              <w:rPr>
                <w:rtl w:val="0"/>
              </w:rPr>
              <w:t xml:space="preserve">When climate-related distress rises to the level of pre-traumatic or post-traumatic stress, it goes well beyond the general worry or anxiety we’ve already discussed. Pre-traumatic stress, while still rooted in anticipation rather than direct exposure, can be marked by persistent dread and an unshakable sense of looming catastrophe. People may struggle to focus at work or school because they’re constantly imagining the devastation of a future flood, hurricane, or drought, and this worry becomes more than just a fleeting concern—it shapes their day-to-day thinking, sleep patterns, and ability to relax or plan for the future. Even before a disaster occurs, they might experience physical symptoms like headaches, muscle tension, or digestive issues, as their bodies remain in a near-constant state of stress. Over time, if the feared events do happen or media coverage intensifies, these reactions can intensify and lead to more entrenched mental health challenges.</w:t>
            </w:r>
          </w:p>
          <w:p w:rsidR="00000000" w:rsidDel="00000000" w:rsidP="00000000" w:rsidRDefault="00000000" w:rsidRPr="00000000" w14:paraId="0000072F">
            <w:pPr>
              <w:widowControl w:val="0"/>
              <w:spacing w:after="240" w:before="240" w:line="240" w:lineRule="auto"/>
              <w:rPr/>
            </w:pPr>
            <w:r w:rsidDel="00000000" w:rsidR="00000000" w:rsidRPr="00000000">
              <w:rPr>
                <w:rtl w:val="0"/>
              </w:rPr>
              <w:t xml:space="preserve">Post-traumatic stress, on the other hand, arises after a person has actually lived through or witnessed climate-driven crises—wildfires ravaging entire communities, hurricanes destroying neighborhoods, or repeated floods forcing families to relocate. In these cases, individuals may develop symptoms that seriously disrupt their lives. Nightmares and flashbacks can replay terrifying moments, making it hard to get restful sleep or even feel safe during the day. Hypervigilance—an overactive sense of alertness—can make everyday noises or weather updates trigger spikes of panic. Emotional numbness, depression, and detachment from friends and family can also set in, while avoidance behaviors lead some people to steer clear of anything that reminds them of the disaster (like certain news channels or weather reports). These symptoms can persist long after the event, affecting relationships, job performance, and overall well-being. When repeated extreme weather hits the same region, cumulative trauma can multiply these effects, leaving entire communities caught in a cycle of apprehension before disasters and psychological upheaval afterward. In both pre- and post-traumatic stress, the emotional toll is more profound than typical worry or sadness: it reshapes how people see themselves, their environment, and their future, underscoring the urgent need for targeted mental health support in climate adaptation and disaster recovery efforts.</w:t>
            </w:r>
          </w:p>
        </w:tc>
      </w:tr>
      <w:tr>
        <w:trPr>
          <w:cantSplit w:val="0"/>
          <w:tblHeader w:val="0"/>
        </w:trPr>
        <w:tc>
          <w:tcPr>
            <w:shd w:fill="ea9999" w:val="clear"/>
          </w:tcPr>
          <w:p w:rsidR="00000000" w:rsidDel="00000000" w:rsidP="00000000" w:rsidRDefault="00000000" w:rsidRPr="00000000" w14:paraId="00000730">
            <w:pPr>
              <w:widowControl w:val="0"/>
              <w:spacing w:line="240" w:lineRule="auto"/>
              <w:rPr>
                <w:b w:val="1"/>
                <w:bCs w:val="1"/>
              </w:rPr>
            </w:pPr>
            <w:r w:rsidDel="00000000" w:rsidR="00000000" w:rsidRPr="00000000">
              <w:rPr>
                <w:b w:val="1"/>
                <w:bCs w:val="1"/>
                <w:rtl w:val="0"/>
              </w:rPr>
              <w:t xml:space="preserve">Content</w:t>
            </w:r>
          </w:p>
        </w:tc>
        <w:tc>
          <w:tcPr>
            <w:shd w:fill="ea9999" w:val="clear"/>
          </w:tcPr>
          <w:p w:rsidR="00000000" w:rsidDel="00000000" w:rsidP="00000000" w:rsidRDefault="00000000" w:rsidRPr="00000000" w14:paraId="00000731">
            <w:pPr>
              <w:spacing w:after="240" w:before="240" w:lineRule="auto"/>
              <w:rPr/>
            </w:pPr>
            <w:r w:rsidDel="00000000" w:rsidR="00000000" w:rsidRPr="00000000">
              <w:rPr>
                <w:rtl w:val="0"/>
              </w:rPr>
              <w:t xml:space="preserve">While feelings of worry or anxiety are now widely acknowledged as part of our collective climate psyche, some people experience even more profound emotional and physiological repercussions. </w:t>
            </w:r>
            <w:r w:rsidDel="00000000" w:rsidR="00000000" w:rsidRPr="00000000">
              <w:rPr>
                <w:rtl w:val="0"/>
              </w:rPr>
              <w:t xml:space="preserve">It is also essential to recognize that climate emotions compound past, developmental or generational trauma and exacerbate pre-existing mental health conditions.</w:t>
            </w:r>
            <w:r w:rsidDel="00000000" w:rsidR="00000000" w:rsidRPr="00000000">
              <w:rPr>
                <w:rtl w:val="0"/>
              </w:rPr>
            </w:r>
          </w:p>
          <w:p w:rsidR="00000000" w:rsidDel="00000000" w:rsidP="00000000" w:rsidRDefault="00000000" w:rsidRPr="00000000" w14:paraId="00000732">
            <w:pPr>
              <w:spacing w:after="240" w:before="240" w:lineRule="auto"/>
              <w:rPr/>
            </w:pPr>
            <w:r w:rsidDel="00000000" w:rsidR="00000000" w:rsidRPr="00000000">
              <w:rPr>
                <w:rtl w:val="0"/>
              </w:rPr>
              <w:t xml:space="preserve">Pre-traumatic stress arises from the anticipation of future disasters, while post-traumatic stress (PTSD) follows the direct experience of a devastating event. Both can profoundly shape how people perceive their environment, their sense of safety, and their ability to cope and adapt.</w:t>
            </w:r>
          </w:p>
          <w:p w:rsidR="00000000" w:rsidDel="00000000" w:rsidP="00000000" w:rsidRDefault="00000000" w:rsidRPr="00000000" w14:paraId="00000733">
            <w:pPr>
              <w:pStyle w:val="Heading2"/>
              <w:spacing w:after="240" w:before="240" w:lineRule="auto"/>
              <w:rPr/>
            </w:pPr>
            <w:bookmarkStart w:colFirst="0" w:colLast="0" w:name="_brzxnyha4vi5" w:id="144"/>
            <w:bookmarkEnd w:id="144"/>
            <w:r w:rsidDel="00000000" w:rsidR="00000000" w:rsidRPr="00000000">
              <w:rPr>
                <w:rtl w:val="0"/>
              </w:rPr>
              <w:t xml:space="preserve">Key Theories and Thinkers Relevant to Pre-Traumatic and Post-Traumatic Stress</w:t>
            </w:r>
          </w:p>
          <w:p w:rsidR="00000000" w:rsidDel="00000000" w:rsidP="00000000" w:rsidRDefault="00000000" w:rsidRPr="00000000" w14:paraId="00000734">
            <w:pPr>
              <w:spacing w:after="240" w:before="240" w:lineRule="auto"/>
              <w:rPr/>
            </w:pPr>
            <w:r w:rsidDel="00000000" w:rsidR="00000000" w:rsidRPr="00000000">
              <w:rPr>
                <w:rtl w:val="0"/>
              </w:rPr>
              <w:t xml:space="preserve">Before delving into the specific features of pre- and post-traumatic stress, it’s important to consider the scholarly work that has shaped our understanding of these conditions. The following subsections introduce research and ideas from psychology, neuroscience, and sociology that shed light on how stress develops, intensifies, and becomes ingrained, especially in the context of climate challenges.</w:t>
            </w:r>
          </w:p>
          <w:p w:rsidR="00000000" w:rsidDel="00000000" w:rsidP="00000000" w:rsidRDefault="00000000" w:rsidRPr="00000000" w14:paraId="00000735">
            <w:pPr>
              <w:spacing w:after="240" w:before="240" w:lineRule="auto"/>
              <w:rPr>
                <w:b w:val="1"/>
                <w:bCs w:val="1"/>
                <w:u w:val="single"/>
              </w:rPr>
            </w:pPr>
            <w:r w:rsidDel="00000000" w:rsidR="00000000" w:rsidRPr="00000000">
              <w:rPr>
                <w:rtl w:val="0"/>
              </w:rPr>
            </w:r>
          </w:p>
          <w:tbl>
            <w:tblPr>
              <w:tblStyle w:val="Table57"/>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0736">
                  <w:pPr>
                    <w:pStyle w:val="Heading2"/>
                    <w:spacing w:after="240" w:before="240" w:lineRule="auto"/>
                    <w:rPr/>
                  </w:pPr>
                  <w:bookmarkStart w:colFirst="0" w:colLast="0" w:name="_1z5c4ho9cche" w:id="145"/>
                  <w:bookmarkEnd w:id="145"/>
                  <w:r w:rsidDel="00000000" w:rsidR="00000000" w:rsidRPr="00000000">
                    <w:rPr>
                      <w:rtl w:val="0"/>
                    </w:rPr>
                    <w:t xml:space="preserve">Pre-Traumatic Stress</w:t>
                  </w:r>
                </w:p>
                <w:p w:rsidR="00000000" w:rsidDel="00000000" w:rsidP="00000000" w:rsidRDefault="00000000" w:rsidRPr="00000000" w14:paraId="00000737">
                  <w:pPr>
                    <w:spacing w:after="240" w:before="240" w:lineRule="auto"/>
                    <w:rPr/>
                  </w:pPr>
                  <w:r w:rsidDel="00000000" w:rsidR="00000000" w:rsidRPr="00000000">
                    <w:rPr>
                      <w:rtl w:val="0"/>
                    </w:rPr>
                    <w:t xml:space="preserve">Pre-traumatic stress stems from the fear of</w:t>
                  </w:r>
                  <w:r w:rsidDel="00000000" w:rsidR="00000000" w:rsidRPr="00000000">
                    <w:rPr>
                      <w:i w:val="1"/>
                      <w:iCs w:val="1"/>
                      <w:rtl w:val="0"/>
                    </w:rPr>
                    <w:t xml:space="preserve"> what might happen</w:t>
                  </w:r>
                  <w:r w:rsidDel="00000000" w:rsidR="00000000" w:rsidRPr="00000000">
                    <w:rPr>
                      <w:rtl w:val="0"/>
                    </w:rPr>
                    <w:t xml:space="preserve">. Even if an event hasn’t yet occurred, the anticipation alone can trigger heightened worry, dread, and physiological responses.</w:t>
                  </w:r>
                </w:p>
                <w:p w:rsidR="00000000" w:rsidDel="00000000" w:rsidP="00000000" w:rsidRDefault="00000000" w:rsidRPr="00000000" w14:paraId="00000738">
                  <w:pPr>
                    <w:spacing w:after="240" w:before="240" w:lineRule="auto"/>
                    <w:rPr>
                      <w:u w:val="single"/>
                    </w:rPr>
                  </w:pPr>
                  <w:r w:rsidDel="00000000" w:rsidR="00000000" w:rsidRPr="00000000">
                    <w:rPr>
                      <w:u w:val="single"/>
                      <w:rtl w:val="0"/>
                    </w:rPr>
                    <w:t xml:space="preserve">Below, we introduce two foundational psychological perspectives—Lazarus’s Cognitive Appraisal Theory and LeDoux’s research on Fear Conditioning—to explain why simply imagining future disasters can lead to intense stress. </w:t>
                  </w:r>
                </w:p>
                <w:p w:rsidR="00000000" w:rsidDel="00000000" w:rsidP="00000000" w:rsidRDefault="00000000" w:rsidRPr="00000000" w14:paraId="00000739">
                  <w:pPr>
                    <w:spacing w:after="240" w:before="240" w:lineRule="auto"/>
                    <w:rPr/>
                  </w:pPr>
                  <w:r w:rsidDel="00000000" w:rsidR="00000000" w:rsidRPr="00000000">
                    <w:rPr>
                      <w:color w:val="ffffff"/>
                      <w:shd w:fill="920000" w:val="clear"/>
                      <w:rtl w:val="0"/>
                    </w:rPr>
                    <w:t xml:space="preserve">[DROP DOWN]</w:t>
                  </w:r>
                  <w:r w:rsidDel="00000000" w:rsidR="00000000" w:rsidRPr="00000000">
                    <w:rPr>
                      <w:rtl w:val="0"/>
                    </w:rPr>
                    <w:t xml:space="preserve"> </w:t>
                  </w:r>
                </w:p>
                <w:p w:rsidR="00000000" w:rsidDel="00000000" w:rsidP="00000000" w:rsidRDefault="00000000" w:rsidRPr="00000000" w14:paraId="0000073A">
                  <w:pPr>
                    <w:numPr>
                      <w:ilvl w:val="0"/>
                      <w:numId w:val="522"/>
                    </w:numPr>
                    <w:spacing w:after="0" w:afterAutospacing="0" w:before="240" w:lineRule="auto"/>
                    <w:ind w:left="720" w:hanging="360"/>
                    <w:rPr>
                      <w:b w:val="1"/>
                      <w:bCs w:val="1"/>
                    </w:rPr>
                  </w:pPr>
                  <w:r w:rsidDel="00000000" w:rsidR="00000000" w:rsidRPr="00000000">
                    <w:rPr>
                      <w:b w:val="1"/>
                      <w:bCs w:val="1"/>
                      <w:rtl w:val="0"/>
                    </w:rPr>
                    <w:t xml:space="preserve">Anticipatory Stress and Cognitive Appraisal (Richard Lazarus)</w:t>
                  </w:r>
                </w:p>
                <w:p w:rsidR="00000000" w:rsidDel="00000000" w:rsidP="00000000" w:rsidRDefault="00000000" w:rsidRPr="00000000" w14:paraId="0000073B">
                  <w:pPr>
                    <w:numPr>
                      <w:ilvl w:val="1"/>
                      <w:numId w:val="522"/>
                    </w:numPr>
                    <w:spacing w:after="0" w:afterAutospacing="0" w:before="0" w:beforeAutospacing="0" w:lineRule="auto"/>
                    <w:ind w:left="1440" w:hanging="360"/>
                  </w:pPr>
                  <w:r w:rsidDel="00000000" w:rsidR="00000000" w:rsidRPr="00000000">
                    <w:rPr>
                      <w:b w:val="1"/>
                      <w:bCs w:val="1"/>
                      <w:rtl w:val="0"/>
                    </w:rPr>
                    <w:t xml:space="preserve"> Who is Richard Lazarus and What is Cognitive Appraisal Theory?</w:t>
                    <w:br w:type="textWrapping"/>
                  </w:r>
                  <w:r w:rsidDel="00000000" w:rsidR="00000000" w:rsidRPr="00000000">
                    <w:rPr>
                      <w:rtl w:val="0"/>
                    </w:rPr>
                    <w:t xml:space="preserve">Richard Lazarus (1922–2002) was an influential psychologist known for his pioneering work on emotion and stress. His </w:t>
                  </w:r>
                  <w:r w:rsidDel="00000000" w:rsidR="00000000" w:rsidRPr="00000000">
                    <w:rPr>
                      <w:b w:val="1"/>
                      <w:bCs w:val="1"/>
                      <w:rtl w:val="0"/>
                    </w:rPr>
                    <w:t xml:space="preserve">Cognitive Appraisal Theory</w:t>
                  </w:r>
                  <w:r w:rsidDel="00000000" w:rsidR="00000000" w:rsidRPr="00000000">
                    <w:rPr>
                      <w:rtl w:val="0"/>
                    </w:rPr>
                    <w:t xml:space="preserve"> posits that our emotional reactions depend largely on how we </w:t>
                  </w:r>
                  <w:r w:rsidDel="00000000" w:rsidR="00000000" w:rsidRPr="00000000">
                    <w:rPr>
                      <w:i w:val="1"/>
                      <w:iCs w:val="1"/>
                      <w:rtl w:val="0"/>
                    </w:rPr>
                    <w:t xml:space="preserve">evaluate</w:t>
                  </w:r>
                  <w:r w:rsidDel="00000000" w:rsidR="00000000" w:rsidRPr="00000000">
                    <w:rPr>
                      <w:rtl w:val="0"/>
                    </w:rPr>
                    <w:t xml:space="preserve"> (or “appraise”) a situation in terms of its significance to our well-being. When we perceive a threat—such as a looming hurricane or severe drought—and simultaneously doubt our ability to cope, we experience elevated levels of stress.</w:t>
                  </w:r>
                </w:p>
                <w:p w:rsidR="00000000" w:rsidDel="00000000" w:rsidP="00000000" w:rsidRDefault="00000000" w:rsidRPr="00000000" w14:paraId="0000073C">
                  <w:pPr>
                    <w:numPr>
                      <w:ilvl w:val="1"/>
                      <w:numId w:val="522"/>
                    </w:numPr>
                    <w:spacing w:after="0" w:afterAutospacing="0" w:before="0" w:beforeAutospacing="0" w:lineRule="auto"/>
                    <w:ind w:left="1440" w:hanging="360"/>
                    <w:rPr>
                      <w:b w:val="1"/>
                      <w:bCs w:val="1"/>
                    </w:rPr>
                  </w:pPr>
                  <w:r w:rsidDel="00000000" w:rsidR="00000000" w:rsidRPr="00000000">
                    <w:rPr>
                      <w:b w:val="1"/>
                      <w:bCs w:val="1"/>
                      <w:rtl w:val="0"/>
                    </w:rPr>
                    <w:t xml:space="preserve">Why Does This Matter for Pre-Traumatic Stress?</w:t>
                  </w:r>
                </w:p>
                <w:p w:rsidR="00000000" w:rsidDel="00000000" w:rsidP="00000000" w:rsidRDefault="00000000" w:rsidRPr="00000000" w14:paraId="0000073D">
                  <w:pPr>
                    <w:numPr>
                      <w:ilvl w:val="2"/>
                      <w:numId w:val="522"/>
                    </w:numPr>
                    <w:spacing w:after="0" w:afterAutospacing="0" w:before="0" w:beforeAutospacing="0" w:lineRule="auto"/>
                    <w:ind w:left="2160" w:hanging="360"/>
                  </w:pPr>
                  <w:r w:rsidDel="00000000" w:rsidR="00000000" w:rsidRPr="00000000">
                    <w:rPr>
                      <w:rtl w:val="0"/>
                    </w:rPr>
                    <w:t xml:space="preserve">In the context of climate change, individuals who anticipate future disasters may be constantly “appraising” potential threats.</w:t>
                    <w:br w:type="textWrapping"/>
                  </w:r>
                </w:p>
                <w:p w:rsidR="00000000" w:rsidDel="00000000" w:rsidP="00000000" w:rsidRDefault="00000000" w:rsidRPr="00000000" w14:paraId="0000073E">
                  <w:pPr>
                    <w:numPr>
                      <w:ilvl w:val="2"/>
                      <w:numId w:val="522"/>
                    </w:numPr>
                    <w:spacing w:after="0" w:afterAutospacing="0" w:before="0" w:beforeAutospacing="0" w:lineRule="auto"/>
                    <w:ind w:left="2160" w:hanging="360"/>
                  </w:pPr>
                  <w:r w:rsidDel="00000000" w:rsidR="00000000" w:rsidRPr="00000000">
                    <w:rPr>
                      <w:rtl w:val="0"/>
                    </w:rPr>
                    <w:t xml:space="preserve">If they assess these threats as severe and feel they have limited resources (financial, emotional, or social) to handle them, their stress response can become chronic—even if the disaster has not actually occurred.</w:t>
                  </w:r>
                </w:p>
                <w:p w:rsidR="00000000" w:rsidDel="00000000" w:rsidP="00000000" w:rsidRDefault="00000000" w:rsidRPr="00000000" w14:paraId="0000073F">
                  <w:pPr>
                    <w:numPr>
                      <w:ilvl w:val="1"/>
                      <w:numId w:val="522"/>
                    </w:numPr>
                    <w:spacing w:after="0" w:afterAutospacing="0" w:before="0" w:beforeAutospacing="0" w:lineRule="auto"/>
                    <w:ind w:left="1440" w:hanging="360"/>
                    <w:rPr>
                      <w:b w:val="1"/>
                      <w:bCs w:val="1"/>
                    </w:rPr>
                  </w:pPr>
                  <w:r w:rsidDel="00000000" w:rsidR="00000000" w:rsidRPr="00000000">
                    <w:rPr>
                      <w:b w:val="1"/>
                      <w:bCs w:val="1"/>
                      <w:rtl w:val="0"/>
                    </w:rPr>
                    <w:t xml:space="preserve">Climate Context Example</w:t>
                  </w:r>
                </w:p>
                <w:p w:rsidR="00000000" w:rsidDel="00000000" w:rsidP="00000000" w:rsidRDefault="00000000" w:rsidRPr="00000000" w14:paraId="00000740">
                  <w:pPr>
                    <w:numPr>
                      <w:ilvl w:val="2"/>
                      <w:numId w:val="522"/>
                    </w:numPr>
                    <w:spacing w:after="0" w:afterAutospacing="0" w:before="0" w:beforeAutospacing="0" w:lineRule="auto"/>
                    <w:ind w:left="2160" w:hanging="360"/>
                  </w:pPr>
                  <w:r w:rsidDel="00000000" w:rsidR="00000000" w:rsidRPr="00000000">
                    <w:rPr>
                      <w:rtl w:val="0"/>
                    </w:rPr>
                    <w:t xml:space="preserve">A resident in a hurricane-prone region might spend much of the year envisioning the havoc a storm could bring.</w:t>
                    <w:br w:type="textWrapping"/>
                  </w:r>
                </w:p>
                <w:p w:rsidR="00000000" w:rsidDel="00000000" w:rsidP="00000000" w:rsidRDefault="00000000" w:rsidRPr="00000000" w14:paraId="00000741">
                  <w:pPr>
                    <w:numPr>
                      <w:ilvl w:val="2"/>
                      <w:numId w:val="522"/>
                    </w:numPr>
                    <w:spacing w:after="0" w:afterAutospacing="0" w:before="0" w:beforeAutospacing="0" w:lineRule="auto"/>
                    <w:ind w:left="2160" w:hanging="360"/>
                  </w:pPr>
                  <w:r w:rsidDel="00000000" w:rsidR="00000000" w:rsidRPr="00000000">
                    <w:rPr>
                      <w:rtl w:val="0"/>
                    </w:rPr>
                    <w:t xml:space="preserve">Although no hurricane is currently in the forecast, they experience anxiety, trouble sleeping, and a persistent sense of dread because their appraisal system is on high alert, perceiving a threat they might not be able to manage.</w:t>
                    <w:br w:type="textWrapping"/>
                  </w:r>
                </w:p>
                <w:p w:rsidR="00000000" w:rsidDel="00000000" w:rsidP="00000000" w:rsidRDefault="00000000" w:rsidRPr="00000000" w14:paraId="00000742">
                  <w:pPr>
                    <w:numPr>
                      <w:ilvl w:val="0"/>
                      <w:numId w:val="99"/>
                    </w:numPr>
                    <w:spacing w:after="0" w:afterAutospacing="0" w:before="0" w:beforeAutospacing="0" w:lineRule="auto"/>
                    <w:ind w:left="720" w:hanging="360"/>
                    <w:rPr>
                      <w:b w:val="1"/>
                      <w:bCs w:val="1"/>
                    </w:rPr>
                  </w:pPr>
                  <w:r w:rsidDel="00000000" w:rsidR="00000000" w:rsidRPr="00000000">
                    <w:rPr>
                      <w:b w:val="1"/>
                      <w:bCs w:val="1"/>
                      <w:rtl w:val="0"/>
                    </w:rPr>
                    <w:t xml:space="preserve">Fear Conditioning (Joseph LeDoux)</w:t>
                  </w:r>
                </w:p>
                <w:p w:rsidR="00000000" w:rsidDel="00000000" w:rsidP="00000000" w:rsidRDefault="00000000" w:rsidRPr="00000000" w14:paraId="00000743">
                  <w:pPr>
                    <w:numPr>
                      <w:ilvl w:val="1"/>
                      <w:numId w:val="99"/>
                    </w:numPr>
                    <w:spacing w:after="0" w:afterAutospacing="0" w:before="0" w:beforeAutospacing="0" w:lineRule="auto"/>
                    <w:ind w:left="1440" w:hanging="360"/>
                  </w:pPr>
                  <w:r w:rsidDel="00000000" w:rsidR="00000000" w:rsidRPr="00000000">
                    <w:rPr>
                      <w:b w:val="1"/>
                      <w:bCs w:val="1"/>
                      <w:rtl w:val="0"/>
                    </w:rPr>
                    <w:t xml:space="preserve">Who is Joseph LeDoux and What is Fear Conditioning?</w:t>
                    <w:br w:type="textWrapping"/>
                  </w:r>
                  <w:r w:rsidDel="00000000" w:rsidR="00000000" w:rsidRPr="00000000">
                    <w:rPr>
                      <w:rtl w:val="0"/>
                    </w:rPr>
                    <w:t xml:space="preserve">Joseph LeDoux is a neuroscientist whose research focuses on the brain mechanisms underlying fear and anxiety. His work highlights the </w:t>
                  </w:r>
                  <w:r w:rsidDel="00000000" w:rsidR="00000000" w:rsidRPr="00000000">
                    <w:rPr>
                      <w:b w:val="1"/>
                      <w:bCs w:val="1"/>
                      <w:rtl w:val="0"/>
                    </w:rPr>
                    <w:t xml:space="preserve">amygdala</w:t>
                  </w:r>
                  <w:r w:rsidDel="00000000" w:rsidR="00000000" w:rsidRPr="00000000">
                    <w:rPr>
                      <w:rtl w:val="0"/>
                    </w:rPr>
                    <w:t xml:space="preserve">—a small, almond-shaped region of the brain—as central to detecting threats and initiating fear responses. </w:t>
                  </w:r>
                  <w:r w:rsidDel="00000000" w:rsidR="00000000" w:rsidRPr="00000000">
                    <w:rPr>
                      <w:b w:val="1"/>
                      <w:bCs w:val="1"/>
                      <w:rtl w:val="0"/>
                    </w:rPr>
                    <w:t xml:space="preserve">Fear Conditioning</w:t>
                  </w:r>
                  <w:r w:rsidDel="00000000" w:rsidR="00000000" w:rsidRPr="00000000">
                    <w:rPr>
                      <w:rtl w:val="0"/>
                    </w:rPr>
                    <w:t xml:space="preserve"> occurs when we learn to associate certain cues (like images of storms or emergency alerts) with negative outcomes, leading to a rapid and intense stress response whenever those cues are present.</w:t>
                    <w:br w:type="textWrapping"/>
                  </w:r>
                </w:p>
                <w:p w:rsidR="00000000" w:rsidDel="00000000" w:rsidP="00000000" w:rsidRDefault="00000000" w:rsidRPr="00000000" w14:paraId="00000744">
                  <w:pPr>
                    <w:numPr>
                      <w:ilvl w:val="1"/>
                      <w:numId w:val="99"/>
                    </w:numPr>
                    <w:spacing w:after="0" w:afterAutospacing="0" w:before="0" w:beforeAutospacing="0" w:lineRule="auto"/>
                    <w:ind w:left="1440" w:hanging="360"/>
                    <w:rPr>
                      <w:b w:val="1"/>
                      <w:bCs w:val="1"/>
                    </w:rPr>
                  </w:pPr>
                  <w:r w:rsidDel="00000000" w:rsidR="00000000" w:rsidRPr="00000000">
                    <w:rPr>
                      <w:b w:val="1"/>
                      <w:bCs w:val="1"/>
                      <w:rtl w:val="0"/>
                    </w:rPr>
                    <w:t xml:space="preserve">Why Does This Matter for Pre-Traumatic Stress?</w:t>
                    <w:br w:type="textWrapping"/>
                  </w:r>
                  <w:r w:rsidDel="00000000" w:rsidR="00000000" w:rsidRPr="00000000">
                    <w:rPr>
                      <w:rtl w:val="0"/>
                    </w:rPr>
                    <w:t xml:space="preserve">Continuous exposure to alarming climate news or personal near-misses (e.g., a heavy storm that narrowly misses a hometown) can “train” the brain to be in a constant state of readiness.</w:t>
                    <w:br w:type="textWrapping"/>
                    <w:t xml:space="preserve">Each new report or weather alert becomes a conditioned trigger, sending signals to the amygdala that a threat is imminent—even if the actual danger is still uncertain or distant.</w:t>
                  </w:r>
                </w:p>
                <w:p w:rsidR="00000000" w:rsidDel="00000000" w:rsidP="00000000" w:rsidRDefault="00000000" w:rsidRPr="00000000" w14:paraId="00000745">
                  <w:pPr>
                    <w:numPr>
                      <w:ilvl w:val="0"/>
                      <w:numId w:val="99"/>
                    </w:numPr>
                    <w:spacing w:after="0" w:afterAutospacing="0" w:before="0" w:beforeAutospacing="0" w:lineRule="auto"/>
                    <w:ind w:left="720" w:hanging="360"/>
                    <w:rPr>
                      <w:b w:val="1"/>
                      <w:bCs w:val="1"/>
                    </w:rPr>
                  </w:pPr>
                  <w:r w:rsidDel="00000000" w:rsidR="00000000" w:rsidRPr="00000000">
                    <w:rPr>
                      <w:b w:val="1"/>
                      <w:bCs w:val="1"/>
                      <w:rtl w:val="0"/>
                    </w:rPr>
                    <w:t xml:space="preserve">Climate Context Example</w:t>
                  </w:r>
                </w:p>
                <w:p w:rsidR="00000000" w:rsidDel="00000000" w:rsidP="00000000" w:rsidRDefault="00000000" w:rsidRPr="00000000" w14:paraId="00000746">
                  <w:pPr>
                    <w:numPr>
                      <w:ilvl w:val="1"/>
                      <w:numId w:val="99"/>
                    </w:numPr>
                    <w:spacing w:after="0" w:afterAutospacing="0" w:before="0" w:beforeAutospacing="0" w:lineRule="auto"/>
                    <w:ind w:left="1440" w:hanging="360"/>
                  </w:pPr>
                  <w:r w:rsidDel="00000000" w:rsidR="00000000" w:rsidRPr="00000000">
                    <w:rPr>
                      <w:rtl w:val="0"/>
                    </w:rPr>
                    <w:t xml:space="preserve">Someone who has repeatedly watched news coverage of deadly wildfires may become hypervigilant whenever fire warnings are issued, experiencing anxiety, a racing heartbeat, or trouble focusing at work.</w:t>
                    <w:br w:type="textWrapping"/>
                  </w:r>
                </w:p>
                <w:p w:rsidR="00000000" w:rsidDel="00000000" w:rsidP="00000000" w:rsidRDefault="00000000" w:rsidRPr="00000000" w14:paraId="00000747">
                  <w:pPr>
                    <w:numPr>
                      <w:ilvl w:val="1"/>
                      <w:numId w:val="99"/>
                    </w:numPr>
                    <w:spacing w:after="240" w:before="0" w:beforeAutospacing="0" w:lineRule="auto"/>
                    <w:ind w:left="1440" w:hanging="360"/>
                  </w:pPr>
                  <w:r w:rsidDel="00000000" w:rsidR="00000000" w:rsidRPr="00000000">
                    <w:rPr>
                      <w:rtl w:val="0"/>
                    </w:rPr>
                    <w:t xml:space="preserve">This reaction arises even without a direct experience of fire because the brain has been “conditioned” to associate any mention of wildfires with potential catastrophe.</w:t>
                  </w:r>
                  <w:commentRangeStart w:id="162"/>
                  <w:commentRangeStart w:id="163"/>
                  <w:commentRangeStart w:id="164"/>
                  <w:r w:rsidDel="00000000" w:rsidR="00000000" w:rsidRPr="00000000">
                    <w:rPr>
                      <w:rtl w:val="0"/>
                    </w:rPr>
                  </w:r>
                </w:p>
                <w:p w:rsidR="00000000" w:rsidDel="00000000" w:rsidP="00000000" w:rsidRDefault="00000000" w:rsidRPr="00000000" w14:paraId="00000748">
                  <w:pPr>
                    <w:spacing w:after="240" w:before="240" w:lineRule="auto"/>
                    <w:rPr>
                      <w:b w:val="1"/>
                      <w:bCs w:val="1"/>
                      <w:color w:val="ffffff"/>
                      <w:u w:val="single"/>
                      <w:shd w:fill="920000" w:val="clear"/>
                    </w:rPr>
                  </w:pPr>
                  <w:commentRangeEnd w:id="162"/>
                  <w:r w:rsidDel="00000000" w:rsidR="00000000" w:rsidRPr="00000000">
                    <w:commentReference w:id="162"/>
                  </w:r>
                  <w:commentRangeEnd w:id="163"/>
                  <w:r w:rsidDel="00000000" w:rsidR="00000000" w:rsidRPr="00000000">
                    <w:commentReference w:id="163"/>
                  </w:r>
                  <w:commentRangeEnd w:id="164"/>
                  <w:r w:rsidDel="00000000" w:rsidR="00000000" w:rsidRPr="00000000">
                    <w:commentReference w:id="164"/>
                  </w:r>
                  <w:r w:rsidDel="00000000" w:rsidR="00000000" w:rsidRPr="00000000">
                    <w:rPr>
                      <w:color w:val="ffffff"/>
                      <w:shd w:fill="920000" w:val="clear"/>
                      <w:rtl w:val="0"/>
                    </w:rPr>
                    <w:t xml:space="preserve">[END DROP DOWN]</w:t>
                  </w:r>
                  <w:r w:rsidDel="00000000" w:rsidR="00000000" w:rsidRPr="00000000">
                    <w:rPr>
                      <w:rtl w:val="0"/>
                    </w:rPr>
                  </w:r>
                </w:p>
              </w:tc>
            </w:tr>
          </w:tbl>
          <w:p w:rsidR="00000000" w:rsidDel="00000000" w:rsidP="00000000" w:rsidRDefault="00000000" w:rsidRPr="00000000" w14:paraId="00000749">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74A">
            <w:pPr>
              <w:spacing w:after="240" w:before="240" w:lineRule="auto"/>
              <w:rPr>
                <w:b w:val="1"/>
                <w:bCs w:val="1"/>
                <w:u w:val="single"/>
              </w:rPr>
            </w:pPr>
            <w:r w:rsidDel="00000000" w:rsidR="00000000" w:rsidRPr="00000000">
              <w:rPr>
                <w:rtl w:val="0"/>
              </w:rPr>
            </w:r>
          </w:p>
          <w:tbl>
            <w:tblPr>
              <w:tblStyle w:val="Table58"/>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074B">
                  <w:pPr>
                    <w:pStyle w:val="Heading2"/>
                    <w:spacing w:after="240" w:before="240" w:lineRule="auto"/>
                    <w:rPr/>
                  </w:pPr>
                  <w:bookmarkStart w:colFirst="0" w:colLast="0" w:name="_iyd76qob4tep" w:id="146"/>
                  <w:bookmarkEnd w:id="146"/>
                  <w:r w:rsidDel="00000000" w:rsidR="00000000" w:rsidRPr="00000000">
                    <w:rPr>
                      <w:rtl w:val="0"/>
                    </w:rPr>
                    <w:t xml:space="preserve">Post-Traumatic Stress</w:t>
                  </w:r>
                  <w:r w:rsidDel="00000000" w:rsidR="00000000" w:rsidRPr="00000000">
                    <w:rPr>
                      <w:rtl w:val="0"/>
                    </w:rPr>
                  </w:r>
                </w:p>
                <w:p w:rsidR="00000000" w:rsidDel="00000000" w:rsidP="00000000" w:rsidRDefault="00000000" w:rsidRPr="00000000" w14:paraId="0000074C">
                  <w:pPr>
                    <w:spacing w:after="240" w:before="240" w:lineRule="auto"/>
                    <w:rPr/>
                  </w:pPr>
                  <w:r w:rsidDel="00000000" w:rsidR="00000000" w:rsidRPr="00000000">
                    <w:rPr>
                      <w:rtl w:val="0"/>
                    </w:rPr>
                    <w:t xml:space="preserve">While pre-traumatic stress focuses on what lies ahead, post-traumatic stress</w:t>
                  </w:r>
                  <w:r w:rsidDel="00000000" w:rsidR="00000000" w:rsidRPr="00000000">
                    <w:rPr>
                      <w:i w:val="1"/>
                      <w:iCs w:val="1"/>
                      <w:rtl w:val="0"/>
                    </w:rPr>
                    <w:t xml:space="preserve"> emerges after a person has directly experienced or witnessed a devastating event</w:t>
                  </w:r>
                  <w:r w:rsidDel="00000000" w:rsidR="00000000" w:rsidRPr="00000000">
                    <w:rPr>
                      <w:rtl w:val="0"/>
                    </w:rPr>
                    <w:t xml:space="preserve">. Below, we turn to some key psychologists and researchers who have shaped our understanding of how trauma impacts both mind and body long after the initial threat has passed. </w:t>
                  </w:r>
                </w:p>
                <w:p w:rsidR="00000000" w:rsidDel="00000000" w:rsidP="00000000" w:rsidRDefault="00000000" w:rsidRPr="00000000" w14:paraId="0000074D">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074E">
                  <w:pPr>
                    <w:numPr>
                      <w:ilvl w:val="0"/>
                      <w:numId w:val="209"/>
                    </w:numPr>
                    <w:spacing w:after="0" w:afterAutospacing="0" w:before="240" w:lineRule="auto"/>
                    <w:ind w:left="720" w:hanging="360"/>
                    <w:rPr>
                      <w:b w:val="1"/>
                      <w:bCs w:val="1"/>
                    </w:rPr>
                  </w:pPr>
                  <w:r w:rsidDel="00000000" w:rsidR="00000000" w:rsidRPr="00000000">
                    <w:rPr>
                      <w:b w:val="1"/>
                      <w:bCs w:val="1"/>
                      <w:rtl w:val="0"/>
                    </w:rPr>
                    <w:t xml:space="preserve">Post-Traumatic Stress Disorder (PTSD) Framework (Bessel van der Kolk)</w:t>
                  </w:r>
                </w:p>
                <w:p w:rsidR="00000000" w:rsidDel="00000000" w:rsidP="00000000" w:rsidRDefault="00000000" w:rsidRPr="00000000" w14:paraId="0000074F">
                  <w:pPr>
                    <w:numPr>
                      <w:ilvl w:val="1"/>
                      <w:numId w:val="209"/>
                    </w:numPr>
                    <w:spacing w:after="0" w:afterAutospacing="0" w:before="0" w:beforeAutospacing="0" w:lineRule="auto"/>
                    <w:ind w:left="1440" w:hanging="360"/>
                  </w:pPr>
                  <w:r w:rsidDel="00000000" w:rsidR="00000000" w:rsidRPr="00000000">
                    <w:rPr>
                      <w:b w:val="1"/>
                      <w:bCs w:val="1"/>
                      <w:rtl w:val="0"/>
                    </w:rPr>
                    <w:t xml:space="preserve">Who is Bessel van der Kolk and What is His Contribution to Trauma Research?</w:t>
                    <w:br w:type="textWrapping"/>
                    <w:br w:type="textWrapping"/>
                  </w:r>
                  <w:r w:rsidDel="00000000" w:rsidR="00000000" w:rsidRPr="00000000">
                    <w:rPr>
                      <w:rtl w:val="0"/>
                    </w:rPr>
                    <w:t xml:space="preserve">Bessel van der Kolk is a psychiatrist and researcher whose groundbreaking work—especially highlighted in his book </w:t>
                  </w:r>
                  <w:r w:rsidDel="00000000" w:rsidR="00000000" w:rsidRPr="00000000">
                    <w:rPr>
                      <w:i w:val="1"/>
                      <w:iCs w:val="1"/>
                      <w:rtl w:val="0"/>
                    </w:rPr>
                    <w:t xml:space="preserve">The Body Keeps the Score</w:t>
                  </w:r>
                  <w:r w:rsidDel="00000000" w:rsidR="00000000" w:rsidRPr="00000000">
                    <w:rPr>
                      <w:rtl w:val="0"/>
                    </w:rPr>
                    <w:t xml:space="preserve">—centers on how traumatic experiences affect the brain, nervous system, and body. His framework shows that trauma can disrupt normal memory processing and emotional regulation, causing intrusive thoughts, nightmares, hypervigilance, and other persistent symptoms</w:t>
                    <w:br w:type="textWrapping"/>
                    <w:t xml:space="preserve">.</w:t>
                  </w:r>
                </w:p>
                <w:p w:rsidR="00000000" w:rsidDel="00000000" w:rsidP="00000000" w:rsidRDefault="00000000" w:rsidRPr="00000000" w14:paraId="00000750">
                  <w:pPr>
                    <w:numPr>
                      <w:ilvl w:val="1"/>
                      <w:numId w:val="209"/>
                    </w:numPr>
                    <w:spacing w:after="0" w:afterAutospacing="0" w:before="0" w:beforeAutospacing="0" w:lineRule="auto"/>
                    <w:ind w:left="1440" w:hanging="360"/>
                    <w:rPr>
                      <w:b w:val="1"/>
                      <w:bCs w:val="1"/>
                    </w:rPr>
                  </w:pPr>
                  <w:r w:rsidDel="00000000" w:rsidR="00000000" w:rsidRPr="00000000">
                    <w:rPr>
                      <w:b w:val="1"/>
                      <w:bCs w:val="1"/>
                      <w:rtl w:val="0"/>
                    </w:rPr>
                    <w:t xml:space="preserve">Why Does This Matter for Post-Traumatic Stress?</w:t>
                  </w:r>
                </w:p>
                <w:p w:rsidR="00000000" w:rsidDel="00000000" w:rsidP="00000000" w:rsidRDefault="00000000" w:rsidRPr="00000000" w14:paraId="00000751">
                  <w:pPr>
                    <w:numPr>
                      <w:ilvl w:val="2"/>
                      <w:numId w:val="209"/>
                    </w:numPr>
                    <w:spacing w:after="0" w:afterAutospacing="0" w:before="0" w:beforeAutospacing="0" w:lineRule="auto"/>
                    <w:ind w:left="2160" w:hanging="360"/>
                  </w:pPr>
                  <w:r w:rsidDel="00000000" w:rsidR="00000000" w:rsidRPr="00000000">
                    <w:rPr>
                      <w:rtl w:val="0"/>
                    </w:rPr>
                    <w:t xml:space="preserve">When someone experiences a climate disaster, such as a severe flood or hurricane, the intense fear and helplessness can “store” itself in both mind and body.</w:t>
                    <w:br w:type="textWrapping"/>
                  </w:r>
                </w:p>
                <w:p w:rsidR="00000000" w:rsidDel="00000000" w:rsidP="00000000" w:rsidRDefault="00000000" w:rsidRPr="00000000" w14:paraId="00000752">
                  <w:pPr>
                    <w:numPr>
                      <w:ilvl w:val="2"/>
                      <w:numId w:val="209"/>
                    </w:numPr>
                    <w:spacing w:after="0" w:afterAutospacing="0" w:before="0" w:beforeAutospacing="0" w:lineRule="auto"/>
                    <w:ind w:left="2160" w:hanging="360"/>
                  </w:pPr>
                  <w:r w:rsidDel="00000000" w:rsidR="00000000" w:rsidRPr="00000000">
                    <w:rPr>
                      <w:rtl w:val="0"/>
                    </w:rPr>
                    <w:t xml:space="preserve">Subsequent reminders—like heavy rainfall or strong winds—can trigger the body’s learned stress responses, making it feel as if the original event is happening again.</w:t>
                  </w:r>
                </w:p>
                <w:p w:rsidR="00000000" w:rsidDel="00000000" w:rsidP="00000000" w:rsidRDefault="00000000" w:rsidRPr="00000000" w14:paraId="00000753">
                  <w:pPr>
                    <w:numPr>
                      <w:ilvl w:val="1"/>
                      <w:numId w:val="209"/>
                    </w:numPr>
                    <w:spacing w:after="0" w:afterAutospacing="0" w:before="0" w:beforeAutospacing="0" w:lineRule="auto"/>
                    <w:ind w:left="1440" w:hanging="360"/>
                    <w:rPr>
                      <w:b w:val="1"/>
                      <w:bCs w:val="1"/>
                    </w:rPr>
                  </w:pPr>
                  <w:r w:rsidDel="00000000" w:rsidR="00000000" w:rsidRPr="00000000">
                    <w:rPr>
                      <w:b w:val="1"/>
                      <w:bCs w:val="1"/>
                      <w:rtl w:val="0"/>
                    </w:rPr>
                    <w:t xml:space="preserve">Climate Context Example</w:t>
                  </w:r>
                </w:p>
                <w:p w:rsidR="00000000" w:rsidDel="00000000" w:rsidP="00000000" w:rsidRDefault="00000000" w:rsidRPr="00000000" w14:paraId="00000754">
                  <w:pPr>
                    <w:numPr>
                      <w:ilvl w:val="2"/>
                      <w:numId w:val="209"/>
                    </w:numPr>
                    <w:spacing w:after="0" w:afterAutospacing="0" w:before="0" w:beforeAutospacing="0" w:lineRule="auto"/>
                    <w:ind w:left="2160" w:hanging="360"/>
                  </w:pPr>
                  <w:r w:rsidDel="00000000" w:rsidR="00000000" w:rsidRPr="00000000">
                    <w:rPr>
                      <w:rtl w:val="0"/>
                    </w:rPr>
                    <w:t xml:space="preserve">A flood survivor might experience panic attacks whenever they hear the sound of rushing water.</w:t>
                    <w:br w:type="textWrapping"/>
                  </w:r>
                </w:p>
                <w:p w:rsidR="00000000" w:rsidDel="00000000" w:rsidP="00000000" w:rsidRDefault="00000000" w:rsidRPr="00000000" w14:paraId="00000755">
                  <w:pPr>
                    <w:numPr>
                      <w:ilvl w:val="2"/>
                      <w:numId w:val="209"/>
                    </w:numPr>
                    <w:spacing w:after="0" w:afterAutospacing="0" w:before="0" w:beforeAutospacing="0" w:lineRule="auto"/>
                    <w:ind w:left="2160" w:hanging="360"/>
                  </w:pPr>
                  <w:r w:rsidDel="00000000" w:rsidR="00000000" w:rsidRPr="00000000">
                    <w:rPr>
                      <w:rtl w:val="0"/>
                    </w:rPr>
                    <w:t xml:space="preserve">Even mild rainstorms can evoke flashbacks, as their brain has linked this sensory cue to the terror of the actual flood event.</w:t>
                  </w:r>
                  <w:r w:rsidDel="00000000" w:rsidR="00000000" w:rsidRPr="00000000">
                    <w:rPr>
                      <w:rtl w:val="0"/>
                    </w:rPr>
                  </w:r>
                </w:p>
                <w:p w:rsidR="00000000" w:rsidDel="00000000" w:rsidP="00000000" w:rsidRDefault="00000000" w:rsidRPr="00000000" w14:paraId="00000756">
                  <w:pPr>
                    <w:numPr>
                      <w:ilvl w:val="0"/>
                      <w:numId w:val="209"/>
                    </w:numPr>
                    <w:spacing w:after="0" w:afterAutospacing="0" w:before="0" w:beforeAutospacing="0" w:lineRule="auto"/>
                    <w:ind w:left="720" w:hanging="360"/>
                    <w:rPr>
                      <w:b w:val="1"/>
                      <w:bCs w:val="1"/>
                    </w:rPr>
                  </w:pPr>
                  <w:r w:rsidDel="00000000" w:rsidR="00000000" w:rsidRPr="00000000">
                    <w:rPr>
                      <w:b w:val="1"/>
                      <w:bCs w:val="1"/>
                      <w:rtl w:val="0"/>
                    </w:rPr>
                    <w:t xml:space="preserve">Trauma and Recovery (Judith Herman)</w:t>
                  </w:r>
                </w:p>
                <w:p w:rsidR="00000000" w:rsidDel="00000000" w:rsidP="00000000" w:rsidRDefault="00000000" w:rsidRPr="00000000" w14:paraId="00000757">
                  <w:pPr>
                    <w:numPr>
                      <w:ilvl w:val="1"/>
                      <w:numId w:val="209"/>
                    </w:numPr>
                    <w:spacing w:after="0" w:afterAutospacing="0" w:before="0" w:beforeAutospacing="0" w:lineRule="auto"/>
                    <w:ind w:left="1440" w:hanging="360"/>
                  </w:pPr>
                  <w:r w:rsidDel="00000000" w:rsidR="00000000" w:rsidRPr="00000000">
                    <w:rPr>
                      <w:b w:val="1"/>
                      <w:bCs w:val="1"/>
                      <w:rtl w:val="0"/>
                    </w:rPr>
                    <w:t xml:space="preserve">Who Is Judith Herman and What Is ‘Trauma and Recovery’?</w:t>
                    <w:br w:type="textWrapping"/>
                    <w:br w:type="textWrapping"/>
                  </w:r>
                  <w:r w:rsidDel="00000000" w:rsidR="00000000" w:rsidRPr="00000000">
                    <w:rPr>
                      <w:rtl w:val="0"/>
                    </w:rPr>
                    <w:t xml:space="preserve">Judith Herman is a psychiatrist best known for her groundbreaking book </w:t>
                  </w:r>
                  <w:r w:rsidDel="00000000" w:rsidR="00000000" w:rsidRPr="00000000">
                    <w:rPr>
                      <w:i w:val="1"/>
                      <w:iCs w:val="1"/>
                      <w:rtl w:val="0"/>
                    </w:rPr>
                    <w:t xml:space="preserve">Trauma and Recovery</w:t>
                  </w:r>
                  <w:r w:rsidDel="00000000" w:rsidR="00000000" w:rsidRPr="00000000">
                    <w:rPr>
                      <w:rtl w:val="0"/>
                    </w:rPr>
                    <w:t xml:space="preserve">. Her work centers on how trauma disrupts a person’s fundamental sense of safety, autonomy, and self-efficacy. According to Herman, experiencing or witnessing a traumatic event can shatter core beliefs about the world being a stable, predictable place.</w:t>
                    <w:br w:type="textWrapping"/>
                  </w:r>
                </w:p>
                <w:p w:rsidR="00000000" w:rsidDel="00000000" w:rsidP="00000000" w:rsidRDefault="00000000" w:rsidRPr="00000000" w14:paraId="00000758">
                  <w:pPr>
                    <w:numPr>
                      <w:ilvl w:val="1"/>
                      <w:numId w:val="209"/>
                    </w:numPr>
                    <w:spacing w:after="0" w:afterAutospacing="0" w:before="0" w:beforeAutospacing="0" w:lineRule="auto"/>
                    <w:ind w:left="1440" w:hanging="360"/>
                    <w:rPr>
                      <w:b w:val="1"/>
                      <w:bCs w:val="1"/>
                    </w:rPr>
                  </w:pPr>
                  <w:r w:rsidDel="00000000" w:rsidR="00000000" w:rsidRPr="00000000">
                    <w:rPr>
                      <w:b w:val="1"/>
                      <w:bCs w:val="1"/>
                      <w:rtl w:val="0"/>
                    </w:rPr>
                    <w:t xml:space="preserve">How Does This Relate to Climate-Induced Trauma?</w:t>
                    <w:br w:type="textWrapping"/>
                  </w:r>
                </w:p>
                <w:p w:rsidR="00000000" w:rsidDel="00000000" w:rsidP="00000000" w:rsidRDefault="00000000" w:rsidRPr="00000000" w14:paraId="00000759">
                  <w:pPr>
                    <w:numPr>
                      <w:ilvl w:val="2"/>
                      <w:numId w:val="209"/>
                    </w:numPr>
                    <w:spacing w:after="0" w:afterAutospacing="0" w:before="0" w:beforeAutospacing="0" w:lineRule="auto"/>
                    <w:ind w:left="2160" w:hanging="360"/>
                  </w:pPr>
                  <w:r w:rsidDel="00000000" w:rsidR="00000000" w:rsidRPr="00000000">
                    <w:rPr>
                      <w:rtl w:val="0"/>
                    </w:rPr>
                    <w:t xml:space="preserve">Extreme weather disasters often come with little warning, undermining people’s trust in their environment and their ability to protect themselves or loved ones.</w:t>
                    <w:br w:type="textWrapping"/>
                  </w:r>
                </w:p>
                <w:p w:rsidR="00000000" w:rsidDel="00000000" w:rsidP="00000000" w:rsidRDefault="00000000" w:rsidRPr="00000000" w14:paraId="0000075A">
                  <w:pPr>
                    <w:numPr>
                      <w:ilvl w:val="2"/>
                      <w:numId w:val="209"/>
                    </w:numPr>
                    <w:spacing w:after="0" w:afterAutospacing="0" w:before="0" w:beforeAutospacing="0" w:lineRule="auto"/>
                    <w:ind w:left="2160" w:hanging="360"/>
                  </w:pPr>
                  <w:r w:rsidDel="00000000" w:rsidR="00000000" w:rsidRPr="00000000">
                    <w:rPr>
                      <w:rtl w:val="0"/>
                    </w:rPr>
                    <w:t xml:space="preserve">Survivors may feel isolated or disoriented in the aftermath, struggling with the realization that the security they once took for granted can vanish suddenly.</w:t>
                    <w:br w:type="textWrapping"/>
                  </w:r>
                </w:p>
                <w:p w:rsidR="00000000" w:rsidDel="00000000" w:rsidP="00000000" w:rsidRDefault="00000000" w:rsidRPr="00000000" w14:paraId="0000075B">
                  <w:pPr>
                    <w:numPr>
                      <w:ilvl w:val="1"/>
                      <w:numId w:val="209"/>
                    </w:numPr>
                    <w:spacing w:after="0" w:afterAutospacing="0" w:before="0" w:beforeAutospacing="0" w:lineRule="auto"/>
                    <w:ind w:left="1440" w:hanging="360"/>
                    <w:rPr>
                      <w:b w:val="1"/>
                      <w:bCs w:val="1"/>
                    </w:rPr>
                  </w:pPr>
                  <w:r w:rsidDel="00000000" w:rsidR="00000000" w:rsidRPr="00000000">
                    <w:rPr>
                      <w:b w:val="1"/>
                      <w:bCs w:val="1"/>
                      <w:rtl w:val="0"/>
                    </w:rPr>
                    <w:t xml:space="preserve">Climate Context Example</w:t>
                    <w:br w:type="textWrapping"/>
                  </w:r>
                </w:p>
                <w:p w:rsidR="00000000" w:rsidDel="00000000" w:rsidP="00000000" w:rsidRDefault="00000000" w:rsidRPr="00000000" w14:paraId="0000075C">
                  <w:pPr>
                    <w:numPr>
                      <w:ilvl w:val="2"/>
                      <w:numId w:val="209"/>
                    </w:numPr>
                    <w:spacing w:after="0" w:afterAutospacing="0" w:before="0" w:beforeAutospacing="0" w:lineRule="auto"/>
                    <w:ind w:left="2160" w:hanging="360"/>
                  </w:pPr>
                  <w:r w:rsidDel="00000000" w:rsidR="00000000" w:rsidRPr="00000000">
                    <w:rPr>
                      <w:rtl w:val="0"/>
                    </w:rPr>
                    <w:t xml:space="preserve">A resident who has lost their home to a wildfire might not only grieve their immediate losses but also grapple with a deep sense of betrayal—an idea that the land or the community they relied upon is no longer safe or predictable.</w:t>
                    <w:br w:type="textWrapping"/>
                  </w:r>
                </w:p>
                <w:p w:rsidR="00000000" w:rsidDel="00000000" w:rsidP="00000000" w:rsidRDefault="00000000" w:rsidRPr="00000000" w14:paraId="0000075D">
                  <w:pPr>
                    <w:numPr>
                      <w:ilvl w:val="0"/>
                      <w:numId w:val="209"/>
                    </w:numPr>
                    <w:spacing w:after="0" w:afterAutospacing="0" w:before="0" w:beforeAutospacing="0" w:lineRule="auto"/>
                    <w:ind w:left="720" w:hanging="360"/>
                    <w:rPr>
                      <w:b w:val="1"/>
                      <w:bCs w:val="1"/>
                    </w:rPr>
                  </w:pPr>
                  <w:r w:rsidDel="00000000" w:rsidR="00000000" w:rsidRPr="00000000">
                    <w:rPr>
                      <w:b w:val="1"/>
                      <w:bCs w:val="1"/>
                      <w:rtl w:val="0"/>
                    </w:rPr>
                    <w:t xml:space="preserve">Chaos Theory (Edward N. Lorenz)</w:t>
                  </w:r>
                </w:p>
                <w:p w:rsidR="00000000" w:rsidDel="00000000" w:rsidP="00000000" w:rsidRDefault="00000000" w:rsidRPr="00000000" w14:paraId="0000075E">
                  <w:pPr>
                    <w:numPr>
                      <w:ilvl w:val="1"/>
                      <w:numId w:val="209"/>
                    </w:numPr>
                    <w:spacing w:after="240" w:before="0" w:beforeAutospacing="0" w:lineRule="auto"/>
                    <w:ind w:left="1440" w:hanging="360"/>
                    <w:rPr>
                      <w:b w:val="1"/>
                      <w:bCs w:val="1"/>
                    </w:rPr>
                  </w:pPr>
                  <w:r w:rsidDel="00000000" w:rsidR="00000000" w:rsidRPr="00000000">
                    <w:rPr>
                      <w:b w:val="1"/>
                      <w:bCs w:val="1"/>
                      <w:rtl w:val="0"/>
                    </w:rPr>
                    <w:t xml:space="preserve">Who Was Edward N. Lorenz and What Is Chaos Theory?</w:t>
                  </w:r>
                </w:p>
                <w:p w:rsidR="00000000" w:rsidDel="00000000" w:rsidP="00000000" w:rsidRDefault="00000000" w:rsidRPr="00000000" w14:paraId="0000075F">
                  <w:pPr>
                    <w:spacing w:after="240" w:before="240" w:lineRule="auto"/>
                    <w:ind w:left="1440" w:firstLine="0"/>
                    <w:rPr/>
                  </w:pPr>
                  <w:r w:rsidDel="00000000" w:rsidR="00000000" w:rsidRPr="00000000">
                    <w:rPr>
                      <w:rtl w:val="0"/>
                    </w:rPr>
                    <w:t xml:space="preserve">Edward N. Lorenz (1917–2008) was a mathematician and meteorologist who revolutionized our understanding of dynamic systems with his pioneering work on chaos theory. While studying weather prediction in the 1960s, Lorenz discovered that tiny differences in initial conditions—so small they might seem inconsequential—could lead to vastly different outcomes in weather patterns. This insight, famously illustrated by the "butterfly effect," underscored the unpredictability of complex systems and their sensitivity to initial conditions. Chaos theory extends beyond meteorology, influencing fields as diverse as physics, biology, economics, and psychology. Its central principle—that small events can have disproportionately large, unpredictable consequences—offers a compelling lens through which to understand trauma and its profound impact on human psychology.</w:t>
                  </w:r>
                </w:p>
                <w:p w:rsidR="00000000" w:rsidDel="00000000" w:rsidP="00000000" w:rsidRDefault="00000000" w:rsidRPr="00000000" w14:paraId="00000760">
                  <w:pPr>
                    <w:numPr>
                      <w:ilvl w:val="1"/>
                      <w:numId w:val="209"/>
                    </w:numPr>
                    <w:spacing w:after="0" w:afterAutospacing="0" w:before="240" w:lineRule="auto"/>
                    <w:ind w:left="1440" w:hanging="360"/>
                    <w:rPr>
                      <w:b w:val="1"/>
                      <w:bCs w:val="1"/>
                    </w:rPr>
                  </w:pPr>
                  <w:r w:rsidDel="00000000" w:rsidR="00000000" w:rsidRPr="00000000">
                    <w:rPr>
                      <w:b w:val="1"/>
                      <w:bCs w:val="1"/>
                      <w:rtl w:val="0"/>
                    </w:rPr>
                    <w:t xml:space="preserve">How Does Chaos Theory Relate to Trauma?</w:t>
                    <w:br w:type="textWrapping"/>
                    <w:br w:type="textWrapping"/>
                  </w:r>
                  <w:r w:rsidDel="00000000" w:rsidR="00000000" w:rsidRPr="00000000">
                    <w:rPr>
                      <w:rtl w:val="0"/>
                    </w:rPr>
                    <w:t xml:space="preserve">Trauma, like weather, is governed by complex, nonlinear systems that are highly sensitive to external inputs. A single traumatic experience can ripple through an individual’s psychological and physiological landscape, creating unpredictable and far-reaching consequences. Just as minor variations in weather conditions can lead to the formation of a hurricane, a seemingly isolated event can trigger a cascade of dysregulated emotional, cognitive, and physical responses in someone exposed to trauma.</w:t>
                    <w:br w:type="textWrapping"/>
                    <w:t xml:space="preserve">For example, in individuals with PTSD, the "butterfly effect" may manifest as a small trigger—a smell, a sound, or a fleeting memory—that evokes a powerful, uncontrollable reaction. This reaction might include flashbacks, hypervigilance, or dissociation, destabilizing the person's sense of safety and control. The way traumatic memories are encoded in the brain and body creates a heightened sensitivity to these cues, amplifying their impact in much the same way that small changes in a chaotic system can lead to major outcomes.</w:t>
                    <w:br w:type="textWrapping"/>
                  </w:r>
                </w:p>
                <w:p w:rsidR="00000000" w:rsidDel="00000000" w:rsidP="00000000" w:rsidRDefault="00000000" w:rsidRPr="00000000" w14:paraId="00000761">
                  <w:pPr>
                    <w:numPr>
                      <w:ilvl w:val="1"/>
                      <w:numId w:val="209"/>
                    </w:numPr>
                    <w:spacing w:after="240" w:before="0" w:beforeAutospacing="0" w:lineRule="auto"/>
                    <w:ind w:left="1440" w:hanging="360"/>
                    <w:rPr>
                      <w:b w:val="1"/>
                      <w:bCs w:val="1"/>
                    </w:rPr>
                  </w:pPr>
                  <w:r w:rsidDel="00000000" w:rsidR="00000000" w:rsidRPr="00000000">
                    <w:rPr>
                      <w:b w:val="1"/>
                      <w:bCs w:val="1"/>
                      <w:rtl w:val="0"/>
                    </w:rPr>
                    <w:t xml:space="preserve">Climate Context Example</w:t>
                  </w:r>
                </w:p>
                <w:p w:rsidR="00000000" w:rsidDel="00000000" w:rsidP="00000000" w:rsidRDefault="00000000" w:rsidRPr="00000000" w14:paraId="00000762">
                  <w:pPr>
                    <w:spacing w:after="240" w:before="240" w:lineRule="auto"/>
                    <w:ind w:left="1440" w:firstLine="0"/>
                    <w:rPr/>
                  </w:pPr>
                  <w:r w:rsidDel="00000000" w:rsidR="00000000" w:rsidRPr="00000000">
                    <w:rPr>
                      <w:rtl w:val="0"/>
                    </w:rPr>
                    <w:t xml:space="preserve">After surviving a powerful storm, an individual might overreact to any weather change—like gusty winds or dropping barometric pressure—because these “small signals” now take on a much larger, more threatening meaning in their mind.</w:t>
                  </w:r>
                </w:p>
                <w:p w:rsidR="00000000" w:rsidDel="00000000" w:rsidP="00000000" w:rsidRDefault="00000000" w:rsidRPr="00000000" w14:paraId="00000763">
                  <w:pPr>
                    <w:numPr>
                      <w:ilvl w:val="0"/>
                      <w:numId w:val="209"/>
                    </w:numPr>
                    <w:spacing w:after="0" w:afterAutospacing="0" w:before="240" w:lineRule="auto"/>
                    <w:ind w:left="720" w:hanging="360"/>
                    <w:rPr>
                      <w:b w:val="1"/>
                      <w:bCs w:val="1"/>
                    </w:rPr>
                  </w:pPr>
                  <w:r w:rsidDel="00000000" w:rsidR="00000000" w:rsidRPr="00000000">
                    <w:rPr>
                      <w:b w:val="1"/>
                      <w:bCs w:val="1"/>
                      <w:rtl w:val="0"/>
                    </w:rPr>
                    <w:t xml:space="preserve">Cumulative Trauma (Kai Erikson)</w:t>
                  </w:r>
                </w:p>
                <w:p w:rsidR="00000000" w:rsidDel="00000000" w:rsidP="00000000" w:rsidRDefault="00000000" w:rsidRPr="00000000" w14:paraId="00000764">
                  <w:pPr>
                    <w:numPr>
                      <w:ilvl w:val="1"/>
                      <w:numId w:val="209"/>
                    </w:numPr>
                    <w:spacing w:after="0" w:afterAutospacing="0" w:before="0" w:beforeAutospacing="0" w:lineRule="auto"/>
                    <w:ind w:left="1440" w:hanging="360"/>
                  </w:pPr>
                  <w:r w:rsidDel="00000000" w:rsidR="00000000" w:rsidRPr="00000000">
                    <w:rPr>
                      <w:b w:val="1"/>
                      <w:bCs w:val="1"/>
                      <w:rtl w:val="0"/>
                    </w:rPr>
                    <w:t xml:space="preserve">Who is Kai Erikson and What is Collective Trauma?</w:t>
                    <w:br w:type="textWrapping"/>
                    <w:br w:type="textWrapping"/>
                  </w:r>
                  <w:commentRangeStart w:id="165"/>
                  <w:r w:rsidDel="00000000" w:rsidR="00000000" w:rsidRPr="00000000">
                    <w:rPr>
                      <w:rtl w:val="0"/>
                    </w:rPr>
                    <w:t xml:space="preserve">Kai Erikson is a sociologist who introduced the notion of </w:t>
                  </w:r>
                  <w:r w:rsidDel="00000000" w:rsidR="00000000" w:rsidRPr="00000000">
                    <w:rPr>
                      <w:b w:val="1"/>
                      <w:bCs w:val="1"/>
                      <w:rtl w:val="0"/>
                    </w:rPr>
                    <w:t xml:space="preserve">collective or communal trauma</w:t>
                  </w:r>
                  <w:r w:rsidDel="00000000" w:rsidR="00000000" w:rsidRPr="00000000">
                    <w:rPr>
                      <w:rtl w:val="0"/>
                    </w:rPr>
                    <w:t xml:space="preserve">. His work shows that trauma can extend beyond individual psychology, affecting entire groups, towns, or populations. Repeated disasters, in particular, can reinforce shared feelings of fear and hopelessness over time.</w:t>
                  </w:r>
                  <w:commentRangeEnd w:id="165"/>
                  <w:r w:rsidDel="00000000" w:rsidR="00000000" w:rsidRPr="00000000">
                    <w:commentReference w:id="165"/>
                  </w:r>
                  <w:r w:rsidDel="00000000" w:rsidR="00000000" w:rsidRPr="00000000">
                    <w:rPr>
                      <w:rtl w:val="0"/>
                    </w:rPr>
                    <w:br w:type="textWrapping"/>
                  </w:r>
                </w:p>
                <w:p w:rsidR="00000000" w:rsidDel="00000000" w:rsidP="00000000" w:rsidRDefault="00000000" w:rsidRPr="00000000" w14:paraId="00000765">
                  <w:pPr>
                    <w:numPr>
                      <w:ilvl w:val="1"/>
                      <w:numId w:val="209"/>
                    </w:numPr>
                    <w:spacing w:after="240" w:before="0" w:beforeAutospacing="0" w:lineRule="auto"/>
                    <w:ind w:left="1440" w:hanging="360"/>
                    <w:rPr>
                      <w:b w:val="1"/>
                      <w:bCs w:val="1"/>
                    </w:rPr>
                  </w:pPr>
                  <w:r w:rsidDel="00000000" w:rsidR="00000000" w:rsidRPr="00000000">
                    <w:rPr>
                      <w:b w:val="1"/>
                      <w:bCs w:val="1"/>
                      <w:rtl w:val="0"/>
                    </w:rPr>
                    <w:t xml:space="preserve">Why Does This Matter for Post-Traumatic Stress?</w:t>
                  </w:r>
                  <w:del w:author="Ashley Stoltz" w:id="260" w:date="2025-12-15T04:56:55Z">
                    <w:r w:rsidDel="00000000" w:rsidR="00000000" w:rsidRPr="00000000">
                      <w:rPr>
                        <w:b w:val="1"/>
                        <w:bCs w:val="1"/>
                        <w:rtl w:val="0"/>
                      </w:rPr>
                      <w:br w:type="textWrapping"/>
                    </w:r>
                  </w:del>
                  <w:r w:rsidDel="00000000" w:rsidR="00000000" w:rsidRPr="00000000">
                    <w:rPr>
                      <w:rtl w:val="0"/>
                    </w:rPr>
                  </w:r>
                </w:p>
                <w:p w:rsidR="00000000" w:rsidDel="00000000" w:rsidP="00000000" w:rsidRDefault="00000000" w:rsidRPr="00000000" w14:paraId="00000766">
                  <w:pPr>
                    <w:spacing w:after="240" w:before="240" w:lineRule="auto"/>
                    <w:ind w:left="1440" w:firstLine="0"/>
                    <w:rPr/>
                  </w:pPr>
                  <w:commentRangeStart w:id="166"/>
                  <w:r w:rsidDel="00000000" w:rsidR="00000000" w:rsidRPr="00000000">
                    <w:rPr>
                      <w:rtl w:val="0"/>
                    </w:rPr>
                    <w:t xml:space="preserve">Communities recovering from one disaster may be plunged into another before they can fully heal, resulting in layers of unresolved stress that become embedded in local culture.</w:t>
                  </w:r>
                  <w:commentRangeEnd w:id="166"/>
                  <w:r w:rsidDel="00000000" w:rsidR="00000000" w:rsidRPr="00000000">
                    <w:commentReference w:id="166"/>
                  </w:r>
                  <w:r w:rsidDel="00000000" w:rsidR="00000000" w:rsidRPr="00000000">
                    <w:rPr>
                      <w:rtl w:val="0"/>
                    </w:rPr>
                    <w:br w:type="textWrapping"/>
                  </w:r>
                </w:p>
                <w:p w:rsidR="00000000" w:rsidDel="00000000" w:rsidP="00000000" w:rsidRDefault="00000000" w:rsidRPr="00000000" w14:paraId="00000767">
                  <w:pPr>
                    <w:spacing w:after="240" w:before="240" w:lineRule="auto"/>
                    <w:ind w:left="1440" w:firstLine="0"/>
                    <w:rPr/>
                  </w:pPr>
                  <w:r w:rsidDel="00000000" w:rsidR="00000000" w:rsidRPr="00000000">
                    <w:rPr>
                      <w:rtl w:val="0"/>
                    </w:rPr>
                    <w:t xml:space="preserve">Over time, this “cumulative trauma” fosters a pervasive sense of uncertainty and disconnection, making recovery efforts more complex and drawn-out.</w:t>
                    <w:br w:type="textWrapping"/>
                  </w:r>
                </w:p>
                <w:p w:rsidR="00000000" w:rsidDel="00000000" w:rsidP="00000000" w:rsidRDefault="00000000" w:rsidRPr="00000000" w14:paraId="00000768">
                  <w:pPr>
                    <w:numPr>
                      <w:ilvl w:val="1"/>
                      <w:numId w:val="209"/>
                    </w:numPr>
                    <w:spacing w:after="0" w:afterAutospacing="0" w:before="240" w:lineRule="auto"/>
                    <w:ind w:left="1440" w:hanging="360"/>
                    <w:rPr>
                      <w:b w:val="1"/>
                      <w:bCs w:val="1"/>
                    </w:rPr>
                  </w:pPr>
                  <w:r w:rsidDel="00000000" w:rsidR="00000000" w:rsidRPr="00000000">
                    <w:rPr>
                      <w:b w:val="1"/>
                      <w:bCs w:val="1"/>
                      <w:rtl w:val="0"/>
                    </w:rPr>
                    <w:t xml:space="preserve">Climate Context Example</w:t>
                    <w:br w:type="textWrapping"/>
                  </w:r>
                </w:p>
                <w:p w:rsidR="00000000" w:rsidDel="00000000" w:rsidP="00000000" w:rsidRDefault="00000000" w:rsidRPr="00000000" w14:paraId="00000769">
                  <w:pPr>
                    <w:numPr>
                      <w:ilvl w:val="2"/>
                      <w:numId w:val="209"/>
                    </w:numPr>
                    <w:spacing w:after="0" w:afterAutospacing="0" w:before="0" w:beforeAutospacing="0" w:lineRule="auto"/>
                    <w:ind w:left="2160" w:hanging="360"/>
                  </w:pPr>
                  <w:r w:rsidDel="00000000" w:rsidR="00000000" w:rsidRPr="00000000">
                    <w:rPr>
                      <w:rtl w:val="0"/>
                    </w:rPr>
                    <w:t xml:space="preserve">A coastal town struck by hurricanes in consecutive years might see a collective rise in anxiety, depression, and distrust in weather forecasts or disaster management plans.</w:t>
                    <w:br w:type="textWrapping"/>
                  </w:r>
                </w:p>
                <w:p w:rsidR="00000000" w:rsidDel="00000000" w:rsidP="00000000" w:rsidRDefault="00000000" w:rsidRPr="00000000" w14:paraId="0000076A">
                  <w:pPr>
                    <w:numPr>
                      <w:ilvl w:val="2"/>
                      <w:numId w:val="209"/>
                    </w:numPr>
                    <w:spacing w:after="0" w:afterAutospacing="0" w:before="0" w:beforeAutospacing="0" w:lineRule="auto"/>
                    <w:ind w:left="2160" w:hanging="360"/>
                  </w:pPr>
                  <w:r w:rsidDel="00000000" w:rsidR="00000000" w:rsidRPr="00000000">
                    <w:rPr>
                      <w:rtl w:val="0"/>
                    </w:rPr>
                    <w:t xml:space="preserve">Even those who did not lose homes may feel a communal grief that intensifies with each new event, culminating in a shared sense of vulnerability.</w:t>
                    <w:br w:type="textWrapping"/>
                  </w:r>
                </w:p>
                <w:p w:rsidR="00000000" w:rsidDel="00000000" w:rsidP="00000000" w:rsidRDefault="00000000" w:rsidRPr="00000000" w14:paraId="0000076B">
                  <w:pPr>
                    <w:numPr>
                      <w:ilvl w:val="0"/>
                      <w:numId w:val="209"/>
                    </w:numPr>
                    <w:spacing w:after="0" w:afterAutospacing="0" w:before="0" w:beforeAutospacing="0" w:lineRule="auto"/>
                    <w:ind w:left="720" w:hanging="360"/>
                    <w:rPr>
                      <w:b w:val="1"/>
                      <w:bCs w:val="1"/>
                    </w:rPr>
                  </w:pPr>
                  <w:r w:rsidDel="00000000" w:rsidR="00000000" w:rsidRPr="00000000">
                    <w:rPr>
                      <w:b w:val="1"/>
                      <w:bCs w:val="1"/>
                      <w:rtl w:val="0"/>
                    </w:rPr>
                    <w:t xml:space="preserve">Memory Consolidation Theory (Georg Muller and Algons Pilzecker)</w:t>
                  </w:r>
                </w:p>
                <w:p w:rsidR="00000000" w:rsidDel="00000000" w:rsidP="00000000" w:rsidRDefault="00000000" w:rsidRPr="00000000" w14:paraId="0000076C">
                  <w:pPr>
                    <w:numPr>
                      <w:ilvl w:val="1"/>
                      <w:numId w:val="209"/>
                    </w:numPr>
                    <w:spacing w:after="0" w:afterAutospacing="0" w:before="0" w:beforeAutospacing="0" w:lineRule="auto"/>
                    <w:ind w:left="1440" w:hanging="360"/>
                  </w:pPr>
                  <w:r w:rsidDel="00000000" w:rsidR="00000000" w:rsidRPr="00000000">
                    <w:rPr>
                      <w:b w:val="1"/>
                      <w:bCs w:val="1"/>
                      <w:rtl w:val="0"/>
                    </w:rPr>
                    <w:t xml:space="preserve">What Is Memory Consolidation Theory?</w:t>
                    <w:br w:type="textWrapping"/>
                    <w:br w:type="textWrapping"/>
                  </w:r>
                  <w:r w:rsidDel="00000000" w:rsidR="00000000" w:rsidRPr="00000000">
                    <w:rPr>
                      <w:rtl w:val="0"/>
                    </w:rPr>
                    <w:t xml:space="preserve">Memory consolidation theory explains how our brains process and store new information to make it a lasting part of our long-term memory. When we experience something, the memory of it doesn’t automatically “stick.” Instead, it goes through a process where the brain strengthens and stabilizes the memory over time. This happens in two stages:</w:t>
                    <w:br w:type="textWrapping"/>
                  </w:r>
                </w:p>
                <w:p w:rsidR="00000000" w:rsidDel="00000000" w:rsidP="00000000" w:rsidRDefault="00000000" w:rsidRPr="00000000" w14:paraId="0000076D">
                  <w:pPr>
                    <w:numPr>
                      <w:ilvl w:val="2"/>
                      <w:numId w:val="209"/>
                    </w:numPr>
                    <w:spacing w:after="0" w:afterAutospacing="0" w:before="0" w:beforeAutospacing="0" w:lineRule="auto"/>
                    <w:ind w:left="2160" w:hanging="360"/>
                  </w:pPr>
                  <w:r w:rsidDel="00000000" w:rsidR="00000000" w:rsidRPr="00000000">
                    <w:rPr>
                      <w:b w:val="1"/>
                      <w:bCs w:val="1"/>
                      <w:rtl w:val="0"/>
                    </w:rPr>
                    <w:t xml:space="preserve">Synaptic consolidation</w:t>
                  </w:r>
                  <w:r w:rsidDel="00000000" w:rsidR="00000000" w:rsidRPr="00000000">
                    <w:rPr>
                      <w:rtl w:val="0"/>
                    </w:rPr>
                    <w:t xml:space="preserve">: Shortly after an event, the connections between brain cells (neurons) are strengthened. This is like the brain setting a foundation for memory. It happens quickly, within minutes or hours.</w:t>
                    <w:br w:type="textWrapping"/>
                  </w:r>
                </w:p>
                <w:p w:rsidR="00000000" w:rsidDel="00000000" w:rsidP="00000000" w:rsidRDefault="00000000" w:rsidRPr="00000000" w14:paraId="0000076E">
                  <w:pPr>
                    <w:numPr>
                      <w:ilvl w:val="2"/>
                      <w:numId w:val="209"/>
                    </w:numPr>
                    <w:spacing w:after="0" w:afterAutospacing="0" w:before="0" w:beforeAutospacing="0" w:lineRule="auto"/>
                    <w:ind w:left="2160" w:hanging="360"/>
                  </w:pPr>
                  <w:r w:rsidDel="00000000" w:rsidR="00000000" w:rsidRPr="00000000">
                    <w:rPr>
                      <w:b w:val="1"/>
                      <w:bCs w:val="1"/>
                      <w:rtl w:val="0"/>
                    </w:rPr>
                    <w:t xml:space="preserve">Systems consolidation</w:t>
                  </w:r>
                  <w:r w:rsidDel="00000000" w:rsidR="00000000" w:rsidRPr="00000000">
                    <w:rPr>
                      <w:rtl w:val="0"/>
                    </w:rPr>
                    <w:t xml:space="preserve">: Over days, weeks, or even years, the memory moves from short-term storage areas (like the hippocampus) to more permanent storage in other parts of the brain (like the neocortex). Once this process is complete, the memory is easier to recall without relying on the brain’s “short-term” systems.</w:t>
                    <w:br w:type="textWrapping"/>
                  </w:r>
                </w:p>
                <w:p w:rsidR="00000000" w:rsidDel="00000000" w:rsidP="00000000" w:rsidRDefault="00000000" w:rsidRPr="00000000" w14:paraId="0000076F">
                  <w:pPr>
                    <w:numPr>
                      <w:ilvl w:val="1"/>
                      <w:numId w:val="209"/>
                    </w:numPr>
                    <w:spacing w:after="0" w:afterAutospacing="0" w:before="0" w:beforeAutospacing="0" w:lineRule="auto"/>
                    <w:ind w:left="1440" w:hanging="360"/>
                  </w:pPr>
                  <w:r w:rsidDel="00000000" w:rsidR="00000000" w:rsidRPr="00000000">
                    <w:rPr>
                      <w:rtl w:val="0"/>
                    </w:rPr>
                    <w:t xml:space="preserve">The idea was first introduced in the late 19th century by two researchers, Georg Elias Müller and Alfons Pilzecker, who noticed that memories need time to solidify, and they can be disrupted if something interferes during this process.</w:t>
                    <w:br w:type="textWrapping"/>
                  </w:r>
                </w:p>
                <w:p w:rsidR="00000000" w:rsidDel="00000000" w:rsidP="00000000" w:rsidRDefault="00000000" w:rsidRPr="00000000" w14:paraId="00000770">
                  <w:pPr>
                    <w:numPr>
                      <w:ilvl w:val="1"/>
                      <w:numId w:val="209"/>
                    </w:numPr>
                    <w:spacing w:after="0" w:afterAutospacing="0" w:before="0" w:beforeAutospacing="0" w:lineRule="auto"/>
                    <w:ind w:left="1440" w:hanging="360"/>
                  </w:pPr>
                  <w:r w:rsidDel="00000000" w:rsidR="00000000" w:rsidRPr="00000000">
                    <w:rPr>
                      <w:b w:val="1"/>
                      <w:bCs w:val="1"/>
                      <w:rtl w:val="0"/>
                    </w:rPr>
                    <w:t xml:space="preserve">How Does This Relate to PTSD?</w:t>
                    <w:br w:type="textWrapping"/>
                    <w:br w:type="textWrapping"/>
                  </w:r>
                  <w:r w:rsidDel="00000000" w:rsidR="00000000" w:rsidRPr="00000000">
                    <w:rPr>
                      <w:rtl w:val="0"/>
                    </w:rPr>
                    <w:t xml:space="preserve">Post-traumatic stress disorder (PTSD) is a mental health condition that can develop after experiencing or witnessing a traumatic event, such as a car accident, assault, or natural disaster. Memory consolidation theory helps explain why traumatic memories often feel so vivid, intrusive, and emotionally charged for people with PTSD.</w:t>
                  </w:r>
                </w:p>
                <w:p w:rsidR="00000000" w:rsidDel="00000000" w:rsidP="00000000" w:rsidRDefault="00000000" w:rsidRPr="00000000" w14:paraId="00000771">
                  <w:pPr>
                    <w:numPr>
                      <w:ilvl w:val="2"/>
                      <w:numId w:val="209"/>
                    </w:numPr>
                    <w:spacing w:after="0" w:afterAutospacing="0" w:before="0" w:beforeAutospacing="0" w:lineRule="auto"/>
                    <w:ind w:left="2160" w:hanging="360"/>
                  </w:pPr>
                  <w:r w:rsidDel="00000000" w:rsidR="00000000" w:rsidRPr="00000000">
                    <w:rPr>
                      <w:b w:val="1"/>
                      <w:bCs w:val="1"/>
                      <w:rtl w:val="0"/>
                    </w:rPr>
                    <w:t xml:space="preserve">Heightened consolidation of trauma</w:t>
                  </w:r>
                  <w:r w:rsidDel="00000000" w:rsidR="00000000" w:rsidRPr="00000000">
                    <w:rPr>
                      <w:rtl w:val="0"/>
                    </w:rPr>
                    <w:t xml:space="preserve">: When a traumatic event happens, the brain’s “emotional center” (the amygdala) goes into overdrive. This hyperactivation makes the brain prioritize the memory for survival purposes, locking it in with intense emotional and sensory details. It’s as if the brain says, “This is so important that we need to remember every single detail in case it happens again.”</w:t>
                    <w:br w:type="textWrapping"/>
                  </w:r>
                </w:p>
                <w:p w:rsidR="00000000" w:rsidDel="00000000" w:rsidP="00000000" w:rsidRDefault="00000000" w:rsidRPr="00000000" w14:paraId="00000772">
                  <w:pPr>
                    <w:numPr>
                      <w:ilvl w:val="2"/>
                      <w:numId w:val="209"/>
                    </w:numPr>
                    <w:spacing w:after="0" w:afterAutospacing="0" w:before="0" w:beforeAutospacing="0" w:lineRule="auto"/>
                    <w:ind w:left="2160" w:hanging="360"/>
                  </w:pPr>
                  <w:r w:rsidDel="00000000" w:rsidR="00000000" w:rsidRPr="00000000">
                    <w:rPr>
                      <w:b w:val="1"/>
                      <w:bCs w:val="1"/>
                      <w:rtl w:val="0"/>
                    </w:rPr>
                    <w:t xml:space="preserve">Fragmented memory processing</w:t>
                  </w:r>
                  <w:r w:rsidDel="00000000" w:rsidR="00000000" w:rsidRPr="00000000">
                    <w:rPr>
                      <w:rtl w:val="0"/>
                    </w:rPr>
                    <w:t xml:space="preserve">: Unlike normal memories, which are neatly integrated into a larger timeline of our lives, traumatic memories often remain fragmented and disorganized. This is why someone with PTSD might struggle to piece together what happened or why the memory feels like it’s happening all over again, instead of being part of the past.</w:t>
                    <w:br w:type="textWrapping"/>
                  </w:r>
                </w:p>
                <w:p w:rsidR="00000000" w:rsidDel="00000000" w:rsidP="00000000" w:rsidRDefault="00000000" w:rsidRPr="00000000" w14:paraId="00000773">
                  <w:pPr>
                    <w:numPr>
                      <w:ilvl w:val="2"/>
                      <w:numId w:val="209"/>
                    </w:numPr>
                    <w:spacing w:after="0" w:afterAutospacing="0" w:before="0" w:beforeAutospacing="0" w:lineRule="auto"/>
                    <w:ind w:left="2160" w:hanging="360"/>
                  </w:pPr>
                  <w:r w:rsidDel="00000000" w:rsidR="00000000" w:rsidRPr="00000000">
                    <w:rPr>
                      <w:b w:val="1"/>
                      <w:bCs w:val="1"/>
                      <w:rtl w:val="0"/>
                    </w:rPr>
                    <w:t xml:space="preserve">Poor reconsolidation</w:t>
                  </w:r>
                  <w:r w:rsidDel="00000000" w:rsidR="00000000" w:rsidRPr="00000000">
                    <w:rPr>
                      <w:rtl w:val="0"/>
                    </w:rPr>
                    <w:t xml:space="preserve">: Every time we recall a memory, the brain temporarily “unlocks” it so it can update or modify it before storing it again. In PTSD, this process might not work properly, so the memory remains as raw and distressing as the day it happened.</w:t>
                  </w:r>
                </w:p>
                <w:p w:rsidR="00000000" w:rsidDel="00000000" w:rsidP="00000000" w:rsidRDefault="00000000" w:rsidRPr="00000000" w14:paraId="00000774">
                  <w:pPr>
                    <w:numPr>
                      <w:ilvl w:val="2"/>
                      <w:numId w:val="209"/>
                    </w:numPr>
                    <w:spacing w:after="0" w:afterAutospacing="0" w:before="0" w:beforeAutospacing="0" w:lineRule="auto"/>
                    <w:ind w:left="2160" w:hanging="360"/>
                  </w:pPr>
                  <w:r w:rsidDel="00000000" w:rsidR="00000000" w:rsidRPr="00000000">
                    <w:rPr>
                      <w:rtl w:val="0"/>
                    </w:rPr>
                  </w:r>
                </w:p>
                <w:p w:rsidR="00000000" w:rsidDel="00000000" w:rsidP="00000000" w:rsidRDefault="00000000" w:rsidRPr="00000000" w14:paraId="00000775">
                  <w:pPr>
                    <w:numPr>
                      <w:ilvl w:val="1"/>
                      <w:numId w:val="209"/>
                    </w:numPr>
                    <w:spacing w:after="0" w:afterAutospacing="0" w:before="0" w:beforeAutospacing="0" w:lineRule="auto"/>
                    <w:ind w:left="1440" w:hanging="360"/>
                  </w:pPr>
                  <w:r w:rsidDel="00000000" w:rsidR="00000000" w:rsidRPr="00000000">
                    <w:rPr>
                      <w:b w:val="1"/>
                      <w:bCs w:val="1"/>
                      <w:rtl w:val="0"/>
                    </w:rPr>
                    <w:t xml:space="preserve">Trauma Context Example</w:t>
                    <w:br w:type="textWrapping"/>
                  </w:r>
                  <w:r w:rsidDel="00000000" w:rsidR="00000000" w:rsidRPr="00000000">
                    <w:rPr>
                      <w:rtl w:val="0"/>
                    </w:rPr>
                    <w:t xml:space="preserve">Imagine someone who survives a wildfire that destroys their home. In the immediate aftermath, their brain is overwhelmed by the smell of smoke, the sight of flames, and the sound of crackling fire. These intense sensations are stored along with the memory. Later, they might vividly remember the smell of smoke or the panic they felt when trying to escape, even in unrelated situations, like when smelling a campfire. This happens because the traumatic memory was consolidated with such strong emotional intensity that it feels like the danger is still present.</w:t>
                    <w:br w:type="textWrapping"/>
                  </w:r>
                </w:p>
                <w:p w:rsidR="00000000" w:rsidDel="00000000" w:rsidP="00000000" w:rsidRDefault="00000000" w:rsidRPr="00000000" w14:paraId="00000776">
                  <w:pPr>
                    <w:numPr>
                      <w:ilvl w:val="1"/>
                      <w:numId w:val="209"/>
                    </w:numPr>
                    <w:spacing w:after="240" w:before="0" w:beforeAutospacing="0" w:lineRule="auto"/>
                    <w:ind w:left="1440" w:hanging="360"/>
                  </w:pPr>
                  <w:r w:rsidDel="00000000" w:rsidR="00000000" w:rsidRPr="00000000">
                    <w:rPr>
                      <w:b w:val="1"/>
                      <w:bCs w:val="1"/>
                      <w:rtl w:val="0"/>
                    </w:rPr>
                    <w:t xml:space="preserve">Making It Easier to Understand</w:t>
                    <w:br w:type="textWrapping"/>
                  </w:r>
                  <w:r w:rsidDel="00000000" w:rsidR="00000000" w:rsidRPr="00000000">
                    <w:rPr>
                      <w:rtl w:val="0"/>
                    </w:rPr>
                    <w:t xml:space="preserve">Think of the brain like a filing system. For regular memories, the brain files them away neatly in a folder labeled “the past.” For traumatic memories, the brain slaps a big “urgent” sticker on the folder and leaves it sitting out on the desk, so it’s always in view. This makes it hard to stop thinking about the memory or to recognize that the event is truly over. Understanding memory consolidation helps us see why PTSD feels so overwhelming—and also gives researchers ideas for treatments to help “reorganize” those memories so they aren’t as disruptive.</w:t>
                  </w:r>
                  <w:r w:rsidDel="00000000" w:rsidR="00000000" w:rsidRPr="00000000">
                    <w:rPr>
                      <w:rtl w:val="0"/>
                    </w:rPr>
                  </w:r>
                </w:p>
                <w:p w:rsidR="00000000" w:rsidDel="00000000" w:rsidP="00000000" w:rsidRDefault="00000000" w:rsidRPr="00000000" w14:paraId="00000777">
                  <w:pPr>
                    <w:spacing w:after="240" w:before="240" w:lineRule="auto"/>
                    <w:rPr>
                      <w:b w:val="1"/>
                      <w:bCs w:val="1"/>
                      <w:color w:val="ffffff"/>
                      <w:u w:val="single"/>
                      <w:shd w:fill="920000" w:val="clear"/>
                    </w:rPr>
                  </w:pPr>
                  <w:r w:rsidDel="00000000" w:rsidR="00000000" w:rsidRPr="00000000">
                    <w:rPr>
                      <w:color w:val="ffffff"/>
                      <w:shd w:fill="920000" w:val="clear"/>
                      <w:rtl w:val="0"/>
                    </w:rPr>
                    <w:t xml:space="preserve">[END DROP DOWN]</w:t>
                  </w:r>
                  <w:r w:rsidDel="00000000" w:rsidR="00000000" w:rsidRPr="00000000">
                    <w:rPr>
                      <w:rtl w:val="0"/>
                    </w:rPr>
                  </w:r>
                </w:p>
              </w:tc>
            </w:tr>
          </w:tbl>
          <w:p w:rsidR="00000000" w:rsidDel="00000000" w:rsidP="00000000" w:rsidRDefault="00000000" w:rsidRPr="00000000" w14:paraId="00000778">
            <w:pPr>
              <w:rPr>
                <w:b w:val="1"/>
                <w:bCs w:val="1"/>
              </w:rPr>
            </w:pPr>
            <w:r w:rsidDel="00000000" w:rsidR="00000000" w:rsidRPr="00000000">
              <w:rPr>
                <w:rtl w:val="0"/>
              </w:rPr>
            </w:r>
          </w:p>
          <w:tbl>
            <w:tblPr>
              <w:tblStyle w:val="Table59"/>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0779">
                  <w:pPr>
                    <w:pStyle w:val="Heading2"/>
                    <w:spacing w:after="240" w:before="240" w:lineRule="auto"/>
                    <w:rPr/>
                  </w:pPr>
                  <w:bookmarkStart w:colFirst="0" w:colLast="0" w:name="_9ej62d9l631u" w:id="147"/>
                  <w:bookmarkEnd w:id="147"/>
                  <w:r w:rsidDel="00000000" w:rsidR="00000000" w:rsidRPr="00000000">
                    <w:rPr>
                      <w:rtl w:val="0"/>
                    </w:rPr>
                    <w:t xml:space="preserve">Watch</w:t>
                  </w:r>
                </w:p>
                <w:p w:rsidR="00000000" w:rsidDel="00000000" w:rsidP="00000000" w:rsidRDefault="00000000" w:rsidRPr="00000000" w14:paraId="0000077A">
                  <w:pPr>
                    <w:rPr/>
                  </w:pPr>
                  <w:hyperlink r:id="rId164">
                    <w:r w:rsidDel="00000000" w:rsidR="00000000" w:rsidRPr="00000000">
                      <w:rPr>
                        <w:color w:val="1155cc"/>
                        <w:u w:val="single"/>
                        <w:rtl w:val="0"/>
                      </w:rPr>
                      <w:t xml:space="preserve">Click here</w:t>
                    </w:r>
                  </w:hyperlink>
                  <w:r w:rsidDel="00000000" w:rsidR="00000000" w:rsidRPr="00000000">
                    <w:rPr>
                      <w:rtl w:val="0"/>
                    </w:rPr>
                    <w:t xml:space="preserve"> to watch Youtube video: </w:t>
                  </w:r>
                  <w:r w:rsidDel="00000000" w:rsidR="00000000" w:rsidRPr="00000000">
                    <w:rPr>
                      <w:b w:val="1"/>
                      <w:bCs w:val="1"/>
                      <w:rtl w:val="0"/>
                    </w:rPr>
                    <w:t xml:space="preserve">How the body keeps the score on trauma | Bessel van der kolk (Big Think)</w:t>
                  </w:r>
                  <w:r w:rsidDel="00000000" w:rsidR="00000000" w:rsidRPr="00000000">
                    <w:rPr>
                      <w:rtl w:val="0"/>
                    </w:rPr>
                    <w:t xml:space="preserve"> if you would like to learn more about Bassel van der Kolk’s work and how emotions and trauma show up in our bodies (8:03 minutes). </w:t>
                  </w:r>
                  <w:r w:rsidDel="00000000" w:rsidR="00000000" w:rsidRPr="00000000">
                    <w:rPr>
                      <w:rtl w:val="0"/>
                    </w:rPr>
                  </w:r>
                </w:p>
                <w:p w:rsidR="00000000" w:rsidDel="00000000" w:rsidP="00000000" w:rsidRDefault="00000000" w:rsidRPr="00000000" w14:paraId="0000077B">
                  <w:pPr>
                    <w:rPr>
                      <w:b w:val="1"/>
                      <w:bCs w:val="1"/>
                    </w:rPr>
                  </w:pPr>
                  <w:r w:rsidDel="00000000" w:rsidR="00000000" w:rsidRPr="00000000">
                    <w:rPr>
                      <w:color w:val="ff0000"/>
                      <w:rtl w:val="0"/>
                    </w:rPr>
                    <w:t xml:space="preserve">Content warning - video contains reference to violence and sexual abuse. </w:t>
                  </w:r>
                  <w:r w:rsidDel="00000000" w:rsidR="00000000" w:rsidRPr="00000000">
                    <w:rPr>
                      <w:rtl w:val="0"/>
                    </w:rPr>
                  </w:r>
                </w:p>
              </w:tc>
            </w:tr>
          </w:tbl>
          <w:p w:rsidR="00000000" w:rsidDel="00000000" w:rsidP="00000000" w:rsidRDefault="00000000" w:rsidRPr="00000000" w14:paraId="0000077C">
            <w:pPr>
              <w:spacing w:after="240" w:before="240" w:lineRule="auto"/>
              <w:rPr>
                <w:b w:val="1"/>
                <w:bCs w:val="1"/>
              </w:rPr>
            </w:pPr>
            <w:r w:rsidDel="00000000" w:rsidR="00000000" w:rsidRPr="00000000">
              <w:rPr>
                <w:rtl w:val="0"/>
              </w:rPr>
              <w:t xml:space="preserve">By gaining familiarity with these theories and thinkers, we begin to see how anticipation and actual experiences of climate disasters can reshape emotional landscapes. Pre-traumatic stress, driven by our brain’s threat-detection systems and cognitive appraisals, demonstrates how worry about possible events can disrupt daily life. Meanwhile, post-traumatic stress reveals the profound, enduring ways that experienced disasters continue to affect individuals and entire communities. This framework sets the stage for understanding why certain interventions are necessary and how they can be most effectively implemented.</w:t>
            </w:r>
            <w:r w:rsidDel="00000000" w:rsidR="00000000" w:rsidRPr="00000000">
              <w:rPr>
                <w:rtl w:val="0"/>
              </w:rPr>
            </w:r>
          </w:p>
          <w:tbl>
            <w:tblPr>
              <w:tblStyle w:val="Table60"/>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077D">
                  <w:pPr>
                    <w:pStyle w:val="Heading2"/>
                    <w:spacing w:after="240" w:before="240" w:lineRule="auto"/>
                    <w:rPr/>
                  </w:pPr>
                  <w:bookmarkStart w:colFirst="0" w:colLast="0" w:name="_zcrsf53a6lbz" w:id="148"/>
                  <w:bookmarkEnd w:id="148"/>
                  <w:r w:rsidDel="00000000" w:rsidR="00000000" w:rsidRPr="00000000">
                    <w:rPr>
                      <w:rtl w:val="0"/>
                    </w:rPr>
                    <w:t xml:space="preserve">Identifying Signs and Symptoms of Pre-Traumatic and Post-Traumatic Stress</w:t>
                  </w:r>
                </w:p>
                <w:p w:rsidR="00000000" w:rsidDel="00000000" w:rsidP="00000000" w:rsidRDefault="00000000" w:rsidRPr="00000000" w14:paraId="0000077E">
                  <w:pPr>
                    <w:spacing w:after="240" w:before="240" w:lineRule="auto"/>
                    <w:rPr/>
                  </w:pPr>
                  <w:r w:rsidDel="00000000" w:rsidR="00000000" w:rsidRPr="00000000">
                    <w:rPr>
                      <w:rtl w:val="0"/>
                    </w:rPr>
                    <w:t xml:space="preserve">In the context of climate change, individuals can experience severe stress related not only to past climate-related disasters but also to the anticipation of future events. Recognizing the signs of both pre-traumatic and post-traumatic stress can help ensure that those affected receive timely and appropriate support.</w:t>
                  </w:r>
                </w:p>
                <w:p w:rsidR="00000000" w:rsidDel="00000000" w:rsidP="00000000" w:rsidRDefault="00000000" w:rsidRPr="00000000" w14:paraId="0000077F">
                  <w:pPr>
                    <w:spacing w:after="240" w:before="240" w:lineRule="auto"/>
                    <w:rPr/>
                  </w:pPr>
                  <w:r w:rsidDel="00000000" w:rsidR="00000000" w:rsidRPr="00000000">
                    <w:rPr>
                      <w:rtl w:val="0"/>
                    </w:rPr>
                    <w:t xml:space="preserve">Below, we outline common indicators of each, emphasizing how they may manifest in the context of pre- and post-traumatic stress. </w:t>
                  </w:r>
                </w:p>
                <w:p w:rsidR="00000000" w:rsidDel="00000000" w:rsidP="00000000" w:rsidRDefault="00000000" w:rsidRPr="00000000" w14:paraId="00000780">
                  <w:pPr>
                    <w:spacing w:after="240" w:before="240" w:lineRule="auto"/>
                    <w:rPr>
                      <w:color w:val="ffffff"/>
                      <w:shd w:fill="920000" w:val="clear"/>
                    </w:rPr>
                  </w:pPr>
                  <w:r w:rsidDel="00000000" w:rsidR="00000000" w:rsidRPr="00000000">
                    <w:rPr>
                      <w:color w:val="ffffff"/>
                      <w:shd w:fill="920000" w:val="clear"/>
                      <w:rtl w:val="0"/>
                    </w:rPr>
                    <w:t xml:space="preserve">[FLIP CARDS]</w:t>
                  </w:r>
                </w:p>
                <w:p w:rsidR="00000000" w:rsidDel="00000000" w:rsidP="00000000" w:rsidRDefault="00000000" w:rsidRPr="00000000" w14:paraId="00000781">
                  <w:pPr>
                    <w:numPr>
                      <w:ilvl w:val="0"/>
                      <w:numId w:val="554"/>
                    </w:numPr>
                    <w:spacing w:after="0" w:afterAutospacing="0" w:before="240" w:lineRule="auto"/>
                    <w:ind w:left="720" w:hanging="360"/>
                    <w:rPr>
                      <w:b w:val="1"/>
                      <w:bCs w:val="1"/>
                    </w:rPr>
                  </w:pPr>
                  <w:r w:rsidDel="00000000" w:rsidR="00000000" w:rsidRPr="00000000">
                    <w:rPr>
                      <w:b w:val="1"/>
                      <w:bCs w:val="1"/>
                      <w:rtl w:val="0"/>
                    </w:rPr>
                    <w:t xml:space="preserve">Persistent Dread of Future Events</w:t>
                  </w:r>
                </w:p>
                <w:p w:rsidR="00000000" w:rsidDel="00000000" w:rsidP="00000000" w:rsidRDefault="00000000" w:rsidRPr="00000000" w14:paraId="00000782">
                  <w:pPr>
                    <w:numPr>
                      <w:ilvl w:val="1"/>
                      <w:numId w:val="554"/>
                    </w:numPr>
                    <w:spacing w:after="0" w:afterAutospacing="0" w:before="0" w:beforeAutospacing="0" w:lineRule="auto"/>
                    <w:ind w:left="1440" w:hanging="360"/>
                  </w:pPr>
                  <w:r w:rsidDel="00000000" w:rsidR="00000000" w:rsidRPr="00000000">
                    <w:rPr>
                      <w:rtl w:val="0"/>
                    </w:rPr>
                    <w:t xml:space="preserve">Pre-Traumatic Stress: Ongoing worry about sea-level rise, extreme storms, or other climate threats that haven’t yet materialized. Constantly imagining how these looming disasters could disrupt daily life.</w:t>
                    <w:br w:type="textWrapping"/>
                  </w:r>
                </w:p>
                <w:p w:rsidR="00000000" w:rsidDel="00000000" w:rsidP="00000000" w:rsidRDefault="00000000" w:rsidRPr="00000000" w14:paraId="00000783">
                  <w:pPr>
                    <w:numPr>
                      <w:ilvl w:val="1"/>
                      <w:numId w:val="554"/>
                    </w:numPr>
                    <w:spacing w:after="0" w:afterAutospacing="0" w:before="0" w:beforeAutospacing="0" w:lineRule="auto"/>
                    <w:ind w:left="1440" w:hanging="360"/>
                  </w:pPr>
                  <w:r w:rsidDel="00000000" w:rsidR="00000000" w:rsidRPr="00000000">
                    <w:rPr>
                      <w:rtl w:val="0"/>
                    </w:rPr>
                    <w:t xml:space="preserve">Post-Traumatic Stress: Heightened fear that another disaster will strike, stemming from lived experience of past storms or wildfires. Reluctance to plan for the future due to the belief that past catastrophes are likely to recur.</w:t>
                  </w:r>
                </w:p>
                <w:p w:rsidR="00000000" w:rsidDel="00000000" w:rsidP="00000000" w:rsidRDefault="00000000" w:rsidRPr="00000000" w14:paraId="00000784">
                  <w:pPr>
                    <w:numPr>
                      <w:ilvl w:val="0"/>
                      <w:numId w:val="554"/>
                    </w:numPr>
                    <w:spacing w:after="0" w:afterAutospacing="0" w:before="0" w:beforeAutospacing="0" w:lineRule="auto"/>
                    <w:ind w:left="720" w:hanging="360"/>
                    <w:rPr>
                      <w:b w:val="1"/>
                      <w:bCs w:val="1"/>
                    </w:rPr>
                  </w:pPr>
                  <w:r w:rsidDel="00000000" w:rsidR="00000000" w:rsidRPr="00000000">
                    <w:rPr>
                      <w:b w:val="1"/>
                      <w:bCs w:val="1"/>
                      <w:rtl w:val="0"/>
                    </w:rPr>
                    <w:t xml:space="preserve">Catastrophic Thinking</w:t>
                  </w:r>
                </w:p>
                <w:p w:rsidR="00000000" w:rsidDel="00000000" w:rsidP="00000000" w:rsidRDefault="00000000" w:rsidRPr="00000000" w14:paraId="00000785">
                  <w:pPr>
                    <w:numPr>
                      <w:ilvl w:val="1"/>
                      <w:numId w:val="554"/>
                    </w:numPr>
                    <w:spacing w:after="0" w:afterAutospacing="0" w:before="0" w:beforeAutospacing="0" w:lineRule="auto"/>
                    <w:ind w:left="1440" w:hanging="360"/>
                  </w:pPr>
                  <w:r w:rsidDel="00000000" w:rsidR="00000000" w:rsidRPr="00000000">
                    <w:rPr>
                      <w:rtl w:val="0"/>
                    </w:rPr>
                    <w:t xml:space="preserve">Pre-Traumatic Stress: Ruminating on worst-case climate scenarios—such as uninhabitable conditions or resource depletion—and feeling powerless to stop them. Amplifying anxiety by frequently discussing or researching dire climate projections.</w:t>
                    <w:br w:type="textWrapping"/>
                  </w:r>
                </w:p>
                <w:p w:rsidR="00000000" w:rsidDel="00000000" w:rsidP="00000000" w:rsidRDefault="00000000" w:rsidRPr="00000000" w14:paraId="00000786">
                  <w:pPr>
                    <w:numPr>
                      <w:ilvl w:val="1"/>
                      <w:numId w:val="554"/>
                    </w:numPr>
                    <w:spacing w:after="0" w:afterAutospacing="0" w:before="0" w:beforeAutospacing="0" w:lineRule="auto"/>
                    <w:ind w:left="1440" w:hanging="360"/>
                  </w:pPr>
                  <w:r w:rsidDel="00000000" w:rsidR="00000000" w:rsidRPr="00000000">
                    <w:rPr>
                      <w:rtl w:val="0"/>
                    </w:rPr>
                    <w:t xml:space="preserve">Post-Traumatic Stress: Exaggerating the likelihood that any weather change will lead to another major disaster. Reacting with panic to minor weather alerts because of a prior traumatic experience.</w:t>
                  </w:r>
                </w:p>
                <w:p w:rsidR="00000000" w:rsidDel="00000000" w:rsidP="00000000" w:rsidRDefault="00000000" w:rsidRPr="00000000" w14:paraId="00000787">
                  <w:pPr>
                    <w:numPr>
                      <w:ilvl w:val="0"/>
                      <w:numId w:val="554"/>
                    </w:numPr>
                    <w:spacing w:after="0" w:afterAutospacing="0" w:before="0" w:beforeAutospacing="0" w:lineRule="auto"/>
                    <w:ind w:left="720" w:hanging="360"/>
                    <w:rPr>
                      <w:b w:val="1"/>
                      <w:bCs w:val="1"/>
                    </w:rPr>
                  </w:pPr>
                  <w:r w:rsidDel="00000000" w:rsidR="00000000" w:rsidRPr="00000000">
                    <w:rPr>
                      <w:b w:val="1"/>
                      <w:bCs w:val="1"/>
                      <w:rtl w:val="0"/>
                    </w:rPr>
                    <w:t xml:space="preserve">Sleep Disruptions</w:t>
                  </w:r>
                </w:p>
                <w:p w:rsidR="00000000" w:rsidDel="00000000" w:rsidP="00000000" w:rsidRDefault="00000000" w:rsidRPr="00000000" w14:paraId="00000788">
                  <w:pPr>
                    <w:numPr>
                      <w:ilvl w:val="1"/>
                      <w:numId w:val="554"/>
                    </w:numPr>
                    <w:spacing w:after="0" w:afterAutospacing="0" w:before="0" w:beforeAutospacing="0" w:lineRule="auto"/>
                    <w:ind w:left="1440" w:hanging="360"/>
                  </w:pPr>
                  <w:r w:rsidDel="00000000" w:rsidR="00000000" w:rsidRPr="00000000">
                    <w:rPr>
                      <w:rtl w:val="0"/>
                    </w:rPr>
                    <w:t xml:space="preserve">Pre-Traumatic Stress: Difficulty falling asleep or staying asleep due to persistent concerns about potential disasters, especially during peak storm or wildfire seasons. Frequent nightmares involving hypothetical climate catastrophes.</w:t>
                    <w:br w:type="textWrapping"/>
                  </w:r>
                </w:p>
                <w:p w:rsidR="00000000" w:rsidDel="00000000" w:rsidP="00000000" w:rsidRDefault="00000000" w:rsidRPr="00000000" w14:paraId="00000789">
                  <w:pPr>
                    <w:numPr>
                      <w:ilvl w:val="1"/>
                      <w:numId w:val="554"/>
                    </w:numPr>
                    <w:spacing w:after="0" w:afterAutospacing="0" w:before="0" w:beforeAutospacing="0" w:lineRule="auto"/>
                    <w:ind w:left="1440" w:hanging="360"/>
                  </w:pPr>
                  <w:r w:rsidDel="00000000" w:rsidR="00000000" w:rsidRPr="00000000">
                    <w:rPr>
                      <w:rtl w:val="0"/>
                    </w:rPr>
                    <w:t xml:space="preserve">Post-Traumatic Stress: Nightmares and insomnia triggered by memories of an actual disaster—such as flashbacks to raging fires or floodwaters. Feeling unsafe at night, reliving the fear or chaos associated with the event.</w:t>
                  </w:r>
                </w:p>
                <w:p w:rsidR="00000000" w:rsidDel="00000000" w:rsidP="00000000" w:rsidRDefault="00000000" w:rsidRPr="00000000" w14:paraId="0000078A">
                  <w:pPr>
                    <w:numPr>
                      <w:ilvl w:val="0"/>
                      <w:numId w:val="554"/>
                    </w:numPr>
                    <w:spacing w:after="0" w:afterAutospacing="0" w:before="0" w:beforeAutospacing="0" w:lineRule="auto"/>
                    <w:ind w:left="720" w:hanging="360"/>
                    <w:rPr>
                      <w:b w:val="1"/>
                      <w:bCs w:val="1"/>
                    </w:rPr>
                  </w:pPr>
                  <w:r w:rsidDel="00000000" w:rsidR="00000000" w:rsidRPr="00000000">
                    <w:rPr>
                      <w:b w:val="1"/>
                      <w:bCs w:val="1"/>
                      <w:rtl w:val="0"/>
                    </w:rPr>
                    <w:t xml:space="preserve">Physical Tension</w:t>
                  </w:r>
                </w:p>
                <w:p w:rsidR="00000000" w:rsidDel="00000000" w:rsidP="00000000" w:rsidRDefault="00000000" w:rsidRPr="00000000" w14:paraId="0000078B">
                  <w:pPr>
                    <w:numPr>
                      <w:ilvl w:val="1"/>
                      <w:numId w:val="554"/>
                    </w:numPr>
                    <w:spacing w:after="0" w:afterAutospacing="0" w:before="0" w:beforeAutospacing="0" w:lineRule="auto"/>
                    <w:ind w:left="1440" w:hanging="360"/>
                  </w:pPr>
                  <w:r w:rsidDel="00000000" w:rsidR="00000000" w:rsidRPr="00000000">
                    <w:rPr>
                      <w:rtl w:val="0"/>
                    </w:rPr>
                    <w:t xml:space="preserve">Pre-Traumatic Stress: Headaches, elevated heart rate, or muscle tension when hearing news of possible extreme weather events. Feeling a sense of panic or dread whenever new climate warnings are announced, despite no immediate threat.</w:t>
                    <w:br w:type="textWrapping"/>
                  </w:r>
                </w:p>
                <w:p w:rsidR="00000000" w:rsidDel="00000000" w:rsidP="00000000" w:rsidRDefault="00000000" w:rsidRPr="00000000" w14:paraId="0000078C">
                  <w:pPr>
                    <w:numPr>
                      <w:ilvl w:val="1"/>
                      <w:numId w:val="554"/>
                    </w:numPr>
                    <w:spacing w:after="0" w:afterAutospacing="0" w:before="0" w:beforeAutospacing="0" w:lineRule="auto"/>
                    <w:ind w:left="1440" w:hanging="360"/>
                  </w:pPr>
                  <w:r w:rsidDel="00000000" w:rsidR="00000000" w:rsidRPr="00000000">
                    <w:rPr>
                      <w:rtl w:val="0"/>
                    </w:rPr>
                    <w:t xml:space="preserve">Post-Traumatic Stress: Intense physiological responses—such as sweating, shaking, or rapid breathing—when exposed to reminders of a past disaster (e.g., strong winds, heavy rainfall). Chronic stress symptoms that persist long after the immediate event has ended.</w:t>
                  </w:r>
                </w:p>
                <w:p w:rsidR="00000000" w:rsidDel="00000000" w:rsidP="00000000" w:rsidRDefault="00000000" w:rsidRPr="00000000" w14:paraId="0000078D">
                  <w:pPr>
                    <w:numPr>
                      <w:ilvl w:val="0"/>
                      <w:numId w:val="554"/>
                    </w:numPr>
                    <w:spacing w:after="0" w:afterAutospacing="0" w:before="0" w:beforeAutospacing="0" w:lineRule="auto"/>
                    <w:ind w:left="720" w:hanging="360"/>
                    <w:rPr>
                      <w:b w:val="1"/>
                      <w:bCs w:val="1"/>
                    </w:rPr>
                  </w:pPr>
                  <w:r w:rsidDel="00000000" w:rsidR="00000000" w:rsidRPr="00000000">
                    <w:rPr>
                      <w:b w:val="1"/>
                      <w:bCs w:val="1"/>
                      <w:rtl w:val="0"/>
                    </w:rPr>
                    <w:t xml:space="preserve">Avoidance Behaviors</w:t>
                  </w:r>
                </w:p>
                <w:p w:rsidR="00000000" w:rsidDel="00000000" w:rsidP="00000000" w:rsidRDefault="00000000" w:rsidRPr="00000000" w14:paraId="0000078E">
                  <w:pPr>
                    <w:numPr>
                      <w:ilvl w:val="1"/>
                      <w:numId w:val="554"/>
                    </w:numPr>
                    <w:spacing w:after="0" w:afterAutospacing="0" w:before="0" w:beforeAutospacing="0" w:lineRule="auto"/>
                    <w:ind w:left="1440" w:hanging="360"/>
                  </w:pPr>
                  <w:r w:rsidDel="00000000" w:rsidR="00000000" w:rsidRPr="00000000">
                    <w:rPr>
                      <w:rtl w:val="0"/>
                    </w:rPr>
                    <w:t xml:space="preserve">Pre-Traumatic Stress: Withdrawing from climate-related conversations, news stories, and social media to sidestep distressing information about potential disasters. Avoiding preparedness discussions or emergency drills because they amplify feelings of doom.</w:t>
                    <w:br w:type="textWrapping"/>
                  </w:r>
                </w:p>
                <w:p w:rsidR="00000000" w:rsidDel="00000000" w:rsidP="00000000" w:rsidRDefault="00000000" w:rsidRPr="00000000" w14:paraId="0000078F">
                  <w:pPr>
                    <w:numPr>
                      <w:ilvl w:val="1"/>
                      <w:numId w:val="554"/>
                    </w:numPr>
                    <w:spacing w:after="0" w:afterAutospacing="0" w:before="0" w:beforeAutospacing="0" w:lineRule="auto"/>
                    <w:ind w:left="1440" w:hanging="360"/>
                  </w:pPr>
                  <w:r w:rsidDel="00000000" w:rsidR="00000000" w:rsidRPr="00000000">
                    <w:rPr>
                      <w:rtl w:val="0"/>
                    </w:rPr>
                    <w:t xml:space="preserve">Post-Traumatic Stress: Steering clear of areas heavily affected by the previous disaster, refusing to visit damaged neighborhoods or volunteer for clean-up efforts. Avoiding any reminders—media coverage, weather updates, community gatherings—that might trigger memories of the event.</w:t>
                  </w:r>
                </w:p>
                <w:p w:rsidR="00000000" w:rsidDel="00000000" w:rsidP="00000000" w:rsidRDefault="00000000" w:rsidRPr="00000000" w14:paraId="00000790">
                  <w:pPr>
                    <w:numPr>
                      <w:ilvl w:val="0"/>
                      <w:numId w:val="554"/>
                    </w:numPr>
                    <w:spacing w:after="0" w:afterAutospacing="0" w:before="0" w:beforeAutospacing="0" w:lineRule="auto"/>
                    <w:ind w:left="720" w:hanging="360"/>
                    <w:rPr>
                      <w:b w:val="1"/>
                      <w:bCs w:val="1"/>
                    </w:rPr>
                  </w:pPr>
                  <w:r w:rsidDel="00000000" w:rsidR="00000000" w:rsidRPr="00000000">
                    <w:rPr>
                      <w:b w:val="1"/>
                      <w:bCs w:val="1"/>
                      <w:rtl w:val="0"/>
                    </w:rPr>
                    <w:t xml:space="preserve">Intrusive Memories or Flashbacks</w:t>
                  </w:r>
                </w:p>
                <w:p w:rsidR="00000000" w:rsidDel="00000000" w:rsidP="00000000" w:rsidRDefault="00000000" w:rsidRPr="00000000" w14:paraId="00000791">
                  <w:pPr>
                    <w:numPr>
                      <w:ilvl w:val="1"/>
                      <w:numId w:val="554"/>
                    </w:numPr>
                    <w:spacing w:after="0" w:afterAutospacing="0" w:before="0" w:beforeAutospacing="0" w:lineRule="auto"/>
                    <w:ind w:left="1440" w:hanging="360"/>
                  </w:pPr>
                  <w:r w:rsidDel="00000000" w:rsidR="00000000" w:rsidRPr="00000000">
                    <w:rPr>
                      <w:rtl w:val="0"/>
                    </w:rPr>
                    <w:t xml:space="preserve">Pre-Traumatic Stress: Although less common, individuals might replay frightening possibilities in their mind as if they have already happened. Vivid “what-if” scenarios can intrude on daily activities, stirring strong emotional responses.</w:t>
                    <w:br w:type="textWrapping"/>
                  </w:r>
                </w:p>
                <w:p w:rsidR="00000000" w:rsidDel="00000000" w:rsidP="00000000" w:rsidRDefault="00000000" w:rsidRPr="00000000" w14:paraId="00000792">
                  <w:pPr>
                    <w:numPr>
                      <w:ilvl w:val="1"/>
                      <w:numId w:val="554"/>
                    </w:numPr>
                    <w:spacing w:after="0" w:afterAutospacing="0" w:before="0" w:beforeAutospacing="0" w:lineRule="auto"/>
                    <w:ind w:left="1440" w:hanging="360"/>
                  </w:pPr>
                  <w:r w:rsidDel="00000000" w:rsidR="00000000" w:rsidRPr="00000000">
                    <w:rPr>
                      <w:rtl w:val="0"/>
                    </w:rPr>
                    <w:t xml:space="preserve">Post-Traumatic Stress: Reliving the disaster through involuntary, distressing recollections—smells, sounds, or images can trigger these flashbacks. Feeling as if the original crisis is happening all over again, with real physical and emotional reactions.</w:t>
                  </w:r>
                </w:p>
                <w:p w:rsidR="00000000" w:rsidDel="00000000" w:rsidP="00000000" w:rsidRDefault="00000000" w:rsidRPr="00000000" w14:paraId="00000793">
                  <w:pPr>
                    <w:numPr>
                      <w:ilvl w:val="0"/>
                      <w:numId w:val="554"/>
                    </w:numPr>
                    <w:spacing w:after="0" w:afterAutospacing="0" w:before="0" w:beforeAutospacing="0" w:lineRule="auto"/>
                    <w:ind w:left="720" w:hanging="360"/>
                    <w:rPr>
                      <w:b w:val="1"/>
                      <w:bCs w:val="1"/>
                    </w:rPr>
                  </w:pPr>
                  <w:r w:rsidDel="00000000" w:rsidR="00000000" w:rsidRPr="00000000">
                    <w:rPr>
                      <w:b w:val="1"/>
                      <w:bCs w:val="1"/>
                      <w:rtl w:val="0"/>
                    </w:rPr>
                    <w:t xml:space="preserve">Hypervigilance</w:t>
                  </w:r>
                </w:p>
                <w:p w:rsidR="00000000" w:rsidDel="00000000" w:rsidP="00000000" w:rsidRDefault="00000000" w:rsidRPr="00000000" w14:paraId="00000794">
                  <w:pPr>
                    <w:numPr>
                      <w:ilvl w:val="1"/>
                      <w:numId w:val="554"/>
                    </w:numPr>
                    <w:spacing w:after="0" w:afterAutospacing="0" w:before="0" w:beforeAutospacing="0" w:lineRule="auto"/>
                    <w:ind w:left="1440" w:hanging="360"/>
                  </w:pPr>
                  <w:r w:rsidDel="00000000" w:rsidR="00000000" w:rsidRPr="00000000">
                    <w:rPr>
                      <w:rtl w:val="0"/>
                    </w:rPr>
                    <w:t xml:space="preserve">Pre-Traumatic Stress: Overly alert to any sign of climate instability (e.g., temperature spikes, changing weather patterns), frequently checking apps or news for updates. Struggling to focus on daily tasks because one’s mind is perpetually scanning for indicators of environmental danger.</w:t>
                    <w:br w:type="textWrapping"/>
                  </w:r>
                </w:p>
                <w:p w:rsidR="00000000" w:rsidDel="00000000" w:rsidP="00000000" w:rsidRDefault="00000000" w:rsidRPr="00000000" w14:paraId="00000795">
                  <w:pPr>
                    <w:numPr>
                      <w:ilvl w:val="1"/>
                      <w:numId w:val="554"/>
                    </w:numPr>
                    <w:spacing w:after="0" w:afterAutospacing="0" w:before="0" w:beforeAutospacing="0" w:lineRule="auto"/>
                    <w:ind w:left="1440" w:hanging="360"/>
                  </w:pPr>
                  <w:r w:rsidDel="00000000" w:rsidR="00000000" w:rsidRPr="00000000">
                    <w:rPr>
                      <w:rtl w:val="0"/>
                    </w:rPr>
                    <w:t xml:space="preserve">Post-Traumatic Stress: Constantly “on guard,” especially during triggers like heavy rainfall or high winds reminiscent of the previous event. Being easily startled or experiencing intense anxiety at unexpected noises linked to the disaster context (e.g., sirens).</w:t>
                  </w:r>
                </w:p>
                <w:p w:rsidR="00000000" w:rsidDel="00000000" w:rsidP="00000000" w:rsidRDefault="00000000" w:rsidRPr="00000000" w14:paraId="00000796">
                  <w:pPr>
                    <w:numPr>
                      <w:ilvl w:val="0"/>
                      <w:numId w:val="554"/>
                    </w:numPr>
                    <w:spacing w:after="0" w:afterAutospacing="0" w:before="0" w:beforeAutospacing="0" w:lineRule="auto"/>
                    <w:ind w:left="720" w:hanging="360"/>
                    <w:rPr>
                      <w:b w:val="1"/>
                      <w:bCs w:val="1"/>
                    </w:rPr>
                  </w:pPr>
                  <w:r w:rsidDel="00000000" w:rsidR="00000000" w:rsidRPr="00000000">
                    <w:rPr>
                      <w:b w:val="1"/>
                      <w:bCs w:val="1"/>
                      <w:rtl w:val="0"/>
                    </w:rPr>
                    <w:t xml:space="preserve">Emotional Numbness or Detachment</w:t>
                  </w:r>
                </w:p>
                <w:p w:rsidR="00000000" w:rsidDel="00000000" w:rsidP="00000000" w:rsidRDefault="00000000" w:rsidRPr="00000000" w14:paraId="00000797">
                  <w:pPr>
                    <w:numPr>
                      <w:ilvl w:val="1"/>
                      <w:numId w:val="554"/>
                    </w:numPr>
                    <w:spacing w:after="0" w:afterAutospacing="0" w:before="0" w:beforeAutospacing="0" w:lineRule="auto"/>
                    <w:ind w:left="1440" w:hanging="360"/>
                  </w:pPr>
                  <w:r w:rsidDel="00000000" w:rsidR="00000000" w:rsidRPr="00000000">
                    <w:rPr>
                      <w:rtl w:val="0"/>
                    </w:rPr>
                    <w:t xml:space="preserve">Pre-Traumatic Stress: Feeling disconnected from discussions about climate change to protect oneself from fear, resulting in social withdrawal. Minimizing or denying concern outwardly, even though anxiety builds internally.</w:t>
                    <w:br w:type="textWrapping"/>
                  </w:r>
                </w:p>
                <w:p w:rsidR="00000000" w:rsidDel="00000000" w:rsidP="00000000" w:rsidRDefault="00000000" w:rsidRPr="00000000" w14:paraId="00000798">
                  <w:pPr>
                    <w:numPr>
                      <w:ilvl w:val="1"/>
                      <w:numId w:val="554"/>
                    </w:numPr>
                    <w:spacing w:after="0" w:afterAutospacing="0" w:before="0" w:beforeAutospacing="0" w:lineRule="auto"/>
                    <w:ind w:left="1440" w:hanging="360"/>
                  </w:pPr>
                  <w:r w:rsidDel="00000000" w:rsidR="00000000" w:rsidRPr="00000000">
                    <w:rPr>
                      <w:rtl w:val="0"/>
                    </w:rPr>
                    <w:t xml:space="preserve">Post-Traumatic Stress: Withdrawing from loved ones and daily routines after a disaster, finding it hard to experience joy or engage in normal activities. A sense of detachment from one’s own emotions, as though viewing life from a distance.</w:t>
                  </w:r>
                </w:p>
                <w:p w:rsidR="00000000" w:rsidDel="00000000" w:rsidP="00000000" w:rsidRDefault="00000000" w:rsidRPr="00000000" w14:paraId="00000799">
                  <w:pPr>
                    <w:numPr>
                      <w:ilvl w:val="0"/>
                      <w:numId w:val="554"/>
                    </w:numPr>
                    <w:spacing w:after="0" w:afterAutospacing="0" w:before="0" w:beforeAutospacing="0" w:lineRule="auto"/>
                    <w:ind w:left="720" w:hanging="360"/>
                    <w:rPr>
                      <w:b w:val="1"/>
                      <w:bCs w:val="1"/>
                    </w:rPr>
                  </w:pPr>
                  <w:r w:rsidDel="00000000" w:rsidR="00000000" w:rsidRPr="00000000">
                    <w:rPr>
                      <w:b w:val="1"/>
                      <w:bCs w:val="1"/>
                      <w:rtl w:val="0"/>
                    </w:rPr>
                    <w:t xml:space="preserve">Dissociation</w:t>
                  </w:r>
                </w:p>
                <w:p w:rsidR="00000000" w:rsidDel="00000000" w:rsidP="00000000" w:rsidRDefault="00000000" w:rsidRPr="00000000" w14:paraId="0000079A">
                  <w:pPr>
                    <w:numPr>
                      <w:ilvl w:val="1"/>
                      <w:numId w:val="554"/>
                    </w:numPr>
                    <w:spacing w:after="0" w:afterAutospacing="0" w:before="0" w:beforeAutospacing="0" w:lineRule="auto"/>
                    <w:ind w:left="1440" w:hanging="360"/>
                  </w:pPr>
                  <w:r w:rsidDel="00000000" w:rsidR="00000000" w:rsidRPr="00000000">
                    <w:rPr>
                      <w:rtl w:val="0"/>
                    </w:rPr>
                    <w:t xml:space="preserve">Pre-Traumatic Stress: Feeling emotionally disconnected when overwhelmed by future climate threats. Mentally “zoning out” or feeling unreal when hearing distressing climate news.</w:t>
                    <w:br w:type="textWrapping"/>
                  </w:r>
                </w:p>
                <w:p w:rsidR="00000000" w:rsidDel="00000000" w:rsidP="00000000" w:rsidRDefault="00000000" w:rsidRPr="00000000" w14:paraId="0000079B">
                  <w:pPr>
                    <w:numPr>
                      <w:ilvl w:val="1"/>
                      <w:numId w:val="554"/>
                    </w:numPr>
                    <w:spacing w:after="240" w:before="0" w:beforeAutospacing="0" w:lineRule="auto"/>
                    <w:ind w:left="1440" w:hanging="360"/>
                  </w:pPr>
                  <w:r w:rsidDel="00000000" w:rsidR="00000000" w:rsidRPr="00000000">
                    <w:rPr>
                      <w:rtl w:val="0"/>
                    </w:rPr>
                    <w:t xml:space="preserve">Post-Traumatic Stress: Experiencing a dreamlike state or emotional numbness during weather triggers that recall past disasters. Feeling like you're watching life unfold from the outside, especially when reminded of past trauma.</w:t>
                  </w:r>
                </w:p>
                <w:p w:rsidR="00000000" w:rsidDel="00000000" w:rsidP="00000000" w:rsidRDefault="00000000" w:rsidRPr="00000000" w14:paraId="0000079C">
                  <w:pPr>
                    <w:spacing w:after="240" w:before="240" w:lineRule="auto"/>
                    <w:rPr>
                      <w:b w:val="1"/>
                      <w:bCs w:val="1"/>
                      <w:color w:val="ffffff"/>
                      <w:shd w:fill="920000" w:val="clear"/>
                    </w:rPr>
                  </w:pPr>
                  <w:r w:rsidDel="00000000" w:rsidR="00000000" w:rsidRPr="00000000">
                    <w:rPr>
                      <w:color w:val="ffffff"/>
                      <w:shd w:fill="920000" w:val="clear"/>
                      <w:rtl w:val="0"/>
                    </w:rPr>
                    <w:t xml:space="preserve">[END OF FLIP CARDS]</w:t>
                  </w:r>
                  <w:r w:rsidDel="00000000" w:rsidR="00000000" w:rsidRPr="00000000">
                    <w:rPr>
                      <w:rtl w:val="0"/>
                    </w:rPr>
                  </w:r>
                </w:p>
              </w:tc>
            </w:tr>
          </w:tbl>
          <w:p w:rsidR="00000000" w:rsidDel="00000000" w:rsidP="00000000" w:rsidRDefault="00000000" w:rsidRPr="00000000" w14:paraId="0000079D">
            <w:pPr>
              <w:spacing w:after="240" w:before="240" w:lineRule="auto"/>
              <w:rPr>
                <w:b w:val="1"/>
                <w:bCs w:val="1"/>
              </w:rPr>
            </w:pPr>
            <w:r w:rsidDel="00000000" w:rsidR="00000000" w:rsidRPr="00000000">
              <w:rPr>
                <w:rtl w:val="0"/>
              </w:rPr>
            </w:r>
          </w:p>
          <w:p w:rsidR="00000000" w:rsidDel="00000000" w:rsidP="00000000" w:rsidRDefault="00000000" w:rsidRPr="00000000" w14:paraId="0000079E">
            <w:pPr>
              <w:spacing w:after="240" w:before="240" w:lineRule="auto"/>
              <w:rPr/>
            </w:pPr>
            <w:r w:rsidDel="00000000" w:rsidR="00000000" w:rsidRPr="00000000">
              <w:rPr>
                <w:rtl w:val="0"/>
              </w:rPr>
              <w:t xml:space="preserve">These symptoms can emerge gradually, influenced by media narratives, community discussions, and personal beliefs about vulnerability or lack of coping resources. Early identification and intervention (e.g., counseling, psychoeducation) can help prevent these fears from escalating into severe anxiety disorders. If such reactions persist for more than a month and disrupt normal functioning—impacting work, relationships, or daily routines—professional assessment may be warranted. Prompting therapeutic intervention (e.g., trauma-informed care, cognitive behavioral therapy) can significantly alleviate the severity and duration of symptoms.</w:t>
            </w:r>
          </w:p>
          <w:p w:rsidR="00000000" w:rsidDel="00000000" w:rsidP="00000000" w:rsidRDefault="00000000" w:rsidRPr="00000000" w14:paraId="0000079F">
            <w:pPr>
              <w:pStyle w:val="Heading2"/>
              <w:spacing w:after="240" w:before="240" w:lineRule="auto"/>
              <w:rPr/>
            </w:pPr>
            <w:bookmarkStart w:colFirst="0" w:colLast="0" w:name="_jh7g22i1uqj7" w:id="149"/>
            <w:bookmarkEnd w:id="149"/>
            <w:r w:rsidDel="00000000" w:rsidR="00000000" w:rsidRPr="00000000">
              <w:rPr>
                <w:rtl w:val="0"/>
              </w:rPr>
              <w:t xml:space="preserve">Secondary or Vicarious Trauma</w:t>
            </w:r>
            <w:r w:rsidDel="00000000" w:rsidR="00000000" w:rsidRPr="00000000">
              <w:rPr>
                <w:rtl w:val="0"/>
              </w:rPr>
            </w:r>
          </w:p>
          <w:p w:rsidR="00000000" w:rsidDel="00000000" w:rsidP="00000000" w:rsidRDefault="00000000" w:rsidRPr="00000000" w14:paraId="000007A0">
            <w:pPr>
              <w:spacing w:after="240" w:before="240" w:lineRule="auto"/>
              <w:rPr/>
            </w:pPr>
            <w:r w:rsidDel="00000000" w:rsidR="00000000" w:rsidRPr="00000000">
              <w:rPr>
                <w:rtl w:val="0"/>
              </w:rPr>
              <w:t xml:space="preserve">Another indirect form of trauma to be aware of is secondary or vicarious trauma. This can occur for individuals who regularly witness or are exposed to others’ traumatic experiences. As a result of this exposure, they may be deeply affected and experience trauma symptoms themselves. </w:t>
            </w:r>
          </w:p>
          <w:p w:rsidR="00000000" w:rsidDel="00000000" w:rsidP="00000000" w:rsidRDefault="00000000" w:rsidRPr="00000000" w14:paraId="000007A1">
            <w:pPr>
              <w:spacing w:after="240" w:before="240" w:lineRule="auto"/>
              <w:rPr/>
            </w:pPr>
            <w:r w:rsidDel="00000000" w:rsidR="00000000" w:rsidRPr="00000000">
              <w:rPr>
                <w:rtl w:val="0"/>
              </w:rPr>
              <w:t xml:space="preserve">It is important to ensure that people experiencing secondary or vicarious trauma are also recognized, acknowledged and supported </w:t>
            </w:r>
          </w:p>
          <w:p w:rsidR="00000000" w:rsidDel="00000000" w:rsidP="00000000" w:rsidRDefault="00000000" w:rsidRPr="00000000" w14:paraId="000007A2">
            <w:pPr>
              <w:spacing w:after="240" w:before="240" w:lineRule="auto"/>
              <w:rPr/>
            </w:pPr>
            <w:r w:rsidDel="00000000" w:rsidR="00000000" w:rsidRPr="00000000">
              <w:rPr>
                <w:rtl w:val="0"/>
              </w:rPr>
              <w:t xml:space="preserve">In the context of climate change, some professions that may be impacted include:</w:t>
            </w:r>
          </w:p>
          <w:p w:rsidR="00000000" w:rsidDel="00000000" w:rsidP="00000000" w:rsidRDefault="00000000" w:rsidRPr="00000000" w14:paraId="000007A3">
            <w:pPr>
              <w:numPr>
                <w:ilvl w:val="0"/>
                <w:numId w:val="355"/>
              </w:numPr>
              <w:spacing w:after="0" w:afterAutospacing="0" w:before="240" w:lineRule="auto"/>
              <w:ind w:left="720" w:hanging="360"/>
            </w:pPr>
            <w:r w:rsidDel="00000000" w:rsidR="00000000" w:rsidRPr="00000000">
              <w:rPr>
                <w:rtl w:val="0"/>
              </w:rPr>
              <w:t xml:space="preserve">Journalists </w:t>
            </w:r>
          </w:p>
          <w:p w:rsidR="00000000" w:rsidDel="00000000" w:rsidP="00000000" w:rsidRDefault="00000000" w:rsidRPr="00000000" w14:paraId="000007A4">
            <w:pPr>
              <w:numPr>
                <w:ilvl w:val="0"/>
                <w:numId w:val="355"/>
              </w:numPr>
              <w:spacing w:after="0" w:afterAutospacing="0" w:before="0" w:beforeAutospacing="0" w:lineRule="auto"/>
              <w:ind w:left="720" w:hanging="360"/>
            </w:pPr>
            <w:r w:rsidDel="00000000" w:rsidR="00000000" w:rsidRPr="00000000">
              <w:rPr>
                <w:rtl w:val="0"/>
              </w:rPr>
              <w:t xml:space="preserve">Healthcare providers, emergency responders, and social workers </w:t>
            </w:r>
          </w:p>
          <w:p w:rsidR="00000000" w:rsidDel="00000000" w:rsidP="00000000" w:rsidRDefault="00000000" w:rsidRPr="00000000" w14:paraId="000007A5">
            <w:pPr>
              <w:numPr>
                <w:ilvl w:val="0"/>
                <w:numId w:val="355"/>
              </w:numPr>
              <w:spacing w:after="0" w:afterAutospacing="0" w:before="0" w:beforeAutospacing="0" w:lineRule="auto"/>
              <w:ind w:left="720" w:hanging="360"/>
            </w:pPr>
            <w:r w:rsidDel="00000000" w:rsidR="00000000" w:rsidRPr="00000000">
              <w:rPr>
                <w:rtl w:val="0"/>
              </w:rPr>
              <w:t xml:space="preserve">Climate scientists and researchers </w:t>
            </w:r>
          </w:p>
          <w:p w:rsidR="00000000" w:rsidDel="00000000" w:rsidP="00000000" w:rsidRDefault="00000000" w:rsidRPr="00000000" w14:paraId="000007A6">
            <w:pPr>
              <w:numPr>
                <w:ilvl w:val="0"/>
                <w:numId w:val="355"/>
              </w:numPr>
              <w:spacing w:after="240" w:before="0" w:beforeAutospacing="0" w:lineRule="auto"/>
              <w:ind w:left="720" w:hanging="360"/>
            </w:pPr>
            <w:r w:rsidDel="00000000" w:rsidR="00000000" w:rsidRPr="00000000">
              <w:rPr>
                <w:rtl w:val="0"/>
              </w:rPr>
              <w:t xml:space="preserve">Community leaders or activists</w:t>
            </w:r>
          </w:p>
          <w:p w:rsidR="00000000" w:rsidDel="00000000" w:rsidP="00000000" w:rsidRDefault="00000000" w:rsidRPr="00000000" w14:paraId="000007A7">
            <w:pPr>
              <w:pStyle w:val="Heading2"/>
              <w:spacing w:after="240" w:before="240" w:lineRule="auto"/>
              <w:rPr/>
            </w:pPr>
            <w:bookmarkStart w:colFirst="0" w:colLast="0" w:name="_xkuzxhw40pc1" w:id="150"/>
            <w:bookmarkEnd w:id="150"/>
            <w:r w:rsidDel="00000000" w:rsidR="00000000" w:rsidRPr="00000000">
              <w:rPr>
                <w:rtl w:val="0"/>
              </w:rPr>
              <w:t xml:space="preserve">Importance of Recognizing Trauma Responses and Symptoms</w:t>
            </w:r>
            <w:r w:rsidDel="00000000" w:rsidR="00000000" w:rsidRPr="00000000">
              <w:rPr>
                <w:rtl w:val="0"/>
              </w:rPr>
            </w:r>
          </w:p>
          <w:p w:rsidR="00000000" w:rsidDel="00000000" w:rsidP="00000000" w:rsidRDefault="00000000" w:rsidRPr="00000000" w14:paraId="000007A8">
            <w:pPr>
              <w:spacing w:after="240" w:before="240" w:lineRule="auto"/>
              <w:rPr/>
            </w:pPr>
            <w:r w:rsidDel="00000000" w:rsidR="00000000" w:rsidRPr="00000000">
              <w:rPr>
                <w:rtl w:val="0"/>
              </w:rPr>
              <w:t xml:space="preserve">Recognizing these signs is important for several reasons, including:</w:t>
            </w:r>
          </w:p>
          <w:p w:rsidR="00000000" w:rsidDel="00000000" w:rsidP="00000000" w:rsidRDefault="00000000" w:rsidRPr="00000000" w14:paraId="000007A9">
            <w:pPr>
              <w:numPr>
                <w:ilvl w:val="0"/>
                <w:numId w:val="132"/>
              </w:numPr>
              <w:spacing w:after="0" w:afterAutospacing="0" w:before="240" w:lineRule="auto"/>
              <w:ind w:left="720" w:hanging="360"/>
            </w:pPr>
            <w:r w:rsidDel="00000000" w:rsidR="00000000" w:rsidRPr="00000000">
              <w:rPr>
                <w:b w:val="1"/>
                <w:bCs w:val="1"/>
                <w:rtl w:val="0"/>
              </w:rPr>
              <w:t xml:space="preserve">Early Detection:</w:t>
            </w:r>
            <w:r w:rsidDel="00000000" w:rsidR="00000000" w:rsidRPr="00000000">
              <w:rPr>
                <w:rtl w:val="0"/>
              </w:rPr>
              <w:t xml:space="preserve"> Identifying pre-traumatic stress can help individuals address catastrophic thinking before it grows into chronic anxiety. Recognizing post-traumatic stress soon after a disaster can minimize the risk of long-term mental health issues.</w:t>
              <w:br w:type="textWrapping"/>
            </w:r>
          </w:p>
          <w:p w:rsidR="00000000" w:rsidDel="00000000" w:rsidP="00000000" w:rsidRDefault="00000000" w:rsidRPr="00000000" w14:paraId="000007AA">
            <w:pPr>
              <w:numPr>
                <w:ilvl w:val="0"/>
                <w:numId w:val="132"/>
              </w:numPr>
              <w:spacing w:after="0" w:afterAutospacing="0" w:before="0" w:beforeAutospacing="0" w:lineRule="auto"/>
              <w:ind w:left="720" w:hanging="360"/>
            </w:pPr>
            <w:r w:rsidDel="00000000" w:rsidR="00000000" w:rsidRPr="00000000">
              <w:rPr>
                <w:b w:val="1"/>
                <w:bCs w:val="1"/>
                <w:rtl w:val="0"/>
              </w:rPr>
              <w:t xml:space="preserve">Informed Preparedness: </w:t>
            </w:r>
            <w:r w:rsidDel="00000000" w:rsidR="00000000" w:rsidRPr="00000000">
              <w:rPr>
                <w:rtl w:val="0"/>
              </w:rPr>
              <w:t xml:space="preserve">People who understand their stress responses can make proactive decisions about coping strategies, resource allocation, and disaster planning—enhancing both personal and community resilience.</w:t>
              <w:br w:type="textWrapping"/>
            </w:r>
          </w:p>
          <w:p w:rsidR="00000000" w:rsidDel="00000000" w:rsidP="00000000" w:rsidRDefault="00000000" w:rsidRPr="00000000" w14:paraId="000007AB">
            <w:pPr>
              <w:numPr>
                <w:ilvl w:val="0"/>
                <w:numId w:val="132"/>
              </w:numPr>
              <w:spacing w:after="0" w:afterAutospacing="0" w:before="0" w:beforeAutospacing="0" w:lineRule="auto"/>
              <w:ind w:left="720" w:hanging="360"/>
            </w:pPr>
            <w:r w:rsidDel="00000000" w:rsidR="00000000" w:rsidRPr="00000000">
              <w:rPr>
                <w:b w:val="1"/>
                <w:bCs w:val="1"/>
                <w:rtl w:val="0"/>
              </w:rPr>
              <w:t xml:space="preserve">Pathway to Support:</w:t>
            </w:r>
            <w:r w:rsidDel="00000000" w:rsidR="00000000" w:rsidRPr="00000000">
              <w:rPr>
                <w:rtl w:val="0"/>
              </w:rPr>
              <w:t xml:space="preserve"> By being aware of and normalizing these symptoms in the climate context, mental health professionals, community leaders, and affected individuals can work together to develop targeted interventions, from mindfulness programs to trauma-informed therapy.</w:t>
              <w:br w:type="textWrapping"/>
            </w:r>
          </w:p>
          <w:p w:rsidR="00000000" w:rsidDel="00000000" w:rsidP="00000000" w:rsidRDefault="00000000" w:rsidRPr="00000000" w14:paraId="000007AC">
            <w:pPr>
              <w:numPr>
                <w:ilvl w:val="0"/>
                <w:numId w:val="132"/>
              </w:numPr>
              <w:spacing w:after="240" w:before="0" w:beforeAutospacing="0" w:lineRule="auto"/>
              <w:ind w:left="720" w:hanging="360"/>
            </w:pPr>
            <w:r w:rsidDel="00000000" w:rsidR="00000000" w:rsidRPr="00000000">
              <w:rPr>
                <w:b w:val="1"/>
                <w:bCs w:val="1"/>
                <w:rtl w:val="0"/>
              </w:rPr>
              <w:t xml:space="preserve">Collective Empowerment:</w:t>
            </w:r>
            <w:r w:rsidDel="00000000" w:rsidR="00000000" w:rsidRPr="00000000">
              <w:rPr>
                <w:rtl w:val="0"/>
              </w:rPr>
              <w:t xml:space="preserve"> When entire communities acknowledge the psychological toll of climate change—both anticipated and experienced—they can foster a supportive environment that promotes healing, mutual understanding, and adaptive action against future threats.</w:t>
            </w:r>
          </w:p>
          <w:p w:rsidR="00000000" w:rsidDel="00000000" w:rsidP="00000000" w:rsidRDefault="00000000" w:rsidRPr="00000000" w14:paraId="000007AD">
            <w:pPr>
              <w:spacing w:after="240" w:before="240" w:lineRule="auto"/>
              <w:rPr>
                <w:b w:val="1"/>
                <w:bCs w:val="1"/>
              </w:rPr>
            </w:pPr>
            <w:r w:rsidDel="00000000" w:rsidR="00000000" w:rsidRPr="00000000">
              <w:rPr>
                <w:rtl w:val="0"/>
              </w:rPr>
            </w:r>
          </w:p>
          <w:tbl>
            <w:tblPr>
              <w:tblStyle w:val="Table61"/>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07AE">
                  <w:pPr>
                    <w:pStyle w:val="Heading2"/>
                    <w:spacing w:after="240" w:before="240" w:lineRule="auto"/>
                    <w:rPr/>
                  </w:pPr>
                  <w:bookmarkStart w:colFirst="0" w:colLast="0" w:name="_ylbz7taq2e3m" w:id="151"/>
                  <w:bookmarkEnd w:id="151"/>
                  <w:r w:rsidDel="00000000" w:rsidR="00000000" w:rsidRPr="00000000">
                    <w:rPr>
                      <w:rtl w:val="0"/>
                    </w:rPr>
                    <w:t xml:space="preserve">Addressing Pre-Traumatic and Post-Traumatic Stress in Climate Contexts</w:t>
                  </w:r>
                </w:p>
                <w:p w:rsidR="00000000" w:rsidDel="00000000" w:rsidP="00000000" w:rsidRDefault="00000000" w:rsidRPr="00000000" w14:paraId="000007AF">
                  <w:pPr>
                    <w:spacing w:after="240" w:before="240" w:lineRule="auto"/>
                    <w:rPr/>
                  </w:pPr>
                  <w:r w:rsidDel="00000000" w:rsidR="00000000" w:rsidRPr="00000000">
                    <w:rPr>
                      <w:rtl w:val="0"/>
                    </w:rPr>
                    <w:t xml:space="preserve">Effective intervention requires a combination of individual, community, and policy-level actions. In this section, we explore various approaches—from trauma-informed clinical care to grassroots community initiatives—aimed at alleviating and preventing severe climate-related stress.</w:t>
                  </w:r>
                </w:p>
                <w:p w:rsidR="00000000" w:rsidDel="00000000" w:rsidP="00000000" w:rsidRDefault="00000000" w:rsidRPr="00000000" w14:paraId="000007B0">
                  <w:pPr>
                    <w:spacing w:after="240" w:before="240" w:lineRule="auto"/>
                    <w:rPr>
                      <w:u w:val="single"/>
                    </w:rPr>
                  </w:pPr>
                  <w:r w:rsidDel="00000000" w:rsidR="00000000" w:rsidRPr="00000000">
                    <w:rPr>
                      <w:u w:val="single"/>
                      <w:rtl w:val="0"/>
                    </w:rPr>
                    <w:t xml:space="preserve">Below are some mental health and community interventions that are commonly used to address post-traumatic and pre-traumatic stress: </w:t>
                  </w:r>
                </w:p>
                <w:p w:rsidR="00000000" w:rsidDel="00000000" w:rsidP="00000000" w:rsidRDefault="00000000" w:rsidRPr="00000000" w14:paraId="000007B1">
                  <w:pPr>
                    <w:spacing w:after="240" w:before="240" w:lineRule="auto"/>
                    <w:rPr>
                      <w:color w:val="ffffff"/>
                      <w:shd w:fill="920000" w:val="clear"/>
                    </w:rPr>
                  </w:pPr>
                  <w:r w:rsidDel="00000000" w:rsidR="00000000" w:rsidRPr="00000000">
                    <w:rPr>
                      <w:color w:val="ffffff"/>
                      <w:shd w:fill="920000" w:val="clear"/>
                      <w:rtl w:val="0"/>
                    </w:rPr>
                    <w:t xml:space="preserve">[FLIP CARDS]</w:t>
                  </w:r>
                </w:p>
                <w:p w:rsidR="00000000" w:rsidDel="00000000" w:rsidP="00000000" w:rsidRDefault="00000000" w:rsidRPr="00000000" w14:paraId="000007B2">
                  <w:pPr>
                    <w:numPr>
                      <w:ilvl w:val="0"/>
                      <w:numId w:val="197"/>
                    </w:numPr>
                    <w:spacing w:after="0" w:afterAutospacing="0" w:before="240" w:lineRule="auto"/>
                    <w:ind w:left="720" w:hanging="360"/>
                    <w:rPr>
                      <w:b w:val="1"/>
                      <w:bCs w:val="1"/>
                    </w:rPr>
                  </w:pPr>
                  <w:r w:rsidDel="00000000" w:rsidR="00000000" w:rsidRPr="00000000">
                    <w:rPr>
                      <w:b w:val="1"/>
                      <w:bCs w:val="1"/>
                      <w:rtl w:val="0"/>
                    </w:rPr>
                    <w:t xml:space="preserve">Mental Health Interventions</w:t>
                  </w:r>
                </w:p>
                <w:p w:rsidR="00000000" w:rsidDel="00000000" w:rsidP="00000000" w:rsidRDefault="00000000" w:rsidRPr="00000000" w14:paraId="000007B3">
                  <w:pPr>
                    <w:numPr>
                      <w:ilvl w:val="1"/>
                      <w:numId w:val="197"/>
                    </w:numPr>
                    <w:spacing w:after="0" w:afterAutospacing="0" w:before="0" w:beforeAutospacing="0" w:lineRule="auto"/>
                    <w:ind w:left="1440" w:hanging="360"/>
                  </w:pPr>
                  <w:r w:rsidDel="00000000" w:rsidR="00000000" w:rsidRPr="00000000">
                    <w:rPr>
                      <w:rtl w:val="0"/>
                    </w:rPr>
                    <w:t xml:space="preserve">Trauma-Informed Care: Builds on principles of safety, empowerment, and cultural awareness, ensuring patients feel secure and supported during disaster response or therapy sessions.</w:t>
                    <w:br w:type="textWrapping"/>
                  </w:r>
                  <w:r w:rsidDel="00000000" w:rsidR="00000000" w:rsidRPr="00000000">
                    <w:rPr>
                      <w:rtl w:val="0"/>
                    </w:rPr>
                  </w:r>
                </w:p>
                <w:p w:rsidR="00000000" w:rsidDel="00000000" w:rsidP="00000000" w:rsidRDefault="00000000" w:rsidRPr="00000000" w14:paraId="000007B4">
                  <w:pPr>
                    <w:numPr>
                      <w:ilvl w:val="1"/>
                      <w:numId w:val="197"/>
                    </w:numPr>
                    <w:spacing w:after="0" w:afterAutospacing="0" w:before="0" w:beforeAutospacing="0" w:lineRule="auto"/>
                    <w:ind w:left="1440" w:hanging="360"/>
                  </w:pPr>
                  <w:r w:rsidDel="00000000" w:rsidR="00000000" w:rsidRPr="00000000">
                    <w:rPr>
                      <w:rtl w:val="0"/>
                    </w:rPr>
                    <w:t xml:space="preserve">Prolonged Exposure Therapy: A structured method (developed by Edna Foa) allowing individuals to process traumatic memories incrementally, reducing their hold on day-to-day life.</w:t>
                    <w:br w:type="textWrapping"/>
                  </w:r>
                </w:p>
                <w:p w:rsidR="00000000" w:rsidDel="00000000" w:rsidP="00000000" w:rsidRDefault="00000000" w:rsidRPr="00000000" w14:paraId="000007B5">
                  <w:pPr>
                    <w:numPr>
                      <w:ilvl w:val="1"/>
                      <w:numId w:val="197"/>
                    </w:numPr>
                    <w:spacing w:after="0" w:afterAutospacing="0" w:before="0" w:beforeAutospacing="0" w:lineRule="auto"/>
                    <w:ind w:left="1440" w:hanging="360"/>
                  </w:pPr>
                  <w:r w:rsidDel="00000000" w:rsidR="00000000" w:rsidRPr="00000000">
                    <w:rPr>
                      <w:rtl w:val="0"/>
                    </w:rPr>
                    <w:t xml:space="preserve">Somatic Therapies: Based on Peter Levine's work, addresses the physical component of trauma, helping patients release tension and stress responses stored in the body.</w:t>
                    <w:br w:type="textWrapping"/>
                  </w:r>
                </w:p>
                <w:p w:rsidR="00000000" w:rsidDel="00000000" w:rsidP="00000000" w:rsidRDefault="00000000" w:rsidRPr="00000000" w14:paraId="000007B6">
                  <w:pPr>
                    <w:numPr>
                      <w:ilvl w:val="1"/>
                      <w:numId w:val="197"/>
                    </w:numPr>
                    <w:spacing w:after="0" w:afterAutospacing="0" w:before="0" w:beforeAutospacing="0" w:lineRule="auto"/>
                    <w:ind w:left="1440" w:hanging="360"/>
                  </w:pPr>
                  <w:r w:rsidDel="00000000" w:rsidR="00000000" w:rsidRPr="00000000">
                    <w:rPr>
                      <w:rtl w:val="0"/>
                    </w:rPr>
                    <w:t xml:space="preserve">EMDR: Uses bilateral stimulation (e.g., eye movements, taps) to help individuals reprocess and desensitize traumatic memories more rapidly than traditional talk therapy alone.</w:t>
                    <w:br w:type="textWrapping"/>
                  </w:r>
                </w:p>
                <w:p w:rsidR="00000000" w:rsidDel="00000000" w:rsidP="00000000" w:rsidRDefault="00000000" w:rsidRPr="00000000" w14:paraId="000007B7">
                  <w:pPr>
                    <w:numPr>
                      <w:ilvl w:val="1"/>
                      <w:numId w:val="197"/>
                    </w:numPr>
                    <w:spacing w:after="0" w:afterAutospacing="0" w:before="0" w:beforeAutospacing="0" w:lineRule="auto"/>
                    <w:ind w:left="1440" w:hanging="360"/>
                  </w:pPr>
                  <w:r w:rsidDel="00000000" w:rsidR="00000000" w:rsidRPr="00000000">
                    <w:rPr>
                      <w:rtl w:val="0"/>
                    </w:rPr>
                    <w:t xml:space="preserve">Psychoeducation: Teaching coping mechanisms—such as mindfulness, journaling, and grounding exercises—helps individuals recognize and diffuse escalating stress before it becomes debilitating.</w:t>
                    <w:br w:type="textWrapping"/>
                  </w:r>
                </w:p>
                <w:p w:rsidR="00000000" w:rsidDel="00000000" w:rsidP="00000000" w:rsidRDefault="00000000" w:rsidRPr="00000000" w14:paraId="000007B8">
                  <w:pPr>
                    <w:numPr>
                      <w:ilvl w:val="1"/>
                      <w:numId w:val="197"/>
                    </w:numPr>
                    <w:spacing w:after="0" w:afterAutospacing="0" w:before="0" w:beforeAutospacing="0" w:lineRule="auto"/>
                    <w:ind w:left="1440" w:hanging="360"/>
                  </w:pPr>
                  <w:r w:rsidDel="00000000" w:rsidR="00000000" w:rsidRPr="00000000">
                    <w:rPr>
                      <w:rtl w:val="0"/>
                    </w:rPr>
                    <w:t xml:space="preserve">Cognitive Behavioral Therapy: Encourages people to reframe catastrophic thinking, fostering a more balanced view of potential challenges and solutions.</w:t>
                    <w:br w:type="textWrapping"/>
                  </w:r>
                </w:p>
                <w:p w:rsidR="00000000" w:rsidDel="00000000" w:rsidP="00000000" w:rsidRDefault="00000000" w:rsidRPr="00000000" w14:paraId="000007B9">
                  <w:pPr>
                    <w:numPr>
                      <w:ilvl w:val="1"/>
                      <w:numId w:val="197"/>
                    </w:numPr>
                    <w:spacing w:after="0" w:afterAutospacing="0" w:before="0" w:beforeAutospacing="0" w:lineRule="auto"/>
                    <w:ind w:left="1440" w:hanging="360"/>
                  </w:pPr>
                  <w:r w:rsidDel="00000000" w:rsidR="00000000" w:rsidRPr="00000000">
                    <w:rPr>
                      <w:rtl w:val="0"/>
                    </w:rPr>
                    <w:t xml:space="preserve">Narrative Exposure Therapy: Guides individuals to create a chronological narrative of their lives, weaving traumatic experiences into their broader life story for better processing and healing.</w:t>
                  </w:r>
                </w:p>
                <w:p w:rsidR="00000000" w:rsidDel="00000000" w:rsidP="00000000" w:rsidRDefault="00000000" w:rsidRPr="00000000" w14:paraId="000007BA">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Community Supports</w:t>
                  </w:r>
                </w:p>
                <w:p w:rsidR="00000000" w:rsidDel="00000000" w:rsidP="00000000" w:rsidRDefault="00000000" w:rsidRPr="00000000" w14:paraId="000007BB">
                  <w:pPr>
                    <w:numPr>
                      <w:ilvl w:val="1"/>
                      <w:numId w:val="197"/>
                    </w:numPr>
                    <w:spacing w:after="0" w:afterAutospacing="0" w:before="0" w:beforeAutospacing="0" w:lineRule="auto"/>
                    <w:ind w:left="1440" w:hanging="360"/>
                  </w:pPr>
                  <w:r w:rsidDel="00000000" w:rsidR="00000000" w:rsidRPr="00000000">
                    <w:rPr>
                      <w:rtl w:val="0"/>
                    </w:rPr>
                    <w:t xml:space="preserve">Collective Recovery: Organize forums, support groups, and storytelling sessions, fostering shared understanding and a sense of solidarity.</w:t>
                    <w:br w:type="textWrapping"/>
                  </w:r>
                </w:p>
                <w:p w:rsidR="00000000" w:rsidDel="00000000" w:rsidP="00000000" w:rsidRDefault="00000000" w:rsidRPr="00000000" w14:paraId="000007BC">
                  <w:pPr>
                    <w:numPr>
                      <w:ilvl w:val="1"/>
                      <w:numId w:val="197"/>
                    </w:numPr>
                    <w:spacing w:after="0" w:afterAutospacing="0" w:before="0" w:beforeAutospacing="0" w:lineRule="auto"/>
                    <w:ind w:left="1440" w:hanging="360"/>
                  </w:pPr>
                  <w:r w:rsidDel="00000000" w:rsidR="00000000" w:rsidRPr="00000000">
                    <w:rPr>
                      <w:rtl w:val="0"/>
                    </w:rPr>
                    <w:t xml:space="preserve">Community Education: Train local leaders, volunteers, and first responders to spot trauma symptoms and guide affected individuals to appropriate resources.</w:t>
                    <w:br w:type="textWrapping"/>
                  </w:r>
                </w:p>
                <w:p w:rsidR="00000000" w:rsidDel="00000000" w:rsidP="00000000" w:rsidRDefault="00000000" w:rsidRPr="00000000" w14:paraId="000007BD">
                  <w:pPr>
                    <w:numPr>
                      <w:ilvl w:val="1"/>
                      <w:numId w:val="197"/>
                    </w:numPr>
                    <w:spacing w:after="0" w:afterAutospacing="0" w:before="0" w:beforeAutospacing="0" w:lineRule="auto"/>
                    <w:ind w:left="1440" w:hanging="360"/>
                  </w:pPr>
                  <w:r w:rsidDel="00000000" w:rsidR="00000000" w:rsidRPr="00000000">
                    <w:rPr>
                      <w:rtl w:val="0"/>
                    </w:rPr>
                    <w:t xml:space="preserve">Peer Mentorship: Pair individuals who have navigated similar traumatic experiences, providing guidance, emotional support, and hope for recovery.</w:t>
                    <w:br w:type="textWrapping"/>
                  </w:r>
                </w:p>
                <w:p w:rsidR="00000000" w:rsidDel="00000000" w:rsidP="00000000" w:rsidRDefault="00000000" w:rsidRPr="00000000" w14:paraId="000007BE">
                  <w:pPr>
                    <w:numPr>
                      <w:ilvl w:val="1"/>
                      <w:numId w:val="197"/>
                    </w:numPr>
                    <w:spacing w:after="240" w:before="0" w:beforeAutospacing="0" w:lineRule="auto"/>
                    <w:ind w:left="1440" w:hanging="360"/>
                  </w:pPr>
                  <w:r w:rsidDel="00000000" w:rsidR="00000000" w:rsidRPr="00000000">
                    <w:rPr>
                      <w:rtl w:val="0"/>
                    </w:rPr>
                    <w:t xml:space="preserve">Mutual Aid Groups: Local and online groups where neighbors and community members exchange resources, services, and emotional support to promote resilience and reduce isolation.</w:t>
                  </w:r>
                </w:p>
                <w:p w:rsidR="00000000" w:rsidDel="00000000" w:rsidP="00000000" w:rsidRDefault="00000000" w:rsidRPr="00000000" w14:paraId="000007BF">
                  <w:pPr>
                    <w:spacing w:after="240" w:before="240" w:lineRule="auto"/>
                    <w:rPr>
                      <w:b w:val="1"/>
                      <w:bCs w:val="1"/>
                      <w:color w:val="ffffff"/>
                      <w:shd w:fill="920000" w:val="clear"/>
                    </w:rPr>
                  </w:pPr>
                  <w:r w:rsidDel="00000000" w:rsidR="00000000" w:rsidRPr="00000000">
                    <w:rPr>
                      <w:color w:val="ffffff"/>
                      <w:shd w:fill="920000" w:val="clear"/>
                      <w:rtl w:val="0"/>
                    </w:rPr>
                    <w:t xml:space="preserve">[END FLIP CARDS]</w:t>
                  </w:r>
                  <w:r w:rsidDel="00000000" w:rsidR="00000000" w:rsidRPr="00000000">
                    <w:rPr>
                      <w:rtl w:val="0"/>
                    </w:rPr>
                  </w:r>
                </w:p>
              </w:tc>
            </w:tr>
          </w:tbl>
          <w:p w:rsidR="00000000" w:rsidDel="00000000" w:rsidP="00000000" w:rsidRDefault="00000000" w:rsidRPr="00000000" w14:paraId="000007C0">
            <w:pPr>
              <w:spacing w:after="240" w:before="240" w:lineRule="auto"/>
              <w:rPr>
                <w:b w:val="1"/>
                <w:bCs w:val="1"/>
              </w:rPr>
            </w:pPr>
            <w:r w:rsidDel="00000000" w:rsidR="00000000" w:rsidRPr="00000000">
              <w:rPr>
                <w:rtl w:val="0"/>
              </w:rPr>
            </w:r>
          </w:p>
          <w:p w:rsidR="00000000" w:rsidDel="00000000" w:rsidP="00000000" w:rsidRDefault="00000000" w:rsidRPr="00000000" w14:paraId="000007C1">
            <w:pPr>
              <w:rPr>
                <w:b w:val="1"/>
                <w:bCs w:val="1"/>
              </w:rPr>
            </w:pPr>
            <w:r w:rsidDel="00000000" w:rsidR="00000000" w:rsidRPr="00000000">
              <w:rPr>
                <w:rtl w:val="0"/>
              </w:rPr>
            </w:r>
          </w:p>
          <w:tbl>
            <w:tblPr>
              <w:tblStyle w:val="Table62"/>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07C2">
                  <w:pPr>
                    <w:pStyle w:val="Heading2"/>
                    <w:spacing w:after="240" w:before="240" w:lineRule="auto"/>
                    <w:rPr/>
                  </w:pPr>
                  <w:bookmarkStart w:colFirst="0" w:colLast="0" w:name="_7t97iwqrce3i" w:id="152"/>
                  <w:bookmarkEnd w:id="152"/>
                  <w:r w:rsidDel="00000000" w:rsidR="00000000" w:rsidRPr="00000000">
                    <w:rPr>
                      <w:rtl w:val="0"/>
                    </w:rPr>
                    <w:t xml:space="preserve">Understanding Emotions in the Context of Disaster</w:t>
                  </w:r>
                </w:p>
                <w:p w:rsidR="00000000" w:rsidDel="00000000" w:rsidP="00000000" w:rsidRDefault="00000000" w:rsidRPr="00000000" w14:paraId="000007C3">
                  <w:pPr>
                    <w:rPr/>
                  </w:pPr>
                  <w:r w:rsidDel="00000000" w:rsidR="00000000" w:rsidRPr="00000000">
                    <w:rPr>
                      <w:rtl w:val="0"/>
                    </w:rPr>
                    <w:t xml:space="preserve">In a disaster event such as a flood or wildfire, individuals and communities often pass through similar </w:t>
                  </w:r>
                  <w:r w:rsidDel="00000000" w:rsidR="00000000" w:rsidRPr="00000000">
                    <w:rPr>
                      <w:rtl w:val="0"/>
                    </w:rPr>
                    <w:t xml:space="preserve">emotional</w:t>
                  </w:r>
                  <w:r w:rsidDel="00000000" w:rsidR="00000000" w:rsidRPr="00000000">
                    <w:rPr>
                      <w:rtl w:val="0"/>
                    </w:rPr>
                    <w:t xml:space="preserve"> stages. One recognized model, developed by Zunin and Myers, walks through the phases of emotional response to disaster. Although it is helpful as a guideline, it’s important to keep in mind that people may experience these phases non-linearly, or not at all, and responses will vary depending on individual circumstances, the nature of the disaster, and available support, and structural inequities that may be faced by the community.</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07C6">
                  <w:pPr>
                    <w:numPr>
                      <w:ilvl w:val="0"/>
                      <w:numId w:val="423"/>
                    </w:numPr>
                    <w:spacing w:after="0" w:afterAutospacing="0"/>
                    <w:ind w:left="720" w:hanging="360"/>
                    <w:rPr>
                      <w:b w:val="1"/>
                      <w:bCs w:val="1"/>
                    </w:rPr>
                  </w:pPr>
                  <w:r w:rsidDel="00000000" w:rsidR="00000000" w:rsidRPr="00000000">
                    <w:rPr>
                      <w:b w:val="1"/>
                      <w:bCs w:val="1"/>
                      <w:rtl w:val="0"/>
                    </w:rPr>
                    <w:t xml:space="preserve">Pre-Disaster Phase</w:t>
                  </w:r>
                </w:p>
                <w:p w:rsidR="00000000" w:rsidDel="00000000" w:rsidP="00000000" w:rsidRDefault="00000000" w:rsidRPr="00000000" w14:paraId="000007C7">
                  <w:pPr>
                    <w:numPr>
                      <w:ilvl w:val="1"/>
                      <w:numId w:val="423"/>
                    </w:numPr>
                    <w:spacing w:after="0" w:afterAutospacing="0" w:before="0" w:beforeAutospacing="0" w:lineRule="auto"/>
                    <w:ind w:left="1440" w:hanging="360"/>
                  </w:pPr>
                  <w:r w:rsidDel="00000000" w:rsidR="00000000" w:rsidRPr="00000000">
                    <w:rPr>
                      <w:rtl w:val="0"/>
                    </w:rPr>
                    <w:t xml:space="preserve">Disasters may occur with or without warning.</w:t>
                  </w:r>
                </w:p>
                <w:p w:rsidR="00000000" w:rsidDel="00000000" w:rsidP="00000000" w:rsidRDefault="00000000" w:rsidRPr="00000000" w14:paraId="000007C8">
                  <w:pPr>
                    <w:numPr>
                      <w:ilvl w:val="1"/>
                      <w:numId w:val="423"/>
                    </w:numPr>
                    <w:spacing w:after="0" w:afterAutospacing="0" w:before="0" w:beforeAutospacing="0" w:lineRule="auto"/>
                    <w:ind w:left="1440" w:hanging="360"/>
                  </w:pPr>
                  <w:r w:rsidDel="00000000" w:rsidR="00000000" w:rsidRPr="00000000">
                    <w:rPr>
                      <w:rtl w:val="0"/>
                    </w:rPr>
                    <w:t xml:space="preserve">With warning: people may feel anxiety, dread, or regret if they didn't prepare adequately.</w:t>
                  </w:r>
                </w:p>
                <w:p w:rsidR="00000000" w:rsidDel="00000000" w:rsidP="00000000" w:rsidRDefault="00000000" w:rsidRPr="00000000" w14:paraId="000007C9">
                  <w:pPr>
                    <w:numPr>
                      <w:ilvl w:val="1"/>
                      <w:numId w:val="423"/>
                    </w:numPr>
                    <w:spacing w:after="0" w:afterAutospacing="0" w:before="0" w:beforeAutospacing="0" w:lineRule="auto"/>
                    <w:ind w:left="1440" w:hanging="360"/>
                  </w:pPr>
                  <w:r w:rsidDel="00000000" w:rsidR="00000000" w:rsidRPr="00000000">
                    <w:rPr>
                      <w:rtl w:val="0"/>
                    </w:rPr>
                    <w:t xml:space="preserve">Without warning: people may feel shock, helplessness, or long-term insecurity.</w:t>
                  </w:r>
                </w:p>
                <w:p w:rsidR="00000000" w:rsidDel="00000000" w:rsidP="00000000" w:rsidRDefault="00000000" w:rsidRPr="00000000" w14:paraId="000007CA">
                  <w:pPr>
                    <w:numPr>
                      <w:ilvl w:val="1"/>
                      <w:numId w:val="423"/>
                    </w:numPr>
                    <w:spacing w:after="0" w:afterAutospacing="0" w:before="0" w:beforeAutospacing="0" w:lineRule="auto"/>
                    <w:ind w:left="1440" w:hanging="360"/>
                  </w:pPr>
                  <w:r w:rsidDel="00000000" w:rsidR="00000000" w:rsidRPr="00000000">
                    <w:rPr>
                      <w:rtl w:val="0"/>
                    </w:rPr>
                    <w:t xml:space="preserve">Emotional responses can include worry about safety and the future.</w:t>
                    <w:br w:type="textWrapping"/>
                  </w:r>
                </w:p>
                <w:p w:rsidR="00000000" w:rsidDel="00000000" w:rsidP="00000000" w:rsidRDefault="00000000" w:rsidRPr="00000000" w14:paraId="000007CB">
                  <w:pPr>
                    <w:numPr>
                      <w:ilvl w:val="0"/>
                      <w:numId w:val="423"/>
                    </w:numPr>
                    <w:spacing w:after="0" w:afterAutospacing="0"/>
                    <w:ind w:left="720" w:hanging="360"/>
                    <w:rPr>
                      <w:b w:val="1"/>
                      <w:bCs w:val="1"/>
                    </w:rPr>
                  </w:pPr>
                  <w:r w:rsidDel="00000000" w:rsidR="00000000" w:rsidRPr="00000000">
                    <w:rPr>
                      <w:b w:val="1"/>
                      <w:bCs w:val="1"/>
                      <w:rtl w:val="0"/>
                    </w:rPr>
                    <w:t xml:space="preserve">Impact Phase</w:t>
                  </w:r>
                </w:p>
                <w:p w:rsidR="00000000" w:rsidDel="00000000" w:rsidP="00000000" w:rsidRDefault="00000000" w:rsidRPr="00000000" w14:paraId="000007CC">
                  <w:pPr>
                    <w:numPr>
                      <w:ilvl w:val="1"/>
                      <w:numId w:val="423"/>
                    </w:numPr>
                    <w:spacing w:after="0" w:afterAutospacing="0" w:before="0" w:beforeAutospacing="0" w:lineRule="auto"/>
                    <w:ind w:left="1440" w:hanging="360"/>
                  </w:pPr>
                  <w:r w:rsidDel="00000000" w:rsidR="00000000" w:rsidRPr="00000000">
                    <w:rPr>
                      <w:rtl w:val="0"/>
                    </w:rPr>
                    <w:t xml:space="preserve">The actual disaster event occurs.</w:t>
                  </w:r>
                </w:p>
                <w:p w:rsidR="00000000" w:rsidDel="00000000" w:rsidP="00000000" w:rsidRDefault="00000000" w:rsidRPr="00000000" w14:paraId="000007CD">
                  <w:pPr>
                    <w:numPr>
                      <w:ilvl w:val="1"/>
                      <w:numId w:val="423"/>
                    </w:numPr>
                    <w:spacing w:after="0" w:afterAutospacing="0" w:before="0" w:beforeAutospacing="0" w:lineRule="auto"/>
                    <w:ind w:left="1440" w:hanging="360"/>
                  </w:pPr>
                  <w:r w:rsidDel="00000000" w:rsidR="00000000" w:rsidRPr="00000000">
                    <w:rPr>
                      <w:rtl w:val="0"/>
                    </w:rPr>
                    <w:t xml:space="preserve">May be sudden and catastrophic, or slow and low-impact.</w:t>
                  </w:r>
                </w:p>
                <w:p w:rsidR="00000000" w:rsidDel="00000000" w:rsidP="00000000" w:rsidRDefault="00000000" w:rsidRPr="00000000" w14:paraId="000007CE">
                  <w:pPr>
                    <w:numPr>
                      <w:ilvl w:val="1"/>
                      <w:numId w:val="423"/>
                    </w:numPr>
                    <w:spacing w:after="0" w:afterAutospacing="0" w:before="0" w:beforeAutospacing="0" w:lineRule="auto"/>
                    <w:ind w:left="1440" w:hanging="360"/>
                  </w:pPr>
                  <w:r w:rsidDel="00000000" w:rsidR="00000000" w:rsidRPr="00000000">
                    <w:rPr>
                      <w:rtl w:val="0"/>
                    </w:rPr>
                    <w:t xml:space="preserve">Emotional responses: shock, panic, fear, confusion, numbness, disbelief, anxiety, especially if separated from loved ones.</w:t>
                    <w:br w:type="textWrapping"/>
                  </w:r>
                </w:p>
                <w:p w:rsidR="00000000" w:rsidDel="00000000" w:rsidP="00000000" w:rsidRDefault="00000000" w:rsidRPr="00000000" w14:paraId="000007CF">
                  <w:pPr>
                    <w:numPr>
                      <w:ilvl w:val="0"/>
                      <w:numId w:val="423"/>
                    </w:numPr>
                    <w:spacing w:after="0" w:afterAutospacing="0"/>
                    <w:ind w:left="720" w:hanging="360"/>
                    <w:rPr>
                      <w:b w:val="1"/>
                      <w:bCs w:val="1"/>
                    </w:rPr>
                  </w:pPr>
                  <w:r w:rsidDel="00000000" w:rsidR="00000000" w:rsidRPr="00000000">
                    <w:rPr>
                      <w:b w:val="1"/>
                      <w:bCs w:val="1"/>
                      <w:rtl w:val="0"/>
                    </w:rPr>
                    <w:t xml:space="preserve">Heroic (Rescue) Phase</w:t>
                  </w:r>
                </w:p>
                <w:p w:rsidR="00000000" w:rsidDel="00000000" w:rsidP="00000000" w:rsidRDefault="00000000" w:rsidRPr="00000000" w14:paraId="000007D0">
                  <w:pPr>
                    <w:numPr>
                      <w:ilvl w:val="1"/>
                      <w:numId w:val="423"/>
                    </w:numPr>
                    <w:spacing w:after="0" w:afterAutospacing="0" w:before="0" w:beforeAutospacing="0" w:lineRule="auto"/>
                    <w:ind w:left="1440" w:hanging="360"/>
                  </w:pPr>
                  <w:r w:rsidDel="00000000" w:rsidR="00000000" w:rsidRPr="00000000">
                    <w:rPr>
                      <w:rtl w:val="0"/>
                    </w:rPr>
                    <w:t xml:space="preserve">Immediate efforts are focused on rescue, safety, and survival.</w:t>
                  </w:r>
                </w:p>
                <w:p w:rsidR="00000000" w:rsidDel="00000000" w:rsidP="00000000" w:rsidRDefault="00000000" w:rsidRPr="00000000" w14:paraId="000007D1">
                  <w:pPr>
                    <w:numPr>
                      <w:ilvl w:val="1"/>
                      <w:numId w:val="423"/>
                    </w:numPr>
                    <w:spacing w:after="0" w:afterAutospacing="0" w:before="0" w:beforeAutospacing="0" w:lineRule="auto"/>
                    <w:ind w:left="1440" w:hanging="360"/>
                  </w:pPr>
                  <w:r w:rsidDel="00000000" w:rsidR="00000000" w:rsidRPr="00000000">
                    <w:rPr>
                      <w:rtl w:val="0"/>
                    </w:rPr>
                    <w:t xml:space="preserve">Communities often show courage, altruism, and solidarity.</w:t>
                  </w:r>
                </w:p>
                <w:p w:rsidR="00000000" w:rsidDel="00000000" w:rsidP="00000000" w:rsidRDefault="00000000" w:rsidRPr="00000000" w14:paraId="000007D2">
                  <w:pPr>
                    <w:numPr>
                      <w:ilvl w:val="1"/>
                      <w:numId w:val="423"/>
                    </w:numPr>
                    <w:spacing w:after="0" w:afterAutospacing="0" w:before="0" w:beforeAutospacing="0" w:lineRule="auto"/>
                    <w:ind w:left="1440" w:hanging="360"/>
                  </w:pPr>
                  <w:r w:rsidDel="00000000" w:rsidR="00000000" w:rsidRPr="00000000">
                    <w:rPr>
                      <w:rtl w:val="0"/>
                    </w:rPr>
                    <w:t xml:space="preserve">People take action to help each other.</w:t>
                  </w:r>
                </w:p>
                <w:p w:rsidR="00000000" w:rsidDel="00000000" w:rsidP="00000000" w:rsidRDefault="00000000" w:rsidRPr="00000000" w14:paraId="000007D3">
                  <w:pPr>
                    <w:numPr>
                      <w:ilvl w:val="1"/>
                      <w:numId w:val="423"/>
                    </w:numPr>
                    <w:spacing w:after="0" w:afterAutospacing="0" w:before="0" w:beforeAutospacing="0" w:lineRule="auto"/>
                    <w:ind w:left="1440" w:hanging="360"/>
                  </w:pPr>
                  <w:r w:rsidDel="00000000" w:rsidR="00000000" w:rsidRPr="00000000">
                    <w:rPr>
                      <w:rtl w:val="0"/>
                    </w:rPr>
                    <w:t xml:space="preserve">Emotional intensity is high.</w:t>
                    <w:br w:type="textWrapping"/>
                  </w:r>
                </w:p>
                <w:p w:rsidR="00000000" w:rsidDel="00000000" w:rsidP="00000000" w:rsidRDefault="00000000" w:rsidRPr="00000000" w14:paraId="000007D4">
                  <w:pPr>
                    <w:numPr>
                      <w:ilvl w:val="0"/>
                      <w:numId w:val="423"/>
                    </w:numPr>
                    <w:spacing w:after="0" w:afterAutospacing="0"/>
                    <w:ind w:left="720" w:hanging="360"/>
                    <w:rPr>
                      <w:b w:val="1"/>
                      <w:bCs w:val="1"/>
                    </w:rPr>
                  </w:pPr>
                  <w:r w:rsidDel="00000000" w:rsidR="00000000" w:rsidRPr="00000000">
                    <w:rPr>
                      <w:b w:val="1"/>
                      <w:bCs w:val="1"/>
                      <w:rtl w:val="0"/>
                    </w:rPr>
                    <w:t xml:space="preserve">Honeymoon (Remedy) Phase</w:t>
                  </w:r>
                </w:p>
                <w:p w:rsidR="00000000" w:rsidDel="00000000" w:rsidP="00000000" w:rsidRDefault="00000000" w:rsidRPr="00000000" w14:paraId="000007D5">
                  <w:pPr>
                    <w:numPr>
                      <w:ilvl w:val="1"/>
                      <w:numId w:val="423"/>
                    </w:numPr>
                    <w:spacing w:after="0" w:afterAutospacing="0" w:before="0" w:beforeAutospacing="0" w:lineRule="auto"/>
                    <w:ind w:left="1440" w:hanging="360"/>
                  </w:pPr>
                  <w:r w:rsidDel="00000000" w:rsidR="00000000" w:rsidRPr="00000000">
                    <w:rPr>
                      <w:rtl w:val="0"/>
                    </w:rPr>
                    <w:t xml:space="preserve">Occurs in the weeks after the disaster, when outside help (government, volunteers, NGOs) becomes visible.</w:t>
                  </w:r>
                </w:p>
                <w:p w:rsidR="00000000" w:rsidDel="00000000" w:rsidP="00000000" w:rsidRDefault="00000000" w:rsidRPr="00000000" w14:paraId="000007D6">
                  <w:pPr>
                    <w:numPr>
                      <w:ilvl w:val="1"/>
                      <w:numId w:val="423"/>
                    </w:numPr>
                    <w:spacing w:after="0" w:afterAutospacing="0" w:before="0" w:beforeAutospacing="0" w:lineRule="auto"/>
                    <w:ind w:left="1440" w:hanging="360"/>
                  </w:pPr>
                  <w:r w:rsidDel="00000000" w:rsidR="00000000" w:rsidRPr="00000000">
                    <w:rPr>
                      <w:rtl w:val="0"/>
                    </w:rPr>
                    <w:t xml:space="preserve">Community bonding and shared experience create a sense of optimism and hope.</w:t>
                  </w:r>
                </w:p>
                <w:p w:rsidR="00000000" w:rsidDel="00000000" w:rsidP="00000000" w:rsidRDefault="00000000" w:rsidRPr="00000000" w14:paraId="000007D7">
                  <w:pPr>
                    <w:numPr>
                      <w:ilvl w:val="1"/>
                      <w:numId w:val="423"/>
                    </w:numPr>
                    <w:spacing w:after="0" w:afterAutospacing="0" w:before="0" w:beforeAutospacing="0" w:lineRule="auto"/>
                    <w:ind w:left="1440" w:hanging="360"/>
                  </w:pPr>
                  <w:r w:rsidDel="00000000" w:rsidR="00000000" w:rsidRPr="00000000">
                    <w:rPr>
                      <w:rtl w:val="0"/>
                    </w:rPr>
                    <w:t xml:space="preserve">Temporary emotional relief and gratitude may be present.</w:t>
                    <w:br w:type="textWrapping"/>
                  </w:r>
                </w:p>
                <w:p w:rsidR="00000000" w:rsidDel="00000000" w:rsidP="00000000" w:rsidRDefault="00000000" w:rsidRPr="00000000" w14:paraId="000007D8">
                  <w:pPr>
                    <w:numPr>
                      <w:ilvl w:val="0"/>
                      <w:numId w:val="423"/>
                    </w:numPr>
                    <w:spacing w:after="0" w:afterAutospacing="0"/>
                    <w:ind w:left="720" w:hanging="360"/>
                    <w:rPr>
                      <w:b w:val="1"/>
                      <w:bCs w:val="1"/>
                    </w:rPr>
                  </w:pPr>
                  <w:r w:rsidDel="00000000" w:rsidR="00000000" w:rsidRPr="00000000">
                    <w:rPr>
                      <w:b w:val="1"/>
                      <w:bCs w:val="1"/>
                      <w:rtl w:val="0"/>
                    </w:rPr>
                    <w:t xml:space="preserve">Disillusionment </w:t>
                  </w:r>
                </w:p>
                <w:p w:rsidR="00000000" w:rsidDel="00000000" w:rsidP="00000000" w:rsidRDefault="00000000" w:rsidRPr="00000000" w14:paraId="000007D9">
                  <w:pPr>
                    <w:numPr>
                      <w:ilvl w:val="1"/>
                      <w:numId w:val="423"/>
                    </w:numPr>
                    <w:spacing w:after="0" w:afterAutospacing="0" w:before="0" w:beforeAutospacing="0" w:lineRule="auto"/>
                    <w:ind w:left="1440" w:hanging="360"/>
                  </w:pPr>
                  <w:r w:rsidDel="00000000" w:rsidR="00000000" w:rsidRPr="00000000">
                    <w:rPr>
                      <w:rtl w:val="0"/>
                    </w:rPr>
                    <w:t xml:space="preserve">Assistance begins to lessen or withdraw and limitations of outside support.</w:t>
                  </w:r>
                </w:p>
                <w:p w:rsidR="00000000" w:rsidDel="00000000" w:rsidP="00000000" w:rsidRDefault="00000000" w:rsidRPr="00000000" w14:paraId="000007DA">
                  <w:pPr>
                    <w:numPr>
                      <w:ilvl w:val="1"/>
                      <w:numId w:val="423"/>
                    </w:numPr>
                    <w:spacing w:after="0" w:afterAutospacing="0" w:before="0" w:beforeAutospacing="0" w:lineRule="auto"/>
                    <w:ind w:left="1440" w:hanging="360"/>
                  </w:pPr>
                  <w:r w:rsidDel="00000000" w:rsidR="00000000" w:rsidRPr="00000000">
                    <w:rPr>
                      <w:rtl w:val="0"/>
                    </w:rPr>
                    <w:t xml:space="preserve">Survivors may feel abandoned, frustrated, exhausted, or overwhelmed.</w:t>
                  </w:r>
                </w:p>
                <w:p w:rsidR="00000000" w:rsidDel="00000000" w:rsidP="00000000" w:rsidRDefault="00000000" w:rsidRPr="00000000" w14:paraId="000007DB">
                  <w:pPr>
                    <w:numPr>
                      <w:ilvl w:val="1"/>
                      <w:numId w:val="423"/>
                    </w:numPr>
                    <w:spacing w:after="0" w:afterAutospacing="0" w:before="0" w:beforeAutospacing="0" w:lineRule="auto"/>
                    <w:ind w:left="1440" w:hanging="360"/>
                  </w:pPr>
                  <w:r w:rsidDel="00000000" w:rsidR="00000000" w:rsidRPr="00000000">
                    <w:rPr>
                      <w:rtl w:val="0"/>
                    </w:rPr>
                    <w:t xml:space="preserve">Multiple stressors add up.</w:t>
                  </w:r>
                </w:p>
                <w:p w:rsidR="00000000" w:rsidDel="00000000" w:rsidP="00000000" w:rsidRDefault="00000000" w:rsidRPr="00000000" w14:paraId="000007DC">
                  <w:pPr>
                    <w:numPr>
                      <w:ilvl w:val="1"/>
                      <w:numId w:val="423"/>
                    </w:numPr>
                    <w:spacing w:after="0" w:afterAutospacing="0" w:before="0" w:beforeAutospacing="0" w:lineRule="auto"/>
                    <w:ind w:left="1440" w:hanging="360"/>
                  </w:pPr>
                  <w:r w:rsidDel="00000000" w:rsidR="00000000" w:rsidRPr="00000000">
                    <w:rPr>
                      <w:rtl w:val="0"/>
                    </w:rPr>
                    <w:t xml:space="preserve">Emotional responses: fatigue, discouragement, depression.</w:t>
                  </w:r>
                </w:p>
                <w:p w:rsidR="00000000" w:rsidDel="00000000" w:rsidP="00000000" w:rsidRDefault="00000000" w:rsidRPr="00000000" w14:paraId="000007DD">
                  <w:pPr>
                    <w:numPr>
                      <w:ilvl w:val="1"/>
                      <w:numId w:val="423"/>
                    </w:numPr>
                    <w:spacing w:after="0" w:afterAutospacing="0" w:before="0" w:beforeAutospacing="0" w:lineRule="auto"/>
                    <w:ind w:left="1440" w:hanging="360"/>
                  </w:pPr>
                  <w:r w:rsidDel="00000000" w:rsidR="00000000" w:rsidRPr="00000000">
                    <w:rPr>
                      <w:rtl w:val="0"/>
                    </w:rPr>
                    <w:t xml:space="preserve">Some people begin returning to "normal life", which can alienate those still struggling.</w:t>
                    <w:br w:type="textWrapping"/>
                  </w:r>
                </w:p>
                <w:p w:rsidR="00000000" w:rsidDel="00000000" w:rsidP="00000000" w:rsidRDefault="00000000" w:rsidRPr="00000000" w14:paraId="000007DE">
                  <w:pPr>
                    <w:numPr>
                      <w:ilvl w:val="0"/>
                      <w:numId w:val="423"/>
                    </w:numPr>
                    <w:spacing w:after="0" w:afterAutospacing="0"/>
                    <w:ind w:left="720" w:hanging="360"/>
                    <w:rPr>
                      <w:b w:val="1"/>
                      <w:bCs w:val="1"/>
                    </w:rPr>
                  </w:pPr>
                  <w:r w:rsidDel="00000000" w:rsidR="00000000" w:rsidRPr="00000000">
                    <w:rPr>
                      <w:b w:val="1"/>
                      <w:bCs w:val="1"/>
                      <w:rtl w:val="0"/>
                    </w:rPr>
                    <w:t xml:space="preserve">Reconstruction (Recovery) Phase</w:t>
                  </w:r>
                </w:p>
                <w:p w:rsidR="00000000" w:rsidDel="00000000" w:rsidP="00000000" w:rsidRDefault="00000000" w:rsidRPr="00000000" w14:paraId="000007DF">
                  <w:pPr>
                    <w:numPr>
                      <w:ilvl w:val="1"/>
                      <w:numId w:val="423"/>
                    </w:numPr>
                    <w:spacing w:after="0" w:afterAutospacing="0" w:before="0" w:beforeAutospacing="0" w:lineRule="auto"/>
                    <w:ind w:left="1440" w:hanging="360"/>
                  </w:pPr>
                  <w:r w:rsidDel="00000000" w:rsidR="00000000" w:rsidRPr="00000000">
                    <w:rPr>
                      <w:rtl w:val="0"/>
                    </w:rPr>
                    <w:t xml:space="preserve">This phase can last for months or even years.</w:t>
                  </w:r>
                </w:p>
                <w:p w:rsidR="00000000" w:rsidDel="00000000" w:rsidP="00000000" w:rsidRDefault="00000000" w:rsidRPr="00000000" w14:paraId="000007E0">
                  <w:pPr>
                    <w:numPr>
                      <w:ilvl w:val="1"/>
                      <w:numId w:val="423"/>
                    </w:numPr>
                    <w:spacing w:after="0" w:afterAutospacing="0" w:before="0" w:beforeAutospacing="0" w:lineRule="auto"/>
                    <w:ind w:left="1440" w:hanging="360"/>
                  </w:pPr>
                  <w:r w:rsidDel="00000000" w:rsidR="00000000" w:rsidRPr="00000000">
                    <w:rPr>
                      <w:rtl w:val="0"/>
                    </w:rPr>
                    <w:t xml:space="preserve">Focus shifts to long-term rebuilding, not only of homes and infrastructure but also emotional and psychological healing.</w:t>
                  </w:r>
                </w:p>
                <w:p w:rsidR="00000000" w:rsidDel="00000000" w:rsidP="00000000" w:rsidRDefault="00000000" w:rsidRPr="00000000" w14:paraId="000007E1">
                  <w:pPr>
                    <w:numPr>
                      <w:ilvl w:val="1"/>
                      <w:numId w:val="423"/>
                    </w:numPr>
                    <w:spacing w:after="0" w:afterAutospacing="0" w:before="0" w:beforeAutospacing="0" w:lineRule="auto"/>
                    <w:ind w:left="1440" w:hanging="360"/>
                  </w:pPr>
                  <w:r w:rsidDel="00000000" w:rsidR="00000000" w:rsidRPr="00000000">
                    <w:rPr>
                      <w:rtl w:val="0"/>
                    </w:rPr>
                    <w:t xml:space="preserve">People adapt to new realities, continue grieving, and try to find meaning.</w:t>
                  </w:r>
                </w:p>
                <w:p w:rsidR="00000000" w:rsidDel="00000000" w:rsidP="00000000" w:rsidRDefault="00000000" w:rsidRPr="00000000" w14:paraId="000007E2">
                  <w:pPr>
                    <w:numPr>
                      <w:ilvl w:val="1"/>
                      <w:numId w:val="423"/>
                    </w:numPr>
                    <w:spacing w:after="240" w:before="0" w:beforeAutospacing="0" w:lineRule="auto"/>
                    <w:ind w:left="1440" w:hanging="360"/>
                  </w:pPr>
                  <w:r w:rsidDel="00000000" w:rsidR="00000000" w:rsidRPr="00000000">
                    <w:rPr>
                      <w:rtl w:val="0"/>
                    </w:rPr>
                    <w:t xml:space="preserve">Growth, resilience, and personal transformation may emerge over time.</w:t>
                  </w:r>
                </w:p>
                <w:p w:rsidR="00000000" w:rsidDel="00000000" w:rsidP="00000000" w:rsidRDefault="00000000" w:rsidRPr="00000000" w14:paraId="000007E3">
                  <w:pPr>
                    <w:rPr>
                      <w:b w:val="1"/>
                      <w:bCs w:val="1"/>
                      <w:color w:val="ffffff"/>
                      <w:shd w:fill="920000" w:val="clear"/>
                    </w:rPr>
                  </w:pPr>
                  <w:r w:rsidDel="00000000" w:rsidR="00000000" w:rsidRPr="00000000">
                    <w:rPr>
                      <w:color w:val="ffffff"/>
                      <w:shd w:fill="920000" w:val="clear"/>
                      <w:rtl w:val="0"/>
                    </w:rPr>
                    <w:t xml:space="preserve">[END DROP DOWN]</w:t>
                  </w:r>
                  <w:r w:rsidDel="00000000" w:rsidR="00000000" w:rsidRPr="00000000">
                    <w:rPr>
                      <w:rtl w:val="0"/>
                    </w:rPr>
                  </w:r>
                </w:p>
              </w:tc>
            </w:tr>
          </w:tbl>
          <w:p w:rsidR="00000000" w:rsidDel="00000000" w:rsidP="00000000" w:rsidRDefault="00000000" w:rsidRPr="00000000" w14:paraId="000007E4">
            <w:pPr>
              <w:rPr>
                <w:b w:val="1"/>
                <w:bCs w:val="1"/>
              </w:rPr>
            </w:pPr>
            <w:r w:rsidDel="00000000" w:rsidR="00000000" w:rsidRPr="00000000">
              <w:rPr>
                <w:rtl w:val="0"/>
              </w:rPr>
            </w:r>
          </w:p>
          <w:p w:rsidR="00000000" w:rsidDel="00000000" w:rsidP="00000000" w:rsidRDefault="00000000" w:rsidRPr="00000000" w14:paraId="000007E5">
            <w:pPr>
              <w:pStyle w:val="Heading2"/>
              <w:spacing w:after="240" w:before="240" w:lineRule="auto"/>
              <w:rPr/>
            </w:pPr>
            <w:bookmarkStart w:colFirst="0" w:colLast="0" w:name="_16vau2n00gye" w:id="153"/>
            <w:bookmarkEnd w:id="153"/>
            <w:r w:rsidDel="00000000" w:rsidR="00000000" w:rsidRPr="00000000">
              <w:rPr>
                <w:rtl w:val="0"/>
              </w:rPr>
              <w:t xml:space="preserve">The Importance of Early and Ongoing Intervention</w:t>
            </w:r>
            <w:r w:rsidDel="00000000" w:rsidR="00000000" w:rsidRPr="00000000">
              <w:rPr>
                <w:rtl w:val="0"/>
              </w:rPr>
            </w:r>
          </w:p>
          <w:p w:rsidR="00000000" w:rsidDel="00000000" w:rsidP="00000000" w:rsidRDefault="00000000" w:rsidRPr="00000000" w14:paraId="000007E6">
            <w:pPr>
              <w:spacing w:after="240" w:before="240" w:lineRule="auto"/>
              <w:rPr/>
            </w:pPr>
            <w:r w:rsidDel="00000000" w:rsidR="00000000" w:rsidRPr="00000000">
              <w:rPr>
                <w:rtl w:val="0"/>
              </w:rPr>
              <w:t xml:space="preserve">Timely recognition and treatment of post-traumatic stress disorder (PTSD) following disasters can significantly reduce the long-term psychological burden on survivors and their communities. Early intervention—initiated shortly after an event—may involve immediate counseling, psychoeducation, and emotional support delivered by mental health professionals, first responders, and trained volunteers. During this critical window, survivors can learn coping strategies to manage acute symptoms like hypervigilance, flashbacks, and intrusive thoughts, while also building a foundation of resilience that helps protect against chronic stress responses in the future.</w:t>
            </w:r>
          </w:p>
          <w:p w:rsidR="00000000" w:rsidDel="00000000" w:rsidP="00000000" w:rsidRDefault="00000000" w:rsidRPr="00000000" w14:paraId="000007E7">
            <w:pPr>
              <w:spacing w:after="240" w:before="240" w:lineRule="auto"/>
              <w:rPr/>
            </w:pPr>
            <w:r w:rsidDel="00000000" w:rsidR="00000000" w:rsidRPr="00000000">
              <w:rPr>
                <w:rtl w:val="0"/>
              </w:rPr>
              <w:t xml:space="preserve">However, ongoing intervention is equally important. Because PTSD often emerges weeks or even months after a disaster, survivors can experience delayed stress reactions that, if unaddressed, may become entrenched and harder to treat. Regular follow-up sessions, support groups, and access to specialized treatments—such as cognitive behavioral therapy (CBT), prolonged exposure therapy, or somatic therapies—ensure that individuals receive continuous care and can adjust their treatment plans as needed. Moreover, long-term community-based programs foster shared recovery, helping survivors connect with peers who have undergone similar experiences, thereby reducing isolation and reinforcing collective resilience.</w:t>
            </w:r>
          </w:p>
          <w:p w:rsidR="00000000" w:rsidDel="00000000" w:rsidP="00000000" w:rsidRDefault="00000000" w:rsidRPr="00000000" w14:paraId="000007E8">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07E9">
            <w:pPr>
              <w:widowControl w:val="0"/>
              <w:spacing w:line="240" w:lineRule="auto"/>
              <w:rPr>
                <w:b w:val="1"/>
                <w:bCs w:val="1"/>
              </w:rPr>
            </w:pPr>
            <w:r w:rsidDel="00000000" w:rsidR="00000000" w:rsidRPr="00000000">
              <w:rPr>
                <w:b w:val="1"/>
                <w:bCs w:val="1"/>
                <w:rtl w:val="0"/>
              </w:rPr>
              <w:t xml:space="preserve">Indigenous Perspectives</w:t>
            </w:r>
          </w:p>
        </w:tc>
        <w:tc>
          <w:tcPr>
            <w:shd w:fill="d9d2e9" w:val="clear"/>
          </w:tcPr>
          <w:p w:rsidR="00000000" w:rsidDel="00000000" w:rsidP="00000000" w:rsidRDefault="00000000" w:rsidRPr="00000000" w14:paraId="000007EA">
            <w:pPr>
              <w:spacing w:after="240" w:before="240" w:lineRule="auto"/>
              <w:rPr/>
            </w:pPr>
            <w:r w:rsidDel="00000000" w:rsidR="00000000" w:rsidRPr="00000000">
              <w:rPr>
                <w:rtl w:val="0"/>
              </w:rPr>
              <w:t xml:space="preserve">As this module explores how climate disasters can lead to pre-traumatic and post-traumatic stress, it is important to understand how climate trauma intersects with the longer histories of colonial trauma experienced by Indigenous Peoples. Many Indigenous communities are already carrying the weight of generational disruptions caused by forced displacement, cultural suppression, environmental exploitation, and loss of land stewardship. When wildfires, floods, or other disasters strike, the trauma is not only about a single event. It reactivates deeper wounds linked to dispossession, broken treaties, and the erasure of identity and connection.</w:t>
            </w:r>
          </w:p>
          <w:p w:rsidR="00000000" w:rsidDel="00000000" w:rsidP="00000000" w:rsidRDefault="00000000" w:rsidRPr="00000000" w14:paraId="000007EB">
            <w:pPr>
              <w:spacing w:after="240" w:before="240" w:lineRule="auto"/>
              <w:rPr/>
            </w:pPr>
            <w:r w:rsidDel="00000000" w:rsidR="00000000" w:rsidRPr="00000000">
              <w:rPr>
                <w:rtl w:val="0"/>
              </w:rPr>
              <w:t xml:space="preserve">Yet, within these same communities are enduring systems of healing rooted in cultural continuity, land-based knowledge, and ceremonial practice.</w:t>
            </w:r>
            <w:commentRangeStart w:id="167"/>
            <w:r w:rsidDel="00000000" w:rsidR="00000000" w:rsidRPr="00000000">
              <w:rPr>
                <w:rtl w:val="0"/>
              </w:rPr>
              <w:t xml:space="preserve"> </w:t>
            </w:r>
            <w:commentRangeEnd w:id="167"/>
            <w:r w:rsidDel="00000000" w:rsidR="00000000" w:rsidRPr="00000000">
              <w:commentReference w:id="167"/>
            </w:r>
            <w:r w:rsidDel="00000000" w:rsidR="00000000" w:rsidRPr="00000000">
              <w:rPr>
                <w:rtl w:val="0"/>
              </w:rPr>
              <w:t xml:space="preserve">The land is not only a source of food or shelter but a source of spiritual grounding and relational strength. In times of distress, cultural teachings, songs, sweat lodges, gatherings, and traditional medicines offer frameworks for processing trauma in collective, embodied ways. Ceremony helps individuals and communities re-establish a sense of place, meaning, and connection after disruption. These practices remind us that trauma is not only something to be treated individually—it can be held and transformed together.</w:t>
            </w:r>
          </w:p>
          <w:p w:rsidR="00000000" w:rsidDel="00000000" w:rsidP="00000000" w:rsidRDefault="00000000" w:rsidRPr="00000000" w14:paraId="000007EC">
            <w:pPr>
              <w:widowControl w:val="0"/>
              <w:spacing w:line="240" w:lineRule="auto"/>
              <w:rPr/>
            </w:pPr>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07ED">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07EE">
            <w:pPr>
              <w:numPr>
                <w:ilvl w:val="0"/>
                <w:numId w:val="123"/>
              </w:numPr>
              <w:spacing w:after="0" w:afterAutospacing="0" w:before="240" w:lineRule="auto"/>
              <w:ind w:left="720" w:hanging="360"/>
            </w:pPr>
            <w:r w:rsidDel="00000000" w:rsidR="00000000" w:rsidRPr="00000000">
              <w:rPr>
                <w:rtl w:val="0"/>
              </w:rPr>
              <w:t xml:space="preserve">Pre-traumatic stress centers on the fear of what might happen, while post-traumatic stress arises from a direct encounter with disaster.</w:t>
            </w:r>
          </w:p>
          <w:p w:rsidR="00000000" w:rsidDel="00000000" w:rsidP="00000000" w:rsidRDefault="00000000" w:rsidRPr="00000000" w14:paraId="000007EF">
            <w:pPr>
              <w:numPr>
                <w:ilvl w:val="0"/>
                <w:numId w:val="123"/>
              </w:numPr>
              <w:spacing w:after="0" w:afterAutospacing="0" w:before="0" w:beforeAutospacing="0" w:lineRule="auto"/>
              <w:ind w:left="720" w:hanging="360"/>
            </w:pPr>
            <w:r w:rsidDel="00000000" w:rsidR="00000000" w:rsidRPr="00000000">
              <w:rPr>
                <w:rtl w:val="0"/>
              </w:rPr>
              <w:t xml:space="preserve">Severe stress disrupts not only mental and emotional well-being but also has significant physiological implications and communal ramifications.</w:t>
            </w:r>
          </w:p>
          <w:p w:rsidR="00000000" w:rsidDel="00000000" w:rsidP="00000000" w:rsidRDefault="00000000" w:rsidRPr="00000000" w14:paraId="000007F0">
            <w:pPr>
              <w:numPr>
                <w:ilvl w:val="0"/>
                <w:numId w:val="123"/>
              </w:numPr>
              <w:spacing w:after="0" w:afterAutospacing="0" w:before="0" w:beforeAutospacing="0" w:lineRule="auto"/>
              <w:ind w:left="720" w:hanging="360"/>
            </w:pPr>
            <w:r w:rsidDel="00000000" w:rsidR="00000000" w:rsidRPr="00000000">
              <w:rPr>
                <w:rtl w:val="0"/>
              </w:rPr>
              <w:t xml:space="preserve">Trauma-informed care, exposure therapies, and community-based programs can help individuals cope and recover from these stress responses.</w:t>
            </w:r>
          </w:p>
          <w:p w:rsidR="00000000" w:rsidDel="00000000" w:rsidP="00000000" w:rsidRDefault="00000000" w:rsidRPr="00000000" w14:paraId="000007F1">
            <w:pPr>
              <w:numPr>
                <w:ilvl w:val="0"/>
                <w:numId w:val="123"/>
              </w:numPr>
              <w:spacing w:after="0" w:afterAutospacing="0" w:before="0" w:beforeAutospacing="0" w:lineRule="auto"/>
              <w:ind w:left="720" w:hanging="360"/>
            </w:pPr>
            <w:r w:rsidDel="00000000" w:rsidR="00000000" w:rsidRPr="00000000">
              <w:rPr>
                <w:rtl w:val="0"/>
              </w:rPr>
              <w:t xml:space="preserve">Repeated disasters create cumulative trauma that deeply affects the social fabric of affected communities, emphasizing the need for collective healing strategies.</w:t>
            </w:r>
          </w:p>
          <w:p w:rsidR="00000000" w:rsidDel="00000000" w:rsidP="00000000" w:rsidRDefault="00000000" w:rsidRPr="00000000" w14:paraId="000007F2">
            <w:pPr>
              <w:numPr>
                <w:ilvl w:val="0"/>
                <w:numId w:val="123"/>
              </w:numPr>
              <w:spacing w:after="0" w:afterAutospacing="0" w:before="0" w:beforeAutospacing="0" w:lineRule="auto"/>
              <w:ind w:left="720" w:hanging="360"/>
            </w:pPr>
            <w:r w:rsidDel="00000000" w:rsidR="00000000" w:rsidRPr="00000000">
              <w:rPr>
                <w:rtl w:val="0"/>
              </w:rPr>
              <w:t xml:space="preserve">Recognizing the emotional toll of climate disasters highlights the importance of integrating mental health considerations into climate adaptation, emergency planning, and policy decisions.</w:t>
            </w:r>
          </w:p>
          <w:p w:rsidR="00000000" w:rsidDel="00000000" w:rsidP="00000000" w:rsidRDefault="00000000" w:rsidRPr="00000000" w14:paraId="000007F3">
            <w:pPr>
              <w:numPr>
                <w:ilvl w:val="0"/>
                <w:numId w:val="123"/>
              </w:numPr>
              <w:spacing w:after="240" w:before="0" w:beforeAutospacing="0" w:lineRule="auto"/>
              <w:ind w:left="720" w:hanging="360"/>
            </w:pPr>
            <w:r w:rsidDel="00000000" w:rsidR="00000000" w:rsidRPr="00000000">
              <w:rPr>
                <w:rtl w:val="0"/>
              </w:rPr>
              <w:t xml:space="preserve">For many Indigenous Peoples, climate-related trauma intersects with colonial trauma, yet healing can arise through cultural continuit</w:t>
            </w:r>
            <w:del w:author="Mike Marchand" w:id="261" w:date="2025-11-30T23:23:52Z">
              <w:r w:rsidDel="00000000" w:rsidR="00000000" w:rsidRPr="00000000">
                <w:rPr>
                  <w:rtl w:val="0"/>
                </w:rPr>
                <w:delText xml:space="preserve">y</w:delText>
              </w:r>
            </w:del>
            <w:r w:rsidDel="00000000" w:rsidR="00000000" w:rsidRPr="00000000">
              <w:rPr>
                <w:rtl w:val="0"/>
              </w:rPr>
              <w:t xml:space="preserve">, </w:t>
            </w:r>
            <w:ins w:author="Mike Marchand" w:id="262" w:date="2025-11-30T23:23:39Z">
              <w:r w:rsidDel="00000000" w:rsidR="00000000" w:rsidRPr="00000000">
                <w:rPr>
                  <w:rtl w:val="0"/>
                </w:rPr>
                <w:t xml:space="preserve">and </w:t>
              </w:r>
            </w:ins>
            <w:r w:rsidDel="00000000" w:rsidR="00000000" w:rsidRPr="00000000">
              <w:rPr>
                <w:rtl w:val="0"/>
              </w:rPr>
              <w:t xml:space="preserve">sharing of land based knowledge and ceremony.</w:t>
            </w:r>
          </w:p>
          <w:p w:rsidR="00000000" w:rsidDel="00000000" w:rsidP="00000000" w:rsidRDefault="00000000" w:rsidRPr="00000000" w14:paraId="000007F4">
            <w:pPr>
              <w:spacing w:after="240" w:before="240" w:lineRule="auto"/>
              <w:rPr/>
            </w:pPr>
            <w:r w:rsidDel="00000000" w:rsidR="00000000" w:rsidRPr="00000000">
              <w:rPr>
                <w:rtl w:val="0"/>
              </w:rPr>
              <w:t xml:space="preserve">By acknowledging the far-reaching impact of pre-traumatic and post-traumatic stress, we can build more resilient communities, support individual recovery, and strengthen our collective response to the climate crisis.</w:t>
            </w:r>
          </w:p>
          <w:p w:rsidR="00000000" w:rsidDel="00000000" w:rsidP="00000000" w:rsidRDefault="00000000" w:rsidRPr="00000000" w14:paraId="000007F5">
            <w:pPr>
              <w:widowControl w:val="0"/>
              <w:spacing w:line="240" w:lineRule="auto"/>
              <w:rPr/>
            </w:pPr>
            <w:r w:rsidDel="00000000" w:rsidR="00000000" w:rsidRPr="00000000">
              <w:rPr>
                <w:rtl w:val="0"/>
              </w:rPr>
            </w:r>
          </w:p>
        </w:tc>
      </w:tr>
      <w:tr>
        <w:trPr>
          <w:cantSplit w:val="0"/>
          <w:tblHeader w:val="0"/>
        </w:trPr>
        <w:tc>
          <w:tcPr>
            <w:shd w:fill="a4c2f4" w:val="clear"/>
          </w:tcPr>
          <w:p w:rsidR="00000000" w:rsidDel="00000000" w:rsidP="00000000" w:rsidRDefault="00000000" w:rsidRPr="00000000" w14:paraId="000007F6">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07F7">
            <w:pPr>
              <w:spacing w:after="240" w:before="240" w:lineRule="auto"/>
              <w:rPr/>
            </w:pPr>
            <w:r w:rsidDel="00000000" w:rsidR="00000000" w:rsidRPr="00000000">
              <w:rPr>
                <w:rtl w:val="0"/>
              </w:rPr>
              <w:t xml:space="preserve">Below are active learning activities that you can use to enhance your learning experience for the content presented in this module. One version is designed to be done on your own and the other is designed to be done with others.</w:t>
            </w:r>
          </w:p>
          <w:p w:rsidR="00000000" w:rsidDel="00000000" w:rsidP="00000000" w:rsidRDefault="00000000" w:rsidRPr="00000000" w14:paraId="000007F8">
            <w:pPr>
              <w:pStyle w:val="Heading2"/>
              <w:spacing w:after="240" w:before="240" w:lineRule="auto"/>
              <w:rPr/>
            </w:pPr>
            <w:bookmarkStart w:colFirst="0" w:colLast="0" w:name="_e06euth1lx3y" w:id="154"/>
            <w:bookmarkEnd w:id="154"/>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07F9">
            <w:pPr>
              <w:spacing w:after="240" w:before="240" w:lineRule="auto"/>
              <w:rPr/>
            </w:pPr>
            <w:r w:rsidDel="00000000" w:rsidR="00000000" w:rsidRPr="00000000">
              <w:rPr>
                <w:rtl w:val="0"/>
              </w:rPr>
              <w:t xml:space="preserve">Objective: Learners will analyze the psychological and physiological effects of pre-traumatic and post-traumatic stress, explore real-world climate examples, and identify strategies for individual and community resilience.</w:t>
            </w:r>
          </w:p>
          <w:p w:rsidR="00000000" w:rsidDel="00000000" w:rsidP="00000000" w:rsidRDefault="00000000" w:rsidRPr="00000000" w14:paraId="000007FA">
            <w:pPr>
              <w:spacing w:after="240" w:before="240" w:lineRule="auto"/>
              <w:rPr>
                <w:u w:val="single"/>
              </w:rPr>
            </w:pPr>
            <w:r w:rsidDel="00000000" w:rsidR="00000000" w:rsidRPr="00000000">
              <w:rPr>
                <w:u w:val="single"/>
                <w:rtl w:val="0"/>
              </w:rPr>
              <w:t xml:space="preserve">Instructions:</w:t>
            </w:r>
          </w:p>
          <w:p w:rsidR="00000000" w:rsidDel="00000000" w:rsidP="00000000" w:rsidRDefault="00000000" w:rsidRPr="00000000" w14:paraId="000007FB">
            <w:pPr>
              <w:numPr>
                <w:ilvl w:val="0"/>
                <w:numId w:val="547"/>
              </w:numPr>
              <w:spacing w:after="0" w:afterAutospacing="0" w:before="240" w:lineRule="auto"/>
              <w:ind w:left="720" w:hanging="360"/>
            </w:pPr>
            <w:r w:rsidDel="00000000" w:rsidR="00000000" w:rsidRPr="00000000">
              <w:rPr>
                <w:rtl w:val="0"/>
              </w:rPr>
              <w:t xml:space="preserve">Define and Differentiate:</w:t>
            </w:r>
          </w:p>
          <w:p w:rsidR="00000000" w:rsidDel="00000000" w:rsidP="00000000" w:rsidRDefault="00000000" w:rsidRPr="00000000" w14:paraId="000007FC">
            <w:pPr>
              <w:numPr>
                <w:ilvl w:val="1"/>
                <w:numId w:val="547"/>
              </w:numPr>
              <w:spacing w:after="0" w:afterAutospacing="0" w:before="0" w:beforeAutospacing="0" w:lineRule="auto"/>
              <w:ind w:left="1440" w:hanging="360"/>
            </w:pPr>
            <w:r w:rsidDel="00000000" w:rsidR="00000000" w:rsidRPr="00000000">
              <w:rPr>
                <w:rtl w:val="0"/>
              </w:rPr>
              <w:t xml:space="preserve">Write down the definitions of pre-traumatic stress and post-traumatic stress in your own words.</w:t>
            </w:r>
          </w:p>
          <w:p w:rsidR="00000000" w:rsidDel="00000000" w:rsidP="00000000" w:rsidRDefault="00000000" w:rsidRPr="00000000" w14:paraId="000007FD">
            <w:pPr>
              <w:numPr>
                <w:ilvl w:val="1"/>
                <w:numId w:val="547"/>
              </w:numPr>
              <w:spacing w:after="0" w:afterAutospacing="0" w:before="0" w:beforeAutospacing="0" w:lineRule="auto"/>
              <w:ind w:left="1440" w:hanging="360"/>
            </w:pPr>
            <w:r w:rsidDel="00000000" w:rsidR="00000000" w:rsidRPr="00000000">
              <w:rPr>
                <w:rtl w:val="0"/>
              </w:rPr>
              <w:t xml:space="preserve">Provide one example of each related to climate change.</w:t>
            </w:r>
          </w:p>
          <w:p w:rsidR="00000000" w:rsidDel="00000000" w:rsidP="00000000" w:rsidRDefault="00000000" w:rsidRPr="00000000" w14:paraId="000007FE">
            <w:pPr>
              <w:numPr>
                <w:ilvl w:val="2"/>
                <w:numId w:val="547"/>
              </w:numPr>
              <w:spacing w:after="0" w:afterAutospacing="0" w:before="0" w:beforeAutospacing="0" w:lineRule="auto"/>
              <w:ind w:left="2160" w:hanging="360"/>
            </w:pPr>
            <w:r w:rsidDel="00000000" w:rsidR="00000000" w:rsidRPr="00000000">
              <w:rPr>
                <w:i w:val="1"/>
                <w:iCs w:val="1"/>
                <w:rtl w:val="0"/>
              </w:rPr>
              <w:t xml:space="preserve">Example for Pre-Traumatic Stress</w:t>
            </w:r>
            <w:r w:rsidDel="00000000" w:rsidR="00000000" w:rsidRPr="00000000">
              <w:rPr>
                <w:rtl w:val="0"/>
              </w:rPr>
              <w:t xml:space="preserve">: A coastal resident who feels dread about rising sea levels and constantly monitors news about flooding risks.</w:t>
            </w:r>
          </w:p>
          <w:p w:rsidR="00000000" w:rsidDel="00000000" w:rsidP="00000000" w:rsidRDefault="00000000" w:rsidRPr="00000000" w14:paraId="000007FF">
            <w:pPr>
              <w:numPr>
                <w:ilvl w:val="2"/>
                <w:numId w:val="547"/>
              </w:numPr>
              <w:spacing w:after="0" w:afterAutospacing="0" w:before="0" w:beforeAutospacing="0" w:lineRule="auto"/>
              <w:ind w:left="2160" w:hanging="360"/>
            </w:pPr>
            <w:r w:rsidDel="00000000" w:rsidR="00000000" w:rsidRPr="00000000">
              <w:rPr>
                <w:i w:val="1"/>
                <w:iCs w:val="1"/>
                <w:rtl w:val="0"/>
              </w:rPr>
              <w:t xml:space="preserve">Example for Post-Traumatic Stress</w:t>
            </w:r>
            <w:r w:rsidDel="00000000" w:rsidR="00000000" w:rsidRPr="00000000">
              <w:rPr>
                <w:rtl w:val="0"/>
              </w:rPr>
              <w:t xml:space="preserve">: A survivor of a wildfire who experiences flashbacks whenever they smell smoke or hear strong winds.</w:t>
            </w:r>
          </w:p>
          <w:p w:rsidR="00000000" w:rsidDel="00000000" w:rsidP="00000000" w:rsidRDefault="00000000" w:rsidRPr="00000000" w14:paraId="00000800">
            <w:pPr>
              <w:numPr>
                <w:ilvl w:val="0"/>
                <w:numId w:val="547"/>
              </w:numPr>
              <w:spacing w:after="0" w:afterAutospacing="0" w:before="0" w:beforeAutospacing="0" w:lineRule="auto"/>
              <w:ind w:left="720" w:hanging="360"/>
            </w:pPr>
            <w:r w:rsidDel="00000000" w:rsidR="00000000" w:rsidRPr="00000000">
              <w:rPr>
                <w:rtl w:val="0"/>
              </w:rPr>
              <w:t xml:space="preserve">Identify Signs and Symptoms:</w:t>
            </w:r>
          </w:p>
          <w:p w:rsidR="00000000" w:rsidDel="00000000" w:rsidP="00000000" w:rsidRDefault="00000000" w:rsidRPr="00000000" w14:paraId="00000801">
            <w:pPr>
              <w:numPr>
                <w:ilvl w:val="1"/>
                <w:numId w:val="547"/>
              </w:numPr>
              <w:spacing w:after="0" w:afterAutospacing="0" w:before="0" w:beforeAutospacing="0" w:lineRule="auto"/>
              <w:ind w:left="1440" w:hanging="360"/>
            </w:pPr>
            <w:r w:rsidDel="00000000" w:rsidR="00000000" w:rsidRPr="00000000">
              <w:rPr>
                <w:rtl w:val="0"/>
              </w:rPr>
              <w:t xml:space="preserve">Review the symptoms of pre-traumatic and post-traumatic stress from the module. Create two lists:</w:t>
            </w:r>
          </w:p>
          <w:p w:rsidR="00000000" w:rsidDel="00000000" w:rsidP="00000000" w:rsidRDefault="00000000" w:rsidRPr="00000000" w14:paraId="00000802">
            <w:pPr>
              <w:numPr>
                <w:ilvl w:val="2"/>
                <w:numId w:val="547"/>
              </w:numPr>
              <w:spacing w:after="0" w:afterAutospacing="0" w:before="0" w:beforeAutospacing="0" w:lineRule="auto"/>
              <w:ind w:left="2160" w:hanging="360"/>
            </w:pPr>
            <w:r w:rsidDel="00000000" w:rsidR="00000000" w:rsidRPr="00000000">
              <w:rPr>
                <w:rtl w:val="0"/>
              </w:rPr>
              <w:t xml:space="preserve">Signs of pre-traumatic stress (e.g., persistent dread, catastrophic thinking, avoidance behaviors).</w:t>
            </w:r>
          </w:p>
          <w:p w:rsidR="00000000" w:rsidDel="00000000" w:rsidP="00000000" w:rsidRDefault="00000000" w:rsidRPr="00000000" w14:paraId="00000803">
            <w:pPr>
              <w:numPr>
                <w:ilvl w:val="2"/>
                <w:numId w:val="547"/>
              </w:numPr>
              <w:spacing w:after="0" w:afterAutospacing="0" w:before="0" w:beforeAutospacing="0" w:lineRule="auto"/>
              <w:ind w:left="2160" w:hanging="360"/>
            </w:pPr>
            <w:r w:rsidDel="00000000" w:rsidR="00000000" w:rsidRPr="00000000">
              <w:rPr>
                <w:rtl w:val="0"/>
              </w:rPr>
              <w:t xml:space="preserve">Signs of post-traumatic stress (e.g., flashbacks, hypervigilance, emotional numbness).</w:t>
            </w:r>
          </w:p>
          <w:p w:rsidR="00000000" w:rsidDel="00000000" w:rsidP="00000000" w:rsidRDefault="00000000" w:rsidRPr="00000000" w14:paraId="00000804">
            <w:pPr>
              <w:numPr>
                <w:ilvl w:val="1"/>
                <w:numId w:val="547"/>
              </w:numPr>
              <w:spacing w:after="0" w:afterAutospacing="0" w:before="0" w:beforeAutospacing="0" w:lineRule="auto"/>
              <w:ind w:left="1440" w:hanging="360"/>
            </w:pPr>
            <w:r w:rsidDel="00000000" w:rsidR="00000000" w:rsidRPr="00000000">
              <w:rPr>
                <w:rtl w:val="0"/>
              </w:rPr>
              <w:t xml:space="preserve">Reflect on why it’s important to recognize these signs early.</w:t>
            </w:r>
          </w:p>
          <w:p w:rsidR="00000000" w:rsidDel="00000000" w:rsidP="00000000" w:rsidRDefault="00000000" w:rsidRPr="00000000" w14:paraId="00000805">
            <w:pPr>
              <w:numPr>
                <w:ilvl w:val="0"/>
                <w:numId w:val="547"/>
              </w:numPr>
              <w:spacing w:after="0" w:afterAutospacing="0" w:before="0" w:beforeAutospacing="0" w:lineRule="auto"/>
              <w:ind w:left="720" w:hanging="360"/>
            </w:pPr>
            <w:r w:rsidDel="00000000" w:rsidR="00000000" w:rsidRPr="00000000">
              <w:rPr>
                <w:rtl w:val="0"/>
              </w:rPr>
              <w:t xml:space="preserve">Analyze Real-World Impacts:</w:t>
            </w:r>
          </w:p>
          <w:p w:rsidR="00000000" w:rsidDel="00000000" w:rsidP="00000000" w:rsidRDefault="00000000" w:rsidRPr="00000000" w14:paraId="00000806">
            <w:pPr>
              <w:numPr>
                <w:ilvl w:val="1"/>
                <w:numId w:val="547"/>
              </w:numPr>
              <w:spacing w:after="0" w:afterAutospacing="0" w:before="0" w:beforeAutospacing="0" w:lineRule="auto"/>
              <w:ind w:left="1440" w:hanging="360"/>
            </w:pPr>
            <w:r w:rsidDel="00000000" w:rsidR="00000000" w:rsidRPr="00000000">
              <w:rPr>
                <w:rtl w:val="0"/>
              </w:rPr>
              <w:t xml:space="preserve">Consider how repeated climate disasters (e.g., hurricanes, droughts, wildfires) might contribute to cumulative trauma for individuals and communities. Answer the following questions:</w:t>
            </w:r>
          </w:p>
          <w:p w:rsidR="00000000" w:rsidDel="00000000" w:rsidP="00000000" w:rsidRDefault="00000000" w:rsidRPr="00000000" w14:paraId="00000807">
            <w:pPr>
              <w:numPr>
                <w:ilvl w:val="2"/>
                <w:numId w:val="547"/>
              </w:numPr>
              <w:spacing w:after="0" w:afterAutospacing="0" w:before="0" w:beforeAutospacing="0" w:lineRule="auto"/>
              <w:ind w:left="2160" w:hanging="360"/>
            </w:pPr>
            <w:r w:rsidDel="00000000" w:rsidR="00000000" w:rsidRPr="00000000">
              <w:rPr>
                <w:rtl w:val="0"/>
              </w:rPr>
              <w:t xml:space="preserve">How might pre-traumatic stress affect someone’s ability to prepare for future disasters?</w:t>
            </w:r>
          </w:p>
          <w:p w:rsidR="00000000" w:rsidDel="00000000" w:rsidP="00000000" w:rsidRDefault="00000000" w:rsidRPr="00000000" w14:paraId="00000808">
            <w:pPr>
              <w:numPr>
                <w:ilvl w:val="2"/>
                <w:numId w:val="547"/>
              </w:numPr>
              <w:spacing w:after="0" w:afterAutospacing="0" w:before="0" w:beforeAutospacing="0" w:lineRule="auto"/>
              <w:ind w:left="2160" w:hanging="360"/>
            </w:pPr>
            <w:r w:rsidDel="00000000" w:rsidR="00000000" w:rsidRPr="00000000">
              <w:rPr>
                <w:rtl w:val="0"/>
              </w:rPr>
              <w:t xml:space="preserve">How could post-traumatic stress shape how a community rebuilds after a climate-related event?</w:t>
            </w:r>
          </w:p>
          <w:p w:rsidR="00000000" w:rsidDel="00000000" w:rsidP="00000000" w:rsidRDefault="00000000" w:rsidRPr="00000000" w14:paraId="00000809">
            <w:pPr>
              <w:numPr>
                <w:ilvl w:val="0"/>
                <w:numId w:val="547"/>
              </w:numPr>
              <w:spacing w:after="0" w:afterAutospacing="0" w:before="0" w:beforeAutospacing="0" w:lineRule="auto"/>
              <w:ind w:left="720" w:hanging="360"/>
            </w:pPr>
            <w:r w:rsidDel="00000000" w:rsidR="00000000" w:rsidRPr="00000000">
              <w:rPr>
                <w:rtl w:val="0"/>
              </w:rPr>
              <w:t xml:space="preserve">Explore Coping and Support Strategies:</w:t>
            </w:r>
          </w:p>
          <w:p w:rsidR="00000000" w:rsidDel="00000000" w:rsidP="00000000" w:rsidRDefault="00000000" w:rsidRPr="00000000" w14:paraId="0000080A">
            <w:pPr>
              <w:numPr>
                <w:ilvl w:val="1"/>
                <w:numId w:val="547"/>
              </w:numPr>
              <w:spacing w:after="0" w:afterAutospacing="0" w:before="0" w:beforeAutospacing="0" w:lineRule="auto"/>
              <w:ind w:left="1440" w:hanging="360"/>
            </w:pPr>
            <w:r w:rsidDel="00000000" w:rsidR="00000000" w:rsidRPr="00000000">
              <w:rPr>
                <w:rtl w:val="0"/>
              </w:rPr>
              <w:t xml:space="preserve">Research or brainstorm at least three strategies individuals could use to manage pre- or post-traumatic stress. For example:</w:t>
            </w:r>
          </w:p>
          <w:p w:rsidR="00000000" w:rsidDel="00000000" w:rsidP="00000000" w:rsidRDefault="00000000" w:rsidRPr="00000000" w14:paraId="0000080B">
            <w:pPr>
              <w:numPr>
                <w:ilvl w:val="2"/>
                <w:numId w:val="547"/>
              </w:numPr>
              <w:spacing w:after="0" w:afterAutospacing="0" w:before="0" w:beforeAutospacing="0" w:lineRule="auto"/>
              <w:ind w:left="2160" w:hanging="360"/>
            </w:pPr>
            <w:r w:rsidDel="00000000" w:rsidR="00000000" w:rsidRPr="00000000">
              <w:rPr>
                <w:rtl w:val="0"/>
              </w:rPr>
              <w:t xml:space="preserve">Practicing mindfulness to reduce catastrophic thinking.</w:t>
            </w:r>
          </w:p>
          <w:p w:rsidR="00000000" w:rsidDel="00000000" w:rsidP="00000000" w:rsidRDefault="00000000" w:rsidRPr="00000000" w14:paraId="0000080C">
            <w:pPr>
              <w:numPr>
                <w:ilvl w:val="2"/>
                <w:numId w:val="547"/>
              </w:numPr>
              <w:spacing w:after="0" w:afterAutospacing="0" w:before="0" w:beforeAutospacing="0" w:lineRule="auto"/>
              <w:ind w:left="2160" w:hanging="360"/>
            </w:pPr>
            <w:r w:rsidDel="00000000" w:rsidR="00000000" w:rsidRPr="00000000">
              <w:rPr>
                <w:rtl w:val="0"/>
              </w:rPr>
              <w:t xml:space="preserve">Seeking trauma-informed therapy for flashbacks or hypervigilance.</w:t>
            </w:r>
          </w:p>
          <w:p w:rsidR="00000000" w:rsidDel="00000000" w:rsidP="00000000" w:rsidRDefault="00000000" w:rsidRPr="00000000" w14:paraId="0000080D">
            <w:pPr>
              <w:numPr>
                <w:ilvl w:val="1"/>
                <w:numId w:val="547"/>
              </w:numPr>
              <w:spacing w:after="0" w:afterAutospacing="0" w:before="0" w:beforeAutospacing="0" w:lineRule="auto"/>
              <w:ind w:left="1440" w:hanging="360"/>
            </w:pPr>
            <w:r w:rsidDel="00000000" w:rsidR="00000000" w:rsidRPr="00000000">
              <w:rPr>
                <w:rtl w:val="0"/>
              </w:rPr>
              <w:t xml:space="preserve">Identify one community-based approach, such as collective recovery forums or peer mentorship programs, and explain how it could foster resilience.</w:t>
            </w:r>
          </w:p>
          <w:p w:rsidR="00000000" w:rsidDel="00000000" w:rsidP="00000000" w:rsidRDefault="00000000" w:rsidRPr="00000000" w14:paraId="0000080E">
            <w:pPr>
              <w:numPr>
                <w:ilvl w:val="0"/>
                <w:numId w:val="547"/>
              </w:numPr>
              <w:spacing w:after="0" w:afterAutospacing="0" w:before="0" w:beforeAutospacing="0" w:lineRule="auto"/>
              <w:ind w:left="720" w:hanging="360"/>
            </w:pPr>
            <w:r w:rsidDel="00000000" w:rsidR="00000000" w:rsidRPr="00000000">
              <w:rPr>
                <w:rtl w:val="0"/>
              </w:rPr>
              <w:t xml:space="preserve">Write a Reflection:</w:t>
            </w:r>
          </w:p>
          <w:p w:rsidR="00000000" w:rsidDel="00000000" w:rsidP="00000000" w:rsidRDefault="00000000" w:rsidRPr="00000000" w14:paraId="0000080F">
            <w:pPr>
              <w:numPr>
                <w:ilvl w:val="1"/>
                <w:numId w:val="547"/>
              </w:numPr>
              <w:spacing w:after="240" w:before="0" w:beforeAutospacing="0" w:lineRule="auto"/>
              <w:ind w:left="1440" w:hanging="360"/>
            </w:pPr>
            <w:r w:rsidDel="00000000" w:rsidR="00000000" w:rsidRPr="00000000">
              <w:rPr>
                <w:rtl w:val="0"/>
              </w:rPr>
              <w:t xml:space="preserve">Summarize what you learned about pre-traumatic and post-traumatic stress. Consider why it’s important to address these responses in the context of climate change and how doing so can build individual and community resilience.</w:t>
            </w:r>
          </w:p>
          <w:p w:rsidR="00000000" w:rsidDel="00000000" w:rsidP="00000000" w:rsidRDefault="00000000" w:rsidRPr="00000000" w14:paraId="00000810">
            <w:pPr>
              <w:pStyle w:val="Heading2"/>
              <w:spacing w:after="240" w:before="240" w:lineRule="auto"/>
              <w:rPr/>
            </w:pPr>
            <w:bookmarkStart w:colFirst="0" w:colLast="0" w:name="_z2rw0lumaizo" w:id="155"/>
            <w:bookmarkEnd w:id="155"/>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0811">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Groups will collaboratively explore the causes, symptoms, and impacts of pre-traumatic and post-traumatic stress in climate contexts and develop strategies to support recovery and resilience.</w:t>
            </w:r>
          </w:p>
          <w:p w:rsidR="00000000" w:rsidDel="00000000" w:rsidP="00000000" w:rsidRDefault="00000000" w:rsidRPr="00000000" w14:paraId="00000812">
            <w:pPr>
              <w:spacing w:after="240" w:before="240" w:lineRule="auto"/>
              <w:rPr/>
            </w:pPr>
            <w:r w:rsidDel="00000000" w:rsidR="00000000" w:rsidRPr="00000000">
              <w:rPr>
                <w:b w:val="1"/>
                <w:bCs w:val="1"/>
                <w:rtl w:val="0"/>
              </w:rPr>
              <w:t xml:space="preserve">Preparation Time:</w:t>
            </w:r>
            <w:r w:rsidDel="00000000" w:rsidR="00000000" w:rsidRPr="00000000">
              <w:rPr>
                <w:rtl w:val="0"/>
              </w:rPr>
              <w:t xml:space="preserve"> 15-20 minutes to prepare discussion prompts and optional case studies.</w:t>
              <w:br w:type="textWrapping"/>
            </w:r>
            <w:r w:rsidDel="00000000" w:rsidR="00000000" w:rsidRPr="00000000">
              <w:rPr>
                <w:b w:val="1"/>
                <w:bCs w:val="1"/>
                <w:rtl w:val="0"/>
              </w:rPr>
              <w:t xml:space="preserve">Time Allocation:</w:t>
            </w:r>
            <w:r w:rsidDel="00000000" w:rsidR="00000000" w:rsidRPr="00000000">
              <w:rPr>
                <w:rtl w:val="0"/>
              </w:rPr>
              <w:t xml:space="preserve"> 50-60 minutes.</w:t>
            </w:r>
          </w:p>
          <w:p w:rsidR="00000000" w:rsidDel="00000000" w:rsidP="00000000" w:rsidRDefault="00000000" w:rsidRPr="00000000" w14:paraId="00000813">
            <w:pPr>
              <w:spacing w:after="240" w:before="240" w:lineRule="auto"/>
              <w:rPr>
                <w:u w:val="single"/>
              </w:rPr>
            </w:pPr>
            <w:r w:rsidDel="00000000" w:rsidR="00000000" w:rsidRPr="00000000">
              <w:rPr>
                <w:u w:val="single"/>
                <w:rtl w:val="0"/>
              </w:rPr>
              <w:t xml:space="preserve">Facilitator Instructions:</w:t>
            </w:r>
          </w:p>
          <w:p w:rsidR="00000000" w:rsidDel="00000000" w:rsidP="00000000" w:rsidRDefault="00000000" w:rsidRPr="00000000" w14:paraId="00000814">
            <w:pPr>
              <w:numPr>
                <w:ilvl w:val="0"/>
                <w:numId w:val="532"/>
              </w:numPr>
              <w:spacing w:after="0" w:afterAutospacing="0" w:before="240" w:lineRule="auto"/>
              <w:ind w:left="720" w:hanging="360"/>
            </w:pPr>
            <w:r w:rsidDel="00000000" w:rsidR="00000000" w:rsidRPr="00000000">
              <w:rPr>
                <w:b w:val="1"/>
                <w:bCs w:val="1"/>
                <w:rtl w:val="0"/>
              </w:rPr>
              <w:t xml:space="preserve">Set the Stage (5-10 minutes):</w:t>
            </w:r>
          </w:p>
          <w:p w:rsidR="00000000" w:rsidDel="00000000" w:rsidP="00000000" w:rsidRDefault="00000000" w:rsidRPr="00000000" w14:paraId="00000815">
            <w:pPr>
              <w:numPr>
                <w:ilvl w:val="1"/>
                <w:numId w:val="532"/>
              </w:numPr>
              <w:spacing w:after="0" w:afterAutospacing="0" w:before="0" w:beforeAutospacing="0" w:lineRule="auto"/>
              <w:ind w:left="1440" w:hanging="360"/>
            </w:pPr>
            <w:r w:rsidDel="00000000" w:rsidR="00000000" w:rsidRPr="00000000">
              <w:rPr>
                <w:rtl w:val="0"/>
              </w:rPr>
              <w:t xml:space="preserve">Begin with an overview of pre-traumatic and post-traumatic stress in the context of climate change. Highlight key symptoms, real-world examples, and the importance of early recognition and intervention.</w:t>
            </w:r>
          </w:p>
          <w:p w:rsidR="00000000" w:rsidDel="00000000" w:rsidP="00000000" w:rsidRDefault="00000000" w:rsidRPr="00000000" w14:paraId="00000816">
            <w:pPr>
              <w:numPr>
                <w:ilvl w:val="1"/>
                <w:numId w:val="532"/>
              </w:numPr>
              <w:spacing w:after="0" w:afterAutospacing="0" w:before="0" w:beforeAutospacing="0" w:lineRule="auto"/>
              <w:ind w:left="1440" w:hanging="360"/>
            </w:pPr>
            <w:r w:rsidDel="00000000" w:rsidR="00000000" w:rsidRPr="00000000">
              <w:rPr>
                <w:rtl w:val="0"/>
              </w:rPr>
              <w:t xml:space="preserve">Emphasize the cumulative effects of repeated climate disasters on individuals and communities.</w:t>
            </w:r>
          </w:p>
          <w:p w:rsidR="00000000" w:rsidDel="00000000" w:rsidP="00000000" w:rsidRDefault="00000000" w:rsidRPr="00000000" w14:paraId="00000817">
            <w:pPr>
              <w:numPr>
                <w:ilvl w:val="0"/>
                <w:numId w:val="532"/>
              </w:numPr>
              <w:spacing w:after="0" w:afterAutospacing="0" w:before="0" w:beforeAutospacing="0" w:lineRule="auto"/>
              <w:ind w:left="720" w:hanging="360"/>
            </w:pPr>
            <w:r w:rsidDel="00000000" w:rsidR="00000000" w:rsidRPr="00000000">
              <w:rPr>
                <w:b w:val="1"/>
                <w:bCs w:val="1"/>
                <w:rtl w:val="0"/>
              </w:rPr>
              <w:t xml:space="preserve">Group Assignment (20 minutes):</w:t>
            </w:r>
          </w:p>
          <w:p w:rsidR="00000000" w:rsidDel="00000000" w:rsidP="00000000" w:rsidRDefault="00000000" w:rsidRPr="00000000" w14:paraId="00000818">
            <w:pPr>
              <w:numPr>
                <w:ilvl w:val="1"/>
                <w:numId w:val="532"/>
              </w:numPr>
              <w:spacing w:after="0" w:afterAutospacing="0" w:before="0" w:beforeAutospacing="0" w:lineRule="auto"/>
              <w:ind w:left="1440" w:hanging="360"/>
            </w:pPr>
            <w:r w:rsidDel="00000000" w:rsidR="00000000" w:rsidRPr="00000000">
              <w:rPr>
                <w:rtl w:val="0"/>
              </w:rPr>
              <w:t xml:space="preserve">Divide the class into small groups of 4-5 participants. Assign each group a specific focus area, such as:</w:t>
            </w:r>
          </w:p>
          <w:p w:rsidR="00000000" w:rsidDel="00000000" w:rsidP="00000000" w:rsidRDefault="00000000" w:rsidRPr="00000000" w14:paraId="00000819">
            <w:pPr>
              <w:numPr>
                <w:ilvl w:val="2"/>
                <w:numId w:val="532"/>
              </w:numPr>
              <w:spacing w:after="0" w:afterAutospacing="0" w:before="0" w:beforeAutospacing="0" w:lineRule="auto"/>
              <w:ind w:left="2160" w:hanging="360"/>
            </w:pPr>
            <w:r w:rsidDel="00000000" w:rsidR="00000000" w:rsidRPr="00000000">
              <w:rPr>
                <w:rtl w:val="0"/>
              </w:rPr>
              <w:t xml:space="preserve">Identifying signs and symptoms of pre-traumatic stress.</w:t>
            </w:r>
          </w:p>
          <w:p w:rsidR="00000000" w:rsidDel="00000000" w:rsidP="00000000" w:rsidRDefault="00000000" w:rsidRPr="00000000" w14:paraId="0000081A">
            <w:pPr>
              <w:numPr>
                <w:ilvl w:val="2"/>
                <w:numId w:val="532"/>
              </w:numPr>
              <w:spacing w:after="0" w:afterAutospacing="0" w:before="0" w:beforeAutospacing="0" w:lineRule="auto"/>
              <w:ind w:left="2160" w:hanging="360"/>
            </w:pPr>
            <w:r w:rsidDel="00000000" w:rsidR="00000000" w:rsidRPr="00000000">
              <w:rPr>
                <w:rtl w:val="0"/>
              </w:rPr>
              <w:t xml:space="preserve">Exploring the impact of post-traumatic stress on individual well-being.</w:t>
            </w:r>
          </w:p>
          <w:p w:rsidR="00000000" w:rsidDel="00000000" w:rsidP="00000000" w:rsidRDefault="00000000" w:rsidRPr="00000000" w14:paraId="0000081B">
            <w:pPr>
              <w:numPr>
                <w:ilvl w:val="2"/>
                <w:numId w:val="532"/>
              </w:numPr>
              <w:spacing w:after="0" w:afterAutospacing="0" w:before="0" w:beforeAutospacing="0" w:lineRule="auto"/>
              <w:ind w:left="2160" w:hanging="360"/>
            </w:pPr>
            <w:r w:rsidDel="00000000" w:rsidR="00000000" w:rsidRPr="00000000">
              <w:rPr>
                <w:rtl w:val="0"/>
              </w:rPr>
              <w:t xml:space="preserve">Analyzing how community-level trauma develops after repeated climate events.</w:t>
            </w:r>
          </w:p>
          <w:p w:rsidR="00000000" w:rsidDel="00000000" w:rsidP="00000000" w:rsidRDefault="00000000" w:rsidRPr="00000000" w14:paraId="0000081C">
            <w:pPr>
              <w:numPr>
                <w:ilvl w:val="1"/>
                <w:numId w:val="532"/>
              </w:numPr>
              <w:spacing w:after="0" w:afterAutospacing="0" w:before="0" w:beforeAutospacing="0" w:lineRule="auto"/>
              <w:ind w:left="1440" w:hanging="360"/>
            </w:pPr>
            <w:r w:rsidDel="00000000" w:rsidR="00000000" w:rsidRPr="00000000">
              <w:rPr>
                <w:rtl w:val="0"/>
              </w:rPr>
              <w:t xml:space="preserve">Provide discussion prompts for each group:</w:t>
            </w:r>
          </w:p>
          <w:p w:rsidR="00000000" w:rsidDel="00000000" w:rsidP="00000000" w:rsidRDefault="00000000" w:rsidRPr="00000000" w14:paraId="0000081D">
            <w:pPr>
              <w:numPr>
                <w:ilvl w:val="2"/>
                <w:numId w:val="532"/>
              </w:numPr>
              <w:spacing w:after="0" w:afterAutospacing="0" w:before="0" w:beforeAutospacing="0" w:lineRule="auto"/>
              <w:ind w:left="2160" w:hanging="360"/>
            </w:pPr>
            <w:r w:rsidDel="00000000" w:rsidR="00000000" w:rsidRPr="00000000">
              <w:rPr>
                <w:rtl w:val="0"/>
              </w:rPr>
              <w:t xml:space="preserve">What are some real-world examples of pre- or post-traumatic stress in climate contexts?</w:t>
            </w:r>
          </w:p>
          <w:p w:rsidR="00000000" w:rsidDel="00000000" w:rsidP="00000000" w:rsidRDefault="00000000" w:rsidRPr="00000000" w14:paraId="0000081E">
            <w:pPr>
              <w:numPr>
                <w:ilvl w:val="2"/>
                <w:numId w:val="532"/>
              </w:numPr>
              <w:spacing w:after="0" w:afterAutospacing="0" w:before="0" w:beforeAutospacing="0" w:lineRule="auto"/>
              <w:ind w:left="2160" w:hanging="360"/>
            </w:pPr>
            <w:r w:rsidDel="00000000" w:rsidR="00000000" w:rsidRPr="00000000">
              <w:rPr>
                <w:rtl w:val="0"/>
              </w:rPr>
              <w:t xml:space="preserve">How might these stress responses disrupt daily life or community recovery efforts?</w:t>
            </w:r>
          </w:p>
          <w:p w:rsidR="00000000" w:rsidDel="00000000" w:rsidP="00000000" w:rsidRDefault="00000000" w:rsidRPr="00000000" w14:paraId="0000081F">
            <w:pPr>
              <w:numPr>
                <w:ilvl w:val="2"/>
                <w:numId w:val="532"/>
              </w:numPr>
              <w:spacing w:after="0" w:afterAutospacing="0" w:before="0" w:beforeAutospacing="0" w:lineRule="auto"/>
              <w:ind w:left="2160" w:hanging="360"/>
            </w:pPr>
            <w:r w:rsidDel="00000000" w:rsidR="00000000" w:rsidRPr="00000000">
              <w:rPr>
                <w:rtl w:val="0"/>
              </w:rPr>
              <w:t xml:space="preserve">What factors might exacerbate or mitigate these responses (e.g., media exposure, support networks)?</w:t>
            </w:r>
          </w:p>
          <w:p w:rsidR="00000000" w:rsidDel="00000000" w:rsidP="00000000" w:rsidRDefault="00000000" w:rsidRPr="00000000" w14:paraId="00000820">
            <w:pPr>
              <w:numPr>
                <w:ilvl w:val="0"/>
                <w:numId w:val="532"/>
              </w:numPr>
              <w:spacing w:after="0" w:afterAutospacing="0" w:before="0" w:beforeAutospacing="0" w:lineRule="auto"/>
              <w:ind w:left="720" w:hanging="360"/>
            </w:pPr>
            <w:r w:rsidDel="00000000" w:rsidR="00000000" w:rsidRPr="00000000">
              <w:rPr>
                <w:b w:val="1"/>
                <w:bCs w:val="1"/>
                <w:rtl w:val="0"/>
              </w:rPr>
              <w:t xml:space="preserve">Propose Interventions (15 minutes):</w:t>
            </w:r>
          </w:p>
          <w:p w:rsidR="00000000" w:rsidDel="00000000" w:rsidP="00000000" w:rsidRDefault="00000000" w:rsidRPr="00000000" w14:paraId="00000821">
            <w:pPr>
              <w:numPr>
                <w:ilvl w:val="1"/>
                <w:numId w:val="532"/>
              </w:numPr>
              <w:spacing w:after="0" w:afterAutospacing="0" w:before="0" w:beforeAutospacing="0" w:lineRule="auto"/>
              <w:ind w:left="1440" w:hanging="360"/>
            </w:pPr>
            <w:r w:rsidDel="00000000" w:rsidR="00000000" w:rsidRPr="00000000">
              <w:rPr>
                <w:rtl w:val="0"/>
              </w:rPr>
              <w:t xml:space="preserve">Ask groups to brainstorm strategies for addressing their assigned focus area. Encourage them to think at multiple levels:</w:t>
            </w:r>
          </w:p>
          <w:p w:rsidR="00000000" w:rsidDel="00000000" w:rsidP="00000000" w:rsidRDefault="00000000" w:rsidRPr="00000000" w14:paraId="00000822">
            <w:pPr>
              <w:numPr>
                <w:ilvl w:val="2"/>
                <w:numId w:val="532"/>
              </w:numPr>
              <w:spacing w:after="0" w:afterAutospacing="0" w:before="0" w:beforeAutospacing="0" w:lineRule="auto"/>
              <w:ind w:left="2160" w:hanging="360"/>
            </w:pPr>
            <w:r w:rsidDel="00000000" w:rsidR="00000000" w:rsidRPr="00000000">
              <w:rPr>
                <w:b w:val="1"/>
                <w:bCs w:val="1"/>
                <w:rtl w:val="0"/>
              </w:rPr>
              <w:t xml:space="preserve">Individual Strategies:</w:t>
            </w:r>
            <w:r w:rsidDel="00000000" w:rsidR="00000000" w:rsidRPr="00000000">
              <w:rPr>
                <w:rtl w:val="0"/>
              </w:rPr>
              <w:t xml:space="preserve"> Coping mechanisms like mindfulness or seeking therapy.</w:t>
            </w:r>
          </w:p>
          <w:p w:rsidR="00000000" w:rsidDel="00000000" w:rsidP="00000000" w:rsidRDefault="00000000" w:rsidRPr="00000000" w14:paraId="00000823">
            <w:pPr>
              <w:numPr>
                <w:ilvl w:val="2"/>
                <w:numId w:val="532"/>
              </w:numPr>
              <w:spacing w:after="0" w:afterAutospacing="0" w:before="0" w:beforeAutospacing="0" w:lineRule="auto"/>
              <w:ind w:left="2160" w:hanging="360"/>
            </w:pPr>
            <w:r w:rsidDel="00000000" w:rsidR="00000000" w:rsidRPr="00000000">
              <w:rPr>
                <w:b w:val="1"/>
                <w:bCs w:val="1"/>
                <w:rtl w:val="0"/>
              </w:rPr>
              <w:t xml:space="preserve">Community Supports:</w:t>
            </w:r>
            <w:r w:rsidDel="00000000" w:rsidR="00000000" w:rsidRPr="00000000">
              <w:rPr>
                <w:rtl w:val="0"/>
              </w:rPr>
              <w:t xml:space="preserve"> Collective recovery forums, mutual aid groups, or peer mentorship programs.</w:t>
            </w:r>
          </w:p>
          <w:p w:rsidR="00000000" w:rsidDel="00000000" w:rsidP="00000000" w:rsidRDefault="00000000" w:rsidRPr="00000000" w14:paraId="00000824">
            <w:pPr>
              <w:numPr>
                <w:ilvl w:val="2"/>
                <w:numId w:val="532"/>
              </w:numPr>
              <w:spacing w:after="0" w:afterAutospacing="0" w:before="0" w:beforeAutospacing="0" w:lineRule="auto"/>
              <w:ind w:left="2160" w:hanging="360"/>
            </w:pPr>
            <w:r w:rsidDel="00000000" w:rsidR="00000000" w:rsidRPr="00000000">
              <w:rPr>
                <w:b w:val="1"/>
                <w:bCs w:val="1"/>
                <w:rtl w:val="0"/>
              </w:rPr>
              <w:t xml:space="preserve">Policy-Level Interventions:</w:t>
            </w:r>
            <w:r w:rsidDel="00000000" w:rsidR="00000000" w:rsidRPr="00000000">
              <w:rPr>
                <w:rtl w:val="0"/>
              </w:rPr>
              <w:t xml:space="preserve"> Integrating mental health services into disaster response plans.</w:t>
            </w:r>
          </w:p>
          <w:p w:rsidR="00000000" w:rsidDel="00000000" w:rsidP="00000000" w:rsidRDefault="00000000" w:rsidRPr="00000000" w14:paraId="00000825">
            <w:pPr>
              <w:numPr>
                <w:ilvl w:val="1"/>
                <w:numId w:val="532"/>
              </w:numPr>
              <w:spacing w:after="0" w:afterAutospacing="0" w:before="0" w:beforeAutospacing="0" w:lineRule="auto"/>
              <w:ind w:left="1440" w:hanging="360"/>
            </w:pPr>
            <w:r w:rsidDel="00000000" w:rsidR="00000000" w:rsidRPr="00000000">
              <w:rPr>
                <w:rtl w:val="0"/>
              </w:rPr>
              <w:t xml:space="preserve">Groups should create a brief action plan or visual representation (e.g., a flowchart or mind map) of their proposed strategies.</w:t>
            </w:r>
          </w:p>
          <w:p w:rsidR="00000000" w:rsidDel="00000000" w:rsidP="00000000" w:rsidRDefault="00000000" w:rsidRPr="00000000" w14:paraId="00000826">
            <w:pPr>
              <w:numPr>
                <w:ilvl w:val="0"/>
                <w:numId w:val="532"/>
              </w:numPr>
              <w:spacing w:after="0" w:afterAutospacing="0" w:before="0" w:beforeAutospacing="0" w:lineRule="auto"/>
              <w:ind w:left="720" w:hanging="360"/>
            </w:pPr>
            <w:r w:rsidDel="00000000" w:rsidR="00000000" w:rsidRPr="00000000">
              <w:rPr>
                <w:b w:val="1"/>
                <w:bCs w:val="1"/>
                <w:rtl w:val="0"/>
              </w:rPr>
              <w:t xml:space="preserve">Presentation and Debrief (15-20 minutes):</w:t>
            </w:r>
          </w:p>
          <w:p w:rsidR="00000000" w:rsidDel="00000000" w:rsidP="00000000" w:rsidRDefault="00000000" w:rsidRPr="00000000" w14:paraId="00000827">
            <w:pPr>
              <w:numPr>
                <w:ilvl w:val="1"/>
                <w:numId w:val="532"/>
              </w:numPr>
              <w:spacing w:after="0" w:afterAutospacing="0" w:before="0" w:beforeAutospacing="0" w:lineRule="auto"/>
              <w:ind w:left="1440" w:hanging="360"/>
            </w:pPr>
            <w:r w:rsidDel="00000000" w:rsidR="00000000" w:rsidRPr="00000000">
              <w:rPr>
                <w:rtl w:val="0"/>
              </w:rPr>
              <w:t xml:space="preserve">Each group presents their findings and strategies to the class.</w:t>
            </w:r>
          </w:p>
          <w:p w:rsidR="00000000" w:rsidDel="00000000" w:rsidP="00000000" w:rsidRDefault="00000000" w:rsidRPr="00000000" w14:paraId="00000828">
            <w:pPr>
              <w:numPr>
                <w:ilvl w:val="1"/>
                <w:numId w:val="532"/>
              </w:numPr>
              <w:spacing w:after="0" w:afterAutospacing="0" w:before="0" w:beforeAutospacing="0" w:lineRule="auto"/>
              <w:ind w:left="1440" w:hanging="360"/>
            </w:pPr>
            <w:r w:rsidDel="00000000" w:rsidR="00000000" w:rsidRPr="00000000">
              <w:rPr>
                <w:rtl w:val="0"/>
              </w:rPr>
              <w:t xml:space="preserve">Facilitate a class-wide discussion with questions such as:</w:t>
            </w:r>
          </w:p>
          <w:p w:rsidR="00000000" w:rsidDel="00000000" w:rsidP="00000000" w:rsidRDefault="00000000" w:rsidRPr="00000000" w14:paraId="00000829">
            <w:pPr>
              <w:numPr>
                <w:ilvl w:val="2"/>
                <w:numId w:val="532"/>
              </w:numPr>
              <w:spacing w:after="0" w:afterAutospacing="0" w:before="0" w:beforeAutospacing="0" w:lineRule="auto"/>
              <w:ind w:left="2160" w:hanging="360"/>
            </w:pPr>
            <w:r w:rsidDel="00000000" w:rsidR="00000000" w:rsidRPr="00000000">
              <w:rPr>
                <w:rtl w:val="0"/>
              </w:rPr>
              <w:t xml:space="preserve">“What similarities or differences did you notice across groups’ strategies?”</w:t>
            </w:r>
          </w:p>
          <w:p w:rsidR="00000000" w:rsidDel="00000000" w:rsidP="00000000" w:rsidRDefault="00000000" w:rsidRPr="00000000" w14:paraId="0000082A">
            <w:pPr>
              <w:numPr>
                <w:ilvl w:val="2"/>
                <w:numId w:val="532"/>
              </w:numPr>
              <w:spacing w:after="0" w:afterAutospacing="0" w:before="0" w:beforeAutospacing="0" w:lineRule="auto"/>
              <w:ind w:left="2160" w:hanging="360"/>
            </w:pPr>
            <w:r w:rsidDel="00000000" w:rsidR="00000000" w:rsidRPr="00000000">
              <w:rPr>
                <w:rtl w:val="0"/>
              </w:rPr>
              <w:t xml:space="preserve">“How can individual and community-based approaches work together to build resilience?”</w:t>
            </w:r>
          </w:p>
          <w:p w:rsidR="00000000" w:rsidDel="00000000" w:rsidP="00000000" w:rsidRDefault="00000000" w:rsidRPr="00000000" w14:paraId="0000082B">
            <w:pPr>
              <w:numPr>
                <w:ilvl w:val="2"/>
                <w:numId w:val="532"/>
              </w:numPr>
              <w:spacing w:after="240" w:before="0" w:beforeAutospacing="0" w:lineRule="auto"/>
              <w:ind w:left="2160" w:hanging="360"/>
            </w:pPr>
            <w:r w:rsidDel="00000000" w:rsidR="00000000" w:rsidRPr="00000000">
              <w:rPr>
                <w:rtl w:val="0"/>
              </w:rPr>
              <w:t xml:space="preserve">“Why is it important to address pre-traumatic and post-traumatic stress in climate adaptation efforts?”</w:t>
            </w:r>
          </w:p>
          <w:p w:rsidR="00000000" w:rsidDel="00000000" w:rsidP="00000000" w:rsidRDefault="00000000" w:rsidRPr="00000000" w14:paraId="0000082C">
            <w:pPr>
              <w:spacing w:after="240" w:before="240" w:lineRule="auto"/>
              <w:rPr>
                <w:b w:val="1"/>
                <w:bCs w:val="1"/>
              </w:rPr>
            </w:pPr>
            <w:r w:rsidDel="00000000" w:rsidR="00000000" w:rsidRPr="00000000">
              <w:rPr>
                <w:b w:val="1"/>
                <w:bCs w:val="1"/>
                <w:rtl w:val="0"/>
              </w:rPr>
              <w:t xml:space="preserve">Optional Variation:</w:t>
            </w:r>
          </w:p>
          <w:p w:rsidR="00000000" w:rsidDel="00000000" w:rsidP="00000000" w:rsidRDefault="00000000" w:rsidRPr="00000000" w14:paraId="0000082D">
            <w:pPr>
              <w:spacing w:after="240" w:before="240" w:lineRule="auto"/>
              <w:rPr/>
            </w:pPr>
            <w:commentRangeStart w:id="168"/>
            <w:r w:rsidDel="00000000" w:rsidR="00000000" w:rsidRPr="00000000">
              <w:rPr>
                <w:rtl w:val="0"/>
              </w:rPr>
              <w:t xml:space="preserve">Provide case studies or news articles about communities affected by climate disasters (e.g., wildfire survivors or flood-prone regions). Assign each group to analyze the psychological impacts described and propose tailored interventions.</w:t>
            </w:r>
            <w:commentRangeEnd w:id="168"/>
            <w:r w:rsidDel="00000000" w:rsidR="00000000" w:rsidRPr="00000000">
              <w:commentReference w:id="168"/>
            </w:r>
            <w:r w:rsidDel="00000000" w:rsidR="00000000" w:rsidRPr="00000000">
              <w:rPr>
                <w:rtl w:val="0"/>
              </w:rPr>
            </w:r>
          </w:p>
          <w:p w:rsidR="00000000" w:rsidDel="00000000" w:rsidP="00000000" w:rsidRDefault="00000000" w:rsidRPr="00000000" w14:paraId="0000082E">
            <w:pPr>
              <w:widowControl w:val="0"/>
              <w:spacing w:line="240" w:lineRule="auto"/>
              <w:rPr/>
            </w:pPr>
            <w:r w:rsidDel="00000000" w:rsidR="00000000" w:rsidRPr="00000000">
              <w:rPr>
                <w:rtl w:val="0"/>
              </w:rPr>
            </w:r>
          </w:p>
        </w:tc>
      </w:tr>
      <w:tr>
        <w:trPr>
          <w:cantSplit w:val="0"/>
          <w:tblHeader w:val="0"/>
        </w:trPr>
        <w:tc>
          <w:tcPr>
            <w:shd w:fill="d5a6bd" w:val="clear"/>
          </w:tcPr>
          <w:p w:rsidR="00000000" w:rsidDel="00000000" w:rsidP="00000000" w:rsidRDefault="00000000" w:rsidRPr="00000000" w14:paraId="0000082F">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0830">
            <w:pPr>
              <w:numPr>
                <w:ilvl w:val="0"/>
                <w:numId w:val="490"/>
              </w:numPr>
              <w:spacing w:after="0" w:afterAutospacing="0" w:before="240" w:lineRule="auto"/>
              <w:ind w:left="720" w:hanging="360"/>
            </w:pPr>
            <w:r w:rsidDel="00000000" w:rsidR="00000000" w:rsidRPr="00000000">
              <w:rPr>
                <w:rtl w:val="0"/>
              </w:rPr>
              <w:t xml:space="preserve">Cianconi, P., Hanife, B., Grillo, F., Betro', S., Lesmana, C. B. J., &amp; Janiri, L. (2023). Eco-emotions and Psychoterratic Syndromes: Reshaping Mental Health Assessment Under Climate Change. The Yale journal of biology and medicine, 96(2), 211–226.</w:t>
            </w:r>
            <w:hyperlink r:id="rId165">
              <w:r w:rsidDel="00000000" w:rsidR="00000000" w:rsidRPr="00000000">
                <w:rPr>
                  <w:rtl w:val="0"/>
                </w:rPr>
                <w:t xml:space="preserve"> </w:t>
              </w:r>
            </w:hyperlink>
            <w:hyperlink r:id="rId166">
              <w:r w:rsidDel="00000000" w:rsidR="00000000" w:rsidRPr="00000000">
                <w:rPr>
                  <w:color w:val="1155cc"/>
                  <w:u w:val="single"/>
                  <w:rtl w:val="0"/>
                </w:rPr>
                <w:t xml:space="preserve">https://doi.org/10.59249/EARX2427</w:t>
              </w:r>
            </w:hyperlink>
            <w:r w:rsidDel="00000000" w:rsidR="00000000" w:rsidRPr="00000000">
              <w:rPr>
                <w:rtl w:val="0"/>
              </w:rPr>
            </w:r>
          </w:p>
          <w:p w:rsidR="00000000" w:rsidDel="00000000" w:rsidP="00000000" w:rsidRDefault="00000000" w:rsidRPr="00000000" w14:paraId="00000831">
            <w:pPr>
              <w:numPr>
                <w:ilvl w:val="0"/>
                <w:numId w:val="490"/>
              </w:numPr>
              <w:spacing w:after="0" w:afterAutospacing="0" w:before="0" w:beforeAutospacing="0" w:lineRule="auto"/>
              <w:ind w:left="720" w:hanging="360"/>
            </w:pPr>
            <w:r w:rsidDel="00000000" w:rsidR="00000000" w:rsidRPr="00000000">
              <w:rPr>
                <w:rtl w:val="0"/>
              </w:rPr>
              <w:t xml:space="preserve">DeWolfe, D. J. (2000). </w:t>
            </w:r>
            <w:r w:rsidDel="00000000" w:rsidR="00000000" w:rsidRPr="00000000">
              <w:rPr>
                <w:i w:val="1"/>
                <w:iCs w:val="1"/>
                <w:rtl w:val="0"/>
              </w:rPr>
              <w:t xml:space="preserve">Training Manual for Mental Health and Human Service Workers in Major Disasters</w:t>
            </w:r>
            <w:r w:rsidDel="00000000" w:rsidR="00000000" w:rsidRPr="00000000">
              <w:rPr>
                <w:rtl w:val="0"/>
              </w:rPr>
              <w:t xml:space="preserve"> (2nd ed., DHHS Publication No. ADM‑90‑538). Substance Abuse and Mental Health Services Administration, Center for Mental Health Services. </w:t>
            </w:r>
            <w:hyperlink r:id="rId167">
              <w:r w:rsidDel="00000000" w:rsidR="00000000" w:rsidRPr="00000000">
                <w:rPr>
                  <w:color w:val="1155cc"/>
                  <w:u w:val="single"/>
                  <w:rtl w:val="0"/>
                </w:rPr>
                <w:t xml:space="preserve">https://files.eric.ed.gov/fulltext/ED459383.pdf</w:t>
              </w:r>
            </w:hyperlink>
            <w:r w:rsidDel="00000000" w:rsidR="00000000" w:rsidRPr="00000000">
              <w:rPr>
                <w:rtl w:val="0"/>
              </w:rPr>
            </w:r>
          </w:p>
          <w:p w:rsidR="00000000" w:rsidDel="00000000" w:rsidP="00000000" w:rsidRDefault="00000000" w:rsidRPr="00000000" w14:paraId="00000832">
            <w:pPr>
              <w:numPr>
                <w:ilvl w:val="0"/>
                <w:numId w:val="490"/>
              </w:numPr>
              <w:spacing w:after="0" w:afterAutospacing="0" w:before="0" w:beforeAutospacing="0" w:lineRule="auto"/>
              <w:ind w:left="720" w:hanging="360"/>
            </w:pPr>
            <w:r w:rsidDel="00000000" w:rsidR="00000000" w:rsidRPr="00000000">
              <w:rPr>
                <w:rtl w:val="0"/>
              </w:rPr>
              <w:t xml:space="preserve">Erikson, K. (1994). A new species of trouble: The human experience of modern disasters. W.W. Norton &amp; Company.</w:t>
            </w:r>
            <w:hyperlink r:id="rId168">
              <w:r w:rsidDel="00000000" w:rsidR="00000000" w:rsidRPr="00000000">
                <w:rPr>
                  <w:rtl w:val="0"/>
                </w:rPr>
                <w:t xml:space="preserve"> </w:t>
              </w:r>
            </w:hyperlink>
            <w:hyperlink r:id="rId169">
              <w:r w:rsidDel="00000000" w:rsidR="00000000" w:rsidRPr="00000000">
                <w:rPr>
                  <w:color w:val="1155cc"/>
                  <w:u w:val="single"/>
                  <w:rtl w:val="0"/>
                </w:rPr>
                <w:t xml:space="preserve">https://www.amazon.com/New-Species-Trouble-Experience-Disasters/dp/0393313190</w:t>
              </w:r>
            </w:hyperlink>
            <w:r w:rsidDel="00000000" w:rsidR="00000000" w:rsidRPr="00000000">
              <w:rPr>
                <w:rtl w:val="0"/>
              </w:rPr>
            </w:r>
          </w:p>
          <w:p w:rsidR="00000000" w:rsidDel="00000000" w:rsidP="00000000" w:rsidRDefault="00000000" w:rsidRPr="00000000" w14:paraId="00000833">
            <w:pPr>
              <w:numPr>
                <w:ilvl w:val="0"/>
                <w:numId w:val="490"/>
              </w:numPr>
              <w:spacing w:after="0" w:afterAutospacing="0" w:before="0" w:beforeAutospacing="0" w:lineRule="auto"/>
              <w:ind w:left="720" w:hanging="360"/>
            </w:pPr>
            <w:r w:rsidDel="00000000" w:rsidR="00000000" w:rsidRPr="00000000">
              <w:rPr>
                <w:rtl w:val="0"/>
              </w:rPr>
              <w:t xml:space="preserve">Foa, E. B., &amp; Kozak, M. J. (1986). Emotional processing of fear: Exposure to corrective information. Psychological Bulletin, 99(1), 20–35.</w:t>
            </w:r>
            <w:hyperlink r:id="rId170">
              <w:r w:rsidDel="00000000" w:rsidR="00000000" w:rsidRPr="00000000">
                <w:rPr>
                  <w:rtl w:val="0"/>
                </w:rPr>
                <w:t xml:space="preserve"> </w:t>
              </w:r>
            </w:hyperlink>
            <w:hyperlink r:id="rId171">
              <w:r w:rsidDel="00000000" w:rsidR="00000000" w:rsidRPr="00000000">
                <w:rPr>
                  <w:color w:val="1155cc"/>
                  <w:u w:val="single"/>
                  <w:rtl w:val="0"/>
                </w:rPr>
                <w:t xml:space="preserve">https://doi.org/10.1037/0033-2909.99.1.20</w:t>
              </w:r>
            </w:hyperlink>
            <w:r w:rsidDel="00000000" w:rsidR="00000000" w:rsidRPr="00000000">
              <w:rPr>
                <w:rtl w:val="0"/>
              </w:rPr>
            </w:r>
          </w:p>
          <w:p w:rsidR="00000000" w:rsidDel="00000000" w:rsidP="00000000" w:rsidRDefault="00000000" w:rsidRPr="00000000" w14:paraId="00000834">
            <w:pPr>
              <w:numPr>
                <w:ilvl w:val="0"/>
                <w:numId w:val="490"/>
              </w:numPr>
              <w:spacing w:after="0" w:afterAutospacing="0" w:before="0" w:beforeAutospacing="0" w:lineRule="auto"/>
              <w:ind w:left="720" w:hanging="360"/>
            </w:pPr>
            <w:r w:rsidDel="00000000" w:rsidR="00000000" w:rsidRPr="00000000">
              <w:rPr>
                <w:rtl w:val="0"/>
              </w:rPr>
              <w:t xml:space="preserve">Herman, J. (2015). Trauma and recovery: The aftermath of violence—from domestic abuse to political terror. Basic Books.</w:t>
            </w:r>
            <w:hyperlink r:id="rId172">
              <w:r w:rsidDel="00000000" w:rsidR="00000000" w:rsidRPr="00000000">
                <w:rPr>
                  <w:rtl w:val="0"/>
                </w:rPr>
                <w:t xml:space="preserve"> </w:t>
              </w:r>
            </w:hyperlink>
            <w:hyperlink r:id="rId173">
              <w:r w:rsidDel="00000000" w:rsidR="00000000" w:rsidRPr="00000000">
                <w:rPr>
                  <w:color w:val="1155cc"/>
                  <w:u w:val="single"/>
                  <w:rtl w:val="0"/>
                </w:rPr>
                <w:t xml:space="preserve">https://www.amazon.ca/Trauma-Recovery-Aftermath-Violence-Political/dp/0465087302</w:t>
              </w:r>
            </w:hyperlink>
            <w:r w:rsidDel="00000000" w:rsidR="00000000" w:rsidRPr="00000000">
              <w:rPr>
                <w:rtl w:val="0"/>
              </w:rPr>
            </w:r>
          </w:p>
          <w:p w:rsidR="00000000" w:rsidDel="00000000" w:rsidP="00000000" w:rsidRDefault="00000000" w:rsidRPr="00000000" w14:paraId="00000835">
            <w:pPr>
              <w:numPr>
                <w:ilvl w:val="0"/>
                <w:numId w:val="490"/>
              </w:numPr>
              <w:spacing w:after="0" w:afterAutospacing="0" w:before="0" w:beforeAutospacing="0" w:lineRule="auto"/>
              <w:ind w:left="720" w:hanging="360"/>
            </w:pPr>
            <w:r w:rsidDel="00000000" w:rsidR="00000000" w:rsidRPr="00000000">
              <w:rPr>
                <w:rtl w:val="0"/>
              </w:rPr>
              <w:t xml:space="preserve">Kaplan, E.A. (2020). Is Climate-Related Pre-Traumatic Stress Syndrome a Real Condition?American Imago 77(1), 81-104.</w:t>
            </w:r>
            <w:hyperlink r:id="rId174">
              <w:r w:rsidDel="00000000" w:rsidR="00000000" w:rsidRPr="00000000">
                <w:rPr>
                  <w:rtl w:val="0"/>
                </w:rPr>
                <w:t xml:space="preserve"> </w:t>
              </w:r>
            </w:hyperlink>
            <w:hyperlink r:id="rId175">
              <w:r w:rsidDel="00000000" w:rsidR="00000000" w:rsidRPr="00000000">
                <w:rPr>
                  <w:color w:val="1155cc"/>
                  <w:u w:val="single"/>
                  <w:rtl w:val="0"/>
                </w:rPr>
                <w:t xml:space="preserve">https://dx.doi.org/10.1353/aim.2020.0004</w:t>
              </w:r>
            </w:hyperlink>
            <w:r w:rsidDel="00000000" w:rsidR="00000000" w:rsidRPr="00000000">
              <w:rPr>
                <w:rtl w:val="0"/>
              </w:rPr>
            </w:r>
          </w:p>
          <w:p w:rsidR="00000000" w:rsidDel="00000000" w:rsidP="00000000" w:rsidRDefault="00000000" w:rsidRPr="00000000" w14:paraId="00000836">
            <w:pPr>
              <w:numPr>
                <w:ilvl w:val="0"/>
                <w:numId w:val="490"/>
              </w:numPr>
              <w:spacing w:after="0" w:afterAutospacing="0" w:before="0" w:beforeAutospacing="0" w:lineRule="auto"/>
              <w:ind w:left="720" w:hanging="360"/>
            </w:pPr>
            <w:r w:rsidDel="00000000" w:rsidR="00000000" w:rsidRPr="00000000">
              <w:rPr>
                <w:rtl w:val="0"/>
              </w:rPr>
              <w:t xml:space="preserve">Kasperson, R. E., Renn, O., Slovic, P., Brown, H. S., Emel, J., Goble, R., Kasperson, J. X., &amp; Ratick, S. (1988). The social amplification of risk: A conceptual framework. Risk Analysis, 8(2), 177–187.</w:t>
            </w:r>
            <w:hyperlink r:id="rId176">
              <w:r w:rsidDel="00000000" w:rsidR="00000000" w:rsidRPr="00000000">
                <w:rPr>
                  <w:rtl w:val="0"/>
                </w:rPr>
                <w:t xml:space="preserve"> </w:t>
              </w:r>
            </w:hyperlink>
            <w:hyperlink r:id="rId177">
              <w:r w:rsidDel="00000000" w:rsidR="00000000" w:rsidRPr="00000000">
                <w:rPr>
                  <w:color w:val="1155cc"/>
                  <w:u w:val="single"/>
                  <w:rtl w:val="0"/>
                </w:rPr>
                <w:t xml:space="preserve">https://doi.org/10.1111/j.1539-6924.1988.tb01168.x</w:t>
              </w:r>
            </w:hyperlink>
            <w:r w:rsidDel="00000000" w:rsidR="00000000" w:rsidRPr="00000000">
              <w:rPr>
                <w:rtl w:val="0"/>
              </w:rPr>
            </w:r>
          </w:p>
          <w:p w:rsidR="00000000" w:rsidDel="00000000" w:rsidP="00000000" w:rsidRDefault="00000000" w:rsidRPr="00000000" w14:paraId="00000837">
            <w:pPr>
              <w:numPr>
                <w:ilvl w:val="0"/>
                <w:numId w:val="490"/>
              </w:numPr>
              <w:spacing w:after="0" w:afterAutospacing="0" w:before="0" w:beforeAutospacing="0" w:lineRule="auto"/>
              <w:ind w:left="720" w:hanging="360"/>
            </w:pPr>
            <w:r w:rsidDel="00000000" w:rsidR="00000000" w:rsidRPr="00000000">
              <w:rPr>
                <w:rtl w:val="0"/>
              </w:rPr>
              <w:t xml:space="preserve">LeDoux, J. E. (1996). The emotional brain: The mysterious underpinnings of emotional life. Simon &amp; Schuster.</w:t>
            </w:r>
            <w:hyperlink r:id="rId178">
              <w:r w:rsidDel="00000000" w:rsidR="00000000" w:rsidRPr="00000000">
                <w:rPr>
                  <w:rtl w:val="0"/>
                </w:rPr>
                <w:t xml:space="preserve"> </w:t>
              </w:r>
            </w:hyperlink>
            <w:hyperlink r:id="rId179">
              <w:r w:rsidDel="00000000" w:rsidR="00000000" w:rsidRPr="00000000">
                <w:rPr>
                  <w:color w:val="1155cc"/>
                  <w:u w:val="single"/>
                  <w:rtl w:val="0"/>
                </w:rPr>
                <w:t xml:space="preserve">https://psycnet.apa.org/record/1996-98824-000</w:t>
              </w:r>
            </w:hyperlink>
            <w:r w:rsidDel="00000000" w:rsidR="00000000" w:rsidRPr="00000000">
              <w:rPr>
                <w:rtl w:val="0"/>
              </w:rPr>
            </w:r>
          </w:p>
          <w:p w:rsidR="00000000" w:rsidDel="00000000" w:rsidP="00000000" w:rsidRDefault="00000000" w:rsidRPr="00000000" w14:paraId="00000838">
            <w:pPr>
              <w:numPr>
                <w:ilvl w:val="0"/>
                <w:numId w:val="490"/>
              </w:numPr>
              <w:spacing w:after="0" w:afterAutospacing="0" w:before="0" w:beforeAutospacing="0" w:lineRule="auto"/>
              <w:ind w:left="720" w:hanging="360"/>
            </w:pPr>
            <w:r w:rsidDel="00000000" w:rsidR="00000000" w:rsidRPr="00000000">
              <w:rPr>
                <w:rtl w:val="0"/>
              </w:rPr>
              <w:t xml:space="preserve">Levine, P. A. (1997). Waking the tiger: Healing trauma. North Atlantic Books.</w:t>
            </w:r>
            <w:hyperlink r:id="rId180">
              <w:r w:rsidDel="00000000" w:rsidR="00000000" w:rsidRPr="00000000">
                <w:rPr>
                  <w:rtl w:val="0"/>
                </w:rPr>
                <w:t xml:space="preserve"> </w:t>
              </w:r>
            </w:hyperlink>
            <w:hyperlink r:id="rId181">
              <w:r w:rsidDel="00000000" w:rsidR="00000000" w:rsidRPr="00000000">
                <w:rPr>
                  <w:color w:val="1155cc"/>
                  <w:u w:val="single"/>
                  <w:rtl w:val="0"/>
                </w:rPr>
                <w:t xml:space="preserve">https://www.amazon.ca/Waking-Tiger-Peter-Levine-Ph-D/dp/155643233X</w:t>
              </w:r>
            </w:hyperlink>
            <w:r w:rsidDel="00000000" w:rsidR="00000000" w:rsidRPr="00000000">
              <w:rPr>
                <w:rtl w:val="0"/>
              </w:rPr>
            </w:r>
          </w:p>
          <w:p w:rsidR="00000000" w:rsidDel="00000000" w:rsidP="00000000" w:rsidRDefault="00000000" w:rsidRPr="00000000" w14:paraId="00000839">
            <w:pPr>
              <w:numPr>
                <w:ilvl w:val="0"/>
                <w:numId w:val="490"/>
              </w:numPr>
              <w:spacing w:after="0" w:afterAutospacing="0" w:before="0" w:beforeAutospacing="0" w:lineRule="auto"/>
              <w:ind w:left="720" w:hanging="360"/>
            </w:pPr>
            <w:r w:rsidDel="00000000" w:rsidR="00000000" w:rsidRPr="00000000">
              <w:rPr>
                <w:rtl w:val="0"/>
              </w:rPr>
              <w:t xml:space="preserve">McEwen B. S. (2000). Allostasis and allostatic load: implications for neuropsychopharmacology. Neuropsychopharmacology : official publication of the American College of Neuropsychopharmacology, 22(2), 108–124.</w:t>
            </w:r>
            <w:hyperlink r:id="rId182">
              <w:r w:rsidDel="00000000" w:rsidR="00000000" w:rsidRPr="00000000">
                <w:rPr>
                  <w:rtl w:val="0"/>
                </w:rPr>
                <w:t xml:space="preserve"> </w:t>
              </w:r>
            </w:hyperlink>
            <w:hyperlink r:id="rId183">
              <w:r w:rsidDel="00000000" w:rsidR="00000000" w:rsidRPr="00000000">
                <w:rPr>
                  <w:color w:val="1155cc"/>
                  <w:u w:val="single"/>
                  <w:rtl w:val="0"/>
                </w:rPr>
                <w:t xml:space="preserve">https://doi.org/10.1016/S0893-133X(99)00129-3</w:t>
              </w:r>
            </w:hyperlink>
            <w:r w:rsidDel="00000000" w:rsidR="00000000" w:rsidRPr="00000000">
              <w:rPr>
                <w:rtl w:val="0"/>
              </w:rPr>
            </w:r>
          </w:p>
          <w:p w:rsidR="00000000" w:rsidDel="00000000" w:rsidP="00000000" w:rsidRDefault="00000000" w:rsidRPr="00000000" w14:paraId="0000083A">
            <w:pPr>
              <w:numPr>
                <w:ilvl w:val="0"/>
                <w:numId w:val="490"/>
              </w:numPr>
              <w:spacing w:after="0" w:afterAutospacing="0" w:before="0" w:beforeAutospacing="0" w:lineRule="auto"/>
              <w:ind w:left="720" w:hanging="360"/>
            </w:pPr>
            <w:r w:rsidDel="00000000" w:rsidR="00000000" w:rsidRPr="00000000">
              <w:rPr>
                <w:rtl w:val="0"/>
              </w:rPr>
              <w:t xml:space="preserve">Neria, Y., Nandi, A., &amp; Galea, S. (2008). Post-traumatic stress disorder following disasters: a systematic review. Psychological medicine, 38(4), 467–480.</w:t>
            </w:r>
            <w:hyperlink r:id="rId184">
              <w:r w:rsidDel="00000000" w:rsidR="00000000" w:rsidRPr="00000000">
                <w:rPr>
                  <w:rtl w:val="0"/>
                </w:rPr>
                <w:t xml:space="preserve"> </w:t>
              </w:r>
            </w:hyperlink>
            <w:hyperlink r:id="rId185">
              <w:r w:rsidDel="00000000" w:rsidR="00000000" w:rsidRPr="00000000">
                <w:rPr>
                  <w:color w:val="1155cc"/>
                  <w:u w:val="single"/>
                  <w:rtl w:val="0"/>
                </w:rPr>
                <w:t xml:space="preserve">https://doi.org/10.1017/S0033291707001353</w:t>
              </w:r>
            </w:hyperlink>
            <w:r w:rsidDel="00000000" w:rsidR="00000000" w:rsidRPr="00000000">
              <w:rPr>
                <w:rtl w:val="0"/>
              </w:rPr>
            </w:r>
          </w:p>
          <w:p w:rsidR="00000000" w:rsidDel="00000000" w:rsidP="00000000" w:rsidRDefault="00000000" w:rsidRPr="00000000" w14:paraId="0000083B">
            <w:pPr>
              <w:numPr>
                <w:ilvl w:val="0"/>
                <w:numId w:val="490"/>
              </w:numPr>
              <w:spacing w:after="0" w:afterAutospacing="0" w:before="0" w:beforeAutospacing="0" w:lineRule="auto"/>
              <w:ind w:left="720" w:hanging="360"/>
            </w:pPr>
            <w:r w:rsidDel="00000000" w:rsidR="00000000" w:rsidRPr="00000000">
              <w:rPr>
                <w:rtl w:val="0"/>
              </w:rPr>
              <w:t xml:space="preserve">O'Donnell, M., &amp; Palinkas, L. (2024). Taking a trauma and adversity perspective to climate change mental health. European journal of psychotraumatology, 15(1), 2343509.</w:t>
            </w:r>
            <w:hyperlink r:id="rId186">
              <w:r w:rsidDel="00000000" w:rsidR="00000000" w:rsidRPr="00000000">
                <w:rPr>
                  <w:rtl w:val="0"/>
                </w:rPr>
                <w:t xml:space="preserve"> </w:t>
              </w:r>
            </w:hyperlink>
            <w:hyperlink r:id="rId187">
              <w:r w:rsidDel="00000000" w:rsidR="00000000" w:rsidRPr="00000000">
                <w:rPr>
                  <w:color w:val="1155cc"/>
                  <w:u w:val="single"/>
                  <w:rtl w:val="0"/>
                </w:rPr>
                <w:t xml:space="preserve">https://doi.org/10.1080/20008066.2024.2343509</w:t>
              </w:r>
            </w:hyperlink>
            <w:r w:rsidDel="00000000" w:rsidR="00000000" w:rsidRPr="00000000">
              <w:rPr>
                <w:rtl w:val="0"/>
              </w:rPr>
            </w:r>
          </w:p>
          <w:p w:rsidR="00000000" w:rsidDel="00000000" w:rsidP="00000000" w:rsidRDefault="00000000" w:rsidRPr="00000000" w14:paraId="0000083C">
            <w:pPr>
              <w:numPr>
                <w:ilvl w:val="0"/>
                <w:numId w:val="490"/>
              </w:numPr>
              <w:spacing w:after="0" w:afterAutospacing="0" w:before="0" w:beforeAutospacing="0" w:lineRule="auto"/>
              <w:ind w:left="720" w:hanging="360"/>
            </w:pPr>
            <w:r w:rsidDel="00000000" w:rsidR="00000000" w:rsidRPr="00000000">
              <w:rPr>
                <w:rtl w:val="0"/>
              </w:rPr>
              <w:t xml:space="preserve">Shomuyiwa, D. O., &amp; Lucero-Prisno, D. E., 3rd (2025). Climate change trauma and collective dissociation: Unraveling the impact on mental health and advocating for collective action. Global mental health (Cambridge, England), 12, e5.</w:t>
            </w:r>
            <w:hyperlink r:id="rId188">
              <w:r w:rsidDel="00000000" w:rsidR="00000000" w:rsidRPr="00000000">
                <w:rPr>
                  <w:rtl w:val="0"/>
                </w:rPr>
                <w:t xml:space="preserve"> </w:t>
              </w:r>
            </w:hyperlink>
            <w:hyperlink r:id="rId189">
              <w:r w:rsidDel="00000000" w:rsidR="00000000" w:rsidRPr="00000000">
                <w:rPr>
                  <w:color w:val="1155cc"/>
                  <w:u w:val="single"/>
                  <w:rtl w:val="0"/>
                </w:rPr>
                <w:t xml:space="preserve">https://doi.org/10.1017/gmh.2024.119</w:t>
              </w:r>
            </w:hyperlink>
            <w:r w:rsidDel="00000000" w:rsidR="00000000" w:rsidRPr="00000000">
              <w:rPr>
                <w:rtl w:val="0"/>
              </w:rPr>
            </w:r>
          </w:p>
          <w:p w:rsidR="00000000" w:rsidDel="00000000" w:rsidP="00000000" w:rsidRDefault="00000000" w:rsidRPr="00000000" w14:paraId="0000083D">
            <w:pPr>
              <w:numPr>
                <w:ilvl w:val="0"/>
                <w:numId w:val="490"/>
              </w:numPr>
              <w:spacing w:after="0" w:afterAutospacing="0" w:before="0" w:beforeAutospacing="0" w:lineRule="auto"/>
              <w:ind w:left="720" w:hanging="360"/>
            </w:pPr>
            <w:r w:rsidDel="00000000" w:rsidR="00000000" w:rsidRPr="00000000">
              <w:rPr>
                <w:rtl w:val="0"/>
              </w:rPr>
              <w:t xml:space="preserve">Tedeschi, R. G., &amp; Calhoun, L. G. (2004). Target Article: "Posttraumatic Growth: Conceptual Foundations and Empirical Evidence". Psychological Inquiry, 15(1), 1–18.</w:t>
            </w:r>
            <w:hyperlink r:id="rId190">
              <w:r w:rsidDel="00000000" w:rsidR="00000000" w:rsidRPr="00000000">
                <w:rPr>
                  <w:rtl w:val="0"/>
                </w:rPr>
                <w:t xml:space="preserve"> </w:t>
              </w:r>
            </w:hyperlink>
            <w:hyperlink r:id="rId191">
              <w:r w:rsidDel="00000000" w:rsidR="00000000" w:rsidRPr="00000000">
                <w:rPr>
                  <w:color w:val="1155cc"/>
                  <w:u w:val="single"/>
                  <w:rtl w:val="0"/>
                </w:rPr>
                <w:t xml:space="preserve">https://doi.org/10.1207/s15327965pli1501_01</w:t>
              </w:r>
            </w:hyperlink>
            <w:r w:rsidDel="00000000" w:rsidR="00000000" w:rsidRPr="00000000">
              <w:rPr>
                <w:rtl w:val="0"/>
              </w:rPr>
            </w:r>
          </w:p>
          <w:p w:rsidR="00000000" w:rsidDel="00000000" w:rsidP="00000000" w:rsidRDefault="00000000" w:rsidRPr="00000000" w14:paraId="0000083E">
            <w:pPr>
              <w:numPr>
                <w:ilvl w:val="0"/>
                <w:numId w:val="490"/>
              </w:numPr>
              <w:spacing w:after="0" w:afterAutospacing="0"/>
              <w:ind w:left="720" w:hanging="360"/>
            </w:pPr>
            <w:r w:rsidDel="00000000" w:rsidR="00000000" w:rsidRPr="00000000">
              <w:rPr>
                <w:rtl w:val="0"/>
              </w:rPr>
              <w:t xml:space="preserve">U.S. Department of Veterans Affairs, National Center for PTSD. (2025, March 26). </w:t>
            </w:r>
            <w:r w:rsidDel="00000000" w:rsidR="00000000" w:rsidRPr="00000000">
              <w:rPr>
                <w:i w:val="1"/>
                <w:iCs w:val="1"/>
                <w:rtl w:val="0"/>
              </w:rPr>
              <w:t xml:space="preserve">Phases of traumatic stress reactions following disaster events.</w:t>
            </w:r>
            <w:r w:rsidDel="00000000" w:rsidR="00000000" w:rsidRPr="00000000">
              <w:rPr>
                <w:rtl w:val="0"/>
              </w:rPr>
              <w:t xml:space="preserve"> https://www.ptsd.va.gov/disaster_events/for_providers/disaster_reaction_phases.asp</w:t>
            </w:r>
          </w:p>
          <w:p w:rsidR="00000000" w:rsidDel="00000000" w:rsidP="00000000" w:rsidRDefault="00000000" w:rsidRPr="00000000" w14:paraId="0000083F">
            <w:pPr>
              <w:numPr>
                <w:ilvl w:val="0"/>
                <w:numId w:val="490"/>
              </w:numPr>
              <w:spacing w:after="0" w:afterAutospacing="0" w:before="0" w:beforeAutospacing="0" w:lineRule="auto"/>
              <w:ind w:left="720" w:hanging="360"/>
            </w:pPr>
            <w:r w:rsidDel="00000000" w:rsidR="00000000" w:rsidRPr="00000000">
              <w:rPr>
                <w:rtl w:val="0"/>
              </w:rPr>
              <w:t xml:space="preserve">van der Kolk, B. (2014). The body keeps the score: Brain, mind, and body in the healing of trauma. Viking.</w:t>
            </w:r>
            <w:hyperlink r:id="rId192">
              <w:r w:rsidDel="00000000" w:rsidR="00000000" w:rsidRPr="00000000">
                <w:rPr>
                  <w:rtl w:val="0"/>
                </w:rPr>
                <w:t xml:space="preserve"> </w:t>
              </w:r>
            </w:hyperlink>
            <w:hyperlink r:id="rId193">
              <w:r w:rsidDel="00000000" w:rsidR="00000000" w:rsidRPr="00000000">
                <w:rPr>
                  <w:color w:val="1155cc"/>
                  <w:u w:val="single"/>
                  <w:rtl w:val="0"/>
                </w:rPr>
                <w:t xml:space="preserve">https://www.amazon.ca/Body-Keeps-Score-Healing-Trauma/dp/0143127748</w:t>
              </w:r>
            </w:hyperlink>
            <w:r w:rsidDel="00000000" w:rsidR="00000000" w:rsidRPr="00000000">
              <w:rPr>
                <w:rtl w:val="0"/>
              </w:rPr>
            </w:r>
          </w:p>
          <w:p w:rsidR="00000000" w:rsidDel="00000000" w:rsidP="00000000" w:rsidRDefault="00000000" w:rsidRPr="00000000" w14:paraId="00000840">
            <w:pPr>
              <w:numPr>
                <w:ilvl w:val="0"/>
                <w:numId w:val="490"/>
              </w:numPr>
              <w:spacing w:after="240" w:before="0" w:beforeAutospacing="0" w:lineRule="auto"/>
              <w:ind w:left="720" w:hanging="360"/>
            </w:pPr>
            <w:r w:rsidDel="00000000" w:rsidR="00000000" w:rsidRPr="00000000">
              <w:rPr>
                <w:rtl w:val="0"/>
              </w:rPr>
              <w:t xml:space="preserve">White, B. (2016). States of emergency: Trauma and climate change. Ecopsychology, 7(4).</w:t>
            </w:r>
            <w:hyperlink r:id="rId194">
              <w:r w:rsidDel="00000000" w:rsidR="00000000" w:rsidRPr="00000000">
                <w:rPr>
                  <w:rtl w:val="0"/>
                </w:rPr>
                <w:t xml:space="preserve"> </w:t>
              </w:r>
            </w:hyperlink>
            <w:hyperlink r:id="rId195">
              <w:r w:rsidDel="00000000" w:rsidR="00000000" w:rsidRPr="00000000">
                <w:rPr>
                  <w:color w:val="1155cc"/>
                  <w:u w:val="single"/>
                  <w:rtl w:val="0"/>
                </w:rPr>
                <w:t xml:space="preserve">https://doi.org/10.1089/eco.2015.0024</w:t>
                <w:br w:type="textWrapping"/>
              </w:r>
            </w:hyperlink>
            <w:r w:rsidDel="00000000" w:rsidR="00000000" w:rsidRPr="00000000">
              <w:rPr>
                <w:rtl w:val="0"/>
              </w:rPr>
            </w:r>
          </w:p>
        </w:tc>
      </w:tr>
    </w:tbl>
    <w:p w:rsidR="00000000" w:rsidDel="00000000" w:rsidP="00000000" w:rsidRDefault="00000000" w:rsidRPr="00000000" w14:paraId="00000841">
      <w:pPr>
        <w:spacing w:after="240" w:before="240" w:lineRule="auto"/>
        <w:rPr/>
      </w:pPr>
      <w:r w:rsidDel="00000000" w:rsidR="00000000" w:rsidRPr="00000000">
        <w:rPr>
          <w:rtl w:val="0"/>
        </w:rPr>
      </w:r>
    </w:p>
    <w:p w:rsidR="00000000" w:rsidDel="00000000" w:rsidP="00000000" w:rsidRDefault="00000000" w:rsidRPr="00000000" w14:paraId="00000842">
      <w:pPr>
        <w:rPr/>
        <w:sectPr>
          <w:headerReference r:id="rId196"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8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7" w:type="default"/>
          <w:type w:val="nextPage"/>
          <w:pgSz w:h="12240" w:w="15840" w:orient="landscape"/>
          <w:pgMar w:bottom="1440.0000000000002" w:top="1440.0000000000002" w:left="1440.0000000000002" w:right="1440.0000000000002" w:header="720" w:footer="720"/>
          <w:pgNumType w:start="1"/>
        </w:sectPr>
      </w:pPr>
      <w:bookmarkStart w:colFirst="0" w:colLast="0" w:name="_47xi4p7so0j9" w:id="156"/>
      <w:bookmarkEnd w:id="1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Climate Emotions - Grief and Solastalgia</w:t>
      </w:r>
      <w:r w:rsidDel="00000000" w:rsidR="00000000" w:rsidRPr="00000000">
        <w:rPr>
          <w:rtl w:val="0"/>
        </w:rPr>
      </w:r>
    </w:p>
    <w:p w:rsidR="00000000" w:rsidDel="00000000" w:rsidP="00000000" w:rsidRDefault="00000000" w:rsidRPr="00000000" w14:paraId="00000844">
      <w:pPr>
        <w:pStyle w:val="Heading1"/>
        <w:spacing w:after="240" w:before="240" w:lineRule="auto"/>
        <w:rPr/>
      </w:pPr>
      <w:bookmarkStart w:colFirst="0" w:colLast="0" w:name="_g9utt2tzb0xy" w:id="157"/>
      <w:bookmarkEnd w:id="157"/>
      <w:r w:rsidDel="00000000" w:rsidR="00000000" w:rsidRPr="00000000">
        <w:rPr>
          <w:rtl w:val="0"/>
        </w:rPr>
      </w:r>
    </w:p>
    <w:tbl>
      <w:tblPr>
        <w:tblStyle w:val="Table63"/>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blHeader w:val="0"/>
        </w:trPr>
        <w:tc>
          <w:tcPr>
            <w:shd w:fill="f4cccc" w:val="clear"/>
          </w:tcPr>
          <w:p w:rsidR="00000000" w:rsidDel="00000000" w:rsidP="00000000" w:rsidRDefault="00000000" w:rsidRPr="00000000" w14:paraId="00000845">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846">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847">
            <w:pPr>
              <w:widowControl w:val="0"/>
              <w:rPr>
                <w:b w:val="1"/>
                <w:bCs w:val="1"/>
                <w:sz w:val="28"/>
                <w:szCs w:val="28"/>
              </w:rPr>
            </w:pPr>
            <w:r w:rsidDel="00000000" w:rsidR="00000000" w:rsidRPr="00000000">
              <w:rPr>
                <w:b w:val="1"/>
                <w:bCs w:val="1"/>
                <w:sz w:val="28"/>
                <w:szCs w:val="28"/>
                <w:rtl w:val="0"/>
              </w:rPr>
              <w:t xml:space="preserve">Section 2 is now closed for review and we are no longer accepting comments. Thank you for your contributions!</w:t>
            </w:r>
          </w:p>
          <w:p w:rsidR="00000000" w:rsidDel="00000000" w:rsidP="00000000" w:rsidRDefault="00000000" w:rsidRPr="00000000" w14:paraId="00000848">
            <w:pPr>
              <w:widowControl w:val="0"/>
              <w:rPr>
                <w:sz w:val="28"/>
                <w:szCs w:val="28"/>
              </w:rPr>
            </w:pPr>
            <w:r w:rsidDel="00000000" w:rsidR="00000000" w:rsidRPr="00000000">
              <w:rPr>
                <w:rtl w:val="0"/>
              </w:rPr>
            </w:r>
          </w:p>
          <w:p w:rsidR="00000000" w:rsidDel="00000000" w:rsidP="00000000" w:rsidRDefault="00000000" w:rsidRPr="00000000" w14:paraId="00000849">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084A">
            <w:pPr>
              <w:widowControl w:val="0"/>
              <w:rPr>
                <w:b w:val="1"/>
                <w:bCs w:val="1"/>
                <w:sz w:val="28"/>
                <w:szCs w:val="28"/>
              </w:rPr>
            </w:pPr>
            <w:r w:rsidDel="00000000" w:rsidR="00000000" w:rsidRPr="00000000">
              <w:rPr>
                <w:rtl w:val="0"/>
              </w:rPr>
            </w:r>
          </w:p>
          <w:p w:rsidR="00000000" w:rsidDel="00000000" w:rsidP="00000000" w:rsidRDefault="00000000" w:rsidRPr="00000000" w14:paraId="0000084B">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084C">
      <w:pPr>
        <w:pStyle w:val="Heading1"/>
        <w:spacing w:after="240" w:before="240" w:lineRule="auto"/>
        <w:rPr/>
      </w:pPr>
      <w:bookmarkStart w:colFirst="0" w:colLast="0" w:name="_9azr5m15olys" w:id="158"/>
      <w:bookmarkEnd w:id="158"/>
      <w:r w:rsidDel="00000000" w:rsidR="00000000" w:rsidRPr="00000000">
        <w:rPr>
          <w:rtl w:val="0"/>
        </w:rPr>
      </w:r>
    </w:p>
    <w:p w:rsidR="00000000" w:rsidDel="00000000" w:rsidP="00000000" w:rsidRDefault="00000000" w:rsidRPr="00000000" w14:paraId="0000084D">
      <w:pPr>
        <w:pStyle w:val="Heading1"/>
        <w:spacing w:after="240" w:before="240" w:lineRule="auto"/>
        <w:rPr/>
      </w:pPr>
      <w:bookmarkStart w:colFirst="0" w:colLast="0" w:name="_nk3kvobdozyd" w:id="159"/>
      <w:bookmarkEnd w:id="159"/>
      <w:r w:rsidDel="00000000" w:rsidR="00000000" w:rsidRPr="00000000">
        <w:rPr>
          <w:rtl w:val="0"/>
        </w:rPr>
      </w:r>
    </w:p>
    <w:p w:rsidR="00000000" w:rsidDel="00000000" w:rsidP="00000000" w:rsidRDefault="00000000" w:rsidRPr="00000000" w14:paraId="0000084E">
      <w:pPr>
        <w:pStyle w:val="Heading1"/>
        <w:spacing w:after="240" w:before="240" w:lineRule="auto"/>
        <w:rPr/>
      </w:pPr>
      <w:bookmarkStart w:colFirst="0" w:colLast="0" w:name="_igxv2chxug8i" w:id="160"/>
      <w:bookmarkEnd w:id="160"/>
      <w:r w:rsidDel="00000000" w:rsidR="00000000" w:rsidRPr="00000000">
        <w:rPr>
          <w:rtl w:val="0"/>
        </w:rPr>
      </w:r>
    </w:p>
    <w:p w:rsidR="00000000" w:rsidDel="00000000" w:rsidP="00000000" w:rsidRDefault="00000000" w:rsidRPr="00000000" w14:paraId="0000084F">
      <w:pPr>
        <w:pStyle w:val="Heading1"/>
        <w:spacing w:after="240" w:before="240" w:lineRule="auto"/>
        <w:rPr/>
      </w:pPr>
      <w:bookmarkStart w:colFirst="0" w:colLast="0" w:name="_7bs1whb7ibwq" w:id="161"/>
      <w:bookmarkEnd w:id="161"/>
      <w:r w:rsidDel="00000000" w:rsidR="00000000" w:rsidRPr="00000000">
        <w:rPr>
          <w:rtl w:val="0"/>
        </w:rPr>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pStyle w:val="Heading1"/>
        <w:spacing w:after="240" w:before="240" w:lineRule="auto"/>
        <w:rPr>
          <w:b w:val="0"/>
          <w:bCs w:val="0"/>
        </w:rPr>
      </w:pPr>
      <w:bookmarkStart w:colFirst="0" w:colLast="0" w:name="_29t66ldqy5y3" w:id="162"/>
      <w:bookmarkEnd w:id="162"/>
      <w:r w:rsidDel="00000000" w:rsidR="00000000" w:rsidRPr="00000000">
        <w:rPr>
          <w:rtl w:val="0"/>
        </w:rPr>
        <w:t xml:space="preserve">Climate Emotions – Grief and Solastalgia</w:t>
      </w:r>
      <w:r w:rsidDel="00000000" w:rsidR="00000000" w:rsidRPr="00000000">
        <w:rPr>
          <w:rtl w:val="0"/>
        </w:rPr>
      </w:r>
    </w:p>
    <w:tbl>
      <w:tblPr>
        <w:tblStyle w:val="Table6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0852">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0853">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0854">
            <w:pPr>
              <w:widowControl w:val="0"/>
              <w:numPr>
                <w:ilvl w:val="0"/>
                <w:numId w:val="519"/>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0855">
            <w:pPr>
              <w:widowControl w:val="0"/>
              <w:numPr>
                <w:ilvl w:val="0"/>
                <w:numId w:val="519"/>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0856">
            <w:pPr>
              <w:widowControl w:val="0"/>
              <w:numPr>
                <w:ilvl w:val="0"/>
                <w:numId w:val="519"/>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0857">
            <w:pPr>
              <w:widowControl w:val="0"/>
              <w:numPr>
                <w:ilvl w:val="0"/>
                <w:numId w:val="519"/>
              </w:numPr>
              <w:spacing w:line="240" w:lineRule="auto"/>
              <w:ind w:left="720" w:hanging="360"/>
            </w:pPr>
            <w:ins w:author="Lily Barraclough" w:id="263" w:date="2025-11-06T16:35:09Z">
              <w:r w:rsidDel="00000000" w:rsidR="00000000" w:rsidRPr="00000000">
                <w:rPr>
                  <w:rtl w:val="0"/>
                </w:rPr>
                <w:t xml:space="preserve">Lilian Barraclough, College of Social and Applied Human Sciences, University of Guelph &amp; Youth Climate </w:t>
              </w:r>
            </w:ins>
            <w:r w:rsidDel="00000000" w:rsidR="00000000" w:rsidRPr="00000000">
              <w:rPr>
                <w:rtl w:val="0"/>
              </w:rPr>
              <w:t xml:space="preserve"> </w:t>
            </w:r>
          </w:p>
          <w:p w:rsidR="00000000" w:rsidDel="00000000" w:rsidP="00000000" w:rsidRDefault="00000000" w:rsidRPr="00000000" w14:paraId="00000858">
            <w:pPr>
              <w:widowControl w:val="0"/>
              <w:numPr>
                <w:ilvl w:val="0"/>
                <w:numId w:val="519"/>
              </w:numPr>
              <w:spacing w:line="240" w:lineRule="auto"/>
              <w:ind w:left="720" w:hanging="360"/>
            </w:pPr>
            <w:r w:rsidDel="00000000" w:rsidR="00000000" w:rsidRPr="00000000">
              <w:rPr>
                <w:rtl w:val="0"/>
              </w:rPr>
              <w:t xml:space="preserve"> </w:t>
            </w:r>
            <w:ins w:author="Mike Marchand" w:id="264" w:date="2025-11-30T23:26:14Z">
              <w:r w:rsidDel="00000000" w:rsidR="00000000" w:rsidRPr="00000000">
                <w:rPr>
                  <w:rtl w:val="0"/>
                </w:rPr>
                <w:t xml:space="preserve">  Michael Marchand, sqilxw, syilx Nation - Cultural Safety Consultant  </w:t>
              </w:r>
            </w:ins>
            <w:r w:rsidDel="00000000" w:rsidR="00000000" w:rsidRPr="00000000">
              <w:rPr>
                <w:rtl w:val="0"/>
              </w:rPr>
            </w:r>
          </w:p>
          <w:p w:rsidR="00000000" w:rsidDel="00000000" w:rsidP="00000000" w:rsidRDefault="00000000" w:rsidRPr="00000000" w14:paraId="00000859">
            <w:pPr>
              <w:widowControl w:val="0"/>
              <w:numPr>
                <w:ilvl w:val="0"/>
                <w:numId w:val="519"/>
              </w:numPr>
              <w:spacing w:line="240" w:lineRule="auto"/>
              <w:ind w:left="720" w:hanging="360"/>
              <w:rPr>
                <w:ins w:author="Sonya Jakubec" w:id="266" w:date="2025-12-03T05:20:39Z"/>
              </w:rPr>
            </w:pPr>
            <w:ins w:author="Kelly Guilbeau" w:id="265" w:date="2025-12-02T19:02:20Z">
              <w:r w:rsidDel="00000000" w:rsidR="00000000" w:rsidRPr="00000000">
                <w:rPr>
                  <w:rtl w:val="0"/>
                </w:rPr>
                <w:t xml:space="preserve">Kelly Green Guilbeau, conservation social scientist, Johns Hopkins University Bloomberg School of Public Health</w:t>
              </w:r>
            </w:ins>
            <w:ins w:author="Sonya Jakubec" w:id="266" w:date="2025-12-03T05:20:39Z">
              <w:r w:rsidDel="00000000" w:rsidR="00000000" w:rsidRPr="00000000">
                <w:rPr>
                  <w:rtl w:val="0"/>
                </w:rPr>
              </w:r>
            </w:ins>
          </w:p>
          <w:p w:rsidR="00000000" w:rsidDel="00000000" w:rsidP="00000000" w:rsidRDefault="00000000" w:rsidRPr="00000000" w14:paraId="0000085A">
            <w:pPr>
              <w:widowControl w:val="0"/>
              <w:numPr>
                <w:ilvl w:val="0"/>
                <w:numId w:val="519"/>
              </w:numPr>
              <w:spacing w:line="240" w:lineRule="auto"/>
              <w:ind w:left="720" w:hanging="360"/>
              <w:rPr>
                <w:ins w:author="Claire Perry" w:id="267" w:date="2026-01-06T02:34:56Z"/>
                <w:del w:author="Claire Perry" w:id="267" w:date="2026-01-06T02:34:56Z"/>
              </w:rPr>
            </w:pPr>
            <w:ins w:author="Sonya Jakubec" w:id="266" w:date="2025-12-03T05:20:39Z">
              <w:r w:rsidDel="00000000" w:rsidR="00000000" w:rsidRPr="00000000">
                <w:rPr>
                  <w:rtl w:val="0"/>
                </w:rPr>
                <w:t xml:space="preserve">Sonya L. Jakubec, School of Nursing and Midwifery, Mount Royal University</w:t>
              </w:r>
            </w:ins>
            <w:ins w:author="Claire Perry" w:id="267" w:date="2026-01-06T02:34:56Z">
              <w:del w:author="Claire Perry" w:id="267" w:date="2026-01-06T02:34:56Z">
                <w:r w:rsidDel="00000000" w:rsidR="00000000" w:rsidRPr="00000000">
                  <w:rPr>
                    <w:rtl w:val="0"/>
                  </w:rPr>
                </w:r>
              </w:del>
            </w:ins>
          </w:p>
          <w:p w:rsidR="00000000" w:rsidDel="00000000" w:rsidP="00000000" w:rsidRDefault="00000000" w:rsidRPr="00000000" w14:paraId="0000085B">
            <w:pPr>
              <w:widowControl w:val="0"/>
              <w:numPr>
                <w:ilvl w:val="0"/>
                <w:numId w:val="519"/>
              </w:numPr>
              <w:spacing w:line="240" w:lineRule="auto"/>
              <w:ind w:left="720" w:hanging="360"/>
            </w:pPr>
            <w:ins w:author="Claire Perry" w:id="267" w:date="2026-01-06T02:34:56Z">
              <w:r w:rsidDel="00000000" w:rsidR="00000000" w:rsidRPr="00000000">
                <w:rPr>
                  <w:rtl w:val="0"/>
                </w:rPr>
                <w:t xml:space="preserve">Claire Perry, Centre for Addiction and Mental Health</w:t>
              </w:r>
            </w:ins>
            <w:r w:rsidDel="00000000" w:rsidR="00000000" w:rsidRPr="00000000">
              <w:rPr>
                <w:rtl w:val="0"/>
              </w:rPr>
            </w:r>
          </w:p>
        </w:tc>
      </w:tr>
    </w:tbl>
    <w:p w:rsidR="00000000" w:rsidDel="00000000" w:rsidP="00000000" w:rsidRDefault="00000000" w:rsidRPr="00000000" w14:paraId="0000085C">
      <w:pPr>
        <w:spacing w:after="240" w:before="240" w:lineRule="auto"/>
        <w:rPr/>
      </w:pPr>
      <w:r w:rsidDel="00000000" w:rsidR="00000000" w:rsidRPr="00000000">
        <w:rPr>
          <w:rtl w:val="0"/>
        </w:rPr>
      </w:r>
    </w:p>
    <w:tbl>
      <w:tblPr>
        <w:tblStyle w:val="Table6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085D">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085E">
            <w:pPr>
              <w:widowControl w:val="0"/>
              <w:spacing w:after="240" w:before="240" w:line="240" w:lineRule="auto"/>
              <w:rPr/>
            </w:pPr>
            <w:r w:rsidDel="00000000" w:rsidR="00000000" w:rsidRPr="00000000">
              <w:rPr>
                <w:rtl w:val="0"/>
              </w:rPr>
              <w:t xml:space="preserve">As we move from pre- and post-traumatic stress into other profound emotional responses triggered by environmental upheaval, it’s important to recognize that not all climate-related distress stems from immediate or anticipated disasters. For many people, the pain runs deeper, anchored in the gradual transformation or outright loss of the places and ecosystems they love. This is where grief and solastalgia emerge as particularly powerful concepts. Grief, often called ecological or environmental grief, arises when individuals mourn the degradation of habitats, the disappearance of familiar species, and the slow erosion of ways of life tied to the natural world. Farmers who once relied on predictable rainfall might feel a deep sense of sorrow as drought becomes the new norm, and Indigenous communities may grieve the desecration of lands that have sustained them for generations. Solastalgia, coined by Australian philosopher Glenn Albrecht, takes this sense of loss a step further, describing the homesickness people feel when the environment around them changes so drastically that it no longer feels like home. It’s a kind of mourning that happens while you’re still physically present in the place you cherish—an unsettling disconnect as beaches recede under rising tides or </w:t>
            </w:r>
            <w:commentRangeStart w:id="169"/>
            <w:r w:rsidDel="00000000" w:rsidR="00000000" w:rsidRPr="00000000">
              <w:rPr>
                <w:rtl w:val="0"/>
              </w:rPr>
              <w:t xml:space="preserve">once-lush forests</w:t>
            </w:r>
            <w:commentRangeEnd w:id="169"/>
            <w:r w:rsidDel="00000000" w:rsidR="00000000" w:rsidRPr="00000000">
              <w:commentReference w:id="169"/>
            </w:r>
            <w:r w:rsidDel="00000000" w:rsidR="00000000" w:rsidRPr="00000000">
              <w:rPr>
                <w:rtl w:val="0"/>
              </w:rPr>
              <w:t xml:space="preserve"> succumb to heat and pests. Both ecological grief and solastalgia can be profoundly disruptive, weighing heavily on mental well-being. Symptoms may include persistent sadness, a sense of alienation, or even anger directed at perceived causes of the environmental damage. By acknowledging these feelings as valid and deeply human responses to a changing planet, communities and individuals can create supportive networks, find ways to reconnect with nature, and develop coping strategies that honor their grief without succumbing to hopelessness. These emotions can also drive collective action, fueling efforts to protect and restore at-risk ecosystems, preserve cultural traditions, and push for sustainable policies. Ultimately, recognizing the emotional toll of ecological change offers a path toward healing and resilience, ensuring that people—and the places they hold dear—are not left behind in the race to confront climate challenges.</w:t>
            </w:r>
          </w:p>
        </w:tc>
      </w:tr>
      <w:tr>
        <w:trPr>
          <w:cantSplit w:val="0"/>
          <w:tblHeader w:val="0"/>
        </w:trPr>
        <w:tc>
          <w:tcPr>
            <w:shd w:fill="ea9999" w:val="clear"/>
          </w:tcPr>
          <w:p w:rsidR="00000000" w:rsidDel="00000000" w:rsidP="00000000" w:rsidRDefault="00000000" w:rsidRPr="00000000" w14:paraId="0000085F">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0860">
            <w:pPr>
              <w:spacing w:after="240" w:before="240" w:lineRule="auto"/>
              <w:rPr/>
            </w:pPr>
            <w:r w:rsidDel="00000000" w:rsidR="00000000" w:rsidRPr="00000000">
              <w:rPr>
                <w:rtl w:val="0"/>
              </w:rPr>
              <w:t xml:space="preserve">Climate change can evoke a range of deep emotions, and two of the most profound are grief and solastalgia. In this lesson, we will explore the nature of these emotions, their theoretical roots, the ways they manifest, their cultural and social dimensions, and strategies for processing them constructively. We will also consider how grief and solastalgia can become catalysts for resilience, community bonding, and positive change.</w:t>
            </w:r>
          </w:p>
          <w:p w:rsidR="00000000" w:rsidDel="00000000" w:rsidP="00000000" w:rsidRDefault="00000000" w:rsidRPr="00000000" w14:paraId="00000861">
            <w:pPr>
              <w:pStyle w:val="Heading2"/>
              <w:spacing w:after="240" w:before="240" w:lineRule="auto"/>
              <w:rPr/>
            </w:pPr>
            <w:bookmarkStart w:colFirst="0" w:colLast="0" w:name="_ultlymzvidd" w:id="163"/>
            <w:bookmarkEnd w:id="163"/>
            <w:r w:rsidDel="00000000" w:rsidR="00000000" w:rsidRPr="00000000">
              <w:rPr>
                <w:rtl w:val="0"/>
              </w:rPr>
              <w:t xml:space="preserve">Understanding Grief and Solastalgia</w:t>
            </w:r>
          </w:p>
          <w:p w:rsidR="00000000" w:rsidDel="00000000" w:rsidP="00000000" w:rsidRDefault="00000000" w:rsidRPr="00000000" w14:paraId="00000862">
            <w:pPr>
              <w:spacing w:after="240" w:before="240" w:lineRule="auto"/>
              <w:rPr/>
            </w:pPr>
            <w:r w:rsidDel="00000000" w:rsidR="00000000" w:rsidRPr="00000000">
              <w:rPr>
                <w:rtl w:val="0"/>
              </w:rPr>
              <w:t xml:space="preserve">Grief and solastalgia are distinct but related emotional responses to environmental change. Both highlight the intimate bond between humans and the natural world.</w:t>
            </w:r>
          </w:p>
          <w:p w:rsidR="00000000" w:rsidDel="00000000" w:rsidP="00000000" w:rsidRDefault="00000000" w:rsidRPr="00000000" w14:paraId="00000863">
            <w:pPr>
              <w:spacing w:after="240" w:before="240" w:lineRule="auto"/>
              <w:rPr/>
            </w:pPr>
            <w:r w:rsidDel="00000000" w:rsidR="00000000" w:rsidRPr="00000000">
              <w:rPr>
                <w:b w:val="1"/>
                <w:bCs w:val="1"/>
                <w:rtl w:val="0"/>
              </w:rPr>
              <w:t xml:space="preserve">Grief </w:t>
            </w:r>
            <w:r w:rsidDel="00000000" w:rsidR="00000000" w:rsidRPr="00000000">
              <w:rPr>
                <w:rtl w:val="0"/>
              </w:rPr>
              <w:t xml:space="preserve">arises from a sense of loss—of ecosystems, species, cultural practices, or entire ways of life. Ecological grief, as defined by scholars like Ashlee Cunsolo, describes a natural and rational response to profound environmental losses, especially among communities whose identities and livelihoods are deeply tied to the land. This form of grief can mirror </w:t>
            </w:r>
            <w:ins w:author="Sonya Jakubec" w:id="268" w:date="2025-12-03T05:17:25Z">
              <w:r w:rsidDel="00000000" w:rsidR="00000000" w:rsidRPr="00000000">
                <w:rPr>
                  <w:rtl w:val="0"/>
                </w:rPr>
                <w:t xml:space="preserve">the non-linear experiences as </w:t>
              </w:r>
            </w:ins>
            <w:del w:author="Sonya Jakubec" w:id="268" w:date="2025-12-03T05:17:25Z">
              <w:r w:rsidDel="00000000" w:rsidR="00000000" w:rsidRPr="00000000">
                <w:rPr>
                  <w:rtl w:val="0"/>
                </w:rPr>
                <w:delText xml:space="preserve">the stages</w:delText>
              </w:r>
            </w:del>
            <w:r w:rsidDel="00000000" w:rsidR="00000000" w:rsidRPr="00000000">
              <w:rPr>
                <w:rtl w:val="0"/>
              </w:rPr>
              <w:t xml:space="preserve"> outlined by Elisabeth Kübler-Ross</w:t>
            </w:r>
            <w:ins w:author="Sonya Jakubec" w:id="269" w:date="2025-12-03T05:18:42Z">
              <w:r w:rsidDel="00000000" w:rsidR="00000000" w:rsidRPr="00000000">
                <w:rPr>
                  <w:rtl w:val="0"/>
                </w:rPr>
                <w:t xml:space="preserve"> in reference to dying and death</w:t>
              </w:r>
            </w:ins>
            <w:r w:rsidDel="00000000" w:rsidR="00000000" w:rsidRPr="00000000">
              <w:rPr>
                <w:rtl w:val="0"/>
              </w:rPr>
              <w:t xml:space="preserve"> (denial, anger, bargaining, depression, and acceptance)</w:t>
            </w:r>
            <w:ins w:author="Sonya Jakubec" w:id="270" w:date="2025-12-03T05:17:51Z">
              <w:r w:rsidDel="00000000" w:rsidR="00000000" w:rsidRPr="00000000">
                <w:rPr>
                  <w:rtl w:val="0"/>
                </w:rPr>
                <w:t xml:space="preserve">,</w:t>
              </w:r>
            </w:ins>
            <w:del w:author="Sonya Jakubec" w:id="270" w:date="2025-12-03T05:17:51Z">
              <w:r w:rsidDel="00000000" w:rsidR="00000000" w:rsidRPr="00000000">
                <w:rPr>
                  <w:rtl w:val="0"/>
                </w:rPr>
                <w:delText xml:space="preserve"> or</w:delText>
              </w:r>
            </w:del>
            <w:r w:rsidDel="00000000" w:rsidR="00000000" w:rsidRPr="00000000">
              <w:rPr>
                <w:rtl w:val="0"/>
              </w:rPr>
              <w:t xml:space="preserve"> align with Worden’s Four Tasks of Mourning (accepting the reality of the loss, working through pain, adjusting to a life without what was lost, and finding new meaning)</w:t>
            </w:r>
            <w:ins w:author="Sonya Jakubec" w:id="271" w:date="2025-12-03T05:17:57Z">
              <w:r w:rsidDel="00000000" w:rsidR="00000000" w:rsidRPr="00000000">
                <w:rPr>
                  <w:rtl w:val="0"/>
                </w:rPr>
                <w:t xml:space="preserve">, or take on any number of emotional or physical manifestations</w:t>
              </w:r>
            </w:ins>
            <w:r w:rsidDel="00000000" w:rsidR="00000000" w:rsidRPr="00000000">
              <w:rPr>
                <w:rtl w:val="0"/>
              </w:rPr>
              <w:t xml:space="preserve">.</w:t>
            </w:r>
          </w:p>
          <w:p w:rsidR="00000000" w:rsidDel="00000000" w:rsidP="00000000" w:rsidRDefault="00000000" w:rsidRPr="00000000" w14:paraId="00000864">
            <w:pPr>
              <w:spacing w:after="240" w:before="240" w:lineRule="auto"/>
              <w:ind w:left="720" w:firstLine="0"/>
              <w:rPr>
                <w:i w:val="1"/>
                <w:iCs w:val="1"/>
              </w:rPr>
            </w:pPr>
            <w:r w:rsidDel="00000000" w:rsidR="00000000" w:rsidRPr="00000000">
              <w:rPr>
                <w:rtl w:val="0"/>
              </w:rPr>
            </w:r>
          </w:p>
          <w:tbl>
            <w:tblPr>
              <w:tblStyle w:val="Table66"/>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5"/>
              <w:tblGridChange w:id="0">
                <w:tblGrid>
                  <w:gridCol w:w="10215"/>
                </w:tblGrid>
              </w:tblGridChange>
            </w:tblGrid>
            <w:tr>
              <w:trPr>
                <w:cantSplit w:val="0"/>
                <w:tblHeader w:val="0"/>
              </w:trPr>
              <w:tc>
                <w:tcPr>
                  <w:shd w:fill="d86564" w:val="clear"/>
                </w:tcPr>
                <w:p w:rsidR="00000000" w:rsidDel="00000000" w:rsidP="00000000" w:rsidRDefault="00000000" w:rsidRPr="00000000" w14:paraId="00000865">
                  <w:pPr>
                    <w:pStyle w:val="Heading2"/>
                    <w:spacing w:after="240" w:before="240" w:lineRule="auto"/>
                    <w:rPr/>
                  </w:pPr>
                  <w:bookmarkStart w:colFirst="0" w:colLast="0" w:name="_3m76kk9mtekq" w:id="164"/>
                  <w:bookmarkEnd w:id="164"/>
                  <w:r w:rsidDel="00000000" w:rsidR="00000000" w:rsidRPr="00000000">
                    <w:rPr>
                      <w:rtl w:val="0"/>
                    </w:rPr>
                    <w:t xml:space="preserve">Invitation to dive deeper </w:t>
                  </w:r>
                </w:p>
                <w:p w:rsidR="00000000" w:rsidDel="00000000" w:rsidP="00000000" w:rsidRDefault="00000000" w:rsidRPr="00000000" w14:paraId="00000866">
                  <w:pPr>
                    <w:numPr>
                      <w:ilvl w:val="0"/>
                      <w:numId w:val="507"/>
                    </w:numPr>
                    <w:spacing w:after="0" w:afterAutospacing="0" w:before="240" w:lineRule="auto"/>
                    <w:ind w:left="720" w:hanging="360"/>
                    <w:rPr>
                      <w:b w:val="1"/>
                      <w:bCs w:val="1"/>
                    </w:rPr>
                  </w:pPr>
                  <w:r w:rsidDel="00000000" w:rsidR="00000000" w:rsidRPr="00000000">
                    <w:rPr>
                      <w:b w:val="1"/>
                      <w:bCs w:val="1"/>
                      <w:rtl w:val="0"/>
                    </w:rPr>
                    <w:t xml:space="preserve">Watch</w:t>
                  </w:r>
                </w:p>
                <w:p w:rsidR="00000000" w:rsidDel="00000000" w:rsidP="00000000" w:rsidRDefault="00000000" w:rsidRPr="00000000" w14:paraId="00000867">
                  <w:pPr>
                    <w:numPr>
                      <w:ilvl w:val="0"/>
                      <w:numId w:val="507"/>
                    </w:numPr>
                    <w:spacing w:after="0" w:afterAutospacing="0" w:before="0" w:beforeAutospacing="0" w:lineRule="auto"/>
                    <w:ind w:left="720" w:hanging="360"/>
                  </w:pPr>
                  <w:hyperlink r:id="rId198">
                    <w:r w:rsidDel="00000000" w:rsidR="00000000" w:rsidRPr="00000000">
                      <w:rPr>
                        <w:color w:val="1155cc"/>
                        <w:u w:val="single"/>
                        <w:rtl w:val="0"/>
                      </w:rPr>
                      <w:t xml:space="preserve">Click here</w:t>
                    </w:r>
                  </w:hyperlink>
                  <w:r w:rsidDel="00000000" w:rsidR="00000000" w:rsidRPr="00000000">
                    <w:rPr>
                      <w:rtl w:val="0"/>
                    </w:rPr>
                    <w:t xml:space="preserve"> to watch YouTube video: </w:t>
                  </w:r>
                  <w:r w:rsidDel="00000000" w:rsidR="00000000" w:rsidRPr="00000000">
                    <w:rPr>
                      <w:b w:val="1"/>
                      <w:bCs w:val="1"/>
                      <w:rtl w:val="0"/>
                    </w:rPr>
                    <w:t xml:space="preserve">Ashlee Consolo – Climate Grief and Loss</w:t>
                  </w:r>
                  <w:r w:rsidDel="00000000" w:rsidR="00000000" w:rsidRPr="00000000">
                    <w:rPr>
                      <w:rtl w:val="0"/>
                    </w:rPr>
                    <w:t xml:space="preserve"> (University of Alberta Sustainability Counsel)</w:t>
                  </w:r>
                  <w:hyperlink r:id="rId199">
                    <w:r w:rsidDel="00000000" w:rsidR="00000000" w:rsidRPr="00000000">
                      <w:rPr>
                        <w:rtl w:val="0"/>
                      </w:rPr>
                      <w:t xml:space="preserve"> </w:t>
                    </w:r>
                  </w:hyperlink>
                  <w:r w:rsidDel="00000000" w:rsidR="00000000" w:rsidRPr="00000000">
                    <w:rPr>
                      <w:rtl w:val="0"/>
                    </w:rPr>
                    <w:t xml:space="preserve">to learn more about Ashlee’s work and research centers around grief and loss experienced by Inuit communities in Labrador. (59.02 minutes)</w:t>
                  </w:r>
                </w:p>
                <w:p w:rsidR="00000000" w:rsidDel="00000000" w:rsidP="00000000" w:rsidRDefault="00000000" w:rsidRPr="00000000" w14:paraId="00000868">
                  <w:pPr>
                    <w:numPr>
                      <w:ilvl w:val="0"/>
                      <w:numId w:val="507"/>
                    </w:numPr>
                    <w:spacing w:after="0" w:afterAutospacing="0" w:before="0" w:beforeAutospacing="0" w:lineRule="auto"/>
                    <w:ind w:left="720" w:hanging="360"/>
                    <w:rPr>
                      <w:b w:val="1"/>
                      <w:bCs w:val="1"/>
                    </w:rPr>
                  </w:pPr>
                  <w:r w:rsidDel="00000000" w:rsidR="00000000" w:rsidRPr="00000000">
                    <w:rPr>
                      <w:b w:val="1"/>
                      <w:bCs w:val="1"/>
                      <w:rtl w:val="0"/>
                    </w:rPr>
                    <w:t xml:space="preserve">Explore</w:t>
                  </w:r>
                </w:p>
                <w:p w:rsidR="00000000" w:rsidDel="00000000" w:rsidP="00000000" w:rsidRDefault="00000000" w:rsidRPr="00000000" w14:paraId="00000869">
                  <w:pPr>
                    <w:numPr>
                      <w:ilvl w:val="0"/>
                      <w:numId w:val="507"/>
                    </w:numPr>
                    <w:spacing w:after="0" w:afterAutospacing="0" w:before="0" w:beforeAutospacing="0" w:lineRule="auto"/>
                    <w:ind w:left="720" w:hanging="360"/>
                  </w:pPr>
                  <w:hyperlink r:id="rId200">
                    <w:r w:rsidDel="00000000" w:rsidR="00000000" w:rsidRPr="00000000">
                      <w:rPr>
                        <w:color w:val="1155cc"/>
                        <w:u w:val="single"/>
                        <w:rtl w:val="0"/>
                      </w:rPr>
                      <w:t xml:space="preserve">Click here</w:t>
                    </w:r>
                  </w:hyperlink>
                  <w:r w:rsidDel="00000000" w:rsidR="00000000" w:rsidRPr="00000000">
                    <w:rPr>
                      <w:rtl w:val="0"/>
                    </w:rPr>
                    <w:t xml:space="preserve"> to view </w:t>
                  </w:r>
                  <w:r w:rsidDel="00000000" w:rsidR="00000000" w:rsidRPr="00000000">
                    <w:rPr>
                      <w:b w:val="1"/>
                      <w:bCs w:val="1"/>
                      <w:rtl w:val="0"/>
                    </w:rPr>
                    <w:t xml:space="preserve">All About Climate Grief: What to Know and What To Do About It </w:t>
                  </w:r>
                  <w:r w:rsidDel="00000000" w:rsidR="00000000" w:rsidRPr="00000000">
                    <w:rPr>
                      <w:rtl w:val="0"/>
                    </w:rPr>
                    <w:t xml:space="preserve">by Climate Mental Health Network which offers an in-depth exploration of climate and ecological grief and practical tools for processing and healing.</w:t>
                  </w:r>
                </w:p>
                <w:p w:rsidR="00000000" w:rsidDel="00000000" w:rsidP="00000000" w:rsidRDefault="00000000" w:rsidRPr="00000000" w14:paraId="0000086A">
                  <w:pPr>
                    <w:numPr>
                      <w:ilvl w:val="0"/>
                      <w:numId w:val="507"/>
                    </w:numPr>
                    <w:spacing w:after="0" w:afterAutospacing="0" w:before="0" w:beforeAutospacing="0" w:lineRule="auto"/>
                    <w:ind w:left="720" w:hanging="360"/>
                  </w:pPr>
                  <w:hyperlink r:id="rId201">
                    <w:r w:rsidDel="00000000" w:rsidR="00000000" w:rsidRPr="00000000">
                      <w:rPr>
                        <w:color w:val="1155cc"/>
                        <w:u w:val="single"/>
                        <w:rtl w:val="0"/>
                      </w:rPr>
                      <w:t xml:space="preserve">Click here</w:t>
                    </w:r>
                  </w:hyperlink>
                  <w:r w:rsidDel="00000000" w:rsidR="00000000" w:rsidRPr="00000000">
                    <w:rPr>
                      <w:rtl w:val="0"/>
                    </w:rPr>
                    <w:t xml:space="preserve"> to view </w:t>
                  </w:r>
                  <w:r w:rsidDel="00000000" w:rsidR="00000000" w:rsidRPr="00000000">
                    <w:rPr>
                      <w:b w:val="1"/>
                      <w:bCs w:val="1"/>
                      <w:rtl w:val="0"/>
                    </w:rPr>
                    <w:t xml:space="preserve">Addressing and Coping with Climate Grief: A toolkit for Group and Individual Use</w:t>
                  </w:r>
                  <w:r w:rsidDel="00000000" w:rsidR="00000000" w:rsidRPr="00000000">
                    <w:rPr>
                      <w:rtl w:val="0"/>
                    </w:rPr>
                    <w:t xml:space="preserve"> by UBC/Sustain BC and Fraser Basin Health which is a collection of activities, reflections, and strategies designed to help individuals and groups understand, process, and cope with climate-related grief and emotional distress.</w:t>
                  </w:r>
                </w:p>
                <w:p w:rsidR="00000000" w:rsidDel="00000000" w:rsidP="00000000" w:rsidRDefault="00000000" w:rsidRPr="00000000" w14:paraId="0000086B">
                  <w:pPr>
                    <w:numPr>
                      <w:ilvl w:val="0"/>
                      <w:numId w:val="507"/>
                    </w:numPr>
                    <w:spacing w:after="240" w:before="0" w:beforeAutospacing="0" w:lineRule="auto"/>
                    <w:ind w:left="720" w:hanging="360"/>
                  </w:pPr>
                  <w:hyperlink r:id="rId202">
                    <w:r w:rsidDel="00000000" w:rsidR="00000000" w:rsidRPr="00000000">
                      <w:rPr>
                        <w:color w:val="1155cc"/>
                        <w:u w:val="single"/>
                        <w:rtl w:val="0"/>
                      </w:rPr>
                      <w:t xml:space="preserve">Click here</w:t>
                    </w:r>
                  </w:hyperlink>
                  <w:r w:rsidDel="00000000" w:rsidR="00000000" w:rsidRPr="00000000">
                    <w:rPr>
                      <w:rtl w:val="0"/>
                    </w:rPr>
                    <w:t xml:space="preserve"> to learn about </w:t>
                  </w:r>
                  <w:r w:rsidDel="00000000" w:rsidR="00000000" w:rsidRPr="00000000">
                    <w:rPr>
                      <w:b w:val="1"/>
                      <w:bCs w:val="1"/>
                      <w:rtl w:val="0"/>
                    </w:rPr>
                    <w:t xml:space="preserve">Good Grief Network</w:t>
                  </w:r>
                  <w:r w:rsidDel="00000000" w:rsidR="00000000" w:rsidRPr="00000000">
                    <w:rPr>
                      <w:rtl w:val="0"/>
                    </w:rPr>
                    <w:t xml:space="preserve"> - ​​</w:t>
                  </w:r>
                  <w:r w:rsidDel="00000000" w:rsidR="00000000" w:rsidRPr="00000000">
                    <w:rPr>
                      <w:i w:val="1"/>
                      <w:iCs w:val="1"/>
                      <w:rtl w:val="0"/>
                    </w:rPr>
                    <w:t xml:space="preserve">a peer support non-profit serving individuals and communities experiencing eco-distress and collective trauma from social and ecological injustices to build collective resilience transforming emotional overwhelm into meaningful </w:t>
                  </w:r>
                  <w:commentRangeStart w:id="170"/>
                  <w:r w:rsidDel="00000000" w:rsidR="00000000" w:rsidRPr="00000000">
                    <w:rPr>
                      <w:i w:val="1"/>
                      <w:iCs w:val="1"/>
                      <w:rtl w:val="0"/>
                    </w:rPr>
                    <w:t xml:space="preserve">action</w:t>
                  </w:r>
                  <w:commentRangeEnd w:id="170"/>
                  <w:r w:rsidDel="00000000" w:rsidR="00000000" w:rsidRPr="00000000">
                    <w:commentReference w:id="170"/>
                  </w:r>
                  <w:r w:rsidDel="00000000" w:rsidR="00000000" w:rsidRPr="00000000">
                    <w:rPr>
                      <w:rtl w:val="0"/>
                    </w:rPr>
                  </w:r>
                </w:p>
              </w:tc>
            </w:tr>
          </w:tbl>
          <w:p w:rsidR="00000000" w:rsidDel="00000000" w:rsidP="00000000" w:rsidRDefault="00000000" w:rsidRPr="00000000" w14:paraId="0000086C">
            <w:pPr>
              <w:spacing w:after="240" w:before="240" w:lineRule="auto"/>
              <w:rPr/>
            </w:pPr>
            <w:commentRangeStart w:id="171"/>
            <w:r w:rsidDel="00000000" w:rsidR="00000000" w:rsidRPr="00000000">
              <w:rPr>
                <w:b w:val="1"/>
                <w:bCs w:val="1"/>
                <w:rtl w:val="0"/>
              </w:rPr>
              <w:t xml:space="preserve">Solastalgia</w:t>
            </w:r>
            <w:commentRangeEnd w:id="171"/>
            <w:r w:rsidDel="00000000" w:rsidR="00000000" w:rsidRPr="00000000">
              <w:commentReference w:id="171"/>
            </w:r>
            <w:r w:rsidDel="00000000" w:rsidR="00000000" w:rsidRPr="00000000">
              <w:rPr>
                <w:rtl w:val="0"/>
              </w:rPr>
              <w:t xml:space="preserve">, a term coined by Glenn Albrecht, refers to the </w:t>
            </w:r>
            <w:ins w:author="Sonya Jakubec" w:id="272" w:date="2025-12-03T05:22:02Z">
              <w:r w:rsidDel="00000000" w:rsidR="00000000" w:rsidRPr="00000000">
                <w:rPr>
                  <w:rtl w:val="0"/>
                </w:rPr>
                <w:t xml:space="preserve">emotional </w:t>
              </w:r>
            </w:ins>
            <w:r w:rsidDel="00000000" w:rsidR="00000000" w:rsidRPr="00000000">
              <w:rPr>
                <w:rtl w:val="0"/>
              </w:rPr>
              <w:t xml:space="preserve">distress of witnessing ongoing environmental change in one’s home environment. Unlike grief that follows a recognized loss, solastalgia is the sense of homesickness and dislocation that arises </w:t>
            </w:r>
            <w:ins w:author="Sonya Jakubec" w:id="273" w:date="2025-12-03T05:22:52Z">
              <w:r w:rsidDel="00000000" w:rsidR="00000000" w:rsidRPr="00000000">
                <w:rPr>
                  <w:rtl w:val="0"/>
                </w:rPr>
                <w:t xml:space="preserve">when you are at home, but that home is fundamentally changed</w:t>
              </w:r>
            </w:ins>
            <w:del w:author="Sonya Jakubec" w:id="273" w:date="2025-12-03T05:22:52Z">
              <w:r w:rsidDel="00000000" w:rsidR="00000000" w:rsidRPr="00000000">
                <w:rPr>
                  <w:rtl w:val="0"/>
                </w:rPr>
                <w:delText xml:space="preserve">in real time</w:delText>
              </w:r>
            </w:del>
            <w:r w:rsidDel="00000000" w:rsidR="00000000" w:rsidRPr="00000000">
              <w:rPr>
                <w:rtl w:val="0"/>
              </w:rPr>
              <w:t xml:space="preserve">. It can manifest as emotional unease or alienation when people remain physically in place yet feel </w:t>
            </w:r>
            <w:ins w:author="Sonya Jakubec" w:id="274" w:date="2025-12-03T05:24:13Z">
              <w:r w:rsidDel="00000000" w:rsidR="00000000" w:rsidRPr="00000000">
                <w:rPr>
                  <w:rtl w:val="0"/>
                </w:rPr>
                <w:t xml:space="preserve">a profound sense of dislocation</w:t>
              </w:r>
            </w:ins>
            <w:del w:author="Sonya Jakubec" w:id="274" w:date="2025-12-03T05:24:13Z">
              <w:r w:rsidDel="00000000" w:rsidR="00000000" w:rsidRPr="00000000">
                <w:rPr>
                  <w:rtl w:val="0"/>
                </w:rPr>
                <w:delText xml:space="preserve">that the essence of their home has been fundamentally altered</w:delText>
              </w:r>
            </w:del>
            <w:r w:rsidDel="00000000" w:rsidR="00000000" w:rsidRPr="00000000">
              <w:rPr>
                <w:rtl w:val="0"/>
              </w:rPr>
              <w:t xml:space="preserve">.</w:t>
            </w:r>
          </w:p>
          <w:p w:rsidR="00000000" w:rsidDel="00000000" w:rsidP="00000000" w:rsidRDefault="00000000" w:rsidRPr="00000000" w14:paraId="0000086D">
            <w:pPr>
              <w:spacing w:after="240" w:before="240" w:lineRule="auto"/>
              <w:rPr/>
            </w:pPr>
            <w:r w:rsidDel="00000000" w:rsidR="00000000" w:rsidRPr="00000000">
              <w:rPr>
                <w:rtl w:val="0"/>
              </w:rPr>
            </w:r>
          </w:p>
          <w:tbl>
            <w:tblPr>
              <w:tblStyle w:val="Table67"/>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086E">
                  <w:pPr>
                    <w:numPr>
                      <w:ilvl w:val="0"/>
                      <w:numId w:val="36"/>
                    </w:numPr>
                    <w:spacing w:after="0" w:afterAutospacing="0"/>
                    <w:ind w:left="720" w:hanging="360"/>
                    <w:rPr>
                      <w:b w:val="1"/>
                      <w:bCs w:val="1"/>
                    </w:rPr>
                  </w:pPr>
                  <w:r w:rsidDel="00000000" w:rsidR="00000000" w:rsidRPr="00000000">
                    <w:rPr>
                      <w:b w:val="1"/>
                      <w:bCs w:val="1"/>
                      <w:rtl w:val="0"/>
                    </w:rPr>
                    <w:t xml:space="preserve">Watch</w:t>
                  </w:r>
                  <w:r w:rsidDel="00000000" w:rsidR="00000000" w:rsidRPr="00000000">
                    <w:rPr>
                      <w:rtl w:val="0"/>
                    </w:rPr>
                  </w:r>
                </w:p>
                <w:p w:rsidR="00000000" w:rsidDel="00000000" w:rsidP="00000000" w:rsidRDefault="00000000" w:rsidRPr="00000000" w14:paraId="0000086F">
                  <w:pPr>
                    <w:numPr>
                      <w:ilvl w:val="0"/>
                      <w:numId w:val="36"/>
                    </w:numPr>
                    <w:spacing w:after="0" w:afterAutospacing="0" w:before="0" w:beforeAutospacing="0" w:lineRule="auto"/>
                    <w:ind w:left="720" w:hanging="360"/>
                  </w:pPr>
                  <w:hyperlink r:id="rId203">
                    <w:r w:rsidDel="00000000" w:rsidR="00000000" w:rsidRPr="00000000">
                      <w:rPr>
                        <w:color w:val="1155cc"/>
                        <w:u w:val="single"/>
                        <w:rtl w:val="0"/>
                      </w:rPr>
                      <w:t xml:space="preserve">Click here</w:t>
                    </w:r>
                  </w:hyperlink>
                  <w:r w:rsidDel="00000000" w:rsidR="00000000" w:rsidRPr="00000000">
                    <w:rPr>
                      <w:rtl w:val="0"/>
                    </w:rPr>
                    <w:t xml:space="preserve"> to watch YouTube video: </w:t>
                  </w:r>
                  <w:r w:rsidDel="00000000" w:rsidR="00000000" w:rsidRPr="00000000">
                    <w:rPr>
                      <w:b w:val="1"/>
                      <w:bCs w:val="1"/>
                      <w:rtl w:val="0"/>
                    </w:rPr>
                    <w:t xml:space="preserve">TEDxSydney – Glenn Albrecht – Environmental Change, Distress &amp; Human Emotion Solastalgia</w:t>
                  </w:r>
                  <w:r w:rsidDel="00000000" w:rsidR="00000000" w:rsidRPr="00000000">
                    <w:rPr>
                      <w:rtl w:val="0"/>
                    </w:rPr>
                    <w:t xml:space="preserve"> (TEDx Talks) to learn about Glenn Albrecht’s concept of solastalgia. (16:13 minutes)</w:t>
                  </w:r>
                </w:p>
                <w:p w:rsidR="00000000" w:rsidDel="00000000" w:rsidP="00000000" w:rsidRDefault="00000000" w:rsidRPr="00000000" w14:paraId="00000870">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Explore</w:t>
                  </w:r>
                </w:p>
                <w:p w:rsidR="00000000" w:rsidDel="00000000" w:rsidP="00000000" w:rsidRDefault="00000000" w:rsidRPr="00000000" w14:paraId="00000871">
                  <w:pPr>
                    <w:numPr>
                      <w:ilvl w:val="0"/>
                      <w:numId w:val="36"/>
                    </w:numPr>
                    <w:spacing w:after="240" w:before="0" w:beforeAutospacing="0" w:lineRule="auto"/>
                    <w:ind w:left="720" w:hanging="360"/>
                  </w:pPr>
                  <w:hyperlink r:id="rId204">
                    <w:r w:rsidDel="00000000" w:rsidR="00000000" w:rsidRPr="00000000">
                      <w:rPr>
                        <w:color w:val="1155cc"/>
                        <w:u w:val="single"/>
                        <w:rtl w:val="0"/>
                      </w:rPr>
                      <w:t xml:space="preserve">Click here</w:t>
                    </w:r>
                  </w:hyperlink>
                  <w:r w:rsidDel="00000000" w:rsidR="00000000" w:rsidRPr="00000000">
                    <w:rPr>
                      <w:rtl w:val="0"/>
                    </w:rPr>
                    <w:t xml:space="preserve"> to learn more about work being done by </w:t>
                  </w:r>
                  <w:r w:rsidDel="00000000" w:rsidR="00000000" w:rsidRPr="00000000">
                    <w:rPr>
                      <w:b w:val="1"/>
                      <w:bCs w:val="1"/>
                      <w:rtl w:val="0"/>
                    </w:rPr>
                    <w:t xml:space="preserve">Solastalgia</w:t>
                  </w:r>
                  <w:r w:rsidDel="00000000" w:rsidR="00000000" w:rsidRPr="00000000">
                    <w:rPr>
                      <w:rtl w:val="0"/>
                    </w:rPr>
                    <w:t xml:space="preserve"> - </w:t>
                  </w:r>
                  <w:r w:rsidDel="00000000" w:rsidR="00000000" w:rsidRPr="00000000">
                    <w:rPr>
                      <w:i w:val="1"/>
                      <w:iCs w:val="1"/>
                      <w:rtl w:val="0"/>
                    </w:rPr>
                    <w:t xml:space="preserve">a youth-led community initiative that actively creates a series of zines and arts-based events focused on amplifying intergenerational and youth voices around climate justice themes, eco-anxiety and eco-emotions.</w:t>
                  </w:r>
                  <w:r w:rsidDel="00000000" w:rsidR="00000000" w:rsidRPr="00000000">
                    <w:rPr>
                      <w:rtl w:val="0"/>
                    </w:rPr>
                  </w:r>
                </w:p>
              </w:tc>
            </w:tr>
          </w:tbl>
          <w:p w:rsidR="00000000" w:rsidDel="00000000" w:rsidP="00000000" w:rsidRDefault="00000000" w:rsidRPr="00000000" w14:paraId="00000872">
            <w:pPr>
              <w:spacing w:after="240" w:before="240" w:lineRule="auto"/>
              <w:rPr/>
            </w:pPr>
            <w:r w:rsidDel="00000000" w:rsidR="00000000" w:rsidRPr="00000000">
              <w:rPr>
                <w:rtl w:val="0"/>
              </w:rPr>
            </w:r>
          </w:p>
          <w:tbl>
            <w:tblPr>
              <w:tblStyle w:val="Table68"/>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0873">
                  <w:pPr>
                    <w:pStyle w:val="Heading2"/>
                    <w:spacing w:after="240" w:before="240" w:lineRule="auto"/>
                    <w:rPr/>
                  </w:pPr>
                  <w:bookmarkStart w:colFirst="0" w:colLast="0" w:name="_mgyv0uz1a6zc" w:id="165"/>
                  <w:bookmarkEnd w:id="165"/>
                  <w:r w:rsidDel="00000000" w:rsidR="00000000" w:rsidRPr="00000000">
                    <w:rPr>
                      <w:rtl w:val="0"/>
                    </w:rPr>
                    <w:t xml:space="preserve">Recognizing the Emotional and Physical Dimensions of Grief and Solastalgia</w:t>
                  </w:r>
                </w:p>
                <w:p w:rsidR="00000000" w:rsidDel="00000000" w:rsidP="00000000" w:rsidRDefault="00000000" w:rsidRPr="00000000" w14:paraId="00000874">
                  <w:pPr>
                    <w:spacing w:after="240" w:before="240" w:lineRule="auto"/>
                    <w:rPr/>
                  </w:pPr>
                  <w:r w:rsidDel="00000000" w:rsidR="00000000" w:rsidRPr="00000000">
                    <w:rPr>
                      <w:rtl w:val="0"/>
                    </w:rPr>
                    <w:t xml:space="preserve">When people experience grief and solastalgia, these feelings often show up in different ways.</w:t>
                  </w:r>
                </w:p>
                <w:p w:rsidR="00000000" w:rsidDel="00000000" w:rsidP="00000000" w:rsidRDefault="00000000" w:rsidRPr="00000000" w14:paraId="00000875">
                  <w:pPr>
                    <w:spacing w:after="240" w:before="240" w:lineRule="auto"/>
                    <w:rPr/>
                  </w:pPr>
                  <w:r w:rsidDel="00000000" w:rsidR="00000000" w:rsidRPr="00000000">
                    <w:rPr>
                      <w:rtl w:val="0"/>
                    </w:rPr>
                    <w:t xml:space="preserve">Below are some of the ways these might be manifested: </w:t>
                  </w:r>
                </w:p>
                <w:p w:rsidR="00000000" w:rsidDel="00000000" w:rsidP="00000000" w:rsidRDefault="00000000" w:rsidRPr="00000000" w14:paraId="00000876">
                  <w:pPr>
                    <w:spacing w:after="240" w:before="240" w:lineRule="auto"/>
                    <w:rPr>
                      <w:color w:val="ffffff"/>
                      <w:shd w:fill="920000" w:val="clear"/>
                    </w:rPr>
                  </w:pPr>
                  <w:r w:rsidDel="00000000" w:rsidR="00000000" w:rsidRPr="00000000">
                    <w:rPr>
                      <w:color w:val="ffffff"/>
                      <w:shd w:fill="920000" w:val="clear"/>
                      <w:rtl w:val="0"/>
                    </w:rPr>
                    <w:t xml:space="preserve">[FLIP CARDS]</w:t>
                  </w:r>
                </w:p>
                <w:p w:rsidR="00000000" w:rsidDel="00000000" w:rsidP="00000000" w:rsidRDefault="00000000" w:rsidRPr="00000000" w14:paraId="00000877">
                  <w:pPr>
                    <w:numPr>
                      <w:ilvl w:val="0"/>
                      <w:numId w:val="422"/>
                    </w:numPr>
                    <w:spacing w:after="0" w:afterAutospacing="0" w:before="240" w:lineRule="auto"/>
                    <w:ind w:left="720" w:hanging="360"/>
                  </w:pPr>
                  <w:r w:rsidDel="00000000" w:rsidR="00000000" w:rsidRPr="00000000">
                    <w:rPr>
                      <w:b w:val="1"/>
                      <w:bCs w:val="1"/>
                      <w:rtl w:val="0"/>
                    </w:rPr>
                    <w:t xml:space="preserve">Feeling Heartbroken</w:t>
                  </w:r>
                  <w:r w:rsidDel="00000000" w:rsidR="00000000" w:rsidRPr="00000000">
                    <w:rPr>
                      <w:rtl w:val="0"/>
                    </w:rPr>
                    <w:t xml:space="preserve">: Persistent feelings of hopelessness and sorrow related to environmental degradation.</w:t>
                    <w:br w:type="textWrapping"/>
                  </w:r>
                </w:p>
                <w:p w:rsidR="00000000" w:rsidDel="00000000" w:rsidP="00000000" w:rsidRDefault="00000000" w:rsidRPr="00000000" w14:paraId="00000878">
                  <w:pPr>
                    <w:numPr>
                      <w:ilvl w:val="0"/>
                      <w:numId w:val="422"/>
                    </w:numPr>
                    <w:spacing w:after="0" w:afterAutospacing="0" w:before="0" w:beforeAutospacing="0" w:lineRule="auto"/>
                    <w:ind w:left="720" w:hanging="360"/>
                  </w:pPr>
                  <w:r w:rsidDel="00000000" w:rsidR="00000000" w:rsidRPr="00000000">
                    <w:rPr>
                      <w:b w:val="1"/>
                      <w:bCs w:val="1"/>
                      <w:rtl w:val="0"/>
                    </w:rPr>
                    <w:t xml:space="preserve">Nervous Worry</w:t>
                  </w:r>
                  <w:r w:rsidDel="00000000" w:rsidR="00000000" w:rsidRPr="00000000">
                    <w:rPr>
                      <w:rtl w:val="0"/>
                    </w:rPr>
                    <w:t xml:space="preserve">: Chronic anxiety about the future of the planet, one's community, or future generations.</w:t>
                    <w:br w:type="textWrapping"/>
                  </w:r>
                </w:p>
                <w:p w:rsidR="00000000" w:rsidDel="00000000" w:rsidP="00000000" w:rsidRDefault="00000000" w:rsidRPr="00000000" w14:paraId="00000879">
                  <w:pPr>
                    <w:numPr>
                      <w:ilvl w:val="0"/>
                      <w:numId w:val="422"/>
                    </w:numPr>
                    <w:spacing w:after="200" w:lineRule="auto"/>
                    <w:ind w:left="720" w:hanging="360"/>
                  </w:pPr>
                  <w:r w:rsidDel="00000000" w:rsidR="00000000" w:rsidRPr="00000000">
                    <w:rPr>
                      <w:b w:val="1"/>
                      <w:bCs w:val="1"/>
                      <w:rtl w:val="0"/>
                    </w:rPr>
                    <w:t xml:space="preserve">Boiling Anger</w:t>
                  </w:r>
                  <w:r w:rsidDel="00000000" w:rsidR="00000000" w:rsidRPr="00000000">
                    <w:rPr>
                      <w:rtl w:val="0"/>
                    </w:rPr>
                    <w:t xml:space="preserve">: Rage at those perceived as contributing to environmental harm or failing to take action.</w:t>
                  </w:r>
                </w:p>
                <w:p w:rsidR="00000000" w:rsidDel="00000000" w:rsidP="00000000" w:rsidRDefault="00000000" w:rsidRPr="00000000" w14:paraId="0000087A">
                  <w:pPr>
                    <w:numPr>
                      <w:ilvl w:val="0"/>
                      <w:numId w:val="422"/>
                    </w:numPr>
                    <w:spacing w:after="200" w:afterAutospacing="0" w:lineRule="auto"/>
                    <w:ind w:left="720" w:hanging="360"/>
                  </w:pPr>
                  <w:r w:rsidDel="00000000" w:rsidR="00000000" w:rsidRPr="00000000">
                    <w:rPr>
                      <w:b w:val="1"/>
                      <w:bCs w:val="1"/>
                      <w:rtl w:val="0"/>
                    </w:rPr>
                    <w:t xml:space="preserve">Unseen Sadness:</w:t>
                  </w:r>
                  <w:r w:rsidDel="00000000" w:rsidR="00000000" w:rsidRPr="00000000">
                    <w:rPr>
                      <w:rtl w:val="0"/>
                    </w:rPr>
                    <w:t xml:space="preserve"> Grief with minimal social or cultural recognition - </w:t>
                  </w:r>
                  <w:r w:rsidDel="00000000" w:rsidR="00000000" w:rsidRPr="00000000">
                    <w:rPr>
                      <w:i w:val="1"/>
                      <w:iCs w:val="1"/>
                      <w:rtl w:val="0"/>
                    </w:rPr>
                    <w:t xml:space="preserve">disenfranchised grief</w:t>
                  </w:r>
                  <w:r w:rsidDel="00000000" w:rsidR="00000000" w:rsidRPr="00000000">
                    <w:rPr>
                      <w:rtl w:val="0"/>
                    </w:rPr>
                    <w:t xml:space="preserve">.</w:t>
                  </w:r>
                </w:p>
                <w:p w:rsidR="00000000" w:rsidDel="00000000" w:rsidP="00000000" w:rsidRDefault="00000000" w:rsidRPr="00000000" w14:paraId="0000087B">
                  <w:pPr>
                    <w:numPr>
                      <w:ilvl w:val="0"/>
                      <w:numId w:val="422"/>
                    </w:numPr>
                    <w:spacing w:after="0" w:afterAutospacing="0" w:before="200" w:beforeAutospacing="0" w:lineRule="auto"/>
                    <w:ind w:left="720" w:hanging="360"/>
                  </w:pPr>
                  <w:r w:rsidDel="00000000" w:rsidR="00000000" w:rsidRPr="00000000">
                    <w:rPr>
                      <w:b w:val="1"/>
                      <w:bCs w:val="1"/>
                      <w:rtl w:val="0"/>
                    </w:rPr>
                    <w:t xml:space="preserve">Crushing Guilt</w:t>
                  </w:r>
                  <w:r w:rsidDel="00000000" w:rsidR="00000000" w:rsidRPr="00000000">
                    <w:rPr>
                      <w:rtl w:val="0"/>
                    </w:rPr>
                    <w:t xml:space="preserve">: Shame about personal or collective contributions to environmental damage, such as a high carbon footprint.</w:t>
                    <w:br w:type="textWrapping"/>
                  </w:r>
                </w:p>
                <w:p w:rsidR="00000000" w:rsidDel="00000000" w:rsidP="00000000" w:rsidRDefault="00000000" w:rsidRPr="00000000" w14:paraId="0000087C">
                  <w:pPr>
                    <w:numPr>
                      <w:ilvl w:val="0"/>
                      <w:numId w:val="422"/>
                    </w:numPr>
                    <w:spacing w:after="0" w:afterAutospacing="0" w:before="0" w:beforeAutospacing="0" w:lineRule="auto"/>
                    <w:ind w:left="720" w:hanging="360"/>
                  </w:pPr>
                  <w:r w:rsidDel="00000000" w:rsidR="00000000" w:rsidRPr="00000000">
                    <w:rPr>
                      <w:b w:val="1"/>
                      <w:bCs w:val="1"/>
                      <w:rtl w:val="0"/>
                    </w:rPr>
                    <w:t xml:space="preserve">Longing for the Past</w:t>
                  </w:r>
                  <w:r w:rsidDel="00000000" w:rsidR="00000000" w:rsidRPr="00000000">
                    <w:rPr>
                      <w:rtl w:val="0"/>
                    </w:rPr>
                    <w:t xml:space="preserve">: Nostalgia for a time or place that has been lost due to environmental changes.</w:t>
                    <w:br w:type="textWrapping"/>
                  </w:r>
                </w:p>
                <w:p w:rsidR="00000000" w:rsidDel="00000000" w:rsidP="00000000" w:rsidRDefault="00000000" w:rsidRPr="00000000" w14:paraId="0000087D">
                  <w:pPr>
                    <w:numPr>
                      <w:ilvl w:val="0"/>
                      <w:numId w:val="422"/>
                    </w:numPr>
                    <w:spacing w:after="0" w:afterAutospacing="0" w:before="0" w:beforeAutospacing="0" w:lineRule="auto"/>
                    <w:ind w:left="720" w:hanging="360"/>
                  </w:pPr>
                  <w:r w:rsidDel="00000000" w:rsidR="00000000" w:rsidRPr="00000000">
                    <w:rPr>
                      <w:b w:val="1"/>
                      <w:bCs w:val="1"/>
                      <w:rtl w:val="0"/>
                    </w:rPr>
                    <w:t xml:space="preserve">Can't Stop Thinking About It</w:t>
                  </w:r>
                  <w:r w:rsidDel="00000000" w:rsidR="00000000" w:rsidRPr="00000000">
                    <w:rPr>
                      <w:rtl w:val="0"/>
                    </w:rPr>
                    <w:t xml:space="preserve">: Persistent thoughts about climate change and its impacts.</w:t>
                    <w:br w:type="textWrapping"/>
                  </w:r>
                </w:p>
                <w:p w:rsidR="00000000" w:rsidDel="00000000" w:rsidP="00000000" w:rsidRDefault="00000000" w:rsidRPr="00000000" w14:paraId="0000087E">
                  <w:pPr>
                    <w:numPr>
                      <w:ilvl w:val="0"/>
                      <w:numId w:val="422"/>
                    </w:numPr>
                    <w:spacing w:after="0" w:afterAutospacing="0" w:before="0" w:beforeAutospacing="0" w:lineRule="auto"/>
                    <w:ind w:left="720" w:hanging="360"/>
                  </w:pPr>
                  <w:r w:rsidDel="00000000" w:rsidR="00000000" w:rsidRPr="00000000">
                    <w:rPr>
                      <w:b w:val="1"/>
                      <w:bCs w:val="1"/>
                      <w:rtl w:val="0"/>
                    </w:rPr>
                    <w:t xml:space="preserve">No Faith in the System</w:t>
                  </w:r>
                  <w:r w:rsidDel="00000000" w:rsidR="00000000" w:rsidRPr="00000000">
                    <w:rPr>
                      <w:rtl w:val="0"/>
                    </w:rPr>
                    <w:t xml:space="preserve">: Cynicism toward governments, corporations, or organizations perceived as neglectful.</w:t>
                    <w:br w:type="textWrapping"/>
                  </w:r>
                </w:p>
                <w:p w:rsidR="00000000" w:rsidDel="00000000" w:rsidP="00000000" w:rsidRDefault="00000000" w:rsidRPr="00000000" w14:paraId="0000087F">
                  <w:pPr>
                    <w:numPr>
                      <w:ilvl w:val="0"/>
                      <w:numId w:val="422"/>
                    </w:numPr>
                    <w:spacing w:after="0" w:afterAutospacing="0" w:before="0" w:beforeAutospacing="0" w:lineRule="auto"/>
                    <w:ind w:left="720" w:hanging="360"/>
                  </w:pPr>
                  <w:r w:rsidDel="00000000" w:rsidR="00000000" w:rsidRPr="00000000">
                    <w:rPr>
                      <w:b w:val="1"/>
                      <w:bCs w:val="1"/>
                      <w:rtl w:val="0"/>
                    </w:rPr>
                    <w:t xml:space="preserve">Stuck, Can't Decide</w:t>
                  </w:r>
                  <w:r w:rsidDel="00000000" w:rsidR="00000000" w:rsidRPr="00000000">
                    <w:rPr>
                      <w:rtl w:val="0"/>
                    </w:rPr>
                    <w:t xml:space="preserve">: Difficulty making choices due to a fear of ecological consequences.</w:t>
                    <w:br w:type="textWrapping"/>
                  </w:r>
                </w:p>
                <w:p w:rsidR="00000000" w:rsidDel="00000000" w:rsidP="00000000" w:rsidRDefault="00000000" w:rsidRPr="00000000" w14:paraId="00000880">
                  <w:pPr>
                    <w:numPr>
                      <w:ilvl w:val="0"/>
                      <w:numId w:val="422"/>
                    </w:numPr>
                    <w:spacing w:after="0" w:afterAutospacing="0" w:before="0" w:beforeAutospacing="0" w:lineRule="auto"/>
                    <w:ind w:left="720" w:hanging="360"/>
                  </w:pPr>
                  <w:r w:rsidDel="00000000" w:rsidR="00000000" w:rsidRPr="00000000">
                    <w:rPr>
                      <w:b w:val="1"/>
                      <w:bCs w:val="1"/>
                      <w:rtl w:val="0"/>
                    </w:rPr>
                    <w:t xml:space="preserve">All-In on Activism</w:t>
                  </w:r>
                  <w:r w:rsidDel="00000000" w:rsidR="00000000" w:rsidRPr="00000000">
                    <w:rPr>
                      <w:rtl w:val="0"/>
                    </w:rPr>
                    <w:t xml:space="preserve">: Increased participation in environmental movements as a coping mechanism.</w:t>
                    <w:br w:type="textWrapping"/>
                  </w:r>
                </w:p>
                <w:p w:rsidR="00000000" w:rsidDel="00000000" w:rsidP="00000000" w:rsidRDefault="00000000" w:rsidRPr="00000000" w14:paraId="00000881">
                  <w:pPr>
                    <w:numPr>
                      <w:ilvl w:val="0"/>
                      <w:numId w:val="422"/>
                    </w:numPr>
                    <w:spacing w:after="0" w:afterAutospacing="0" w:before="0" w:beforeAutospacing="0" w:lineRule="auto"/>
                    <w:ind w:left="720" w:hanging="360"/>
                  </w:pPr>
                  <w:r w:rsidDel="00000000" w:rsidR="00000000" w:rsidRPr="00000000">
                    <w:rPr>
                      <w:b w:val="1"/>
                      <w:bCs w:val="1"/>
                      <w:rtl w:val="0"/>
                    </w:rPr>
                    <w:t xml:space="preserve">Hiding From It All</w:t>
                  </w:r>
                  <w:r w:rsidDel="00000000" w:rsidR="00000000" w:rsidRPr="00000000">
                    <w:rPr>
                      <w:rtl w:val="0"/>
                    </w:rPr>
                    <w:t xml:space="preserve">: Refusing to engage with climate-related news or avoiding outdoor spaces due to environmental degradation.</w:t>
                    <w:br w:type="textWrapping"/>
                  </w:r>
                </w:p>
                <w:p w:rsidR="00000000" w:rsidDel="00000000" w:rsidP="00000000" w:rsidRDefault="00000000" w:rsidRPr="00000000" w14:paraId="00000882">
                  <w:pPr>
                    <w:numPr>
                      <w:ilvl w:val="0"/>
                      <w:numId w:val="422"/>
                    </w:numPr>
                    <w:spacing w:after="0" w:afterAutospacing="0" w:before="0" w:beforeAutospacing="0" w:lineRule="auto"/>
                    <w:ind w:left="720" w:hanging="360"/>
                  </w:pPr>
                  <w:r w:rsidDel="00000000" w:rsidR="00000000" w:rsidRPr="00000000">
                    <w:rPr>
                      <w:b w:val="1"/>
                      <w:bCs w:val="1"/>
                      <w:rtl w:val="0"/>
                    </w:rPr>
                    <w:t xml:space="preserve">Overdoing or Overbuying</w:t>
                  </w:r>
                  <w:r w:rsidDel="00000000" w:rsidR="00000000" w:rsidRPr="00000000">
                    <w:rPr>
                      <w:rtl w:val="0"/>
                    </w:rPr>
                    <w:t xml:space="preserve">: Acting out through excessive consumption or becoming overly strict in sustainability practices.</w:t>
                    <w:br w:type="textWrapping"/>
                  </w:r>
                </w:p>
                <w:p w:rsidR="00000000" w:rsidDel="00000000" w:rsidP="00000000" w:rsidRDefault="00000000" w:rsidRPr="00000000" w14:paraId="00000883">
                  <w:pPr>
                    <w:numPr>
                      <w:ilvl w:val="0"/>
                      <w:numId w:val="422"/>
                    </w:numPr>
                    <w:spacing w:after="0" w:afterAutospacing="0" w:before="0" w:beforeAutospacing="0" w:lineRule="auto"/>
                    <w:ind w:left="720" w:hanging="360"/>
                  </w:pPr>
                  <w:r w:rsidDel="00000000" w:rsidR="00000000" w:rsidRPr="00000000">
                    <w:rPr>
                      <w:b w:val="1"/>
                      <w:bCs w:val="1"/>
                      <w:rtl w:val="0"/>
                    </w:rPr>
                    <w:t xml:space="preserve">Pulling Away From People</w:t>
                  </w:r>
                  <w:r w:rsidDel="00000000" w:rsidR="00000000" w:rsidRPr="00000000">
                    <w:rPr>
                      <w:rtl w:val="0"/>
                    </w:rPr>
                    <w:t xml:space="preserve">: Withdrawal from relationships or communities due to feelings of alienation or despair.</w:t>
                    <w:br w:type="textWrapping"/>
                  </w:r>
                </w:p>
                <w:p w:rsidR="00000000" w:rsidDel="00000000" w:rsidP="00000000" w:rsidRDefault="00000000" w:rsidRPr="00000000" w14:paraId="00000884">
                  <w:pPr>
                    <w:numPr>
                      <w:ilvl w:val="0"/>
                      <w:numId w:val="422"/>
                    </w:numPr>
                    <w:spacing w:after="0" w:afterAutospacing="0" w:before="0" w:beforeAutospacing="0" w:lineRule="auto"/>
                    <w:ind w:left="720" w:hanging="360"/>
                  </w:pPr>
                  <w:r w:rsidDel="00000000" w:rsidR="00000000" w:rsidRPr="00000000">
                    <w:rPr>
                      <w:b w:val="1"/>
                      <w:bCs w:val="1"/>
                      <w:rtl w:val="0"/>
                    </w:rPr>
                    <w:t xml:space="preserve">Can't Sleep at Night</w:t>
                  </w:r>
                  <w:r w:rsidDel="00000000" w:rsidR="00000000" w:rsidRPr="00000000">
                    <w:rPr>
                      <w:rtl w:val="0"/>
                    </w:rPr>
                    <w:t xml:space="preserve">: Insomnia or nightmares related to climate events.</w:t>
                    <w:br w:type="textWrapping"/>
                  </w:r>
                </w:p>
                <w:p w:rsidR="00000000" w:rsidDel="00000000" w:rsidP="00000000" w:rsidRDefault="00000000" w:rsidRPr="00000000" w14:paraId="00000885">
                  <w:pPr>
                    <w:numPr>
                      <w:ilvl w:val="0"/>
                      <w:numId w:val="422"/>
                    </w:numPr>
                    <w:spacing w:after="0" w:afterAutospacing="0" w:before="0" w:beforeAutospacing="0" w:lineRule="auto"/>
                    <w:ind w:left="720" w:hanging="360"/>
                  </w:pPr>
                  <w:r w:rsidDel="00000000" w:rsidR="00000000" w:rsidRPr="00000000">
                    <w:rPr>
                      <w:b w:val="1"/>
                      <w:bCs w:val="1"/>
                      <w:rtl w:val="0"/>
                    </w:rPr>
                    <w:t xml:space="preserve">Eating Too Much or Too Little</w:t>
                  </w:r>
                  <w:r w:rsidDel="00000000" w:rsidR="00000000" w:rsidRPr="00000000">
                    <w:rPr>
                      <w:rtl w:val="0"/>
                    </w:rPr>
                    <w:t xml:space="preserve">: Changes in appetite due to stress or grief over ecological issues.</w:t>
                    <w:br w:type="textWrapping"/>
                  </w:r>
                </w:p>
                <w:p w:rsidR="00000000" w:rsidDel="00000000" w:rsidP="00000000" w:rsidRDefault="00000000" w:rsidRPr="00000000" w14:paraId="00000886">
                  <w:pPr>
                    <w:numPr>
                      <w:ilvl w:val="0"/>
                      <w:numId w:val="422"/>
                    </w:numPr>
                    <w:spacing w:after="0" w:afterAutospacing="0" w:before="0" w:beforeAutospacing="0" w:lineRule="auto"/>
                    <w:ind w:left="720" w:hanging="360"/>
                  </w:pPr>
                  <w:r w:rsidDel="00000000" w:rsidR="00000000" w:rsidRPr="00000000">
                    <w:rPr>
                      <w:b w:val="1"/>
                      <w:bCs w:val="1"/>
                      <w:rtl w:val="0"/>
                    </w:rPr>
                    <w:t xml:space="preserve">Body Aches With No Reason</w:t>
                  </w:r>
                  <w:r w:rsidDel="00000000" w:rsidR="00000000" w:rsidRPr="00000000">
                    <w:rPr>
                      <w:rtl w:val="0"/>
                    </w:rPr>
                    <w:t xml:space="preserve">: Somatic complaints such as headaches, fatigue, or body aches without clear medical causes.</w:t>
                    <w:br w:type="textWrapping"/>
                  </w:r>
                </w:p>
                <w:p w:rsidR="00000000" w:rsidDel="00000000" w:rsidP="00000000" w:rsidRDefault="00000000" w:rsidRPr="00000000" w14:paraId="00000887">
                  <w:pPr>
                    <w:numPr>
                      <w:ilvl w:val="0"/>
                      <w:numId w:val="422"/>
                    </w:numPr>
                    <w:spacing w:after="0" w:afterAutospacing="0" w:before="0" w:beforeAutospacing="0" w:lineRule="auto"/>
                    <w:ind w:left="720" w:hanging="360"/>
                  </w:pPr>
                  <w:r w:rsidDel="00000000" w:rsidR="00000000" w:rsidRPr="00000000">
                    <w:rPr>
                      <w:b w:val="1"/>
                      <w:bCs w:val="1"/>
                      <w:rtl w:val="0"/>
                    </w:rPr>
                    <w:t xml:space="preserve">Fighting Over Climate</w:t>
                  </w:r>
                  <w:r w:rsidDel="00000000" w:rsidR="00000000" w:rsidRPr="00000000">
                    <w:rPr>
                      <w:rtl w:val="0"/>
                    </w:rPr>
                    <w:t xml:space="preserve">: Tension in relationships over differing views on climate action or responsibility.</w:t>
                    <w:br w:type="textWrapping"/>
                  </w:r>
                </w:p>
                <w:p w:rsidR="00000000" w:rsidDel="00000000" w:rsidP="00000000" w:rsidRDefault="00000000" w:rsidRPr="00000000" w14:paraId="00000888">
                  <w:pPr>
                    <w:numPr>
                      <w:ilvl w:val="0"/>
                      <w:numId w:val="422"/>
                    </w:numPr>
                    <w:spacing w:after="0" w:afterAutospacing="0" w:before="0" w:beforeAutospacing="0" w:lineRule="auto"/>
                    <w:ind w:left="720" w:hanging="360"/>
                  </w:pPr>
                  <w:r w:rsidDel="00000000" w:rsidR="00000000" w:rsidRPr="00000000">
                    <w:rPr>
                      <w:b w:val="1"/>
                      <w:bCs w:val="1"/>
                      <w:rtl w:val="0"/>
                    </w:rPr>
                    <w:t xml:space="preserve">Feeling Alone in This</w:t>
                  </w:r>
                  <w:r w:rsidDel="00000000" w:rsidR="00000000" w:rsidRPr="00000000">
                    <w:rPr>
                      <w:rtl w:val="0"/>
                    </w:rPr>
                    <w:t xml:space="preserve">: Isolation from others who don’t share the same concerns about climate change.</w:t>
                    <w:br w:type="textWrapping"/>
                  </w:r>
                </w:p>
                <w:p w:rsidR="00000000" w:rsidDel="00000000" w:rsidP="00000000" w:rsidRDefault="00000000" w:rsidRPr="00000000" w14:paraId="00000889">
                  <w:pPr>
                    <w:numPr>
                      <w:ilvl w:val="0"/>
                      <w:numId w:val="422"/>
                    </w:numPr>
                    <w:spacing w:after="0" w:afterAutospacing="0" w:before="0" w:beforeAutospacing="0" w:lineRule="auto"/>
                    <w:ind w:left="720" w:hanging="360"/>
                  </w:pPr>
                  <w:r w:rsidDel="00000000" w:rsidR="00000000" w:rsidRPr="00000000">
                    <w:rPr>
                      <w:b w:val="1"/>
                      <w:bCs w:val="1"/>
                      <w:rtl w:val="0"/>
                    </w:rPr>
                    <w:t xml:space="preserve">Caring More Than Ever</w:t>
                  </w:r>
                  <w:r w:rsidDel="00000000" w:rsidR="00000000" w:rsidRPr="00000000">
                    <w:rPr>
                      <w:rtl w:val="0"/>
                    </w:rPr>
                    <w:t xml:space="preserve">: Heightened compassion for those affected by climate disasters.</w:t>
                    <w:br w:type="textWrapping"/>
                  </w:r>
                </w:p>
                <w:p w:rsidR="00000000" w:rsidDel="00000000" w:rsidP="00000000" w:rsidRDefault="00000000" w:rsidRPr="00000000" w14:paraId="0000088A">
                  <w:pPr>
                    <w:numPr>
                      <w:ilvl w:val="0"/>
                      <w:numId w:val="422"/>
                    </w:numPr>
                    <w:spacing w:after="0" w:afterAutospacing="0" w:before="0" w:beforeAutospacing="0" w:lineRule="auto"/>
                    <w:ind w:left="720" w:hanging="360"/>
                  </w:pPr>
                  <w:r w:rsidDel="00000000" w:rsidR="00000000" w:rsidRPr="00000000">
                    <w:rPr>
                      <w:b w:val="1"/>
                      <w:bCs w:val="1"/>
                      <w:rtl w:val="0"/>
                    </w:rPr>
                    <w:t xml:space="preserve">What's the Point?</w:t>
                  </w:r>
                  <w:r w:rsidDel="00000000" w:rsidR="00000000" w:rsidRPr="00000000">
                    <w:rPr>
                      <w:rtl w:val="0"/>
                    </w:rPr>
                    <w:t xml:space="preserve">: Questioning one’s purpose or humanity’s place in the world (existential crisis).</w:t>
                    <w:br w:type="textWrapping"/>
                  </w:r>
                </w:p>
                <w:p w:rsidR="00000000" w:rsidDel="00000000" w:rsidP="00000000" w:rsidRDefault="00000000" w:rsidRPr="00000000" w14:paraId="0000088B">
                  <w:pPr>
                    <w:numPr>
                      <w:ilvl w:val="0"/>
                      <w:numId w:val="422"/>
                    </w:numPr>
                    <w:spacing w:after="0" w:afterAutospacing="0" w:before="0" w:beforeAutospacing="0" w:lineRule="auto"/>
                    <w:ind w:left="720" w:hanging="360"/>
                  </w:pPr>
                  <w:r w:rsidDel="00000000" w:rsidR="00000000" w:rsidRPr="00000000">
                    <w:rPr>
                      <w:b w:val="1"/>
                      <w:bCs w:val="1"/>
                      <w:rtl w:val="0"/>
                    </w:rPr>
                    <w:t xml:space="preserve">Questioning Beliefs</w:t>
                  </w:r>
                  <w:r w:rsidDel="00000000" w:rsidR="00000000" w:rsidRPr="00000000">
                    <w:rPr>
                      <w:rtl w:val="0"/>
                    </w:rPr>
                    <w:t xml:space="preserve">: Feeling abandoned by religious or spiritual systems that don’t address ecological issues.</w:t>
                    <w:br w:type="textWrapping"/>
                  </w:r>
                </w:p>
                <w:p w:rsidR="00000000" w:rsidDel="00000000" w:rsidP="00000000" w:rsidRDefault="00000000" w:rsidRPr="00000000" w14:paraId="0000088C">
                  <w:pPr>
                    <w:numPr>
                      <w:ilvl w:val="0"/>
                      <w:numId w:val="422"/>
                    </w:numPr>
                    <w:spacing w:after="0" w:afterAutospacing="0" w:before="0" w:beforeAutospacing="0" w:lineRule="auto"/>
                    <w:ind w:left="720" w:hanging="360"/>
                  </w:pPr>
                  <w:r w:rsidDel="00000000" w:rsidR="00000000" w:rsidRPr="00000000">
                    <w:rPr>
                      <w:b w:val="1"/>
                      <w:bCs w:val="1"/>
                      <w:rtl w:val="0"/>
                    </w:rPr>
                    <w:t xml:space="preserve">Looking for Answers</w:t>
                  </w:r>
                  <w:r w:rsidDel="00000000" w:rsidR="00000000" w:rsidRPr="00000000">
                    <w:rPr>
                      <w:rtl w:val="0"/>
                    </w:rPr>
                    <w:t xml:space="preserve">: Turning to spirituality or Indigenous practices to find solace or understanding.</w:t>
                    <w:br w:type="textWrapping"/>
                  </w:r>
                </w:p>
                <w:p w:rsidR="00000000" w:rsidDel="00000000" w:rsidP="00000000" w:rsidRDefault="00000000" w:rsidRPr="00000000" w14:paraId="0000088D">
                  <w:pPr>
                    <w:numPr>
                      <w:ilvl w:val="0"/>
                      <w:numId w:val="422"/>
                    </w:numPr>
                    <w:spacing w:after="0" w:afterAutospacing="0" w:before="0" w:beforeAutospacing="0" w:lineRule="auto"/>
                    <w:ind w:left="720" w:hanging="360"/>
                  </w:pPr>
                  <w:r w:rsidDel="00000000" w:rsidR="00000000" w:rsidRPr="00000000">
                    <w:rPr>
                      <w:b w:val="1"/>
                      <w:bCs w:val="1"/>
                      <w:rtl w:val="0"/>
                    </w:rPr>
                    <w:t xml:space="preserve">Losing Our Traditions</w:t>
                  </w:r>
                  <w:r w:rsidDel="00000000" w:rsidR="00000000" w:rsidRPr="00000000">
                    <w:rPr>
                      <w:rtl w:val="0"/>
                    </w:rPr>
                    <w:t xml:space="preserve">: Grief over the loss of cultural customs tied to changing ecosystems.</w:t>
                    <w:br w:type="textWrapping"/>
                  </w:r>
                </w:p>
                <w:p w:rsidR="00000000" w:rsidDel="00000000" w:rsidP="00000000" w:rsidRDefault="00000000" w:rsidRPr="00000000" w14:paraId="0000088E">
                  <w:pPr>
                    <w:numPr>
                      <w:ilvl w:val="0"/>
                      <w:numId w:val="422"/>
                    </w:numPr>
                    <w:spacing w:after="0" w:afterAutospacing="0" w:before="0" w:beforeAutospacing="0" w:lineRule="auto"/>
                    <w:ind w:left="720" w:hanging="360"/>
                  </w:pPr>
                  <w:r w:rsidDel="00000000" w:rsidR="00000000" w:rsidRPr="00000000">
                    <w:rPr>
                      <w:b w:val="1"/>
                      <w:bCs w:val="1"/>
                      <w:rtl w:val="0"/>
                    </w:rPr>
                    <w:t xml:space="preserve">Who Am I Without This Place?</w:t>
                  </w:r>
                  <w:r w:rsidDel="00000000" w:rsidR="00000000" w:rsidRPr="00000000">
                    <w:rPr>
                      <w:rtl w:val="0"/>
                    </w:rPr>
                    <w:t xml:space="preserve">: Loss of identity tied to a specific environment or landscape.</w:t>
                    <w:br w:type="textWrapping"/>
                  </w:r>
                </w:p>
                <w:p w:rsidR="00000000" w:rsidDel="00000000" w:rsidP="00000000" w:rsidRDefault="00000000" w:rsidRPr="00000000" w14:paraId="0000088F">
                  <w:pPr>
                    <w:numPr>
                      <w:ilvl w:val="0"/>
                      <w:numId w:val="422"/>
                    </w:numPr>
                    <w:spacing w:after="0" w:afterAutospacing="0" w:before="0" w:beforeAutospacing="0" w:lineRule="auto"/>
                    <w:ind w:left="720" w:hanging="360"/>
                  </w:pPr>
                  <w:commentRangeStart w:id="172"/>
                  <w:r w:rsidDel="00000000" w:rsidR="00000000" w:rsidRPr="00000000">
                    <w:rPr>
                      <w:b w:val="1"/>
                      <w:bCs w:val="1"/>
                      <w:rtl w:val="0"/>
                    </w:rPr>
                    <w:t xml:space="preserve">Turning Grief Into Art</w:t>
                  </w:r>
                  <w:r w:rsidDel="00000000" w:rsidR="00000000" w:rsidRPr="00000000">
                    <w:rPr>
                      <w:rtl w:val="0"/>
                    </w:rPr>
                    <w:t xml:space="preserve">: Creating art, music, or literature to process and express environmental grief.</w:t>
                    <w:br w:type="textWrapping"/>
                  </w:r>
                </w:p>
                <w:p w:rsidR="00000000" w:rsidDel="00000000" w:rsidP="00000000" w:rsidRDefault="00000000" w:rsidRPr="00000000" w14:paraId="00000890">
                  <w:pPr>
                    <w:numPr>
                      <w:ilvl w:val="0"/>
                      <w:numId w:val="422"/>
                    </w:numPr>
                    <w:spacing w:after="0" w:afterAutospacing="0" w:before="0" w:beforeAutospacing="0" w:lineRule="auto"/>
                    <w:ind w:left="720" w:hanging="360"/>
                  </w:pPr>
                  <w:r w:rsidDel="00000000" w:rsidR="00000000" w:rsidRPr="00000000">
                    <w:rPr>
                      <w:b w:val="1"/>
                      <w:bCs w:val="1"/>
                      <w:rtl w:val="0"/>
                    </w:rPr>
                    <w:t xml:space="preserve">We Grieve Together</w:t>
                  </w:r>
                  <w:r w:rsidDel="00000000" w:rsidR="00000000" w:rsidRPr="00000000">
                    <w:rPr>
                      <w:rtl w:val="0"/>
                    </w:rPr>
                    <w:t xml:space="preserve">: Shared mourning within communities impacted by natural disasters or environmental change</w:t>
                  </w:r>
                  <w:commentRangeEnd w:id="172"/>
                  <w:r w:rsidDel="00000000" w:rsidR="00000000" w:rsidRPr="00000000">
                    <w:commentReference w:id="172"/>
                  </w:r>
                  <w:r w:rsidDel="00000000" w:rsidR="00000000" w:rsidRPr="00000000">
                    <w:rPr>
                      <w:rtl w:val="0"/>
                    </w:rPr>
                    <w:t xml:space="preserve">.</w:t>
                    <w:br w:type="textWrapping"/>
                  </w:r>
                </w:p>
                <w:p w:rsidR="00000000" w:rsidDel="00000000" w:rsidP="00000000" w:rsidRDefault="00000000" w:rsidRPr="00000000" w14:paraId="00000891">
                  <w:pPr>
                    <w:numPr>
                      <w:ilvl w:val="0"/>
                      <w:numId w:val="422"/>
                    </w:numPr>
                    <w:spacing w:after="0" w:afterAutospacing="0" w:before="0" w:beforeAutospacing="0" w:lineRule="auto"/>
                    <w:ind w:left="720" w:hanging="360"/>
                  </w:pPr>
                  <w:r w:rsidDel="00000000" w:rsidR="00000000" w:rsidRPr="00000000">
                    <w:rPr>
                      <w:b w:val="1"/>
                      <w:bCs w:val="1"/>
                      <w:rtl w:val="0"/>
                    </w:rPr>
                    <w:t xml:space="preserve">Too Tired to Fight</w:t>
                  </w:r>
                  <w:r w:rsidDel="00000000" w:rsidR="00000000" w:rsidRPr="00000000">
                    <w:rPr>
                      <w:rtl w:val="0"/>
                    </w:rPr>
                    <w:t xml:space="preserve">: Exhaustion from ongoing advocacy without perceived progress (activist burnout).</w:t>
                    <w:br w:type="textWrapping"/>
                  </w:r>
                </w:p>
                <w:p w:rsidR="00000000" w:rsidDel="00000000" w:rsidP="00000000" w:rsidRDefault="00000000" w:rsidRPr="00000000" w14:paraId="00000892">
                  <w:pPr>
                    <w:numPr>
                      <w:ilvl w:val="0"/>
                      <w:numId w:val="422"/>
                    </w:numPr>
                    <w:spacing w:after="0" w:afterAutospacing="0" w:before="0" w:beforeAutospacing="0" w:lineRule="auto"/>
                    <w:ind w:left="720" w:hanging="360"/>
                  </w:pPr>
                  <w:r w:rsidDel="00000000" w:rsidR="00000000" w:rsidRPr="00000000">
                    <w:rPr>
                      <w:b w:val="1"/>
                      <w:bCs w:val="1"/>
                      <w:rtl w:val="0"/>
                    </w:rPr>
                    <w:t xml:space="preserve">Finding Strength Together</w:t>
                  </w:r>
                  <w:r w:rsidDel="00000000" w:rsidR="00000000" w:rsidRPr="00000000">
                    <w:rPr>
                      <w:rtl w:val="0"/>
                    </w:rPr>
                    <w:t xml:space="preserve">: Community efforts to adapt and rebuild despite ecological losses (resilience building).</w:t>
                    <w:br w:type="textWrapping"/>
                  </w:r>
                </w:p>
                <w:p w:rsidR="00000000" w:rsidDel="00000000" w:rsidP="00000000" w:rsidRDefault="00000000" w:rsidRPr="00000000" w14:paraId="00000893">
                  <w:pPr>
                    <w:numPr>
                      <w:ilvl w:val="0"/>
                      <w:numId w:val="422"/>
                    </w:numPr>
                    <w:spacing w:after="0" w:afterAutospacing="0" w:before="0" w:beforeAutospacing="0" w:lineRule="auto"/>
                    <w:ind w:left="720" w:hanging="360"/>
                  </w:pPr>
                  <w:r w:rsidDel="00000000" w:rsidR="00000000" w:rsidRPr="00000000">
                    <w:rPr>
                      <w:b w:val="1"/>
                      <w:bCs w:val="1"/>
                      <w:rtl w:val="0"/>
                    </w:rPr>
                    <w:t xml:space="preserve">Worried About My Future</w:t>
                  </w:r>
                  <w:r w:rsidDel="00000000" w:rsidR="00000000" w:rsidRPr="00000000">
                    <w:rPr>
                      <w:rtl w:val="0"/>
                    </w:rPr>
                    <w:t xml:space="preserve">: Heightened distress in young people over the future due to increased awareness of climate change.</w:t>
                    <w:br w:type="textWrapping"/>
                  </w:r>
                </w:p>
                <w:p w:rsidR="00000000" w:rsidDel="00000000" w:rsidP="00000000" w:rsidRDefault="00000000" w:rsidRPr="00000000" w14:paraId="00000894">
                  <w:pPr>
                    <w:numPr>
                      <w:ilvl w:val="0"/>
                      <w:numId w:val="422"/>
                    </w:numPr>
                    <w:spacing w:after="0" w:afterAutospacing="0" w:before="0" w:beforeAutospacing="0" w:lineRule="auto"/>
                    <w:ind w:left="720" w:hanging="360"/>
                  </w:pPr>
                  <w:r w:rsidDel="00000000" w:rsidR="00000000" w:rsidRPr="00000000">
                    <w:rPr>
                      <w:b w:val="1"/>
                      <w:bCs w:val="1"/>
                      <w:rtl w:val="0"/>
                    </w:rPr>
                    <w:t xml:space="preserve">Why Plan for Tomorrow?</w:t>
                  </w:r>
                  <w:r w:rsidDel="00000000" w:rsidR="00000000" w:rsidRPr="00000000">
                    <w:rPr>
                      <w:rtl w:val="0"/>
                    </w:rPr>
                    <w:t xml:space="preserve">: Avoiding long-term goals like education or career planning due to perceived instability.</w:t>
                    <w:br w:type="textWrapping"/>
                  </w:r>
                </w:p>
                <w:p w:rsidR="00000000" w:rsidDel="00000000" w:rsidP="00000000" w:rsidRDefault="00000000" w:rsidRPr="00000000" w14:paraId="00000895">
                  <w:pPr>
                    <w:numPr>
                      <w:ilvl w:val="0"/>
                      <w:numId w:val="422"/>
                    </w:numPr>
                    <w:spacing w:after="0" w:afterAutospacing="0" w:before="0" w:beforeAutospacing="0" w:lineRule="auto"/>
                    <w:ind w:left="720" w:hanging="360"/>
                  </w:pPr>
                  <w:r w:rsidDel="00000000" w:rsidR="00000000" w:rsidRPr="00000000">
                    <w:rPr>
                      <w:b w:val="1"/>
                      <w:bCs w:val="1"/>
                      <w:rtl w:val="0"/>
                    </w:rPr>
                    <w:t xml:space="preserve">S</w:t>
                  </w:r>
                  <w:commentRangeStart w:id="173"/>
                  <w:r w:rsidDel="00000000" w:rsidR="00000000" w:rsidRPr="00000000">
                    <w:rPr>
                      <w:b w:val="1"/>
                      <w:bCs w:val="1"/>
                      <w:rtl w:val="0"/>
                    </w:rPr>
                    <w:t xml:space="preserve">tepping Up for Change</w:t>
                  </w:r>
                  <w:r w:rsidDel="00000000" w:rsidR="00000000" w:rsidRPr="00000000">
                    <w:rPr>
                      <w:rtl w:val="0"/>
                    </w:rPr>
                    <w:t xml:space="preserve">: Youth-led activism as a response to feeling empowered or needing to regain agency</w:t>
                  </w:r>
                  <w:commentRangeEnd w:id="173"/>
                  <w:r w:rsidDel="00000000" w:rsidR="00000000" w:rsidRPr="00000000">
                    <w:commentReference w:id="173"/>
                  </w:r>
                  <w:r w:rsidDel="00000000" w:rsidR="00000000" w:rsidRPr="00000000">
                    <w:rPr>
                      <w:rtl w:val="0"/>
                    </w:rPr>
                    <w:t xml:space="preserve">.</w:t>
                    <w:br w:type="textWrapping"/>
                  </w:r>
                </w:p>
                <w:p w:rsidR="00000000" w:rsidDel="00000000" w:rsidP="00000000" w:rsidRDefault="00000000" w:rsidRPr="00000000" w14:paraId="00000896">
                  <w:pPr>
                    <w:numPr>
                      <w:ilvl w:val="0"/>
                      <w:numId w:val="422"/>
                    </w:numPr>
                    <w:spacing w:after="0" w:afterAutospacing="0" w:before="0" w:beforeAutospacing="0" w:lineRule="auto"/>
                    <w:ind w:left="720" w:hanging="360"/>
                  </w:pPr>
                  <w:r w:rsidDel="00000000" w:rsidR="00000000" w:rsidRPr="00000000">
                    <w:rPr>
                      <w:b w:val="1"/>
                      <w:bCs w:val="1"/>
                      <w:rtl w:val="0"/>
                    </w:rPr>
                    <w:t xml:space="preserve">Can't Let Go of Home</w:t>
                  </w:r>
                  <w:r w:rsidDel="00000000" w:rsidR="00000000" w:rsidRPr="00000000">
                    <w:rPr>
                      <w:rtl w:val="0"/>
                    </w:rPr>
                    <w:t xml:space="preserve">: Grieving the loss of landscapes, biodiversity, or beloved natural landmarks.</w:t>
                    <w:br w:type="textWrapping"/>
                  </w:r>
                </w:p>
                <w:p w:rsidR="00000000" w:rsidDel="00000000" w:rsidP="00000000" w:rsidRDefault="00000000" w:rsidRPr="00000000" w14:paraId="00000897">
                  <w:pPr>
                    <w:numPr>
                      <w:ilvl w:val="0"/>
                      <w:numId w:val="422"/>
                    </w:numPr>
                    <w:spacing w:after="0" w:afterAutospacing="0" w:before="0" w:beforeAutospacing="0" w:lineRule="auto"/>
                    <w:ind w:left="720" w:hanging="360"/>
                  </w:pPr>
                  <w:r w:rsidDel="00000000" w:rsidR="00000000" w:rsidRPr="00000000">
                    <w:rPr>
                      <w:b w:val="1"/>
                      <w:bCs w:val="1"/>
                      <w:rtl w:val="0"/>
                    </w:rPr>
                    <w:t xml:space="preserve">Seasons Feel Off</w:t>
                  </w:r>
                  <w:r w:rsidDel="00000000" w:rsidR="00000000" w:rsidRPr="00000000">
                    <w:rPr>
                      <w:rtl w:val="0"/>
                    </w:rPr>
                    <w:t xml:space="preserve">: Noticing changes in weather or wildlife patterns that affect emotional well-being.</w:t>
                    <w:br w:type="textWrapping"/>
                  </w:r>
                </w:p>
                <w:p w:rsidR="00000000" w:rsidDel="00000000" w:rsidP="00000000" w:rsidRDefault="00000000" w:rsidRPr="00000000" w14:paraId="00000898">
                  <w:pPr>
                    <w:numPr>
                      <w:ilvl w:val="0"/>
                      <w:numId w:val="422"/>
                    </w:numPr>
                    <w:spacing w:after="0" w:afterAutospacing="0" w:before="0" w:beforeAutospacing="0" w:lineRule="auto"/>
                    <w:ind w:left="720" w:hanging="360"/>
                  </w:pPr>
                  <w:r w:rsidDel="00000000" w:rsidR="00000000" w:rsidRPr="00000000">
                    <w:rPr>
                      <w:b w:val="1"/>
                      <w:bCs w:val="1"/>
                      <w:rtl w:val="0"/>
                    </w:rPr>
                    <w:t xml:space="preserve">Homesick at Home</w:t>
                  </w:r>
                  <w:r w:rsidDel="00000000" w:rsidR="00000000" w:rsidRPr="00000000">
                    <w:rPr>
                      <w:rtl w:val="0"/>
                    </w:rPr>
                    <w:t xml:space="preserve">: A deep sense of solastalgia—feeling homesick while still in one’s home due to environmental changes.</w:t>
                    <w:br w:type="textWrapping"/>
                  </w:r>
                </w:p>
                <w:p w:rsidR="00000000" w:rsidDel="00000000" w:rsidP="00000000" w:rsidRDefault="00000000" w:rsidRPr="00000000" w14:paraId="00000899">
                  <w:pPr>
                    <w:numPr>
                      <w:ilvl w:val="0"/>
                      <w:numId w:val="422"/>
                    </w:numPr>
                    <w:spacing w:after="240" w:before="0" w:beforeAutospacing="0" w:lineRule="auto"/>
                    <w:ind w:left="720" w:hanging="360"/>
                  </w:pPr>
                  <w:r w:rsidDel="00000000" w:rsidR="00000000" w:rsidRPr="00000000">
                    <w:rPr>
                      <w:b w:val="1"/>
                      <w:bCs w:val="1"/>
                      <w:rtl w:val="0"/>
                    </w:rPr>
                    <w:t xml:space="preserve">Disillusionment</w:t>
                  </w:r>
                  <w:r w:rsidDel="00000000" w:rsidR="00000000" w:rsidRPr="00000000">
                    <w:rPr>
                      <w:rtl w:val="0"/>
                    </w:rPr>
                    <w:t xml:space="preserve">: Feeling of disappointment that arises from the gap between expectations and reality regarding climate action.</w:t>
                  </w:r>
                </w:p>
                <w:p w:rsidR="00000000" w:rsidDel="00000000" w:rsidP="00000000" w:rsidRDefault="00000000" w:rsidRPr="00000000" w14:paraId="0000089A">
                  <w:pPr>
                    <w:spacing w:after="240" w:before="240" w:lineRule="auto"/>
                    <w:rPr>
                      <w:color w:val="ffffff"/>
                      <w:shd w:fill="920000" w:val="clear"/>
                    </w:rPr>
                  </w:pPr>
                  <w:r w:rsidDel="00000000" w:rsidR="00000000" w:rsidRPr="00000000">
                    <w:rPr>
                      <w:color w:val="ffffff"/>
                      <w:shd w:fill="920000" w:val="clear"/>
                      <w:rtl w:val="0"/>
                    </w:rPr>
                    <w:t xml:space="preserve">[END FLIP CARDS]</w:t>
                  </w:r>
                </w:p>
              </w:tc>
            </w:tr>
          </w:tbl>
          <w:p w:rsidR="00000000" w:rsidDel="00000000" w:rsidP="00000000" w:rsidRDefault="00000000" w:rsidRPr="00000000" w14:paraId="0000089B">
            <w:pPr>
              <w:spacing w:after="240" w:before="240" w:lineRule="auto"/>
              <w:rPr/>
            </w:pPr>
            <w:r w:rsidDel="00000000" w:rsidR="00000000" w:rsidRPr="00000000">
              <w:rPr>
                <w:rtl w:val="0"/>
              </w:rPr>
            </w:r>
          </w:p>
          <w:p w:rsidR="00000000" w:rsidDel="00000000" w:rsidP="00000000" w:rsidRDefault="00000000" w:rsidRPr="00000000" w14:paraId="0000089C">
            <w:pPr>
              <w:pStyle w:val="Heading2"/>
              <w:spacing w:after="240" w:before="240" w:lineRule="auto"/>
              <w:rPr/>
            </w:pPr>
            <w:bookmarkStart w:colFirst="0" w:colLast="0" w:name="_kvnb2yedi6i1" w:id="166"/>
            <w:bookmarkEnd w:id="166"/>
            <w:r w:rsidDel="00000000" w:rsidR="00000000" w:rsidRPr="00000000">
              <w:rPr>
                <w:rtl w:val="0"/>
              </w:rPr>
              <w:t xml:space="preserve">Cultural and Social Context</w:t>
            </w:r>
          </w:p>
          <w:p w:rsidR="00000000" w:rsidDel="00000000" w:rsidP="00000000" w:rsidRDefault="00000000" w:rsidRPr="00000000" w14:paraId="0000089D">
            <w:pPr>
              <w:spacing w:after="240" w:before="240" w:lineRule="auto"/>
              <w:rPr/>
            </w:pPr>
            <w:r w:rsidDel="00000000" w:rsidR="00000000" w:rsidRPr="00000000">
              <w:rPr>
                <w:rtl w:val="0"/>
              </w:rPr>
              <w:t xml:space="preserve">Different communities experience ecological grief and solastalgia through their own cultural lenses. Recognizing these diverse perspectives can foster deeper empathy and guide more effective support. Below are a few of the major contexts and perspectives in which climate grief has been studied by researchers:</w:t>
            </w:r>
          </w:p>
          <w:p w:rsidR="00000000" w:rsidDel="00000000" w:rsidP="00000000" w:rsidRDefault="00000000" w:rsidRPr="00000000" w14:paraId="0000089E">
            <w:pPr>
              <w:numPr>
                <w:ilvl w:val="0"/>
                <w:numId w:val="262"/>
              </w:numPr>
              <w:spacing w:after="0" w:afterAutospacing="0" w:before="240" w:lineRule="auto"/>
              <w:ind w:left="720" w:hanging="360"/>
            </w:pPr>
            <w:r w:rsidDel="00000000" w:rsidR="00000000" w:rsidRPr="00000000">
              <w:rPr>
                <w:b w:val="1"/>
                <w:bCs w:val="1"/>
                <w:rtl w:val="0"/>
              </w:rPr>
              <w:t xml:space="preserve">Indigenous Perspectives</w:t>
            </w:r>
            <w:r w:rsidDel="00000000" w:rsidR="00000000" w:rsidRPr="00000000">
              <w:rPr>
                <w:rtl w:val="0"/>
              </w:rPr>
              <w:t xml:space="preserve">: Many Indigenous peoples maintain a sacred relationship with the land, tying identity, spirituality, and culture directly to local ecosystems. Thinkers like Robin Wall Kimmerer (in </w:t>
            </w:r>
            <w:hyperlink r:id="rId205">
              <w:r w:rsidDel="00000000" w:rsidR="00000000" w:rsidRPr="00000000">
                <w:rPr>
                  <w:i w:val="1"/>
                  <w:iCs w:val="1"/>
                  <w:color w:val="1155cc"/>
                  <w:u w:val="single"/>
                  <w:rtl w:val="0"/>
                </w:rPr>
                <w:t xml:space="preserve">Braiding Sweetgrass</w:t>
              </w:r>
            </w:hyperlink>
            <w:r w:rsidDel="00000000" w:rsidR="00000000" w:rsidRPr="00000000">
              <w:rPr>
                <w:rtl w:val="0"/>
              </w:rPr>
              <w:t xml:space="preserve">) emphasize reciprocity with the Earth and the profound grief that arises when these connections are disrupted—for instance, when sacred lands are desecrated or when traditional ceremonies tied to a particular ecosystem can no longer be practiced. </w:t>
              <w:br w:type="textWrapping"/>
            </w:r>
          </w:p>
          <w:p w:rsidR="00000000" w:rsidDel="00000000" w:rsidP="00000000" w:rsidRDefault="00000000" w:rsidRPr="00000000" w14:paraId="0000089F">
            <w:pPr>
              <w:numPr>
                <w:ilvl w:val="0"/>
                <w:numId w:val="262"/>
              </w:numPr>
              <w:spacing w:after="0" w:afterAutospacing="0" w:before="0" w:beforeAutospacing="0" w:lineRule="auto"/>
              <w:ind w:left="720" w:hanging="360"/>
            </w:pPr>
            <w:r w:rsidDel="00000000" w:rsidR="00000000" w:rsidRPr="00000000">
              <w:rPr>
                <w:b w:val="1"/>
                <w:bCs w:val="1"/>
                <w:rtl w:val="0"/>
              </w:rPr>
              <w:t xml:space="preserve">Rural and Agricultural Communities</w:t>
            </w:r>
            <w:r w:rsidDel="00000000" w:rsidR="00000000" w:rsidRPr="00000000">
              <w:rPr>
                <w:rtl w:val="0"/>
              </w:rPr>
              <w:t xml:space="preserve">: Farmers, ranchers, and other rural dwellers often face severe grief as climate shifts disrupt soil health, water availability, and weather patterns. This can threaten livelihoods passed down through generations, compounding a deep sense of loss.</w:t>
              <w:br w:type="textWrapping"/>
            </w:r>
          </w:p>
          <w:p w:rsidR="00000000" w:rsidDel="00000000" w:rsidP="00000000" w:rsidRDefault="00000000" w:rsidRPr="00000000" w14:paraId="000008A0">
            <w:pPr>
              <w:numPr>
                <w:ilvl w:val="0"/>
                <w:numId w:val="262"/>
              </w:numPr>
              <w:spacing w:after="0" w:afterAutospacing="0" w:before="0" w:beforeAutospacing="0" w:lineRule="auto"/>
              <w:ind w:left="720" w:hanging="360"/>
            </w:pPr>
            <w:r w:rsidDel="00000000" w:rsidR="00000000" w:rsidRPr="00000000">
              <w:rPr>
                <w:b w:val="1"/>
                <w:bCs w:val="1"/>
                <w:rtl w:val="0"/>
              </w:rPr>
              <w:t xml:space="preserve">Urban Solastalgia</w:t>
            </w:r>
            <w:r w:rsidDel="00000000" w:rsidR="00000000" w:rsidRPr="00000000">
              <w:rPr>
                <w:rtl w:val="0"/>
              </w:rPr>
              <w:t xml:space="preserve">: City residents may experience solastalgia when green spaces vanish, air quality worsens, or temperatures climb. Rapid environmental and social changes can rob people of a familiar sense of place, leading to feelings of disconnection similar to those experienced in rural areas.</w:t>
            </w:r>
          </w:p>
          <w:p w:rsidR="00000000" w:rsidDel="00000000" w:rsidP="00000000" w:rsidRDefault="00000000" w:rsidRPr="00000000" w14:paraId="000008A1">
            <w:pPr>
              <w:numPr>
                <w:ilvl w:val="0"/>
                <w:numId w:val="262"/>
              </w:numPr>
              <w:spacing w:after="240" w:before="0" w:beforeAutospacing="0" w:lineRule="auto"/>
              <w:ind w:left="720" w:hanging="360"/>
              <w:rPr>
                <w:b w:val="1"/>
                <w:bCs w:val="1"/>
              </w:rPr>
            </w:pPr>
            <w:ins w:author="Kelly Guilbeau" w:id="275" w:date="2025-12-02T18:51:57Z">
              <w:r w:rsidDel="00000000" w:rsidR="00000000" w:rsidRPr="00000000">
                <w:rPr>
                  <w:b w:val="1"/>
                  <w:bCs w:val="1"/>
                  <w:rtl w:val="0"/>
                </w:rPr>
                <w:t xml:space="preserve">Environmental Conservationists</w:t>
              </w:r>
              <w:r w:rsidDel="00000000" w:rsidR="00000000" w:rsidRPr="00000000">
                <w:rPr>
                  <w:rtl w:val="0"/>
                </w:rPr>
                <w:t xml:space="preserve">: Those whose professional identity is closely tied to ecological and species health are often intimately aware of climate-related habitat threats and declining population trends. Conservationists often hold place-based or species-specific careers and, because of workplace norms, must silently grieve losses they experience.</w:t>
              </w:r>
            </w:ins>
            <w:r w:rsidDel="00000000" w:rsidR="00000000" w:rsidRPr="00000000">
              <w:rPr>
                <w:rtl w:val="0"/>
              </w:rPr>
            </w:r>
          </w:p>
          <w:tbl>
            <w:tblPr>
              <w:tblStyle w:val="Table69"/>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08A2">
                  <w:pPr>
                    <w:pStyle w:val="Heading2"/>
                    <w:spacing w:after="240" w:before="240" w:lineRule="auto"/>
                    <w:rPr/>
                  </w:pPr>
                  <w:bookmarkStart w:colFirst="0" w:colLast="0" w:name="_59r6hdaklwog" w:id="167"/>
                  <w:bookmarkEnd w:id="167"/>
                  <w:r w:rsidDel="00000000" w:rsidR="00000000" w:rsidRPr="00000000">
                    <w:rPr>
                      <w:rtl w:val="0"/>
                    </w:rPr>
                    <w:t xml:space="preserve">The Positive Potential of Grief and Solastalgia</w:t>
                  </w:r>
                </w:p>
                <w:p w:rsidR="00000000" w:rsidDel="00000000" w:rsidP="00000000" w:rsidRDefault="00000000" w:rsidRPr="00000000" w14:paraId="000008A3">
                  <w:pPr>
                    <w:spacing w:after="240" w:before="240" w:lineRule="auto"/>
                    <w:rPr/>
                  </w:pPr>
                  <w:r w:rsidDel="00000000" w:rsidR="00000000" w:rsidRPr="00000000">
                    <w:rPr>
                      <w:rtl w:val="0"/>
                    </w:rPr>
                    <w:t xml:space="preserve">When processed in a supportive environment, these emotions can be powerful drivers of growth and constructive change. Indeed, grieving something shows that we care for it. Channeled in the right direction this care can strengthen our connection to our land, culture, and community and motivate us to protect it. One mechanism through which losses can lead to positive outcomes is by creating an opportunity for post-traumatic growth.</w:t>
                  </w:r>
                </w:p>
                <w:p w:rsidR="00000000" w:rsidDel="00000000" w:rsidP="00000000" w:rsidRDefault="00000000" w:rsidRPr="00000000" w14:paraId="000008A4">
                  <w:pPr>
                    <w:spacing w:after="240" w:before="240" w:lineRule="auto"/>
                    <w:rPr/>
                  </w:pPr>
                  <w:r w:rsidDel="00000000" w:rsidR="00000000" w:rsidRPr="00000000">
                    <w:rPr>
                      <w:rtl w:val="0"/>
                    </w:rPr>
                    <w:t xml:space="preserve">Post-Traumatic Growth (PTG) is a concept introduced by psychologists Richard Tedeschi and Lawrence Calhoun to describe the positive psychological change that can occur following experiences of significant life crises or trauma. Rather than focusing solely on pathology or lasting damage, PTG highlights the human capacity to emerge from adversity with renewed strength, heightened appreciation for life, deeper relationships, and an expanded sense of purpose.</w:t>
                  </w:r>
                </w:p>
                <w:p w:rsidR="00000000" w:rsidDel="00000000" w:rsidP="00000000" w:rsidRDefault="00000000" w:rsidRPr="00000000" w14:paraId="000008A5">
                  <w:pPr>
                    <w:spacing w:after="240" w:before="240" w:lineRule="auto"/>
                    <w:rPr>
                      <w:u w:val="single"/>
                    </w:rPr>
                  </w:pPr>
                  <w:r w:rsidDel="00000000" w:rsidR="00000000" w:rsidRPr="00000000">
                    <w:rPr>
                      <w:u w:val="single"/>
                      <w:rtl w:val="0"/>
                    </w:rPr>
                    <w:t xml:space="preserve">Below are several ways that post-traumatic growth might be manifest in individuals grappling with grief and solastalgia: </w:t>
                  </w:r>
                </w:p>
                <w:p w:rsidR="00000000" w:rsidDel="00000000" w:rsidP="00000000" w:rsidRDefault="00000000" w:rsidRPr="00000000" w14:paraId="000008A6">
                  <w:pPr>
                    <w:spacing w:after="240" w:before="240" w:lineRule="auto"/>
                    <w:rPr>
                      <w:color w:val="ffffff"/>
                      <w:shd w:fill="920000" w:val="clear"/>
                    </w:rPr>
                  </w:pPr>
                  <w:r w:rsidDel="00000000" w:rsidR="00000000" w:rsidRPr="00000000">
                    <w:rPr>
                      <w:color w:val="ffffff"/>
                      <w:shd w:fill="920000" w:val="clear"/>
                      <w:rtl w:val="0"/>
                    </w:rPr>
                    <w:t xml:space="preserve">[FLIP CARDS]</w:t>
                  </w:r>
                </w:p>
                <w:p w:rsidR="00000000" w:rsidDel="00000000" w:rsidP="00000000" w:rsidRDefault="00000000" w:rsidRPr="00000000" w14:paraId="000008A7">
                  <w:pPr>
                    <w:numPr>
                      <w:ilvl w:val="0"/>
                      <w:numId w:val="300"/>
                    </w:numPr>
                    <w:spacing w:after="0" w:afterAutospacing="0" w:before="240" w:lineRule="auto"/>
                    <w:ind w:left="720" w:hanging="360"/>
                  </w:pPr>
                  <w:r w:rsidDel="00000000" w:rsidR="00000000" w:rsidRPr="00000000">
                    <w:rPr>
                      <w:b w:val="1"/>
                      <w:bCs w:val="1"/>
                      <w:rtl w:val="0"/>
                    </w:rPr>
                    <w:t xml:space="preserve">Finding New Strength</w:t>
                  </w:r>
                  <w:r w:rsidDel="00000000" w:rsidR="00000000" w:rsidRPr="00000000">
                    <w:rPr>
                      <w:rtl w:val="0"/>
                    </w:rPr>
                    <w:t xml:space="preserve">: Discovering untapped resilience and realizing you can handle challenges once thought impossible.</w:t>
                    <w:br w:type="textWrapping"/>
                  </w:r>
                </w:p>
                <w:p w:rsidR="00000000" w:rsidDel="00000000" w:rsidP="00000000" w:rsidRDefault="00000000" w:rsidRPr="00000000" w14:paraId="000008A8">
                  <w:pPr>
                    <w:numPr>
                      <w:ilvl w:val="0"/>
                      <w:numId w:val="300"/>
                    </w:numPr>
                    <w:spacing w:after="0" w:afterAutospacing="0" w:before="0" w:beforeAutospacing="0" w:lineRule="auto"/>
                    <w:ind w:left="720" w:hanging="360"/>
                  </w:pPr>
                  <w:r w:rsidDel="00000000" w:rsidR="00000000" w:rsidRPr="00000000">
                    <w:rPr>
                      <w:b w:val="1"/>
                      <w:bCs w:val="1"/>
                      <w:rtl w:val="0"/>
                    </w:rPr>
                    <w:t xml:space="preserve">A Fresh Perspective</w:t>
                  </w:r>
                  <w:r w:rsidDel="00000000" w:rsidR="00000000" w:rsidRPr="00000000">
                    <w:rPr>
                      <w:rtl w:val="0"/>
                    </w:rPr>
                    <w:t xml:space="preserve">: Seeing everyday life in a new light, often appreciating small joys and rethinking what really matters.</w:t>
                    <w:br w:type="textWrapping"/>
                  </w:r>
                </w:p>
                <w:p w:rsidR="00000000" w:rsidDel="00000000" w:rsidP="00000000" w:rsidRDefault="00000000" w:rsidRPr="00000000" w14:paraId="000008A9">
                  <w:pPr>
                    <w:numPr>
                      <w:ilvl w:val="0"/>
                      <w:numId w:val="300"/>
                    </w:numPr>
                    <w:spacing w:after="0" w:afterAutospacing="0" w:before="0" w:beforeAutospacing="0" w:lineRule="auto"/>
                    <w:ind w:left="720" w:hanging="360"/>
                  </w:pPr>
                  <w:r w:rsidDel="00000000" w:rsidR="00000000" w:rsidRPr="00000000">
                    <w:rPr>
                      <w:b w:val="1"/>
                      <w:bCs w:val="1"/>
                      <w:rtl w:val="0"/>
                    </w:rPr>
                    <w:t xml:space="preserve">Deeper Connections</w:t>
                  </w:r>
                  <w:r w:rsidDel="00000000" w:rsidR="00000000" w:rsidRPr="00000000">
                    <w:rPr>
                      <w:rtl w:val="0"/>
                    </w:rPr>
                    <w:t xml:space="preserve">: Strengthening bonds with loved ones or forging new, more meaningful relationships after hardship.</w:t>
                    <w:br w:type="textWrapping"/>
                  </w:r>
                </w:p>
                <w:p w:rsidR="00000000" w:rsidDel="00000000" w:rsidP="00000000" w:rsidRDefault="00000000" w:rsidRPr="00000000" w14:paraId="000008AA">
                  <w:pPr>
                    <w:numPr>
                      <w:ilvl w:val="0"/>
                      <w:numId w:val="300"/>
                    </w:numPr>
                    <w:spacing w:after="0" w:afterAutospacing="0" w:before="0" w:beforeAutospacing="0" w:lineRule="auto"/>
                    <w:ind w:left="720" w:hanging="360"/>
                  </w:pPr>
                  <w:r w:rsidDel="00000000" w:rsidR="00000000" w:rsidRPr="00000000">
                    <w:rPr>
                      <w:b w:val="1"/>
                      <w:bCs w:val="1"/>
                      <w:rtl w:val="0"/>
                    </w:rPr>
                    <w:t xml:space="preserve">New Purpose</w:t>
                  </w:r>
                  <w:r w:rsidDel="00000000" w:rsidR="00000000" w:rsidRPr="00000000">
                    <w:rPr>
                      <w:rtl w:val="0"/>
                    </w:rPr>
                    <w:t xml:space="preserve">: Redefining priorities or setting life goals that reflect newly discovered values and passions.</w:t>
                    <w:br w:type="textWrapping"/>
                  </w:r>
                </w:p>
                <w:p w:rsidR="00000000" w:rsidDel="00000000" w:rsidP="00000000" w:rsidRDefault="00000000" w:rsidRPr="00000000" w14:paraId="000008AB">
                  <w:pPr>
                    <w:numPr>
                      <w:ilvl w:val="0"/>
                      <w:numId w:val="300"/>
                    </w:numPr>
                    <w:spacing w:after="0" w:afterAutospacing="0" w:before="0" w:beforeAutospacing="0" w:lineRule="auto"/>
                    <w:ind w:left="720" w:hanging="360"/>
                  </w:pPr>
                  <w:r w:rsidDel="00000000" w:rsidR="00000000" w:rsidRPr="00000000">
                    <w:rPr>
                      <w:b w:val="1"/>
                      <w:bCs w:val="1"/>
                      <w:rtl w:val="0"/>
                    </w:rPr>
                    <w:t xml:space="preserve">Growing Compassion</w:t>
                  </w:r>
                  <w:r w:rsidDel="00000000" w:rsidR="00000000" w:rsidRPr="00000000">
                    <w:rPr>
                      <w:rtl w:val="0"/>
                    </w:rPr>
                    <w:t xml:space="preserve">: Feeling greater empathy for others’ struggles and wanting to support or help in new ways.</w:t>
                    <w:br w:type="textWrapping"/>
                  </w:r>
                </w:p>
                <w:p w:rsidR="00000000" w:rsidDel="00000000" w:rsidP="00000000" w:rsidRDefault="00000000" w:rsidRPr="00000000" w14:paraId="000008AC">
                  <w:pPr>
                    <w:numPr>
                      <w:ilvl w:val="0"/>
                      <w:numId w:val="300"/>
                    </w:numPr>
                    <w:spacing w:after="0" w:afterAutospacing="0" w:before="0" w:beforeAutospacing="0" w:lineRule="auto"/>
                    <w:ind w:left="720" w:hanging="360"/>
                  </w:pPr>
                  <w:r w:rsidDel="00000000" w:rsidR="00000000" w:rsidRPr="00000000">
                    <w:rPr>
                      <w:b w:val="1"/>
                      <w:bCs w:val="1"/>
                      <w:rtl w:val="0"/>
                    </w:rPr>
                    <w:t xml:space="preserve">Open to Possibilities</w:t>
                  </w:r>
                  <w:r w:rsidDel="00000000" w:rsidR="00000000" w:rsidRPr="00000000">
                    <w:rPr>
                      <w:rtl w:val="0"/>
                    </w:rPr>
                    <w:t xml:space="preserve">: Becoming more flexible or adventurous, willing to try new things you once resisted or feared.</w:t>
                    <w:br w:type="textWrapping"/>
                  </w:r>
                </w:p>
                <w:p w:rsidR="00000000" w:rsidDel="00000000" w:rsidP="00000000" w:rsidRDefault="00000000" w:rsidRPr="00000000" w14:paraId="000008AD">
                  <w:pPr>
                    <w:numPr>
                      <w:ilvl w:val="0"/>
                      <w:numId w:val="300"/>
                    </w:numPr>
                    <w:spacing w:after="0" w:afterAutospacing="0" w:before="0" w:beforeAutospacing="0" w:lineRule="auto"/>
                    <w:ind w:left="720" w:hanging="360"/>
                  </w:pPr>
                  <w:r w:rsidDel="00000000" w:rsidR="00000000" w:rsidRPr="00000000">
                    <w:rPr>
                      <w:b w:val="1"/>
                      <w:bCs w:val="1"/>
                      <w:rtl w:val="0"/>
                    </w:rPr>
                    <w:t xml:space="preserve">Spiritual Expansion</w:t>
                  </w:r>
                  <w:r w:rsidDel="00000000" w:rsidR="00000000" w:rsidRPr="00000000">
                    <w:rPr>
                      <w:rtl w:val="0"/>
                    </w:rPr>
                    <w:t xml:space="preserve">: Renewing or deepening spiritual or philosophical beliefs as a source of comfort and meaning.</w:t>
                    <w:br w:type="textWrapping"/>
                  </w:r>
                </w:p>
                <w:p w:rsidR="00000000" w:rsidDel="00000000" w:rsidP="00000000" w:rsidRDefault="00000000" w:rsidRPr="00000000" w14:paraId="000008AE">
                  <w:pPr>
                    <w:numPr>
                      <w:ilvl w:val="0"/>
                      <w:numId w:val="300"/>
                    </w:numPr>
                    <w:spacing w:after="0" w:afterAutospacing="0" w:before="0" w:beforeAutospacing="0" w:lineRule="auto"/>
                    <w:ind w:left="720" w:hanging="360"/>
                  </w:pPr>
                  <w:r w:rsidDel="00000000" w:rsidR="00000000" w:rsidRPr="00000000">
                    <w:rPr>
                      <w:b w:val="1"/>
                      <w:bCs w:val="1"/>
                      <w:rtl w:val="0"/>
                    </w:rPr>
                    <w:t xml:space="preserve">Better Self-Acceptance</w:t>
                  </w:r>
                  <w:r w:rsidDel="00000000" w:rsidR="00000000" w:rsidRPr="00000000">
                    <w:rPr>
                      <w:rtl w:val="0"/>
                    </w:rPr>
                    <w:t xml:space="preserve">: Embracing personal </w:t>
                  </w:r>
                  <w:ins w:author="Claire Perry" w:id="276" w:date="2026-01-06T02:10:26Z">
                    <w:r w:rsidDel="00000000" w:rsidR="00000000" w:rsidRPr="00000000">
                      <w:rPr>
                        <w:rtl w:val="0"/>
                      </w:rPr>
                      <w:t xml:space="preserve">challenges </w:t>
                    </w:r>
                  </w:ins>
                  <w:del w:author="Claire Perry" w:id="276" w:date="2026-01-06T02:10:26Z">
                    <w:r w:rsidDel="00000000" w:rsidR="00000000" w:rsidRPr="00000000">
                      <w:rPr>
                        <w:rtl w:val="0"/>
                      </w:rPr>
                      <w:delText xml:space="preserve">flaws</w:delText>
                    </w:r>
                  </w:del>
                  <w:r w:rsidDel="00000000" w:rsidR="00000000" w:rsidRPr="00000000">
                    <w:rPr>
                      <w:rtl w:val="0"/>
                    </w:rPr>
                    <w:t xml:space="preserve"> and strengths alike, leading to increased self-confidence and authenticity.</w:t>
                    <w:br w:type="textWrapping"/>
                  </w:r>
                </w:p>
                <w:p w:rsidR="00000000" w:rsidDel="00000000" w:rsidP="00000000" w:rsidRDefault="00000000" w:rsidRPr="00000000" w14:paraId="000008AF">
                  <w:pPr>
                    <w:numPr>
                      <w:ilvl w:val="0"/>
                      <w:numId w:val="300"/>
                    </w:numPr>
                    <w:spacing w:after="0" w:afterAutospacing="0" w:before="0" w:beforeAutospacing="0" w:lineRule="auto"/>
                    <w:ind w:left="720" w:hanging="360"/>
                  </w:pPr>
                  <w:r w:rsidDel="00000000" w:rsidR="00000000" w:rsidRPr="00000000">
                    <w:rPr>
                      <w:b w:val="1"/>
                      <w:bCs w:val="1"/>
                      <w:rtl w:val="0"/>
                    </w:rPr>
                    <w:t xml:space="preserve">Newfound Creativity</w:t>
                  </w:r>
                  <w:r w:rsidDel="00000000" w:rsidR="00000000" w:rsidRPr="00000000">
                    <w:rPr>
                      <w:rtl w:val="0"/>
                    </w:rPr>
                    <w:t xml:space="preserve">: Channeling experiences into art, writing, music, or other creative outlets to process emotions.</w:t>
                    <w:br w:type="textWrapping"/>
                  </w:r>
                </w:p>
                <w:p w:rsidR="00000000" w:rsidDel="00000000" w:rsidP="00000000" w:rsidRDefault="00000000" w:rsidRPr="00000000" w14:paraId="000008B0">
                  <w:pPr>
                    <w:numPr>
                      <w:ilvl w:val="0"/>
                      <w:numId w:val="300"/>
                    </w:numPr>
                    <w:spacing w:after="0" w:afterAutospacing="0" w:before="0" w:beforeAutospacing="0" w:lineRule="auto"/>
                    <w:ind w:left="720" w:hanging="360"/>
                  </w:pPr>
                  <w:r w:rsidDel="00000000" w:rsidR="00000000" w:rsidRPr="00000000">
                    <w:rPr>
                      <w:b w:val="1"/>
                      <w:bCs w:val="1"/>
                      <w:rtl w:val="0"/>
                    </w:rPr>
                    <w:t xml:space="preserve">Changed Priorities</w:t>
                  </w:r>
                  <w:r w:rsidDel="00000000" w:rsidR="00000000" w:rsidRPr="00000000">
                    <w:rPr>
                      <w:rtl w:val="0"/>
                    </w:rPr>
                    <w:t xml:space="preserve">: Recognizing what's most important in life and letting go of trivial concerns or old routines.</w:t>
                    <w:br w:type="textWrapping"/>
                  </w:r>
                </w:p>
                <w:p w:rsidR="00000000" w:rsidDel="00000000" w:rsidP="00000000" w:rsidRDefault="00000000" w:rsidRPr="00000000" w14:paraId="000008B1">
                  <w:pPr>
                    <w:numPr>
                      <w:ilvl w:val="0"/>
                      <w:numId w:val="300"/>
                    </w:numPr>
                    <w:spacing w:after="0" w:afterAutospacing="0" w:before="0" w:beforeAutospacing="0" w:lineRule="auto"/>
                    <w:ind w:left="720" w:hanging="360"/>
                  </w:pPr>
                  <w:r w:rsidDel="00000000" w:rsidR="00000000" w:rsidRPr="00000000">
                    <w:rPr>
                      <w:b w:val="1"/>
                      <w:bCs w:val="1"/>
                      <w:rtl w:val="0"/>
                    </w:rPr>
                    <w:t xml:space="preserve">Sharing the Story</w:t>
                  </w:r>
                  <w:r w:rsidDel="00000000" w:rsidR="00000000" w:rsidRPr="00000000">
                    <w:rPr>
                      <w:rtl w:val="0"/>
                    </w:rPr>
                    <w:t xml:space="preserve">: Feeling compelled to talk about your journey, offering hope or insight to others in similar situations.</w:t>
                    <w:br w:type="textWrapping"/>
                  </w:r>
                </w:p>
                <w:p w:rsidR="00000000" w:rsidDel="00000000" w:rsidP="00000000" w:rsidRDefault="00000000" w:rsidRPr="00000000" w14:paraId="000008B2">
                  <w:pPr>
                    <w:numPr>
                      <w:ilvl w:val="0"/>
                      <w:numId w:val="300"/>
                    </w:numPr>
                    <w:spacing w:after="240" w:before="0" w:beforeAutospacing="0" w:lineRule="auto"/>
                    <w:ind w:left="720" w:hanging="360"/>
                  </w:pPr>
                  <w:r w:rsidDel="00000000" w:rsidR="00000000" w:rsidRPr="00000000">
                    <w:rPr>
                      <w:b w:val="1"/>
                      <w:bCs w:val="1"/>
                      <w:rtl w:val="0"/>
                    </w:rPr>
                    <w:t xml:space="preserve">Increased Gratitude</w:t>
                  </w:r>
                  <w:r w:rsidDel="00000000" w:rsidR="00000000" w:rsidRPr="00000000">
                    <w:rPr>
                      <w:rtl w:val="0"/>
                    </w:rPr>
                    <w:t xml:space="preserve">: Developing a deeper appreciation for life’s blessings, both big and small, post-adversity.</w:t>
                  </w:r>
                </w:p>
                <w:p w:rsidR="00000000" w:rsidDel="00000000" w:rsidP="00000000" w:rsidRDefault="00000000" w:rsidRPr="00000000" w14:paraId="000008B3">
                  <w:pPr>
                    <w:spacing w:after="240" w:before="240" w:lineRule="auto"/>
                    <w:rPr>
                      <w:b w:val="1"/>
                      <w:bCs w:val="1"/>
                      <w:color w:val="ffffff"/>
                      <w:shd w:fill="920000" w:val="clear"/>
                    </w:rPr>
                  </w:pPr>
                  <w:r w:rsidDel="00000000" w:rsidR="00000000" w:rsidRPr="00000000">
                    <w:rPr>
                      <w:color w:val="ffffff"/>
                      <w:shd w:fill="920000" w:val="clear"/>
                      <w:rtl w:val="0"/>
                    </w:rPr>
                    <w:t xml:space="preserve">[END FLIP CARDS]</w:t>
                  </w:r>
                  <w:r w:rsidDel="00000000" w:rsidR="00000000" w:rsidRPr="00000000">
                    <w:rPr>
                      <w:rtl w:val="0"/>
                    </w:rPr>
                  </w:r>
                </w:p>
              </w:tc>
            </w:tr>
          </w:tbl>
          <w:p w:rsidR="00000000" w:rsidDel="00000000" w:rsidP="00000000" w:rsidRDefault="00000000" w:rsidRPr="00000000" w14:paraId="000008B4">
            <w:pPr>
              <w:spacing w:after="240" w:before="240" w:lineRule="auto"/>
              <w:rPr>
                <w:b w:val="1"/>
                <w:bCs w:val="1"/>
              </w:rPr>
            </w:pPr>
            <w:r w:rsidDel="00000000" w:rsidR="00000000" w:rsidRPr="00000000">
              <w:rPr>
                <w:rtl w:val="0"/>
              </w:rPr>
            </w:r>
          </w:p>
          <w:p w:rsidR="00000000" w:rsidDel="00000000" w:rsidP="00000000" w:rsidRDefault="00000000" w:rsidRPr="00000000" w14:paraId="000008B5">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08B6">
            <w:pPr>
              <w:widowControl w:val="0"/>
              <w:spacing w:line="240" w:lineRule="auto"/>
              <w:rPr>
                <w:b w:val="1"/>
                <w:bCs w:val="1"/>
              </w:rPr>
            </w:pPr>
            <w:commentRangeStart w:id="174"/>
            <w:r w:rsidDel="00000000" w:rsidR="00000000" w:rsidRPr="00000000">
              <w:rPr>
                <w:b w:val="1"/>
                <w:bCs w:val="1"/>
                <w:rtl w:val="0"/>
              </w:rPr>
              <w:t xml:space="preserve">Indigenous Perspectives</w:t>
            </w:r>
            <w:commentRangeEnd w:id="174"/>
            <w:r w:rsidDel="00000000" w:rsidR="00000000" w:rsidRPr="00000000">
              <w:commentReference w:id="174"/>
            </w:r>
            <w:r w:rsidDel="00000000" w:rsidR="00000000" w:rsidRPr="00000000">
              <w:rPr>
                <w:rtl w:val="0"/>
              </w:rPr>
            </w:r>
          </w:p>
        </w:tc>
        <w:tc>
          <w:tcPr>
            <w:shd w:fill="d9d2e9" w:val="clear"/>
          </w:tcPr>
          <w:p w:rsidR="00000000" w:rsidDel="00000000" w:rsidP="00000000" w:rsidRDefault="00000000" w:rsidRPr="00000000" w14:paraId="000008B7">
            <w:pPr>
              <w:spacing w:after="240" w:before="240" w:lineRule="auto"/>
              <w:rPr/>
            </w:pPr>
            <w:r w:rsidDel="00000000" w:rsidR="00000000" w:rsidRPr="00000000">
              <w:rPr>
                <w:rtl w:val="0"/>
              </w:rPr>
              <w:t xml:space="preserve">As this module explores grief and solastalgia, Indigenous teachings offer profound insight into what it means to mourn with and for the land. In many Indigenous cultures, grief over ecological loss is not separate from cultural and spiritual life. It is a continuation of a relationship—felt deeply when a river no longer runs, a sacred site is altered, or a species disappears. This grief is not abstract or passive. It reflects an embodied knowing that when land and life are harmed, people and culture are also wounded. Mourning these losses often takes collective forms: songs, vigils, offerings, and ceremony that honour what has been lost and reaffirm connection to what remains.</w:t>
            </w:r>
          </w:p>
          <w:p w:rsidR="00000000" w:rsidDel="00000000" w:rsidP="00000000" w:rsidRDefault="00000000" w:rsidRPr="00000000" w14:paraId="000008B8">
            <w:pPr>
              <w:spacing w:after="240" w:before="240" w:lineRule="auto"/>
              <w:rPr/>
            </w:pPr>
            <w:r w:rsidDel="00000000" w:rsidR="00000000" w:rsidRPr="00000000">
              <w:rPr>
                <w:rtl w:val="0"/>
              </w:rPr>
              <w:t xml:space="preserve">Spiritual practices and storytelling are essential to how grief is processed and held. Through oral traditions, communities recount stories of the land’s creation, the relationships between beings, and the responsibilities that come with being human. These stories help carry the weight of sorrow and transform it into remembrance and care. Grief is not meant to be rushed or hidden. It is meant to be tended to in the presence of others, the land, and spirit. This approach to ecological grief creates space for continuity—for keeping culture alive even when landscapes change.</w:t>
            </w:r>
          </w:p>
          <w:p w:rsidR="00000000" w:rsidDel="00000000" w:rsidP="00000000" w:rsidRDefault="00000000" w:rsidRPr="00000000" w14:paraId="000008B9">
            <w:pPr>
              <w:spacing w:after="240" w:before="240" w:lineRule="auto"/>
              <w:rPr/>
            </w:pPr>
            <w:r w:rsidDel="00000000" w:rsidR="00000000" w:rsidRPr="00000000">
              <w:rPr>
                <w:rtl w:val="0"/>
              </w:rPr>
              <w:t xml:space="preserve">By rooting mourning in cultural continuity, Indigenous responses to grief and solastalgia reveal pathways to resilience that go beyond clinical intervention. They show that grief is not just about loss—it is also about love, and it can guide us toward deeper healing, renewed responsibilities, and restored relationships with the living world. This way of holding grief complements the frameworks explored in this module and expands our understanding of what it means to grieve meaningfully in the face of climate disruption.</w:t>
            </w:r>
          </w:p>
        </w:tc>
      </w:tr>
      <w:tr>
        <w:trPr>
          <w:cantSplit w:val="0"/>
          <w:tblHeader w:val="0"/>
        </w:trPr>
        <w:tc>
          <w:tcPr>
            <w:shd w:fill="b6d7a8" w:val="clear"/>
          </w:tcPr>
          <w:p w:rsidR="00000000" w:rsidDel="00000000" w:rsidP="00000000" w:rsidRDefault="00000000" w:rsidRPr="00000000" w14:paraId="000008BA">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08BB">
            <w:pPr>
              <w:numPr>
                <w:ilvl w:val="0"/>
                <w:numId w:val="185"/>
              </w:numPr>
              <w:spacing w:after="0" w:afterAutospacing="0" w:before="240" w:lineRule="auto"/>
              <w:ind w:left="720" w:hanging="360"/>
            </w:pPr>
            <w:r w:rsidDel="00000000" w:rsidR="00000000" w:rsidRPr="00000000">
              <w:rPr>
                <w:rtl w:val="0"/>
              </w:rPr>
              <w:t xml:space="preserve">Grief and solastalgia arise from a profound emotional connection to the natural world. Recognizing them highlights just how deeply environmental changes impact human identity and well-being.</w:t>
              <w:br w:type="textWrapping"/>
            </w:r>
          </w:p>
          <w:p w:rsidR="00000000" w:rsidDel="00000000" w:rsidP="00000000" w:rsidRDefault="00000000" w:rsidRPr="00000000" w14:paraId="000008BC">
            <w:pPr>
              <w:numPr>
                <w:ilvl w:val="0"/>
                <w:numId w:val="185"/>
              </w:numPr>
              <w:spacing w:after="0" w:afterAutospacing="0" w:before="0" w:beforeAutospacing="0" w:lineRule="auto"/>
              <w:ind w:left="720" w:hanging="360"/>
            </w:pPr>
            <w:r w:rsidDel="00000000" w:rsidR="00000000" w:rsidRPr="00000000">
              <w:rPr>
                <w:rtl w:val="0"/>
              </w:rPr>
              <w:t xml:space="preserve">Ecological grief can be understood through established frameworks like </w:t>
            </w:r>
            <w:ins w:author="Sonya Jakubec" w:id="277" w:date="2025-12-03T05:27:27Z">
              <w:r w:rsidDel="00000000" w:rsidR="00000000" w:rsidRPr="00000000">
                <w:rPr>
                  <w:rtl w:val="0"/>
                </w:rPr>
                <w:t xml:space="preserve">the non-linear experiences of grief described by </w:t>
              </w:r>
            </w:ins>
            <w:r w:rsidDel="00000000" w:rsidR="00000000" w:rsidRPr="00000000">
              <w:rPr>
                <w:rtl w:val="0"/>
              </w:rPr>
              <w:t xml:space="preserve">Kübler-Ross</w:t>
            </w:r>
            <w:ins w:author="Sonya Jakubec" w:id="278" w:date="2025-12-03T05:31:12Z">
              <w:r w:rsidDel="00000000" w:rsidR="00000000" w:rsidRPr="00000000">
                <w:rPr>
                  <w:rtl w:val="0"/>
                </w:rPr>
                <w:t xml:space="preserve">,</w:t>
              </w:r>
            </w:ins>
            <w:del w:author="Sonya Jakubec" w:id="278" w:date="2025-12-03T05:31:12Z">
              <w:r w:rsidDel="00000000" w:rsidR="00000000" w:rsidRPr="00000000">
                <w:rPr>
                  <w:rtl w:val="0"/>
                </w:rPr>
                <w:delText xml:space="preserve">’s</w:delText>
              </w:r>
            </w:del>
            <w:r w:rsidDel="00000000" w:rsidR="00000000" w:rsidRPr="00000000">
              <w:rPr>
                <w:rtl w:val="0"/>
              </w:rPr>
              <w:t xml:space="preserve"> </w:t>
            </w:r>
            <w:ins w:author="Sonya Jakubec" w:id="279" w:date="2025-12-03T05:27:16Z">
              <w:r w:rsidDel="00000000" w:rsidR="00000000" w:rsidRPr="00000000">
                <w:rPr>
                  <w:rtl w:val="0"/>
                </w:rPr>
                <w:t xml:space="preserve"> </w:t>
              </w:r>
            </w:ins>
            <w:del w:author="Sonya Jakubec" w:id="279" w:date="2025-12-03T05:27:16Z">
              <w:r w:rsidDel="00000000" w:rsidR="00000000" w:rsidRPr="00000000">
                <w:rPr>
                  <w:rtl w:val="0"/>
                </w:rPr>
                <w:delText xml:space="preserve">stages of grief </w:delText>
              </w:r>
            </w:del>
            <w:r w:rsidDel="00000000" w:rsidR="00000000" w:rsidRPr="00000000">
              <w:rPr>
                <w:rtl w:val="0"/>
              </w:rPr>
              <w:t xml:space="preserve">or Worden’s Four Tasks of Mourning, while solastalgia describes real-time distress caused by environmental changes in one’s immediate surroundings.</w:t>
              <w:br w:type="textWrapping"/>
            </w:r>
          </w:p>
          <w:p w:rsidR="00000000" w:rsidDel="00000000" w:rsidP="00000000" w:rsidRDefault="00000000" w:rsidRPr="00000000" w14:paraId="000008BD">
            <w:pPr>
              <w:numPr>
                <w:ilvl w:val="0"/>
                <w:numId w:val="185"/>
              </w:numPr>
              <w:spacing w:after="0" w:afterAutospacing="0" w:before="0" w:beforeAutospacing="0" w:lineRule="auto"/>
              <w:ind w:left="720" w:hanging="360"/>
            </w:pPr>
            <w:r w:rsidDel="00000000" w:rsidR="00000000" w:rsidRPr="00000000">
              <w:rPr>
                <w:rtl w:val="0"/>
              </w:rPr>
              <w:t xml:space="preserve">Indigenous peoples, rural communities, and urban populations may experience these emotions in ways unique to their cultural and environmental context.</w:t>
              <w:br w:type="textWrapping"/>
            </w:r>
          </w:p>
          <w:p w:rsidR="00000000" w:rsidDel="00000000" w:rsidP="00000000" w:rsidRDefault="00000000" w:rsidRPr="00000000" w14:paraId="000008BE">
            <w:pPr>
              <w:numPr>
                <w:ilvl w:val="0"/>
                <w:numId w:val="185"/>
              </w:numPr>
              <w:spacing w:after="0" w:afterAutospacing="0" w:before="0" w:beforeAutospacing="0" w:lineRule="auto"/>
              <w:ind w:left="720" w:hanging="360"/>
            </w:pPr>
            <w:r w:rsidDel="00000000" w:rsidR="00000000" w:rsidRPr="00000000">
              <w:rPr>
                <w:rtl w:val="0"/>
              </w:rPr>
              <w:t xml:space="preserve">Strategies for coping include validating emotions, reconnecting with nature, seeking community support, and engaging in advocacy.</w:t>
              <w:br w:type="textWrapping"/>
            </w:r>
          </w:p>
          <w:p w:rsidR="00000000" w:rsidDel="00000000" w:rsidP="00000000" w:rsidRDefault="00000000" w:rsidRPr="00000000" w14:paraId="000008BF">
            <w:pPr>
              <w:numPr>
                <w:ilvl w:val="0"/>
                <w:numId w:val="185"/>
              </w:numPr>
              <w:spacing w:after="240" w:before="0" w:beforeAutospacing="0" w:lineRule="auto"/>
              <w:ind w:left="720" w:hanging="360"/>
            </w:pPr>
            <w:r w:rsidDel="00000000" w:rsidR="00000000" w:rsidRPr="00000000">
              <w:rPr>
                <w:rtl w:val="0"/>
              </w:rPr>
              <w:t xml:space="preserve">Although grief and solastalgia can be painful, they also have the potential to inspire collective </w:t>
            </w:r>
            <w:ins w:author="Sonya Jakubec" w:id="280" w:date="2025-12-03T05:32:05Z">
              <w:r w:rsidDel="00000000" w:rsidR="00000000" w:rsidRPr="00000000">
                <w:rPr>
                  <w:rtl w:val="0"/>
                </w:rPr>
                <w:t xml:space="preserve">mourning and </w:t>
              </w:r>
            </w:ins>
            <w:r w:rsidDel="00000000" w:rsidR="00000000" w:rsidRPr="00000000">
              <w:rPr>
                <w:rtl w:val="0"/>
              </w:rPr>
              <w:t xml:space="preserve">action, cultural renewal, and personal resilience, ultimately fostering hope and a stronger commitment to sustaining the places we call home.</w:t>
            </w:r>
          </w:p>
        </w:tc>
      </w:tr>
      <w:tr>
        <w:trPr>
          <w:cantSplit w:val="0"/>
          <w:tblHeader w:val="0"/>
        </w:trPr>
        <w:tc>
          <w:tcPr>
            <w:shd w:fill="a4c2f4" w:val="clear"/>
          </w:tcPr>
          <w:p w:rsidR="00000000" w:rsidDel="00000000" w:rsidP="00000000" w:rsidRDefault="00000000" w:rsidRPr="00000000" w14:paraId="000008C0">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08C1">
            <w:pPr>
              <w:pStyle w:val="Heading2"/>
              <w:spacing w:after="240" w:before="240" w:lineRule="auto"/>
              <w:rPr/>
            </w:pPr>
            <w:bookmarkStart w:colFirst="0" w:colLast="0" w:name="_20xfu6qqfro" w:id="168"/>
            <w:bookmarkEnd w:id="168"/>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08C2">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Learners will explore the emotions of grief and solastalgia, reflect on their manifestations in themselves and others, and identify strategies to transform these feelings into resilience and constructive action.</w:t>
            </w:r>
          </w:p>
          <w:p w:rsidR="00000000" w:rsidDel="00000000" w:rsidP="00000000" w:rsidRDefault="00000000" w:rsidRPr="00000000" w14:paraId="000008C3">
            <w:pPr>
              <w:spacing w:after="240" w:before="240" w:lineRule="auto"/>
              <w:rPr>
                <w:u w:val="single"/>
              </w:rPr>
            </w:pPr>
            <w:r w:rsidDel="00000000" w:rsidR="00000000" w:rsidRPr="00000000">
              <w:rPr>
                <w:u w:val="single"/>
                <w:rtl w:val="0"/>
              </w:rPr>
              <w:t xml:space="preserve">Instructions:</w:t>
            </w:r>
          </w:p>
          <w:p w:rsidR="00000000" w:rsidDel="00000000" w:rsidP="00000000" w:rsidRDefault="00000000" w:rsidRPr="00000000" w14:paraId="000008C4">
            <w:pPr>
              <w:numPr>
                <w:ilvl w:val="0"/>
                <w:numId w:val="128"/>
              </w:numPr>
              <w:spacing w:after="0" w:afterAutospacing="0" w:before="240" w:lineRule="auto"/>
              <w:ind w:left="720" w:hanging="360"/>
            </w:pPr>
            <w:r w:rsidDel="00000000" w:rsidR="00000000" w:rsidRPr="00000000">
              <w:rPr>
                <w:b w:val="1"/>
                <w:bCs w:val="1"/>
                <w:rtl w:val="0"/>
              </w:rPr>
              <w:t xml:space="preserve">Define and Reflect:</w:t>
            </w:r>
          </w:p>
          <w:p w:rsidR="00000000" w:rsidDel="00000000" w:rsidP="00000000" w:rsidRDefault="00000000" w:rsidRPr="00000000" w14:paraId="000008C5">
            <w:pPr>
              <w:numPr>
                <w:ilvl w:val="1"/>
                <w:numId w:val="128"/>
              </w:numPr>
              <w:spacing w:after="0" w:afterAutospacing="0" w:before="0" w:beforeAutospacing="0" w:lineRule="auto"/>
              <w:ind w:left="1440" w:hanging="360"/>
            </w:pPr>
            <w:r w:rsidDel="00000000" w:rsidR="00000000" w:rsidRPr="00000000">
              <w:rPr>
                <w:rtl w:val="0"/>
              </w:rPr>
              <w:t xml:space="preserve">Write a brief definition of ecological grief and solastalgia in your own words.</w:t>
            </w:r>
          </w:p>
          <w:p w:rsidR="00000000" w:rsidDel="00000000" w:rsidP="00000000" w:rsidRDefault="00000000" w:rsidRPr="00000000" w14:paraId="000008C6">
            <w:pPr>
              <w:numPr>
                <w:ilvl w:val="1"/>
                <w:numId w:val="128"/>
              </w:numPr>
              <w:spacing w:after="0" w:afterAutospacing="0" w:before="0" w:beforeAutospacing="0" w:lineRule="auto"/>
              <w:ind w:left="1440" w:hanging="360"/>
            </w:pPr>
            <w:r w:rsidDel="00000000" w:rsidR="00000000" w:rsidRPr="00000000">
              <w:rPr>
                <w:rtl w:val="0"/>
              </w:rPr>
              <w:t xml:space="preserve">Reflect on a time when you’ve experienced or witnessed either emotion. Answer these questions:</w:t>
            </w:r>
          </w:p>
          <w:p w:rsidR="00000000" w:rsidDel="00000000" w:rsidP="00000000" w:rsidRDefault="00000000" w:rsidRPr="00000000" w14:paraId="000008C7">
            <w:pPr>
              <w:numPr>
                <w:ilvl w:val="2"/>
                <w:numId w:val="128"/>
              </w:numPr>
              <w:spacing w:after="0" w:afterAutospacing="0" w:before="0" w:beforeAutospacing="0" w:lineRule="auto"/>
              <w:ind w:left="2160" w:hanging="360"/>
            </w:pPr>
            <w:r w:rsidDel="00000000" w:rsidR="00000000" w:rsidRPr="00000000">
              <w:rPr>
                <w:rtl w:val="0"/>
              </w:rPr>
              <w:t xml:space="preserve">What caused the feeling?</w:t>
            </w:r>
          </w:p>
          <w:p w:rsidR="00000000" w:rsidDel="00000000" w:rsidP="00000000" w:rsidRDefault="00000000" w:rsidRPr="00000000" w14:paraId="000008C8">
            <w:pPr>
              <w:numPr>
                <w:ilvl w:val="2"/>
                <w:numId w:val="128"/>
              </w:numPr>
              <w:spacing w:after="0" w:afterAutospacing="0" w:before="0" w:beforeAutospacing="0" w:lineRule="auto"/>
              <w:ind w:left="2160" w:hanging="360"/>
            </w:pPr>
            <w:r w:rsidDel="00000000" w:rsidR="00000000" w:rsidRPr="00000000">
              <w:rPr>
                <w:rtl w:val="0"/>
              </w:rPr>
              <w:t xml:space="preserve">How did it impact your thoughts, behaviors, or relationships?</w:t>
            </w:r>
          </w:p>
          <w:p w:rsidR="00000000" w:rsidDel="00000000" w:rsidP="00000000" w:rsidRDefault="00000000" w:rsidRPr="00000000" w14:paraId="000008C9">
            <w:pPr>
              <w:numPr>
                <w:ilvl w:val="2"/>
                <w:numId w:val="128"/>
              </w:numPr>
              <w:spacing w:after="0" w:afterAutospacing="0" w:before="0" w:beforeAutospacing="0" w:lineRule="auto"/>
              <w:ind w:left="2160" w:hanging="360"/>
            </w:pPr>
            <w:r w:rsidDel="00000000" w:rsidR="00000000" w:rsidRPr="00000000">
              <w:rPr>
                <w:rtl w:val="0"/>
              </w:rPr>
              <w:t xml:space="preserve">How did this emotion show up in your body?</w:t>
            </w:r>
          </w:p>
          <w:p w:rsidR="00000000" w:rsidDel="00000000" w:rsidP="00000000" w:rsidRDefault="00000000" w:rsidRPr="00000000" w14:paraId="000008CA">
            <w:pPr>
              <w:numPr>
                <w:ilvl w:val="0"/>
                <w:numId w:val="128"/>
              </w:numPr>
              <w:spacing w:after="0" w:afterAutospacing="0" w:before="0" w:beforeAutospacing="0" w:lineRule="auto"/>
              <w:ind w:left="720" w:hanging="360"/>
            </w:pPr>
            <w:r w:rsidDel="00000000" w:rsidR="00000000" w:rsidRPr="00000000">
              <w:rPr>
                <w:b w:val="1"/>
                <w:bCs w:val="1"/>
                <w:rtl w:val="0"/>
              </w:rPr>
              <w:t xml:space="preserve">Recognize Manifestations:</w:t>
            </w:r>
          </w:p>
          <w:p w:rsidR="00000000" w:rsidDel="00000000" w:rsidP="00000000" w:rsidRDefault="00000000" w:rsidRPr="00000000" w14:paraId="000008CB">
            <w:pPr>
              <w:numPr>
                <w:ilvl w:val="1"/>
                <w:numId w:val="128"/>
              </w:numPr>
              <w:spacing w:after="0" w:afterAutospacing="0" w:before="0" w:beforeAutospacing="0" w:lineRule="auto"/>
              <w:ind w:left="1440" w:hanging="360"/>
            </w:pPr>
            <w:r w:rsidDel="00000000" w:rsidR="00000000" w:rsidRPr="00000000">
              <w:rPr>
                <w:rtl w:val="0"/>
              </w:rPr>
              <w:t xml:space="preserve">Review the module's list of ways grief and solastalgia might manifest (e.g., feelings of hopelessness, pulling away from people, longing for the past).</w:t>
            </w:r>
          </w:p>
          <w:p w:rsidR="00000000" w:rsidDel="00000000" w:rsidP="00000000" w:rsidRDefault="00000000" w:rsidRPr="00000000" w14:paraId="000008CC">
            <w:pPr>
              <w:numPr>
                <w:ilvl w:val="1"/>
                <w:numId w:val="128"/>
              </w:numPr>
              <w:spacing w:after="0" w:afterAutospacing="0" w:before="0" w:beforeAutospacing="0" w:lineRule="auto"/>
              <w:ind w:left="1440" w:hanging="360"/>
            </w:pPr>
            <w:r w:rsidDel="00000000" w:rsidR="00000000" w:rsidRPr="00000000">
              <w:rPr>
                <w:rtl w:val="0"/>
              </w:rPr>
              <w:t xml:space="preserve">Identify at least three manifestations that resonate with you or that you’ve observed in others. Write a short description of how these might arise in the context of climate change.</w:t>
            </w:r>
          </w:p>
          <w:p w:rsidR="00000000" w:rsidDel="00000000" w:rsidP="00000000" w:rsidRDefault="00000000" w:rsidRPr="00000000" w14:paraId="000008CD">
            <w:pPr>
              <w:numPr>
                <w:ilvl w:val="0"/>
                <w:numId w:val="128"/>
              </w:numPr>
              <w:spacing w:after="0" w:afterAutospacing="0" w:before="0" w:beforeAutospacing="0" w:lineRule="auto"/>
              <w:ind w:left="720" w:hanging="360"/>
            </w:pPr>
            <w:r w:rsidDel="00000000" w:rsidR="00000000" w:rsidRPr="00000000">
              <w:rPr>
                <w:b w:val="1"/>
                <w:bCs w:val="1"/>
                <w:rtl w:val="0"/>
              </w:rPr>
              <w:t xml:space="preserve">Consider Cultural Contexts:</w:t>
            </w:r>
          </w:p>
          <w:p w:rsidR="00000000" w:rsidDel="00000000" w:rsidP="00000000" w:rsidRDefault="00000000" w:rsidRPr="00000000" w14:paraId="000008CE">
            <w:pPr>
              <w:numPr>
                <w:ilvl w:val="1"/>
                <w:numId w:val="128"/>
              </w:numPr>
              <w:spacing w:after="0" w:afterAutospacing="0" w:before="0" w:beforeAutospacing="0" w:lineRule="auto"/>
              <w:ind w:left="1440" w:hanging="360"/>
            </w:pPr>
            <w:r w:rsidDel="00000000" w:rsidR="00000000" w:rsidRPr="00000000">
              <w:rPr>
                <w:rtl w:val="0"/>
              </w:rPr>
              <w:t xml:space="preserve">Think about how grief and solastalgia might be experienced differently in various cultural or environmental settings (e.g., Indigenous communities, urban areas). Write a paragraph exploring one example.</w:t>
            </w:r>
          </w:p>
          <w:p w:rsidR="00000000" w:rsidDel="00000000" w:rsidP="00000000" w:rsidRDefault="00000000" w:rsidRPr="00000000" w14:paraId="000008CF">
            <w:pPr>
              <w:numPr>
                <w:ilvl w:val="0"/>
                <w:numId w:val="128"/>
              </w:numPr>
              <w:spacing w:after="0" w:afterAutospacing="0" w:before="0" w:beforeAutospacing="0" w:lineRule="auto"/>
              <w:ind w:left="720" w:hanging="360"/>
            </w:pPr>
            <w:r w:rsidDel="00000000" w:rsidR="00000000" w:rsidRPr="00000000">
              <w:rPr>
                <w:b w:val="1"/>
                <w:bCs w:val="1"/>
                <w:rtl w:val="0"/>
              </w:rPr>
              <w:t xml:space="preserve">Explore Post-Traumatic Growth:</w:t>
            </w:r>
          </w:p>
          <w:p w:rsidR="00000000" w:rsidDel="00000000" w:rsidP="00000000" w:rsidRDefault="00000000" w:rsidRPr="00000000" w14:paraId="000008D0">
            <w:pPr>
              <w:numPr>
                <w:ilvl w:val="1"/>
                <w:numId w:val="128"/>
              </w:numPr>
              <w:spacing w:after="0" w:afterAutospacing="0" w:before="0" w:beforeAutospacing="0" w:lineRule="auto"/>
              <w:ind w:left="1440" w:hanging="360"/>
            </w:pPr>
            <w:r w:rsidDel="00000000" w:rsidR="00000000" w:rsidRPr="00000000">
              <w:rPr>
                <w:rtl w:val="0"/>
              </w:rPr>
              <w:t xml:space="preserve">Reflect on the concept of post-traumatic growth (PTG). Consider how individuals or communities might channel grief and solastalgia into positive outcomes, such as activism, art, or community resilience.</w:t>
            </w:r>
          </w:p>
          <w:p w:rsidR="00000000" w:rsidDel="00000000" w:rsidP="00000000" w:rsidRDefault="00000000" w:rsidRPr="00000000" w14:paraId="000008D1">
            <w:pPr>
              <w:numPr>
                <w:ilvl w:val="1"/>
                <w:numId w:val="128"/>
              </w:numPr>
              <w:spacing w:after="0" w:afterAutospacing="0" w:before="0" w:beforeAutospacing="0" w:lineRule="auto"/>
              <w:ind w:left="1440" w:hanging="360"/>
            </w:pPr>
            <w:r w:rsidDel="00000000" w:rsidR="00000000" w:rsidRPr="00000000">
              <w:rPr>
                <w:rtl w:val="0"/>
              </w:rPr>
              <w:t xml:space="preserve">Write a short plan for how you personally could transform these emotions into growth or meaningful action.</w:t>
            </w:r>
          </w:p>
          <w:p w:rsidR="00000000" w:rsidDel="00000000" w:rsidP="00000000" w:rsidRDefault="00000000" w:rsidRPr="00000000" w14:paraId="000008D2">
            <w:pPr>
              <w:numPr>
                <w:ilvl w:val="0"/>
                <w:numId w:val="128"/>
              </w:numPr>
              <w:spacing w:after="0" w:afterAutospacing="0" w:before="0" w:beforeAutospacing="0" w:lineRule="auto"/>
              <w:ind w:left="720" w:hanging="360"/>
            </w:pPr>
            <w:r w:rsidDel="00000000" w:rsidR="00000000" w:rsidRPr="00000000">
              <w:rPr>
                <w:b w:val="1"/>
                <w:bCs w:val="1"/>
                <w:rtl w:val="0"/>
              </w:rPr>
              <w:t xml:space="preserve">Creative Expression (Optional):</w:t>
            </w:r>
          </w:p>
          <w:p w:rsidR="00000000" w:rsidDel="00000000" w:rsidP="00000000" w:rsidRDefault="00000000" w:rsidRPr="00000000" w14:paraId="000008D3">
            <w:pPr>
              <w:numPr>
                <w:ilvl w:val="1"/>
                <w:numId w:val="128"/>
              </w:numPr>
              <w:spacing w:after="240" w:before="0" w:beforeAutospacing="0" w:lineRule="auto"/>
              <w:ind w:left="1440" w:hanging="360"/>
            </w:pPr>
            <w:r w:rsidDel="00000000" w:rsidR="00000000" w:rsidRPr="00000000">
              <w:rPr>
                <w:rtl w:val="0"/>
              </w:rPr>
              <w:t xml:space="preserve">Create a piece of art, writing, or music that captures your feelings about climate grief or solastalgia and how these emotions could inspire positive change.</w:t>
            </w:r>
          </w:p>
          <w:p w:rsidR="00000000" w:rsidDel="00000000" w:rsidP="00000000" w:rsidRDefault="00000000" w:rsidRPr="00000000" w14:paraId="000008D4">
            <w:pPr>
              <w:pStyle w:val="Heading2"/>
              <w:spacing w:after="240" w:before="240" w:lineRule="auto"/>
              <w:rPr/>
            </w:pPr>
            <w:bookmarkStart w:colFirst="0" w:colLast="0" w:name="_hzojlivrp931" w:id="169"/>
            <w:bookmarkEnd w:id="169"/>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08D5">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Groups will collaboratively analyze the emotions of grief and solastalgia, their cultural contexts, and strategies for processing them constructively.</w:t>
            </w:r>
          </w:p>
          <w:p w:rsidR="00000000" w:rsidDel="00000000" w:rsidP="00000000" w:rsidRDefault="00000000" w:rsidRPr="00000000" w14:paraId="000008D6">
            <w:pPr>
              <w:spacing w:after="240" w:before="240" w:lineRule="auto"/>
              <w:rPr/>
            </w:pPr>
            <w:r w:rsidDel="00000000" w:rsidR="00000000" w:rsidRPr="00000000">
              <w:rPr>
                <w:b w:val="1"/>
                <w:bCs w:val="1"/>
                <w:rtl w:val="0"/>
              </w:rPr>
              <w:t xml:space="preserve">Preparation Time:</w:t>
            </w:r>
            <w:r w:rsidDel="00000000" w:rsidR="00000000" w:rsidRPr="00000000">
              <w:rPr>
                <w:rtl w:val="0"/>
              </w:rPr>
              <w:t xml:space="preserve"> 15-20 minutes to prepare discussion prompts, case studies, or summaries of theoretical frameworks (e.g., </w:t>
            </w:r>
            <w:ins w:author="Sonya Jakubec" w:id="281" w:date="2025-12-03T05:33:04Z">
              <w:r w:rsidDel="00000000" w:rsidR="00000000" w:rsidRPr="00000000">
                <w:rPr>
                  <w:rtl w:val="0"/>
                </w:rPr>
                <w:t xml:space="preserve">Worden or </w:t>
              </w:r>
            </w:ins>
            <w:r w:rsidDel="00000000" w:rsidR="00000000" w:rsidRPr="00000000">
              <w:rPr>
                <w:rtl w:val="0"/>
              </w:rPr>
              <w:t xml:space="preserve">Kübler-Ross</w:t>
            </w:r>
            <w:del w:author="Sonya Jakubec" w:id="282" w:date="2025-12-03T05:32:40Z">
              <w:r w:rsidDel="00000000" w:rsidR="00000000" w:rsidRPr="00000000">
                <w:rPr>
                  <w:rtl w:val="0"/>
                </w:rPr>
                <w:delText xml:space="preserve">’s stages of grief</w:delText>
              </w:r>
            </w:del>
            <w:ins w:author="Sonya Jakubec" w:id="282" w:date="2025-12-03T05:32:40Z">
              <w:r w:rsidDel="00000000" w:rsidR="00000000" w:rsidRPr="00000000">
                <w:rPr>
                  <w:rtl w:val="0"/>
                </w:rPr>
                <w:t xml:space="preserve"> notions of grief and grieving</w:t>
              </w:r>
            </w:ins>
            <w:r w:rsidDel="00000000" w:rsidR="00000000" w:rsidRPr="00000000">
              <w:rPr>
                <w:rtl w:val="0"/>
              </w:rPr>
              <w:t xml:space="preserve">, Albrecht’s solastalgia).</w:t>
              <w:br w:type="textWrapping"/>
            </w:r>
            <w:r w:rsidDel="00000000" w:rsidR="00000000" w:rsidRPr="00000000">
              <w:rPr>
                <w:b w:val="1"/>
                <w:bCs w:val="1"/>
                <w:rtl w:val="0"/>
              </w:rPr>
              <w:t xml:space="preserve">Time Allocation:</w:t>
            </w:r>
            <w:r w:rsidDel="00000000" w:rsidR="00000000" w:rsidRPr="00000000">
              <w:rPr>
                <w:rtl w:val="0"/>
              </w:rPr>
              <w:t xml:space="preserve"> 50-60 minutes.</w:t>
            </w:r>
          </w:p>
          <w:p w:rsidR="00000000" w:rsidDel="00000000" w:rsidP="00000000" w:rsidRDefault="00000000" w:rsidRPr="00000000" w14:paraId="000008D7">
            <w:pPr>
              <w:spacing w:after="240" w:before="240" w:lineRule="auto"/>
              <w:rPr>
                <w:u w:val="single"/>
              </w:rPr>
            </w:pPr>
            <w:r w:rsidDel="00000000" w:rsidR="00000000" w:rsidRPr="00000000">
              <w:rPr>
                <w:u w:val="single"/>
                <w:rtl w:val="0"/>
              </w:rPr>
              <w:t xml:space="preserve">Facilitator Instructions:</w:t>
            </w:r>
          </w:p>
          <w:p w:rsidR="00000000" w:rsidDel="00000000" w:rsidP="00000000" w:rsidRDefault="00000000" w:rsidRPr="00000000" w14:paraId="000008D8">
            <w:pPr>
              <w:numPr>
                <w:ilvl w:val="0"/>
                <w:numId w:val="523"/>
              </w:numPr>
              <w:spacing w:after="0" w:afterAutospacing="0" w:before="240" w:lineRule="auto"/>
              <w:ind w:left="720" w:hanging="360"/>
            </w:pPr>
            <w:r w:rsidDel="00000000" w:rsidR="00000000" w:rsidRPr="00000000">
              <w:rPr>
                <w:b w:val="1"/>
                <w:bCs w:val="1"/>
                <w:rtl w:val="0"/>
              </w:rPr>
              <w:t xml:space="preserve">Set the Stage (5-10 minutes):</w:t>
            </w:r>
          </w:p>
          <w:p w:rsidR="00000000" w:rsidDel="00000000" w:rsidP="00000000" w:rsidRDefault="00000000" w:rsidRPr="00000000" w14:paraId="000008D9">
            <w:pPr>
              <w:numPr>
                <w:ilvl w:val="1"/>
                <w:numId w:val="523"/>
              </w:numPr>
              <w:spacing w:after="0" w:afterAutospacing="0" w:before="0" w:beforeAutospacing="0" w:lineRule="auto"/>
              <w:ind w:left="1440" w:hanging="360"/>
            </w:pPr>
            <w:r w:rsidDel="00000000" w:rsidR="00000000" w:rsidRPr="00000000">
              <w:rPr>
                <w:rtl w:val="0"/>
              </w:rPr>
              <w:t xml:space="preserve">Provide a brief overview of ecological grief and solastalgia, emphasizing their causes, manifestations, and potential for transformation into resilience or collective action.</w:t>
            </w:r>
          </w:p>
          <w:p w:rsidR="00000000" w:rsidDel="00000000" w:rsidP="00000000" w:rsidRDefault="00000000" w:rsidRPr="00000000" w14:paraId="000008DA">
            <w:pPr>
              <w:numPr>
                <w:ilvl w:val="1"/>
                <w:numId w:val="523"/>
              </w:numPr>
              <w:spacing w:after="0" w:afterAutospacing="0" w:before="0" w:beforeAutospacing="0" w:lineRule="auto"/>
              <w:ind w:left="1440" w:hanging="360"/>
            </w:pPr>
            <w:r w:rsidDel="00000000" w:rsidR="00000000" w:rsidRPr="00000000">
              <w:rPr>
                <w:rtl w:val="0"/>
              </w:rPr>
              <w:t xml:space="preserve">Highlight key frameworks, such as Kübler-Ross</w:t>
            </w:r>
            <w:ins w:author="Sonya Jakubec" w:id="283" w:date="2025-12-03T05:33:55Z">
              <w:r w:rsidDel="00000000" w:rsidR="00000000" w:rsidRPr="00000000">
                <w:rPr>
                  <w:rtl w:val="0"/>
                </w:rPr>
                <w:t xml:space="preserve">, Worden </w:t>
              </w:r>
            </w:ins>
            <w:del w:author="Sonya Jakubec" w:id="283" w:date="2025-12-03T05:33:55Z">
              <w:r w:rsidDel="00000000" w:rsidR="00000000" w:rsidRPr="00000000">
                <w:rPr>
                  <w:rtl w:val="0"/>
                </w:rPr>
                <w:delText xml:space="preserve">’s stages of grief </w:delText>
              </w:r>
            </w:del>
            <w:r w:rsidDel="00000000" w:rsidR="00000000" w:rsidRPr="00000000">
              <w:rPr>
                <w:rtl w:val="0"/>
              </w:rPr>
              <w:t xml:space="preserve">or the concept of post-traumatic growth (PTG).</w:t>
            </w:r>
          </w:p>
          <w:p w:rsidR="00000000" w:rsidDel="00000000" w:rsidP="00000000" w:rsidRDefault="00000000" w:rsidRPr="00000000" w14:paraId="000008DB">
            <w:pPr>
              <w:numPr>
                <w:ilvl w:val="0"/>
                <w:numId w:val="523"/>
              </w:numPr>
              <w:spacing w:after="0" w:afterAutospacing="0" w:before="0" w:beforeAutospacing="0" w:lineRule="auto"/>
              <w:ind w:left="720" w:hanging="360"/>
            </w:pPr>
            <w:r w:rsidDel="00000000" w:rsidR="00000000" w:rsidRPr="00000000">
              <w:rPr>
                <w:b w:val="1"/>
                <w:bCs w:val="1"/>
                <w:rtl w:val="0"/>
              </w:rPr>
              <w:t xml:space="preserve">Group Discussions (20 minutes):</w:t>
            </w:r>
          </w:p>
          <w:p w:rsidR="00000000" w:rsidDel="00000000" w:rsidP="00000000" w:rsidRDefault="00000000" w:rsidRPr="00000000" w14:paraId="000008DC">
            <w:pPr>
              <w:numPr>
                <w:ilvl w:val="1"/>
                <w:numId w:val="523"/>
              </w:numPr>
              <w:spacing w:after="0" w:afterAutospacing="0" w:before="0" w:beforeAutospacing="0" w:lineRule="auto"/>
              <w:ind w:left="1440" w:hanging="360"/>
            </w:pPr>
            <w:r w:rsidDel="00000000" w:rsidR="00000000" w:rsidRPr="00000000">
              <w:rPr>
                <w:rtl w:val="0"/>
              </w:rPr>
              <w:t xml:space="preserve">Divide students into small groups of 3-5 participants. Assign each group one focus area:</w:t>
            </w:r>
          </w:p>
          <w:p w:rsidR="00000000" w:rsidDel="00000000" w:rsidP="00000000" w:rsidRDefault="00000000" w:rsidRPr="00000000" w14:paraId="000008DD">
            <w:pPr>
              <w:numPr>
                <w:ilvl w:val="2"/>
                <w:numId w:val="523"/>
              </w:numPr>
              <w:spacing w:after="0" w:afterAutospacing="0" w:before="0" w:beforeAutospacing="0" w:lineRule="auto"/>
              <w:ind w:left="2160" w:hanging="360"/>
            </w:pPr>
            <w:r w:rsidDel="00000000" w:rsidR="00000000" w:rsidRPr="00000000">
              <w:rPr>
                <w:b w:val="1"/>
                <w:bCs w:val="1"/>
                <w:rtl w:val="0"/>
              </w:rPr>
              <w:t xml:space="preserve">Manifestations:</w:t>
            </w:r>
            <w:r w:rsidDel="00000000" w:rsidR="00000000" w:rsidRPr="00000000">
              <w:rPr>
                <w:rtl w:val="0"/>
              </w:rPr>
              <w:t xml:space="preserve"> How do grief and solastalgia show up emotionally, physically, or behaviorally?</w:t>
            </w:r>
          </w:p>
          <w:p w:rsidR="00000000" w:rsidDel="00000000" w:rsidP="00000000" w:rsidRDefault="00000000" w:rsidRPr="00000000" w14:paraId="000008DE">
            <w:pPr>
              <w:numPr>
                <w:ilvl w:val="2"/>
                <w:numId w:val="523"/>
              </w:numPr>
              <w:spacing w:after="0" w:afterAutospacing="0" w:before="0" w:beforeAutospacing="0" w:lineRule="auto"/>
              <w:ind w:left="2160" w:hanging="360"/>
              <w:rPr>
                <w:del w:author="Claire Perry" w:id="284" w:date="2026-01-06T02:22:32Z"/>
              </w:rPr>
            </w:pPr>
            <w:r w:rsidDel="00000000" w:rsidR="00000000" w:rsidRPr="00000000">
              <w:rPr>
                <w:b w:val="1"/>
                <w:bCs w:val="1"/>
                <w:rtl w:val="0"/>
              </w:rPr>
              <w:t xml:space="preserve">Cultural Contexts:</w:t>
            </w:r>
            <w:r w:rsidDel="00000000" w:rsidR="00000000" w:rsidRPr="00000000">
              <w:rPr>
                <w:rtl w:val="0"/>
              </w:rPr>
              <w:t xml:space="preserve"> How might these emotions differ in Indigenous, rural, or urban communities</w:t>
            </w:r>
            <w:del w:author="Claire Perry" w:id="284" w:date="2026-01-06T02:22:32Z">
              <w:r w:rsidDel="00000000" w:rsidR="00000000" w:rsidRPr="00000000">
                <w:rPr>
                  <w:rtl w:val="0"/>
                </w:rPr>
                <w:delText xml:space="preserve">?</w:delText>
              </w:r>
            </w:del>
          </w:p>
          <w:p w:rsidR="00000000" w:rsidDel="00000000" w:rsidP="00000000" w:rsidRDefault="00000000" w:rsidRPr="00000000" w14:paraId="000008DF">
            <w:pPr>
              <w:numPr>
                <w:ilvl w:val="2"/>
                <w:numId w:val="523"/>
              </w:numPr>
              <w:spacing w:after="0" w:afterAutospacing="0" w:before="0" w:beforeAutospacing="0" w:lineRule="auto"/>
              <w:ind w:left="2160" w:hanging="360"/>
            </w:pPr>
            <w:ins w:author="Claire Perry" w:id="284" w:date="2026-01-06T02:22:32Z">
              <w:del w:author="Claire Perry" w:id="284" w:date="2026-01-06T02:22:32Z">
                <w:r w:rsidDel="00000000" w:rsidR="00000000" w:rsidRPr="00000000">
                  <w:rPr>
                    <w:b w:val="1"/>
                    <w:bCs w:val="1"/>
                    <w:rtl w:val="0"/>
                  </w:rPr>
                  <w:delText xml:space="preserve">Coping </w:delText>
                </w:r>
              </w:del>
            </w:ins>
            <w:del w:author="Claire Perry" w:id="284" w:date="2026-01-06T02:22:32Z">
              <w:r w:rsidDel="00000000" w:rsidR="00000000" w:rsidRPr="00000000">
                <w:rPr>
                  <w:b w:val="1"/>
                  <w:bCs w:val="1"/>
                  <w:rtl w:val="0"/>
                </w:rPr>
                <w:delText xml:space="preserve">Transformation</w:delText>
              </w:r>
            </w:del>
            <w:ins w:author="Claire Perry" w:id="284" w:date="2026-01-06T02:22:32Z">
              <w:r w:rsidDel="00000000" w:rsidR="00000000" w:rsidRPr="00000000">
                <w:rPr>
                  <w:b w:val="1"/>
                  <w:bCs w:val="1"/>
                  <w:rtl w:val="0"/>
                </w:rPr>
                <w:t xml:space="preserve"> Processing</w:t>
              </w:r>
            </w:ins>
            <w:r w:rsidDel="00000000" w:rsidR="00000000" w:rsidRPr="00000000">
              <w:rPr>
                <w:b w:val="1"/>
                <w:bCs w:val="1"/>
                <w:rtl w:val="0"/>
              </w:rPr>
              <w:t xml:space="preserve">:</w:t>
            </w:r>
            <w:r w:rsidDel="00000000" w:rsidR="00000000" w:rsidRPr="00000000">
              <w:rPr>
                <w:rtl w:val="0"/>
              </w:rPr>
              <w:t xml:space="preserve"> How can individuals or communities process these emotions constructively?</w:t>
            </w:r>
          </w:p>
          <w:p w:rsidR="00000000" w:rsidDel="00000000" w:rsidP="00000000" w:rsidRDefault="00000000" w:rsidRPr="00000000" w14:paraId="000008E0">
            <w:pPr>
              <w:numPr>
                <w:ilvl w:val="1"/>
                <w:numId w:val="523"/>
              </w:numPr>
              <w:spacing w:after="0" w:afterAutospacing="0" w:before="0" w:beforeAutospacing="0" w:lineRule="auto"/>
              <w:ind w:left="1440" w:hanging="360"/>
            </w:pPr>
            <w:r w:rsidDel="00000000" w:rsidR="00000000" w:rsidRPr="00000000">
              <w:rPr>
                <w:rtl w:val="0"/>
              </w:rPr>
              <w:t xml:space="preserve">Provide discussion prompts for each group:</w:t>
            </w:r>
          </w:p>
          <w:p w:rsidR="00000000" w:rsidDel="00000000" w:rsidP="00000000" w:rsidRDefault="00000000" w:rsidRPr="00000000" w14:paraId="000008E1">
            <w:pPr>
              <w:numPr>
                <w:ilvl w:val="2"/>
                <w:numId w:val="523"/>
              </w:numPr>
              <w:spacing w:after="0" w:afterAutospacing="0" w:before="0" w:beforeAutospacing="0" w:lineRule="auto"/>
              <w:ind w:left="2160" w:hanging="360"/>
            </w:pPr>
            <w:r w:rsidDel="00000000" w:rsidR="00000000" w:rsidRPr="00000000">
              <w:rPr>
                <w:rtl w:val="0"/>
              </w:rPr>
              <w:t xml:space="preserve">What are real-world examples of grief or solastalgia caused by climate change?</w:t>
            </w:r>
          </w:p>
          <w:p w:rsidR="00000000" w:rsidDel="00000000" w:rsidP="00000000" w:rsidRDefault="00000000" w:rsidRPr="00000000" w14:paraId="000008E2">
            <w:pPr>
              <w:numPr>
                <w:ilvl w:val="2"/>
                <w:numId w:val="523"/>
              </w:numPr>
              <w:spacing w:after="0" w:afterAutospacing="0" w:before="0" w:beforeAutospacing="0" w:lineRule="auto"/>
              <w:ind w:left="2160" w:hanging="360"/>
            </w:pPr>
            <w:r w:rsidDel="00000000" w:rsidR="00000000" w:rsidRPr="00000000">
              <w:rPr>
                <w:rtl w:val="0"/>
              </w:rPr>
              <w:t xml:space="preserve">How might these emotions affect individuals’ or communities’ relationships, identities, or daily lives?</w:t>
            </w:r>
          </w:p>
          <w:p w:rsidR="00000000" w:rsidDel="00000000" w:rsidP="00000000" w:rsidRDefault="00000000" w:rsidRPr="00000000" w14:paraId="000008E3">
            <w:pPr>
              <w:numPr>
                <w:ilvl w:val="2"/>
                <w:numId w:val="523"/>
              </w:numPr>
              <w:spacing w:after="0" w:afterAutospacing="0" w:before="0" w:beforeAutospacing="0" w:lineRule="auto"/>
              <w:ind w:left="2160" w:hanging="360"/>
            </w:pPr>
            <w:r w:rsidDel="00000000" w:rsidR="00000000" w:rsidRPr="00000000">
              <w:rPr>
                <w:rtl w:val="0"/>
              </w:rPr>
              <w:t xml:space="preserve">What strategies could help people move from despair to resilience?</w:t>
            </w:r>
          </w:p>
          <w:p w:rsidR="00000000" w:rsidDel="00000000" w:rsidP="00000000" w:rsidRDefault="00000000" w:rsidRPr="00000000" w14:paraId="000008E4">
            <w:pPr>
              <w:numPr>
                <w:ilvl w:val="0"/>
                <w:numId w:val="523"/>
              </w:numPr>
              <w:spacing w:after="0" w:afterAutospacing="0" w:before="0" w:beforeAutospacing="0" w:lineRule="auto"/>
              <w:ind w:left="720" w:hanging="360"/>
            </w:pPr>
            <w:r w:rsidDel="00000000" w:rsidR="00000000" w:rsidRPr="00000000">
              <w:rPr>
                <w:b w:val="1"/>
                <w:bCs w:val="1"/>
                <w:rtl w:val="0"/>
              </w:rPr>
              <w:t xml:space="preserve">Develop Strategies (15 minutes):</w:t>
            </w:r>
          </w:p>
          <w:p w:rsidR="00000000" w:rsidDel="00000000" w:rsidP="00000000" w:rsidRDefault="00000000" w:rsidRPr="00000000" w14:paraId="000008E5">
            <w:pPr>
              <w:numPr>
                <w:ilvl w:val="1"/>
                <w:numId w:val="523"/>
              </w:numPr>
              <w:spacing w:after="0" w:afterAutospacing="0" w:before="0" w:beforeAutospacing="0" w:lineRule="auto"/>
              <w:ind w:left="1440" w:hanging="360"/>
            </w:pPr>
            <w:r w:rsidDel="00000000" w:rsidR="00000000" w:rsidRPr="00000000">
              <w:rPr>
                <w:rtl w:val="0"/>
              </w:rPr>
              <w:t xml:space="preserve">Ask groups to brainstorm strategies to address grief and solastalgia at individual and community levels. Encourage them to think about:</w:t>
            </w:r>
          </w:p>
          <w:p w:rsidR="00000000" w:rsidDel="00000000" w:rsidP="00000000" w:rsidRDefault="00000000" w:rsidRPr="00000000" w14:paraId="000008E6">
            <w:pPr>
              <w:numPr>
                <w:ilvl w:val="2"/>
                <w:numId w:val="523"/>
              </w:numPr>
              <w:spacing w:after="0" w:afterAutospacing="0" w:before="0" w:beforeAutospacing="0" w:lineRule="auto"/>
              <w:ind w:left="2160" w:hanging="360"/>
            </w:pPr>
            <w:r w:rsidDel="00000000" w:rsidR="00000000" w:rsidRPr="00000000">
              <w:rPr>
                <w:b w:val="1"/>
                <w:bCs w:val="1"/>
                <w:rtl w:val="0"/>
              </w:rPr>
              <w:t xml:space="preserve">Individual Coping:</w:t>
            </w:r>
            <w:r w:rsidDel="00000000" w:rsidR="00000000" w:rsidRPr="00000000">
              <w:rPr>
                <w:rtl w:val="0"/>
              </w:rPr>
              <w:t xml:space="preserve"> Reconnecting with nature, mindfulness, creating art.</w:t>
            </w:r>
          </w:p>
          <w:p w:rsidR="00000000" w:rsidDel="00000000" w:rsidP="00000000" w:rsidRDefault="00000000" w:rsidRPr="00000000" w14:paraId="000008E7">
            <w:pPr>
              <w:numPr>
                <w:ilvl w:val="2"/>
                <w:numId w:val="523"/>
              </w:numPr>
              <w:spacing w:after="0" w:afterAutospacing="0" w:before="0" w:beforeAutospacing="0" w:lineRule="auto"/>
              <w:ind w:left="2160" w:hanging="360"/>
            </w:pPr>
            <w:r w:rsidDel="00000000" w:rsidR="00000000" w:rsidRPr="00000000">
              <w:rPr>
                <w:b w:val="1"/>
                <w:bCs w:val="1"/>
                <w:rtl w:val="0"/>
              </w:rPr>
              <w:t xml:space="preserve">Community Action:</w:t>
            </w:r>
            <w:r w:rsidDel="00000000" w:rsidR="00000000" w:rsidRPr="00000000">
              <w:rPr>
                <w:rtl w:val="0"/>
              </w:rPr>
              <w:t xml:space="preserve"> Shared mourning rituals, local advocacy, or collective recovery projects.</w:t>
            </w:r>
          </w:p>
          <w:p w:rsidR="00000000" w:rsidDel="00000000" w:rsidP="00000000" w:rsidRDefault="00000000" w:rsidRPr="00000000" w14:paraId="000008E8">
            <w:pPr>
              <w:numPr>
                <w:ilvl w:val="2"/>
                <w:numId w:val="523"/>
              </w:numPr>
              <w:spacing w:after="0" w:afterAutospacing="0" w:before="0" w:beforeAutospacing="0" w:lineRule="auto"/>
              <w:ind w:left="2160" w:hanging="360"/>
            </w:pPr>
            <w:r w:rsidDel="00000000" w:rsidR="00000000" w:rsidRPr="00000000">
              <w:rPr>
                <w:b w:val="1"/>
                <w:bCs w:val="1"/>
                <w:rtl w:val="0"/>
              </w:rPr>
              <w:t xml:space="preserve">Policy-Level Support:</w:t>
            </w:r>
            <w:r w:rsidDel="00000000" w:rsidR="00000000" w:rsidRPr="00000000">
              <w:rPr>
                <w:rtl w:val="0"/>
              </w:rPr>
              <w:t xml:space="preserve"> Protecting cultural landscapes, integrating mental health services into climate adaptation programs.</w:t>
            </w:r>
          </w:p>
          <w:p w:rsidR="00000000" w:rsidDel="00000000" w:rsidP="00000000" w:rsidRDefault="00000000" w:rsidRPr="00000000" w14:paraId="000008E9">
            <w:pPr>
              <w:numPr>
                <w:ilvl w:val="1"/>
                <w:numId w:val="523"/>
              </w:numPr>
              <w:spacing w:after="0" w:afterAutospacing="0" w:before="0" w:beforeAutospacing="0" w:lineRule="auto"/>
              <w:ind w:left="1440" w:hanging="360"/>
            </w:pPr>
            <w:r w:rsidDel="00000000" w:rsidR="00000000" w:rsidRPr="00000000">
              <w:rPr>
                <w:rtl w:val="0"/>
              </w:rPr>
              <w:t xml:space="preserve">Groups should create a brief summary or visual representation of their strategies (e.g., a mind map, flowchart).</w:t>
            </w:r>
          </w:p>
          <w:p w:rsidR="00000000" w:rsidDel="00000000" w:rsidP="00000000" w:rsidRDefault="00000000" w:rsidRPr="00000000" w14:paraId="000008EA">
            <w:pPr>
              <w:numPr>
                <w:ilvl w:val="0"/>
                <w:numId w:val="523"/>
              </w:numPr>
              <w:spacing w:after="0" w:afterAutospacing="0" w:before="0" w:beforeAutospacing="0" w:lineRule="auto"/>
              <w:ind w:left="720" w:hanging="360"/>
            </w:pPr>
            <w:r w:rsidDel="00000000" w:rsidR="00000000" w:rsidRPr="00000000">
              <w:rPr>
                <w:b w:val="1"/>
                <w:bCs w:val="1"/>
                <w:rtl w:val="0"/>
              </w:rPr>
              <w:t xml:space="preserve">Presentation and Debrief (15 minutes):</w:t>
            </w:r>
          </w:p>
          <w:p w:rsidR="00000000" w:rsidDel="00000000" w:rsidP="00000000" w:rsidRDefault="00000000" w:rsidRPr="00000000" w14:paraId="000008EB">
            <w:pPr>
              <w:numPr>
                <w:ilvl w:val="1"/>
                <w:numId w:val="523"/>
              </w:numPr>
              <w:spacing w:after="0" w:afterAutospacing="0" w:before="0" w:beforeAutospacing="0" w:lineRule="auto"/>
              <w:ind w:left="1440" w:hanging="360"/>
            </w:pPr>
            <w:r w:rsidDel="00000000" w:rsidR="00000000" w:rsidRPr="00000000">
              <w:rPr>
                <w:rtl w:val="0"/>
              </w:rPr>
              <w:t xml:space="preserve">Each group presents their findings and strategies to the class.</w:t>
            </w:r>
          </w:p>
          <w:p w:rsidR="00000000" w:rsidDel="00000000" w:rsidP="00000000" w:rsidRDefault="00000000" w:rsidRPr="00000000" w14:paraId="000008EC">
            <w:pPr>
              <w:numPr>
                <w:ilvl w:val="1"/>
                <w:numId w:val="523"/>
              </w:numPr>
              <w:spacing w:after="0" w:afterAutospacing="0" w:before="0" w:beforeAutospacing="0" w:lineRule="auto"/>
              <w:ind w:left="1440" w:hanging="360"/>
            </w:pPr>
            <w:r w:rsidDel="00000000" w:rsidR="00000000" w:rsidRPr="00000000">
              <w:rPr>
                <w:rtl w:val="0"/>
              </w:rPr>
              <w:t xml:space="preserve">Facilitate a discussion with questions like:</w:t>
            </w:r>
          </w:p>
          <w:p w:rsidR="00000000" w:rsidDel="00000000" w:rsidP="00000000" w:rsidRDefault="00000000" w:rsidRPr="00000000" w14:paraId="000008ED">
            <w:pPr>
              <w:numPr>
                <w:ilvl w:val="2"/>
                <w:numId w:val="523"/>
              </w:numPr>
              <w:spacing w:after="0" w:afterAutospacing="0" w:before="0" w:beforeAutospacing="0" w:lineRule="auto"/>
              <w:ind w:left="2160" w:hanging="360"/>
            </w:pPr>
            <w:r w:rsidDel="00000000" w:rsidR="00000000" w:rsidRPr="00000000">
              <w:rPr>
                <w:rtl w:val="0"/>
              </w:rPr>
              <w:t xml:space="preserve">“What commonalities or differences did you notice across groups?”</w:t>
            </w:r>
          </w:p>
          <w:p w:rsidR="00000000" w:rsidDel="00000000" w:rsidP="00000000" w:rsidRDefault="00000000" w:rsidRPr="00000000" w14:paraId="000008EE">
            <w:pPr>
              <w:numPr>
                <w:ilvl w:val="2"/>
                <w:numId w:val="523"/>
              </w:numPr>
              <w:spacing w:after="0" w:afterAutospacing="0" w:before="0" w:beforeAutospacing="0" w:lineRule="auto"/>
              <w:ind w:left="2160" w:hanging="360"/>
            </w:pPr>
            <w:r w:rsidDel="00000000" w:rsidR="00000000" w:rsidRPr="00000000">
              <w:rPr>
                <w:rtl w:val="0"/>
              </w:rPr>
              <w:t xml:space="preserve">“How can grief and solastalgia inspire positive change?”</w:t>
            </w:r>
          </w:p>
          <w:p w:rsidR="00000000" w:rsidDel="00000000" w:rsidP="00000000" w:rsidRDefault="00000000" w:rsidRPr="00000000" w14:paraId="000008EF">
            <w:pPr>
              <w:numPr>
                <w:ilvl w:val="2"/>
                <w:numId w:val="523"/>
              </w:numPr>
              <w:spacing w:after="240" w:before="0" w:beforeAutospacing="0" w:lineRule="auto"/>
              <w:ind w:left="2160" w:hanging="360"/>
            </w:pPr>
            <w:r w:rsidDel="00000000" w:rsidR="00000000" w:rsidRPr="00000000">
              <w:rPr>
                <w:rtl w:val="0"/>
              </w:rPr>
              <w:t xml:space="preserve">“Why is it important to consider cultural and community contexts when addressing these emotions?”</w:t>
            </w:r>
          </w:p>
          <w:p w:rsidR="00000000" w:rsidDel="00000000" w:rsidP="00000000" w:rsidRDefault="00000000" w:rsidRPr="00000000" w14:paraId="000008F0">
            <w:pPr>
              <w:spacing w:after="240" w:before="240" w:lineRule="auto"/>
              <w:rPr>
                <w:b w:val="1"/>
                <w:bCs w:val="1"/>
              </w:rPr>
            </w:pPr>
            <w:r w:rsidDel="00000000" w:rsidR="00000000" w:rsidRPr="00000000">
              <w:rPr>
                <w:b w:val="1"/>
                <w:bCs w:val="1"/>
                <w:rtl w:val="0"/>
              </w:rPr>
              <w:t xml:space="preserve">Optional Variation:</w:t>
            </w:r>
          </w:p>
          <w:p w:rsidR="00000000" w:rsidDel="00000000" w:rsidP="00000000" w:rsidRDefault="00000000" w:rsidRPr="00000000" w14:paraId="000008F1">
            <w:pPr>
              <w:spacing w:after="240" w:before="240" w:lineRule="auto"/>
              <w:rPr/>
            </w:pPr>
            <w:r w:rsidDel="00000000" w:rsidR="00000000" w:rsidRPr="00000000">
              <w:rPr>
                <w:rtl w:val="0"/>
              </w:rPr>
              <w:t xml:space="preserve">Provide case studies or personal narratives of individuals or communities experiencing climate grief or solastalgia. Assign groups to analyze these stories and propose tailored strategies for support and resilience.</w:t>
            </w:r>
          </w:p>
        </w:tc>
      </w:tr>
      <w:tr>
        <w:trPr>
          <w:cantSplit w:val="0"/>
          <w:tblHeader w:val="0"/>
        </w:trPr>
        <w:tc>
          <w:tcPr>
            <w:shd w:fill="d5a6bd" w:val="clear"/>
          </w:tcPr>
          <w:p w:rsidR="00000000" w:rsidDel="00000000" w:rsidP="00000000" w:rsidRDefault="00000000" w:rsidRPr="00000000" w14:paraId="000008F2">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08F3">
            <w:pPr>
              <w:numPr>
                <w:ilvl w:val="0"/>
                <w:numId w:val="338"/>
              </w:numPr>
              <w:spacing w:after="0" w:afterAutospacing="0" w:before="240" w:lineRule="auto"/>
              <w:ind w:left="720" w:hanging="360"/>
            </w:pPr>
            <w:r w:rsidDel="00000000" w:rsidR="00000000" w:rsidRPr="00000000">
              <w:rPr>
                <w:rtl w:val="0"/>
              </w:rPr>
              <w:t xml:space="preserve">Albrecht, G. (2016). ‘Solastalgia’: a new concept in health and identity (Version 1). Monash University.</w:t>
            </w:r>
            <w:hyperlink r:id="rId206">
              <w:r w:rsidDel="00000000" w:rsidR="00000000" w:rsidRPr="00000000">
                <w:rPr>
                  <w:rtl w:val="0"/>
                </w:rPr>
                <w:t xml:space="preserve"> </w:t>
              </w:r>
            </w:hyperlink>
            <w:hyperlink r:id="rId207">
              <w:r w:rsidDel="00000000" w:rsidR="00000000" w:rsidRPr="00000000">
                <w:rPr>
                  <w:color w:val="1155cc"/>
                  <w:u w:val="single"/>
                  <w:rtl w:val="0"/>
                </w:rPr>
                <w:t xml:space="preserve">https://doi.org/10.4225/03/584f410704696</w:t>
              </w:r>
            </w:hyperlink>
            <w:r w:rsidDel="00000000" w:rsidR="00000000" w:rsidRPr="00000000">
              <w:rPr>
                <w:rtl w:val="0"/>
              </w:rPr>
            </w:r>
          </w:p>
          <w:p w:rsidR="00000000" w:rsidDel="00000000" w:rsidP="00000000" w:rsidRDefault="00000000" w:rsidRPr="00000000" w14:paraId="000008F4">
            <w:pPr>
              <w:numPr>
                <w:ilvl w:val="0"/>
                <w:numId w:val="338"/>
              </w:numPr>
              <w:spacing w:after="0" w:afterAutospacing="0" w:before="0" w:beforeAutospacing="0" w:lineRule="auto"/>
              <w:ind w:left="720" w:hanging="360"/>
            </w:pPr>
            <w:r w:rsidDel="00000000" w:rsidR="00000000" w:rsidRPr="00000000">
              <w:rPr>
                <w:rtl w:val="0"/>
              </w:rPr>
              <w:t xml:space="preserve">Albrecht, G., Sartore, G. M., Connor, L., Higginbotham, N., Freeman, S., Kelly, B., Stain, H., Tonna, A., &amp; Pollard, G. (2007). Solastalgia: the distress caused by environmental change. Australasian psychiatry, 15 Suppl 1, S95–S98.</w:t>
            </w:r>
            <w:hyperlink r:id="rId208">
              <w:r w:rsidDel="00000000" w:rsidR="00000000" w:rsidRPr="00000000">
                <w:rPr>
                  <w:rtl w:val="0"/>
                </w:rPr>
                <w:t xml:space="preserve"> </w:t>
              </w:r>
            </w:hyperlink>
            <w:hyperlink r:id="rId209">
              <w:r w:rsidDel="00000000" w:rsidR="00000000" w:rsidRPr="00000000">
                <w:rPr>
                  <w:color w:val="1155cc"/>
                  <w:u w:val="single"/>
                  <w:rtl w:val="0"/>
                </w:rPr>
                <w:t xml:space="preserve">https://doi.org/10.1080/10398560701701288</w:t>
              </w:r>
            </w:hyperlink>
            <w:r w:rsidDel="00000000" w:rsidR="00000000" w:rsidRPr="00000000">
              <w:rPr>
                <w:rtl w:val="0"/>
              </w:rPr>
            </w:r>
          </w:p>
          <w:p w:rsidR="00000000" w:rsidDel="00000000" w:rsidP="00000000" w:rsidRDefault="00000000" w:rsidRPr="00000000" w14:paraId="000008F5">
            <w:pPr>
              <w:numPr>
                <w:ilvl w:val="0"/>
                <w:numId w:val="338"/>
              </w:numPr>
              <w:spacing w:after="0" w:afterAutospacing="0" w:before="0" w:beforeAutospacing="0" w:lineRule="auto"/>
              <w:ind w:left="720" w:hanging="360"/>
            </w:pPr>
            <w:r w:rsidDel="00000000" w:rsidR="00000000" w:rsidRPr="00000000">
              <w:rPr>
                <w:rtl w:val="0"/>
              </w:rPr>
              <w:t xml:space="preserve">Comtesse, H., Ertl, V., Hengst, S. M. C., Rosner, R., &amp; Smid, G. E. (2021). Ecological Grief as a Response to Environmental Change: A Mental Health Risk or Functional Response?. </w:t>
            </w:r>
            <w:r w:rsidDel="00000000" w:rsidR="00000000" w:rsidRPr="00000000">
              <w:rPr>
                <w:i w:val="1"/>
                <w:iCs w:val="1"/>
                <w:rtl w:val="0"/>
              </w:rPr>
              <w:t xml:space="preserve">International journal of environmental research and public health</w:t>
            </w:r>
            <w:r w:rsidDel="00000000" w:rsidR="00000000" w:rsidRPr="00000000">
              <w:rPr>
                <w:rtl w:val="0"/>
              </w:rPr>
              <w:t xml:space="preserve">, </w:t>
            </w:r>
            <w:r w:rsidDel="00000000" w:rsidR="00000000" w:rsidRPr="00000000">
              <w:rPr>
                <w:i w:val="1"/>
                <w:iCs w:val="1"/>
                <w:rtl w:val="0"/>
              </w:rPr>
              <w:t xml:space="preserve">18</w:t>
            </w:r>
            <w:r w:rsidDel="00000000" w:rsidR="00000000" w:rsidRPr="00000000">
              <w:rPr>
                <w:rtl w:val="0"/>
              </w:rPr>
              <w:t xml:space="preserve">(2), 734. </w:t>
            </w:r>
            <w:hyperlink r:id="rId210">
              <w:r w:rsidDel="00000000" w:rsidR="00000000" w:rsidRPr="00000000">
                <w:rPr>
                  <w:color w:val="1155cc"/>
                  <w:u w:val="single"/>
                  <w:rtl w:val="0"/>
                </w:rPr>
                <w:t xml:space="preserve">https://doi.org/10.3390/ijerph18020734</w:t>
              </w:r>
            </w:hyperlink>
            <w:r w:rsidDel="00000000" w:rsidR="00000000" w:rsidRPr="00000000">
              <w:rPr>
                <w:rtl w:val="0"/>
              </w:rPr>
            </w:r>
          </w:p>
          <w:p w:rsidR="00000000" w:rsidDel="00000000" w:rsidP="00000000" w:rsidRDefault="00000000" w:rsidRPr="00000000" w14:paraId="000008F6">
            <w:pPr>
              <w:numPr>
                <w:ilvl w:val="0"/>
                <w:numId w:val="338"/>
              </w:numPr>
              <w:spacing w:after="0" w:afterAutospacing="0" w:before="0" w:beforeAutospacing="0" w:lineRule="auto"/>
              <w:ind w:left="720" w:hanging="360"/>
            </w:pPr>
            <w:r w:rsidDel="00000000" w:rsidR="00000000" w:rsidRPr="00000000">
              <w:rPr>
                <w:rtl w:val="0"/>
              </w:rPr>
              <w:t xml:space="preserve">Cunsolo, A., Ellis, N.R. Ecological grief as a mental health response to climate change-related loss. </w:t>
            </w:r>
            <w:r w:rsidDel="00000000" w:rsidR="00000000" w:rsidRPr="00000000">
              <w:rPr>
                <w:i w:val="1"/>
                <w:iCs w:val="1"/>
                <w:rtl w:val="0"/>
              </w:rPr>
              <w:t xml:space="preserve">Nature Clim Change</w:t>
            </w:r>
            <w:r w:rsidDel="00000000" w:rsidR="00000000" w:rsidRPr="00000000">
              <w:rPr>
                <w:rtl w:val="0"/>
              </w:rPr>
              <w:t xml:space="preserve"> </w:t>
            </w:r>
            <w:r w:rsidDel="00000000" w:rsidR="00000000" w:rsidRPr="00000000">
              <w:rPr>
                <w:b w:val="1"/>
                <w:bCs w:val="1"/>
                <w:rtl w:val="0"/>
              </w:rPr>
              <w:t xml:space="preserve">8</w:t>
            </w:r>
            <w:r w:rsidDel="00000000" w:rsidR="00000000" w:rsidRPr="00000000">
              <w:rPr>
                <w:rtl w:val="0"/>
              </w:rPr>
              <w:t xml:space="preserve">, 275–281 (2018).</w:t>
            </w:r>
            <w:hyperlink r:id="rId211">
              <w:r w:rsidDel="00000000" w:rsidR="00000000" w:rsidRPr="00000000">
                <w:rPr>
                  <w:rtl w:val="0"/>
                </w:rPr>
                <w:t xml:space="preserve"> </w:t>
              </w:r>
            </w:hyperlink>
            <w:hyperlink r:id="rId212">
              <w:r w:rsidDel="00000000" w:rsidR="00000000" w:rsidRPr="00000000">
                <w:rPr>
                  <w:color w:val="0563c1"/>
                  <w:u w:val="single"/>
                  <w:rtl w:val="0"/>
                </w:rPr>
                <w:t xml:space="preserve">https://doi.org/10.1038/s41558-018-0092-2</w:t>
              </w:r>
            </w:hyperlink>
            <w:r w:rsidDel="00000000" w:rsidR="00000000" w:rsidRPr="00000000">
              <w:rPr>
                <w:rtl w:val="0"/>
              </w:rPr>
            </w:r>
          </w:p>
          <w:p w:rsidR="00000000" w:rsidDel="00000000" w:rsidP="00000000" w:rsidRDefault="00000000" w:rsidRPr="00000000" w14:paraId="000008F7">
            <w:pPr>
              <w:numPr>
                <w:ilvl w:val="0"/>
                <w:numId w:val="338"/>
              </w:numPr>
              <w:spacing w:after="0" w:afterAutospacing="0" w:before="0" w:beforeAutospacing="0" w:lineRule="auto"/>
              <w:ind w:left="720" w:hanging="360"/>
            </w:pPr>
            <w:r w:rsidDel="00000000" w:rsidR="00000000" w:rsidRPr="00000000">
              <w:rPr>
                <w:rtl w:val="0"/>
              </w:rPr>
              <w:t xml:space="preserve">Kaplan, R., &amp; Kaplan, S. (1989). </w:t>
            </w:r>
            <w:r w:rsidDel="00000000" w:rsidR="00000000" w:rsidRPr="00000000">
              <w:rPr>
                <w:i w:val="1"/>
                <w:iCs w:val="1"/>
                <w:rtl w:val="0"/>
              </w:rPr>
              <w:t xml:space="preserve">The experience of nature: A psychological perspective.</w:t>
            </w:r>
            <w:r w:rsidDel="00000000" w:rsidR="00000000" w:rsidRPr="00000000">
              <w:rPr>
                <w:rtl w:val="0"/>
              </w:rPr>
              <w:t xml:space="preserve"> Cambridge University Press.</w:t>
            </w:r>
            <w:hyperlink r:id="rId213">
              <w:r w:rsidDel="00000000" w:rsidR="00000000" w:rsidRPr="00000000">
                <w:rPr>
                  <w:rtl w:val="0"/>
                </w:rPr>
                <w:t xml:space="preserve"> </w:t>
              </w:r>
            </w:hyperlink>
            <w:hyperlink r:id="rId214">
              <w:r w:rsidDel="00000000" w:rsidR="00000000" w:rsidRPr="00000000">
                <w:rPr>
                  <w:color w:val="0563c1"/>
                  <w:u w:val="single"/>
                  <w:rtl w:val="0"/>
                </w:rPr>
                <w:t xml:space="preserve">https://psycnet.apa.org/record/1989-98477-000</w:t>
              </w:r>
            </w:hyperlink>
            <w:r w:rsidDel="00000000" w:rsidR="00000000" w:rsidRPr="00000000">
              <w:rPr>
                <w:rtl w:val="0"/>
              </w:rPr>
            </w:r>
          </w:p>
          <w:p w:rsidR="00000000" w:rsidDel="00000000" w:rsidP="00000000" w:rsidRDefault="00000000" w:rsidRPr="00000000" w14:paraId="000008F8">
            <w:pPr>
              <w:numPr>
                <w:ilvl w:val="0"/>
                <w:numId w:val="338"/>
              </w:numPr>
              <w:spacing w:after="0" w:afterAutospacing="0" w:before="0" w:beforeAutospacing="0" w:lineRule="auto"/>
              <w:ind w:left="720" w:hanging="360"/>
            </w:pPr>
            <w:r w:rsidDel="00000000" w:rsidR="00000000" w:rsidRPr="00000000">
              <w:rPr>
                <w:rtl w:val="0"/>
              </w:rPr>
              <w:t xml:space="preserve">Kübler-Ross, E., &amp; Kessler, D. (2005). On grief and grieving: Finding the meaning of grief through the five stages of loss. Scribner.</w:t>
            </w:r>
            <w:hyperlink r:id="rId215">
              <w:r w:rsidDel="00000000" w:rsidR="00000000" w:rsidRPr="00000000">
                <w:rPr>
                  <w:rtl w:val="0"/>
                </w:rPr>
                <w:t xml:space="preserve"> </w:t>
              </w:r>
            </w:hyperlink>
            <w:hyperlink r:id="rId216">
              <w:r w:rsidDel="00000000" w:rsidR="00000000" w:rsidRPr="00000000">
                <w:rPr>
                  <w:color w:val="1470af"/>
                  <w:u w:val="single"/>
                  <w:rtl w:val="0"/>
                </w:rPr>
                <w:t xml:space="preserve">https://www.amazon.ca/Grief-Grieving-Finding-Meaning-Through/dp/1476775559</w:t>
              </w:r>
            </w:hyperlink>
            <w:r w:rsidDel="00000000" w:rsidR="00000000" w:rsidRPr="00000000">
              <w:rPr>
                <w:rtl w:val="0"/>
              </w:rPr>
            </w:r>
          </w:p>
          <w:p w:rsidR="00000000" w:rsidDel="00000000" w:rsidP="00000000" w:rsidRDefault="00000000" w:rsidRPr="00000000" w14:paraId="000008F9">
            <w:pPr>
              <w:numPr>
                <w:ilvl w:val="0"/>
                <w:numId w:val="338"/>
              </w:numPr>
              <w:spacing w:after="0" w:afterAutospacing="0" w:before="0" w:beforeAutospacing="0" w:lineRule="auto"/>
              <w:ind w:left="720" w:hanging="360"/>
            </w:pPr>
            <w:r w:rsidDel="00000000" w:rsidR="00000000" w:rsidRPr="00000000">
              <w:rPr>
                <w:rtl w:val="0"/>
              </w:rPr>
              <w:t xml:space="preserve">Thomashow, M. (2002). </w:t>
            </w:r>
            <w:r w:rsidDel="00000000" w:rsidR="00000000" w:rsidRPr="00000000">
              <w:rPr>
                <w:i w:val="1"/>
                <w:iCs w:val="1"/>
                <w:rtl w:val="0"/>
              </w:rPr>
              <w:t xml:space="preserve">Bringing the biosphere home: Learning to perceive global environmental change</w:t>
            </w:r>
            <w:r w:rsidDel="00000000" w:rsidR="00000000" w:rsidRPr="00000000">
              <w:rPr>
                <w:rtl w:val="0"/>
              </w:rPr>
              <w:t xml:space="preserve">. MIT Press.</w:t>
            </w:r>
            <w:hyperlink r:id="rId217">
              <w:r w:rsidDel="00000000" w:rsidR="00000000" w:rsidRPr="00000000">
                <w:rPr>
                  <w:rtl w:val="0"/>
                </w:rPr>
                <w:t xml:space="preserve"> </w:t>
              </w:r>
            </w:hyperlink>
            <w:hyperlink r:id="rId218">
              <w:r w:rsidDel="00000000" w:rsidR="00000000" w:rsidRPr="00000000">
                <w:rPr>
                  <w:color w:val="1470af"/>
                  <w:u w:val="single"/>
                  <w:rtl w:val="0"/>
                </w:rPr>
                <w:t xml:space="preserve">https://www.amazon.ca/Bringing-Biosphere-Home-Learning-Environmental/dp/0262700999</w:t>
              </w:r>
            </w:hyperlink>
            <w:r w:rsidDel="00000000" w:rsidR="00000000" w:rsidRPr="00000000">
              <w:rPr>
                <w:rtl w:val="0"/>
              </w:rPr>
            </w:r>
          </w:p>
          <w:p w:rsidR="00000000" w:rsidDel="00000000" w:rsidP="00000000" w:rsidRDefault="00000000" w:rsidRPr="00000000" w14:paraId="000008FA">
            <w:pPr>
              <w:numPr>
                <w:ilvl w:val="0"/>
                <w:numId w:val="338"/>
              </w:numPr>
              <w:spacing w:after="0" w:afterAutospacing="0" w:before="0" w:beforeAutospacing="0" w:lineRule="auto"/>
              <w:ind w:left="720" w:hanging="360"/>
            </w:pPr>
            <w:r w:rsidDel="00000000" w:rsidR="00000000" w:rsidRPr="00000000">
              <w:rPr>
                <w:rtl w:val="0"/>
              </w:rPr>
              <w:t xml:space="preserve">Wilson, E. O. (1984). </w:t>
            </w:r>
            <w:r w:rsidDel="00000000" w:rsidR="00000000" w:rsidRPr="00000000">
              <w:rPr>
                <w:i w:val="1"/>
                <w:iCs w:val="1"/>
                <w:rtl w:val="0"/>
              </w:rPr>
              <w:t xml:space="preserve">Biophilia</w:t>
            </w:r>
            <w:r w:rsidDel="00000000" w:rsidR="00000000" w:rsidRPr="00000000">
              <w:rPr>
                <w:rtl w:val="0"/>
              </w:rPr>
              <w:t xml:space="preserve">. Harvard University Press.</w:t>
            </w:r>
          </w:p>
          <w:p w:rsidR="00000000" w:rsidDel="00000000" w:rsidP="00000000" w:rsidRDefault="00000000" w:rsidRPr="00000000" w14:paraId="000008FB">
            <w:pPr>
              <w:numPr>
                <w:ilvl w:val="0"/>
                <w:numId w:val="338"/>
              </w:numPr>
              <w:spacing w:after="0" w:afterAutospacing="0" w:before="0" w:beforeAutospacing="0" w:lineRule="auto"/>
              <w:ind w:left="720" w:hanging="360"/>
            </w:pPr>
            <w:r w:rsidDel="00000000" w:rsidR="00000000" w:rsidRPr="00000000">
              <w:rPr>
                <w:rtl w:val="0"/>
              </w:rPr>
              <w:t xml:space="preserve">Worden, J. W. (2009). </w:t>
            </w:r>
            <w:r w:rsidDel="00000000" w:rsidR="00000000" w:rsidRPr="00000000">
              <w:rPr>
                <w:i w:val="1"/>
                <w:iCs w:val="1"/>
                <w:rtl w:val="0"/>
              </w:rPr>
              <w:t xml:space="preserve">Grief counseling and grief therapy: A handbook for the mental health practitioner</w:t>
            </w:r>
            <w:r w:rsidDel="00000000" w:rsidR="00000000" w:rsidRPr="00000000">
              <w:rPr>
                <w:rtl w:val="0"/>
              </w:rPr>
              <w:t xml:space="preserve"> (4th ed.). Springer Publishing Company.</w:t>
            </w:r>
            <w:hyperlink r:id="rId219">
              <w:r w:rsidDel="00000000" w:rsidR="00000000" w:rsidRPr="00000000">
                <w:rPr>
                  <w:rtl w:val="0"/>
                </w:rPr>
                <w:t xml:space="preserve"> </w:t>
              </w:r>
            </w:hyperlink>
            <w:hyperlink r:id="rId220">
              <w:r w:rsidDel="00000000" w:rsidR="00000000" w:rsidRPr="00000000">
                <w:rPr>
                  <w:color w:val="1470af"/>
                  <w:u w:val="single"/>
                  <w:rtl w:val="0"/>
                </w:rPr>
                <w:t xml:space="preserve">https://www.amazon.ca/Grief-Counseling-Therapy-Handbook-Practitioner/dp/0826134742</w:t>
              </w:r>
            </w:hyperlink>
            <w:r w:rsidDel="00000000" w:rsidR="00000000" w:rsidRPr="00000000">
              <w:rPr>
                <w:rtl w:val="0"/>
              </w:rPr>
            </w:r>
          </w:p>
          <w:p w:rsidR="00000000" w:rsidDel="00000000" w:rsidP="00000000" w:rsidRDefault="00000000" w:rsidRPr="00000000" w14:paraId="000008FC">
            <w:pPr>
              <w:numPr>
                <w:ilvl w:val="0"/>
                <w:numId w:val="338"/>
              </w:numPr>
              <w:spacing w:after="240" w:before="0" w:beforeAutospacing="0" w:lineRule="auto"/>
              <w:ind w:left="720" w:hanging="360"/>
            </w:pPr>
            <w:r w:rsidDel="00000000" w:rsidR="00000000" w:rsidRPr="00000000">
              <w:rPr>
                <w:rtl w:val="0"/>
              </w:rPr>
              <w:t xml:space="preserve">Kimmerer, R. W. (2013). </w:t>
            </w:r>
            <w:r w:rsidDel="00000000" w:rsidR="00000000" w:rsidRPr="00000000">
              <w:rPr>
                <w:i w:val="1"/>
                <w:iCs w:val="1"/>
                <w:rtl w:val="0"/>
              </w:rPr>
              <w:t xml:space="preserve">Braiding sweetgrass: Indigenous wisdom, scientific knowledge, and the teachings of plants</w:t>
            </w:r>
            <w:r w:rsidDel="00000000" w:rsidR="00000000" w:rsidRPr="00000000">
              <w:rPr>
                <w:rtl w:val="0"/>
              </w:rPr>
              <w:t xml:space="preserve">. Milkweed Editions.</w:t>
            </w:r>
            <w:hyperlink r:id="rId221">
              <w:r w:rsidDel="00000000" w:rsidR="00000000" w:rsidRPr="00000000">
                <w:rPr>
                  <w:rtl w:val="0"/>
                </w:rPr>
                <w:t xml:space="preserve"> </w:t>
              </w:r>
            </w:hyperlink>
            <w:hyperlink r:id="rId222">
              <w:r w:rsidDel="00000000" w:rsidR="00000000" w:rsidRPr="00000000">
                <w:rPr>
                  <w:color w:val="1470af"/>
                  <w:u w:val="single"/>
                  <w:rtl w:val="0"/>
                </w:rPr>
                <w:t xml:space="preserve">https://www.amazon.ca/Braiding-Sweetgrass-Indigenous-Scientific-Knowledge/dp/1571313567</w:t>
              </w:r>
            </w:hyperlink>
            <w:r w:rsidDel="00000000" w:rsidR="00000000" w:rsidRPr="00000000">
              <w:rPr>
                <w:rtl w:val="0"/>
              </w:rPr>
            </w:r>
          </w:p>
          <w:p w:rsidR="00000000" w:rsidDel="00000000" w:rsidP="00000000" w:rsidRDefault="00000000" w:rsidRPr="00000000" w14:paraId="000008FD">
            <w:pPr>
              <w:widowControl w:val="0"/>
              <w:spacing w:line="240" w:lineRule="auto"/>
              <w:rPr/>
            </w:pPr>
            <w:r w:rsidDel="00000000" w:rsidR="00000000" w:rsidRPr="00000000">
              <w:rPr>
                <w:rtl w:val="0"/>
              </w:rPr>
            </w:r>
          </w:p>
        </w:tc>
      </w:tr>
    </w:tbl>
    <w:p w:rsidR="00000000" w:rsidDel="00000000" w:rsidP="00000000" w:rsidRDefault="00000000" w:rsidRPr="00000000" w14:paraId="000008FE">
      <w:pPr>
        <w:spacing w:after="240" w:before="240" w:lineRule="auto"/>
        <w:rPr/>
        <w:sectPr>
          <w:headerReference r:id="rId223"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8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4" w:type="default"/>
          <w:type w:val="nextPage"/>
          <w:pgSz w:h="12240" w:w="15840" w:orient="landscape"/>
          <w:pgMar w:bottom="1440.0000000000002" w:top="1440.0000000000002" w:left="1440.0000000000002" w:right="1440.0000000000002" w:header="720" w:footer="720"/>
          <w:pgNumType w:start="1"/>
        </w:sectPr>
      </w:pPr>
      <w:bookmarkStart w:colFirst="0" w:colLast="0" w:name="_xravhrlv3ir" w:id="170"/>
      <w:bookmarkEnd w:id="1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Climate Emotions - Guilt and Shame</w:t>
      </w:r>
      <w:r w:rsidDel="00000000" w:rsidR="00000000" w:rsidRPr="00000000">
        <w:rPr>
          <w:rtl w:val="0"/>
        </w:rPr>
      </w:r>
    </w:p>
    <w:p w:rsidR="00000000" w:rsidDel="00000000" w:rsidP="00000000" w:rsidRDefault="00000000" w:rsidRPr="00000000" w14:paraId="00000900">
      <w:pPr>
        <w:pStyle w:val="Heading1"/>
        <w:spacing w:after="240" w:before="240" w:lineRule="auto"/>
        <w:rPr/>
      </w:pPr>
      <w:bookmarkStart w:colFirst="0" w:colLast="0" w:name="_mls6mpg4pztk" w:id="171"/>
      <w:bookmarkEnd w:id="171"/>
      <w:r w:rsidDel="00000000" w:rsidR="00000000" w:rsidRPr="00000000">
        <w:rPr>
          <w:rtl w:val="0"/>
        </w:rPr>
      </w:r>
    </w:p>
    <w:tbl>
      <w:tblPr>
        <w:tblStyle w:val="Table70"/>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blHeader w:val="0"/>
        </w:trPr>
        <w:tc>
          <w:tcPr>
            <w:shd w:fill="f4cccc" w:val="clear"/>
          </w:tcPr>
          <w:p w:rsidR="00000000" w:rsidDel="00000000" w:rsidP="00000000" w:rsidRDefault="00000000" w:rsidRPr="00000000" w14:paraId="00000901">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902">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903">
            <w:pPr>
              <w:widowControl w:val="0"/>
              <w:rPr>
                <w:b w:val="1"/>
                <w:bCs w:val="1"/>
                <w:sz w:val="28"/>
                <w:szCs w:val="28"/>
              </w:rPr>
            </w:pPr>
            <w:r w:rsidDel="00000000" w:rsidR="00000000" w:rsidRPr="00000000">
              <w:rPr>
                <w:b w:val="1"/>
                <w:bCs w:val="1"/>
                <w:sz w:val="28"/>
                <w:szCs w:val="28"/>
                <w:rtl w:val="0"/>
              </w:rPr>
              <w:t xml:space="preserve">Section 2 is now closed for review and we are no longer accepting comments. Thank you for your contributions!</w:t>
            </w:r>
          </w:p>
          <w:p w:rsidR="00000000" w:rsidDel="00000000" w:rsidP="00000000" w:rsidRDefault="00000000" w:rsidRPr="00000000" w14:paraId="00000904">
            <w:pPr>
              <w:widowControl w:val="0"/>
              <w:rPr>
                <w:sz w:val="28"/>
                <w:szCs w:val="28"/>
              </w:rPr>
            </w:pPr>
            <w:r w:rsidDel="00000000" w:rsidR="00000000" w:rsidRPr="00000000">
              <w:rPr>
                <w:rtl w:val="0"/>
              </w:rPr>
            </w:r>
          </w:p>
          <w:p w:rsidR="00000000" w:rsidDel="00000000" w:rsidP="00000000" w:rsidRDefault="00000000" w:rsidRPr="00000000" w14:paraId="00000905">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0906">
            <w:pPr>
              <w:widowControl w:val="0"/>
              <w:rPr>
                <w:b w:val="1"/>
                <w:bCs w:val="1"/>
                <w:sz w:val="28"/>
                <w:szCs w:val="28"/>
              </w:rPr>
            </w:pPr>
            <w:r w:rsidDel="00000000" w:rsidR="00000000" w:rsidRPr="00000000">
              <w:rPr>
                <w:rtl w:val="0"/>
              </w:rPr>
            </w:r>
          </w:p>
          <w:p w:rsidR="00000000" w:rsidDel="00000000" w:rsidP="00000000" w:rsidRDefault="00000000" w:rsidRPr="00000000" w14:paraId="00000907">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0908">
      <w:pPr>
        <w:pStyle w:val="Heading1"/>
        <w:spacing w:after="240" w:before="240" w:lineRule="auto"/>
        <w:rPr/>
      </w:pPr>
      <w:bookmarkStart w:colFirst="0" w:colLast="0" w:name="_ior01ittg9pf" w:id="172"/>
      <w:bookmarkEnd w:id="172"/>
      <w:r w:rsidDel="00000000" w:rsidR="00000000" w:rsidRPr="00000000">
        <w:rPr>
          <w:rtl w:val="0"/>
        </w:rPr>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pStyle w:val="Heading1"/>
        <w:spacing w:after="240" w:before="240" w:lineRule="auto"/>
        <w:rPr>
          <w:b w:val="0"/>
          <w:bCs w:val="0"/>
        </w:rPr>
      </w:pPr>
      <w:bookmarkStart w:colFirst="0" w:colLast="0" w:name="_sheewkap8g3n" w:id="173"/>
      <w:bookmarkEnd w:id="173"/>
      <w:r w:rsidDel="00000000" w:rsidR="00000000" w:rsidRPr="00000000">
        <w:rPr>
          <w:rtl w:val="0"/>
        </w:rPr>
        <w:t xml:space="preserve">Climate Emotions – Guilt and Shame</w:t>
      </w:r>
      <w:r w:rsidDel="00000000" w:rsidR="00000000" w:rsidRPr="00000000">
        <w:rPr>
          <w:rtl w:val="0"/>
        </w:rPr>
      </w:r>
    </w:p>
    <w:tbl>
      <w:tblPr>
        <w:tblStyle w:val="Table7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0913">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0914">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0915">
            <w:pPr>
              <w:widowControl w:val="0"/>
              <w:numPr>
                <w:ilvl w:val="0"/>
                <w:numId w:val="436"/>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0916">
            <w:pPr>
              <w:widowControl w:val="0"/>
              <w:numPr>
                <w:ilvl w:val="0"/>
                <w:numId w:val="436"/>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0917">
            <w:pPr>
              <w:widowControl w:val="0"/>
              <w:numPr>
                <w:ilvl w:val="0"/>
                <w:numId w:val="436"/>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0918">
            <w:pPr>
              <w:widowControl w:val="0"/>
              <w:numPr>
                <w:ilvl w:val="0"/>
                <w:numId w:val="436"/>
              </w:numPr>
              <w:spacing w:line="240" w:lineRule="auto"/>
              <w:ind w:left="720" w:hanging="360"/>
            </w:pPr>
            <w:r w:rsidDel="00000000" w:rsidR="00000000" w:rsidRPr="00000000">
              <w:rPr>
                <w:rtl w:val="0"/>
              </w:rPr>
              <w:t xml:space="preserve"> </w:t>
            </w:r>
            <w:ins w:author="Mike Marchand" w:id="285" w:date="2025-11-30T23:44:18Z">
              <w:r w:rsidDel="00000000" w:rsidR="00000000" w:rsidRPr="00000000">
                <w:rPr>
                  <w:rtl w:val="0"/>
                </w:rPr>
                <w:t xml:space="preserve">  Michael Marchand, sqilxw, syilx Nation - Cultural Safety Consultant  </w:t>
              </w:r>
            </w:ins>
            <w:r w:rsidDel="00000000" w:rsidR="00000000" w:rsidRPr="00000000">
              <w:rPr>
                <w:rtl w:val="0"/>
              </w:rPr>
            </w:r>
          </w:p>
          <w:p w:rsidR="00000000" w:rsidDel="00000000" w:rsidP="00000000" w:rsidRDefault="00000000" w:rsidRPr="00000000" w14:paraId="00000919">
            <w:pPr>
              <w:widowControl w:val="0"/>
              <w:numPr>
                <w:ilvl w:val="0"/>
                <w:numId w:val="436"/>
              </w:numPr>
              <w:spacing w:line="240" w:lineRule="auto"/>
              <w:ind w:left="720" w:hanging="360"/>
            </w:pPr>
            <w:r w:rsidDel="00000000" w:rsidR="00000000" w:rsidRPr="00000000">
              <w:rPr>
                <w:rtl w:val="0"/>
              </w:rPr>
              <w:t xml:space="preserve"> </w:t>
            </w:r>
            <w:ins w:author="Susan Clayton" w:id="286" w:date="2025-12-31T16:23:58Z">
              <w:r w:rsidDel="00000000" w:rsidR="00000000" w:rsidRPr="00000000">
                <w:rPr>
                  <w:rtl w:val="0"/>
                </w:rPr>
                <w:t xml:space="preserve">Susan Clayton, Psychology Department, The College of Wooster</w:t>
              </w:r>
            </w:ins>
            <w:r w:rsidDel="00000000" w:rsidR="00000000" w:rsidRPr="00000000">
              <w:rPr>
                <w:rtl w:val="0"/>
              </w:rPr>
            </w:r>
          </w:p>
          <w:p w:rsidR="00000000" w:rsidDel="00000000" w:rsidP="00000000" w:rsidRDefault="00000000" w:rsidRPr="00000000" w14:paraId="0000091A">
            <w:pPr>
              <w:widowControl w:val="0"/>
              <w:numPr>
                <w:ilvl w:val="0"/>
                <w:numId w:val="436"/>
              </w:numPr>
              <w:spacing w:line="240" w:lineRule="auto"/>
              <w:ind w:left="720" w:hanging="360"/>
            </w:pPr>
            <w:r w:rsidDel="00000000" w:rsidR="00000000" w:rsidRPr="00000000">
              <w:rPr>
                <w:rtl w:val="0"/>
              </w:rPr>
            </w:r>
          </w:p>
        </w:tc>
      </w:tr>
    </w:tbl>
    <w:p w:rsidR="00000000" w:rsidDel="00000000" w:rsidP="00000000" w:rsidRDefault="00000000" w:rsidRPr="00000000" w14:paraId="0000091B">
      <w:pPr>
        <w:spacing w:after="240" w:before="240" w:lineRule="auto"/>
        <w:rPr/>
      </w:pPr>
      <w:r w:rsidDel="00000000" w:rsidR="00000000" w:rsidRPr="00000000">
        <w:rPr>
          <w:rtl w:val="0"/>
        </w:rPr>
      </w:r>
    </w:p>
    <w:tbl>
      <w:tblPr>
        <w:tblStyle w:val="Table7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091C">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091D">
            <w:pPr>
              <w:widowControl w:val="0"/>
              <w:spacing w:after="240" w:before="240" w:line="240" w:lineRule="auto"/>
              <w:rPr/>
            </w:pPr>
            <w:r w:rsidDel="00000000" w:rsidR="00000000" w:rsidRPr="00000000">
              <w:rPr>
                <w:rtl w:val="0"/>
              </w:rPr>
              <w:t xml:space="preserve">Following on from the sense of loss and sadness that characterizes ecological grief and solastalgia, another facet of our emotional response to climate change involves guilt and shame—two feelings that can be both motivating and deeply distressing. Climate guilt arises when individuals believe their behaviors, or even their inaction, contribute to environmental harm, whether that’s through daily habits like consuming excessive single-use plastics or driving a gas-guzzling car. Climate shame, meanwhile, takes shape when people feel fundamentally inadequate or unworthy because they see themselves (or humanity at large) as failing to meet the moral imperative of protecting the planet. These emotions can spur meaningful efforts toward reducing one’s carbon footprint, advocating for greener policies, or supporting environmental organizations, as guilt or shame sometimes triggers a desire to take corrective action. However, when left unaddressed, they can also feed into cycles of despair, powerlessness, or avoidance, especially if the crisis feels insurmountable. Recognizing that guilt and shame are natural reactions to a threat of this magnitude is the first step; the next is transforming them into constructive engagement. Strategies might include seeking community support, talking with therapists trained in eco-anxiety, or finding practical ways to align personal values with everyday choices—such as cutting back on waste, joining local climate initiatives, or helping shape broader systemic changes. By channeling guilt or shame into proactive measures, individuals can mitigate their own sense of helplessness and contribute to a collective effort that fosters hope and resilience in the face of ever-accelerating climate impacts.</w:t>
            </w:r>
          </w:p>
        </w:tc>
      </w:tr>
      <w:tr>
        <w:trPr>
          <w:cantSplit w:val="0"/>
          <w:tblHeader w:val="0"/>
        </w:trPr>
        <w:tc>
          <w:tcPr>
            <w:shd w:fill="ea9999" w:val="clear"/>
          </w:tcPr>
          <w:p w:rsidR="00000000" w:rsidDel="00000000" w:rsidP="00000000" w:rsidRDefault="00000000" w:rsidRPr="00000000" w14:paraId="0000091E">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091F">
            <w:pPr>
              <w:spacing w:after="240" w:before="240" w:lineRule="auto"/>
              <w:rPr/>
            </w:pPr>
            <w:r w:rsidDel="00000000" w:rsidR="00000000" w:rsidRPr="00000000">
              <w:rPr>
                <w:rtl w:val="0"/>
              </w:rPr>
              <w:t xml:space="preserve">Guilt and shame are deeply personal </w:t>
            </w:r>
            <w:commentRangeStart w:id="175"/>
            <w:r w:rsidDel="00000000" w:rsidR="00000000" w:rsidRPr="00000000">
              <w:rPr>
                <w:rtl w:val="0"/>
              </w:rPr>
              <w:t xml:space="preserve">yet universal</w:t>
            </w:r>
            <w:commentRangeEnd w:id="175"/>
            <w:r w:rsidDel="00000000" w:rsidR="00000000" w:rsidRPr="00000000">
              <w:commentReference w:id="175"/>
            </w:r>
            <w:r w:rsidDel="00000000" w:rsidR="00000000" w:rsidRPr="00000000">
              <w:rPr>
                <w:rtl w:val="0"/>
              </w:rPr>
              <w:t xml:space="preserve"> emotional responses to climate change, often emerging when we recognize our role—no matter how small—in environmental harm. Guilt tends to center on specific actions or inactions, while shame can feel more pervasive, tied to one’s sense of self or humanity at large. In this lesson, we will discuss how guilt and shame function as moral emotions, distinguish between them in the context of climate issues, examine their social and cultural dimensions, and explore constructive ways to transform them into meaningful engagement and advocacy.</w:t>
            </w:r>
          </w:p>
          <w:p w:rsidR="00000000" w:rsidDel="00000000" w:rsidP="00000000" w:rsidRDefault="00000000" w:rsidRPr="00000000" w14:paraId="00000920">
            <w:pPr>
              <w:pStyle w:val="Heading2"/>
              <w:spacing w:after="240" w:before="240" w:lineRule="auto"/>
              <w:rPr/>
            </w:pPr>
            <w:bookmarkStart w:colFirst="0" w:colLast="0" w:name="_y3c3ui349vfr" w:id="174"/>
            <w:bookmarkEnd w:id="174"/>
            <w:r w:rsidDel="00000000" w:rsidR="00000000" w:rsidRPr="00000000">
              <w:rPr>
                <w:rtl w:val="0"/>
              </w:rPr>
              <w:t xml:space="preserve">Understanding </w:t>
            </w:r>
            <w:commentRangeStart w:id="176"/>
            <w:r w:rsidDel="00000000" w:rsidR="00000000" w:rsidRPr="00000000">
              <w:rPr>
                <w:rtl w:val="0"/>
              </w:rPr>
              <w:t xml:space="preserve">Guilt and Shame</w:t>
            </w:r>
            <w:commentRangeEnd w:id="176"/>
            <w:r w:rsidDel="00000000" w:rsidR="00000000" w:rsidRPr="00000000">
              <w:commentReference w:id="176"/>
            </w:r>
            <w:r w:rsidDel="00000000" w:rsidR="00000000" w:rsidRPr="00000000">
              <w:rPr>
                <w:rtl w:val="0"/>
              </w:rPr>
              <w:t xml:space="preserve"> as Moral Emotions</w:t>
            </w:r>
          </w:p>
          <w:p w:rsidR="00000000" w:rsidDel="00000000" w:rsidP="00000000" w:rsidRDefault="00000000" w:rsidRPr="00000000" w14:paraId="00000921">
            <w:pPr>
              <w:spacing w:after="240" w:before="240" w:lineRule="auto"/>
              <w:rPr/>
            </w:pPr>
            <w:r w:rsidDel="00000000" w:rsidR="00000000" w:rsidRPr="00000000">
              <w:rPr>
                <w:rtl w:val="0"/>
              </w:rPr>
              <w:t xml:space="preserve">Guilt and shame guide behavior by reminding us of the ethical values we hold—whether as individuals or as part of a community. Scholars like Jonathan Haidt, who studies moral psychology, suggest that these emotions evolved to promote cooperation and accountability</w:t>
            </w:r>
            <w:ins w:author="Susan Clayton" w:id="287" w:date="2025-12-31T16:20:00Z">
              <w:r w:rsidDel="00000000" w:rsidR="00000000" w:rsidRPr="00000000">
                <w:rPr>
                  <w:rtl w:val="0"/>
                </w:rPr>
                <w:t xml:space="preserve"> within a community that shares values</w:t>
              </w:r>
            </w:ins>
            <w:r w:rsidDel="00000000" w:rsidR="00000000" w:rsidRPr="00000000">
              <w:rPr>
                <w:rtl w:val="0"/>
              </w:rPr>
              <w:t xml:space="preserve">. In climate contexts, guilt often prompts corrective action (such as reducing plastic use), while shame may lead to broad cultural shifts in how we view our relationship with the planet.</w:t>
            </w:r>
          </w:p>
          <w:p w:rsidR="00000000" w:rsidDel="00000000" w:rsidP="00000000" w:rsidRDefault="00000000" w:rsidRPr="00000000" w14:paraId="00000922">
            <w:pPr>
              <w:spacing w:after="240" w:before="240" w:lineRule="auto"/>
              <w:rPr/>
            </w:pPr>
            <w:r w:rsidDel="00000000" w:rsidR="00000000" w:rsidRPr="00000000">
              <w:rPr>
                <w:rtl w:val="0"/>
              </w:rPr>
              <w:t xml:space="preserve">Brené Brown’s work on shame and vulnerability offers additional insight: guilt can be constructive when it encourages us to change harmful behaviors, but shame frequently erodes self-worth and leads to disengagement. In other words, recognizing the difference between “I did something harmful” (guilt) and “I am harmful” (shame) is critical to preventing emotional paralysis.</w:t>
            </w:r>
          </w:p>
          <w:p w:rsidR="00000000" w:rsidDel="00000000" w:rsidP="00000000" w:rsidRDefault="00000000" w:rsidRPr="00000000" w14:paraId="00000923">
            <w:pPr>
              <w:pStyle w:val="Heading2"/>
              <w:spacing w:after="240" w:before="240" w:lineRule="auto"/>
              <w:rPr/>
            </w:pPr>
            <w:bookmarkStart w:colFirst="0" w:colLast="0" w:name="_cy3ybwx2i7qr" w:id="175"/>
            <w:bookmarkEnd w:id="175"/>
            <w:r w:rsidDel="00000000" w:rsidR="00000000" w:rsidRPr="00000000">
              <w:rPr>
                <w:rtl w:val="0"/>
              </w:rPr>
              <w:t xml:space="preserve">Distinguishing Guilt from Shame in the Climate Context</w:t>
            </w:r>
          </w:p>
          <w:p w:rsidR="00000000" w:rsidDel="00000000" w:rsidP="00000000" w:rsidRDefault="00000000" w:rsidRPr="00000000" w14:paraId="00000924">
            <w:pPr>
              <w:spacing w:after="240" w:before="240" w:lineRule="auto"/>
              <w:rPr/>
            </w:pPr>
            <w:r w:rsidDel="00000000" w:rsidR="00000000" w:rsidRPr="00000000">
              <w:rPr>
                <w:rtl w:val="0"/>
              </w:rPr>
              <w:t xml:space="preserve">It helps to look closely at the triggers for guilt and shame, the responses they spark, and their potential outcomes.</w:t>
            </w:r>
          </w:p>
          <w:p w:rsidR="00000000" w:rsidDel="00000000" w:rsidP="00000000" w:rsidRDefault="00000000" w:rsidRPr="00000000" w14:paraId="00000925">
            <w:pPr>
              <w:spacing w:after="240" w:before="240" w:lineRule="auto"/>
              <w:ind w:left="720" w:firstLine="0"/>
              <w:rPr/>
            </w:pPr>
            <w:r w:rsidDel="00000000" w:rsidR="00000000" w:rsidRPr="00000000">
              <w:rPr>
                <w:b w:val="1"/>
                <w:bCs w:val="1"/>
                <w:rtl w:val="0"/>
              </w:rPr>
              <w:t xml:space="preserve">Guilt</w:t>
            </w:r>
            <w:r w:rsidDel="00000000" w:rsidR="00000000" w:rsidRPr="00000000">
              <w:rPr>
                <w:rtl w:val="0"/>
              </w:rPr>
              <w:t xml:space="preserve"> often arises from personal behaviors perceived as harmful, like frequent flying or excessive energy use. This emotion can lead to:</w:t>
            </w:r>
          </w:p>
          <w:p w:rsidR="00000000" w:rsidDel="00000000" w:rsidP="00000000" w:rsidRDefault="00000000" w:rsidRPr="00000000" w14:paraId="00000926">
            <w:pPr>
              <w:numPr>
                <w:ilvl w:val="0"/>
                <w:numId w:val="71"/>
              </w:numPr>
              <w:spacing w:after="0" w:afterAutospacing="0" w:before="240" w:lineRule="auto"/>
              <w:ind w:left="1440" w:hanging="360"/>
            </w:pPr>
            <w:r w:rsidDel="00000000" w:rsidR="00000000" w:rsidRPr="00000000">
              <w:rPr>
                <w:rtl w:val="0"/>
              </w:rPr>
              <w:t xml:space="preserve">Reparative actions, such as switching to renewable energy or reducing waste.</w:t>
              <w:br w:type="textWrapping"/>
            </w:r>
          </w:p>
          <w:p w:rsidR="00000000" w:rsidDel="00000000" w:rsidP="00000000" w:rsidRDefault="00000000" w:rsidRPr="00000000" w14:paraId="00000927">
            <w:pPr>
              <w:numPr>
                <w:ilvl w:val="0"/>
                <w:numId w:val="71"/>
              </w:numPr>
              <w:spacing w:after="0" w:afterAutospacing="0" w:before="0" w:beforeAutospacing="0" w:lineRule="auto"/>
              <w:ind w:left="1440" w:hanging="360"/>
            </w:pPr>
            <w:r w:rsidDel="00000000" w:rsidR="00000000" w:rsidRPr="00000000">
              <w:rPr>
                <w:rtl w:val="0"/>
              </w:rPr>
              <w:t xml:space="preserve">Positive outcomes, like accountability and commitment to change.</w:t>
              <w:br w:type="textWrapping"/>
            </w:r>
          </w:p>
          <w:p w:rsidR="00000000" w:rsidDel="00000000" w:rsidP="00000000" w:rsidRDefault="00000000" w:rsidRPr="00000000" w14:paraId="00000928">
            <w:pPr>
              <w:numPr>
                <w:ilvl w:val="0"/>
                <w:numId w:val="71"/>
              </w:numPr>
              <w:spacing w:after="240" w:before="0" w:beforeAutospacing="0" w:lineRule="auto"/>
              <w:ind w:left="1440" w:hanging="360"/>
            </w:pPr>
            <w:r w:rsidDel="00000000" w:rsidR="00000000" w:rsidRPr="00000000">
              <w:rPr>
                <w:rtl w:val="0"/>
              </w:rPr>
              <w:t xml:space="preserve">Potential drawbacks, including burnout or perfectionism if people feel overwhelmed by personal responsibility.</w:t>
              <w:br w:type="textWrapping"/>
            </w:r>
          </w:p>
          <w:p w:rsidR="00000000" w:rsidDel="00000000" w:rsidP="00000000" w:rsidRDefault="00000000" w:rsidRPr="00000000" w14:paraId="00000929">
            <w:pPr>
              <w:spacing w:after="240" w:before="240" w:lineRule="auto"/>
              <w:ind w:left="720" w:firstLine="0"/>
              <w:rPr/>
            </w:pPr>
            <w:r w:rsidDel="00000000" w:rsidR="00000000" w:rsidRPr="00000000">
              <w:rPr>
                <w:b w:val="1"/>
                <w:bCs w:val="1"/>
                <w:rtl w:val="0"/>
              </w:rPr>
              <w:t xml:space="preserve">Shame</w:t>
            </w:r>
            <w:r w:rsidDel="00000000" w:rsidR="00000000" w:rsidRPr="00000000">
              <w:rPr>
                <w:rtl w:val="0"/>
              </w:rPr>
              <w:t xml:space="preserve"> tends to stem from feelings of inadequacy tied to broader failings, such as humanity’s ongoing inability to address climate change. It can manifest in:</w:t>
            </w:r>
          </w:p>
          <w:p w:rsidR="00000000" w:rsidDel="00000000" w:rsidP="00000000" w:rsidRDefault="00000000" w:rsidRPr="00000000" w14:paraId="0000092A">
            <w:pPr>
              <w:numPr>
                <w:ilvl w:val="0"/>
                <w:numId w:val="413"/>
              </w:numPr>
              <w:spacing w:after="0" w:afterAutospacing="0" w:before="240" w:lineRule="auto"/>
              <w:ind w:left="1440" w:hanging="360"/>
            </w:pPr>
            <w:r w:rsidDel="00000000" w:rsidR="00000000" w:rsidRPr="00000000">
              <w:rPr>
                <w:rtl w:val="0"/>
              </w:rPr>
              <w:t xml:space="preserve">Avoidance or disengagement, due to hopelessness or a sense of being fundamentally flawed.</w:t>
              <w:br w:type="textWrapping"/>
            </w:r>
          </w:p>
          <w:p w:rsidR="00000000" w:rsidDel="00000000" w:rsidP="00000000" w:rsidRDefault="00000000" w:rsidRPr="00000000" w14:paraId="0000092B">
            <w:pPr>
              <w:numPr>
                <w:ilvl w:val="0"/>
                <w:numId w:val="413"/>
              </w:numPr>
              <w:spacing w:after="240" w:before="0" w:beforeAutospacing="0" w:lineRule="auto"/>
              <w:ind w:left="1440" w:hanging="360"/>
            </w:pPr>
            <w:r w:rsidDel="00000000" w:rsidR="00000000" w:rsidRPr="00000000">
              <w:rPr>
                <w:rtl w:val="0"/>
              </w:rPr>
              <w:t xml:space="preserve">Negative outcomes, including eco-anxiety, depression, or social isolation if shame persists without being reframed.</w:t>
              <w:br w:type="textWrapping"/>
            </w:r>
          </w:p>
          <w:p w:rsidR="00000000" w:rsidDel="00000000" w:rsidP="00000000" w:rsidRDefault="00000000" w:rsidRPr="00000000" w14:paraId="0000092C">
            <w:pPr>
              <w:pStyle w:val="Heading2"/>
              <w:spacing w:after="240" w:before="240" w:lineRule="auto"/>
              <w:rPr/>
            </w:pPr>
            <w:bookmarkStart w:colFirst="0" w:colLast="0" w:name="_986ygdbb1wcl" w:id="176"/>
            <w:bookmarkEnd w:id="176"/>
            <w:r w:rsidDel="00000000" w:rsidR="00000000" w:rsidRPr="00000000">
              <w:rPr>
                <w:rtl w:val="0"/>
              </w:rPr>
              <w:t xml:space="preserve">Social and Cultural Dimensions</w:t>
            </w:r>
          </w:p>
          <w:p w:rsidR="00000000" w:rsidDel="00000000" w:rsidP="00000000" w:rsidRDefault="00000000" w:rsidRPr="00000000" w14:paraId="0000092D">
            <w:pPr>
              <w:spacing w:after="240" w:before="240" w:lineRule="auto"/>
              <w:rPr/>
            </w:pPr>
            <w:r w:rsidDel="00000000" w:rsidR="00000000" w:rsidRPr="00000000">
              <w:rPr>
                <w:rtl w:val="0"/>
              </w:rPr>
              <w:t xml:space="preserve">Guilt and shame do not occur in isolation; they are shaped by social norms, media messages, and cultural values. Individualistic societies may emphasize personal accountability, heightening guilt about specific actions like driving a gas-powered car. By contrast, collectivist cultures might experience a more communal sense of shame tied to group responsibility for environmental harm. Media narratives—especially those focusing on personal carbon footprints—can heighten guilt, while social comparisons or portrayals of the “ideal” sustainable lifestyle can intensify shame when individuals feel they fall short.</w:t>
            </w:r>
          </w:p>
          <w:p w:rsidR="00000000" w:rsidDel="00000000" w:rsidP="00000000" w:rsidRDefault="00000000" w:rsidRPr="00000000" w14:paraId="0000092E">
            <w:pPr>
              <w:spacing w:after="240" w:before="240" w:lineRule="auto"/>
              <w:rPr/>
            </w:pPr>
            <w:r w:rsidDel="00000000" w:rsidR="00000000" w:rsidRPr="00000000">
              <w:rPr>
                <w:rtl w:val="0"/>
              </w:rPr>
              <w:t xml:space="preserve">It is also helpful to distinguish between individual and collective experiences of guilt:</w:t>
            </w:r>
          </w:p>
          <w:p w:rsidR="00000000" w:rsidDel="00000000" w:rsidP="00000000" w:rsidRDefault="00000000" w:rsidRPr="00000000" w14:paraId="0000092F">
            <w:pPr>
              <w:numPr>
                <w:ilvl w:val="0"/>
                <w:numId w:val="473"/>
              </w:numPr>
              <w:spacing w:after="0" w:afterAutospacing="0" w:before="240" w:lineRule="auto"/>
              <w:ind w:left="720" w:hanging="360"/>
            </w:pPr>
            <w:r w:rsidDel="00000000" w:rsidR="00000000" w:rsidRPr="00000000">
              <w:rPr>
                <w:b w:val="1"/>
                <w:bCs w:val="1"/>
                <w:rtl w:val="0"/>
              </w:rPr>
              <w:t xml:space="preserve">Individual Guilt</w:t>
            </w:r>
            <w:r w:rsidDel="00000000" w:rsidR="00000000" w:rsidRPr="00000000">
              <w:rPr>
                <w:rtl w:val="0"/>
              </w:rPr>
              <w:t xml:space="preserve">: Feeling personally accountable for daily choices (like single-use plastics).</w:t>
              <w:br w:type="textWrapping"/>
            </w:r>
          </w:p>
          <w:p w:rsidR="00000000" w:rsidDel="00000000" w:rsidP="00000000" w:rsidRDefault="00000000" w:rsidRPr="00000000" w14:paraId="00000930">
            <w:pPr>
              <w:numPr>
                <w:ilvl w:val="0"/>
                <w:numId w:val="473"/>
              </w:numPr>
              <w:spacing w:after="240" w:before="0" w:beforeAutospacing="0" w:lineRule="auto"/>
              <w:ind w:left="720" w:hanging="360"/>
            </w:pPr>
            <w:r w:rsidDel="00000000" w:rsidR="00000000" w:rsidRPr="00000000">
              <w:rPr>
                <w:b w:val="1"/>
                <w:bCs w:val="1"/>
                <w:rtl w:val="0"/>
              </w:rPr>
              <w:t xml:space="preserve">Collective Guilt</w:t>
            </w:r>
            <w:r w:rsidDel="00000000" w:rsidR="00000000" w:rsidRPr="00000000">
              <w:rPr>
                <w:rtl w:val="0"/>
              </w:rPr>
              <w:t xml:space="preserve">: Recognizing societal-level contributions to environmental degradation, such as a nation’s reliance on fossil fuels or overconsumption.</w:t>
            </w:r>
          </w:p>
          <w:p w:rsidR="00000000" w:rsidDel="00000000" w:rsidP="00000000" w:rsidRDefault="00000000" w:rsidRPr="00000000" w14:paraId="00000931">
            <w:pPr>
              <w:spacing w:after="240" w:before="240" w:lineRule="auto"/>
              <w:rPr/>
            </w:pPr>
            <w:r w:rsidDel="00000000" w:rsidR="00000000" w:rsidRPr="00000000">
              <w:rPr>
                <w:rtl w:val="0"/>
              </w:rPr>
              <w:t xml:space="preserve">In both cases, understanding how we attribute responsibility matters. If we see ourselves as fully responsible for climate change, guilt may be intense. If we attribute responsibility primarily to large industries or corporations, guilt might lessen, but feelings of powerlessness can grow.</w:t>
            </w:r>
            <w:ins w:author="Susan Clayton" w:id="288" w:date="2025-12-31T16:21:14Z">
              <w:r w:rsidDel="00000000" w:rsidR="00000000" w:rsidRPr="00000000">
                <w:rPr>
                  <w:rtl w:val="0"/>
                </w:rPr>
                <w:t xml:space="preserve"> There is evidence that some large organizations, such as fossil fuel companies, have emphasized the responsibility of individual behavior for climate change in order to distract attention from their own culpability.</w:t>
              </w:r>
            </w:ins>
            <w:r w:rsidDel="00000000" w:rsidR="00000000" w:rsidRPr="00000000">
              <w:rPr>
                <w:rtl w:val="0"/>
              </w:rPr>
            </w:r>
          </w:p>
          <w:p w:rsidR="00000000" w:rsidDel="00000000" w:rsidP="00000000" w:rsidRDefault="00000000" w:rsidRPr="00000000" w14:paraId="00000932">
            <w:pPr>
              <w:pStyle w:val="Heading2"/>
              <w:spacing w:after="240" w:before="240" w:lineRule="auto"/>
              <w:rPr/>
            </w:pPr>
            <w:bookmarkStart w:colFirst="0" w:colLast="0" w:name="_jk8efj6vpyvt" w:id="177"/>
            <w:bookmarkEnd w:id="177"/>
            <w:r w:rsidDel="00000000" w:rsidR="00000000" w:rsidRPr="00000000">
              <w:rPr>
                <w:rtl w:val="0"/>
              </w:rPr>
              <w:t xml:space="preserve">Transforming Guilt and Shame into Positive Action</w:t>
            </w:r>
          </w:p>
          <w:p w:rsidR="00000000" w:rsidDel="00000000" w:rsidP="00000000" w:rsidRDefault="00000000" w:rsidRPr="00000000" w14:paraId="00000933">
            <w:pPr>
              <w:spacing w:after="240" w:before="240" w:lineRule="auto"/>
              <w:rPr/>
            </w:pPr>
            <w:r w:rsidDel="00000000" w:rsidR="00000000" w:rsidRPr="00000000">
              <w:rPr>
                <w:rtl w:val="0"/>
              </w:rPr>
              <w:t xml:space="preserve">When approached constructively, guilt can become a powerful driver for changing habits and engaging in advocacy. For instance, people who feel guilty about single-use plastics may start carrying reusable items and lobbying local businesses to reduce plastic packaging. Similarly, widespread recognition of collective guilt—such as a nation’s high carbon emissions—can galvanize policy change.</w:t>
            </w:r>
          </w:p>
          <w:p w:rsidR="00000000" w:rsidDel="00000000" w:rsidP="00000000" w:rsidRDefault="00000000" w:rsidRPr="00000000" w14:paraId="00000934">
            <w:pPr>
              <w:spacing w:after="240" w:before="240" w:lineRule="auto"/>
              <w:rPr/>
            </w:pPr>
            <w:r w:rsidDel="00000000" w:rsidR="00000000" w:rsidRPr="00000000">
              <w:rPr>
                <w:rtl w:val="0"/>
              </w:rPr>
              <w:t xml:space="preserve">Shame, on the other hand, rarely leads to lasting engagement unless it is reframed. Moving from a sense of </w:t>
            </w:r>
            <w:r w:rsidDel="00000000" w:rsidR="00000000" w:rsidRPr="00000000">
              <w:rPr>
                <w:i w:val="1"/>
                <w:iCs w:val="1"/>
                <w:rtl w:val="0"/>
              </w:rPr>
              <w:t xml:space="preserve">“I am the problem”</w:t>
            </w:r>
            <w:r w:rsidDel="00000000" w:rsidR="00000000" w:rsidRPr="00000000">
              <w:rPr>
                <w:rtl w:val="0"/>
              </w:rPr>
              <w:t xml:space="preserve"> to </w:t>
            </w:r>
            <w:r w:rsidDel="00000000" w:rsidR="00000000" w:rsidRPr="00000000">
              <w:rPr>
                <w:i w:val="1"/>
                <w:iCs w:val="1"/>
                <w:rtl w:val="0"/>
              </w:rPr>
              <w:t xml:space="preserve">“I play a role in a larger problem that we can address together”</w:t>
            </w:r>
            <w:r w:rsidDel="00000000" w:rsidR="00000000" w:rsidRPr="00000000">
              <w:rPr>
                <w:rtl w:val="0"/>
              </w:rPr>
              <w:t xml:space="preserve"> shifts the focus from self-blame to collective responsibility. This often requires:</w:t>
            </w:r>
          </w:p>
          <w:p w:rsidR="00000000" w:rsidDel="00000000" w:rsidP="00000000" w:rsidRDefault="00000000" w:rsidRPr="00000000" w14:paraId="00000935">
            <w:pPr>
              <w:numPr>
                <w:ilvl w:val="0"/>
                <w:numId w:val="357"/>
              </w:numPr>
              <w:spacing w:after="0" w:afterAutospacing="0" w:before="240" w:lineRule="auto"/>
              <w:ind w:left="720" w:hanging="360"/>
            </w:pPr>
            <w:r w:rsidDel="00000000" w:rsidR="00000000" w:rsidRPr="00000000">
              <w:rPr>
                <w:rtl w:val="0"/>
              </w:rPr>
              <w:t xml:space="preserve">Building resilience by seeking community support and acknowledging shared challenges.</w:t>
              <w:br w:type="textWrapping"/>
            </w:r>
          </w:p>
          <w:p w:rsidR="00000000" w:rsidDel="00000000" w:rsidP="00000000" w:rsidRDefault="00000000" w:rsidRPr="00000000" w14:paraId="00000936">
            <w:pPr>
              <w:numPr>
                <w:ilvl w:val="0"/>
                <w:numId w:val="357"/>
              </w:numPr>
              <w:spacing w:after="240" w:before="0" w:beforeAutospacing="0" w:lineRule="auto"/>
              <w:ind w:left="720" w:hanging="360"/>
            </w:pPr>
            <w:r w:rsidDel="00000000" w:rsidR="00000000" w:rsidRPr="00000000">
              <w:rPr>
                <w:rtl w:val="0"/>
              </w:rPr>
              <w:t xml:space="preserve">Therapeutic interventions that help individuals confront feelings of hopelessness and transform them into practical goals. Eco-anxiety therapists, for example, can guide individuals to channel shame into empowerment.</w:t>
            </w:r>
          </w:p>
          <w:p w:rsidR="00000000" w:rsidDel="00000000" w:rsidP="00000000" w:rsidRDefault="00000000" w:rsidRPr="00000000" w14:paraId="00000937">
            <w:pPr>
              <w:pStyle w:val="Heading2"/>
              <w:spacing w:after="240" w:before="240" w:lineRule="auto"/>
              <w:rPr/>
            </w:pPr>
            <w:bookmarkStart w:colFirst="0" w:colLast="0" w:name="_ybmtit1029qy" w:id="178"/>
            <w:bookmarkEnd w:id="178"/>
            <w:r w:rsidDel="00000000" w:rsidR="00000000" w:rsidRPr="00000000">
              <w:rPr>
                <w:rtl w:val="0"/>
              </w:rPr>
              <w:t xml:space="preserve">Addressing Common Challenges</w:t>
            </w:r>
          </w:p>
          <w:p w:rsidR="00000000" w:rsidDel="00000000" w:rsidP="00000000" w:rsidRDefault="00000000" w:rsidRPr="00000000" w14:paraId="00000938">
            <w:pPr>
              <w:spacing w:after="240" w:before="240" w:lineRule="auto"/>
              <w:rPr/>
            </w:pPr>
            <w:r w:rsidDel="00000000" w:rsidR="00000000" w:rsidRPr="00000000">
              <w:rPr>
                <w:rtl w:val="0"/>
              </w:rPr>
              <w:t xml:space="preserve">Excessive guilt or shame can result in emotional paralysis—people may give up on making changes if they feel inadequate or overwhelmed. A constructive approach includes setting incremental, realistic goals and recognizing that systemic challenges often require collective solutions. While individual efforts—like eating a plant-based diet—are valuable, broader measures, such as corporate responsibility and policy reforms, are equally vital. Balancing personal actions with advocacy for systemic change helps ensure that guilt and shame become pathways to engagement rather than barriers to hope.</w:t>
            </w:r>
          </w:p>
          <w:p w:rsidR="00000000" w:rsidDel="00000000" w:rsidP="00000000" w:rsidRDefault="00000000" w:rsidRPr="00000000" w14:paraId="00000939">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093A">
            <w:pPr>
              <w:widowControl w:val="0"/>
              <w:spacing w:line="240" w:lineRule="auto"/>
              <w:rPr>
                <w:b w:val="1"/>
                <w:bCs w:val="1"/>
              </w:rPr>
            </w:pPr>
            <w:r w:rsidDel="00000000" w:rsidR="00000000" w:rsidRPr="00000000">
              <w:rPr>
                <w:b w:val="1"/>
                <w:bCs w:val="1"/>
                <w:rtl w:val="0"/>
              </w:rPr>
              <w:t xml:space="preserve">Indigenous Perspectives</w:t>
            </w:r>
          </w:p>
        </w:tc>
        <w:tc>
          <w:tcPr>
            <w:shd w:fill="d9d2e9" w:val="clear"/>
          </w:tcPr>
          <w:p w:rsidR="00000000" w:rsidDel="00000000" w:rsidP="00000000" w:rsidRDefault="00000000" w:rsidRPr="00000000" w14:paraId="0000093B">
            <w:pPr>
              <w:spacing w:after="240" w:before="240" w:lineRule="auto"/>
              <w:rPr/>
            </w:pPr>
            <w:r w:rsidDel="00000000" w:rsidR="00000000" w:rsidRPr="00000000">
              <w:rPr>
                <w:rtl w:val="0"/>
              </w:rPr>
              <w:t xml:space="preserve">In reflecting on guilt and shame in the context of climate change, many I</w:t>
            </w:r>
            <w:commentRangeStart w:id="177"/>
            <w:r w:rsidDel="00000000" w:rsidR="00000000" w:rsidRPr="00000000">
              <w:rPr>
                <w:rtl w:val="0"/>
              </w:rPr>
              <w:t xml:space="preserve">ndigenous teachings </w:t>
            </w:r>
            <w:commentRangeEnd w:id="177"/>
            <w:r w:rsidDel="00000000" w:rsidR="00000000" w:rsidRPr="00000000">
              <w:commentReference w:id="177"/>
            </w:r>
            <w:r w:rsidDel="00000000" w:rsidR="00000000" w:rsidRPr="00000000">
              <w:rPr>
                <w:rtl w:val="0"/>
              </w:rPr>
              <w:t xml:space="preserve">offer a distinct approach rooted not in blame, but in responsibility and restoration. Rather than centering personal guilt for environmental harm, Indigenous worldviews often emphasize the importance of relational accountability—to the land, to ancestors, and to future generations. When relationships are out of balance, the response is not to internalize shame but to take action that restores harmony. This orientation shifts the emotional focus from self-condemnation to a call for ethical reorientation and community repair.</w:t>
            </w:r>
          </w:p>
          <w:p w:rsidR="00000000" w:rsidDel="00000000" w:rsidP="00000000" w:rsidRDefault="00000000" w:rsidRPr="00000000" w14:paraId="0000093C">
            <w:pPr>
              <w:spacing w:after="240" w:before="240" w:lineRule="auto"/>
              <w:rPr/>
            </w:pPr>
            <w:r w:rsidDel="00000000" w:rsidR="00000000" w:rsidRPr="00000000">
              <w:rPr>
                <w:rtl w:val="0"/>
              </w:rPr>
              <w:t xml:space="preserve">Teachings passed through story, ceremony, and Elders help guide people back into </w:t>
            </w:r>
            <w:commentRangeStart w:id="178"/>
            <w:r w:rsidDel="00000000" w:rsidR="00000000" w:rsidRPr="00000000">
              <w:rPr>
                <w:rtl w:val="0"/>
              </w:rPr>
              <w:t xml:space="preserve">right relationship.</w:t>
            </w:r>
            <w:commentRangeEnd w:id="178"/>
            <w:r w:rsidDel="00000000" w:rsidR="00000000" w:rsidRPr="00000000">
              <w:commentReference w:id="178"/>
            </w:r>
            <w:r w:rsidDel="00000000" w:rsidR="00000000" w:rsidRPr="00000000">
              <w:rPr>
                <w:rtl w:val="0"/>
              </w:rPr>
              <w:t xml:space="preserve"> These teachings do not ask, “What did you do wrong?” but rather, “How will you respond now?” </w:t>
            </w:r>
            <w:commentRangeStart w:id="179"/>
            <w:r w:rsidDel="00000000" w:rsidR="00000000" w:rsidRPr="00000000">
              <w:rPr>
                <w:rtl w:val="0"/>
              </w:rPr>
              <w:t xml:space="preserve">Responsibility</w:t>
            </w:r>
            <w:commentRangeEnd w:id="179"/>
            <w:r w:rsidDel="00000000" w:rsidR="00000000" w:rsidRPr="00000000">
              <w:commentReference w:id="179"/>
            </w:r>
            <w:r w:rsidDel="00000000" w:rsidR="00000000" w:rsidRPr="00000000">
              <w:rPr>
                <w:rtl w:val="0"/>
              </w:rPr>
              <w:t xml:space="preserve"> is understood as a gift, not a burden. It involves humility, listening, and a willingness to act with care. From this perspective, climate distress is a sign of moral sensitivity, not failure, and it can be channeled into reciprocal actions—such as returning to traditional practices, protecting watersheds, or revitalizing language and ceremony. </w:t>
            </w:r>
            <w:commentRangeStart w:id="180"/>
            <w:r w:rsidDel="00000000" w:rsidR="00000000" w:rsidRPr="00000000">
              <w:rPr>
                <w:rtl w:val="0"/>
              </w:rPr>
              <w:t xml:space="preserve">This approach</w:t>
            </w:r>
            <w:commentRangeEnd w:id="180"/>
            <w:r w:rsidDel="00000000" w:rsidR="00000000" w:rsidRPr="00000000">
              <w:commentReference w:id="180"/>
            </w:r>
            <w:r w:rsidDel="00000000" w:rsidR="00000000" w:rsidRPr="00000000">
              <w:rPr>
                <w:rtl w:val="0"/>
              </w:rPr>
              <w:t xml:space="preserve"> complements the module’s exploration of moral emotions by showing how cultures that prioritize collective responsibility and relational ethics offer powerful models for transforming guilt into grounded and ongoing commitment.</w:t>
            </w:r>
          </w:p>
        </w:tc>
      </w:tr>
      <w:tr>
        <w:trPr>
          <w:cantSplit w:val="0"/>
          <w:tblHeader w:val="0"/>
        </w:trPr>
        <w:tc>
          <w:tcPr>
            <w:shd w:fill="b6d7a8" w:val="clear"/>
          </w:tcPr>
          <w:p w:rsidR="00000000" w:rsidDel="00000000" w:rsidP="00000000" w:rsidRDefault="00000000" w:rsidRPr="00000000" w14:paraId="0000093D">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093E">
            <w:pPr>
              <w:numPr>
                <w:ilvl w:val="0"/>
                <w:numId w:val="477"/>
              </w:numPr>
              <w:spacing w:after="0" w:afterAutospacing="0" w:before="240" w:lineRule="auto"/>
              <w:ind w:left="720" w:hanging="360"/>
            </w:pPr>
            <w:r w:rsidDel="00000000" w:rsidR="00000000" w:rsidRPr="00000000">
              <w:rPr>
                <w:rtl w:val="0"/>
              </w:rPr>
              <w:t xml:space="preserve">Guilt centers on harmful actions and can motivate change, whereas shame targets one’s sense of self and can lead to withdrawal or despair if unaddressed.</w:t>
              <w:br w:type="textWrapping"/>
            </w:r>
          </w:p>
          <w:p w:rsidR="00000000" w:rsidDel="00000000" w:rsidP="00000000" w:rsidRDefault="00000000" w:rsidRPr="00000000" w14:paraId="0000093F">
            <w:pPr>
              <w:numPr>
                <w:ilvl w:val="0"/>
                <w:numId w:val="477"/>
              </w:numPr>
              <w:spacing w:after="0" w:afterAutospacing="0" w:before="0" w:beforeAutospacing="0" w:lineRule="auto"/>
              <w:ind w:left="720" w:hanging="360"/>
            </w:pPr>
            <w:r w:rsidDel="00000000" w:rsidR="00000000" w:rsidRPr="00000000">
              <w:rPr>
                <w:rtl w:val="0"/>
              </w:rPr>
              <w:t xml:space="preserve">Both guilt and shame can alert us to misalignments between our behaviors and values, prompting us to reevaluate our roles in environmental harm.</w:t>
              <w:br w:type="textWrapping"/>
            </w:r>
          </w:p>
          <w:p w:rsidR="00000000" w:rsidDel="00000000" w:rsidP="00000000" w:rsidRDefault="00000000" w:rsidRPr="00000000" w14:paraId="00000940">
            <w:pPr>
              <w:numPr>
                <w:ilvl w:val="0"/>
                <w:numId w:val="477"/>
              </w:numPr>
              <w:spacing w:after="0" w:afterAutospacing="0" w:before="0" w:beforeAutospacing="0" w:lineRule="auto"/>
              <w:ind w:left="720" w:hanging="360"/>
            </w:pPr>
            <w:r w:rsidDel="00000000" w:rsidR="00000000" w:rsidRPr="00000000">
              <w:rPr>
                <w:rtl w:val="0"/>
              </w:rPr>
              <w:t xml:space="preserve">These emotions are shaped by media narratives, cultural norms, and collective responsibilities, influencing how individuals and communities respond to climate issues.</w:t>
              <w:br w:type="textWrapping"/>
            </w:r>
          </w:p>
          <w:p w:rsidR="00000000" w:rsidDel="00000000" w:rsidP="00000000" w:rsidRDefault="00000000" w:rsidRPr="00000000" w14:paraId="00000941">
            <w:pPr>
              <w:numPr>
                <w:ilvl w:val="0"/>
                <w:numId w:val="477"/>
              </w:numPr>
              <w:spacing w:after="0" w:afterAutospacing="0" w:before="0" w:beforeAutospacing="0" w:lineRule="auto"/>
              <w:ind w:left="720" w:hanging="360"/>
            </w:pPr>
            <w:r w:rsidDel="00000000" w:rsidR="00000000" w:rsidRPr="00000000">
              <w:rPr>
                <w:rtl w:val="0"/>
              </w:rPr>
              <w:t xml:space="preserve">By validating guilt or reframing shame, individuals can move from self-blame to constructive engagement. Advocacy, community support, and policy initiatives can harness these emotions for positive outcomes.</w:t>
              <w:br w:type="textWrapping"/>
            </w:r>
          </w:p>
          <w:p w:rsidR="00000000" w:rsidDel="00000000" w:rsidP="00000000" w:rsidRDefault="00000000" w:rsidRPr="00000000" w14:paraId="00000942">
            <w:pPr>
              <w:numPr>
                <w:ilvl w:val="0"/>
                <w:numId w:val="477"/>
              </w:numPr>
              <w:spacing w:after="200" w:afterAutospacing="0" w:lineRule="auto"/>
              <w:ind w:left="720" w:hanging="360"/>
            </w:pPr>
            <w:r w:rsidDel="00000000" w:rsidR="00000000" w:rsidRPr="00000000">
              <w:rPr>
                <w:rtl w:val="0"/>
              </w:rPr>
              <w:t xml:space="preserve">Recognizing the need for both individual efforts and systemic transformation helps prevent burnout or despair, ensuring guilt and shame inspire meaningful change rather than hinder it.</w:t>
            </w:r>
          </w:p>
          <w:p w:rsidR="00000000" w:rsidDel="00000000" w:rsidP="00000000" w:rsidRDefault="00000000" w:rsidRPr="00000000" w14:paraId="00000943">
            <w:pPr>
              <w:numPr>
                <w:ilvl w:val="0"/>
                <w:numId w:val="477"/>
              </w:numPr>
              <w:spacing w:after="240" w:before="200" w:beforeAutospacing="0" w:lineRule="auto"/>
              <w:ind w:left="720" w:hanging="360"/>
            </w:pPr>
            <w:r w:rsidDel="00000000" w:rsidR="00000000" w:rsidRPr="00000000">
              <w:rPr>
                <w:rtl w:val="0"/>
              </w:rPr>
              <w:t xml:space="preserve">Rather than focusing on personal guilt for environmental harm, Indigenous worldviews often emphasize the importance of relational accountability and responsibility to the land, to ancestors, and to future generations.</w:t>
            </w:r>
          </w:p>
          <w:p w:rsidR="00000000" w:rsidDel="00000000" w:rsidP="00000000" w:rsidRDefault="00000000" w:rsidRPr="00000000" w14:paraId="00000944">
            <w:pPr>
              <w:spacing w:after="240" w:before="240" w:lineRule="auto"/>
              <w:rPr/>
            </w:pPr>
            <w:r w:rsidDel="00000000" w:rsidR="00000000" w:rsidRPr="00000000">
              <w:rPr>
                <w:rtl w:val="0"/>
              </w:rPr>
              <w:t xml:space="preserve">Guilt and shame, though uncomfortable, can be powerful catalysts for personal growth and collective action when managed in a supportive context. By acknowledging these feelings—and transforming them into conscious efforts to protect the planet—individuals and communities can build resilience and foster systemic change that addresses the root causes of climate distress.</w:t>
            </w:r>
          </w:p>
        </w:tc>
      </w:tr>
      <w:tr>
        <w:trPr>
          <w:cantSplit w:val="0"/>
          <w:tblHeader w:val="0"/>
        </w:trPr>
        <w:tc>
          <w:tcPr>
            <w:shd w:fill="a4c2f4" w:val="clear"/>
          </w:tcPr>
          <w:p w:rsidR="00000000" w:rsidDel="00000000" w:rsidP="00000000" w:rsidRDefault="00000000" w:rsidRPr="00000000" w14:paraId="00000945">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0946">
            <w:pPr>
              <w:pStyle w:val="Heading2"/>
              <w:spacing w:after="240" w:before="240" w:lineRule="auto"/>
              <w:rPr/>
            </w:pPr>
            <w:bookmarkStart w:colFirst="0" w:colLast="0" w:name="_1cbk91zcuoke" w:id="179"/>
            <w:bookmarkEnd w:id="179"/>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0947">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Learners will explore the distinctions between guilt and shame, analyze their impacts in climate contexts, and identify constructive strategies to transform these emotions into positive action.</w:t>
            </w:r>
          </w:p>
          <w:p w:rsidR="00000000" w:rsidDel="00000000" w:rsidP="00000000" w:rsidRDefault="00000000" w:rsidRPr="00000000" w14:paraId="00000948">
            <w:pPr>
              <w:spacing w:after="240" w:before="240" w:lineRule="auto"/>
              <w:rPr>
                <w:u w:val="single"/>
              </w:rPr>
            </w:pPr>
            <w:r w:rsidDel="00000000" w:rsidR="00000000" w:rsidRPr="00000000">
              <w:rPr>
                <w:u w:val="single"/>
                <w:rtl w:val="0"/>
              </w:rPr>
              <w:t xml:space="preserve">Instructions:</w:t>
            </w:r>
          </w:p>
          <w:p w:rsidR="00000000" w:rsidDel="00000000" w:rsidP="00000000" w:rsidRDefault="00000000" w:rsidRPr="00000000" w14:paraId="00000949">
            <w:pPr>
              <w:numPr>
                <w:ilvl w:val="0"/>
                <w:numId w:val="356"/>
              </w:numPr>
              <w:spacing w:after="0" w:afterAutospacing="0" w:before="240" w:lineRule="auto"/>
              <w:ind w:left="720" w:hanging="360"/>
            </w:pPr>
            <w:r w:rsidDel="00000000" w:rsidR="00000000" w:rsidRPr="00000000">
              <w:rPr>
                <w:b w:val="1"/>
                <w:bCs w:val="1"/>
                <w:rtl w:val="0"/>
              </w:rPr>
              <w:t xml:space="preserve">Define Guilt and Shame:</w:t>
            </w:r>
          </w:p>
          <w:p w:rsidR="00000000" w:rsidDel="00000000" w:rsidP="00000000" w:rsidRDefault="00000000" w:rsidRPr="00000000" w14:paraId="0000094A">
            <w:pPr>
              <w:numPr>
                <w:ilvl w:val="1"/>
                <w:numId w:val="356"/>
              </w:numPr>
              <w:spacing w:after="0" w:afterAutospacing="0" w:before="0" w:beforeAutospacing="0" w:lineRule="auto"/>
              <w:ind w:left="1440" w:hanging="360"/>
            </w:pPr>
            <w:r w:rsidDel="00000000" w:rsidR="00000000" w:rsidRPr="00000000">
              <w:rPr>
                <w:rtl w:val="0"/>
              </w:rPr>
              <w:t xml:space="preserve">Write a brief definition of guilt and shame in your own words.</w:t>
            </w:r>
          </w:p>
          <w:p w:rsidR="00000000" w:rsidDel="00000000" w:rsidP="00000000" w:rsidRDefault="00000000" w:rsidRPr="00000000" w14:paraId="0000094B">
            <w:pPr>
              <w:numPr>
                <w:ilvl w:val="1"/>
                <w:numId w:val="356"/>
              </w:numPr>
              <w:spacing w:after="0" w:afterAutospacing="0" w:before="0" w:beforeAutospacing="0" w:lineRule="auto"/>
              <w:ind w:left="1440" w:hanging="360"/>
            </w:pPr>
            <w:r w:rsidDel="00000000" w:rsidR="00000000" w:rsidRPr="00000000">
              <w:rPr>
                <w:rtl w:val="0"/>
              </w:rPr>
              <w:t xml:space="preserve">Provide one example of each related to climate change:</w:t>
            </w:r>
          </w:p>
          <w:p w:rsidR="00000000" w:rsidDel="00000000" w:rsidP="00000000" w:rsidRDefault="00000000" w:rsidRPr="00000000" w14:paraId="0000094C">
            <w:pPr>
              <w:numPr>
                <w:ilvl w:val="2"/>
                <w:numId w:val="356"/>
              </w:numPr>
              <w:spacing w:after="0" w:afterAutospacing="0" w:before="0" w:beforeAutospacing="0" w:lineRule="auto"/>
              <w:ind w:left="2160" w:hanging="360"/>
            </w:pPr>
            <w:r w:rsidDel="00000000" w:rsidR="00000000" w:rsidRPr="00000000">
              <w:rPr>
                <w:i w:val="1"/>
                <w:iCs w:val="1"/>
                <w:rtl w:val="0"/>
              </w:rPr>
              <w:t xml:space="preserve">Example for Guilt</w:t>
            </w:r>
            <w:r w:rsidDel="00000000" w:rsidR="00000000" w:rsidRPr="00000000">
              <w:rPr>
                <w:rtl w:val="0"/>
              </w:rPr>
              <w:t xml:space="preserve">: Feeling guilty for driving a gas-powered car instead of using public transit.</w:t>
            </w:r>
          </w:p>
          <w:p w:rsidR="00000000" w:rsidDel="00000000" w:rsidP="00000000" w:rsidRDefault="00000000" w:rsidRPr="00000000" w14:paraId="0000094D">
            <w:pPr>
              <w:numPr>
                <w:ilvl w:val="2"/>
                <w:numId w:val="356"/>
              </w:numPr>
              <w:spacing w:after="0" w:afterAutospacing="0" w:before="0" w:beforeAutospacing="0" w:lineRule="auto"/>
              <w:ind w:left="2160" w:hanging="360"/>
            </w:pPr>
            <w:r w:rsidDel="00000000" w:rsidR="00000000" w:rsidRPr="00000000">
              <w:rPr>
                <w:i w:val="1"/>
                <w:iCs w:val="1"/>
                <w:rtl w:val="0"/>
              </w:rPr>
              <w:t xml:space="preserve">Example for Shame</w:t>
            </w:r>
            <w:r w:rsidDel="00000000" w:rsidR="00000000" w:rsidRPr="00000000">
              <w:rPr>
                <w:rtl w:val="0"/>
              </w:rPr>
              <w:t xml:space="preserve">: Feeling ashamed that humanity has failed to protect the planet, leading to a sense of hopelessness.</w:t>
            </w:r>
          </w:p>
          <w:p w:rsidR="00000000" w:rsidDel="00000000" w:rsidP="00000000" w:rsidRDefault="00000000" w:rsidRPr="00000000" w14:paraId="0000094E">
            <w:pPr>
              <w:numPr>
                <w:ilvl w:val="0"/>
                <w:numId w:val="356"/>
              </w:numPr>
              <w:spacing w:after="0" w:afterAutospacing="0" w:before="0" w:beforeAutospacing="0" w:lineRule="auto"/>
              <w:ind w:left="720" w:hanging="360"/>
            </w:pPr>
            <w:r w:rsidDel="00000000" w:rsidR="00000000" w:rsidRPr="00000000">
              <w:rPr>
                <w:b w:val="1"/>
                <w:bCs w:val="1"/>
                <w:rtl w:val="0"/>
              </w:rPr>
              <w:t xml:space="preserve">Reflect on Triggers:</w:t>
            </w:r>
          </w:p>
          <w:p w:rsidR="00000000" w:rsidDel="00000000" w:rsidP="00000000" w:rsidRDefault="00000000" w:rsidRPr="00000000" w14:paraId="0000094F">
            <w:pPr>
              <w:numPr>
                <w:ilvl w:val="1"/>
                <w:numId w:val="356"/>
              </w:numPr>
              <w:spacing w:after="0" w:afterAutospacing="0" w:before="0" w:beforeAutospacing="0" w:lineRule="auto"/>
              <w:ind w:left="1440" w:hanging="360"/>
            </w:pPr>
            <w:r w:rsidDel="00000000" w:rsidR="00000000" w:rsidRPr="00000000">
              <w:rPr>
                <w:rtl w:val="0"/>
              </w:rPr>
              <w:t xml:space="preserve">Reflect on what might trigger guilt or shame in your own life or community. Answer these questions:</w:t>
            </w:r>
          </w:p>
          <w:p w:rsidR="00000000" w:rsidDel="00000000" w:rsidP="00000000" w:rsidRDefault="00000000" w:rsidRPr="00000000" w14:paraId="00000950">
            <w:pPr>
              <w:numPr>
                <w:ilvl w:val="2"/>
                <w:numId w:val="356"/>
              </w:numPr>
              <w:spacing w:after="0" w:afterAutospacing="0" w:before="0" w:beforeAutospacing="0" w:lineRule="auto"/>
              <w:ind w:left="2160" w:hanging="360"/>
            </w:pPr>
            <w:r w:rsidDel="00000000" w:rsidR="00000000" w:rsidRPr="00000000">
              <w:rPr>
                <w:rtl w:val="0"/>
              </w:rPr>
              <w:t xml:space="preserve">Are there specific actions or inactions that make you feel guilty about your environmental impact?</w:t>
            </w:r>
          </w:p>
          <w:p w:rsidR="00000000" w:rsidDel="00000000" w:rsidP="00000000" w:rsidRDefault="00000000" w:rsidRPr="00000000" w14:paraId="00000951">
            <w:pPr>
              <w:numPr>
                <w:ilvl w:val="2"/>
                <w:numId w:val="356"/>
              </w:numPr>
              <w:spacing w:after="0" w:afterAutospacing="0" w:before="0" w:beforeAutospacing="0" w:lineRule="auto"/>
              <w:ind w:left="2160" w:hanging="360"/>
            </w:pPr>
            <w:r w:rsidDel="00000000" w:rsidR="00000000" w:rsidRPr="00000000">
              <w:rPr>
                <w:rtl w:val="0"/>
              </w:rPr>
              <w:t xml:space="preserve">Do you ever feel shame about broader societal or collective failures related to climate change?</w:t>
            </w:r>
          </w:p>
          <w:p w:rsidR="00000000" w:rsidDel="00000000" w:rsidP="00000000" w:rsidRDefault="00000000" w:rsidRPr="00000000" w14:paraId="00000952">
            <w:pPr>
              <w:numPr>
                <w:ilvl w:val="0"/>
                <w:numId w:val="356"/>
              </w:numPr>
              <w:spacing w:after="0" w:afterAutospacing="0" w:before="0" w:beforeAutospacing="0" w:lineRule="auto"/>
              <w:ind w:left="720" w:hanging="360"/>
            </w:pPr>
            <w:r w:rsidDel="00000000" w:rsidR="00000000" w:rsidRPr="00000000">
              <w:rPr>
                <w:b w:val="1"/>
                <w:bCs w:val="1"/>
                <w:rtl w:val="0"/>
              </w:rPr>
              <w:t xml:space="preserve">Analyze Cultural and Social Influences:</w:t>
            </w:r>
          </w:p>
          <w:p w:rsidR="00000000" w:rsidDel="00000000" w:rsidP="00000000" w:rsidRDefault="00000000" w:rsidRPr="00000000" w14:paraId="00000953">
            <w:pPr>
              <w:numPr>
                <w:ilvl w:val="1"/>
                <w:numId w:val="356"/>
              </w:numPr>
              <w:spacing w:after="0" w:afterAutospacing="0" w:before="0" w:beforeAutospacing="0" w:lineRule="auto"/>
              <w:ind w:left="1440" w:hanging="360"/>
            </w:pPr>
            <w:r w:rsidDel="00000000" w:rsidR="00000000" w:rsidRPr="00000000">
              <w:rPr>
                <w:rtl w:val="0"/>
              </w:rPr>
              <w:t xml:space="preserve">Think about how your cultural or social environment shapes your experience of guilt or shame. Write a short paragraph exploring one of the following:</w:t>
            </w:r>
          </w:p>
          <w:p w:rsidR="00000000" w:rsidDel="00000000" w:rsidP="00000000" w:rsidRDefault="00000000" w:rsidRPr="00000000" w14:paraId="00000954">
            <w:pPr>
              <w:numPr>
                <w:ilvl w:val="2"/>
                <w:numId w:val="356"/>
              </w:numPr>
              <w:spacing w:after="0" w:afterAutospacing="0" w:before="0" w:beforeAutospacing="0" w:lineRule="auto"/>
              <w:ind w:left="2160" w:hanging="360"/>
            </w:pPr>
            <w:r w:rsidDel="00000000" w:rsidR="00000000" w:rsidRPr="00000000">
              <w:rPr>
                <w:rtl w:val="0"/>
              </w:rPr>
              <w:t xml:space="preserve">How media narratives (e.g., “ideal” sustainable lifestyles) influence feelings of inadequacy.</w:t>
            </w:r>
          </w:p>
          <w:p w:rsidR="00000000" w:rsidDel="00000000" w:rsidP="00000000" w:rsidRDefault="00000000" w:rsidRPr="00000000" w14:paraId="00000955">
            <w:pPr>
              <w:numPr>
                <w:ilvl w:val="2"/>
                <w:numId w:val="356"/>
              </w:numPr>
              <w:spacing w:after="0" w:afterAutospacing="0" w:before="0" w:beforeAutospacing="0" w:lineRule="auto"/>
              <w:ind w:left="2160" w:hanging="360"/>
            </w:pPr>
            <w:r w:rsidDel="00000000" w:rsidR="00000000" w:rsidRPr="00000000">
              <w:rPr>
                <w:rtl w:val="0"/>
              </w:rPr>
              <w:t xml:space="preserve">How cultural norms (e.g., individualistic vs. collectivist societies) affect the intensity of guilt or shame.</w:t>
            </w:r>
          </w:p>
          <w:p w:rsidR="00000000" w:rsidDel="00000000" w:rsidP="00000000" w:rsidRDefault="00000000" w:rsidRPr="00000000" w14:paraId="00000956">
            <w:pPr>
              <w:numPr>
                <w:ilvl w:val="0"/>
                <w:numId w:val="356"/>
              </w:numPr>
              <w:spacing w:after="0" w:afterAutospacing="0" w:before="0" w:beforeAutospacing="0" w:lineRule="auto"/>
              <w:ind w:left="720" w:hanging="360"/>
            </w:pPr>
            <w:r w:rsidDel="00000000" w:rsidR="00000000" w:rsidRPr="00000000">
              <w:rPr>
                <w:b w:val="1"/>
                <w:bCs w:val="1"/>
                <w:rtl w:val="0"/>
              </w:rPr>
              <w:t xml:space="preserve">Reframe and Strategize:</w:t>
            </w:r>
          </w:p>
          <w:p w:rsidR="00000000" w:rsidDel="00000000" w:rsidP="00000000" w:rsidRDefault="00000000" w:rsidRPr="00000000" w14:paraId="00000957">
            <w:pPr>
              <w:numPr>
                <w:ilvl w:val="1"/>
                <w:numId w:val="356"/>
              </w:numPr>
              <w:spacing w:after="0" w:afterAutospacing="0" w:before="0" w:beforeAutospacing="0" w:lineRule="auto"/>
              <w:ind w:left="1440" w:hanging="360"/>
            </w:pPr>
            <w:r w:rsidDel="00000000" w:rsidR="00000000" w:rsidRPr="00000000">
              <w:rPr>
                <w:rtl w:val="0"/>
              </w:rPr>
              <w:t xml:space="preserve">Write down one specific instance where you felt guilt or shame about climate change. Then, reframe that emotion by shifting the focus:</w:t>
            </w:r>
          </w:p>
          <w:p w:rsidR="00000000" w:rsidDel="00000000" w:rsidP="00000000" w:rsidRDefault="00000000" w:rsidRPr="00000000" w14:paraId="00000958">
            <w:pPr>
              <w:numPr>
                <w:ilvl w:val="2"/>
                <w:numId w:val="356"/>
              </w:numPr>
              <w:spacing w:after="0" w:afterAutospacing="0" w:before="0" w:beforeAutospacing="0" w:lineRule="auto"/>
              <w:ind w:left="2160" w:hanging="360"/>
            </w:pPr>
            <w:r w:rsidDel="00000000" w:rsidR="00000000" w:rsidRPr="00000000">
              <w:rPr>
                <w:rtl w:val="0"/>
              </w:rPr>
              <w:t xml:space="preserve">From “I am the problem” to “I am part of a larger challenge, and I can take constructive steps.”</w:t>
            </w:r>
          </w:p>
          <w:p w:rsidR="00000000" w:rsidDel="00000000" w:rsidP="00000000" w:rsidRDefault="00000000" w:rsidRPr="00000000" w14:paraId="00000959">
            <w:pPr>
              <w:numPr>
                <w:ilvl w:val="2"/>
                <w:numId w:val="356"/>
              </w:numPr>
              <w:spacing w:after="0" w:afterAutospacing="0" w:before="0" w:beforeAutospacing="0" w:lineRule="auto"/>
              <w:ind w:left="2160" w:hanging="360"/>
            </w:pPr>
            <w:r w:rsidDel="00000000" w:rsidR="00000000" w:rsidRPr="00000000">
              <w:rPr>
                <w:rtl w:val="0"/>
              </w:rPr>
              <w:t xml:space="preserve">Identify two actions you can take to address these feelings (e.g., joining an advocacy group, educating others about systemic solutions).</w:t>
            </w:r>
          </w:p>
          <w:p w:rsidR="00000000" w:rsidDel="00000000" w:rsidP="00000000" w:rsidRDefault="00000000" w:rsidRPr="00000000" w14:paraId="0000095A">
            <w:pPr>
              <w:numPr>
                <w:ilvl w:val="0"/>
                <w:numId w:val="356"/>
              </w:numPr>
              <w:spacing w:after="0" w:afterAutospacing="0" w:before="0" w:beforeAutospacing="0" w:lineRule="auto"/>
              <w:ind w:left="720" w:hanging="360"/>
            </w:pPr>
            <w:r w:rsidDel="00000000" w:rsidR="00000000" w:rsidRPr="00000000">
              <w:rPr>
                <w:b w:val="1"/>
                <w:bCs w:val="1"/>
                <w:rtl w:val="0"/>
              </w:rPr>
              <w:t xml:space="preserve">Write a Reflection:</w:t>
            </w:r>
          </w:p>
          <w:p w:rsidR="00000000" w:rsidDel="00000000" w:rsidP="00000000" w:rsidRDefault="00000000" w:rsidRPr="00000000" w14:paraId="0000095B">
            <w:pPr>
              <w:numPr>
                <w:ilvl w:val="1"/>
                <w:numId w:val="356"/>
              </w:numPr>
              <w:spacing w:after="240" w:before="0" w:beforeAutospacing="0" w:lineRule="auto"/>
              <w:ind w:left="1440" w:hanging="360"/>
            </w:pPr>
            <w:r w:rsidDel="00000000" w:rsidR="00000000" w:rsidRPr="00000000">
              <w:rPr>
                <w:rtl w:val="0"/>
              </w:rPr>
              <w:t xml:space="preserve">Summarize what you learned about guilt and shame in the climate context. Consider why it’s important to validate these feelings and how reframing them can inspire constructive engagement rather than paralysis.</w:t>
            </w:r>
          </w:p>
          <w:p w:rsidR="00000000" w:rsidDel="00000000" w:rsidP="00000000" w:rsidRDefault="00000000" w:rsidRPr="00000000" w14:paraId="0000095C">
            <w:pPr>
              <w:pStyle w:val="Heading2"/>
              <w:spacing w:after="240" w:before="240" w:lineRule="auto"/>
              <w:rPr/>
            </w:pPr>
            <w:bookmarkStart w:colFirst="0" w:colLast="0" w:name="_admfastbphkk" w:id="180"/>
            <w:bookmarkEnd w:id="180"/>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095D">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Groups will collaboratively analyze the roles of guilt and shame in climate responses, explore their triggers and impacts, and propose strategies for transforming these emotions into meaningful action.</w:t>
            </w:r>
          </w:p>
          <w:p w:rsidR="00000000" w:rsidDel="00000000" w:rsidP="00000000" w:rsidRDefault="00000000" w:rsidRPr="00000000" w14:paraId="0000095E">
            <w:pPr>
              <w:spacing w:after="240" w:before="240" w:lineRule="auto"/>
              <w:rPr/>
            </w:pPr>
            <w:r w:rsidDel="00000000" w:rsidR="00000000" w:rsidRPr="00000000">
              <w:rPr>
                <w:b w:val="1"/>
                <w:bCs w:val="1"/>
                <w:rtl w:val="0"/>
              </w:rPr>
              <w:t xml:space="preserve">Preparation Time:</w:t>
            </w:r>
            <w:r w:rsidDel="00000000" w:rsidR="00000000" w:rsidRPr="00000000">
              <w:rPr>
                <w:rtl w:val="0"/>
              </w:rPr>
              <w:t xml:space="preserve"> 15-20 minutes to prepare group discussion prompts, case studies, or visual aids (e.g., a diagram distinguishing guilt from shame).</w:t>
              <w:br w:type="textWrapping"/>
            </w:r>
            <w:r w:rsidDel="00000000" w:rsidR="00000000" w:rsidRPr="00000000">
              <w:rPr>
                <w:b w:val="1"/>
                <w:bCs w:val="1"/>
                <w:rtl w:val="0"/>
              </w:rPr>
              <w:t xml:space="preserve">Time Allocation:</w:t>
            </w:r>
            <w:r w:rsidDel="00000000" w:rsidR="00000000" w:rsidRPr="00000000">
              <w:rPr>
                <w:rtl w:val="0"/>
              </w:rPr>
              <w:t xml:space="preserve"> 50-60 minutes.</w:t>
            </w:r>
          </w:p>
          <w:p w:rsidR="00000000" w:rsidDel="00000000" w:rsidP="00000000" w:rsidRDefault="00000000" w:rsidRPr="00000000" w14:paraId="0000095F">
            <w:pPr>
              <w:spacing w:after="240" w:before="240" w:lineRule="auto"/>
              <w:rPr>
                <w:u w:val="single"/>
              </w:rPr>
            </w:pPr>
            <w:r w:rsidDel="00000000" w:rsidR="00000000" w:rsidRPr="00000000">
              <w:rPr>
                <w:u w:val="single"/>
                <w:rtl w:val="0"/>
              </w:rPr>
              <w:t xml:space="preserve">Facilitator Instructions:</w:t>
            </w:r>
          </w:p>
          <w:p w:rsidR="00000000" w:rsidDel="00000000" w:rsidP="00000000" w:rsidRDefault="00000000" w:rsidRPr="00000000" w14:paraId="00000960">
            <w:pPr>
              <w:numPr>
                <w:ilvl w:val="0"/>
                <w:numId w:val="72"/>
              </w:numPr>
              <w:spacing w:after="0" w:afterAutospacing="0" w:before="240" w:lineRule="auto"/>
              <w:ind w:left="720" w:hanging="360"/>
            </w:pPr>
            <w:r w:rsidDel="00000000" w:rsidR="00000000" w:rsidRPr="00000000">
              <w:rPr>
                <w:b w:val="1"/>
                <w:bCs w:val="1"/>
                <w:rtl w:val="0"/>
              </w:rPr>
              <w:t xml:space="preserve">Set the Stage (5-10 minutes):</w:t>
            </w:r>
          </w:p>
          <w:p w:rsidR="00000000" w:rsidDel="00000000" w:rsidP="00000000" w:rsidRDefault="00000000" w:rsidRPr="00000000" w14:paraId="00000961">
            <w:pPr>
              <w:numPr>
                <w:ilvl w:val="1"/>
                <w:numId w:val="72"/>
              </w:numPr>
              <w:spacing w:after="0" w:afterAutospacing="0" w:before="0" w:beforeAutospacing="0" w:lineRule="auto"/>
              <w:ind w:left="1440" w:hanging="360"/>
            </w:pPr>
            <w:r w:rsidDel="00000000" w:rsidR="00000000" w:rsidRPr="00000000">
              <w:rPr>
                <w:rtl w:val="0"/>
              </w:rPr>
              <w:t xml:space="preserve">Provide an overview of guilt and shame as moral emotions in the climate context. Highlight the differences:</w:t>
            </w:r>
          </w:p>
          <w:p w:rsidR="00000000" w:rsidDel="00000000" w:rsidP="00000000" w:rsidRDefault="00000000" w:rsidRPr="00000000" w14:paraId="00000962">
            <w:pPr>
              <w:numPr>
                <w:ilvl w:val="2"/>
                <w:numId w:val="72"/>
              </w:numPr>
              <w:spacing w:after="0" w:afterAutospacing="0" w:before="0" w:beforeAutospacing="0" w:lineRule="auto"/>
              <w:ind w:left="2160" w:hanging="360"/>
            </w:pPr>
            <w:r w:rsidDel="00000000" w:rsidR="00000000" w:rsidRPr="00000000">
              <w:rPr>
                <w:rtl w:val="0"/>
              </w:rPr>
              <w:t xml:space="preserve">Guilt focuses on actions or inactions and can motivate change.</w:t>
            </w:r>
          </w:p>
          <w:p w:rsidR="00000000" w:rsidDel="00000000" w:rsidP="00000000" w:rsidRDefault="00000000" w:rsidRPr="00000000" w14:paraId="00000963">
            <w:pPr>
              <w:numPr>
                <w:ilvl w:val="2"/>
                <w:numId w:val="72"/>
              </w:numPr>
              <w:spacing w:after="0" w:afterAutospacing="0" w:before="0" w:beforeAutospacing="0" w:lineRule="auto"/>
              <w:ind w:left="2160" w:hanging="360"/>
            </w:pPr>
            <w:r w:rsidDel="00000000" w:rsidR="00000000" w:rsidRPr="00000000">
              <w:rPr>
                <w:rtl w:val="0"/>
              </w:rPr>
              <w:t xml:space="preserve">Shame targets one’s sense of self and can lead to disengagement if not reframed.</w:t>
            </w:r>
          </w:p>
          <w:p w:rsidR="00000000" w:rsidDel="00000000" w:rsidP="00000000" w:rsidRDefault="00000000" w:rsidRPr="00000000" w14:paraId="00000964">
            <w:pPr>
              <w:numPr>
                <w:ilvl w:val="1"/>
                <w:numId w:val="72"/>
              </w:numPr>
              <w:spacing w:after="0" w:afterAutospacing="0" w:before="0" w:beforeAutospacing="0" w:lineRule="auto"/>
              <w:ind w:left="1440" w:hanging="360"/>
            </w:pPr>
            <w:r w:rsidDel="00000000" w:rsidR="00000000" w:rsidRPr="00000000">
              <w:rPr>
                <w:rtl w:val="0"/>
              </w:rPr>
              <w:t xml:space="preserve">Emphasize the social and cultural dimensions of these emotions, including media narratives and collective guilt.</w:t>
            </w:r>
          </w:p>
          <w:p w:rsidR="00000000" w:rsidDel="00000000" w:rsidP="00000000" w:rsidRDefault="00000000" w:rsidRPr="00000000" w14:paraId="00000965">
            <w:pPr>
              <w:numPr>
                <w:ilvl w:val="0"/>
                <w:numId w:val="72"/>
              </w:numPr>
              <w:spacing w:after="0" w:afterAutospacing="0" w:before="0" w:beforeAutospacing="0" w:lineRule="auto"/>
              <w:ind w:left="720" w:hanging="360"/>
            </w:pPr>
            <w:r w:rsidDel="00000000" w:rsidR="00000000" w:rsidRPr="00000000">
              <w:rPr>
                <w:b w:val="1"/>
                <w:bCs w:val="1"/>
                <w:rtl w:val="0"/>
              </w:rPr>
              <w:t xml:space="preserve">Group Discussions (20 minutes):</w:t>
            </w:r>
          </w:p>
          <w:p w:rsidR="00000000" w:rsidDel="00000000" w:rsidP="00000000" w:rsidRDefault="00000000" w:rsidRPr="00000000" w14:paraId="00000966">
            <w:pPr>
              <w:numPr>
                <w:ilvl w:val="1"/>
                <w:numId w:val="72"/>
              </w:numPr>
              <w:spacing w:after="0" w:afterAutospacing="0" w:before="0" w:beforeAutospacing="0" w:lineRule="auto"/>
              <w:ind w:left="1440" w:hanging="360"/>
            </w:pPr>
            <w:r w:rsidDel="00000000" w:rsidR="00000000" w:rsidRPr="00000000">
              <w:rPr>
                <w:rtl w:val="0"/>
              </w:rPr>
              <w:t xml:space="preserve">Divide the class into small groups of 3-5 participants. Assign each group a specific focus area:</w:t>
            </w:r>
          </w:p>
          <w:p w:rsidR="00000000" w:rsidDel="00000000" w:rsidP="00000000" w:rsidRDefault="00000000" w:rsidRPr="00000000" w14:paraId="00000967">
            <w:pPr>
              <w:numPr>
                <w:ilvl w:val="2"/>
                <w:numId w:val="72"/>
              </w:numPr>
              <w:spacing w:after="0" w:afterAutospacing="0" w:before="0" w:beforeAutospacing="0" w:lineRule="auto"/>
              <w:ind w:left="2160" w:hanging="360"/>
            </w:pPr>
            <w:r w:rsidDel="00000000" w:rsidR="00000000" w:rsidRPr="00000000">
              <w:rPr>
                <w:b w:val="1"/>
                <w:bCs w:val="1"/>
                <w:rtl w:val="0"/>
              </w:rPr>
              <w:t xml:space="preserve">Triggers:</w:t>
            </w:r>
            <w:r w:rsidDel="00000000" w:rsidR="00000000" w:rsidRPr="00000000">
              <w:rPr>
                <w:rtl w:val="0"/>
              </w:rPr>
              <w:t xml:space="preserve"> What actions or societal failures commonly trigger guilt or shame in the climate context?</w:t>
            </w:r>
          </w:p>
          <w:p w:rsidR="00000000" w:rsidDel="00000000" w:rsidP="00000000" w:rsidRDefault="00000000" w:rsidRPr="00000000" w14:paraId="00000968">
            <w:pPr>
              <w:numPr>
                <w:ilvl w:val="2"/>
                <w:numId w:val="72"/>
              </w:numPr>
              <w:spacing w:after="0" w:afterAutospacing="0" w:before="0" w:beforeAutospacing="0" w:lineRule="auto"/>
              <w:ind w:left="2160" w:hanging="360"/>
            </w:pPr>
            <w:r w:rsidDel="00000000" w:rsidR="00000000" w:rsidRPr="00000000">
              <w:rPr>
                <w:b w:val="1"/>
                <w:bCs w:val="1"/>
                <w:rtl w:val="0"/>
              </w:rPr>
              <w:t xml:space="preserve">Impacts:</w:t>
            </w:r>
            <w:r w:rsidDel="00000000" w:rsidR="00000000" w:rsidRPr="00000000">
              <w:rPr>
                <w:rtl w:val="0"/>
              </w:rPr>
              <w:t xml:space="preserve"> How do guilt and shame affect individuals’ behaviors, relationships, or mental health?</w:t>
            </w:r>
          </w:p>
          <w:p w:rsidR="00000000" w:rsidDel="00000000" w:rsidP="00000000" w:rsidRDefault="00000000" w:rsidRPr="00000000" w14:paraId="00000969">
            <w:pPr>
              <w:numPr>
                <w:ilvl w:val="2"/>
                <w:numId w:val="72"/>
              </w:numPr>
              <w:spacing w:after="0" w:afterAutospacing="0" w:before="0" w:beforeAutospacing="0" w:lineRule="auto"/>
              <w:ind w:left="2160" w:hanging="360"/>
            </w:pPr>
            <w:r w:rsidDel="00000000" w:rsidR="00000000" w:rsidRPr="00000000">
              <w:rPr>
                <w:b w:val="1"/>
                <w:bCs w:val="1"/>
                <w:rtl w:val="0"/>
              </w:rPr>
              <w:t xml:space="preserve">Cultural Dimensions:</w:t>
            </w:r>
            <w:r w:rsidDel="00000000" w:rsidR="00000000" w:rsidRPr="00000000">
              <w:rPr>
                <w:rtl w:val="0"/>
              </w:rPr>
              <w:t xml:space="preserve"> How might cultural or media narratives shape these emotions?</w:t>
            </w:r>
          </w:p>
          <w:p w:rsidR="00000000" w:rsidDel="00000000" w:rsidP="00000000" w:rsidRDefault="00000000" w:rsidRPr="00000000" w14:paraId="0000096A">
            <w:pPr>
              <w:numPr>
                <w:ilvl w:val="1"/>
                <w:numId w:val="72"/>
              </w:numPr>
              <w:spacing w:after="0" w:afterAutospacing="0" w:before="0" w:beforeAutospacing="0" w:lineRule="auto"/>
              <w:ind w:left="1440" w:hanging="360"/>
            </w:pPr>
            <w:r w:rsidDel="00000000" w:rsidR="00000000" w:rsidRPr="00000000">
              <w:rPr>
                <w:rtl w:val="0"/>
              </w:rPr>
              <w:t xml:space="preserve">Provide discussion prompts for each group:</w:t>
            </w:r>
          </w:p>
          <w:p w:rsidR="00000000" w:rsidDel="00000000" w:rsidP="00000000" w:rsidRDefault="00000000" w:rsidRPr="00000000" w14:paraId="0000096B">
            <w:pPr>
              <w:numPr>
                <w:ilvl w:val="2"/>
                <w:numId w:val="72"/>
              </w:numPr>
              <w:spacing w:after="0" w:afterAutospacing="0" w:before="0" w:beforeAutospacing="0" w:lineRule="auto"/>
              <w:ind w:left="2160" w:hanging="360"/>
            </w:pPr>
            <w:r w:rsidDel="00000000" w:rsidR="00000000" w:rsidRPr="00000000">
              <w:rPr>
                <w:rtl w:val="0"/>
              </w:rPr>
              <w:t xml:space="preserve">Can you think of real-world examples where guilt or shame led to action or disengagement?</w:t>
            </w:r>
          </w:p>
          <w:p w:rsidR="00000000" w:rsidDel="00000000" w:rsidP="00000000" w:rsidRDefault="00000000" w:rsidRPr="00000000" w14:paraId="0000096C">
            <w:pPr>
              <w:numPr>
                <w:ilvl w:val="2"/>
                <w:numId w:val="72"/>
              </w:numPr>
              <w:spacing w:after="0" w:afterAutospacing="0" w:before="0" w:beforeAutospacing="0" w:lineRule="auto"/>
              <w:ind w:left="2160" w:hanging="360"/>
            </w:pPr>
            <w:r w:rsidDel="00000000" w:rsidR="00000000" w:rsidRPr="00000000">
              <w:rPr>
                <w:rtl w:val="0"/>
              </w:rPr>
              <w:t xml:space="preserve">How might these emotions manifest differently in individualistic vs. collectivist societies?</w:t>
            </w:r>
          </w:p>
          <w:p w:rsidR="00000000" w:rsidDel="00000000" w:rsidP="00000000" w:rsidRDefault="00000000" w:rsidRPr="00000000" w14:paraId="0000096D">
            <w:pPr>
              <w:numPr>
                <w:ilvl w:val="0"/>
                <w:numId w:val="72"/>
              </w:numPr>
              <w:spacing w:after="0" w:afterAutospacing="0" w:before="0" w:beforeAutospacing="0" w:lineRule="auto"/>
              <w:ind w:left="720" w:hanging="360"/>
            </w:pPr>
            <w:r w:rsidDel="00000000" w:rsidR="00000000" w:rsidRPr="00000000">
              <w:rPr>
                <w:b w:val="1"/>
                <w:bCs w:val="1"/>
                <w:rtl w:val="0"/>
              </w:rPr>
              <w:t xml:space="preserve">Reframing and Strategizing (15 minutes):</w:t>
            </w:r>
          </w:p>
          <w:p w:rsidR="00000000" w:rsidDel="00000000" w:rsidP="00000000" w:rsidRDefault="00000000" w:rsidRPr="00000000" w14:paraId="0000096E">
            <w:pPr>
              <w:numPr>
                <w:ilvl w:val="1"/>
                <w:numId w:val="72"/>
              </w:numPr>
              <w:spacing w:after="0" w:afterAutospacing="0" w:before="0" w:beforeAutospacing="0" w:lineRule="auto"/>
              <w:ind w:left="1440" w:hanging="360"/>
            </w:pPr>
            <w:r w:rsidDel="00000000" w:rsidR="00000000" w:rsidRPr="00000000">
              <w:rPr>
                <w:rtl w:val="0"/>
              </w:rPr>
              <w:t xml:space="preserve">Ask groups to brainstorm strategies for addressing and reframing guilt and shame:</w:t>
            </w:r>
          </w:p>
          <w:p w:rsidR="00000000" w:rsidDel="00000000" w:rsidP="00000000" w:rsidRDefault="00000000" w:rsidRPr="00000000" w14:paraId="0000096F">
            <w:pPr>
              <w:numPr>
                <w:ilvl w:val="2"/>
                <w:numId w:val="72"/>
              </w:numPr>
              <w:spacing w:after="0" w:afterAutospacing="0" w:before="0" w:beforeAutospacing="0" w:lineRule="auto"/>
              <w:ind w:left="2160" w:hanging="360"/>
            </w:pPr>
            <w:r w:rsidDel="00000000" w:rsidR="00000000" w:rsidRPr="00000000">
              <w:rPr>
                <w:b w:val="1"/>
                <w:bCs w:val="1"/>
                <w:rtl w:val="0"/>
              </w:rPr>
              <w:t xml:space="preserve">Personal Strategies:</w:t>
            </w:r>
            <w:r w:rsidDel="00000000" w:rsidR="00000000" w:rsidRPr="00000000">
              <w:rPr>
                <w:rtl w:val="0"/>
              </w:rPr>
              <w:t xml:space="preserve"> How individuals can validate and reframe these emotions (e.g., “I am part of the solution”).</w:t>
            </w:r>
          </w:p>
          <w:p w:rsidR="00000000" w:rsidDel="00000000" w:rsidP="00000000" w:rsidRDefault="00000000" w:rsidRPr="00000000" w14:paraId="00000970">
            <w:pPr>
              <w:numPr>
                <w:ilvl w:val="2"/>
                <w:numId w:val="72"/>
              </w:numPr>
              <w:spacing w:after="0" w:afterAutospacing="0" w:before="0" w:beforeAutospacing="0" w:lineRule="auto"/>
              <w:ind w:left="2160" w:hanging="360"/>
            </w:pPr>
            <w:r w:rsidDel="00000000" w:rsidR="00000000" w:rsidRPr="00000000">
              <w:rPr>
                <w:b w:val="1"/>
                <w:bCs w:val="1"/>
                <w:rtl w:val="0"/>
              </w:rPr>
              <w:t xml:space="preserve">Community Strategies:</w:t>
            </w:r>
            <w:r w:rsidDel="00000000" w:rsidR="00000000" w:rsidRPr="00000000">
              <w:rPr>
                <w:rtl w:val="0"/>
              </w:rPr>
              <w:t xml:space="preserve"> How groups can foster resilience and collective responsibility (e.g., shared activism).</w:t>
            </w:r>
          </w:p>
          <w:p w:rsidR="00000000" w:rsidDel="00000000" w:rsidP="00000000" w:rsidRDefault="00000000" w:rsidRPr="00000000" w14:paraId="00000971">
            <w:pPr>
              <w:numPr>
                <w:ilvl w:val="2"/>
                <w:numId w:val="72"/>
              </w:numPr>
              <w:spacing w:after="0" w:afterAutospacing="0" w:before="0" w:beforeAutospacing="0" w:lineRule="auto"/>
              <w:ind w:left="2160" w:hanging="360"/>
            </w:pPr>
            <w:r w:rsidDel="00000000" w:rsidR="00000000" w:rsidRPr="00000000">
              <w:rPr>
                <w:b w:val="1"/>
                <w:bCs w:val="1"/>
                <w:rtl w:val="0"/>
              </w:rPr>
              <w:t xml:space="preserve">Policy-Level Approaches:</w:t>
            </w:r>
            <w:r w:rsidDel="00000000" w:rsidR="00000000" w:rsidRPr="00000000">
              <w:rPr>
                <w:rtl w:val="0"/>
              </w:rPr>
              <w:t xml:space="preserve"> Systemic solutions to reduce undue individual guilt (e.g., corporate accountability campaigns).</w:t>
            </w:r>
          </w:p>
          <w:p w:rsidR="00000000" w:rsidDel="00000000" w:rsidP="00000000" w:rsidRDefault="00000000" w:rsidRPr="00000000" w14:paraId="00000972">
            <w:pPr>
              <w:numPr>
                <w:ilvl w:val="0"/>
                <w:numId w:val="72"/>
              </w:numPr>
              <w:spacing w:after="0" w:afterAutospacing="0" w:before="0" w:beforeAutospacing="0" w:lineRule="auto"/>
              <w:ind w:left="720" w:hanging="360"/>
            </w:pPr>
            <w:r w:rsidDel="00000000" w:rsidR="00000000" w:rsidRPr="00000000">
              <w:rPr>
                <w:b w:val="1"/>
                <w:bCs w:val="1"/>
                <w:rtl w:val="0"/>
              </w:rPr>
              <w:t xml:space="preserve">Presentation and Debrief (15 minutes):</w:t>
            </w:r>
          </w:p>
          <w:p w:rsidR="00000000" w:rsidDel="00000000" w:rsidP="00000000" w:rsidRDefault="00000000" w:rsidRPr="00000000" w14:paraId="00000973">
            <w:pPr>
              <w:numPr>
                <w:ilvl w:val="1"/>
                <w:numId w:val="72"/>
              </w:numPr>
              <w:spacing w:after="0" w:afterAutospacing="0" w:before="0" w:beforeAutospacing="0" w:lineRule="auto"/>
              <w:ind w:left="1440" w:hanging="360"/>
            </w:pPr>
            <w:r w:rsidDel="00000000" w:rsidR="00000000" w:rsidRPr="00000000">
              <w:rPr>
                <w:rtl w:val="0"/>
              </w:rPr>
              <w:t xml:space="preserve">Each group presents their findings and proposed strategies to the class.</w:t>
            </w:r>
          </w:p>
          <w:p w:rsidR="00000000" w:rsidDel="00000000" w:rsidP="00000000" w:rsidRDefault="00000000" w:rsidRPr="00000000" w14:paraId="00000974">
            <w:pPr>
              <w:numPr>
                <w:ilvl w:val="1"/>
                <w:numId w:val="72"/>
              </w:numPr>
              <w:spacing w:after="0" w:afterAutospacing="0" w:before="0" w:beforeAutospacing="0" w:lineRule="auto"/>
              <w:ind w:left="1440" w:hanging="360"/>
            </w:pPr>
            <w:r w:rsidDel="00000000" w:rsidR="00000000" w:rsidRPr="00000000">
              <w:rPr>
                <w:rtl w:val="0"/>
              </w:rPr>
              <w:t xml:space="preserve">Facilitate a discussion with questions such as:</w:t>
            </w:r>
          </w:p>
          <w:p w:rsidR="00000000" w:rsidDel="00000000" w:rsidP="00000000" w:rsidRDefault="00000000" w:rsidRPr="00000000" w14:paraId="00000975">
            <w:pPr>
              <w:numPr>
                <w:ilvl w:val="2"/>
                <w:numId w:val="72"/>
              </w:numPr>
              <w:spacing w:after="0" w:afterAutospacing="0" w:before="0" w:beforeAutospacing="0" w:lineRule="auto"/>
              <w:ind w:left="2160" w:hanging="360"/>
            </w:pPr>
            <w:r w:rsidDel="00000000" w:rsidR="00000000" w:rsidRPr="00000000">
              <w:rPr>
                <w:rtl w:val="0"/>
              </w:rPr>
              <w:t xml:space="preserve">“What differences did you notice between guilt and shame in the examples provided?”</w:t>
            </w:r>
          </w:p>
          <w:p w:rsidR="00000000" w:rsidDel="00000000" w:rsidP="00000000" w:rsidRDefault="00000000" w:rsidRPr="00000000" w14:paraId="00000976">
            <w:pPr>
              <w:numPr>
                <w:ilvl w:val="2"/>
                <w:numId w:val="72"/>
              </w:numPr>
              <w:spacing w:after="0" w:afterAutospacing="0" w:before="0" w:beforeAutospacing="0" w:lineRule="auto"/>
              <w:ind w:left="2160" w:hanging="360"/>
            </w:pPr>
            <w:r w:rsidDel="00000000" w:rsidR="00000000" w:rsidRPr="00000000">
              <w:rPr>
                <w:rtl w:val="0"/>
              </w:rPr>
              <w:t xml:space="preserve">“How can individuals balance personal responsibility with advocacy for systemic change?”</w:t>
            </w:r>
          </w:p>
          <w:p w:rsidR="00000000" w:rsidDel="00000000" w:rsidP="00000000" w:rsidRDefault="00000000" w:rsidRPr="00000000" w14:paraId="00000977">
            <w:pPr>
              <w:numPr>
                <w:ilvl w:val="2"/>
                <w:numId w:val="72"/>
              </w:numPr>
              <w:spacing w:after="240" w:before="0" w:beforeAutospacing="0" w:lineRule="auto"/>
              <w:ind w:left="2160" w:hanging="360"/>
            </w:pPr>
            <w:r w:rsidDel="00000000" w:rsidR="00000000" w:rsidRPr="00000000">
              <w:rPr>
                <w:rtl w:val="0"/>
              </w:rPr>
              <w:t xml:space="preserve">“Why is it important to address guilt and shame constructively rather than ignoring them?”</w:t>
            </w:r>
          </w:p>
          <w:p w:rsidR="00000000" w:rsidDel="00000000" w:rsidP="00000000" w:rsidRDefault="00000000" w:rsidRPr="00000000" w14:paraId="00000978">
            <w:pPr>
              <w:spacing w:after="240" w:before="240" w:lineRule="auto"/>
              <w:rPr>
                <w:b w:val="1"/>
                <w:bCs w:val="1"/>
              </w:rPr>
            </w:pPr>
            <w:r w:rsidDel="00000000" w:rsidR="00000000" w:rsidRPr="00000000">
              <w:rPr>
                <w:b w:val="1"/>
                <w:bCs w:val="1"/>
                <w:rtl w:val="0"/>
              </w:rPr>
              <w:t xml:space="preserve">Optional Variation:</w:t>
            </w:r>
          </w:p>
          <w:p w:rsidR="00000000" w:rsidDel="00000000" w:rsidP="00000000" w:rsidRDefault="00000000" w:rsidRPr="00000000" w14:paraId="00000979">
            <w:pPr>
              <w:spacing w:after="240" w:before="240" w:lineRule="auto"/>
              <w:rPr/>
            </w:pPr>
            <w:r w:rsidDel="00000000" w:rsidR="00000000" w:rsidRPr="00000000">
              <w:rPr>
                <w:rtl w:val="0"/>
              </w:rPr>
              <w:t xml:space="preserve">Provide case studies of individuals or communities grappling with guilt or shame (e.g., a student feeling guilt about their carbon footprint, a rural community struggling with collective guilt over environmental degradation). Ask groups to analyze these cases and propose tailored strategies for reframe and action.</w:t>
            </w:r>
          </w:p>
          <w:p w:rsidR="00000000" w:rsidDel="00000000" w:rsidP="00000000" w:rsidRDefault="00000000" w:rsidRPr="00000000" w14:paraId="0000097A">
            <w:pPr>
              <w:widowControl w:val="0"/>
              <w:spacing w:line="240" w:lineRule="auto"/>
              <w:rPr/>
            </w:pPr>
            <w:r w:rsidDel="00000000" w:rsidR="00000000" w:rsidRPr="00000000">
              <w:rPr>
                <w:rtl w:val="0"/>
              </w:rPr>
            </w:r>
          </w:p>
        </w:tc>
      </w:tr>
      <w:tr>
        <w:trPr>
          <w:cantSplit w:val="0"/>
          <w:tblHeader w:val="0"/>
        </w:trPr>
        <w:tc>
          <w:tcPr>
            <w:shd w:fill="d5a6bd" w:val="clear"/>
          </w:tcPr>
          <w:p w:rsidR="00000000" w:rsidDel="00000000" w:rsidP="00000000" w:rsidRDefault="00000000" w:rsidRPr="00000000" w14:paraId="0000097B">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097C">
            <w:pPr>
              <w:numPr>
                <w:ilvl w:val="0"/>
                <w:numId w:val="143"/>
              </w:numPr>
              <w:spacing w:after="0" w:afterAutospacing="0" w:before="240" w:lineRule="auto"/>
              <w:ind w:left="720" w:hanging="360"/>
            </w:pPr>
            <w:r w:rsidDel="00000000" w:rsidR="00000000" w:rsidRPr="00000000">
              <w:rPr>
                <w:rtl w:val="0"/>
              </w:rPr>
              <w:t xml:space="preserve">Ágoston, C., Urbán, R., Nagy, B., Csaba, B., Kőváry, Z., Kovács, K., Varga, A., Dúll, A., Mónus, F., Shaw, C. A., &amp; Demetrovics, Z. (2022). The psychological consequences of the ecological crisis: Three new questionnaires to assess eco-anxiety, eco-guilt, and ecological grief. </w:t>
            </w:r>
            <w:r w:rsidDel="00000000" w:rsidR="00000000" w:rsidRPr="00000000">
              <w:rPr>
                <w:i w:val="1"/>
                <w:iCs w:val="1"/>
                <w:rtl w:val="0"/>
              </w:rPr>
              <w:t xml:space="preserve">Climate Risk Management, 37,</w:t>
            </w:r>
            <w:r w:rsidDel="00000000" w:rsidR="00000000" w:rsidRPr="00000000">
              <w:rPr>
                <w:rtl w:val="0"/>
              </w:rPr>
              <w:t xml:space="preserve"> 100441.</w:t>
            </w:r>
            <w:hyperlink r:id="rId225">
              <w:r w:rsidDel="00000000" w:rsidR="00000000" w:rsidRPr="00000000">
                <w:rPr>
                  <w:rtl w:val="0"/>
                </w:rPr>
                <w:t xml:space="preserve"> </w:t>
              </w:r>
            </w:hyperlink>
            <w:hyperlink r:id="rId226">
              <w:r w:rsidDel="00000000" w:rsidR="00000000" w:rsidRPr="00000000">
                <w:rPr>
                  <w:color w:val="1155cc"/>
                  <w:u w:val="single"/>
                  <w:rtl w:val="0"/>
                </w:rPr>
                <w:t xml:space="preserve">https://doi.org/10.1016/j.crm.2022.100441</w:t>
              </w:r>
            </w:hyperlink>
            <w:r w:rsidDel="00000000" w:rsidR="00000000" w:rsidRPr="00000000">
              <w:rPr>
                <w:rtl w:val="0"/>
              </w:rPr>
            </w:r>
          </w:p>
          <w:p w:rsidR="00000000" w:rsidDel="00000000" w:rsidP="00000000" w:rsidRDefault="00000000" w:rsidRPr="00000000" w14:paraId="0000097D">
            <w:pPr>
              <w:numPr>
                <w:ilvl w:val="0"/>
                <w:numId w:val="143"/>
              </w:numPr>
              <w:spacing w:after="0" w:afterAutospacing="0" w:before="0" w:beforeAutospacing="0" w:lineRule="auto"/>
              <w:ind w:left="720" w:hanging="360"/>
            </w:pPr>
            <w:r w:rsidDel="00000000" w:rsidR="00000000" w:rsidRPr="00000000">
              <w:rPr>
                <w:rtl w:val="0"/>
              </w:rPr>
              <w:t xml:space="preserve">Ágoston, C., Csaba, B., Nagy, B., Kőváry, Z., Dúll, A., Rácz, J., &amp; Demetrovics, Z. (2022). Identifying Types of Eco-Anxiety, Eco-Guilt, Eco-Grief, and Eco-Coping in a Climate-Sensitive Population: A Qualitative Study. </w:t>
            </w:r>
            <w:r w:rsidDel="00000000" w:rsidR="00000000" w:rsidRPr="00000000">
              <w:rPr>
                <w:i w:val="1"/>
                <w:iCs w:val="1"/>
                <w:rtl w:val="0"/>
              </w:rPr>
              <w:t xml:space="preserve">International Journal of Environmental Research and Public Health, 19(4),</w:t>
            </w:r>
            <w:r w:rsidDel="00000000" w:rsidR="00000000" w:rsidRPr="00000000">
              <w:rPr>
                <w:rtl w:val="0"/>
              </w:rPr>
              <w:t xml:space="preserve"> 2461.</w:t>
            </w:r>
            <w:hyperlink r:id="rId227">
              <w:r w:rsidDel="00000000" w:rsidR="00000000" w:rsidRPr="00000000">
                <w:rPr>
                  <w:rtl w:val="0"/>
                </w:rPr>
                <w:t xml:space="preserve"> </w:t>
              </w:r>
            </w:hyperlink>
            <w:hyperlink r:id="rId228">
              <w:r w:rsidDel="00000000" w:rsidR="00000000" w:rsidRPr="00000000">
                <w:rPr>
                  <w:color w:val="1155cc"/>
                  <w:u w:val="single"/>
                  <w:rtl w:val="0"/>
                </w:rPr>
                <w:t xml:space="preserve">https://doi.org/10.3390/ijerph19042461</w:t>
              </w:r>
            </w:hyperlink>
            <w:r w:rsidDel="00000000" w:rsidR="00000000" w:rsidRPr="00000000">
              <w:rPr>
                <w:rtl w:val="0"/>
              </w:rPr>
            </w:r>
          </w:p>
          <w:p w:rsidR="00000000" w:rsidDel="00000000" w:rsidP="00000000" w:rsidRDefault="00000000" w:rsidRPr="00000000" w14:paraId="0000097E">
            <w:pPr>
              <w:numPr>
                <w:ilvl w:val="0"/>
                <w:numId w:val="143"/>
              </w:numPr>
              <w:spacing w:after="0" w:afterAutospacing="0" w:before="0" w:beforeAutospacing="0" w:lineRule="auto"/>
              <w:ind w:left="720" w:hanging="360"/>
            </w:pPr>
            <w:r w:rsidDel="00000000" w:rsidR="00000000" w:rsidRPr="00000000">
              <w:rPr>
                <w:rtl w:val="0"/>
              </w:rPr>
              <w:t xml:space="preserve">Baumgartner, T., Lobmaier, J. S., Ruffieux, N., &amp; Knoch, D. (2021). Feeling of guilt explains why people react differently to resource depletion warnings. </w:t>
            </w:r>
            <w:r w:rsidDel="00000000" w:rsidR="00000000" w:rsidRPr="00000000">
              <w:rPr>
                <w:i w:val="1"/>
                <w:iCs w:val="1"/>
                <w:rtl w:val="0"/>
              </w:rPr>
              <w:t xml:space="preserve">Scientific Reports, 11(1),</w:t>
            </w:r>
            <w:r w:rsidDel="00000000" w:rsidR="00000000" w:rsidRPr="00000000">
              <w:rPr>
                <w:rtl w:val="0"/>
              </w:rPr>
              <w:t xml:space="preserve"> 11988.</w:t>
            </w:r>
            <w:hyperlink r:id="rId229">
              <w:r w:rsidDel="00000000" w:rsidR="00000000" w:rsidRPr="00000000">
                <w:rPr>
                  <w:rtl w:val="0"/>
                </w:rPr>
                <w:t xml:space="preserve"> </w:t>
              </w:r>
            </w:hyperlink>
            <w:hyperlink r:id="rId230">
              <w:r w:rsidDel="00000000" w:rsidR="00000000" w:rsidRPr="00000000">
                <w:rPr>
                  <w:color w:val="1155cc"/>
                  <w:u w:val="single"/>
                  <w:rtl w:val="0"/>
                </w:rPr>
                <w:t xml:space="preserve">https://doi.org/10.1038/s41598-021-91472-0</w:t>
              </w:r>
            </w:hyperlink>
            <w:r w:rsidDel="00000000" w:rsidR="00000000" w:rsidRPr="00000000">
              <w:rPr>
                <w:rtl w:val="0"/>
              </w:rPr>
            </w:r>
          </w:p>
          <w:p w:rsidR="00000000" w:rsidDel="00000000" w:rsidP="00000000" w:rsidRDefault="00000000" w:rsidRPr="00000000" w14:paraId="0000097F">
            <w:pPr>
              <w:numPr>
                <w:ilvl w:val="0"/>
                <w:numId w:val="143"/>
              </w:numPr>
              <w:spacing w:after="0" w:afterAutospacing="0" w:before="0" w:beforeAutospacing="0" w:lineRule="auto"/>
              <w:ind w:left="720" w:hanging="360"/>
            </w:pPr>
            <w:r w:rsidDel="00000000" w:rsidR="00000000" w:rsidRPr="00000000">
              <w:rPr>
                <w:rtl w:val="0"/>
              </w:rPr>
              <w:t xml:space="preserve">Ferguson, M. A., &amp; Branscombe, N. R. (2010). Collective guilt mediates the effect of beliefs about global warming on willingness to engage in mitigation behavior. </w:t>
            </w:r>
            <w:r w:rsidDel="00000000" w:rsidR="00000000" w:rsidRPr="00000000">
              <w:rPr>
                <w:i w:val="1"/>
                <w:iCs w:val="1"/>
                <w:rtl w:val="0"/>
              </w:rPr>
              <w:t xml:space="preserve">Journal of Environmental Psychology, 30(2),</w:t>
            </w:r>
            <w:r w:rsidDel="00000000" w:rsidR="00000000" w:rsidRPr="00000000">
              <w:rPr>
                <w:rtl w:val="0"/>
              </w:rPr>
              <w:t xml:space="preserve"> 135–142.</w:t>
            </w:r>
            <w:hyperlink r:id="rId231">
              <w:r w:rsidDel="00000000" w:rsidR="00000000" w:rsidRPr="00000000">
                <w:rPr>
                  <w:rtl w:val="0"/>
                </w:rPr>
                <w:t xml:space="preserve"> </w:t>
              </w:r>
            </w:hyperlink>
            <w:hyperlink r:id="rId232">
              <w:r w:rsidDel="00000000" w:rsidR="00000000" w:rsidRPr="00000000">
                <w:rPr>
                  <w:color w:val="1155cc"/>
                  <w:u w:val="single"/>
                  <w:rtl w:val="0"/>
                </w:rPr>
                <w:t xml:space="preserve">https://doi.org/10.1016/j.jenvp.2009.11.010</w:t>
              </w:r>
            </w:hyperlink>
            <w:r w:rsidDel="00000000" w:rsidR="00000000" w:rsidRPr="00000000">
              <w:rPr>
                <w:rtl w:val="0"/>
              </w:rPr>
            </w:r>
          </w:p>
          <w:p w:rsidR="00000000" w:rsidDel="00000000" w:rsidP="00000000" w:rsidRDefault="00000000" w:rsidRPr="00000000" w14:paraId="00000980">
            <w:pPr>
              <w:numPr>
                <w:ilvl w:val="0"/>
                <w:numId w:val="143"/>
              </w:numPr>
              <w:spacing w:after="0" w:afterAutospacing="0" w:before="0" w:beforeAutospacing="0" w:lineRule="auto"/>
              <w:ind w:left="720" w:hanging="360"/>
            </w:pPr>
            <w:r w:rsidDel="00000000" w:rsidR="00000000" w:rsidRPr="00000000">
              <w:rPr>
                <w:rtl w:val="0"/>
              </w:rPr>
              <w:t xml:space="preserve">Nambiar, V., &amp; Singh, S. (2023). Understanding the prevalence of eco guilt and eco grief among adolescents: A salutogenic approach towards building 'pro-environmental behaviour'. </w:t>
            </w:r>
            <w:r w:rsidDel="00000000" w:rsidR="00000000" w:rsidRPr="00000000">
              <w:rPr>
                <w:i w:val="1"/>
                <w:iCs w:val="1"/>
                <w:rtl w:val="0"/>
              </w:rPr>
              <w:t xml:space="preserve">IOP Conference Series: Earth and Environmental Science, 1279(1),</w:t>
            </w:r>
            <w:r w:rsidDel="00000000" w:rsidR="00000000" w:rsidRPr="00000000">
              <w:rPr>
                <w:rtl w:val="0"/>
              </w:rPr>
              <w:t xml:space="preserve"> 012019.</w:t>
            </w:r>
            <w:hyperlink r:id="rId233">
              <w:r w:rsidDel="00000000" w:rsidR="00000000" w:rsidRPr="00000000">
                <w:rPr>
                  <w:rtl w:val="0"/>
                </w:rPr>
                <w:t xml:space="preserve"> </w:t>
              </w:r>
            </w:hyperlink>
            <w:hyperlink r:id="rId234">
              <w:r w:rsidDel="00000000" w:rsidR="00000000" w:rsidRPr="00000000">
                <w:rPr>
                  <w:color w:val="1155cc"/>
                  <w:u w:val="single"/>
                  <w:rtl w:val="0"/>
                </w:rPr>
                <w:t xml:space="preserve">https://doi.org/10.1088/1755-1315/1279/1/012019</w:t>
              </w:r>
            </w:hyperlink>
            <w:r w:rsidDel="00000000" w:rsidR="00000000" w:rsidRPr="00000000">
              <w:rPr>
                <w:rtl w:val="0"/>
              </w:rPr>
            </w:r>
          </w:p>
          <w:p w:rsidR="00000000" w:rsidDel="00000000" w:rsidP="00000000" w:rsidRDefault="00000000" w:rsidRPr="00000000" w14:paraId="00000981">
            <w:pPr>
              <w:numPr>
                <w:ilvl w:val="0"/>
                <w:numId w:val="143"/>
              </w:numPr>
              <w:spacing w:after="0" w:afterAutospacing="0" w:before="0" w:beforeAutospacing="0" w:lineRule="auto"/>
              <w:ind w:left="720" w:hanging="360"/>
            </w:pPr>
            <w:r w:rsidDel="00000000" w:rsidR="00000000" w:rsidRPr="00000000">
              <w:rPr>
                <w:rtl w:val="0"/>
              </w:rPr>
              <w:t xml:space="preserve">Nielsen, R. S., Gamborg, C., &amp; Lund, T. B. (2024). Eco-guilt and eco-shame in everyday life: An exploratory study of the experiences, triggers, and reactions. </w:t>
            </w:r>
            <w:r w:rsidDel="00000000" w:rsidR="00000000" w:rsidRPr="00000000">
              <w:rPr>
                <w:i w:val="1"/>
                <w:iCs w:val="1"/>
                <w:rtl w:val="0"/>
              </w:rPr>
              <w:t xml:space="preserve">Frontiers in Sustainability, 5,</w:t>
            </w:r>
            <w:r w:rsidDel="00000000" w:rsidR="00000000" w:rsidRPr="00000000">
              <w:rPr>
                <w:rtl w:val="0"/>
              </w:rPr>
              <w:t xml:space="preserve"> 1357656.</w:t>
            </w:r>
            <w:hyperlink r:id="rId235">
              <w:r w:rsidDel="00000000" w:rsidR="00000000" w:rsidRPr="00000000">
                <w:rPr>
                  <w:rtl w:val="0"/>
                </w:rPr>
                <w:t xml:space="preserve"> </w:t>
              </w:r>
            </w:hyperlink>
            <w:hyperlink r:id="rId236">
              <w:r w:rsidDel="00000000" w:rsidR="00000000" w:rsidRPr="00000000">
                <w:rPr>
                  <w:color w:val="1155cc"/>
                  <w:u w:val="single"/>
                  <w:rtl w:val="0"/>
                </w:rPr>
                <w:t xml:space="preserve">https://doi.org/10.3389/frsus.2024.1357656</w:t>
              </w:r>
            </w:hyperlink>
            <w:r w:rsidDel="00000000" w:rsidR="00000000" w:rsidRPr="00000000">
              <w:rPr>
                <w:rtl w:val="0"/>
              </w:rPr>
            </w:r>
          </w:p>
          <w:p w:rsidR="00000000" w:rsidDel="00000000" w:rsidP="00000000" w:rsidRDefault="00000000" w:rsidRPr="00000000" w14:paraId="00000982">
            <w:pPr>
              <w:numPr>
                <w:ilvl w:val="0"/>
                <w:numId w:val="143"/>
              </w:numPr>
              <w:spacing w:after="0" w:afterAutospacing="0" w:before="0" w:beforeAutospacing="0" w:lineRule="auto"/>
              <w:ind w:left="720" w:hanging="360"/>
            </w:pPr>
            <w:r w:rsidDel="00000000" w:rsidR="00000000" w:rsidRPr="00000000">
              <w:rPr>
                <w:rtl w:val="0"/>
              </w:rPr>
              <w:t xml:space="preserve">Pihkala, P. (2024). Engaging with Climate Grief, Guilt, and Anger in Religious Communities. </w:t>
            </w:r>
            <w:r w:rsidDel="00000000" w:rsidR="00000000" w:rsidRPr="00000000">
              <w:rPr>
                <w:i w:val="1"/>
                <w:iCs w:val="1"/>
                <w:rtl w:val="0"/>
              </w:rPr>
              <w:t xml:space="preserve">Religions, 15(9),</w:t>
            </w:r>
            <w:r w:rsidDel="00000000" w:rsidR="00000000" w:rsidRPr="00000000">
              <w:rPr>
                <w:rtl w:val="0"/>
              </w:rPr>
              <w:t xml:space="preserve"> 1052.</w:t>
            </w:r>
            <w:hyperlink r:id="rId237">
              <w:r w:rsidDel="00000000" w:rsidR="00000000" w:rsidRPr="00000000">
                <w:rPr>
                  <w:rtl w:val="0"/>
                </w:rPr>
                <w:t xml:space="preserve"> </w:t>
              </w:r>
            </w:hyperlink>
            <w:hyperlink r:id="rId238">
              <w:r w:rsidDel="00000000" w:rsidR="00000000" w:rsidRPr="00000000">
                <w:rPr>
                  <w:color w:val="1155cc"/>
                  <w:u w:val="single"/>
                  <w:rtl w:val="0"/>
                </w:rPr>
                <w:t xml:space="preserve">https://doi.org/10.3390/rel15091052</w:t>
              </w:r>
            </w:hyperlink>
            <w:r w:rsidDel="00000000" w:rsidR="00000000" w:rsidRPr="00000000">
              <w:rPr>
                <w:rtl w:val="0"/>
              </w:rPr>
            </w:r>
          </w:p>
          <w:p w:rsidR="00000000" w:rsidDel="00000000" w:rsidP="00000000" w:rsidRDefault="00000000" w:rsidRPr="00000000" w14:paraId="00000983">
            <w:pPr>
              <w:numPr>
                <w:ilvl w:val="0"/>
                <w:numId w:val="143"/>
              </w:numPr>
              <w:spacing w:after="0" w:afterAutospacing="0" w:before="0" w:beforeAutospacing="0" w:lineRule="auto"/>
              <w:ind w:left="720" w:hanging="360"/>
            </w:pPr>
            <w:r w:rsidDel="00000000" w:rsidR="00000000" w:rsidRPr="00000000">
              <w:rPr>
                <w:rtl w:val="0"/>
              </w:rPr>
              <w:t xml:space="preserve">Schneider, C. R., Zaval, L., Weber, E. U., &amp; Markowitz, E. M. (2017). The influence of anticipated pride and guilt on pro-environmental decision making. </w:t>
            </w:r>
            <w:r w:rsidDel="00000000" w:rsidR="00000000" w:rsidRPr="00000000">
              <w:rPr>
                <w:i w:val="1"/>
                <w:iCs w:val="1"/>
                <w:rtl w:val="0"/>
              </w:rPr>
              <w:t xml:space="preserve">PloS One, 12(11),</w:t>
            </w:r>
            <w:r w:rsidDel="00000000" w:rsidR="00000000" w:rsidRPr="00000000">
              <w:rPr>
                <w:rtl w:val="0"/>
              </w:rPr>
              <w:t xml:space="preserve"> e0188781.</w:t>
            </w:r>
            <w:hyperlink r:id="rId239">
              <w:r w:rsidDel="00000000" w:rsidR="00000000" w:rsidRPr="00000000">
                <w:rPr>
                  <w:rtl w:val="0"/>
                </w:rPr>
                <w:t xml:space="preserve"> </w:t>
              </w:r>
            </w:hyperlink>
            <w:hyperlink r:id="rId240">
              <w:r w:rsidDel="00000000" w:rsidR="00000000" w:rsidRPr="00000000">
                <w:rPr>
                  <w:color w:val="1155cc"/>
                  <w:u w:val="single"/>
                  <w:rtl w:val="0"/>
                </w:rPr>
                <w:t xml:space="preserve">https://doi.org/10.1371/journal.pone.0188781</w:t>
              </w:r>
            </w:hyperlink>
            <w:r w:rsidDel="00000000" w:rsidR="00000000" w:rsidRPr="00000000">
              <w:rPr>
                <w:rtl w:val="0"/>
              </w:rPr>
            </w:r>
          </w:p>
          <w:p w:rsidR="00000000" w:rsidDel="00000000" w:rsidP="00000000" w:rsidRDefault="00000000" w:rsidRPr="00000000" w14:paraId="00000984">
            <w:pPr>
              <w:numPr>
                <w:ilvl w:val="0"/>
                <w:numId w:val="143"/>
              </w:numPr>
              <w:spacing w:after="0" w:afterAutospacing="0" w:before="0" w:beforeAutospacing="0" w:lineRule="auto"/>
              <w:ind w:left="720" w:hanging="360"/>
            </w:pPr>
            <w:r w:rsidDel="00000000" w:rsidR="00000000" w:rsidRPr="00000000">
              <w:rPr>
                <w:rtl w:val="0"/>
              </w:rPr>
              <w:t xml:space="preserve">Shipley, N. J., &amp; van Riper, C. J. (2022). Pride and guilt predict pro-environmental behavior: A meta-analysis of correlational and experimental evidence. </w:t>
            </w:r>
            <w:r w:rsidDel="00000000" w:rsidR="00000000" w:rsidRPr="00000000">
              <w:rPr>
                <w:i w:val="1"/>
                <w:iCs w:val="1"/>
                <w:rtl w:val="0"/>
              </w:rPr>
              <w:t xml:space="preserve">Journal of Environmental Psychology, 79,</w:t>
            </w:r>
            <w:r w:rsidDel="00000000" w:rsidR="00000000" w:rsidRPr="00000000">
              <w:rPr>
                <w:rtl w:val="0"/>
              </w:rPr>
              <w:t xml:space="preserve"> 101753.</w:t>
            </w:r>
            <w:hyperlink r:id="rId241">
              <w:r w:rsidDel="00000000" w:rsidR="00000000" w:rsidRPr="00000000">
                <w:rPr>
                  <w:rtl w:val="0"/>
                </w:rPr>
                <w:t xml:space="preserve"> </w:t>
              </w:r>
            </w:hyperlink>
            <w:hyperlink r:id="rId242">
              <w:r w:rsidDel="00000000" w:rsidR="00000000" w:rsidRPr="00000000">
                <w:rPr>
                  <w:color w:val="1155cc"/>
                  <w:u w:val="single"/>
                  <w:rtl w:val="0"/>
                </w:rPr>
                <w:t xml:space="preserve">https://doi.org/10.1016/j.jenvp.2021.101753</w:t>
              </w:r>
            </w:hyperlink>
            <w:r w:rsidDel="00000000" w:rsidR="00000000" w:rsidRPr="00000000">
              <w:rPr>
                <w:rtl w:val="0"/>
              </w:rPr>
            </w:r>
          </w:p>
          <w:p w:rsidR="00000000" w:rsidDel="00000000" w:rsidP="00000000" w:rsidRDefault="00000000" w:rsidRPr="00000000" w14:paraId="00000985">
            <w:pPr>
              <w:numPr>
                <w:ilvl w:val="0"/>
                <w:numId w:val="143"/>
              </w:numPr>
              <w:spacing w:after="0" w:afterAutospacing="0" w:before="0" w:beforeAutospacing="0" w:lineRule="auto"/>
              <w:ind w:left="720" w:hanging="360"/>
            </w:pPr>
            <w:r w:rsidDel="00000000" w:rsidR="00000000" w:rsidRPr="00000000">
              <w:rPr>
                <w:rtl w:val="0"/>
              </w:rPr>
              <w:t xml:space="preserve">Swim, J. K., &amp; Bloodhart, B. (2015). Portraying the perils to polar bears: The role of empathic and objective perspective-taking on climate change communication. </w:t>
            </w:r>
            <w:r w:rsidDel="00000000" w:rsidR="00000000" w:rsidRPr="00000000">
              <w:rPr>
                <w:i w:val="1"/>
                <w:iCs w:val="1"/>
                <w:rtl w:val="0"/>
              </w:rPr>
              <w:t xml:space="preserve">Environmental Communication, 9(4),</w:t>
            </w:r>
            <w:r w:rsidDel="00000000" w:rsidR="00000000" w:rsidRPr="00000000">
              <w:rPr>
                <w:rtl w:val="0"/>
              </w:rPr>
              <w:t xml:space="preserve"> 446–468.</w:t>
            </w:r>
            <w:hyperlink r:id="rId243">
              <w:r w:rsidDel="00000000" w:rsidR="00000000" w:rsidRPr="00000000">
                <w:rPr>
                  <w:rtl w:val="0"/>
                </w:rPr>
                <w:t xml:space="preserve"> </w:t>
              </w:r>
            </w:hyperlink>
            <w:hyperlink r:id="rId244">
              <w:r w:rsidDel="00000000" w:rsidR="00000000" w:rsidRPr="00000000">
                <w:rPr>
                  <w:color w:val="1155cc"/>
                  <w:u w:val="single"/>
                  <w:rtl w:val="0"/>
                </w:rPr>
                <w:t xml:space="preserve">https://doi.org/10.1080/17524032.2014.987304</w:t>
              </w:r>
            </w:hyperlink>
            <w:r w:rsidDel="00000000" w:rsidR="00000000" w:rsidRPr="00000000">
              <w:rPr>
                <w:rtl w:val="0"/>
              </w:rPr>
            </w:r>
          </w:p>
          <w:p w:rsidR="00000000" w:rsidDel="00000000" w:rsidP="00000000" w:rsidRDefault="00000000" w:rsidRPr="00000000" w14:paraId="00000986">
            <w:pPr>
              <w:numPr>
                <w:ilvl w:val="0"/>
                <w:numId w:val="143"/>
              </w:numPr>
              <w:spacing w:after="0" w:afterAutospacing="0" w:before="0" w:beforeAutospacing="0" w:lineRule="auto"/>
              <w:ind w:left="720" w:hanging="360"/>
            </w:pPr>
            <w:r w:rsidDel="00000000" w:rsidR="00000000" w:rsidRPr="00000000">
              <w:rPr>
                <w:rtl w:val="0"/>
              </w:rPr>
              <w:t xml:space="preserve">Taebi, B., &amp; Safari, A. (2017). On Effectiveness and Legitimacy of 'Shaming' as a Strategy for Combatting Climate Change. </w:t>
            </w:r>
            <w:r w:rsidDel="00000000" w:rsidR="00000000" w:rsidRPr="00000000">
              <w:rPr>
                <w:i w:val="1"/>
                <w:iCs w:val="1"/>
                <w:rtl w:val="0"/>
              </w:rPr>
              <w:t xml:space="preserve">Science and Engineering Ethics, 23(5),</w:t>
            </w:r>
            <w:r w:rsidDel="00000000" w:rsidR="00000000" w:rsidRPr="00000000">
              <w:rPr>
                <w:rtl w:val="0"/>
              </w:rPr>
              <w:t xml:space="preserve"> 1289–1306.</w:t>
            </w:r>
            <w:hyperlink r:id="rId245">
              <w:r w:rsidDel="00000000" w:rsidR="00000000" w:rsidRPr="00000000">
                <w:rPr>
                  <w:rtl w:val="0"/>
                </w:rPr>
                <w:t xml:space="preserve"> </w:t>
              </w:r>
            </w:hyperlink>
            <w:hyperlink r:id="rId246">
              <w:r w:rsidDel="00000000" w:rsidR="00000000" w:rsidRPr="00000000">
                <w:rPr>
                  <w:color w:val="1155cc"/>
                  <w:u w:val="single"/>
                  <w:rtl w:val="0"/>
                </w:rPr>
                <w:t xml:space="preserve">https://doi.org/10.1007/s11948-017-9909-z</w:t>
              </w:r>
            </w:hyperlink>
            <w:r w:rsidDel="00000000" w:rsidR="00000000" w:rsidRPr="00000000">
              <w:rPr>
                <w:rtl w:val="0"/>
              </w:rPr>
            </w:r>
          </w:p>
          <w:p w:rsidR="00000000" w:rsidDel="00000000" w:rsidP="00000000" w:rsidRDefault="00000000" w:rsidRPr="00000000" w14:paraId="00000987">
            <w:pPr>
              <w:numPr>
                <w:ilvl w:val="0"/>
                <w:numId w:val="143"/>
              </w:numPr>
              <w:spacing w:after="240" w:before="0" w:beforeAutospacing="0" w:lineRule="auto"/>
              <w:ind w:left="720" w:hanging="360"/>
            </w:pPr>
            <w:r w:rsidDel="00000000" w:rsidR="00000000" w:rsidRPr="00000000">
              <w:rPr>
                <w:rtl w:val="0"/>
              </w:rPr>
              <w:t xml:space="preserve">Weiner, B. (1985). An attributional theory of achievement motivation and emotion. </w:t>
            </w:r>
            <w:r w:rsidDel="00000000" w:rsidR="00000000" w:rsidRPr="00000000">
              <w:rPr>
                <w:i w:val="1"/>
                <w:iCs w:val="1"/>
                <w:rtl w:val="0"/>
              </w:rPr>
              <w:t xml:space="preserve">Psychological Review, 92(4),</w:t>
            </w:r>
            <w:r w:rsidDel="00000000" w:rsidR="00000000" w:rsidRPr="00000000">
              <w:rPr>
                <w:rtl w:val="0"/>
              </w:rPr>
              <w:t xml:space="preserve"> 548–573.</w:t>
            </w:r>
            <w:hyperlink r:id="rId247">
              <w:r w:rsidDel="00000000" w:rsidR="00000000" w:rsidRPr="00000000">
                <w:rPr>
                  <w:rtl w:val="0"/>
                </w:rPr>
                <w:t xml:space="preserve"> </w:t>
              </w:r>
            </w:hyperlink>
            <w:hyperlink r:id="rId248">
              <w:r w:rsidDel="00000000" w:rsidR="00000000" w:rsidRPr="00000000">
                <w:rPr>
                  <w:color w:val="1155cc"/>
                  <w:u w:val="single"/>
                  <w:rtl w:val="0"/>
                </w:rPr>
                <w:t xml:space="preserve">https://doi.org/10.1037/0033-295X.92.4.548</w:t>
              </w:r>
            </w:hyperlink>
            <w:r w:rsidDel="00000000" w:rsidR="00000000" w:rsidRPr="00000000">
              <w:rPr>
                <w:rtl w:val="0"/>
              </w:rPr>
            </w:r>
          </w:p>
        </w:tc>
      </w:tr>
    </w:tbl>
    <w:p w:rsidR="00000000" w:rsidDel="00000000" w:rsidP="00000000" w:rsidRDefault="00000000" w:rsidRPr="00000000" w14:paraId="00000988">
      <w:pPr>
        <w:rPr/>
        <w:sectPr>
          <w:headerReference r:id="rId249"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9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0" w:type="default"/>
          <w:type w:val="nextPage"/>
          <w:pgSz w:h="12240" w:w="15840" w:orient="landscape"/>
          <w:pgMar w:bottom="1440.0000000000002" w:top="1440.0000000000002" w:left="1440.0000000000002" w:right="1440.0000000000002" w:header="720" w:footer="720"/>
          <w:pgNumType w:start="1"/>
        </w:sectPr>
      </w:pPr>
      <w:bookmarkStart w:colFirst="0" w:colLast="0" w:name="_jizy1i7rgs3a" w:id="181"/>
      <w:bookmarkEnd w:id="1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Climate Emotions - Anger and Rage</w:t>
      </w:r>
      <w:r w:rsidDel="00000000" w:rsidR="00000000" w:rsidRPr="00000000">
        <w:rPr>
          <w:rtl w:val="0"/>
        </w:rPr>
      </w:r>
    </w:p>
    <w:p w:rsidR="00000000" w:rsidDel="00000000" w:rsidP="00000000" w:rsidRDefault="00000000" w:rsidRPr="00000000" w14:paraId="0000098A">
      <w:pPr>
        <w:pStyle w:val="Heading1"/>
        <w:spacing w:after="240" w:before="240" w:lineRule="auto"/>
        <w:rPr/>
      </w:pPr>
      <w:bookmarkStart w:colFirst="0" w:colLast="0" w:name="_4g1mhj4e34w9" w:id="182"/>
      <w:bookmarkEnd w:id="182"/>
      <w:r w:rsidDel="00000000" w:rsidR="00000000" w:rsidRPr="00000000">
        <w:rPr>
          <w:rtl w:val="0"/>
        </w:rPr>
      </w:r>
    </w:p>
    <w:tbl>
      <w:tblPr>
        <w:tblStyle w:val="Table73"/>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blHeader w:val="0"/>
        </w:trPr>
        <w:tc>
          <w:tcPr>
            <w:shd w:fill="f4cccc" w:val="clear"/>
          </w:tcPr>
          <w:p w:rsidR="00000000" w:rsidDel="00000000" w:rsidP="00000000" w:rsidRDefault="00000000" w:rsidRPr="00000000" w14:paraId="0000098B">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98C">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98D">
            <w:pPr>
              <w:widowControl w:val="0"/>
              <w:rPr>
                <w:b w:val="1"/>
                <w:bCs w:val="1"/>
                <w:sz w:val="28"/>
                <w:szCs w:val="28"/>
              </w:rPr>
            </w:pPr>
            <w:r w:rsidDel="00000000" w:rsidR="00000000" w:rsidRPr="00000000">
              <w:rPr>
                <w:b w:val="1"/>
                <w:bCs w:val="1"/>
                <w:sz w:val="28"/>
                <w:szCs w:val="28"/>
                <w:rtl w:val="0"/>
              </w:rPr>
              <w:t xml:space="preserve">Section 2 is now closed for review and we are no longer accepting comments. Thank you for your contributions!</w:t>
            </w:r>
          </w:p>
          <w:p w:rsidR="00000000" w:rsidDel="00000000" w:rsidP="00000000" w:rsidRDefault="00000000" w:rsidRPr="00000000" w14:paraId="0000098E">
            <w:pPr>
              <w:widowControl w:val="0"/>
              <w:rPr>
                <w:sz w:val="28"/>
                <w:szCs w:val="28"/>
              </w:rPr>
            </w:pPr>
            <w:r w:rsidDel="00000000" w:rsidR="00000000" w:rsidRPr="00000000">
              <w:rPr>
                <w:rtl w:val="0"/>
              </w:rPr>
            </w:r>
          </w:p>
          <w:p w:rsidR="00000000" w:rsidDel="00000000" w:rsidP="00000000" w:rsidRDefault="00000000" w:rsidRPr="00000000" w14:paraId="0000098F">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0990">
            <w:pPr>
              <w:widowControl w:val="0"/>
              <w:rPr>
                <w:b w:val="1"/>
                <w:bCs w:val="1"/>
                <w:sz w:val="28"/>
                <w:szCs w:val="28"/>
              </w:rPr>
            </w:pPr>
            <w:r w:rsidDel="00000000" w:rsidR="00000000" w:rsidRPr="00000000">
              <w:rPr>
                <w:rtl w:val="0"/>
              </w:rPr>
            </w:r>
          </w:p>
          <w:p w:rsidR="00000000" w:rsidDel="00000000" w:rsidP="00000000" w:rsidRDefault="00000000" w:rsidRPr="00000000" w14:paraId="00000991">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0992">
      <w:pPr>
        <w:pStyle w:val="Heading1"/>
        <w:spacing w:after="240" w:before="240" w:lineRule="auto"/>
        <w:rPr/>
      </w:pPr>
      <w:bookmarkStart w:colFirst="0" w:colLast="0" w:name="_43ptw4l0o94c" w:id="183"/>
      <w:bookmarkEnd w:id="183"/>
      <w:r w:rsidDel="00000000" w:rsidR="00000000" w:rsidRPr="00000000">
        <w:rPr>
          <w:rtl w:val="0"/>
        </w:rPr>
      </w:r>
    </w:p>
    <w:p w:rsidR="00000000" w:rsidDel="00000000" w:rsidP="00000000" w:rsidRDefault="00000000" w:rsidRPr="00000000" w14:paraId="00000993">
      <w:pPr>
        <w:pStyle w:val="Heading1"/>
        <w:spacing w:after="240" w:before="240" w:lineRule="auto"/>
        <w:rPr/>
      </w:pPr>
      <w:bookmarkStart w:colFirst="0" w:colLast="0" w:name="_2nmpgcr8bzu8" w:id="184"/>
      <w:bookmarkEnd w:id="184"/>
      <w:r w:rsidDel="00000000" w:rsidR="00000000" w:rsidRPr="00000000">
        <w:rPr>
          <w:rtl w:val="0"/>
        </w:rPr>
      </w:r>
    </w:p>
    <w:p w:rsidR="00000000" w:rsidDel="00000000" w:rsidP="00000000" w:rsidRDefault="00000000" w:rsidRPr="00000000" w14:paraId="00000994">
      <w:pPr>
        <w:pStyle w:val="Heading1"/>
        <w:spacing w:after="240" w:before="240" w:lineRule="auto"/>
        <w:rPr/>
      </w:pPr>
      <w:bookmarkStart w:colFirst="0" w:colLast="0" w:name="_5530o9sylke9" w:id="185"/>
      <w:bookmarkEnd w:id="185"/>
      <w:r w:rsidDel="00000000" w:rsidR="00000000" w:rsidRPr="00000000">
        <w:rPr>
          <w:rtl w:val="0"/>
        </w:rPr>
      </w:r>
    </w:p>
    <w:p w:rsidR="00000000" w:rsidDel="00000000" w:rsidP="00000000" w:rsidRDefault="00000000" w:rsidRPr="00000000" w14:paraId="00000995">
      <w:pPr>
        <w:pStyle w:val="Heading1"/>
        <w:spacing w:after="240" w:before="240" w:lineRule="auto"/>
        <w:rPr/>
      </w:pPr>
      <w:bookmarkStart w:colFirst="0" w:colLast="0" w:name="_xdb0vjqfzpgj" w:id="186"/>
      <w:bookmarkEnd w:id="186"/>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pStyle w:val="Heading1"/>
        <w:spacing w:after="240" w:before="240" w:lineRule="auto"/>
        <w:rPr>
          <w:b w:val="0"/>
          <w:bCs w:val="0"/>
        </w:rPr>
      </w:pPr>
      <w:bookmarkStart w:colFirst="0" w:colLast="0" w:name="_92v7er5779n2" w:id="187"/>
      <w:bookmarkEnd w:id="187"/>
      <w:r w:rsidDel="00000000" w:rsidR="00000000" w:rsidRPr="00000000">
        <w:rPr>
          <w:rtl w:val="0"/>
        </w:rPr>
        <w:t xml:space="preserve">Climate Emotions – Anger and Rage</w:t>
      </w:r>
      <w:r w:rsidDel="00000000" w:rsidR="00000000" w:rsidRPr="00000000">
        <w:rPr>
          <w:rtl w:val="0"/>
        </w:rPr>
      </w:r>
    </w:p>
    <w:tbl>
      <w:tblPr>
        <w:tblStyle w:val="Table7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0998">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0999">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099A">
            <w:pPr>
              <w:widowControl w:val="0"/>
              <w:numPr>
                <w:ilvl w:val="0"/>
                <w:numId w:val="372"/>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099B">
            <w:pPr>
              <w:widowControl w:val="0"/>
              <w:numPr>
                <w:ilvl w:val="0"/>
                <w:numId w:val="372"/>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099C">
            <w:pPr>
              <w:widowControl w:val="0"/>
              <w:numPr>
                <w:ilvl w:val="0"/>
                <w:numId w:val="372"/>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099D">
            <w:pPr>
              <w:widowControl w:val="0"/>
              <w:numPr>
                <w:ilvl w:val="0"/>
                <w:numId w:val="372"/>
              </w:numPr>
              <w:spacing w:line="240" w:lineRule="auto"/>
              <w:ind w:left="720" w:hanging="360"/>
            </w:pPr>
            <w:del w:author="Mike Marchand" w:id="289" w:date="2025-11-30T23:49:28Z">
              <w:r w:rsidDel="00000000" w:rsidR="00000000" w:rsidRPr="00000000">
                <w:rPr>
                  <w:rtl w:val="0"/>
                </w:rPr>
                <w:delText xml:space="preserve"> </w:delText>
              </w:r>
            </w:del>
            <w:ins w:author="Mike Marchand" w:id="289" w:date="2025-11-30T23:49:28Z">
              <w:r w:rsidDel="00000000" w:rsidR="00000000" w:rsidRPr="00000000">
                <w:rPr>
                  <w:rtl w:val="0"/>
                </w:rPr>
                <w:t xml:space="preserve">Michael Marchand, sqilxw, syilx Nation - Cultural Safety Consultant  </w:t>
              </w:r>
            </w:ins>
            <w:r w:rsidDel="00000000" w:rsidR="00000000" w:rsidRPr="00000000">
              <w:rPr>
                <w:rtl w:val="0"/>
              </w:rPr>
            </w:r>
          </w:p>
          <w:p w:rsidR="00000000" w:rsidDel="00000000" w:rsidP="00000000" w:rsidRDefault="00000000" w:rsidRPr="00000000" w14:paraId="0000099E">
            <w:pPr>
              <w:widowControl w:val="0"/>
              <w:numPr>
                <w:ilvl w:val="0"/>
                <w:numId w:val="372"/>
              </w:numPr>
              <w:spacing w:line="240" w:lineRule="auto"/>
              <w:ind w:left="720" w:hanging="360"/>
            </w:pPr>
            <w:r w:rsidDel="00000000" w:rsidR="00000000" w:rsidRPr="00000000">
              <w:rPr>
                <w:rtl w:val="0"/>
              </w:rPr>
              <w:t xml:space="preserve"> </w:t>
            </w:r>
            <w:ins w:author="Ashley Stoltz" w:id="290" w:date="2025-12-15T05:15:49Z">
              <w:r w:rsidDel="00000000" w:rsidR="00000000" w:rsidRPr="00000000">
                <w:rPr>
                  <w:rtl w:val="0"/>
                </w:rPr>
                <w:t xml:space="preserve">Ashley Stoltz, Faculty of Health Sciences, Simon Fraser University</w:t>
              </w:r>
            </w:ins>
            <w:r w:rsidDel="00000000" w:rsidR="00000000" w:rsidRPr="00000000">
              <w:rPr>
                <w:rtl w:val="0"/>
              </w:rPr>
            </w:r>
          </w:p>
          <w:p w:rsidR="00000000" w:rsidDel="00000000" w:rsidP="00000000" w:rsidRDefault="00000000" w:rsidRPr="00000000" w14:paraId="0000099F">
            <w:pPr>
              <w:widowControl w:val="0"/>
              <w:numPr>
                <w:ilvl w:val="0"/>
                <w:numId w:val="372"/>
              </w:numPr>
              <w:spacing w:line="240" w:lineRule="auto"/>
              <w:ind w:left="720" w:hanging="360"/>
            </w:pPr>
            <w:r w:rsidDel="00000000" w:rsidR="00000000" w:rsidRPr="00000000">
              <w:rPr>
                <w:rtl w:val="0"/>
              </w:rPr>
            </w:r>
          </w:p>
        </w:tc>
      </w:tr>
    </w:tbl>
    <w:p w:rsidR="00000000" w:rsidDel="00000000" w:rsidP="00000000" w:rsidRDefault="00000000" w:rsidRPr="00000000" w14:paraId="000009A0">
      <w:pPr>
        <w:spacing w:after="240" w:before="240" w:lineRule="auto"/>
        <w:rPr/>
      </w:pPr>
      <w:r w:rsidDel="00000000" w:rsidR="00000000" w:rsidRPr="00000000">
        <w:rPr>
          <w:rtl w:val="0"/>
        </w:rPr>
      </w:r>
    </w:p>
    <w:tbl>
      <w:tblPr>
        <w:tblStyle w:val="Table7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09A1">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09A2">
            <w:pPr>
              <w:widowControl w:val="0"/>
              <w:spacing w:after="240" w:before="240" w:line="240" w:lineRule="auto"/>
              <w:rPr/>
            </w:pPr>
            <w:r w:rsidDel="00000000" w:rsidR="00000000" w:rsidRPr="00000000">
              <w:rPr>
                <w:rtl w:val="0"/>
              </w:rPr>
              <w:t xml:space="preserve">Just as guilt and shame can rouse a desire for change—or, when left unaddressed, deepen despair—anger and rage are powerful emotional drivers that emerge when people confront the injustices and slow pace of progress tied to climate change. </w:t>
            </w:r>
            <w:commentRangeStart w:id="181"/>
            <w:r w:rsidDel="00000000" w:rsidR="00000000" w:rsidRPr="00000000">
              <w:rPr>
                <w:rtl w:val="0"/>
              </w:rPr>
              <w:t xml:space="preserve">Contempt may appear first, born of frustration toward those who deny the crisis or fail to act, creating a sense of moral superiority that can hinder dialogue. </w:t>
            </w:r>
            <w:commentRangeEnd w:id="181"/>
            <w:r w:rsidDel="00000000" w:rsidR="00000000" w:rsidRPr="00000000">
              <w:commentReference w:id="181"/>
            </w:r>
            <w:r w:rsidDel="00000000" w:rsidR="00000000" w:rsidRPr="00000000">
              <w:rPr>
                <w:rtl w:val="0"/>
              </w:rPr>
              <w:t xml:space="preserve">Anger, in turn, is often a response to perceived negligence or prioritizing profit over sustainability—whether by corporations, policymakers, or entire industries. This anger can ignite grassroots activism and hold leaders accountable, but it can also become overwhelming if channeled solely into confrontational or isolating behaviors. Rage, a more intense and overwhelming version of anger, can arise when people feel truly powerless: they see storms growing more frequent, wildfires spreading unabated, and policy changes moving far too slowly. Left unmanaged, such rage can manifest in destructive behaviors or a numbing sense of futility. However, when people recognize these emotions and seek constructive avenues—such as community organizing, advocacy, mindful self-regulation, or sharing stories in supportive groups—they can turn anger into a catalyst for transformation. By validating these powerful emotions and providing outlets for them, individuals and communities can find the energy to push for significant policy changes, sustainable practices, and broader societal shifts, all while safeguarding their own mental health and resilience.</w:t>
            </w:r>
          </w:p>
        </w:tc>
      </w:tr>
      <w:tr>
        <w:trPr>
          <w:cantSplit w:val="0"/>
          <w:tblHeader w:val="0"/>
        </w:trPr>
        <w:tc>
          <w:tcPr>
            <w:shd w:fill="ea9999" w:val="clear"/>
          </w:tcPr>
          <w:p w:rsidR="00000000" w:rsidDel="00000000" w:rsidP="00000000" w:rsidRDefault="00000000" w:rsidRPr="00000000" w14:paraId="000009A3">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09A4">
            <w:pPr>
              <w:spacing w:after="240" w:before="240" w:lineRule="auto"/>
              <w:rPr/>
            </w:pPr>
            <w:r w:rsidDel="00000000" w:rsidR="00000000" w:rsidRPr="00000000">
              <w:rPr>
                <w:rtl w:val="0"/>
              </w:rPr>
              <w:t xml:space="preserve">Anger and rage are powerful responses to the injustices and perceived inaction surrounding climate change. They can ignite grassroots activism, hold policymakers and corporations accountable, and fuel systemic change. At the same time, if left unmanaged, they can lead to alienation, burnout, or destructive behaviors. Below, we explore the psychological and sociological roots of these emotions, how to distinguish anger from rage, and constructive ways to transform them into meaningful advocacy and resilience.</w:t>
            </w:r>
            <w:commentRangeStart w:id="182"/>
            <w:r w:rsidDel="00000000" w:rsidR="00000000" w:rsidRPr="00000000">
              <w:rPr>
                <w:rtl w:val="0"/>
              </w:rPr>
            </w:r>
          </w:p>
          <w:tbl>
            <w:tblPr>
              <w:tblStyle w:val="Table76"/>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09A5">
                  <w:pPr>
                    <w:pStyle w:val="Heading2"/>
                    <w:spacing w:after="240" w:before="240" w:lineRule="auto"/>
                    <w:rPr/>
                  </w:pPr>
                  <w:bookmarkStart w:colFirst="0" w:colLast="0" w:name="_r3l6p6h7dr8h" w:id="188"/>
                  <w:bookmarkEnd w:id="188"/>
                  <w:commentRangeEnd w:id="182"/>
                  <w:r w:rsidDel="00000000" w:rsidR="00000000" w:rsidRPr="00000000">
                    <w:commentReference w:id="182"/>
                  </w:r>
                  <w:r w:rsidDel="00000000" w:rsidR="00000000" w:rsidRPr="00000000">
                    <w:rPr>
                      <w:rtl w:val="0"/>
                    </w:rPr>
                    <w:t xml:space="preserve">Roots and Theories of Climate Anger and Rage</w:t>
                  </w:r>
                </w:p>
                <w:p w:rsidR="00000000" w:rsidDel="00000000" w:rsidP="00000000" w:rsidRDefault="00000000" w:rsidRPr="00000000" w14:paraId="000009A6">
                  <w:pPr>
                    <w:spacing w:after="240" w:before="240" w:lineRule="auto"/>
                    <w:rPr/>
                  </w:pPr>
                  <w:r w:rsidDel="00000000" w:rsidR="00000000" w:rsidRPr="00000000">
                    <w:rPr>
                      <w:rtl w:val="0"/>
                    </w:rPr>
                    <w:t xml:space="preserve">Researchers have identified several underlying theories that help explain why anger and rage surface in response to climate threats:</w:t>
                  </w:r>
                </w:p>
                <w:p w:rsidR="00000000" w:rsidDel="00000000" w:rsidP="00000000" w:rsidRDefault="00000000" w:rsidRPr="00000000" w14:paraId="000009A7">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09A8">
                  <w:pPr>
                    <w:numPr>
                      <w:ilvl w:val="0"/>
                      <w:numId w:val="427"/>
                    </w:numPr>
                    <w:spacing w:after="240" w:before="240" w:lineRule="auto"/>
                    <w:ind w:left="720" w:hanging="360"/>
                    <w:rPr>
                      <w:b w:val="1"/>
                      <w:bCs w:val="1"/>
                    </w:rPr>
                  </w:pPr>
                  <w:r w:rsidDel="00000000" w:rsidR="00000000" w:rsidRPr="00000000">
                    <w:rPr>
                      <w:b w:val="1"/>
                      <w:bCs w:val="1"/>
                      <w:rtl w:val="0"/>
                    </w:rPr>
                    <w:t xml:space="preserve">Cognitive Theories of Anger</w:t>
                  </w:r>
                </w:p>
                <w:p w:rsidR="00000000" w:rsidDel="00000000" w:rsidP="00000000" w:rsidRDefault="00000000" w:rsidRPr="00000000" w14:paraId="000009A9">
                  <w:pPr>
                    <w:spacing w:after="240" w:before="240" w:lineRule="auto"/>
                    <w:ind w:left="720" w:firstLine="0"/>
                    <w:rPr/>
                  </w:pPr>
                  <w:r w:rsidDel="00000000" w:rsidR="00000000" w:rsidRPr="00000000">
                    <w:rPr>
                      <w:rtl w:val="0"/>
                    </w:rPr>
                    <w:t xml:space="preserve">Cognitive theories posit that anger arises from specific thought patterns and perceptions. According to these theories, anger is typically elicited when individuals</w:t>
                  </w:r>
                  <w:r w:rsidDel="00000000" w:rsidR="00000000" w:rsidRPr="00000000">
                    <w:rPr>
                      <w:i w:val="1"/>
                      <w:iCs w:val="1"/>
                      <w:rtl w:val="0"/>
                    </w:rPr>
                    <w:t xml:space="preserve"> perceive that a goal is being obstructed and they believe that someone or something is responsible for this obstruction</w:t>
                  </w:r>
                  <w:r w:rsidDel="00000000" w:rsidR="00000000" w:rsidRPr="00000000">
                    <w:rPr>
                      <w:rtl w:val="0"/>
                    </w:rPr>
                    <w:t xml:space="preserve">. This framework emphasizes the role of cognitive appraisals—how individuals interpret and make sense of events—in the experience of anger.</w:t>
                  </w:r>
                </w:p>
                <w:p w:rsidR="00000000" w:rsidDel="00000000" w:rsidP="00000000" w:rsidRDefault="00000000" w:rsidRPr="00000000" w14:paraId="000009AA">
                  <w:pPr>
                    <w:numPr>
                      <w:ilvl w:val="1"/>
                      <w:numId w:val="427"/>
                    </w:numPr>
                    <w:spacing w:after="240" w:before="240" w:lineRule="auto"/>
                    <w:ind w:left="1440" w:hanging="360"/>
                    <w:rPr>
                      <w:b w:val="1"/>
                      <w:bCs w:val="1"/>
                    </w:rPr>
                  </w:pPr>
                  <w:r w:rsidDel="00000000" w:rsidR="00000000" w:rsidRPr="00000000">
                    <w:rPr>
                      <w:b w:val="1"/>
                      <w:bCs w:val="1"/>
                      <w:rtl w:val="0"/>
                    </w:rPr>
                    <w:t xml:space="preserve">Operational Mechanisms and Examples</w:t>
                  </w:r>
                </w:p>
                <w:p w:rsidR="00000000" w:rsidDel="00000000" w:rsidP="00000000" w:rsidRDefault="00000000" w:rsidRPr="00000000" w14:paraId="000009AB">
                  <w:pPr>
                    <w:spacing w:after="240" w:before="240" w:lineRule="auto"/>
                    <w:ind w:left="1440" w:firstLine="0"/>
                    <w:rPr/>
                  </w:pPr>
                  <w:r w:rsidDel="00000000" w:rsidR="00000000" w:rsidRPr="00000000">
                    <w:rPr>
                      <w:rtl w:val="0"/>
                    </w:rPr>
                    <w:t xml:space="preserve">In the context of cognitive theories, anger is not just a spontaneous emotional response but a result of deliberate cognitive processing. Two primary components contribute to anger:</w:t>
                  </w:r>
                </w:p>
                <w:p w:rsidR="00000000" w:rsidDel="00000000" w:rsidP="00000000" w:rsidRDefault="00000000" w:rsidRPr="00000000" w14:paraId="000009AC">
                  <w:pPr>
                    <w:numPr>
                      <w:ilvl w:val="2"/>
                      <w:numId w:val="427"/>
                    </w:numPr>
                    <w:spacing w:after="0" w:afterAutospacing="0" w:before="240" w:lineRule="auto"/>
                    <w:ind w:left="2160" w:hanging="360"/>
                  </w:pPr>
                  <w:r w:rsidDel="00000000" w:rsidR="00000000" w:rsidRPr="00000000">
                    <w:rPr>
                      <w:b w:val="1"/>
                      <w:bCs w:val="1"/>
                      <w:rtl w:val="0"/>
                    </w:rPr>
                    <w:t xml:space="preserve">Goal Blockage:</w:t>
                  </w:r>
                  <w:r w:rsidDel="00000000" w:rsidR="00000000" w:rsidRPr="00000000">
                    <w:rPr>
                      <w:rtl w:val="0"/>
                    </w:rPr>
                    <w:t xml:space="preserve"> When individuals have specific goals or desires that are hindered, frustration can build up. If this blockage is perceived as intentional or unjust, it can escalate into anger.</w:t>
                    <w:br w:type="textWrapping"/>
                  </w:r>
                </w:p>
                <w:p w:rsidR="00000000" w:rsidDel="00000000" w:rsidP="00000000" w:rsidRDefault="00000000" w:rsidRPr="00000000" w14:paraId="000009AD">
                  <w:pPr>
                    <w:numPr>
                      <w:ilvl w:val="2"/>
                      <w:numId w:val="427"/>
                    </w:numPr>
                    <w:spacing w:after="0" w:afterAutospacing="0" w:before="0" w:beforeAutospacing="0" w:lineRule="auto"/>
                    <w:ind w:left="2160" w:hanging="360"/>
                  </w:pPr>
                  <w:r w:rsidDel="00000000" w:rsidR="00000000" w:rsidRPr="00000000">
                    <w:rPr>
                      <w:b w:val="1"/>
                      <w:bCs w:val="1"/>
                      <w:rtl w:val="0"/>
                    </w:rPr>
                    <w:t xml:space="preserve">Attribution of Responsibility: </w:t>
                  </w:r>
                  <w:r w:rsidDel="00000000" w:rsidR="00000000" w:rsidRPr="00000000">
                    <w:rPr>
                      <w:rtl w:val="0"/>
                    </w:rPr>
                    <w:t xml:space="preserve">Assigning blame to a person, group, or entity for the perceived obstruction intensifies the emotional response.</w:t>
                  </w:r>
                </w:p>
                <w:p w:rsidR="00000000" w:rsidDel="00000000" w:rsidP="00000000" w:rsidRDefault="00000000" w:rsidRPr="00000000" w14:paraId="000009AE">
                  <w:pPr>
                    <w:numPr>
                      <w:ilvl w:val="3"/>
                      <w:numId w:val="427"/>
                    </w:numPr>
                    <w:spacing w:after="0" w:afterAutospacing="0" w:before="0" w:beforeAutospacing="0" w:lineRule="auto"/>
                    <w:ind w:left="2880" w:hanging="360"/>
                  </w:pPr>
                  <w:r w:rsidDel="00000000" w:rsidR="00000000" w:rsidRPr="00000000">
                    <w:rPr>
                      <w:rtl w:val="0"/>
                    </w:rPr>
                    <w:t xml:space="preserve">Example: Consider a community striving to implement renewable energy solutions. If local policymakers consistently delay or reject proposals despite clear evidence of environmental benefits, residents may perceive this as an intentional obstruction of their goals. The belief that policymakers prioritize short-term economic gains over long-term sustainability can lead to significant anger and frustration.</w:t>
                  </w:r>
                  <w:commentRangeStart w:id="183"/>
                  <w:r w:rsidDel="00000000" w:rsidR="00000000" w:rsidRPr="00000000">
                    <w:rPr>
                      <w:rtl w:val="0"/>
                    </w:rPr>
                  </w:r>
                </w:p>
                <w:p w:rsidR="00000000" w:rsidDel="00000000" w:rsidP="00000000" w:rsidRDefault="00000000" w:rsidRPr="00000000" w14:paraId="000009AF">
                  <w:pPr>
                    <w:numPr>
                      <w:ilvl w:val="1"/>
                      <w:numId w:val="427"/>
                    </w:numPr>
                    <w:spacing w:after="240" w:before="0" w:beforeAutospacing="0" w:lineRule="auto"/>
                    <w:ind w:left="1440" w:hanging="360"/>
                    <w:rPr>
                      <w:b w:val="1"/>
                      <w:bCs w:val="1"/>
                    </w:rPr>
                  </w:pPr>
                  <w:commentRangeEnd w:id="183"/>
                  <w:r w:rsidDel="00000000" w:rsidR="00000000" w:rsidRPr="00000000">
                    <w:commentReference w:id="183"/>
                  </w:r>
                  <w:r w:rsidDel="00000000" w:rsidR="00000000" w:rsidRPr="00000000">
                    <w:rPr>
                      <w:b w:val="1"/>
                      <w:bCs w:val="1"/>
                      <w:rtl w:val="0"/>
                    </w:rPr>
                    <w:t xml:space="preserve">Applications in Climate Change-Related Anger and Rage</w:t>
                  </w:r>
                </w:p>
                <w:p w:rsidR="00000000" w:rsidDel="00000000" w:rsidP="00000000" w:rsidRDefault="00000000" w:rsidRPr="00000000" w14:paraId="000009B0">
                  <w:pPr>
                    <w:spacing w:after="240" w:before="240" w:lineRule="auto"/>
                    <w:ind w:left="1440" w:firstLine="0"/>
                    <w:rPr/>
                  </w:pPr>
                  <w:r w:rsidDel="00000000" w:rsidR="00000000" w:rsidRPr="00000000">
                    <w:rPr>
                      <w:rtl w:val="0"/>
                    </w:rPr>
                    <w:t xml:space="preserve">In the climate context, cognitive theories help explain anger directed toward various actors perceived as impediments to environmental progress:</w:t>
                  </w:r>
                </w:p>
                <w:p w:rsidR="00000000" w:rsidDel="00000000" w:rsidP="00000000" w:rsidRDefault="00000000" w:rsidRPr="00000000" w14:paraId="000009B1">
                  <w:pPr>
                    <w:numPr>
                      <w:ilvl w:val="2"/>
                      <w:numId w:val="427"/>
                    </w:numPr>
                    <w:spacing w:after="0" w:afterAutospacing="0" w:before="240" w:lineRule="auto"/>
                    <w:ind w:left="2160" w:hanging="360"/>
                  </w:pPr>
                  <w:r w:rsidDel="00000000" w:rsidR="00000000" w:rsidRPr="00000000">
                    <w:rPr>
                      <w:b w:val="1"/>
                      <w:bCs w:val="1"/>
                      <w:rtl w:val="0"/>
                    </w:rPr>
                    <w:t xml:space="preserve">Policymakers: </w:t>
                  </w:r>
                  <w:r w:rsidDel="00000000" w:rsidR="00000000" w:rsidRPr="00000000">
                    <w:rPr>
                      <w:rtl w:val="0"/>
                    </w:rPr>
                    <w:t xml:space="preserve">When legislators fail to pass meaningful climate legislation or roll back existing protections, citizens may become angry, viewing these actions as deliberate hindrances to environmental sustainability.</w:t>
                    <w:br w:type="textWrapping"/>
                  </w:r>
                </w:p>
                <w:p w:rsidR="00000000" w:rsidDel="00000000" w:rsidP="00000000" w:rsidRDefault="00000000" w:rsidRPr="00000000" w14:paraId="000009B2">
                  <w:pPr>
                    <w:numPr>
                      <w:ilvl w:val="2"/>
                      <w:numId w:val="427"/>
                    </w:numPr>
                    <w:spacing w:after="0" w:afterAutospacing="0" w:before="0" w:beforeAutospacing="0" w:lineRule="auto"/>
                    <w:ind w:left="2160" w:hanging="360"/>
                  </w:pPr>
                  <w:r w:rsidDel="00000000" w:rsidR="00000000" w:rsidRPr="00000000">
                    <w:rPr>
                      <w:b w:val="1"/>
                      <w:bCs w:val="1"/>
                      <w:rtl w:val="0"/>
                    </w:rPr>
                    <w:t xml:space="preserve">Corporations:</w:t>
                  </w:r>
                  <w:r w:rsidDel="00000000" w:rsidR="00000000" w:rsidRPr="00000000">
                    <w:rPr>
                      <w:rtl w:val="0"/>
                    </w:rPr>
                    <w:t xml:space="preserve"> Companies that prioritize profits over sustainable practices—such as those investing in fossil fuels despite environmental harm—can be targets of public anger.</w:t>
                    <w:br w:type="textWrapping"/>
                  </w:r>
                </w:p>
                <w:p w:rsidR="00000000" w:rsidDel="00000000" w:rsidP="00000000" w:rsidRDefault="00000000" w:rsidRPr="00000000" w14:paraId="000009B3">
                  <w:pPr>
                    <w:numPr>
                      <w:ilvl w:val="2"/>
                      <w:numId w:val="427"/>
                    </w:numPr>
                    <w:spacing w:after="0" w:afterAutospacing="0" w:before="0" w:beforeAutospacing="0" w:lineRule="auto"/>
                    <w:ind w:left="2160" w:hanging="360"/>
                    <w:rPr>
                      <w:ins w:author="Mike Marchand" w:id="291" w:date="2025-12-01T00:03:01Z"/>
                    </w:rPr>
                  </w:pPr>
                  <w:r w:rsidDel="00000000" w:rsidR="00000000" w:rsidRPr="00000000">
                    <w:rPr>
                      <w:b w:val="1"/>
                      <w:bCs w:val="1"/>
                      <w:rtl w:val="0"/>
                    </w:rPr>
                    <w:t xml:space="preserve">Institutional Inertia:</w:t>
                  </w:r>
                  <w:r w:rsidDel="00000000" w:rsidR="00000000" w:rsidRPr="00000000">
                    <w:rPr>
                      <w:rtl w:val="0"/>
                    </w:rPr>
                    <w:t xml:space="preserve"> Slow progress in addressing climate change, whether due to bureaucratic delays or lack of coordinated efforts, can frustrate activists and concerned citizens, leading to widespread anger.</w:t>
                  </w:r>
                  <w:ins w:author="Mike Marchand" w:id="291" w:date="2025-12-01T00:03:01Z">
                    <w:commentRangeStart w:id="184"/>
                    <w:r w:rsidDel="00000000" w:rsidR="00000000" w:rsidRPr="00000000">
                      <w:rPr>
                        <w:rtl w:val="0"/>
                      </w:rPr>
                    </w:r>
                  </w:ins>
                </w:p>
                <w:p w:rsidR="00000000" w:rsidDel="00000000" w:rsidP="00000000" w:rsidRDefault="00000000" w:rsidRPr="00000000" w14:paraId="000009B4">
                  <w:pPr>
                    <w:numPr>
                      <w:ilvl w:val="2"/>
                      <w:numId w:val="427"/>
                    </w:numPr>
                    <w:spacing w:after="0" w:afterAutospacing="0" w:before="0" w:beforeAutospacing="0" w:lineRule="auto"/>
                    <w:ind w:left="2160" w:hanging="360"/>
                  </w:pPr>
                  <w:ins w:author="Mike Marchand" w:id="291" w:date="2025-12-01T00:03:01Z">
                    <w:r w:rsidDel="00000000" w:rsidR="00000000" w:rsidRPr="00000000">
                      <w:rPr>
                        <w:rtl w:val="0"/>
                      </w:rPr>
                      <w:t xml:space="preserve">Vulnerable Communities?</w:t>
                    </w:r>
                  </w:ins>
                  <w:commentRangeEnd w:id="184"/>
                  <w:r w:rsidDel="00000000" w:rsidR="00000000" w:rsidRPr="00000000">
                    <w:commentReference w:id="184"/>
                  </w:r>
                  <w:r w:rsidDel="00000000" w:rsidR="00000000" w:rsidRPr="00000000">
                    <w:rPr>
                      <w:rtl w:val="0"/>
                    </w:rPr>
                  </w:r>
                </w:p>
                <w:p w:rsidR="00000000" w:rsidDel="00000000" w:rsidP="00000000" w:rsidRDefault="00000000" w:rsidRPr="00000000" w14:paraId="000009B5">
                  <w:pPr>
                    <w:numPr>
                      <w:ilvl w:val="1"/>
                      <w:numId w:val="427"/>
                    </w:numPr>
                    <w:spacing w:after="0" w:afterAutospacing="0" w:before="0" w:beforeAutospacing="0" w:lineRule="auto"/>
                    <w:ind w:left="1440" w:hanging="360"/>
                  </w:pPr>
                  <w:r w:rsidDel="00000000" w:rsidR="00000000" w:rsidRPr="00000000">
                    <w:rPr>
                      <w:b w:val="1"/>
                      <w:bCs w:val="1"/>
                      <w:rtl w:val="0"/>
                    </w:rPr>
                    <w:t xml:space="preserve">Implications:</w:t>
                  </w:r>
                  <w:r w:rsidDel="00000000" w:rsidR="00000000" w:rsidRPr="00000000">
                    <w:rPr>
                      <w:rtl w:val="0"/>
                    </w:rPr>
                    <w:t xml:space="preserve"> Understanding the cognitive underpinnings of anger can inform strategies to channel this emotion constructively. For instance, clearly identifying and addressing the perceived sources of obstruction can help in developing targeted advocacy campaigns or policy interventions.</w:t>
                  </w:r>
                  <w:r w:rsidDel="00000000" w:rsidR="00000000" w:rsidRPr="00000000">
                    <w:rPr>
                      <w:rtl w:val="0"/>
                    </w:rPr>
                  </w:r>
                </w:p>
                <w:p w:rsidR="00000000" w:rsidDel="00000000" w:rsidP="00000000" w:rsidRDefault="00000000" w:rsidRPr="00000000" w14:paraId="000009B6">
                  <w:pPr>
                    <w:numPr>
                      <w:ilvl w:val="0"/>
                      <w:numId w:val="427"/>
                    </w:numPr>
                    <w:spacing w:after="240" w:before="0" w:beforeAutospacing="0" w:lineRule="auto"/>
                    <w:ind w:left="720" w:hanging="360"/>
                    <w:rPr>
                      <w:b w:val="1"/>
                      <w:bCs w:val="1"/>
                    </w:rPr>
                  </w:pPr>
                  <w:r w:rsidDel="00000000" w:rsidR="00000000" w:rsidRPr="00000000">
                    <w:rPr>
                      <w:b w:val="1"/>
                      <w:bCs w:val="1"/>
                      <w:rtl w:val="0"/>
                    </w:rPr>
                    <w:t xml:space="preserve">Moral Foundations and Righteous Anger</w:t>
                  </w:r>
                </w:p>
                <w:p w:rsidR="00000000" w:rsidDel="00000000" w:rsidP="00000000" w:rsidRDefault="00000000" w:rsidRPr="00000000" w14:paraId="000009B7">
                  <w:pPr>
                    <w:spacing w:after="240" w:before="240" w:lineRule="auto"/>
                    <w:ind w:left="720" w:firstLine="0"/>
                    <w:rPr/>
                  </w:pPr>
                  <w:r w:rsidDel="00000000" w:rsidR="00000000" w:rsidRPr="00000000">
                    <w:rPr>
                      <w:rtl w:val="0"/>
                    </w:rPr>
                    <w:t xml:space="preserve">Righteous anger emerges when individuals perceive that fundamental moral principles—such as fairness, justice, or care—are being violated. This form of anger is deeply rooted in moral emotions and often serves as a catalyst for collective action. It is termed "righteous" because it aligns with ethical standards and societal norms, distinguishing it from personal or vindictive anger.</w:t>
                  </w:r>
                </w:p>
                <w:p w:rsidR="00000000" w:rsidDel="00000000" w:rsidP="00000000" w:rsidRDefault="00000000" w:rsidRPr="00000000" w14:paraId="000009B8">
                  <w:pPr>
                    <w:numPr>
                      <w:ilvl w:val="1"/>
                      <w:numId w:val="427"/>
                    </w:numPr>
                    <w:spacing w:after="240" w:before="240" w:lineRule="auto"/>
                    <w:ind w:left="1440" w:hanging="360"/>
                    <w:rPr>
                      <w:b w:val="1"/>
                      <w:bCs w:val="1"/>
                    </w:rPr>
                  </w:pPr>
                  <w:r w:rsidDel="00000000" w:rsidR="00000000" w:rsidRPr="00000000">
                    <w:rPr>
                      <w:b w:val="1"/>
                      <w:bCs w:val="1"/>
                      <w:rtl w:val="0"/>
                    </w:rPr>
                    <w:t xml:space="preserve">Operational Mechanisms and Examples</w:t>
                  </w:r>
                </w:p>
                <w:p w:rsidR="00000000" w:rsidDel="00000000" w:rsidP="00000000" w:rsidRDefault="00000000" w:rsidRPr="00000000" w14:paraId="000009B9">
                  <w:pPr>
                    <w:spacing w:after="240" w:before="240" w:lineRule="auto"/>
                    <w:ind w:left="1440" w:firstLine="0"/>
                    <w:rPr/>
                  </w:pPr>
                  <w:r w:rsidDel="00000000" w:rsidR="00000000" w:rsidRPr="00000000">
                    <w:rPr>
                      <w:rtl w:val="0"/>
                    </w:rPr>
                    <w:t xml:space="preserve">Righteous anger is triggered when moral transgressions are identified. This can involve:</w:t>
                  </w:r>
                </w:p>
                <w:p w:rsidR="00000000" w:rsidDel="00000000" w:rsidP="00000000" w:rsidRDefault="00000000" w:rsidRPr="00000000" w14:paraId="000009BA">
                  <w:pPr>
                    <w:numPr>
                      <w:ilvl w:val="2"/>
                      <w:numId w:val="427"/>
                    </w:numPr>
                    <w:spacing w:after="0" w:afterAutospacing="0" w:before="240" w:lineRule="auto"/>
                    <w:ind w:left="2160" w:hanging="360"/>
                  </w:pPr>
                  <w:r w:rsidDel="00000000" w:rsidR="00000000" w:rsidRPr="00000000">
                    <w:rPr>
                      <w:b w:val="1"/>
                      <w:bCs w:val="1"/>
                      <w:rtl w:val="0"/>
                    </w:rPr>
                    <w:t xml:space="preserve">Violation of Fairness: </w:t>
                  </w:r>
                  <w:r w:rsidDel="00000000" w:rsidR="00000000" w:rsidRPr="00000000">
                    <w:rPr>
                      <w:rtl w:val="0"/>
                    </w:rPr>
                    <w:t xml:space="preserve">Situations where certain groups bear disproportionate burdens or benefits.</w:t>
                    <w:br w:type="textWrapping"/>
                  </w:r>
                </w:p>
                <w:p w:rsidR="00000000" w:rsidDel="00000000" w:rsidP="00000000" w:rsidRDefault="00000000" w:rsidRPr="00000000" w14:paraId="000009BB">
                  <w:pPr>
                    <w:numPr>
                      <w:ilvl w:val="2"/>
                      <w:numId w:val="427"/>
                    </w:numPr>
                    <w:spacing w:after="0" w:afterAutospacing="0" w:before="0" w:beforeAutospacing="0" w:lineRule="auto"/>
                    <w:ind w:left="2160" w:hanging="360"/>
                  </w:pPr>
                  <w:r w:rsidDel="00000000" w:rsidR="00000000" w:rsidRPr="00000000">
                    <w:rPr>
                      <w:b w:val="1"/>
                      <w:bCs w:val="1"/>
                      <w:rtl w:val="0"/>
                    </w:rPr>
                    <w:t xml:space="preserve">Injustice:</w:t>
                  </w:r>
                  <w:r w:rsidDel="00000000" w:rsidR="00000000" w:rsidRPr="00000000">
                    <w:rPr>
                      <w:rtl w:val="0"/>
                    </w:rPr>
                    <w:t xml:space="preserve"> Perceptions that systems or policies are inherently unjust or discriminatory.</w:t>
                  </w:r>
                </w:p>
                <w:p w:rsidR="00000000" w:rsidDel="00000000" w:rsidP="00000000" w:rsidRDefault="00000000" w:rsidRPr="00000000" w14:paraId="000009BC">
                  <w:pPr>
                    <w:numPr>
                      <w:ilvl w:val="3"/>
                      <w:numId w:val="427"/>
                    </w:numPr>
                    <w:spacing w:after="0" w:afterAutospacing="0" w:before="0" w:beforeAutospacing="0" w:lineRule="auto"/>
                    <w:ind w:left="2880" w:hanging="360"/>
                  </w:pPr>
                  <w:r w:rsidDel="00000000" w:rsidR="00000000" w:rsidRPr="00000000">
                    <w:rPr>
                      <w:rtl w:val="0"/>
                    </w:rPr>
                    <w:t xml:space="preserve">Example: The Flint water crisis, where residents were exposed to lead-contaminated water due to governmental negligence, sparked righteous anger. The community's outrage stemmed from the perceived betrayal of trust and failure to uphold basic human rights and safety standards.</w:t>
                  </w:r>
                </w:p>
                <w:p w:rsidR="00000000" w:rsidDel="00000000" w:rsidP="00000000" w:rsidRDefault="00000000" w:rsidRPr="00000000" w14:paraId="000009BD">
                  <w:pPr>
                    <w:numPr>
                      <w:ilvl w:val="1"/>
                      <w:numId w:val="427"/>
                    </w:numPr>
                    <w:spacing w:after="240" w:before="0" w:beforeAutospacing="0" w:lineRule="auto"/>
                    <w:ind w:left="1440" w:hanging="360"/>
                    <w:rPr>
                      <w:b w:val="1"/>
                      <w:bCs w:val="1"/>
                    </w:rPr>
                  </w:pPr>
                  <w:r w:rsidDel="00000000" w:rsidR="00000000" w:rsidRPr="00000000">
                    <w:rPr>
                      <w:b w:val="1"/>
                      <w:bCs w:val="1"/>
                      <w:rtl w:val="0"/>
                    </w:rPr>
                    <w:t xml:space="preserve">Applications in Climate Change-Related Anger and Rage</w:t>
                  </w:r>
                </w:p>
                <w:p w:rsidR="00000000" w:rsidDel="00000000" w:rsidP="00000000" w:rsidRDefault="00000000" w:rsidRPr="00000000" w14:paraId="000009BE">
                  <w:pPr>
                    <w:spacing w:after="240" w:before="240" w:lineRule="auto"/>
                    <w:ind w:left="1440" w:firstLine="0"/>
                    <w:rPr/>
                  </w:pPr>
                  <w:r w:rsidDel="00000000" w:rsidR="00000000" w:rsidRPr="00000000">
                    <w:rPr>
                      <w:rtl w:val="0"/>
                    </w:rPr>
                    <w:t xml:space="preserve">In the realm of climate change, righteous anger plays a pivotal role in galvanizing communities and driving policy change:</w:t>
                  </w:r>
                </w:p>
                <w:p w:rsidR="00000000" w:rsidDel="00000000" w:rsidP="00000000" w:rsidRDefault="00000000" w:rsidRPr="00000000" w14:paraId="000009BF">
                  <w:pPr>
                    <w:numPr>
                      <w:ilvl w:val="2"/>
                      <w:numId w:val="427"/>
                    </w:numPr>
                    <w:spacing w:after="0" w:afterAutospacing="0" w:before="240" w:lineRule="auto"/>
                    <w:ind w:left="2160" w:hanging="360"/>
                  </w:pPr>
                  <w:r w:rsidDel="00000000" w:rsidR="00000000" w:rsidRPr="00000000">
                    <w:rPr>
                      <w:b w:val="1"/>
                      <w:bCs w:val="1"/>
                      <w:rtl w:val="0"/>
                    </w:rPr>
                    <w:t xml:space="preserve">Environmental Injustice: </w:t>
                  </w:r>
                  <w:r w:rsidDel="00000000" w:rsidR="00000000" w:rsidRPr="00000000">
                    <w:rPr>
                      <w:rtl w:val="0"/>
                    </w:rPr>
                    <w:t xml:space="preserve">Disproportionate impacts of climate change on marginalized communities—such as increased flooding in low-income neighborhoods—can lead to righteous anger against systemic inequalities.</w:t>
                    <w:br w:type="textWrapping"/>
                  </w:r>
                </w:p>
                <w:p w:rsidR="00000000" w:rsidDel="00000000" w:rsidP="00000000" w:rsidRDefault="00000000" w:rsidRPr="00000000" w14:paraId="000009C0">
                  <w:pPr>
                    <w:numPr>
                      <w:ilvl w:val="2"/>
                      <w:numId w:val="427"/>
                    </w:numPr>
                    <w:spacing w:after="0" w:afterAutospacing="0" w:before="0" w:beforeAutospacing="0" w:lineRule="auto"/>
                    <w:ind w:left="2160" w:hanging="360"/>
                  </w:pPr>
                  <w:r w:rsidDel="00000000" w:rsidR="00000000" w:rsidRPr="00000000">
                    <w:rPr>
                      <w:b w:val="1"/>
                      <w:bCs w:val="1"/>
                      <w:rtl w:val="0"/>
                    </w:rPr>
                    <w:t xml:space="preserve">Corporate Malfeasance: </w:t>
                  </w:r>
                  <w:r w:rsidDel="00000000" w:rsidR="00000000" w:rsidRPr="00000000">
                    <w:rPr>
                      <w:rtl w:val="0"/>
                    </w:rPr>
                    <w:t xml:space="preserve">Companies that knowingly engage in environmentally destructive practices may incite righteous anger among consumers and activists, leading to boycotts, lawsuits, or demands for regulatory action.</w:t>
                    <w:br w:type="textWrapping"/>
                  </w:r>
                </w:p>
                <w:p w:rsidR="00000000" w:rsidDel="00000000" w:rsidP="00000000" w:rsidRDefault="00000000" w:rsidRPr="00000000" w14:paraId="000009C1">
                  <w:pPr>
                    <w:numPr>
                      <w:ilvl w:val="2"/>
                      <w:numId w:val="427"/>
                    </w:numPr>
                    <w:spacing w:after="0" w:afterAutospacing="0" w:before="0" w:beforeAutospacing="0" w:lineRule="auto"/>
                    <w:ind w:left="2160" w:hanging="360"/>
                  </w:pPr>
                  <w:r w:rsidDel="00000000" w:rsidR="00000000" w:rsidRPr="00000000">
                    <w:rPr>
                      <w:b w:val="1"/>
                      <w:bCs w:val="1"/>
                      <w:rtl w:val="0"/>
                    </w:rPr>
                    <w:t xml:space="preserve">Intergenerational Justice: </w:t>
                  </w:r>
                  <w:r w:rsidDel="00000000" w:rsidR="00000000" w:rsidRPr="00000000">
                    <w:rPr>
                      <w:rtl w:val="0"/>
                    </w:rPr>
                    <w:t xml:space="preserve">Younger generations expressing anger toward older generations for insufficient action on climate change, viewing it as a moral failing to protect the planet for future inhabitants.</w:t>
                  </w:r>
                </w:p>
                <w:p w:rsidR="00000000" w:rsidDel="00000000" w:rsidP="00000000" w:rsidRDefault="00000000" w:rsidRPr="00000000" w14:paraId="000009C2">
                  <w:pPr>
                    <w:numPr>
                      <w:ilvl w:val="2"/>
                      <w:numId w:val="427"/>
                    </w:numPr>
                    <w:spacing w:after="0" w:afterAutospacing="0" w:before="0" w:beforeAutospacing="0" w:lineRule="auto"/>
                    <w:ind w:left="2160" w:hanging="360"/>
                  </w:pPr>
                  <w:r w:rsidDel="00000000" w:rsidR="00000000" w:rsidRPr="00000000">
                    <w:rPr>
                      <w:b w:val="1"/>
                      <w:bCs w:val="1"/>
                      <w:rtl w:val="0"/>
                    </w:rPr>
                    <w:t xml:space="preserve">Implications:</w:t>
                  </w:r>
                  <w:r w:rsidDel="00000000" w:rsidR="00000000" w:rsidRPr="00000000">
                    <w:rPr>
                      <w:rtl w:val="0"/>
                    </w:rPr>
                    <w:t xml:space="preserve"> Righteous anger can be a powerful unifying force, fostering solidarity and collective action. Movements like the global climate strikes and grassroots organizations advocating for sustainable policies are manifestations of righteous anger driving societal change</w:t>
                  </w:r>
                  <w:r w:rsidDel="00000000" w:rsidR="00000000" w:rsidRPr="00000000">
                    <w:rPr>
                      <w:b w:val="1"/>
                      <w:bCs w:val="1"/>
                      <w:rtl w:val="0"/>
                    </w:rPr>
                    <w:t xml:space="preserve">.</w:t>
                  </w:r>
                </w:p>
                <w:p w:rsidR="00000000" w:rsidDel="00000000" w:rsidP="00000000" w:rsidRDefault="00000000" w:rsidRPr="00000000" w14:paraId="000009C3">
                  <w:pPr>
                    <w:numPr>
                      <w:ilvl w:val="0"/>
                      <w:numId w:val="427"/>
                    </w:numPr>
                    <w:spacing w:after="0" w:afterAutospacing="0" w:before="0" w:beforeAutospacing="0" w:lineRule="auto"/>
                    <w:ind w:left="720" w:hanging="360"/>
                  </w:pPr>
                  <w:r w:rsidDel="00000000" w:rsidR="00000000" w:rsidRPr="00000000">
                    <w:rPr>
                      <w:b w:val="1"/>
                      <w:bCs w:val="1"/>
                      <w:rtl w:val="0"/>
                    </w:rPr>
                    <w:t xml:space="preserve">Neurological Foundations of Rage</w:t>
                    <w:br w:type="textWrapping"/>
                    <w:br w:type="textWrapping"/>
                  </w:r>
                  <w:r w:rsidDel="00000000" w:rsidR="00000000" w:rsidRPr="00000000">
                    <w:rPr>
                      <w:rtl w:val="0"/>
                    </w:rPr>
                    <w:t xml:space="preserve">Rage, a more intense form of anger, is closely linked to neurological processes involving the brain's emotional centers. The amygdala, a key brain structure involved in processing emotions, plays a significant role in the experience of rage. When activated, the amygdala triggers the fight-or-flight response, preparing the body to respond to perceived threats.</w:t>
                  </w:r>
                </w:p>
                <w:p w:rsidR="00000000" w:rsidDel="00000000" w:rsidP="00000000" w:rsidRDefault="00000000" w:rsidRPr="00000000" w14:paraId="000009C4">
                  <w:pPr>
                    <w:numPr>
                      <w:ilvl w:val="1"/>
                      <w:numId w:val="427"/>
                    </w:numPr>
                    <w:spacing w:after="240" w:before="0" w:beforeAutospacing="0" w:lineRule="auto"/>
                    <w:ind w:left="1440" w:hanging="360"/>
                    <w:rPr>
                      <w:b w:val="1"/>
                      <w:bCs w:val="1"/>
                    </w:rPr>
                  </w:pPr>
                  <w:r w:rsidDel="00000000" w:rsidR="00000000" w:rsidRPr="00000000">
                    <w:rPr>
                      <w:b w:val="1"/>
                      <w:bCs w:val="1"/>
                      <w:rtl w:val="0"/>
                    </w:rPr>
                    <w:t xml:space="preserve">Operational Mechanisms and Examples</w:t>
                  </w:r>
                </w:p>
                <w:p w:rsidR="00000000" w:rsidDel="00000000" w:rsidP="00000000" w:rsidRDefault="00000000" w:rsidRPr="00000000" w14:paraId="000009C5">
                  <w:pPr>
                    <w:spacing w:after="240" w:before="240" w:lineRule="auto"/>
                    <w:ind w:left="1440" w:firstLine="0"/>
                    <w:rPr/>
                  </w:pPr>
                  <w:r w:rsidDel="00000000" w:rsidR="00000000" w:rsidRPr="00000000">
                    <w:rPr>
                      <w:rtl w:val="0"/>
                    </w:rPr>
                    <w:t xml:space="preserve">Neuroscientific research indicates that:</w:t>
                  </w:r>
                </w:p>
                <w:p w:rsidR="00000000" w:rsidDel="00000000" w:rsidP="00000000" w:rsidRDefault="00000000" w:rsidRPr="00000000" w14:paraId="000009C6">
                  <w:pPr>
                    <w:numPr>
                      <w:ilvl w:val="2"/>
                      <w:numId w:val="427"/>
                    </w:numPr>
                    <w:spacing w:after="0" w:afterAutospacing="0" w:before="240" w:lineRule="auto"/>
                    <w:ind w:left="2160" w:hanging="360"/>
                  </w:pPr>
                  <w:r w:rsidDel="00000000" w:rsidR="00000000" w:rsidRPr="00000000">
                    <w:rPr>
                      <w:b w:val="1"/>
                      <w:bCs w:val="1"/>
                      <w:rtl w:val="0"/>
                    </w:rPr>
                    <w:t xml:space="preserve">Amygdala Activation:</w:t>
                  </w:r>
                  <w:r w:rsidDel="00000000" w:rsidR="00000000" w:rsidRPr="00000000">
                    <w:rPr>
                      <w:rtl w:val="0"/>
                    </w:rPr>
                    <w:t xml:space="preserve"> Heightened activity in the amygdala is associated with increased emotional responses, including rage.</w:t>
                    <w:br w:type="textWrapping"/>
                  </w:r>
                </w:p>
                <w:p w:rsidR="00000000" w:rsidDel="00000000" w:rsidP="00000000" w:rsidRDefault="00000000" w:rsidRPr="00000000" w14:paraId="000009C7">
                  <w:pPr>
                    <w:numPr>
                      <w:ilvl w:val="2"/>
                      <w:numId w:val="427"/>
                    </w:numPr>
                    <w:spacing w:after="0" w:afterAutospacing="0" w:before="0" w:beforeAutospacing="0" w:lineRule="auto"/>
                    <w:ind w:left="2160" w:hanging="360"/>
                  </w:pPr>
                  <w:r w:rsidDel="00000000" w:rsidR="00000000" w:rsidRPr="00000000">
                    <w:rPr>
                      <w:b w:val="1"/>
                      <w:bCs w:val="1"/>
                      <w:rtl w:val="0"/>
                    </w:rPr>
                    <w:t xml:space="preserve">Stress Hormones:</w:t>
                  </w:r>
                  <w:r w:rsidDel="00000000" w:rsidR="00000000" w:rsidRPr="00000000">
                    <w:rPr>
                      <w:rtl w:val="0"/>
                    </w:rPr>
                    <w:t xml:space="preserve"> Elevated levels of cortisol and adrenaline accompany rage, preparing the body for rapid action.</w:t>
                  </w:r>
                </w:p>
                <w:p w:rsidR="00000000" w:rsidDel="00000000" w:rsidP="00000000" w:rsidRDefault="00000000" w:rsidRPr="00000000" w14:paraId="000009C8">
                  <w:pPr>
                    <w:numPr>
                      <w:ilvl w:val="2"/>
                      <w:numId w:val="427"/>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Exposure to repeated traumatic climate events, such as wildfires or hurricanes, can lead to chronic activation of the amygdala. This heightened state of alertness and stress can result in episodes of rage, especially when individuals feel powerless to prevent or mitigate these disasters.</w:t>
                  </w:r>
                </w:p>
                <w:p w:rsidR="00000000" w:rsidDel="00000000" w:rsidP="00000000" w:rsidRDefault="00000000" w:rsidRPr="00000000" w14:paraId="000009C9">
                  <w:pPr>
                    <w:numPr>
                      <w:ilvl w:val="1"/>
                      <w:numId w:val="427"/>
                    </w:numPr>
                    <w:spacing w:after="240" w:before="0" w:beforeAutospacing="0" w:lineRule="auto"/>
                    <w:ind w:left="1440" w:hanging="360"/>
                    <w:rPr>
                      <w:b w:val="1"/>
                      <w:bCs w:val="1"/>
                    </w:rPr>
                  </w:pPr>
                  <w:r w:rsidDel="00000000" w:rsidR="00000000" w:rsidRPr="00000000">
                    <w:rPr>
                      <w:b w:val="1"/>
                      <w:bCs w:val="1"/>
                      <w:rtl w:val="0"/>
                    </w:rPr>
                    <w:t xml:space="preserve">Applications in Climate Change-Related Anger and Rage</w:t>
                  </w:r>
                </w:p>
                <w:p w:rsidR="00000000" w:rsidDel="00000000" w:rsidP="00000000" w:rsidRDefault="00000000" w:rsidRPr="00000000" w14:paraId="000009CA">
                  <w:pPr>
                    <w:spacing w:after="240" w:before="240" w:lineRule="auto"/>
                    <w:ind w:left="1440" w:firstLine="0"/>
                    <w:rPr/>
                  </w:pPr>
                  <w:r w:rsidDel="00000000" w:rsidR="00000000" w:rsidRPr="00000000">
                    <w:rPr>
                      <w:rtl w:val="0"/>
                    </w:rPr>
                    <w:t xml:space="preserve">Understanding the neurological basis of rage provides insights into the intense emotional reactions elicited by climate threats:</w:t>
                  </w:r>
                </w:p>
                <w:p w:rsidR="00000000" w:rsidDel="00000000" w:rsidP="00000000" w:rsidRDefault="00000000" w:rsidRPr="00000000" w14:paraId="000009CB">
                  <w:pPr>
                    <w:numPr>
                      <w:ilvl w:val="2"/>
                      <w:numId w:val="427"/>
                    </w:numPr>
                    <w:spacing w:after="0" w:afterAutospacing="0" w:before="240" w:lineRule="auto"/>
                    <w:ind w:left="2160" w:hanging="360"/>
                  </w:pPr>
                  <w:r w:rsidDel="00000000" w:rsidR="00000000" w:rsidRPr="00000000">
                    <w:rPr>
                      <w:b w:val="1"/>
                      <w:bCs w:val="1"/>
                      <w:rtl w:val="0"/>
                    </w:rPr>
                    <w:t xml:space="preserve">Existential Threat Perception:</w:t>
                  </w:r>
                  <w:r w:rsidDel="00000000" w:rsidR="00000000" w:rsidRPr="00000000">
                    <w:rPr>
                      <w:rtl w:val="0"/>
                    </w:rPr>
                    <w:t xml:space="preserve"> Climate change is often perceived as an existential threat, triggering the amygdala's fight-or-flight response. This can result in intense rage when individuals perceive that systems (governmental, corporate, societal) are failing to address the threat adequately.</w:t>
                    <w:br w:type="textWrapping"/>
                  </w:r>
                </w:p>
                <w:p w:rsidR="00000000" w:rsidDel="00000000" w:rsidP="00000000" w:rsidRDefault="00000000" w:rsidRPr="00000000" w14:paraId="000009CC">
                  <w:pPr>
                    <w:numPr>
                      <w:ilvl w:val="2"/>
                      <w:numId w:val="427"/>
                    </w:numPr>
                    <w:spacing w:after="0" w:afterAutospacing="0" w:before="0" w:beforeAutospacing="0" w:lineRule="auto"/>
                    <w:ind w:left="2160" w:hanging="360"/>
                  </w:pPr>
                  <w:r w:rsidDel="00000000" w:rsidR="00000000" w:rsidRPr="00000000">
                    <w:rPr>
                      <w:b w:val="1"/>
                      <w:bCs w:val="1"/>
                      <w:rtl w:val="0"/>
                    </w:rPr>
                    <w:t xml:space="preserve">Media Exposure:</w:t>
                  </w:r>
                  <w:r w:rsidDel="00000000" w:rsidR="00000000" w:rsidRPr="00000000">
                    <w:rPr>
                      <w:rtl w:val="0"/>
                    </w:rPr>
                    <w:t xml:space="preserve"> Constant exposure to alarming climate news can lead to sustained amygdala activation, making individuals more susceptible to rage and less capable of rational decision-making.</w:t>
                    <w:br w:type="textWrapping"/>
                  </w:r>
                </w:p>
                <w:p w:rsidR="00000000" w:rsidDel="00000000" w:rsidP="00000000" w:rsidRDefault="00000000" w:rsidRPr="00000000" w14:paraId="000009CD">
                  <w:pPr>
                    <w:numPr>
                      <w:ilvl w:val="2"/>
                      <w:numId w:val="427"/>
                    </w:numPr>
                    <w:spacing w:after="0" w:afterAutospacing="0" w:before="0" w:beforeAutospacing="0" w:lineRule="auto"/>
                    <w:ind w:left="2160" w:hanging="360"/>
                  </w:pPr>
                  <w:r w:rsidDel="00000000" w:rsidR="00000000" w:rsidRPr="00000000">
                    <w:rPr>
                      <w:b w:val="1"/>
                      <w:bCs w:val="1"/>
                      <w:rtl w:val="0"/>
                    </w:rPr>
                    <w:t xml:space="preserve">Community Trauma:</w:t>
                  </w:r>
                  <w:r w:rsidDel="00000000" w:rsidR="00000000" w:rsidRPr="00000000">
                    <w:rPr>
                      <w:rtl w:val="0"/>
                    </w:rPr>
                    <w:t xml:space="preserve"> Communities repeatedly affected by climate disasters may experience collective neurological stress, manifesting as communal rage towards responsible parties or ineffective support systems.</w:t>
                  </w:r>
                </w:p>
                <w:p w:rsidR="00000000" w:rsidDel="00000000" w:rsidP="00000000" w:rsidRDefault="00000000" w:rsidRPr="00000000" w14:paraId="000009CE">
                  <w:pPr>
                    <w:numPr>
                      <w:ilvl w:val="1"/>
                      <w:numId w:val="427"/>
                    </w:numPr>
                    <w:spacing w:after="240" w:before="0" w:beforeAutospacing="0" w:lineRule="auto"/>
                    <w:ind w:left="1440" w:hanging="360"/>
                  </w:pPr>
                  <w:r w:rsidDel="00000000" w:rsidR="00000000" w:rsidRPr="00000000">
                    <w:rPr>
                      <w:b w:val="1"/>
                      <w:bCs w:val="1"/>
                      <w:rtl w:val="0"/>
                    </w:rPr>
                    <w:t xml:space="preserve">Implications:</w:t>
                  </w:r>
                  <w:r w:rsidDel="00000000" w:rsidR="00000000" w:rsidRPr="00000000">
                    <w:rPr>
                      <w:rtl w:val="0"/>
                    </w:rPr>
                    <w:t xml:space="preserve"> Recognizing the neurological underpinnings of rage can inform mental health support and community resilience strategies. Providing resources to manage stress and emotional responses, as well as fostering environments where constructive dialogue is encouraged, can help mitigate the negative impacts of rage while harnessing its motivational potential for climate action.</w:t>
                  </w:r>
                </w:p>
                <w:p w:rsidR="00000000" w:rsidDel="00000000" w:rsidP="00000000" w:rsidRDefault="00000000" w:rsidRPr="00000000" w14:paraId="000009CF">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09D0">
            <w:pPr>
              <w:spacing w:after="240" w:before="240" w:lineRule="auto"/>
              <w:rPr>
                <w:b w:val="1"/>
                <w:bCs w:val="1"/>
              </w:rPr>
            </w:pPr>
            <w:r w:rsidDel="00000000" w:rsidR="00000000" w:rsidRPr="00000000">
              <w:rPr>
                <w:rtl w:val="0"/>
              </w:rPr>
            </w:r>
          </w:p>
          <w:tbl>
            <w:tblPr>
              <w:tblStyle w:val="Table77"/>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09D1">
                  <w:pPr>
                    <w:pStyle w:val="Heading2"/>
                    <w:spacing w:after="240" w:before="240" w:lineRule="auto"/>
                    <w:rPr/>
                  </w:pPr>
                  <w:bookmarkStart w:colFirst="0" w:colLast="0" w:name="_gjkzwific4h8" w:id="189"/>
                  <w:bookmarkEnd w:id="189"/>
                  <w:r w:rsidDel="00000000" w:rsidR="00000000" w:rsidRPr="00000000">
                    <w:rPr>
                      <w:rtl w:val="0"/>
                    </w:rPr>
                    <w:t xml:space="preserve">Distinguishing Anger from Rage</w:t>
                  </w:r>
                </w:p>
                <w:p w:rsidR="00000000" w:rsidDel="00000000" w:rsidP="00000000" w:rsidRDefault="00000000" w:rsidRPr="00000000" w14:paraId="000009D2">
                  <w:pPr>
                    <w:spacing w:after="240" w:before="240" w:lineRule="auto"/>
                    <w:rPr/>
                  </w:pPr>
                  <w:r w:rsidDel="00000000" w:rsidR="00000000" w:rsidRPr="00000000">
                    <w:rPr>
                      <w:rtl w:val="0"/>
                    </w:rPr>
                    <w:t xml:space="preserve">Both anger and rage can spur change, but they differ in intensity and outcomes:</w:t>
                  </w:r>
                </w:p>
                <w:p w:rsidR="00000000" w:rsidDel="00000000" w:rsidP="00000000" w:rsidRDefault="00000000" w:rsidRPr="00000000" w14:paraId="000009D3">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09D4">
                  <w:pPr>
                    <w:numPr>
                      <w:ilvl w:val="0"/>
                      <w:numId w:val="183"/>
                    </w:numPr>
                    <w:spacing w:after="0" w:afterAutospacing="0" w:before="240" w:lineRule="auto"/>
                    <w:ind w:left="720" w:hanging="360"/>
                    <w:rPr>
                      <w:b w:val="1"/>
                      <w:bCs w:val="1"/>
                    </w:rPr>
                  </w:pPr>
                  <w:r w:rsidDel="00000000" w:rsidR="00000000" w:rsidRPr="00000000">
                    <w:rPr>
                      <w:b w:val="1"/>
                      <w:bCs w:val="1"/>
                      <w:rtl w:val="0"/>
                    </w:rPr>
                    <w:t xml:space="preserve">Anger</w:t>
                  </w:r>
                </w:p>
                <w:p w:rsidR="00000000" w:rsidDel="00000000" w:rsidP="00000000" w:rsidRDefault="00000000" w:rsidRPr="00000000" w14:paraId="000009D5">
                  <w:pPr>
                    <w:numPr>
                      <w:ilvl w:val="1"/>
                      <w:numId w:val="183"/>
                    </w:numPr>
                    <w:spacing w:after="0" w:afterAutospacing="0" w:before="0" w:beforeAutospacing="0" w:lineRule="auto"/>
                    <w:ind w:left="1440" w:hanging="360"/>
                  </w:pPr>
                  <w:r w:rsidDel="00000000" w:rsidR="00000000" w:rsidRPr="00000000">
                    <w:rPr>
                      <w:b w:val="1"/>
                      <w:bCs w:val="1"/>
                      <w:rtl w:val="0"/>
                    </w:rPr>
                    <w:t xml:space="preserve">Triggers</w:t>
                  </w:r>
                  <w:r w:rsidDel="00000000" w:rsidR="00000000" w:rsidRPr="00000000">
                    <w:rPr>
                      <w:rtl w:val="0"/>
                    </w:rPr>
                    <w:t xml:space="preserve">: Negligence, denial, or deliberate harm (e.g., policymakers delaying urgent climate measures).</w:t>
                    <w:br w:type="textWrapping"/>
                  </w:r>
                </w:p>
                <w:p w:rsidR="00000000" w:rsidDel="00000000" w:rsidP="00000000" w:rsidRDefault="00000000" w:rsidRPr="00000000" w14:paraId="000009D6">
                  <w:pPr>
                    <w:numPr>
                      <w:ilvl w:val="1"/>
                      <w:numId w:val="183"/>
                    </w:numPr>
                    <w:spacing w:after="0" w:afterAutospacing="0" w:before="0" w:beforeAutospacing="0" w:lineRule="auto"/>
                    <w:ind w:left="1440" w:hanging="360"/>
                  </w:pPr>
                  <w:r w:rsidDel="00000000" w:rsidR="00000000" w:rsidRPr="00000000">
                    <w:rPr>
                      <w:b w:val="1"/>
                      <w:bCs w:val="1"/>
                      <w:rtl w:val="0"/>
                    </w:rPr>
                    <w:t xml:space="preserve">Response</w:t>
                  </w:r>
                  <w:r w:rsidDel="00000000" w:rsidR="00000000" w:rsidRPr="00000000">
                    <w:rPr>
                      <w:rtl w:val="0"/>
                    </w:rPr>
                    <w:t xml:space="preserve">: Often directed outward, possibly driving accountability and activism. Examples include joining climate protests or lobbying for policy reform.</w:t>
                    <w:br w:type="textWrapping"/>
                  </w:r>
                </w:p>
                <w:p w:rsidR="00000000" w:rsidDel="00000000" w:rsidP="00000000" w:rsidRDefault="00000000" w:rsidRPr="00000000" w14:paraId="000009D7">
                  <w:pPr>
                    <w:numPr>
                      <w:ilvl w:val="1"/>
                      <w:numId w:val="183"/>
                    </w:numPr>
                    <w:spacing w:after="0" w:afterAutospacing="0" w:before="0" w:beforeAutospacing="0" w:lineRule="auto"/>
                    <w:ind w:left="1440" w:hanging="360"/>
                  </w:pPr>
                  <w:r w:rsidDel="00000000" w:rsidR="00000000" w:rsidRPr="00000000">
                    <w:rPr>
                      <w:b w:val="1"/>
                      <w:bCs w:val="1"/>
                      <w:rtl w:val="0"/>
                    </w:rPr>
                    <w:t xml:space="preserve">Potential Outcomes</w:t>
                  </w:r>
                  <w:r w:rsidDel="00000000" w:rsidR="00000000" w:rsidRPr="00000000">
                    <w:rPr>
                      <w:rtl w:val="0"/>
                    </w:rPr>
                    <w:t xml:space="preserve">: Can encourage constructive dialogue and push for systemic change, but it may also alienate potential allies if expressed confrontationally.</w:t>
                  </w:r>
                </w:p>
                <w:p w:rsidR="00000000" w:rsidDel="00000000" w:rsidP="00000000" w:rsidRDefault="00000000" w:rsidRPr="00000000" w14:paraId="000009D8">
                  <w:pPr>
                    <w:numPr>
                      <w:ilvl w:val="0"/>
                      <w:numId w:val="183"/>
                    </w:numPr>
                    <w:spacing w:after="0" w:afterAutospacing="0" w:before="0" w:beforeAutospacing="0" w:lineRule="auto"/>
                    <w:ind w:left="720" w:hanging="360"/>
                    <w:rPr>
                      <w:b w:val="1"/>
                      <w:bCs w:val="1"/>
                    </w:rPr>
                  </w:pPr>
                  <w:r w:rsidDel="00000000" w:rsidR="00000000" w:rsidRPr="00000000">
                    <w:rPr>
                      <w:b w:val="1"/>
                      <w:bCs w:val="1"/>
                      <w:rtl w:val="0"/>
                    </w:rPr>
                    <w:t xml:space="preserve">Rage</w:t>
                  </w:r>
                </w:p>
                <w:p w:rsidR="00000000" w:rsidDel="00000000" w:rsidP="00000000" w:rsidRDefault="00000000" w:rsidRPr="00000000" w14:paraId="000009D9">
                  <w:pPr>
                    <w:numPr>
                      <w:ilvl w:val="1"/>
                      <w:numId w:val="183"/>
                    </w:numPr>
                    <w:spacing w:after="0" w:afterAutospacing="0" w:before="0" w:beforeAutospacing="0" w:lineRule="auto"/>
                    <w:ind w:left="1440" w:hanging="360"/>
                  </w:pPr>
                  <w:r w:rsidDel="00000000" w:rsidR="00000000" w:rsidRPr="00000000">
                    <w:rPr>
                      <w:b w:val="1"/>
                      <w:bCs w:val="1"/>
                      <w:rtl w:val="0"/>
                    </w:rPr>
                    <w:t xml:space="preserve">Triggers</w:t>
                  </w:r>
                  <w:r w:rsidDel="00000000" w:rsidR="00000000" w:rsidRPr="00000000">
                    <w:rPr>
                      <w:rtl w:val="0"/>
                    </w:rPr>
                    <w:t xml:space="preserve">: Profound frustration, powerlessness, or repeated exposure to climate disasters with no meaningful intervention.</w:t>
                    <w:br w:type="textWrapping"/>
                  </w:r>
                </w:p>
                <w:p w:rsidR="00000000" w:rsidDel="00000000" w:rsidP="00000000" w:rsidRDefault="00000000" w:rsidRPr="00000000" w14:paraId="000009DA">
                  <w:pPr>
                    <w:numPr>
                      <w:ilvl w:val="1"/>
                      <w:numId w:val="183"/>
                    </w:numPr>
                    <w:spacing w:after="0" w:afterAutospacing="0" w:before="0" w:beforeAutospacing="0" w:lineRule="auto"/>
                    <w:ind w:left="1440" w:hanging="360"/>
                  </w:pPr>
                  <w:r w:rsidDel="00000000" w:rsidR="00000000" w:rsidRPr="00000000">
                    <w:rPr>
                      <w:b w:val="1"/>
                      <w:bCs w:val="1"/>
                      <w:rtl w:val="0"/>
                    </w:rPr>
                    <w:t xml:space="preserve">Response</w:t>
                  </w:r>
                  <w:r w:rsidDel="00000000" w:rsidR="00000000" w:rsidRPr="00000000">
                    <w:rPr>
                      <w:rtl w:val="0"/>
                    </w:rPr>
                    <w:t xml:space="preserve">: Intense, overwhelming emotions that may lead to despair, withdrawal, or destructive behaviors.</w:t>
                    <w:br w:type="textWrapping"/>
                  </w:r>
                </w:p>
                <w:p w:rsidR="00000000" w:rsidDel="00000000" w:rsidP="00000000" w:rsidRDefault="00000000" w:rsidRPr="00000000" w14:paraId="000009DB">
                  <w:pPr>
                    <w:numPr>
                      <w:ilvl w:val="1"/>
                      <w:numId w:val="183"/>
                    </w:numPr>
                    <w:spacing w:after="240" w:before="0" w:beforeAutospacing="0" w:lineRule="auto"/>
                    <w:ind w:left="1440" w:hanging="360"/>
                  </w:pPr>
                  <w:r w:rsidDel="00000000" w:rsidR="00000000" w:rsidRPr="00000000">
                    <w:rPr>
                      <w:b w:val="1"/>
                      <w:bCs w:val="1"/>
                      <w:rtl w:val="0"/>
                    </w:rPr>
                    <w:t xml:space="preserve">Potential Outcomes</w:t>
                  </w:r>
                  <w:r w:rsidDel="00000000" w:rsidR="00000000" w:rsidRPr="00000000">
                    <w:rPr>
                      <w:rtl w:val="0"/>
                    </w:rPr>
                    <w:t xml:space="preserve">: Harder to channel productively without deliberate effort; unmitigated rage can result in burnout or isolation.</w:t>
                  </w:r>
                </w:p>
                <w:p w:rsidR="00000000" w:rsidDel="00000000" w:rsidP="00000000" w:rsidRDefault="00000000" w:rsidRPr="00000000" w14:paraId="000009DC">
                  <w:pPr>
                    <w:spacing w:after="240" w:before="240" w:lineRule="auto"/>
                    <w:rPr>
                      <w:b w:val="1"/>
                      <w:bCs w:val="1"/>
                      <w:color w:val="ffffff"/>
                      <w:shd w:fill="920000" w:val="clear"/>
                    </w:rPr>
                  </w:pPr>
                  <w:r w:rsidDel="00000000" w:rsidR="00000000" w:rsidRPr="00000000">
                    <w:rPr>
                      <w:color w:val="ffffff"/>
                      <w:shd w:fill="920000" w:val="clear"/>
                      <w:rtl w:val="0"/>
                    </w:rPr>
                    <w:t xml:space="preserve">[END DROP DOWN]</w:t>
                  </w:r>
                  <w:r w:rsidDel="00000000" w:rsidR="00000000" w:rsidRPr="00000000">
                    <w:rPr>
                      <w:rtl w:val="0"/>
                    </w:rPr>
                  </w:r>
                </w:p>
              </w:tc>
            </w:tr>
          </w:tbl>
          <w:p w:rsidR="00000000" w:rsidDel="00000000" w:rsidP="00000000" w:rsidRDefault="00000000" w:rsidRPr="00000000" w14:paraId="000009DD">
            <w:pPr>
              <w:pStyle w:val="Heading2"/>
              <w:spacing w:after="240" w:before="240" w:lineRule="auto"/>
              <w:rPr/>
            </w:pPr>
            <w:bookmarkStart w:colFirst="0" w:colLast="0" w:name="_99j6sql2zw11" w:id="190"/>
            <w:bookmarkEnd w:id="190"/>
            <w:r w:rsidDel="00000000" w:rsidR="00000000" w:rsidRPr="00000000">
              <w:rPr>
                <w:rtl w:val="0"/>
              </w:rPr>
              <w:t xml:space="preserve">Social and Cultural Dynamics</w:t>
            </w:r>
          </w:p>
          <w:p w:rsidR="00000000" w:rsidDel="00000000" w:rsidP="00000000" w:rsidRDefault="00000000" w:rsidRPr="00000000" w14:paraId="000009DE">
            <w:pPr>
              <w:spacing w:after="240" w:before="240" w:lineRule="auto"/>
              <w:rPr/>
            </w:pPr>
            <w:r w:rsidDel="00000000" w:rsidR="00000000" w:rsidRPr="00000000">
              <w:rPr>
                <w:rtl w:val="0"/>
              </w:rPr>
              <w:t xml:space="preserve">These emotions do not occur in a vacuum; social movements, cultural norms, and generational perspectives all play a role in shaping how anger and rage manifest:</w:t>
            </w:r>
          </w:p>
          <w:p w:rsidR="00000000" w:rsidDel="00000000" w:rsidP="00000000" w:rsidRDefault="00000000" w:rsidRPr="00000000" w14:paraId="000009DF">
            <w:pPr>
              <w:numPr>
                <w:ilvl w:val="0"/>
                <w:numId w:val="475"/>
              </w:numPr>
              <w:spacing w:after="0" w:afterAutospacing="0" w:before="240" w:lineRule="auto"/>
              <w:ind w:left="720" w:hanging="360"/>
            </w:pPr>
            <w:r w:rsidDel="00000000" w:rsidR="00000000" w:rsidRPr="00000000">
              <w:rPr>
                <w:b w:val="1"/>
                <w:bCs w:val="1"/>
                <w:rtl w:val="0"/>
              </w:rPr>
              <w:t xml:space="preserve">Collective Force</w:t>
              <w:br w:type="textWrapping"/>
            </w:r>
            <w:r w:rsidDel="00000000" w:rsidR="00000000" w:rsidRPr="00000000">
              <w:rPr>
                <w:rtl w:val="0"/>
              </w:rPr>
              <w:t xml:space="preserve">Anger underpins many grassroots movements and campaigns for environmental justice. For instance, global climate strikes, such as those inspired by Greta Thunberg, harness collective anger over perceived governmental inaction</w:t>
            </w:r>
            <w:commentRangeStart w:id="185"/>
            <w:r w:rsidDel="00000000" w:rsidR="00000000" w:rsidRPr="00000000">
              <w:rPr>
                <w:rtl w:val="0"/>
              </w:rPr>
              <w:t xml:space="preserve">.</w:t>
            </w:r>
            <w:commentRangeEnd w:id="185"/>
            <w:r w:rsidDel="00000000" w:rsidR="00000000" w:rsidRPr="00000000">
              <w:commentReference w:id="185"/>
            </w:r>
            <w:r w:rsidDel="00000000" w:rsidR="00000000" w:rsidRPr="00000000">
              <w:rPr>
                <w:rtl w:val="0"/>
              </w:rPr>
              <w:br w:type="textWrapping"/>
            </w:r>
          </w:p>
          <w:p w:rsidR="00000000" w:rsidDel="00000000" w:rsidP="00000000" w:rsidRDefault="00000000" w:rsidRPr="00000000" w14:paraId="000009E0">
            <w:pPr>
              <w:numPr>
                <w:ilvl w:val="0"/>
                <w:numId w:val="475"/>
              </w:numPr>
              <w:spacing w:after="0" w:afterAutospacing="0" w:before="0" w:beforeAutospacing="0" w:lineRule="auto"/>
              <w:ind w:left="720" w:hanging="360"/>
            </w:pPr>
            <w:r w:rsidDel="00000000" w:rsidR="00000000" w:rsidRPr="00000000">
              <w:rPr>
                <w:b w:val="1"/>
                <w:bCs w:val="1"/>
                <w:rtl w:val="0"/>
              </w:rPr>
              <w:t xml:space="preserve">Generational Influences</w:t>
              <w:br w:type="textWrapping"/>
            </w:r>
            <w:r w:rsidDel="00000000" w:rsidR="00000000" w:rsidRPr="00000000">
              <w:rPr>
                <w:rtl w:val="0"/>
              </w:rPr>
              <w:t xml:space="preserve">Younger generations may be especially vocal, feeling they will bear the worst consequences of climate change. This can fuel anger directed at older generations seen as responsible for environmental degradation.</w:t>
              <w:br w:type="textWrapping"/>
            </w:r>
          </w:p>
          <w:p w:rsidR="00000000" w:rsidDel="00000000" w:rsidP="00000000" w:rsidRDefault="00000000" w:rsidRPr="00000000" w14:paraId="000009E1">
            <w:pPr>
              <w:numPr>
                <w:ilvl w:val="0"/>
                <w:numId w:val="475"/>
              </w:numPr>
              <w:spacing w:after="240" w:before="0" w:beforeAutospacing="0" w:lineRule="auto"/>
              <w:ind w:left="720" w:hanging="360"/>
            </w:pPr>
            <w:r w:rsidDel="00000000" w:rsidR="00000000" w:rsidRPr="00000000">
              <w:rPr>
                <w:b w:val="1"/>
                <w:bCs w:val="1"/>
                <w:rtl w:val="0"/>
              </w:rPr>
              <w:t xml:space="preserve">Environmental Justice</w:t>
              <w:br w:type="textWrapping"/>
            </w:r>
            <w:r w:rsidDel="00000000" w:rsidR="00000000" w:rsidRPr="00000000">
              <w:rPr>
                <w:rtl w:val="0"/>
              </w:rPr>
              <w:t xml:space="preserve">Anger intensifies when climate inaction disproportionately harms </w:t>
            </w:r>
            <w:r w:rsidDel="00000000" w:rsidR="00000000" w:rsidRPr="00000000">
              <w:rPr>
                <w:rtl w:val="0"/>
              </w:rPr>
              <w:t xml:space="preserve">marginalized </w:t>
            </w:r>
            <w:r w:rsidDel="00000000" w:rsidR="00000000" w:rsidRPr="00000000">
              <w:rPr>
                <w:rtl w:val="0"/>
              </w:rPr>
              <w:t xml:space="preserve">communities, reinforcing inequities. Scholars like Robert Bullard highlight how environmental injustices compound anger among those most affected by climate impacts.</w:t>
            </w:r>
            <w:r w:rsidDel="00000000" w:rsidR="00000000" w:rsidRPr="00000000">
              <w:rPr>
                <w:rtl w:val="0"/>
              </w:rPr>
            </w:r>
          </w:p>
          <w:p w:rsidR="00000000" w:rsidDel="00000000" w:rsidP="00000000" w:rsidRDefault="00000000" w:rsidRPr="00000000" w14:paraId="000009E2">
            <w:pPr>
              <w:spacing w:after="240" w:before="240" w:lineRule="auto"/>
              <w:rPr>
                <w:b w:val="1"/>
                <w:bCs w:val="1"/>
              </w:rPr>
            </w:pPr>
            <w:r w:rsidDel="00000000" w:rsidR="00000000" w:rsidRPr="00000000">
              <w:rPr>
                <w:rtl w:val="0"/>
              </w:rPr>
            </w:r>
          </w:p>
          <w:tbl>
            <w:tblPr>
              <w:tblStyle w:val="Table78"/>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09E3">
                  <w:pPr>
                    <w:pStyle w:val="Heading2"/>
                    <w:spacing w:after="240" w:before="240" w:lineRule="auto"/>
                    <w:rPr/>
                  </w:pPr>
                  <w:bookmarkStart w:colFirst="0" w:colLast="0" w:name="_v9tv5oxz7hit" w:id="191"/>
                  <w:bookmarkEnd w:id="191"/>
                  <w:r w:rsidDel="00000000" w:rsidR="00000000" w:rsidRPr="00000000">
                    <w:rPr>
                      <w:rtl w:val="0"/>
                    </w:rPr>
                    <w:t xml:space="preserve">Channeling Anger and Rage for Positive Change</w:t>
                  </w:r>
                </w:p>
                <w:p w:rsidR="00000000" w:rsidDel="00000000" w:rsidP="00000000" w:rsidRDefault="00000000" w:rsidRPr="00000000" w14:paraId="000009E4">
                  <w:pPr>
                    <w:spacing w:after="240" w:before="240" w:lineRule="auto"/>
                    <w:rPr/>
                  </w:pPr>
                  <w:r w:rsidDel="00000000" w:rsidR="00000000" w:rsidRPr="00000000">
                    <w:rPr>
                      <w:rtl w:val="0"/>
                    </w:rPr>
                    <w:t xml:space="preserve">While anger and rage can feel overwhelming, constructive outlets help convert these emotions into meaningful action. Below is a list of some potential strategies for channeling anger and rage into positive change:</w:t>
                  </w:r>
                </w:p>
                <w:p w:rsidR="00000000" w:rsidDel="00000000" w:rsidP="00000000" w:rsidRDefault="00000000" w:rsidRPr="00000000" w14:paraId="000009E5">
                  <w:pPr>
                    <w:spacing w:after="240" w:before="240" w:lineRule="auto"/>
                    <w:rPr>
                      <w:color w:val="ffffff"/>
                      <w:shd w:fill="920000" w:val="clear"/>
                    </w:rPr>
                  </w:pPr>
                  <w:r w:rsidDel="00000000" w:rsidR="00000000" w:rsidRPr="00000000">
                    <w:rPr>
                      <w:color w:val="ffffff"/>
                      <w:shd w:fill="920000" w:val="clear"/>
                      <w:rtl w:val="0"/>
                    </w:rPr>
                    <w:t xml:space="preserve">[FLIP CARDS]</w:t>
                  </w:r>
                </w:p>
                <w:p w:rsidR="00000000" w:rsidDel="00000000" w:rsidP="00000000" w:rsidRDefault="00000000" w:rsidRPr="00000000" w14:paraId="000009E6">
                  <w:pPr>
                    <w:numPr>
                      <w:ilvl w:val="0"/>
                      <w:numId w:val="528"/>
                    </w:numPr>
                    <w:spacing w:after="0" w:afterAutospacing="0" w:before="240" w:lineRule="auto"/>
                    <w:ind w:left="720" w:hanging="360"/>
                  </w:pPr>
                  <w:r w:rsidDel="00000000" w:rsidR="00000000" w:rsidRPr="00000000">
                    <w:rPr>
                      <w:b w:val="1"/>
                      <w:bCs w:val="1"/>
                      <w:rtl w:val="0"/>
                    </w:rPr>
                    <w:t xml:space="preserve">Harness Your Voice</w:t>
                  </w:r>
                  <w:r w:rsidDel="00000000" w:rsidR="00000000" w:rsidRPr="00000000">
                    <w:rPr>
                      <w:rtl w:val="0"/>
                    </w:rPr>
                    <w:t xml:space="preserve"> – Use strong emotions to write letters, sign petitions, or call representatives demanding environmental accountability.</w:t>
                    <w:br w:type="textWrapping"/>
                  </w:r>
                </w:p>
                <w:p w:rsidR="00000000" w:rsidDel="00000000" w:rsidP="00000000" w:rsidRDefault="00000000" w:rsidRPr="00000000" w14:paraId="000009E7">
                  <w:pPr>
                    <w:numPr>
                      <w:ilvl w:val="0"/>
                      <w:numId w:val="528"/>
                    </w:numPr>
                    <w:spacing w:after="0" w:afterAutospacing="0" w:before="0" w:beforeAutospacing="0" w:lineRule="auto"/>
                    <w:ind w:left="720" w:hanging="360"/>
                  </w:pPr>
                  <w:r w:rsidDel="00000000" w:rsidR="00000000" w:rsidRPr="00000000">
                    <w:rPr>
                      <w:b w:val="1"/>
                      <w:bCs w:val="1"/>
                      <w:rtl w:val="0"/>
                    </w:rPr>
                    <w:t xml:space="preserve">Vote with Purpose</w:t>
                  </w:r>
                  <w:r w:rsidDel="00000000" w:rsidR="00000000" w:rsidRPr="00000000">
                    <w:rPr>
                      <w:rtl w:val="0"/>
                    </w:rPr>
                    <w:t xml:space="preserve"> – Support political candidates who prioritize the climate, and participate in elections at all levels to push for change.</w:t>
                    <w:br w:type="textWrapping"/>
                  </w:r>
                </w:p>
                <w:p w:rsidR="00000000" w:rsidDel="00000000" w:rsidP="00000000" w:rsidRDefault="00000000" w:rsidRPr="00000000" w14:paraId="000009E8">
                  <w:pPr>
                    <w:numPr>
                      <w:ilvl w:val="0"/>
                      <w:numId w:val="528"/>
                    </w:numPr>
                    <w:spacing w:after="0" w:afterAutospacing="0" w:before="0" w:beforeAutospacing="0" w:lineRule="auto"/>
                    <w:ind w:left="720" w:hanging="360"/>
                  </w:pPr>
                  <w:r w:rsidDel="00000000" w:rsidR="00000000" w:rsidRPr="00000000">
                    <w:rPr>
                      <w:b w:val="1"/>
                      <w:bCs w:val="1"/>
                      <w:rtl w:val="0"/>
                    </w:rPr>
                    <w:t xml:space="preserve">Join Grassroots Movements</w:t>
                  </w:r>
                  <w:r w:rsidDel="00000000" w:rsidR="00000000" w:rsidRPr="00000000">
                    <w:rPr>
                      <w:rtl w:val="0"/>
                    </w:rPr>
                    <w:t xml:space="preserve"> – Collaborate with local groups or NGOs to organize protests, rallies, or community events demanding climate action.</w:t>
                    <w:br w:type="textWrapping"/>
                  </w:r>
                </w:p>
                <w:p w:rsidR="00000000" w:rsidDel="00000000" w:rsidP="00000000" w:rsidRDefault="00000000" w:rsidRPr="00000000" w14:paraId="000009E9">
                  <w:pPr>
                    <w:numPr>
                      <w:ilvl w:val="0"/>
                      <w:numId w:val="528"/>
                    </w:numPr>
                    <w:spacing w:after="0" w:afterAutospacing="0" w:before="0" w:beforeAutospacing="0" w:lineRule="auto"/>
                    <w:ind w:left="720" w:hanging="360"/>
                  </w:pPr>
                  <w:r w:rsidDel="00000000" w:rsidR="00000000" w:rsidRPr="00000000">
                    <w:rPr>
                      <w:b w:val="1"/>
                      <w:bCs w:val="1"/>
                      <w:rtl w:val="0"/>
                    </w:rPr>
                    <w:t xml:space="preserve">Community Cleanup</w:t>
                  </w:r>
                  <w:r w:rsidDel="00000000" w:rsidR="00000000" w:rsidRPr="00000000">
                    <w:rPr>
                      <w:rtl w:val="0"/>
                    </w:rPr>
                    <w:t xml:space="preserve"> – Transform frustration into hands-on solutions by hosting or joining litter cleanups, tree planting, or habitat restoration.</w:t>
                    <w:br w:type="textWrapping"/>
                  </w:r>
                </w:p>
                <w:p w:rsidR="00000000" w:rsidDel="00000000" w:rsidP="00000000" w:rsidRDefault="00000000" w:rsidRPr="00000000" w14:paraId="000009EA">
                  <w:pPr>
                    <w:numPr>
                      <w:ilvl w:val="0"/>
                      <w:numId w:val="528"/>
                    </w:numPr>
                    <w:spacing w:after="0" w:afterAutospacing="0" w:before="0" w:beforeAutospacing="0" w:lineRule="auto"/>
                    <w:ind w:left="720" w:hanging="360"/>
                  </w:pPr>
                  <w:r w:rsidDel="00000000" w:rsidR="00000000" w:rsidRPr="00000000">
                    <w:rPr>
                      <w:b w:val="1"/>
                      <w:bCs w:val="1"/>
                      <w:rtl w:val="0"/>
                    </w:rPr>
                    <w:t xml:space="preserve">Lifestyle Overhaul</w:t>
                  </w:r>
                  <w:r w:rsidDel="00000000" w:rsidR="00000000" w:rsidRPr="00000000">
                    <w:rPr>
                      <w:rtl w:val="0"/>
                    </w:rPr>
                    <w:t xml:space="preserve"> – Reduce waste and carbon footprints by adopting eco-friendly habits—like cutting single-use plastics or driving less.</w:t>
                    <w:br w:type="textWrapping"/>
                  </w:r>
                </w:p>
                <w:p w:rsidR="00000000" w:rsidDel="00000000" w:rsidP="00000000" w:rsidRDefault="00000000" w:rsidRPr="00000000" w14:paraId="000009EB">
                  <w:pPr>
                    <w:numPr>
                      <w:ilvl w:val="0"/>
                      <w:numId w:val="528"/>
                    </w:numPr>
                    <w:spacing w:after="0" w:afterAutospacing="0" w:before="0" w:beforeAutospacing="0" w:lineRule="auto"/>
                    <w:ind w:left="720" w:hanging="360"/>
                  </w:pPr>
                  <w:r w:rsidDel="00000000" w:rsidR="00000000" w:rsidRPr="00000000">
                    <w:rPr>
                      <w:b w:val="1"/>
                      <w:bCs w:val="1"/>
                      <w:rtl w:val="0"/>
                    </w:rPr>
                    <w:t xml:space="preserve">Spread Awareness</w:t>
                  </w:r>
                  <w:r w:rsidDel="00000000" w:rsidR="00000000" w:rsidRPr="00000000">
                    <w:rPr>
                      <w:rtl w:val="0"/>
                    </w:rPr>
                    <w:t xml:space="preserve"> – Use social media, blogs, or workshops to inform others about the realities of climate change and how to help.</w:t>
                    <w:br w:type="textWrapping"/>
                  </w:r>
                </w:p>
                <w:p w:rsidR="00000000" w:rsidDel="00000000" w:rsidP="00000000" w:rsidRDefault="00000000" w:rsidRPr="00000000" w14:paraId="000009EC">
                  <w:pPr>
                    <w:numPr>
                      <w:ilvl w:val="0"/>
                      <w:numId w:val="528"/>
                    </w:numPr>
                    <w:spacing w:after="0" w:afterAutospacing="0" w:before="0" w:beforeAutospacing="0" w:lineRule="auto"/>
                    <w:ind w:left="720" w:hanging="360"/>
                  </w:pPr>
                  <w:r w:rsidDel="00000000" w:rsidR="00000000" w:rsidRPr="00000000">
                    <w:rPr>
                      <w:b w:val="1"/>
                      <w:bCs w:val="1"/>
                      <w:rtl w:val="0"/>
                    </w:rPr>
                    <w:t xml:space="preserve">Support Eco-Brands</w:t>
                  </w:r>
                  <w:r w:rsidDel="00000000" w:rsidR="00000000" w:rsidRPr="00000000">
                    <w:rPr>
                      <w:rtl w:val="0"/>
                    </w:rPr>
                    <w:t xml:space="preserve"> – Channel anger into mindful shopping by favoring companies with genuine green policies and rejecting greenwashing.</w:t>
                    <w:br w:type="textWrapping"/>
                  </w:r>
                </w:p>
                <w:p w:rsidR="00000000" w:rsidDel="00000000" w:rsidP="00000000" w:rsidRDefault="00000000" w:rsidRPr="00000000" w14:paraId="000009ED">
                  <w:pPr>
                    <w:numPr>
                      <w:ilvl w:val="0"/>
                      <w:numId w:val="528"/>
                    </w:numPr>
                    <w:spacing w:after="0" w:afterAutospacing="0" w:before="0" w:beforeAutospacing="0" w:lineRule="auto"/>
                    <w:ind w:left="720" w:hanging="360"/>
                  </w:pPr>
                  <w:r w:rsidDel="00000000" w:rsidR="00000000" w:rsidRPr="00000000">
                    <w:rPr>
                      <w:b w:val="1"/>
                      <w:bCs w:val="1"/>
                      <w:rtl w:val="0"/>
                    </w:rPr>
                    <w:t xml:space="preserve">Create Eco-Art</w:t>
                  </w:r>
                  <w:r w:rsidDel="00000000" w:rsidR="00000000" w:rsidRPr="00000000">
                    <w:rPr>
                      <w:rtl w:val="0"/>
                    </w:rPr>
                    <w:t xml:space="preserve"> – Convert outrage into creative expression—art, music, or writing—that inspires action and raises public awareness.</w:t>
                    <w:br w:type="textWrapping"/>
                  </w:r>
                </w:p>
                <w:p w:rsidR="00000000" w:rsidDel="00000000" w:rsidP="00000000" w:rsidRDefault="00000000" w:rsidRPr="00000000" w14:paraId="000009EE">
                  <w:pPr>
                    <w:numPr>
                      <w:ilvl w:val="0"/>
                      <w:numId w:val="528"/>
                    </w:numPr>
                    <w:spacing w:after="0" w:afterAutospacing="0" w:before="0" w:beforeAutospacing="0" w:lineRule="auto"/>
                    <w:ind w:left="720" w:hanging="360"/>
                  </w:pPr>
                  <w:r w:rsidDel="00000000" w:rsidR="00000000" w:rsidRPr="00000000">
                    <w:rPr>
                      <w:b w:val="1"/>
                      <w:bCs w:val="1"/>
                      <w:rtl w:val="0"/>
                    </w:rPr>
                    <w:t xml:space="preserve">Offer Peer Support</w:t>
                  </w:r>
                  <w:r w:rsidDel="00000000" w:rsidR="00000000" w:rsidRPr="00000000">
                    <w:rPr>
                      <w:rtl w:val="0"/>
                    </w:rPr>
                    <w:t xml:space="preserve"> – Help friends and neighbors manage climate stress, building emotional resilience and community solidarity.</w:t>
                    <w:br w:type="textWrapping"/>
                  </w:r>
                </w:p>
                <w:p w:rsidR="00000000" w:rsidDel="00000000" w:rsidP="00000000" w:rsidRDefault="00000000" w:rsidRPr="00000000" w14:paraId="000009EF">
                  <w:pPr>
                    <w:numPr>
                      <w:ilvl w:val="0"/>
                      <w:numId w:val="528"/>
                    </w:numPr>
                    <w:spacing w:after="0" w:afterAutospacing="0" w:before="0" w:beforeAutospacing="0" w:lineRule="auto"/>
                    <w:ind w:left="720" w:hanging="360"/>
                  </w:pPr>
                  <w:r w:rsidDel="00000000" w:rsidR="00000000" w:rsidRPr="00000000">
                    <w:rPr>
                      <w:b w:val="1"/>
                      <w:bCs w:val="1"/>
                      <w:rtl w:val="0"/>
                    </w:rPr>
                    <w:t xml:space="preserve">Demand Accountability</w:t>
                  </w:r>
                  <w:r w:rsidDel="00000000" w:rsidR="00000000" w:rsidRPr="00000000">
                    <w:rPr>
                      <w:rtl w:val="0"/>
                    </w:rPr>
                    <w:t xml:space="preserve"> – Use petitions, boycotts, or shareholder activism to push corporations to adopt cleaner practices and reduce emissions.</w:t>
                    <w:br w:type="textWrapping"/>
                  </w:r>
                </w:p>
                <w:p w:rsidR="00000000" w:rsidDel="00000000" w:rsidP="00000000" w:rsidRDefault="00000000" w:rsidRPr="00000000" w14:paraId="000009F0">
                  <w:pPr>
                    <w:numPr>
                      <w:ilvl w:val="0"/>
                      <w:numId w:val="528"/>
                    </w:numPr>
                    <w:spacing w:after="0" w:afterAutospacing="0" w:before="0" w:beforeAutospacing="0" w:lineRule="auto"/>
                    <w:ind w:left="720" w:hanging="360"/>
                  </w:pPr>
                  <w:r w:rsidDel="00000000" w:rsidR="00000000" w:rsidRPr="00000000">
                    <w:rPr>
                      <w:b w:val="1"/>
                      <w:bCs w:val="1"/>
                      <w:rtl w:val="0"/>
                    </w:rPr>
                    <w:t xml:space="preserve">Build Local Resilience</w:t>
                  </w:r>
                  <w:r w:rsidDel="00000000" w:rsidR="00000000" w:rsidRPr="00000000">
                    <w:rPr>
                      <w:rtl w:val="0"/>
                    </w:rPr>
                    <w:t xml:space="preserve"> – Form community gardens, share skills, and develop mutual aid networks to adapt collectively to climate impacts.</w:t>
                    <w:br w:type="textWrapping"/>
                  </w:r>
                </w:p>
                <w:p w:rsidR="00000000" w:rsidDel="00000000" w:rsidP="00000000" w:rsidRDefault="00000000" w:rsidRPr="00000000" w14:paraId="000009F1">
                  <w:pPr>
                    <w:numPr>
                      <w:ilvl w:val="0"/>
                      <w:numId w:val="528"/>
                    </w:numPr>
                    <w:spacing w:after="240" w:before="0" w:beforeAutospacing="0" w:lineRule="auto"/>
                    <w:ind w:left="720" w:hanging="360"/>
                  </w:pPr>
                  <w:r w:rsidDel="00000000" w:rsidR="00000000" w:rsidRPr="00000000">
                    <w:rPr>
                      <w:b w:val="1"/>
                      <w:bCs w:val="1"/>
                      <w:rtl w:val="0"/>
                    </w:rPr>
                    <w:t xml:space="preserve">Stay Engaged</w:t>
                  </w:r>
                  <w:r w:rsidDel="00000000" w:rsidR="00000000" w:rsidRPr="00000000">
                    <w:rPr>
                      <w:rtl w:val="0"/>
                    </w:rPr>
                    <w:t xml:space="preserve"> – Attend public meetings, follow policy debates, and speak out regularly to help shape environmental regulations.</w:t>
                  </w:r>
                </w:p>
                <w:p w:rsidR="00000000" w:rsidDel="00000000" w:rsidP="00000000" w:rsidRDefault="00000000" w:rsidRPr="00000000" w14:paraId="000009F2">
                  <w:pPr>
                    <w:spacing w:after="240" w:before="240" w:lineRule="auto"/>
                    <w:rPr>
                      <w:b w:val="1"/>
                      <w:bCs w:val="1"/>
                      <w:color w:val="ffffff"/>
                      <w:shd w:fill="920000" w:val="clear"/>
                    </w:rPr>
                  </w:pPr>
                  <w:r w:rsidDel="00000000" w:rsidR="00000000" w:rsidRPr="00000000">
                    <w:rPr>
                      <w:color w:val="ffffff"/>
                      <w:shd w:fill="920000" w:val="clear"/>
                      <w:rtl w:val="0"/>
                    </w:rPr>
                    <w:t xml:space="preserve">[END FLIP CARDS]</w:t>
                  </w:r>
                  <w:r w:rsidDel="00000000" w:rsidR="00000000" w:rsidRPr="00000000">
                    <w:rPr>
                      <w:rtl w:val="0"/>
                    </w:rPr>
                  </w:r>
                </w:p>
              </w:tc>
            </w:tr>
          </w:tbl>
          <w:p w:rsidR="00000000" w:rsidDel="00000000" w:rsidP="00000000" w:rsidRDefault="00000000" w:rsidRPr="00000000" w14:paraId="000009F3">
            <w:pPr>
              <w:spacing w:after="240" w:before="240" w:lineRule="auto"/>
              <w:rPr>
                <w:b w:val="1"/>
                <w:bCs w:val="1"/>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09F4">
            <w:pPr>
              <w:widowControl w:val="0"/>
              <w:spacing w:line="240" w:lineRule="auto"/>
              <w:rPr>
                <w:b w:val="1"/>
                <w:bCs w:val="1"/>
              </w:rPr>
            </w:pPr>
            <w:r w:rsidDel="00000000" w:rsidR="00000000" w:rsidRPr="00000000">
              <w:rPr>
                <w:b w:val="1"/>
                <w:bCs w:val="1"/>
                <w:rtl w:val="0"/>
              </w:rPr>
              <w:t xml:space="preserve">Indigenous Perspectives</w:t>
            </w:r>
          </w:p>
        </w:tc>
        <w:tc>
          <w:tcPr>
            <w:shd w:fill="d9d2e9" w:val="clear"/>
          </w:tcPr>
          <w:p w:rsidR="00000000" w:rsidDel="00000000" w:rsidP="00000000" w:rsidRDefault="00000000" w:rsidRPr="00000000" w14:paraId="000009F5">
            <w:pPr>
              <w:spacing w:after="240" w:before="240" w:lineRule="auto"/>
              <w:rPr/>
            </w:pPr>
            <w:r w:rsidDel="00000000" w:rsidR="00000000" w:rsidRPr="00000000">
              <w:rPr>
                <w:rtl w:val="0"/>
              </w:rPr>
              <w:t xml:space="preserve">As this module explores how climate anger and rage arise in response to injustice and inaction, Indigenous experiences highlight how these emotions are often rooted in long-standing violations of land, sovereignty, and community wellbeing. For many Indigenous Peoples, anger is not just about rising temperatures or failed climate policies; it is about </w:t>
            </w:r>
            <w:ins w:author="Mike Marchand" w:id="292" w:date="2025-12-01T00:04:28Z">
              <w:r w:rsidDel="00000000" w:rsidR="00000000" w:rsidRPr="00000000">
                <w:rPr>
                  <w:rtl w:val="0"/>
                </w:rPr>
                <w:t xml:space="preserve">how this connects to </w:t>
              </w:r>
            </w:ins>
            <w:r w:rsidDel="00000000" w:rsidR="00000000" w:rsidRPr="00000000">
              <w:rPr>
                <w:rtl w:val="0"/>
              </w:rPr>
              <w:t xml:space="preserve">ongoing extractive practices, broken treaties, and systemic environmental violence that continue to threaten cultural survival. This anger is valid. It is a response to historical and ongoing harms, and it often fuels powerful movements grounded in the defense of land, water, and Indigenous rights</w:t>
            </w:r>
            <w:ins w:author="Mike Marchand" w:id="293" w:date="2025-12-01T00:05:04Z">
              <w:commentRangeStart w:id="186"/>
              <w:r w:rsidDel="00000000" w:rsidR="00000000" w:rsidRPr="00000000">
                <w:rPr>
                  <w:rtl w:val="0"/>
                </w:rPr>
                <w:t xml:space="preserve"> such as ______</w:t>
              </w:r>
            </w:ins>
            <w:commentRangeEnd w:id="186"/>
            <w:r w:rsidDel="00000000" w:rsidR="00000000" w:rsidRPr="00000000">
              <w:commentReference w:id="186"/>
            </w:r>
            <w:r w:rsidDel="00000000" w:rsidR="00000000" w:rsidRPr="00000000">
              <w:rPr>
                <w:rtl w:val="0"/>
              </w:rPr>
              <w:t xml:space="preserve">.</w:t>
            </w:r>
          </w:p>
          <w:p w:rsidR="00000000" w:rsidDel="00000000" w:rsidP="00000000" w:rsidRDefault="00000000" w:rsidRPr="00000000" w14:paraId="000009F6">
            <w:pPr>
              <w:spacing w:after="240" w:before="240" w:lineRule="auto"/>
              <w:rPr/>
            </w:pPr>
            <w:r w:rsidDel="00000000" w:rsidR="00000000" w:rsidRPr="00000000">
              <w:rPr>
                <w:rtl w:val="0"/>
              </w:rPr>
              <w:t xml:space="preserve">Rather than being viewed as destructive, anger is frequently understood as a generative force, a signal that something is out of balance and must be made right. Teachings across diverse Indigenous Nations emphasize that action must flow from responsibility to future generations and the Earth itself. In this way, climate anger becomes a catalyst for leadership, organizing, and advocacy. Land defense, language revitalization, and assertion of sovereignty are not only political acts but also spiritual and relational responses to the harms that anger reveals. These collective efforts remind us that when anger is guided by cultural teachings and community values, it can be harnessed to advance justice, restore relationships, and protect what is sacred. This aligns with the module’s focus on action-oriented emotions and shows how anger, when grounded in purpose, can help move entire nations toward healing and accountability.</w:t>
            </w:r>
          </w:p>
          <w:p w:rsidR="00000000" w:rsidDel="00000000" w:rsidP="00000000" w:rsidRDefault="00000000" w:rsidRPr="00000000" w14:paraId="000009F7">
            <w:pPr>
              <w:widowControl w:val="0"/>
              <w:spacing w:line="240" w:lineRule="auto"/>
              <w:rPr/>
            </w:pPr>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09F8">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09F9">
            <w:pPr>
              <w:numPr>
                <w:ilvl w:val="0"/>
                <w:numId w:val="432"/>
              </w:numPr>
              <w:spacing w:after="0" w:afterAutospacing="0" w:before="240" w:lineRule="auto"/>
              <w:ind w:left="720" w:hanging="360"/>
            </w:pPr>
            <w:r w:rsidDel="00000000" w:rsidR="00000000" w:rsidRPr="00000000">
              <w:rPr>
                <w:rtl w:val="0"/>
              </w:rPr>
              <w:t xml:space="preserve">Anger often fuels direct action and collaboration, while rage can be more destructive unless intentionally channeled.</w:t>
              <w:br w:type="textWrapping"/>
            </w:r>
          </w:p>
          <w:p w:rsidR="00000000" w:rsidDel="00000000" w:rsidP="00000000" w:rsidRDefault="00000000" w:rsidRPr="00000000" w14:paraId="000009FA">
            <w:pPr>
              <w:numPr>
                <w:ilvl w:val="0"/>
                <w:numId w:val="432"/>
              </w:numPr>
              <w:spacing w:after="0" w:afterAutospacing="0" w:before="0" w:beforeAutospacing="0" w:lineRule="auto"/>
              <w:ind w:left="720" w:hanging="360"/>
            </w:pPr>
            <w:r w:rsidDel="00000000" w:rsidR="00000000" w:rsidRPr="00000000">
              <w:rPr>
                <w:rtl w:val="0"/>
              </w:rPr>
              <w:t xml:space="preserve">These emotions stem not just from personal concerns but from perceived injustice and moral violations, magnified by slow or insufficient climate responses.</w:t>
              <w:br w:type="textWrapping"/>
            </w:r>
          </w:p>
          <w:p w:rsidR="00000000" w:rsidDel="00000000" w:rsidP="00000000" w:rsidRDefault="00000000" w:rsidRPr="00000000" w14:paraId="000009FB">
            <w:pPr>
              <w:numPr>
                <w:ilvl w:val="0"/>
                <w:numId w:val="432"/>
              </w:numPr>
              <w:spacing w:after="0" w:afterAutospacing="0" w:before="0" w:beforeAutospacing="0" w:lineRule="auto"/>
              <w:ind w:left="720" w:hanging="360"/>
            </w:pPr>
            <w:r w:rsidDel="00000000" w:rsidR="00000000" w:rsidRPr="00000000">
              <w:rPr>
                <w:rtl w:val="0"/>
              </w:rPr>
              <w:t xml:space="preserve">Shared anger can unite people in grassroots movements and demand broader changes, particularly when directed toward policy reform and corporate responsibility.</w:t>
              <w:br w:type="textWrapping"/>
            </w:r>
          </w:p>
          <w:p w:rsidR="00000000" w:rsidDel="00000000" w:rsidP="00000000" w:rsidRDefault="00000000" w:rsidRPr="00000000" w14:paraId="000009FC">
            <w:pPr>
              <w:numPr>
                <w:ilvl w:val="0"/>
                <w:numId w:val="432"/>
              </w:numPr>
              <w:spacing w:after="0" w:afterAutospacing="0" w:before="0" w:beforeAutospacing="0" w:lineRule="auto"/>
              <w:ind w:left="720" w:hanging="360"/>
            </w:pPr>
            <w:r w:rsidDel="00000000" w:rsidR="00000000" w:rsidRPr="00000000">
              <w:rPr>
                <w:rtl w:val="0"/>
              </w:rPr>
              <w:t xml:space="preserve">Balancing strong emotions with self-care and empathy helps sustain long-term engagement and avoids perpetuating polarization.</w:t>
              <w:br w:type="textWrapping"/>
            </w:r>
          </w:p>
          <w:p w:rsidR="00000000" w:rsidDel="00000000" w:rsidP="00000000" w:rsidRDefault="00000000" w:rsidRPr="00000000" w14:paraId="000009FD">
            <w:pPr>
              <w:numPr>
                <w:ilvl w:val="0"/>
                <w:numId w:val="432"/>
              </w:numPr>
              <w:spacing w:after="200" w:afterAutospacing="0" w:lineRule="auto"/>
              <w:ind w:left="720" w:hanging="360"/>
            </w:pPr>
            <w:r w:rsidDel="00000000" w:rsidR="00000000" w:rsidRPr="00000000">
              <w:rPr>
                <w:rtl w:val="0"/>
              </w:rPr>
              <w:t xml:space="preserve">Harnessed effectively, anger and rage can become powerful motivators for systemic change, galvanizing communities to fight for a more equitable, sustainable future.</w:t>
            </w:r>
          </w:p>
          <w:p w:rsidR="00000000" w:rsidDel="00000000" w:rsidP="00000000" w:rsidRDefault="00000000" w:rsidRPr="00000000" w14:paraId="000009FE">
            <w:pPr>
              <w:numPr>
                <w:ilvl w:val="0"/>
                <w:numId w:val="432"/>
              </w:numPr>
              <w:spacing w:after="240" w:before="200" w:beforeAutospacing="0" w:lineRule="auto"/>
              <w:ind w:left="720" w:hanging="360"/>
            </w:pPr>
            <w:r w:rsidDel="00000000" w:rsidR="00000000" w:rsidRPr="00000000">
              <w:rPr>
                <w:rtl w:val="0"/>
              </w:rPr>
              <w:t xml:space="preserve">For many Indigenous Peoples, anger arises from ongoing extractive practices, broken treaties, and systemic environmental violence, often fueling movements in the defense of land, water, and Indigenous rights.</w:t>
            </w:r>
          </w:p>
        </w:tc>
      </w:tr>
      <w:tr>
        <w:trPr>
          <w:cantSplit w:val="0"/>
          <w:tblHeader w:val="0"/>
        </w:trPr>
        <w:tc>
          <w:tcPr>
            <w:shd w:fill="a4c2f4" w:val="clear"/>
          </w:tcPr>
          <w:p w:rsidR="00000000" w:rsidDel="00000000" w:rsidP="00000000" w:rsidRDefault="00000000" w:rsidRPr="00000000" w14:paraId="000009FF">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0A00">
            <w:pPr>
              <w:pStyle w:val="Heading2"/>
              <w:spacing w:after="240" w:before="240" w:lineRule="auto"/>
              <w:rPr/>
            </w:pPr>
            <w:bookmarkStart w:colFirst="0" w:colLast="0" w:name="_4n3e1klx3gv3" w:id="192"/>
            <w:bookmarkEnd w:id="192"/>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0A01">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Learners will explore the roots of climate anger and rage, reflect on their positive and negative impacts, and identify strategies to harness these emotions for meaningful advocacy and systemic change.</w:t>
            </w:r>
          </w:p>
          <w:p w:rsidR="00000000" w:rsidDel="00000000" w:rsidP="00000000" w:rsidRDefault="00000000" w:rsidRPr="00000000" w14:paraId="00000A02">
            <w:pPr>
              <w:spacing w:after="240" w:before="240" w:lineRule="auto"/>
              <w:rPr>
                <w:u w:val="single"/>
              </w:rPr>
            </w:pPr>
            <w:r w:rsidDel="00000000" w:rsidR="00000000" w:rsidRPr="00000000">
              <w:rPr>
                <w:u w:val="single"/>
                <w:rtl w:val="0"/>
              </w:rPr>
              <w:t xml:space="preserve">Instructions:</w:t>
            </w:r>
          </w:p>
          <w:p w:rsidR="00000000" w:rsidDel="00000000" w:rsidP="00000000" w:rsidRDefault="00000000" w:rsidRPr="00000000" w14:paraId="00000A03">
            <w:pPr>
              <w:numPr>
                <w:ilvl w:val="0"/>
                <w:numId w:val="351"/>
              </w:numPr>
              <w:spacing w:after="0" w:afterAutospacing="0" w:before="240" w:lineRule="auto"/>
              <w:ind w:left="720" w:hanging="360"/>
            </w:pPr>
            <w:r w:rsidDel="00000000" w:rsidR="00000000" w:rsidRPr="00000000">
              <w:rPr>
                <w:b w:val="1"/>
                <w:bCs w:val="1"/>
                <w:rtl w:val="0"/>
              </w:rPr>
              <w:t xml:space="preserve">Understand the Emotions:</w:t>
            </w:r>
          </w:p>
          <w:p w:rsidR="00000000" w:rsidDel="00000000" w:rsidP="00000000" w:rsidRDefault="00000000" w:rsidRPr="00000000" w14:paraId="00000A04">
            <w:pPr>
              <w:numPr>
                <w:ilvl w:val="1"/>
                <w:numId w:val="351"/>
              </w:numPr>
              <w:spacing w:after="0" w:afterAutospacing="0" w:before="0" w:beforeAutospacing="0" w:lineRule="auto"/>
              <w:ind w:left="1440" w:hanging="360"/>
            </w:pPr>
            <w:r w:rsidDel="00000000" w:rsidR="00000000" w:rsidRPr="00000000">
              <w:rPr>
                <w:rtl w:val="0"/>
              </w:rPr>
              <w:t xml:space="preserve">Write a brief definition of anger and rage in the context of climate change.</w:t>
            </w:r>
          </w:p>
          <w:p w:rsidR="00000000" w:rsidDel="00000000" w:rsidP="00000000" w:rsidRDefault="00000000" w:rsidRPr="00000000" w14:paraId="00000A05">
            <w:pPr>
              <w:numPr>
                <w:ilvl w:val="1"/>
                <w:numId w:val="351"/>
              </w:numPr>
              <w:spacing w:after="0" w:afterAutospacing="0" w:before="0" w:beforeAutospacing="0" w:lineRule="auto"/>
              <w:ind w:left="1440" w:hanging="360"/>
            </w:pPr>
            <w:r w:rsidDel="00000000" w:rsidR="00000000" w:rsidRPr="00000000">
              <w:rPr>
                <w:rtl w:val="0"/>
              </w:rPr>
              <w:t xml:space="preserve">Reflect on a time when you felt angry or outraged about environmental issues. Answer these questions:</w:t>
            </w:r>
          </w:p>
          <w:p w:rsidR="00000000" w:rsidDel="00000000" w:rsidP="00000000" w:rsidRDefault="00000000" w:rsidRPr="00000000" w14:paraId="00000A06">
            <w:pPr>
              <w:numPr>
                <w:ilvl w:val="2"/>
                <w:numId w:val="351"/>
              </w:numPr>
              <w:spacing w:after="0" w:afterAutospacing="0" w:before="0" w:beforeAutospacing="0" w:lineRule="auto"/>
              <w:ind w:left="2160" w:hanging="360"/>
            </w:pPr>
            <w:r w:rsidDel="00000000" w:rsidR="00000000" w:rsidRPr="00000000">
              <w:rPr>
                <w:rtl w:val="0"/>
              </w:rPr>
              <w:t xml:space="preserve">What triggered the emotion?</w:t>
            </w:r>
          </w:p>
          <w:p w:rsidR="00000000" w:rsidDel="00000000" w:rsidP="00000000" w:rsidRDefault="00000000" w:rsidRPr="00000000" w14:paraId="00000A07">
            <w:pPr>
              <w:numPr>
                <w:ilvl w:val="2"/>
                <w:numId w:val="351"/>
              </w:numPr>
              <w:spacing w:after="0" w:afterAutospacing="0" w:before="0" w:beforeAutospacing="0" w:lineRule="auto"/>
              <w:ind w:left="2160" w:hanging="360"/>
            </w:pPr>
            <w:r w:rsidDel="00000000" w:rsidR="00000000" w:rsidRPr="00000000">
              <w:rPr>
                <w:rtl w:val="0"/>
              </w:rPr>
              <w:t xml:space="preserve">How did you notice this emotion show up in your body?</w:t>
            </w:r>
          </w:p>
          <w:p w:rsidR="00000000" w:rsidDel="00000000" w:rsidP="00000000" w:rsidRDefault="00000000" w:rsidRPr="00000000" w14:paraId="00000A08">
            <w:pPr>
              <w:numPr>
                <w:ilvl w:val="2"/>
                <w:numId w:val="351"/>
              </w:numPr>
              <w:spacing w:after="0" w:afterAutospacing="0" w:before="0" w:beforeAutospacing="0" w:lineRule="auto"/>
              <w:ind w:left="2160" w:hanging="360"/>
            </w:pPr>
            <w:r w:rsidDel="00000000" w:rsidR="00000000" w:rsidRPr="00000000">
              <w:rPr>
                <w:rtl w:val="0"/>
              </w:rPr>
              <w:t xml:space="preserve">Did it motivate you to take action, or did it feel overwhelming?</w:t>
            </w:r>
          </w:p>
          <w:p w:rsidR="00000000" w:rsidDel="00000000" w:rsidP="00000000" w:rsidRDefault="00000000" w:rsidRPr="00000000" w14:paraId="00000A09">
            <w:pPr>
              <w:numPr>
                <w:ilvl w:val="0"/>
                <w:numId w:val="351"/>
              </w:numPr>
              <w:spacing w:after="0" w:afterAutospacing="0" w:before="0" w:beforeAutospacing="0" w:lineRule="auto"/>
              <w:ind w:left="720" w:hanging="360"/>
            </w:pPr>
            <w:r w:rsidDel="00000000" w:rsidR="00000000" w:rsidRPr="00000000">
              <w:rPr>
                <w:b w:val="1"/>
                <w:bCs w:val="1"/>
                <w:rtl w:val="0"/>
              </w:rPr>
              <w:t xml:space="preserve">Analyze the Positive and Negative Impacts:</w:t>
            </w:r>
          </w:p>
          <w:p w:rsidR="00000000" w:rsidDel="00000000" w:rsidP="00000000" w:rsidRDefault="00000000" w:rsidRPr="00000000" w14:paraId="00000A0A">
            <w:pPr>
              <w:numPr>
                <w:ilvl w:val="1"/>
                <w:numId w:val="351"/>
              </w:numPr>
              <w:spacing w:after="0" w:afterAutospacing="0" w:before="0" w:beforeAutospacing="0" w:lineRule="auto"/>
              <w:ind w:left="1440" w:hanging="360"/>
            </w:pPr>
            <w:r w:rsidDel="00000000" w:rsidR="00000000" w:rsidRPr="00000000">
              <w:rPr>
                <w:rtl w:val="0"/>
              </w:rPr>
              <w:t xml:space="preserve">Create a two-column list to explore the potential effects of climate anger and rage:</w:t>
            </w:r>
          </w:p>
          <w:p w:rsidR="00000000" w:rsidDel="00000000" w:rsidP="00000000" w:rsidRDefault="00000000" w:rsidRPr="00000000" w14:paraId="00000A0B">
            <w:pPr>
              <w:numPr>
                <w:ilvl w:val="2"/>
                <w:numId w:val="351"/>
              </w:numPr>
              <w:spacing w:after="0" w:afterAutospacing="0" w:before="0" w:beforeAutospacing="0" w:lineRule="auto"/>
              <w:ind w:left="2160" w:hanging="360"/>
            </w:pPr>
            <w:r w:rsidDel="00000000" w:rsidR="00000000" w:rsidRPr="00000000">
              <w:rPr>
                <w:rtl w:val="0"/>
              </w:rPr>
              <w:t xml:space="preserve">Positive impacts (e.g., sparking activism, uniting communities, holding leaders accountable).</w:t>
            </w:r>
          </w:p>
          <w:p w:rsidR="00000000" w:rsidDel="00000000" w:rsidP="00000000" w:rsidRDefault="00000000" w:rsidRPr="00000000" w14:paraId="00000A0C">
            <w:pPr>
              <w:numPr>
                <w:ilvl w:val="2"/>
                <w:numId w:val="351"/>
              </w:numPr>
              <w:spacing w:after="0" w:afterAutospacing="0" w:before="0" w:beforeAutospacing="0" w:lineRule="auto"/>
              <w:ind w:left="2160" w:hanging="360"/>
            </w:pPr>
            <w:r w:rsidDel="00000000" w:rsidR="00000000" w:rsidRPr="00000000">
              <w:rPr>
                <w:rtl w:val="0"/>
              </w:rPr>
              <w:t xml:space="preserve">Negative impacts (e.g., burnout, alienation, destructive behaviors).</w:t>
            </w:r>
          </w:p>
          <w:p w:rsidR="00000000" w:rsidDel="00000000" w:rsidP="00000000" w:rsidRDefault="00000000" w:rsidRPr="00000000" w14:paraId="00000A0D">
            <w:pPr>
              <w:numPr>
                <w:ilvl w:val="0"/>
                <w:numId w:val="351"/>
              </w:numPr>
              <w:spacing w:after="0" w:afterAutospacing="0" w:before="0" w:beforeAutospacing="0" w:lineRule="auto"/>
              <w:ind w:left="720" w:hanging="360"/>
            </w:pPr>
            <w:r w:rsidDel="00000000" w:rsidR="00000000" w:rsidRPr="00000000">
              <w:rPr>
                <w:b w:val="1"/>
                <w:bCs w:val="1"/>
                <w:rtl w:val="0"/>
              </w:rPr>
              <w:t xml:space="preserve">Evaluate Social and Cultural Influences:</w:t>
            </w:r>
          </w:p>
          <w:p w:rsidR="00000000" w:rsidDel="00000000" w:rsidP="00000000" w:rsidRDefault="00000000" w:rsidRPr="00000000" w14:paraId="00000A0E">
            <w:pPr>
              <w:numPr>
                <w:ilvl w:val="1"/>
                <w:numId w:val="351"/>
              </w:numPr>
              <w:spacing w:after="0" w:afterAutospacing="0" w:before="0" w:beforeAutospacing="0" w:lineRule="auto"/>
              <w:ind w:left="1440" w:hanging="360"/>
            </w:pPr>
            <w:r w:rsidDel="00000000" w:rsidR="00000000" w:rsidRPr="00000000">
              <w:rPr>
                <w:rtl w:val="0"/>
              </w:rPr>
              <w:t xml:space="preserve">Reflect on how generational or cultural perspectives shape climate anger and rage. Answer these questions:</w:t>
            </w:r>
          </w:p>
          <w:p w:rsidR="00000000" w:rsidDel="00000000" w:rsidP="00000000" w:rsidRDefault="00000000" w:rsidRPr="00000000" w14:paraId="00000A0F">
            <w:pPr>
              <w:numPr>
                <w:ilvl w:val="2"/>
                <w:numId w:val="351"/>
              </w:numPr>
              <w:spacing w:after="0" w:afterAutospacing="0" w:before="0" w:beforeAutospacing="0" w:lineRule="auto"/>
              <w:ind w:left="2160" w:hanging="360"/>
            </w:pPr>
            <w:r w:rsidDel="00000000" w:rsidR="00000000" w:rsidRPr="00000000">
              <w:rPr>
                <w:rtl w:val="0"/>
              </w:rPr>
              <w:t xml:space="preserve">How might younger generations feel differently from older generations about climate inaction?</w:t>
            </w:r>
          </w:p>
          <w:p w:rsidR="00000000" w:rsidDel="00000000" w:rsidP="00000000" w:rsidRDefault="00000000" w:rsidRPr="00000000" w14:paraId="00000A10">
            <w:pPr>
              <w:numPr>
                <w:ilvl w:val="2"/>
                <w:numId w:val="351"/>
              </w:numPr>
              <w:spacing w:after="0" w:afterAutospacing="0" w:before="0" w:beforeAutospacing="0" w:lineRule="auto"/>
              <w:ind w:left="2160" w:hanging="360"/>
            </w:pPr>
            <w:r w:rsidDel="00000000" w:rsidR="00000000" w:rsidRPr="00000000">
              <w:rPr>
                <w:rtl w:val="0"/>
              </w:rPr>
              <w:t xml:space="preserve">How does environmental injustice amplify anger in </w:t>
            </w:r>
            <w:r w:rsidDel="00000000" w:rsidR="00000000" w:rsidRPr="00000000">
              <w:rPr>
                <w:rtl w:val="0"/>
              </w:rPr>
              <w:t xml:space="preserve">marginalized</w:t>
            </w:r>
            <w:r w:rsidDel="00000000" w:rsidR="00000000" w:rsidRPr="00000000">
              <w:rPr>
                <w:rtl w:val="0"/>
              </w:rPr>
              <w:t xml:space="preserve"> communities?</w:t>
            </w:r>
          </w:p>
          <w:p w:rsidR="00000000" w:rsidDel="00000000" w:rsidP="00000000" w:rsidRDefault="00000000" w:rsidRPr="00000000" w14:paraId="00000A11">
            <w:pPr>
              <w:numPr>
                <w:ilvl w:val="0"/>
                <w:numId w:val="351"/>
              </w:numPr>
              <w:spacing w:after="0" w:afterAutospacing="0" w:before="0" w:beforeAutospacing="0" w:lineRule="auto"/>
              <w:ind w:left="720" w:hanging="360"/>
            </w:pPr>
            <w:r w:rsidDel="00000000" w:rsidR="00000000" w:rsidRPr="00000000">
              <w:rPr>
                <w:b w:val="1"/>
                <w:bCs w:val="1"/>
                <w:rtl w:val="0"/>
              </w:rPr>
              <w:t xml:space="preserve">Explore Constructive Strategies:</w:t>
            </w:r>
          </w:p>
          <w:p w:rsidR="00000000" w:rsidDel="00000000" w:rsidP="00000000" w:rsidRDefault="00000000" w:rsidRPr="00000000" w14:paraId="00000A12">
            <w:pPr>
              <w:numPr>
                <w:ilvl w:val="1"/>
                <w:numId w:val="351"/>
              </w:numPr>
              <w:spacing w:after="0" w:afterAutospacing="0" w:before="0" w:beforeAutospacing="0" w:lineRule="auto"/>
              <w:ind w:left="1440" w:hanging="360"/>
            </w:pPr>
            <w:r w:rsidDel="00000000" w:rsidR="00000000" w:rsidRPr="00000000">
              <w:rPr>
                <w:rtl w:val="0"/>
              </w:rPr>
              <w:t xml:space="preserve">Write down two personal strategies and two collective strategies to channel anger or rage into meaningful action. Examples include:</w:t>
            </w:r>
          </w:p>
          <w:p w:rsidR="00000000" w:rsidDel="00000000" w:rsidP="00000000" w:rsidRDefault="00000000" w:rsidRPr="00000000" w14:paraId="00000A13">
            <w:pPr>
              <w:numPr>
                <w:ilvl w:val="2"/>
                <w:numId w:val="351"/>
              </w:numPr>
              <w:spacing w:after="0" w:afterAutospacing="0" w:before="0" w:beforeAutospacing="0" w:lineRule="auto"/>
              <w:ind w:left="2160" w:hanging="360"/>
            </w:pPr>
            <w:r w:rsidDel="00000000" w:rsidR="00000000" w:rsidRPr="00000000">
              <w:rPr>
                <w:rtl w:val="0"/>
              </w:rPr>
              <w:t xml:space="preserve">Personal: Writing to representatives, creating eco-art.</w:t>
            </w:r>
          </w:p>
          <w:p w:rsidR="00000000" w:rsidDel="00000000" w:rsidP="00000000" w:rsidRDefault="00000000" w:rsidRPr="00000000" w14:paraId="00000A14">
            <w:pPr>
              <w:numPr>
                <w:ilvl w:val="2"/>
                <w:numId w:val="351"/>
              </w:numPr>
              <w:spacing w:after="0" w:afterAutospacing="0" w:before="0" w:beforeAutospacing="0" w:lineRule="auto"/>
              <w:ind w:left="2160" w:hanging="360"/>
            </w:pPr>
            <w:r w:rsidDel="00000000" w:rsidR="00000000" w:rsidRPr="00000000">
              <w:rPr>
                <w:rtl w:val="0"/>
              </w:rPr>
              <w:t xml:space="preserve">Collective: Joining grassroots movements, organizing a local cleanup.</w:t>
            </w:r>
          </w:p>
          <w:p w:rsidR="00000000" w:rsidDel="00000000" w:rsidP="00000000" w:rsidRDefault="00000000" w:rsidRPr="00000000" w14:paraId="00000A15">
            <w:pPr>
              <w:numPr>
                <w:ilvl w:val="0"/>
                <w:numId w:val="351"/>
              </w:numPr>
              <w:spacing w:after="0" w:afterAutospacing="0" w:before="0" w:beforeAutospacing="0" w:lineRule="auto"/>
              <w:ind w:left="720" w:hanging="360"/>
            </w:pPr>
            <w:r w:rsidDel="00000000" w:rsidR="00000000" w:rsidRPr="00000000">
              <w:rPr>
                <w:b w:val="1"/>
                <w:bCs w:val="1"/>
                <w:rtl w:val="0"/>
              </w:rPr>
              <w:t xml:space="preserve">Write a Reflection:</w:t>
            </w:r>
          </w:p>
          <w:p w:rsidR="00000000" w:rsidDel="00000000" w:rsidP="00000000" w:rsidRDefault="00000000" w:rsidRPr="00000000" w14:paraId="00000A16">
            <w:pPr>
              <w:numPr>
                <w:ilvl w:val="1"/>
                <w:numId w:val="351"/>
              </w:numPr>
              <w:spacing w:after="240" w:before="0" w:beforeAutospacing="0" w:lineRule="auto"/>
              <w:ind w:left="1440" w:hanging="360"/>
            </w:pPr>
            <w:r w:rsidDel="00000000" w:rsidR="00000000" w:rsidRPr="00000000">
              <w:rPr>
                <w:rtl w:val="0"/>
              </w:rPr>
              <w:t xml:space="preserve">Summarize your thoughts on the dual nature of anger and rage in climate contexts. Reflect on how these emotions can either inspire positive change or lead to burnout and how you can harness them constructivel</w:t>
            </w:r>
          </w:p>
          <w:p w:rsidR="00000000" w:rsidDel="00000000" w:rsidP="00000000" w:rsidRDefault="00000000" w:rsidRPr="00000000" w14:paraId="00000A17">
            <w:pPr>
              <w:pStyle w:val="Heading2"/>
              <w:spacing w:after="240" w:before="240" w:lineRule="auto"/>
              <w:rPr/>
            </w:pPr>
            <w:bookmarkStart w:colFirst="0" w:colLast="0" w:name="_80ckaaeq11de" w:id="193"/>
            <w:bookmarkEnd w:id="193"/>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0A18">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Groups will collaboratively analyze the roots and impacts of climate anger and rage, discuss their dual nature, and propose strategies to channel these emotions into constructive action.</w:t>
            </w:r>
          </w:p>
          <w:p w:rsidR="00000000" w:rsidDel="00000000" w:rsidP="00000000" w:rsidRDefault="00000000" w:rsidRPr="00000000" w14:paraId="00000A19">
            <w:pPr>
              <w:spacing w:after="240" w:before="240" w:lineRule="auto"/>
              <w:rPr/>
            </w:pPr>
            <w:r w:rsidDel="00000000" w:rsidR="00000000" w:rsidRPr="00000000">
              <w:rPr>
                <w:b w:val="1"/>
                <w:bCs w:val="1"/>
                <w:rtl w:val="0"/>
              </w:rPr>
              <w:t xml:space="preserve">Preparation Time:</w:t>
            </w:r>
            <w:r w:rsidDel="00000000" w:rsidR="00000000" w:rsidRPr="00000000">
              <w:rPr>
                <w:rtl w:val="0"/>
              </w:rPr>
              <w:t xml:space="preserve"> 15-20 minutes to prepare group discussion prompts and optional case studies (e.g., examples of climate protests or movements fueled by anger).</w:t>
            </w:r>
          </w:p>
          <w:p w:rsidR="00000000" w:rsidDel="00000000" w:rsidP="00000000" w:rsidRDefault="00000000" w:rsidRPr="00000000" w14:paraId="00000A1A">
            <w:pPr>
              <w:spacing w:after="240" w:before="240" w:lineRule="auto"/>
              <w:rPr/>
            </w:pPr>
            <w:r w:rsidDel="00000000" w:rsidR="00000000" w:rsidRPr="00000000">
              <w:rPr>
                <w:b w:val="1"/>
                <w:bCs w:val="1"/>
                <w:rtl w:val="0"/>
              </w:rPr>
              <w:t xml:space="preserve">Time Allocation:</w:t>
            </w:r>
            <w:r w:rsidDel="00000000" w:rsidR="00000000" w:rsidRPr="00000000">
              <w:rPr>
                <w:rtl w:val="0"/>
              </w:rPr>
              <w:t xml:space="preserve"> 50-60 minutes.</w:t>
            </w:r>
          </w:p>
          <w:p w:rsidR="00000000" w:rsidDel="00000000" w:rsidP="00000000" w:rsidRDefault="00000000" w:rsidRPr="00000000" w14:paraId="00000A1B">
            <w:pPr>
              <w:spacing w:after="240" w:before="240" w:lineRule="auto"/>
              <w:rPr>
                <w:u w:val="single"/>
              </w:rPr>
            </w:pPr>
            <w:r w:rsidDel="00000000" w:rsidR="00000000" w:rsidRPr="00000000">
              <w:rPr>
                <w:u w:val="single"/>
                <w:rtl w:val="0"/>
              </w:rPr>
              <w:t xml:space="preserve">Facilitator Instructions:</w:t>
            </w:r>
          </w:p>
          <w:p w:rsidR="00000000" w:rsidDel="00000000" w:rsidP="00000000" w:rsidRDefault="00000000" w:rsidRPr="00000000" w14:paraId="00000A1C">
            <w:pPr>
              <w:numPr>
                <w:ilvl w:val="0"/>
                <w:numId w:val="210"/>
              </w:numPr>
              <w:spacing w:after="0" w:afterAutospacing="0" w:before="240" w:lineRule="auto"/>
              <w:ind w:left="720" w:hanging="360"/>
            </w:pPr>
            <w:r w:rsidDel="00000000" w:rsidR="00000000" w:rsidRPr="00000000">
              <w:rPr>
                <w:b w:val="1"/>
                <w:bCs w:val="1"/>
                <w:rtl w:val="0"/>
              </w:rPr>
              <w:t xml:space="preserve">Set the Stage (5-10 minutes):</w:t>
            </w:r>
          </w:p>
          <w:p w:rsidR="00000000" w:rsidDel="00000000" w:rsidP="00000000" w:rsidRDefault="00000000" w:rsidRPr="00000000" w14:paraId="00000A1D">
            <w:pPr>
              <w:numPr>
                <w:ilvl w:val="1"/>
                <w:numId w:val="210"/>
              </w:numPr>
              <w:spacing w:after="0" w:afterAutospacing="0" w:before="0" w:beforeAutospacing="0" w:lineRule="auto"/>
              <w:ind w:left="1440" w:hanging="360"/>
            </w:pPr>
            <w:r w:rsidDel="00000000" w:rsidR="00000000" w:rsidRPr="00000000">
              <w:rPr>
                <w:rtl w:val="0"/>
              </w:rPr>
              <w:t xml:space="preserve">Provide an overview of climate anger and rage, emphasizing their roots in perceived injustice and moral violations.</w:t>
            </w:r>
          </w:p>
          <w:p w:rsidR="00000000" w:rsidDel="00000000" w:rsidP="00000000" w:rsidRDefault="00000000" w:rsidRPr="00000000" w14:paraId="00000A1E">
            <w:pPr>
              <w:numPr>
                <w:ilvl w:val="1"/>
                <w:numId w:val="210"/>
              </w:numPr>
              <w:spacing w:after="0" w:afterAutospacing="0" w:before="0" w:beforeAutospacing="0" w:lineRule="auto"/>
              <w:ind w:left="1440" w:hanging="360"/>
            </w:pPr>
            <w:r w:rsidDel="00000000" w:rsidR="00000000" w:rsidRPr="00000000">
              <w:rPr>
                <w:rtl w:val="0"/>
              </w:rPr>
              <w:t xml:space="preserve">Highlight the dual nature of these emotions:</w:t>
            </w:r>
          </w:p>
          <w:p w:rsidR="00000000" w:rsidDel="00000000" w:rsidP="00000000" w:rsidRDefault="00000000" w:rsidRPr="00000000" w14:paraId="00000A1F">
            <w:pPr>
              <w:numPr>
                <w:ilvl w:val="2"/>
                <w:numId w:val="210"/>
              </w:numPr>
              <w:spacing w:after="0" w:afterAutospacing="0" w:before="0" w:beforeAutospacing="0" w:lineRule="auto"/>
              <w:ind w:left="2160" w:hanging="360"/>
            </w:pPr>
            <w:r w:rsidDel="00000000" w:rsidR="00000000" w:rsidRPr="00000000">
              <w:rPr>
                <w:b w:val="1"/>
                <w:bCs w:val="1"/>
                <w:rtl w:val="0"/>
              </w:rPr>
              <w:t xml:space="preserve">Positive Potential:</w:t>
            </w:r>
            <w:r w:rsidDel="00000000" w:rsidR="00000000" w:rsidRPr="00000000">
              <w:rPr>
                <w:rtl w:val="0"/>
              </w:rPr>
              <w:t xml:space="preserve"> Uniting communities, driving activism, and demanding accountability.</w:t>
            </w:r>
          </w:p>
          <w:p w:rsidR="00000000" w:rsidDel="00000000" w:rsidP="00000000" w:rsidRDefault="00000000" w:rsidRPr="00000000" w14:paraId="00000A20">
            <w:pPr>
              <w:numPr>
                <w:ilvl w:val="2"/>
                <w:numId w:val="210"/>
              </w:numPr>
              <w:spacing w:after="0" w:afterAutospacing="0" w:before="0" w:beforeAutospacing="0" w:lineRule="auto"/>
              <w:ind w:left="2160" w:hanging="360"/>
            </w:pPr>
            <w:r w:rsidDel="00000000" w:rsidR="00000000" w:rsidRPr="00000000">
              <w:rPr>
                <w:b w:val="1"/>
                <w:bCs w:val="1"/>
                <w:rtl w:val="0"/>
              </w:rPr>
              <w:t xml:space="preserve">Negative Risks:</w:t>
            </w:r>
            <w:r w:rsidDel="00000000" w:rsidR="00000000" w:rsidRPr="00000000">
              <w:rPr>
                <w:rtl w:val="0"/>
              </w:rPr>
              <w:t xml:space="preserve"> Burnout, alienation, and counterproductive behaviors.</w:t>
            </w:r>
          </w:p>
          <w:p w:rsidR="00000000" w:rsidDel="00000000" w:rsidP="00000000" w:rsidRDefault="00000000" w:rsidRPr="00000000" w14:paraId="00000A21">
            <w:pPr>
              <w:numPr>
                <w:ilvl w:val="0"/>
                <w:numId w:val="210"/>
              </w:numPr>
              <w:spacing w:after="0" w:afterAutospacing="0" w:before="0" w:beforeAutospacing="0" w:lineRule="auto"/>
              <w:ind w:left="720" w:hanging="360"/>
            </w:pPr>
            <w:r w:rsidDel="00000000" w:rsidR="00000000" w:rsidRPr="00000000">
              <w:rPr>
                <w:b w:val="1"/>
                <w:bCs w:val="1"/>
                <w:rtl w:val="0"/>
              </w:rPr>
              <w:t xml:space="preserve">Group Discussions (20 minutes):</w:t>
            </w:r>
          </w:p>
          <w:p w:rsidR="00000000" w:rsidDel="00000000" w:rsidP="00000000" w:rsidRDefault="00000000" w:rsidRPr="00000000" w14:paraId="00000A22">
            <w:pPr>
              <w:numPr>
                <w:ilvl w:val="1"/>
                <w:numId w:val="210"/>
              </w:numPr>
              <w:spacing w:after="0" w:afterAutospacing="0" w:before="0" w:beforeAutospacing="0" w:lineRule="auto"/>
              <w:ind w:left="1440" w:hanging="360"/>
            </w:pPr>
            <w:r w:rsidDel="00000000" w:rsidR="00000000" w:rsidRPr="00000000">
              <w:rPr>
                <w:rtl w:val="0"/>
              </w:rPr>
              <w:t xml:space="preserve">Divide the class into small groups of 3-5 participants. Assign each group one or two discussion prompts:</w:t>
            </w:r>
          </w:p>
          <w:p w:rsidR="00000000" w:rsidDel="00000000" w:rsidP="00000000" w:rsidRDefault="00000000" w:rsidRPr="00000000" w14:paraId="00000A23">
            <w:pPr>
              <w:numPr>
                <w:ilvl w:val="2"/>
                <w:numId w:val="210"/>
              </w:numPr>
              <w:spacing w:after="0" w:afterAutospacing="0" w:before="0" w:beforeAutospacing="0" w:lineRule="auto"/>
              <w:ind w:left="2160" w:hanging="360"/>
            </w:pPr>
            <w:r w:rsidDel="00000000" w:rsidR="00000000" w:rsidRPr="00000000">
              <w:rPr>
                <w:rtl w:val="0"/>
              </w:rPr>
              <w:t xml:space="preserve">What are the common triggers of climate anger and rage (e.g., slow policy responses, environmental injustice)?</w:t>
            </w:r>
          </w:p>
          <w:p w:rsidR="00000000" w:rsidDel="00000000" w:rsidP="00000000" w:rsidRDefault="00000000" w:rsidRPr="00000000" w14:paraId="00000A24">
            <w:pPr>
              <w:numPr>
                <w:ilvl w:val="2"/>
                <w:numId w:val="210"/>
              </w:numPr>
              <w:spacing w:after="0" w:afterAutospacing="0" w:before="0" w:beforeAutospacing="0" w:lineRule="auto"/>
              <w:ind w:left="2160" w:hanging="360"/>
            </w:pPr>
            <w:r w:rsidDel="00000000" w:rsidR="00000000" w:rsidRPr="00000000">
              <w:rPr>
                <w:rtl w:val="0"/>
              </w:rPr>
              <w:t xml:space="preserve">How can these emotions lead to both positive and negative outcomes?</w:t>
            </w:r>
          </w:p>
          <w:p w:rsidR="00000000" w:rsidDel="00000000" w:rsidP="00000000" w:rsidRDefault="00000000" w:rsidRPr="00000000" w14:paraId="00000A25">
            <w:pPr>
              <w:numPr>
                <w:ilvl w:val="2"/>
                <w:numId w:val="210"/>
              </w:numPr>
              <w:spacing w:after="0" w:afterAutospacing="0" w:before="0" w:beforeAutospacing="0" w:lineRule="auto"/>
              <w:ind w:left="2160" w:hanging="360"/>
            </w:pPr>
            <w:r w:rsidDel="00000000" w:rsidR="00000000" w:rsidRPr="00000000">
              <w:rPr>
                <w:rtl w:val="0"/>
              </w:rPr>
              <w:t xml:space="preserve">How do generational or cultural perspectives shape how anger and rage are expressed?</w:t>
            </w:r>
          </w:p>
          <w:p w:rsidR="00000000" w:rsidDel="00000000" w:rsidP="00000000" w:rsidRDefault="00000000" w:rsidRPr="00000000" w14:paraId="00000A26">
            <w:pPr>
              <w:numPr>
                <w:ilvl w:val="2"/>
                <w:numId w:val="210"/>
              </w:numPr>
              <w:spacing w:after="0" w:afterAutospacing="0" w:before="0" w:beforeAutospacing="0" w:lineRule="auto"/>
              <w:ind w:left="2160" w:hanging="360"/>
            </w:pPr>
            <w:r w:rsidDel="00000000" w:rsidR="00000000" w:rsidRPr="00000000">
              <w:rPr>
                <w:rtl w:val="0"/>
              </w:rPr>
              <w:t xml:space="preserve">How might grassroots movements balance the energy of anger with long-term resilience?</w:t>
            </w:r>
          </w:p>
          <w:p w:rsidR="00000000" w:rsidDel="00000000" w:rsidP="00000000" w:rsidRDefault="00000000" w:rsidRPr="00000000" w14:paraId="00000A27">
            <w:pPr>
              <w:numPr>
                <w:ilvl w:val="0"/>
                <w:numId w:val="210"/>
              </w:numPr>
              <w:spacing w:after="0" w:afterAutospacing="0" w:before="0" w:beforeAutospacing="0" w:lineRule="auto"/>
              <w:ind w:left="720" w:hanging="360"/>
            </w:pPr>
            <w:r w:rsidDel="00000000" w:rsidR="00000000" w:rsidRPr="00000000">
              <w:rPr>
                <w:b w:val="1"/>
                <w:bCs w:val="1"/>
                <w:rtl w:val="0"/>
              </w:rPr>
              <w:t xml:space="preserve">Propose Strategies (15 minutes):</w:t>
            </w:r>
          </w:p>
          <w:p w:rsidR="00000000" w:rsidDel="00000000" w:rsidP="00000000" w:rsidRDefault="00000000" w:rsidRPr="00000000" w14:paraId="00000A28">
            <w:pPr>
              <w:numPr>
                <w:ilvl w:val="1"/>
                <w:numId w:val="210"/>
              </w:numPr>
              <w:spacing w:after="0" w:afterAutospacing="0" w:before="0" w:beforeAutospacing="0" w:lineRule="auto"/>
              <w:ind w:left="1440" w:hanging="360"/>
            </w:pPr>
            <w:r w:rsidDel="00000000" w:rsidR="00000000" w:rsidRPr="00000000">
              <w:rPr>
                <w:rtl w:val="0"/>
              </w:rPr>
              <w:t xml:space="preserve">Ask groups to brainstorm strategies for channeling anger and rage into positive action. Encourage them to consider:</w:t>
            </w:r>
          </w:p>
          <w:p w:rsidR="00000000" w:rsidDel="00000000" w:rsidP="00000000" w:rsidRDefault="00000000" w:rsidRPr="00000000" w14:paraId="00000A29">
            <w:pPr>
              <w:numPr>
                <w:ilvl w:val="2"/>
                <w:numId w:val="210"/>
              </w:numPr>
              <w:spacing w:after="0" w:afterAutospacing="0" w:before="0" w:beforeAutospacing="0" w:lineRule="auto"/>
              <w:ind w:left="2160" w:hanging="360"/>
            </w:pPr>
            <w:r w:rsidDel="00000000" w:rsidR="00000000" w:rsidRPr="00000000">
              <w:rPr>
                <w:b w:val="1"/>
                <w:bCs w:val="1"/>
                <w:rtl w:val="0"/>
              </w:rPr>
              <w:t xml:space="preserve">Individual Strategies:</w:t>
            </w:r>
            <w:r w:rsidDel="00000000" w:rsidR="00000000" w:rsidRPr="00000000">
              <w:rPr>
                <w:rtl w:val="0"/>
              </w:rPr>
              <w:t xml:space="preserve"> Writing letters, creating art, reducing eco-stress through action.</w:t>
            </w:r>
          </w:p>
          <w:p w:rsidR="00000000" w:rsidDel="00000000" w:rsidP="00000000" w:rsidRDefault="00000000" w:rsidRPr="00000000" w14:paraId="00000A2A">
            <w:pPr>
              <w:numPr>
                <w:ilvl w:val="2"/>
                <w:numId w:val="210"/>
              </w:numPr>
              <w:spacing w:after="0" w:afterAutospacing="0" w:before="0" w:beforeAutospacing="0" w:lineRule="auto"/>
              <w:ind w:left="2160" w:hanging="360"/>
            </w:pPr>
            <w:r w:rsidDel="00000000" w:rsidR="00000000" w:rsidRPr="00000000">
              <w:rPr>
                <w:b w:val="1"/>
                <w:bCs w:val="1"/>
                <w:rtl w:val="0"/>
              </w:rPr>
              <w:t xml:space="preserve">Community Strategies:</w:t>
            </w:r>
            <w:r w:rsidDel="00000000" w:rsidR="00000000" w:rsidRPr="00000000">
              <w:rPr>
                <w:rtl w:val="0"/>
              </w:rPr>
              <w:t xml:space="preserve"> Organizing protests, forming mutual aid groups, fostering dialogue.</w:t>
            </w:r>
          </w:p>
          <w:p w:rsidR="00000000" w:rsidDel="00000000" w:rsidP="00000000" w:rsidRDefault="00000000" w:rsidRPr="00000000" w14:paraId="00000A2B">
            <w:pPr>
              <w:numPr>
                <w:ilvl w:val="2"/>
                <w:numId w:val="210"/>
              </w:numPr>
              <w:spacing w:after="0" w:afterAutospacing="0" w:before="0" w:beforeAutospacing="0" w:lineRule="auto"/>
              <w:ind w:left="2160" w:hanging="360"/>
            </w:pPr>
            <w:r w:rsidDel="00000000" w:rsidR="00000000" w:rsidRPr="00000000">
              <w:rPr>
                <w:b w:val="1"/>
                <w:bCs w:val="1"/>
                <w:rtl w:val="0"/>
              </w:rPr>
              <w:t xml:space="preserve">Policy-Level Strategies:</w:t>
            </w:r>
            <w:r w:rsidDel="00000000" w:rsidR="00000000" w:rsidRPr="00000000">
              <w:rPr>
                <w:rtl w:val="0"/>
              </w:rPr>
              <w:t xml:space="preserve"> Advocacy campaigns, boycotts, or pushing for environmental justice.</w:t>
            </w:r>
          </w:p>
          <w:p w:rsidR="00000000" w:rsidDel="00000000" w:rsidP="00000000" w:rsidRDefault="00000000" w:rsidRPr="00000000" w14:paraId="00000A2C">
            <w:pPr>
              <w:numPr>
                <w:ilvl w:val="1"/>
                <w:numId w:val="210"/>
              </w:numPr>
              <w:spacing w:after="0" w:afterAutospacing="0" w:before="0" w:beforeAutospacing="0" w:lineRule="auto"/>
              <w:ind w:left="1440" w:hanging="360"/>
            </w:pPr>
            <w:r w:rsidDel="00000000" w:rsidR="00000000" w:rsidRPr="00000000">
              <w:rPr>
                <w:rtl w:val="0"/>
              </w:rPr>
              <w:t xml:space="preserve">Groups should create a visual representation (e.g., a flowchart or diagram) showing how anger and rage can transition from emotional responses to constructive action.</w:t>
            </w:r>
          </w:p>
          <w:p w:rsidR="00000000" w:rsidDel="00000000" w:rsidP="00000000" w:rsidRDefault="00000000" w:rsidRPr="00000000" w14:paraId="00000A2D">
            <w:pPr>
              <w:numPr>
                <w:ilvl w:val="0"/>
                <w:numId w:val="210"/>
              </w:numPr>
              <w:spacing w:after="0" w:afterAutospacing="0" w:before="0" w:beforeAutospacing="0" w:lineRule="auto"/>
              <w:ind w:left="720" w:hanging="360"/>
            </w:pPr>
            <w:r w:rsidDel="00000000" w:rsidR="00000000" w:rsidRPr="00000000">
              <w:rPr>
                <w:b w:val="1"/>
                <w:bCs w:val="1"/>
                <w:rtl w:val="0"/>
              </w:rPr>
              <w:t xml:space="preserve">Presentation and Debrief (15 minutes):</w:t>
            </w:r>
          </w:p>
          <w:p w:rsidR="00000000" w:rsidDel="00000000" w:rsidP="00000000" w:rsidRDefault="00000000" w:rsidRPr="00000000" w14:paraId="00000A2E">
            <w:pPr>
              <w:numPr>
                <w:ilvl w:val="1"/>
                <w:numId w:val="210"/>
              </w:numPr>
              <w:spacing w:after="0" w:afterAutospacing="0" w:before="0" w:beforeAutospacing="0" w:lineRule="auto"/>
              <w:ind w:left="1440" w:hanging="360"/>
            </w:pPr>
            <w:r w:rsidDel="00000000" w:rsidR="00000000" w:rsidRPr="00000000">
              <w:rPr>
                <w:rtl w:val="0"/>
              </w:rPr>
              <w:t xml:space="preserve">Each group presents their findings and strategies to the class.</w:t>
            </w:r>
          </w:p>
          <w:p w:rsidR="00000000" w:rsidDel="00000000" w:rsidP="00000000" w:rsidRDefault="00000000" w:rsidRPr="00000000" w14:paraId="00000A2F">
            <w:pPr>
              <w:numPr>
                <w:ilvl w:val="1"/>
                <w:numId w:val="210"/>
              </w:numPr>
              <w:spacing w:after="0" w:afterAutospacing="0" w:before="0" w:beforeAutospacing="0" w:lineRule="auto"/>
              <w:ind w:left="1440" w:hanging="360"/>
            </w:pPr>
            <w:r w:rsidDel="00000000" w:rsidR="00000000" w:rsidRPr="00000000">
              <w:rPr>
                <w:rtl w:val="0"/>
              </w:rPr>
              <w:t xml:space="preserve">Facilitate a discussion with questions such as:</w:t>
            </w:r>
          </w:p>
          <w:p w:rsidR="00000000" w:rsidDel="00000000" w:rsidP="00000000" w:rsidRDefault="00000000" w:rsidRPr="00000000" w14:paraId="00000A30">
            <w:pPr>
              <w:numPr>
                <w:ilvl w:val="2"/>
                <w:numId w:val="210"/>
              </w:numPr>
              <w:spacing w:after="0" w:afterAutospacing="0" w:before="0" w:beforeAutospacing="0" w:lineRule="auto"/>
              <w:ind w:left="2160" w:hanging="360"/>
            </w:pPr>
            <w:r w:rsidDel="00000000" w:rsidR="00000000" w:rsidRPr="00000000">
              <w:rPr>
                <w:rtl w:val="0"/>
              </w:rPr>
              <w:t xml:space="preserve">“What similarities or differences did you notice in the groups’ strategies?”</w:t>
            </w:r>
          </w:p>
          <w:p w:rsidR="00000000" w:rsidDel="00000000" w:rsidP="00000000" w:rsidRDefault="00000000" w:rsidRPr="00000000" w14:paraId="00000A31">
            <w:pPr>
              <w:numPr>
                <w:ilvl w:val="2"/>
                <w:numId w:val="210"/>
              </w:numPr>
              <w:spacing w:after="0" w:afterAutospacing="0" w:before="0" w:beforeAutospacing="0" w:lineRule="auto"/>
              <w:ind w:left="2160" w:hanging="360"/>
            </w:pPr>
            <w:r w:rsidDel="00000000" w:rsidR="00000000" w:rsidRPr="00000000">
              <w:rPr>
                <w:rtl w:val="0"/>
              </w:rPr>
              <w:t xml:space="preserve">“How can individuals and communities sustain engagement without burning out?”</w:t>
            </w:r>
          </w:p>
          <w:p w:rsidR="00000000" w:rsidDel="00000000" w:rsidP="00000000" w:rsidRDefault="00000000" w:rsidRPr="00000000" w14:paraId="00000A32">
            <w:pPr>
              <w:numPr>
                <w:ilvl w:val="2"/>
                <w:numId w:val="210"/>
              </w:numPr>
              <w:spacing w:after="240" w:before="0" w:beforeAutospacing="0" w:lineRule="auto"/>
              <w:ind w:left="2160" w:hanging="360"/>
            </w:pPr>
            <w:r w:rsidDel="00000000" w:rsidR="00000000" w:rsidRPr="00000000">
              <w:rPr>
                <w:rtl w:val="0"/>
              </w:rPr>
              <w:t xml:space="preserve">“What role does empathy play in ensuring anger leads to collaboration rather than division?”</w:t>
            </w:r>
          </w:p>
          <w:p w:rsidR="00000000" w:rsidDel="00000000" w:rsidP="00000000" w:rsidRDefault="00000000" w:rsidRPr="00000000" w14:paraId="00000A33">
            <w:pPr>
              <w:spacing w:after="240" w:before="240" w:lineRule="auto"/>
              <w:rPr>
                <w:b w:val="1"/>
                <w:bCs w:val="1"/>
              </w:rPr>
            </w:pPr>
            <w:r w:rsidDel="00000000" w:rsidR="00000000" w:rsidRPr="00000000">
              <w:rPr>
                <w:b w:val="1"/>
                <w:bCs w:val="1"/>
                <w:rtl w:val="0"/>
              </w:rPr>
              <w:t xml:space="preserve">Optional Variation:</w:t>
            </w:r>
          </w:p>
          <w:p w:rsidR="00000000" w:rsidDel="00000000" w:rsidP="00000000" w:rsidRDefault="00000000" w:rsidRPr="00000000" w14:paraId="00000A34">
            <w:pPr>
              <w:spacing w:after="240" w:before="240" w:lineRule="auto"/>
              <w:rPr/>
            </w:pPr>
            <w:r w:rsidDel="00000000" w:rsidR="00000000" w:rsidRPr="00000000">
              <w:rPr>
                <w:rtl w:val="0"/>
              </w:rPr>
              <w:t xml:space="preserve">Provide case studies of real-world climate movements or protests driven by anger (e.g., Greta Thunberg’s climate strikes). Ask groups to analyze the movement’s effectiveness, the role of anger, and the strategies used to maintain momentum and resilience.</w:t>
            </w:r>
          </w:p>
          <w:p w:rsidR="00000000" w:rsidDel="00000000" w:rsidP="00000000" w:rsidRDefault="00000000" w:rsidRPr="00000000" w14:paraId="00000A35">
            <w:pPr>
              <w:spacing w:after="240" w:before="240" w:lineRule="auto"/>
              <w:rPr>
                <w:b w:val="1"/>
                <w:bCs w:val="1"/>
              </w:rPr>
            </w:pPr>
            <w:r w:rsidDel="00000000" w:rsidR="00000000" w:rsidRPr="00000000">
              <w:rPr>
                <w:b w:val="1"/>
                <w:bCs w:val="1"/>
                <w:rtl w:val="0"/>
              </w:rPr>
              <w:t xml:space="preserve">Reflection Exercise:</w:t>
            </w:r>
          </w:p>
          <w:p w:rsidR="00000000" w:rsidDel="00000000" w:rsidP="00000000" w:rsidRDefault="00000000" w:rsidRPr="00000000" w14:paraId="00000A36">
            <w:pPr>
              <w:spacing w:after="240" w:before="240" w:lineRule="auto"/>
              <w:rPr/>
            </w:pPr>
            <w:r w:rsidDel="00000000" w:rsidR="00000000" w:rsidRPr="00000000">
              <w:rPr>
                <w:rtl w:val="0"/>
              </w:rPr>
              <w:t xml:space="preserve">Ask learners to journal about the following:</w:t>
            </w:r>
          </w:p>
          <w:p w:rsidR="00000000" w:rsidDel="00000000" w:rsidP="00000000" w:rsidRDefault="00000000" w:rsidRPr="00000000" w14:paraId="00000A37">
            <w:pPr>
              <w:numPr>
                <w:ilvl w:val="0"/>
                <w:numId w:val="139"/>
              </w:numPr>
              <w:spacing w:after="0" w:afterAutospacing="0" w:before="240" w:lineRule="auto"/>
              <w:ind w:left="720" w:hanging="360"/>
            </w:pPr>
            <w:r w:rsidDel="00000000" w:rsidR="00000000" w:rsidRPr="00000000">
              <w:rPr>
                <w:rtl w:val="0"/>
              </w:rPr>
              <w:t xml:space="preserve">What role has anger played in your own response to climate change?</w:t>
            </w:r>
          </w:p>
          <w:p w:rsidR="00000000" w:rsidDel="00000000" w:rsidP="00000000" w:rsidRDefault="00000000" w:rsidRPr="00000000" w14:paraId="00000A38">
            <w:pPr>
              <w:numPr>
                <w:ilvl w:val="0"/>
                <w:numId w:val="139"/>
              </w:numPr>
              <w:spacing w:after="240" w:before="0" w:beforeAutospacing="0" w:lineRule="auto"/>
              <w:ind w:left="720" w:hanging="360"/>
            </w:pPr>
            <w:r w:rsidDel="00000000" w:rsidR="00000000" w:rsidRPr="00000000">
              <w:rPr>
                <w:rtl w:val="0"/>
              </w:rPr>
              <w:t xml:space="preserve">How can you balance the energy of anger with the need for self-care and constructive engagement?</w:t>
            </w:r>
          </w:p>
          <w:p w:rsidR="00000000" w:rsidDel="00000000" w:rsidP="00000000" w:rsidRDefault="00000000" w:rsidRPr="00000000" w14:paraId="00000A39">
            <w:pPr>
              <w:widowControl w:val="0"/>
              <w:spacing w:line="240" w:lineRule="auto"/>
              <w:rPr/>
            </w:pPr>
            <w:r w:rsidDel="00000000" w:rsidR="00000000" w:rsidRPr="00000000">
              <w:rPr>
                <w:rtl w:val="0"/>
              </w:rPr>
            </w:r>
          </w:p>
        </w:tc>
      </w:tr>
      <w:tr>
        <w:trPr>
          <w:cantSplit w:val="0"/>
          <w:tblHeader w:val="0"/>
        </w:trPr>
        <w:tc>
          <w:tcPr>
            <w:shd w:fill="d5a6bd" w:val="clear"/>
          </w:tcPr>
          <w:p w:rsidR="00000000" w:rsidDel="00000000" w:rsidP="00000000" w:rsidRDefault="00000000" w:rsidRPr="00000000" w14:paraId="00000A3A">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0A3B">
            <w:pPr>
              <w:numPr>
                <w:ilvl w:val="0"/>
                <w:numId w:val="147"/>
              </w:numPr>
              <w:spacing w:after="0" w:afterAutospacing="0" w:before="240" w:lineRule="auto"/>
              <w:ind w:left="720" w:hanging="360"/>
            </w:pPr>
            <w:r w:rsidDel="00000000" w:rsidR="00000000" w:rsidRPr="00000000">
              <w:rPr>
                <w:rtl w:val="0"/>
              </w:rPr>
              <w:t xml:space="preserve">Bandura, A. (1977). </w:t>
            </w:r>
            <w:r w:rsidDel="00000000" w:rsidR="00000000" w:rsidRPr="00000000">
              <w:rPr>
                <w:i w:val="1"/>
                <w:iCs w:val="1"/>
                <w:rtl w:val="0"/>
              </w:rPr>
              <w:t xml:space="preserve">Social learning theory.</w:t>
            </w:r>
            <w:r w:rsidDel="00000000" w:rsidR="00000000" w:rsidRPr="00000000">
              <w:rPr>
                <w:rtl w:val="0"/>
              </w:rPr>
              <w:t xml:space="preserve"> Englewood Cliffs, NJ: Prentice Hall.</w:t>
            </w:r>
            <w:hyperlink r:id="rId251">
              <w:r w:rsidDel="00000000" w:rsidR="00000000" w:rsidRPr="00000000">
                <w:rPr>
                  <w:rtl w:val="0"/>
                </w:rPr>
                <w:t xml:space="preserve"> </w:t>
              </w:r>
            </w:hyperlink>
            <w:hyperlink r:id="rId252">
              <w:r w:rsidDel="00000000" w:rsidR="00000000" w:rsidRPr="00000000">
                <w:rPr>
                  <w:color w:val="1155cc"/>
                  <w:u w:val="single"/>
                  <w:rtl w:val="0"/>
                </w:rPr>
                <w:t xml:space="preserve">https://psycnet.apa.org/record/1979-05015-000</w:t>
              </w:r>
            </w:hyperlink>
            <w:r w:rsidDel="00000000" w:rsidR="00000000" w:rsidRPr="00000000">
              <w:rPr>
                <w:rtl w:val="0"/>
              </w:rPr>
            </w:r>
          </w:p>
          <w:p w:rsidR="00000000" w:rsidDel="00000000" w:rsidP="00000000" w:rsidRDefault="00000000" w:rsidRPr="00000000" w14:paraId="00000A3C">
            <w:pPr>
              <w:numPr>
                <w:ilvl w:val="0"/>
                <w:numId w:val="147"/>
              </w:numPr>
              <w:spacing w:after="0" w:afterAutospacing="0" w:before="0" w:beforeAutospacing="0" w:lineRule="auto"/>
              <w:ind w:left="720" w:hanging="360"/>
            </w:pPr>
            <w:r w:rsidDel="00000000" w:rsidR="00000000" w:rsidRPr="00000000">
              <w:rPr>
                <w:rtl w:val="0"/>
              </w:rPr>
              <w:t xml:space="preserve">Bergman, H. (2023). Anger in response to climate breakdown. </w:t>
            </w:r>
            <w:r w:rsidDel="00000000" w:rsidR="00000000" w:rsidRPr="00000000">
              <w:rPr>
                <w:i w:val="1"/>
                <w:iCs w:val="1"/>
                <w:rtl w:val="0"/>
              </w:rPr>
              <w:t xml:space="preserve">ZEMO, 6,</w:t>
            </w:r>
            <w:r w:rsidDel="00000000" w:rsidR="00000000" w:rsidRPr="00000000">
              <w:rPr>
                <w:rtl w:val="0"/>
              </w:rPr>
              <w:t xml:space="preserve"> 269–292.</w:t>
            </w:r>
            <w:hyperlink r:id="rId253">
              <w:r w:rsidDel="00000000" w:rsidR="00000000" w:rsidRPr="00000000">
                <w:rPr>
                  <w:rtl w:val="0"/>
                </w:rPr>
                <w:t xml:space="preserve"> </w:t>
              </w:r>
            </w:hyperlink>
            <w:hyperlink r:id="rId254">
              <w:r w:rsidDel="00000000" w:rsidR="00000000" w:rsidRPr="00000000">
                <w:rPr>
                  <w:color w:val="1155cc"/>
                  <w:u w:val="single"/>
                  <w:rtl w:val="0"/>
                </w:rPr>
                <w:t xml:space="preserve">https://doi.org/10.1007/s42048-023-00149-y</w:t>
              </w:r>
            </w:hyperlink>
            <w:r w:rsidDel="00000000" w:rsidR="00000000" w:rsidRPr="00000000">
              <w:rPr>
                <w:rtl w:val="0"/>
              </w:rPr>
            </w:r>
          </w:p>
          <w:p w:rsidR="00000000" w:rsidDel="00000000" w:rsidP="00000000" w:rsidRDefault="00000000" w:rsidRPr="00000000" w14:paraId="00000A3D">
            <w:pPr>
              <w:numPr>
                <w:ilvl w:val="0"/>
                <w:numId w:val="147"/>
              </w:numPr>
              <w:spacing w:after="0" w:afterAutospacing="0" w:before="0" w:beforeAutospacing="0" w:lineRule="auto"/>
              <w:ind w:left="720" w:hanging="360"/>
            </w:pPr>
            <w:r w:rsidDel="00000000" w:rsidR="00000000" w:rsidRPr="00000000">
              <w:rPr>
                <w:rtl w:val="0"/>
              </w:rPr>
              <w:t xml:space="preserve">Bullard, R. D. (1993). </w:t>
            </w:r>
            <w:r w:rsidDel="00000000" w:rsidR="00000000" w:rsidRPr="00000000">
              <w:rPr>
                <w:i w:val="1"/>
                <w:iCs w:val="1"/>
                <w:rtl w:val="0"/>
              </w:rPr>
              <w:t xml:space="preserve">Confronting environmental racism: Voices from the grassroots.</w:t>
            </w:r>
            <w:r w:rsidDel="00000000" w:rsidR="00000000" w:rsidRPr="00000000">
              <w:rPr>
                <w:rtl w:val="0"/>
              </w:rPr>
              <w:t xml:space="preserve"> South End Press.</w:t>
            </w:r>
            <w:hyperlink r:id="rId255">
              <w:r w:rsidDel="00000000" w:rsidR="00000000" w:rsidRPr="00000000">
                <w:rPr>
                  <w:rtl w:val="0"/>
                </w:rPr>
                <w:t xml:space="preserve"> </w:t>
              </w:r>
            </w:hyperlink>
            <w:hyperlink r:id="rId256">
              <w:r w:rsidDel="00000000" w:rsidR="00000000" w:rsidRPr="00000000">
                <w:rPr>
                  <w:color w:val="1155cc"/>
                  <w:u w:val="single"/>
                  <w:rtl w:val="0"/>
                </w:rPr>
                <w:t xml:space="preserve">https://www.amazon.ca/Confronting-Environmental-Racism-Voices-Grassroots/dp/0896084469</w:t>
              </w:r>
            </w:hyperlink>
            <w:r w:rsidDel="00000000" w:rsidR="00000000" w:rsidRPr="00000000">
              <w:rPr>
                <w:rtl w:val="0"/>
              </w:rPr>
            </w:r>
          </w:p>
          <w:p w:rsidR="00000000" w:rsidDel="00000000" w:rsidP="00000000" w:rsidRDefault="00000000" w:rsidRPr="00000000" w14:paraId="00000A3E">
            <w:pPr>
              <w:numPr>
                <w:ilvl w:val="0"/>
                <w:numId w:val="147"/>
              </w:numPr>
              <w:spacing w:after="0" w:afterAutospacing="0" w:before="0" w:beforeAutospacing="0" w:lineRule="auto"/>
              <w:ind w:left="720" w:hanging="360"/>
            </w:pPr>
            <w:r w:rsidDel="00000000" w:rsidR="00000000" w:rsidRPr="00000000">
              <w:rPr>
                <w:rtl w:val="0"/>
              </w:rPr>
              <w:t xml:space="preserve">DeCelles, K. A., Sonenshein, S., &amp; King, B. G. (2019). Examining anger’s immobilizing effect on institutional insiders’ action intentions in social movements. </w:t>
            </w:r>
            <w:r w:rsidDel="00000000" w:rsidR="00000000" w:rsidRPr="00000000">
              <w:rPr>
                <w:i w:val="1"/>
                <w:iCs w:val="1"/>
                <w:rtl w:val="0"/>
              </w:rPr>
              <w:t xml:space="preserve">Administrative Science Quarterly, 65(4).</w:t>
            </w:r>
            <w:hyperlink r:id="rId257">
              <w:r w:rsidDel="00000000" w:rsidR="00000000" w:rsidRPr="00000000">
                <w:rPr>
                  <w:rtl w:val="0"/>
                </w:rPr>
                <w:t xml:space="preserve"> </w:t>
              </w:r>
            </w:hyperlink>
            <w:hyperlink r:id="rId258">
              <w:r w:rsidDel="00000000" w:rsidR="00000000" w:rsidRPr="00000000">
                <w:rPr>
                  <w:color w:val="1155cc"/>
                  <w:u w:val="single"/>
                  <w:rtl w:val="0"/>
                </w:rPr>
                <w:t xml:space="preserve">https://doi.org/10.1177/0001839219879646</w:t>
              </w:r>
            </w:hyperlink>
            <w:r w:rsidDel="00000000" w:rsidR="00000000" w:rsidRPr="00000000">
              <w:rPr>
                <w:rtl w:val="0"/>
              </w:rPr>
            </w:r>
          </w:p>
          <w:p w:rsidR="00000000" w:rsidDel="00000000" w:rsidP="00000000" w:rsidRDefault="00000000" w:rsidRPr="00000000" w14:paraId="00000A3F">
            <w:pPr>
              <w:numPr>
                <w:ilvl w:val="0"/>
                <w:numId w:val="147"/>
              </w:numPr>
              <w:spacing w:after="0" w:afterAutospacing="0" w:before="0" w:beforeAutospacing="0" w:lineRule="auto"/>
              <w:ind w:left="720" w:hanging="360"/>
            </w:pPr>
            <w:r w:rsidDel="00000000" w:rsidR="00000000" w:rsidRPr="00000000">
              <w:rPr>
                <w:rtl w:val="0"/>
              </w:rPr>
              <w:t xml:space="preserve">Dollard, J., Miller, N. E., Doob, L. W., Mowrer, O. H., &amp; Sears, R. R. (1939). </w:t>
            </w:r>
            <w:r w:rsidDel="00000000" w:rsidR="00000000" w:rsidRPr="00000000">
              <w:rPr>
                <w:i w:val="1"/>
                <w:iCs w:val="1"/>
                <w:rtl w:val="0"/>
              </w:rPr>
              <w:t xml:space="preserve">Frustration and aggression.</w:t>
            </w:r>
            <w:r w:rsidDel="00000000" w:rsidR="00000000" w:rsidRPr="00000000">
              <w:rPr>
                <w:rtl w:val="0"/>
              </w:rPr>
              <w:t xml:space="preserve"> Yale University Press.</w:t>
            </w:r>
            <w:hyperlink r:id="rId259">
              <w:r w:rsidDel="00000000" w:rsidR="00000000" w:rsidRPr="00000000">
                <w:rPr>
                  <w:rtl w:val="0"/>
                </w:rPr>
                <w:t xml:space="preserve"> </w:t>
              </w:r>
            </w:hyperlink>
            <w:hyperlink r:id="rId260">
              <w:r w:rsidDel="00000000" w:rsidR="00000000" w:rsidRPr="00000000">
                <w:rPr>
                  <w:color w:val="1155cc"/>
                  <w:u w:val="single"/>
                  <w:rtl w:val="0"/>
                </w:rPr>
                <w:t xml:space="preserve">https://doi.org/10.1037/10022-000</w:t>
              </w:r>
            </w:hyperlink>
            <w:r w:rsidDel="00000000" w:rsidR="00000000" w:rsidRPr="00000000">
              <w:rPr>
                <w:rtl w:val="0"/>
              </w:rPr>
            </w:r>
          </w:p>
          <w:p w:rsidR="00000000" w:rsidDel="00000000" w:rsidP="00000000" w:rsidRDefault="00000000" w:rsidRPr="00000000" w14:paraId="00000A40">
            <w:pPr>
              <w:numPr>
                <w:ilvl w:val="0"/>
                <w:numId w:val="147"/>
              </w:numPr>
              <w:spacing w:after="0" w:afterAutospacing="0" w:before="0" w:beforeAutospacing="0" w:lineRule="auto"/>
              <w:ind w:left="720" w:hanging="360"/>
            </w:pPr>
            <w:r w:rsidDel="00000000" w:rsidR="00000000" w:rsidRPr="00000000">
              <w:rPr>
                <w:rtl w:val="0"/>
              </w:rPr>
              <w:t xml:space="preserve">Grau, M. (2025). Beyond “Hope”: Constructive Anger as a Force in Sustained Climate Action. </w:t>
            </w:r>
            <w:r w:rsidDel="00000000" w:rsidR="00000000" w:rsidRPr="00000000">
              <w:rPr>
                <w:i w:val="1"/>
                <w:iCs w:val="1"/>
                <w:rtl w:val="0"/>
              </w:rPr>
              <w:t xml:space="preserve">Pastoral Psychol.</w:t>
            </w:r>
            <w:hyperlink r:id="rId261">
              <w:r w:rsidDel="00000000" w:rsidR="00000000" w:rsidRPr="00000000">
                <w:rPr>
                  <w:rtl w:val="0"/>
                </w:rPr>
                <w:t xml:space="preserve"> </w:t>
              </w:r>
            </w:hyperlink>
            <w:hyperlink r:id="rId262">
              <w:r w:rsidDel="00000000" w:rsidR="00000000" w:rsidRPr="00000000">
                <w:rPr>
                  <w:color w:val="1155cc"/>
                  <w:u w:val="single"/>
                  <w:rtl w:val="0"/>
                </w:rPr>
                <w:t xml:space="preserve">https://doi.org/10.1007/s11089-024-01196-x</w:t>
              </w:r>
            </w:hyperlink>
            <w:r w:rsidDel="00000000" w:rsidR="00000000" w:rsidRPr="00000000">
              <w:rPr>
                <w:rtl w:val="0"/>
              </w:rPr>
            </w:r>
          </w:p>
          <w:p w:rsidR="00000000" w:rsidDel="00000000" w:rsidP="00000000" w:rsidRDefault="00000000" w:rsidRPr="00000000" w14:paraId="00000A41">
            <w:pPr>
              <w:numPr>
                <w:ilvl w:val="0"/>
                <w:numId w:val="147"/>
              </w:numPr>
              <w:spacing w:after="0" w:afterAutospacing="0" w:before="0" w:beforeAutospacing="0" w:lineRule="auto"/>
              <w:ind w:left="720" w:hanging="360"/>
            </w:pPr>
            <w:r w:rsidDel="00000000" w:rsidR="00000000" w:rsidRPr="00000000">
              <w:rPr>
                <w:rtl w:val="0"/>
              </w:rPr>
              <w:t xml:space="preserve">Haidt, J. (2001). The emotional dog and its rational tail: A social intuitionist approach to moral judgment. </w:t>
            </w:r>
            <w:r w:rsidDel="00000000" w:rsidR="00000000" w:rsidRPr="00000000">
              <w:rPr>
                <w:i w:val="1"/>
                <w:iCs w:val="1"/>
                <w:rtl w:val="0"/>
              </w:rPr>
              <w:t xml:space="preserve">Psychological Review, 108(4),</w:t>
            </w:r>
            <w:r w:rsidDel="00000000" w:rsidR="00000000" w:rsidRPr="00000000">
              <w:rPr>
                <w:rtl w:val="0"/>
              </w:rPr>
              <w:t xml:space="preserve"> 814–834.</w:t>
            </w:r>
            <w:hyperlink r:id="rId263">
              <w:r w:rsidDel="00000000" w:rsidR="00000000" w:rsidRPr="00000000">
                <w:rPr>
                  <w:rtl w:val="0"/>
                </w:rPr>
                <w:t xml:space="preserve"> </w:t>
              </w:r>
            </w:hyperlink>
            <w:hyperlink r:id="rId264">
              <w:r w:rsidDel="00000000" w:rsidR="00000000" w:rsidRPr="00000000">
                <w:rPr>
                  <w:color w:val="1155cc"/>
                  <w:u w:val="single"/>
                  <w:rtl w:val="0"/>
                </w:rPr>
                <w:t xml:space="preserve">https://doi.org/10.1037/0033-295X.108.4.814</w:t>
              </w:r>
            </w:hyperlink>
            <w:r w:rsidDel="00000000" w:rsidR="00000000" w:rsidRPr="00000000">
              <w:rPr>
                <w:rtl w:val="0"/>
              </w:rPr>
            </w:r>
          </w:p>
          <w:p w:rsidR="00000000" w:rsidDel="00000000" w:rsidP="00000000" w:rsidRDefault="00000000" w:rsidRPr="00000000" w14:paraId="00000A42">
            <w:pPr>
              <w:numPr>
                <w:ilvl w:val="0"/>
                <w:numId w:val="147"/>
              </w:numPr>
              <w:spacing w:after="0" w:afterAutospacing="0" w:before="0" w:beforeAutospacing="0" w:lineRule="auto"/>
              <w:ind w:left="720" w:hanging="360"/>
            </w:pPr>
            <w:r w:rsidDel="00000000" w:rsidR="00000000" w:rsidRPr="00000000">
              <w:rPr>
                <w:rtl w:val="0"/>
              </w:rPr>
              <w:t xml:space="preserve">Kabat-Zinn, J. (2005). </w:t>
            </w:r>
            <w:r w:rsidDel="00000000" w:rsidR="00000000" w:rsidRPr="00000000">
              <w:rPr>
                <w:i w:val="1"/>
                <w:iCs w:val="1"/>
                <w:rtl w:val="0"/>
              </w:rPr>
              <w:t xml:space="preserve">Full catastrophe living: Using the wisdom of your body and mind to face stress, pain, and illness</w:t>
            </w:r>
            <w:r w:rsidDel="00000000" w:rsidR="00000000" w:rsidRPr="00000000">
              <w:rPr>
                <w:rtl w:val="0"/>
              </w:rPr>
              <w:t xml:space="preserve"> (15th anniversary ed.). Delta Trade Paperback/Bantam Dell.</w:t>
            </w:r>
            <w:hyperlink r:id="rId265">
              <w:r w:rsidDel="00000000" w:rsidR="00000000" w:rsidRPr="00000000">
                <w:rPr>
                  <w:rtl w:val="0"/>
                </w:rPr>
                <w:t xml:space="preserve"> </w:t>
              </w:r>
            </w:hyperlink>
            <w:hyperlink r:id="rId266">
              <w:r w:rsidDel="00000000" w:rsidR="00000000" w:rsidRPr="00000000">
                <w:rPr>
                  <w:color w:val="1155cc"/>
                  <w:u w:val="single"/>
                  <w:rtl w:val="0"/>
                </w:rPr>
                <w:t xml:space="preserve">https://psycnet.apa.org/record/2006-04192-000</w:t>
              </w:r>
            </w:hyperlink>
            <w:r w:rsidDel="00000000" w:rsidR="00000000" w:rsidRPr="00000000">
              <w:rPr>
                <w:rtl w:val="0"/>
              </w:rPr>
            </w:r>
          </w:p>
          <w:p w:rsidR="00000000" w:rsidDel="00000000" w:rsidP="00000000" w:rsidRDefault="00000000" w:rsidRPr="00000000" w14:paraId="00000A43">
            <w:pPr>
              <w:numPr>
                <w:ilvl w:val="0"/>
                <w:numId w:val="147"/>
              </w:numPr>
              <w:spacing w:after="0" w:afterAutospacing="0" w:before="0" w:beforeAutospacing="0" w:lineRule="auto"/>
              <w:ind w:left="720" w:hanging="360"/>
            </w:pPr>
            <w:r w:rsidDel="00000000" w:rsidR="00000000" w:rsidRPr="00000000">
              <w:rPr>
                <w:rtl w:val="0"/>
              </w:rPr>
              <w:t xml:space="preserve">Haidt, J. (2003). The moral emotions. In R. J. Davidson, K. R. Scherer, &amp; H. H. Goldsmith (Eds.), </w:t>
            </w:r>
            <w:r w:rsidDel="00000000" w:rsidR="00000000" w:rsidRPr="00000000">
              <w:rPr>
                <w:i w:val="1"/>
                <w:iCs w:val="1"/>
                <w:rtl w:val="0"/>
              </w:rPr>
              <w:t xml:space="preserve">Handbook of affective sciences</w:t>
            </w:r>
            <w:r w:rsidDel="00000000" w:rsidR="00000000" w:rsidRPr="00000000">
              <w:rPr>
                <w:rtl w:val="0"/>
              </w:rPr>
              <w:t xml:space="preserve"> (pp. 852–870). Oxford University Press.</w:t>
            </w:r>
            <w:hyperlink r:id="rId267">
              <w:r w:rsidDel="00000000" w:rsidR="00000000" w:rsidRPr="00000000">
                <w:rPr>
                  <w:rtl w:val="0"/>
                </w:rPr>
                <w:t xml:space="preserve"> </w:t>
              </w:r>
            </w:hyperlink>
            <w:hyperlink r:id="rId268">
              <w:r w:rsidDel="00000000" w:rsidR="00000000" w:rsidRPr="00000000">
                <w:rPr>
                  <w:color w:val="1155cc"/>
                  <w:u w:val="single"/>
                  <w:rtl w:val="0"/>
                </w:rPr>
                <w:t xml:space="preserve">https://psycnet.apa.org/record/2009-07773-044</w:t>
              </w:r>
            </w:hyperlink>
            <w:r w:rsidDel="00000000" w:rsidR="00000000" w:rsidRPr="00000000">
              <w:rPr>
                <w:rtl w:val="0"/>
              </w:rPr>
            </w:r>
          </w:p>
          <w:p w:rsidR="00000000" w:rsidDel="00000000" w:rsidP="00000000" w:rsidRDefault="00000000" w:rsidRPr="00000000" w14:paraId="00000A44">
            <w:pPr>
              <w:numPr>
                <w:ilvl w:val="0"/>
                <w:numId w:val="147"/>
              </w:numPr>
              <w:spacing w:after="0" w:afterAutospacing="0" w:before="0" w:beforeAutospacing="0" w:lineRule="auto"/>
              <w:ind w:left="720" w:hanging="360"/>
            </w:pPr>
            <w:r w:rsidDel="00000000" w:rsidR="00000000" w:rsidRPr="00000000">
              <w:rPr>
                <w:rtl w:val="0"/>
              </w:rPr>
              <w:t xml:space="preserve">Hickman, C., Marks, E., Pihkala, P., Clayton, S., Lewandowski, R. E., Mayall, E. E., Wray, B., Mellor, C., &amp; van Susteren, L. (2021). Climate anxiety in children and young people and their beliefs about government responses to climate change: a global survey. </w:t>
            </w:r>
            <w:r w:rsidDel="00000000" w:rsidR="00000000" w:rsidRPr="00000000">
              <w:rPr>
                <w:i w:val="1"/>
                <w:iCs w:val="1"/>
                <w:rtl w:val="0"/>
              </w:rPr>
              <w:t xml:space="preserve">The Lancet Planetary Health, 5(12),</w:t>
            </w:r>
            <w:r w:rsidDel="00000000" w:rsidR="00000000" w:rsidRPr="00000000">
              <w:rPr>
                <w:rtl w:val="0"/>
              </w:rPr>
              <w:t xml:space="preserve"> e863–e873.</w:t>
            </w:r>
            <w:hyperlink r:id="rId269">
              <w:r w:rsidDel="00000000" w:rsidR="00000000" w:rsidRPr="00000000">
                <w:rPr>
                  <w:rtl w:val="0"/>
                </w:rPr>
                <w:t xml:space="preserve"> </w:t>
              </w:r>
            </w:hyperlink>
            <w:hyperlink r:id="rId270">
              <w:r w:rsidDel="00000000" w:rsidR="00000000" w:rsidRPr="00000000">
                <w:rPr>
                  <w:color w:val="1155cc"/>
                  <w:u w:val="single"/>
                  <w:rtl w:val="0"/>
                </w:rPr>
                <w:t xml:space="preserve">https://doi.org/10.1016/S2542-5196(21)00278-3</w:t>
              </w:r>
            </w:hyperlink>
            <w:r w:rsidDel="00000000" w:rsidR="00000000" w:rsidRPr="00000000">
              <w:rPr>
                <w:rtl w:val="0"/>
              </w:rPr>
            </w:r>
          </w:p>
          <w:p w:rsidR="00000000" w:rsidDel="00000000" w:rsidP="00000000" w:rsidRDefault="00000000" w:rsidRPr="00000000" w14:paraId="00000A45">
            <w:pPr>
              <w:numPr>
                <w:ilvl w:val="0"/>
                <w:numId w:val="147"/>
              </w:numPr>
              <w:spacing w:after="0" w:afterAutospacing="0" w:before="0" w:beforeAutospacing="0" w:lineRule="auto"/>
              <w:ind w:left="720" w:hanging="360"/>
            </w:pPr>
            <w:r w:rsidDel="00000000" w:rsidR="00000000" w:rsidRPr="00000000">
              <w:rPr>
                <w:rtl w:val="0"/>
              </w:rPr>
              <w:t xml:space="preserve">Jones, C. A., &amp; Davison, A. (2021). Disempowering emotions: The role of educational experiences in social responses to climate change. </w:t>
            </w:r>
            <w:r w:rsidDel="00000000" w:rsidR="00000000" w:rsidRPr="00000000">
              <w:rPr>
                <w:i w:val="1"/>
                <w:iCs w:val="1"/>
                <w:rtl w:val="0"/>
              </w:rPr>
              <w:t xml:space="preserve">Geoforum, 118,</w:t>
            </w:r>
            <w:r w:rsidDel="00000000" w:rsidR="00000000" w:rsidRPr="00000000">
              <w:rPr>
                <w:rtl w:val="0"/>
              </w:rPr>
              <w:t xml:space="preserve"> 190–200.</w:t>
            </w:r>
            <w:hyperlink r:id="rId271">
              <w:r w:rsidDel="00000000" w:rsidR="00000000" w:rsidRPr="00000000">
                <w:rPr>
                  <w:rtl w:val="0"/>
                </w:rPr>
                <w:t xml:space="preserve"> </w:t>
              </w:r>
            </w:hyperlink>
            <w:hyperlink r:id="rId272">
              <w:r w:rsidDel="00000000" w:rsidR="00000000" w:rsidRPr="00000000">
                <w:rPr>
                  <w:color w:val="1155cc"/>
                  <w:u w:val="single"/>
                  <w:rtl w:val="0"/>
                </w:rPr>
                <w:t xml:space="preserve">https://doi.org/10.1016/j.geoforum.2020.11.006</w:t>
              </w:r>
            </w:hyperlink>
            <w:r w:rsidDel="00000000" w:rsidR="00000000" w:rsidRPr="00000000">
              <w:rPr>
                <w:rtl w:val="0"/>
              </w:rPr>
            </w:r>
          </w:p>
          <w:p w:rsidR="00000000" w:rsidDel="00000000" w:rsidP="00000000" w:rsidRDefault="00000000" w:rsidRPr="00000000" w14:paraId="00000A46">
            <w:pPr>
              <w:numPr>
                <w:ilvl w:val="0"/>
                <w:numId w:val="147"/>
              </w:numPr>
              <w:spacing w:after="0" w:afterAutospacing="0" w:before="0" w:beforeAutospacing="0" w:lineRule="auto"/>
              <w:ind w:left="720" w:hanging="360"/>
            </w:pPr>
            <w:r w:rsidDel="00000000" w:rsidR="00000000" w:rsidRPr="00000000">
              <w:rPr>
                <w:rtl w:val="0"/>
              </w:rPr>
              <w:t xml:space="preserve">Kleres, J., &amp; Wettergren, Å. (2017). Fear, hope, anger, and guilt in climate activism. </w:t>
            </w:r>
            <w:r w:rsidDel="00000000" w:rsidR="00000000" w:rsidRPr="00000000">
              <w:rPr>
                <w:i w:val="1"/>
                <w:iCs w:val="1"/>
                <w:rtl w:val="0"/>
              </w:rPr>
              <w:t xml:space="preserve">Social Movement Studies, 16(5),</w:t>
            </w:r>
            <w:r w:rsidDel="00000000" w:rsidR="00000000" w:rsidRPr="00000000">
              <w:rPr>
                <w:rtl w:val="0"/>
              </w:rPr>
              <w:t xml:space="preserve"> 507–519.</w:t>
            </w:r>
            <w:hyperlink r:id="rId273">
              <w:r w:rsidDel="00000000" w:rsidR="00000000" w:rsidRPr="00000000">
                <w:rPr>
                  <w:rtl w:val="0"/>
                </w:rPr>
                <w:t xml:space="preserve"> </w:t>
              </w:r>
            </w:hyperlink>
            <w:hyperlink r:id="rId274">
              <w:r w:rsidDel="00000000" w:rsidR="00000000" w:rsidRPr="00000000">
                <w:rPr>
                  <w:color w:val="1155cc"/>
                  <w:u w:val="single"/>
                  <w:rtl w:val="0"/>
                </w:rPr>
                <w:t xml:space="preserve">https://doi.org/10.1080/14742837.2017.1344546</w:t>
              </w:r>
            </w:hyperlink>
            <w:r w:rsidDel="00000000" w:rsidR="00000000" w:rsidRPr="00000000">
              <w:rPr>
                <w:rtl w:val="0"/>
              </w:rPr>
            </w:r>
          </w:p>
          <w:p w:rsidR="00000000" w:rsidDel="00000000" w:rsidP="00000000" w:rsidRDefault="00000000" w:rsidRPr="00000000" w14:paraId="00000A47">
            <w:pPr>
              <w:numPr>
                <w:ilvl w:val="0"/>
                <w:numId w:val="147"/>
              </w:numPr>
              <w:spacing w:after="0" w:afterAutospacing="0" w:before="0" w:beforeAutospacing="0" w:lineRule="auto"/>
              <w:ind w:left="720" w:hanging="360"/>
            </w:pPr>
            <w:r w:rsidDel="00000000" w:rsidR="00000000" w:rsidRPr="00000000">
              <w:rPr>
                <w:rtl w:val="0"/>
              </w:rPr>
              <w:t xml:space="preserve">Lazarus, R. S. (1991). </w:t>
            </w:r>
            <w:r w:rsidDel="00000000" w:rsidR="00000000" w:rsidRPr="00000000">
              <w:rPr>
                <w:i w:val="1"/>
                <w:iCs w:val="1"/>
                <w:rtl w:val="0"/>
              </w:rPr>
              <w:t xml:space="preserve">Emotion and adaptation.</w:t>
            </w:r>
            <w:r w:rsidDel="00000000" w:rsidR="00000000" w:rsidRPr="00000000">
              <w:rPr>
                <w:rtl w:val="0"/>
              </w:rPr>
              <w:t xml:space="preserve"> Oxford University Press.</w:t>
            </w:r>
            <w:hyperlink r:id="rId275">
              <w:r w:rsidDel="00000000" w:rsidR="00000000" w:rsidRPr="00000000">
                <w:rPr>
                  <w:rtl w:val="0"/>
                </w:rPr>
                <w:t xml:space="preserve"> </w:t>
              </w:r>
            </w:hyperlink>
            <w:hyperlink r:id="rId276">
              <w:r w:rsidDel="00000000" w:rsidR="00000000" w:rsidRPr="00000000">
                <w:rPr>
                  <w:color w:val="1155cc"/>
                  <w:u w:val="single"/>
                  <w:rtl w:val="0"/>
                </w:rPr>
                <w:t xml:space="preserve">https://psycnet.apa.org/record/1991-98760-000</w:t>
              </w:r>
            </w:hyperlink>
            <w:r w:rsidDel="00000000" w:rsidR="00000000" w:rsidRPr="00000000">
              <w:rPr>
                <w:rtl w:val="0"/>
              </w:rPr>
            </w:r>
          </w:p>
          <w:p w:rsidR="00000000" w:rsidDel="00000000" w:rsidP="00000000" w:rsidRDefault="00000000" w:rsidRPr="00000000" w14:paraId="00000A48">
            <w:pPr>
              <w:numPr>
                <w:ilvl w:val="0"/>
                <w:numId w:val="147"/>
              </w:numPr>
              <w:spacing w:after="0" w:afterAutospacing="0" w:before="0" w:beforeAutospacing="0" w:lineRule="auto"/>
              <w:ind w:left="720" w:hanging="360"/>
            </w:pPr>
            <w:r w:rsidDel="00000000" w:rsidR="00000000" w:rsidRPr="00000000">
              <w:rPr>
                <w:rtl w:val="0"/>
              </w:rPr>
              <w:t xml:space="preserve">Rozuel, C., &amp; Bellehumeur, C. R. (2022). Contextualizing eco-anxiety and eco-anger: Tentative responses to visceral and numinous emotions. </w:t>
            </w:r>
            <w:r w:rsidDel="00000000" w:rsidR="00000000" w:rsidRPr="00000000">
              <w:rPr>
                <w:i w:val="1"/>
                <w:iCs w:val="1"/>
                <w:rtl w:val="0"/>
              </w:rPr>
              <w:t xml:space="preserve">Journal of Analytical Psychology.</w:t>
            </w:r>
            <w:hyperlink r:id="rId277">
              <w:r w:rsidDel="00000000" w:rsidR="00000000" w:rsidRPr="00000000">
                <w:rPr>
                  <w:rtl w:val="0"/>
                </w:rPr>
                <w:t xml:space="preserve"> </w:t>
              </w:r>
            </w:hyperlink>
            <w:hyperlink r:id="rId278">
              <w:r w:rsidDel="00000000" w:rsidR="00000000" w:rsidRPr="00000000">
                <w:rPr>
                  <w:color w:val="1155cc"/>
                  <w:u w:val="single"/>
                  <w:rtl w:val="0"/>
                </w:rPr>
                <w:t xml:space="preserve">https://doi.org/10.1111/1468-5922.12870</w:t>
              </w:r>
            </w:hyperlink>
            <w:r w:rsidDel="00000000" w:rsidR="00000000" w:rsidRPr="00000000">
              <w:rPr>
                <w:rtl w:val="0"/>
              </w:rPr>
            </w:r>
          </w:p>
          <w:p w:rsidR="00000000" w:rsidDel="00000000" w:rsidP="00000000" w:rsidRDefault="00000000" w:rsidRPr="00000000" w14:paraId="00000A49">
            <w:pPr>
              <w:numPr>
                <w:ilvl w:val="0"/>
                <w:numId w:val="147"/>
              </w:numPr>
              <w:spacing w:after="0" w:afterAutospacing="0" w:before="0" w:beforeAutospacing="0" w:lineRule="auto"/>
              <w:ind w:left="720" w:hanging="360"/>
            </w:pPr>
            <w:r w:rsidDel="00000000" w:rsidR="00000000" w:rsidRPr="00000000">
              <w:rPr>
                <w:rtl w:val="0"/>
              </w:rPr>
              <w:t xml:space="preserve">Rushton, C. H., &amp; Thompson, L. (2020). Moral outrage: Promise or peril? </w:t>
            </w:r>
            <w:r w:rsidDel="00000000" w:rsidR="00000000" w:rsidRPr="00000000">
              <w:rPr>
                <w:i w:val="1"/>
                <w:iCs w:val="1"/>
                <w:rtl w:val="0"/>
              </w:rPr>
              <w:t xml:space="preserve">Nursing Outlook, 68(5),</w:t>
            </w:r>
            <w:r w:rsidDel="00000000" w:rsidR="00000000" w:rsidRPr="00000000">
              <w:rPr>
                <w:rtl w:val="0"/>
              </w:rPr>
              <w:t xml:space="preserve"> 536–538.</w:t>
            </w:r>
            <w:hyperlink r:id="rId279">
              <w:r w:rsidDel="00000000" w:rsidR="00000000" w:rsidRPr="00000000">
                <w:rPr>
                  <w:rtl w:val="0"/>
                </w:rPr>
                <w:t xml:space="preserve"> </w:t>
              </w:r>
            </w:hyperlink>
            <w:hyperlink r:id="rId280">
              <w:r w:rsidDel="00000000" w:rsidR="00000000" w:rsidRPr="00000000">
                <w:rPr>
                  <w:color w:val="1155cc"/>
                  <w:u w:val="single"/>
                  <w:rtl w:val="0"/>
                </w:rPr>
                <w:t xml:space="preserve">https://doi.org/10.1016/j.outlook.2020.07.006</w:t>
              </w:r>
            </w:hyperlink>
            <w:r w:rsidDel="00000000" w:rsidR="00000000" w:rsidRPr="00000000">
              <w:rPr>
                <w:rtl w:val="0"/>
              </w:rPr>
            </w:r>
          </w:p>
          <w:p w:rsidR="00000000" w:rsidDel="00000000" w:rsidP="00000000" w:rsidRDefault="00000000" w:rsidRPr="00000000" w14:paraId="00000A4A">
            <w:pPr>
              <w:numPr>
                <w:ilvl w:val="0"/>
                <w:numId w:val="147"/>
              </w:numPr>
              <w:spacing w:after="0" w:afterAutospacing="0" w:before="0" w:beforeAutospacing="0" w:lineRule="auto"/>
              <w:ind w:left="720" w:hanging="360"/>
            </w:pPr>
            <w:r w:rsidDel="00000000" w:rsidR="00000000" w:rsidRPr="00000000">
              <w:rPr>
                <w:rtl w:val="0"/>
              </w:rPr>
              <w:t xml:space="preserve">Stanley, S. K., Hogg, T. L., Leviston, Z., &amp; Walker, I. (2021). From anger to action: Differential impacts of eco-anxiety, eco-depression, and eco-anger on climate action and wellbeing. </w:t>
            </w:r>
            <w:r w:rsidDel="00000000" w:rsidR="00000000" w:rsidRPr="00000000">
              <w:rPr>
                <w:i w:val="1"/>
                <w:iCs w:val="1"/>
                <w:rtl w:val="0"/>
              </w:rPr>
              <w:t xml:space="preserve">The Journal of Climate Change and Health, 1,</w:t>
            </w:r>
            <w:r w:rsidDel="00000000" w:rsidR="00000000" w:rsidRPr="00000000">
              <w:rPr>
                <w:rtl w:val="0"/>
              </w:rPr>
              <w:t xml:space="preserve"> 100003.</w:t>
            </w:r>
            <w:hyperlink r:id="rId281">
              <w:r w:rsidDel="00000000" w:rsidR="00000000" w:rsidRPr="00000000">
                <w:rPr>
                  <w:rtl w:val="0"/>
                </w:rPr>
                <w:t xml:space="preserve"> </w:t>
              </w:r>
            </w:hyperlink>
            <w:hyperlink r:id="rId282">
              <w:r w:rsidDel="00000000" w:rsidR="00000000" w:rsidRPr="00000000">
                <w:rPr>
                  <w:color w:val="1155cc"/>
                  <w:u w:val="single"/>
                  <w:rtl w:val="0"/>
                </w:rPr>
                <w:t xml:space="preserve">https://doi.org/10.1016/j.joclim.2021.100003</w:t>
              </w:r>
            </w:hyperlink>
            <w:r w:rsidDel="00000000" w:rsidR="00000000" w:rsidRPr="00000000">
              <w:rPr>
                <w:rtl w:val="0"/>
              </w:rPr>
            </w:r>
          </w:p>
          <w:p w:rsidR="00000000" w:rsidDel="00000000" w:rsidP="00000000" w:rsidRDefault="00000000" w:rsidRPr="00000000" w14:paraId="00000A4B">
            <w:pPr>
              <w:numPr>
                <w:ilvl w:val="0"/>
                <w:numId w:val="147"/>
              </w:numPr>
              <w:spacing w:after="0" w:afterAutospacing="0" w:before="0" w:beforeAutospacing="0" w:lineRule="auto"/>
              <w:ind w:left="720" w:hanging="360"/>
            </w:pPr>
            <w:r w:rsidDel="00000000" w:rsidR="00000000" w:rsidRPr="00000000">
              <w:rPr>
                <w:rtl w:val="0"/>
              </w:rPr>
              <w:t xml:space="preserve">Stanley, S. K., Leviston, Z., Hogg, T. L., &amp; Walker, I. (2025). The various forms of anger about climate change in Australia and their relations with self-reported actions, intentions, and distress. </w:t>
            </w:r>
            <w:r w:rsidDel="00000000" w:rsidR="00000000" w:rsidRPr="00000000">
              <w:rPr>
                <w:i w:val="1"/>
                <w:iCs w:val="1"/>
                <w:rtl w:val="0"/>
              </w:rPr>
              <w:t xml:space="preserve">Journal of Environmental Psychology, 101,</w:t>
            </w:r>
            <w:r w:rsidDel="00000000" w:rsidR="00000000" w:rsidRPr="00000000">
              <w:rPr>
                <w:rtl w:val="0"/>
              </w:rPr>
              <w:t xml:space="preserve"> 102490.</w:t>
            </w:r>
            <w:hyperlink r:id="rId283">
              <w:r w:rsidDel="00000000" w:rsidR="00000000" w:rsidRPr="00000000">
                <w:rPr>
                  <w:rtl w:val="0"/>
                </w:rPr>
                <w:t xml:space="preserve"> </w:t>
              </w:r>
            </w:hyperlink>
            <w:hyperlink r:id="rId284">
              <w:r w:rsidDel="00000000" w:rsidR="00000000" w:rsidRPr="00000000">
                <w:rPr>
                  <w:color w:val="1155cc"/>
                  <w:u w:val="single"/>
                  <w:rtl w:val="0"/>
                </w:rPr>
                <w:t xml:space="preserve">https://doi.org/10.1016/j.jenvp.2024.102490</w:t>
              </w:r>
            </w:hyperlink>
            <w:r w:rsidDel="00000000" w:rsidR="00000000" w:rsidRPr="00000000">
              <w:rPr>
                <w:rtl w:val="0"/>
              </w:rPr>
            </w:r>
          </w:p>
          <w:p w:rsidR="00000000" w:rsidDel="00000000" w:rsidP="00000000" w:rsidRDefault="00000000" w:rsidRPr="00000000" w14:paraId="00000A4C">
            <w:pPr>
              <w:numPr>
                <w:ilvl w:val="0"/>
                <w:numId w:val="147"/>
              </w:numPr>
              <w:spacing w:after="0" w:afterAutospacing="0" w:before="0" w:beforeAutospacing="0" w:lineRule="auto"/>
              <w:ind w:left="720" w:hanging="360"/>
            </w:pPr>
            <w:r w:rsidDel="00000000" w:rsidR="00000000" w:rsidRPr="00000000">
              <w:rPr>
                <w:rtl w:val="0"/>
              </w:rPr>
              <w:t xml:space="preserve">Thunberg, G. (2019). </w:t>
            </w:r>
            <w:r w:rsidDel="00000000" w:rsidR="00000000" w:rsidRPr="00000000">
              <w:rPr>
                <w:i w:val="1"/>
                <w:iCs w:val="1"/>
                <w:rtl w:val="0"/>
              </w:rPr>
              <w:t xml:space="preserve">No one is too small to make a difference.</w:t>
            </w:r>
            <w:r w:rsidDel="00000000" w:rsidR="00000000" w:rsidRPr="00000000">
              <w:rPr>
                <w:rtl w:val="0"/>
              </w:rPr>
              <w:t xml:space="preserve"> Penguin Books.</w:t>
            </w:r>
            <w:hyperlink r:id="rId285">
              <w:r w:rsidDel="00000000" w:rsidR="00000000" w:rsidRPr="00000000">
                <w:rPr>
                  <w:rtl w:val="0"/>
                </w:rPr>
                <w:t xml:space="preserve"> </w:t>
              </w:r>
            </w:hyperlink>
            <w:hyperlink r:id="rId286">
              <w:r w:rsidDel="00000000" w:rsidR="00000000" w:rsidRPr="00000000">
                <w:rPr>
                  <w:color w:val="1155cc"/>
                  <w:u w:val="single"/>
                  <w:rtl w:val="0"/>
                </w:rPr>
                <w:t xml:space="preserve">https://www.amazon.ca/One-Too-Small-Make-Difference/dp/0141991747</w:t>
              </w:r>
            </w:hyperlink>
            <w:r w:rsidDel="00000000" w:rsidR="00000000" w:rsidRPr="00000000">
              <w:rPr>
                <w:rtl w:val="0"/>
              </w:rPr>
            </w:r>
          </w:p>
          <w:p w:rsidR="00000000" w:rsidDel="00000000" w:rsidP="00000000" w:rsidRDefault="00000000" w:rsidRPr="00000000" w14:paraId="00000A4D">
            <w:pPr>
              <w:numPr>
                <w:ilvl w:val="0"/>
                <w:numId w:val="147"/>
              </w:numPr>
              <w:spacing w:after="0" w:afterAutospacing="0" w:before="0" w:beforeAutospacing="0" w:lineRule="auto"/>
              <w:ind w:left="720" w:hanging="360"/>
            </w:pPr>
            <w:r w:rsidDel="00000000" w:rsidR="00000000" w:rsidRPr="00000000">
              <w:rPr>
                <w:rtl w:val="0"/>
              </w:rPr>
              <w:t xml:space="preserve">Tarrow, S. G. (2011). </w:t>
            </w:r>
            <w:r w:rsidDel="00000000" w:rsidR="00000000" w:rsidRPr="00000000">
              <w:rPr>
                <w:i w:val="1"/>
                <w:iCs w:val="1"/>
                <w:rtl w:val="0"/>
              </w:rPr>
              <w:t xml:space="preserve">Power in Movement: Social Movements and Contentious Politics</w:t>
            </w:r>
            <w:r w:rsidDel="00000000" w:rsidR="00000000" w:rsidRPr="00000000">
              <w:rPr>
                <w:rtl w:val="0"/>
              </w:rPr>
              <w:t xml:space="preserve"> (3rd ed.). Cambridge University Press.</w:t>
            </w:r>
            <w:hyperlink r:id="rId287">
              <w:r w:rsidDel="00000000" w:rsidR="00000000" w:rsidRPr="00000000">
                <w:rPr>
                  <w:rtl w:val="0"/>
                </w:rPr>
                <w:t xml:space="preserve"> </w:t>
              </w:r>
            </w:hyperlink>
            <w:hyperlink r:id="rId288">
              <w:r w:rsidDel="00000000" w:rsidR="00000000" w:rsidRPr="00000000">
                <w:rPr>
                  <w:color w:val="1155cc"/>
                  <w:u w:val="single"/>
                  <w:rtl w:val="0"/>
                </w:rPr>
                <w:t xml:space="preserve">https://doi.org/10.1017/CBO9780511973529</w:t>
              </w:r>
            </w:hyperlink>
            <w:r w:rsidDel="00000000" w:rsidR="00000000" w:rsidRPr="00000000">
              <w:rPr>
                <w:rtl w:val="0"/>
              </w:rPr>
            </w:r>
          </w:p>
          <w:p w:rsidR="00000000" w:rsidDel="00000000" w:rsidP="00000000" w:rsidRDefault="00000000" w:rsidRPr="00000000" w14:paraId="00000A4E">
            <w:pPr>
              <w:numPr>
                <w:ilvl w:val="0"/>
                <w:numId w:val="147"/>
              </w:numPr>
              <w:spacing w:after="0" w:afterAutospacing="0" w:before="0" w:beforeAutospacing="0" w:lineRule="auto"/>
              <w:ind w:left="720" w:hanging="360"/>
            </w:pPr>
            <w:r w:rsidDel="00000000" w:rsidR="00000000" w:rsidRPr="00000000">
              <w:rPr>
                <w:rtl w:val="0"/>
              </w:rPr>
              <w:t xml:space="preserve">van Troost, D., Klandermans, B., &amp; van Stekelenburg, J. (2018). Friends in High Places: Anger and Frustration among Protesters When Their Political Allies Fail Them. </w:t>
            </w:r>
            <w:r w:rsidDel="00000000" w:rsidR="00000000" w:rsidRPr="00000000">
              <w:rPr>
                <w:i w:val="1"/>
                <w:iCs w:val="1"/>
                <w:rtl w:val="0"/>
              </w:rPr>
              <w:t xml:space="preserve">Humanity &amp; Society, 42(4),</w:t>
            </w:r>
            <w:r w:rsidDel="00000000" w:rsidR="00000000" w:rsidRPr="00000000">
              <w:rPr>
                <w:rtl w:val="0"/>
              </w:rPr>
              <w:t xml:space="preserve"> 455–479.</w:t>
            </w:r>
            <w:hyperlink r:id="rId289">
              <w:r w:rsidDel="00000000" w:rsidR="00000000" w:rsidRPr="00000000">
                <w:rPr>
                  <w:rtl w:val="0"/>
                </w:rPr>
                <w:t xml:space="preserve"> </w:t>
              </w:r>
            </w:hyperlink>
            <w:hyperlink r:id="rId290">
              <w:r w:rsidDel="00000000" w:rsidR="00000000" w:rsidRPr="00000000">
                <w:rPr>
                  <w:color w:val="1155cc"/>
                  <w:u w:val="single"/>
                  <w:rtl w:val="0"/>
                </w:rPr>
                <w:t xml:space="preserve">https://doi.org/10.1177/0160597618802537</w:t>
              </w:r>
            </w:hyperlink>
            <w:r w:rsidDel="00000000" w:rsidR="00000000" w:rsidRPr="00000000">
              <w:rPr>
                <w:rtl w:val="0"/>
              </w:rPr>
            </w:r>
          </w:p>
          <w:p w:rsidR="00000000" w:rsidDel="00000000" w:rsidP="00000000" w:rsidRDefault="00000000" w:rsidRPr="00000000" w14:paraId="00000A4F">
            <w:pPr>
              <w:numPr>
                <w:ilvl w:val="0"/>
                <w:numId w:val="147"/>
              </w:numPr>
              <w:spacing w:after="240" w:before="0" w:beforeAutospacing="0" w:lineRule="auto"/>
              <w:ind w:left="720" w:hanging="360"/>
            </w:pPr>
            <w:r w:rsidDel="00000000" w:rsidR="00000000" w:rsidRPr="00000000">
              <w:rPr>
                <w:rtl w:val="0"/>
              </w:rPr>
              <w:t xml:space="preserve">Voşki, A., Wong-Parodi, G., &amp; Ardoin, N. M. (2023). A new planetary affective science framework for eco-emotions: Findings on eco-anger, eco-grief, and eco-anxiety. </w:t>
            </w:r>
            <w:r w:rsidDel="00000000" w:rsidR="00000000" w:rsidRPr="00000000">
              <w:rPr>
                <w:i w:val="1"/>
                <w:iCs w:val="1"/>
                <w:rtl w:val="0"/>
              </w:rPr>
              <w:t xml:space="preserve">Global Environmental Psychology, 1,</w:t>
            </w:r>
            <w:r w:rsidDel="00000000" w:rsidR="00000000" w:rsidRPr="00000000">
              <w:rPr>
                <w:rtl w:val="0"/>
              </w:rPr>
              <w:t xml:space="preserve"> Article e11465.</w:t>
            </w:r>
            <w:hyperlink r:id="rId291">
              <w:r w:rsidDel="00000000" w:rsidR="00000000" w:rsidRPr="00000000">
                <w:rPr>
                  <w:rtl w:val="0"/>
                </w:rPr>
                <w:t xml:space="preserve"> </w:t>
              </w:r>
            </w:hyperlink>
            <w:hyperlink r:id="rId292">
              <w:r w:rsidDel="00000000" w:rsidR="00000000" w:rsidRPr="00000000">
                <w:rPr>
                  <w:color w:val="1155cc"/>
                  <w:u w:val="single"/>
                  <w:rtl w:val="0"/>
                </w:rPr>
                <w:t xml:space="preserve">https://doi.org/10.5964/gep.11465</w:t>
              </w:r>
            </w:hyperlink>
            <w:r w:rsidDel="00000000" w:rsidR="00000000" w:rsidRPr="00000000">
              <w:rPr>
                <w:rtl w:val="0"/>
              </w:rPr>
            </w:r>
          </w:p>
        </w:tc>
      </w:tr>
    </w:tbl>
    <w:p w:rsidR="00000000" w:rsidDel="00000000" w:rsidP="00000000" w:rsidRDefault="00000000" w:rsidRPr="00000000" w14:paraId="00000A50">
      <w:pPr>
        <w:rPr/>
        <w:sectPr>
          <w:headerReference r:id="rId293"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A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94" w:type="default"/>
          <w:type w:val="nextPage"/>
          <w:pgSz w:h="12240" w:w="15840" w:orient="landscape"/>
          <w:pgMar w:bottom="1440.0000000000002" w:top="1440.0000000000002" w:left="1440.0000000000002" w:right="1440.0000000000002" w:header="720" w:footer="720"/>
          <w:pgNumType w:start="1"/>
        </w:sectPr>
      </w:pPr>
      <w:bookmarkStart w:colFirst="0" w:colLast="0" w:name="_szsebvjw29ub" w:id="194"/>
      <w:bookmarkEnd w:id="1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Climate Emotions - Isolation, Loneliness, and ...</w:t>
      </w:r>
      <w:r w:rsidDel="00000000" w:rsidR="00000000" w:rsidRPr="00000000">
        <w:rPr>
          <w:rtl w:val="0"/>
        </w:rPr>
      </w:r>
    </w:p>
    <w:p w:rsidR="00000000" w:rsidDel="00000000" w:rsidP="00000000" w:rsidRDefault="00000000" w:rsidRPr="00000000" w14:paraId="00000A52">
      <w:pPr>
        <w:pStyle w:val="Heading1"/>
        <w:spacing w:after="240" w:before="240" w:lineRule="auto"/>
        <w:rPr/>
      </w:pPr>
      <w:bookmarkStart w:colFirst="0" w:colLast="0" w:name="_olgxy9d9y5c3" w:id="195"/>
      <w:bookmarkEnd w:id="195"/>
      <w:r w:rsidDel="00000000" w:rsidR="00000000" w:rsidRPr="00000000">
        <w:rPr>
          <w:rtl w:val="0"/>
        </w:rPr>
      </w:r>
    </w:p>
    <w:tbl>
      <w:tblPr>
        <w:tblStyle w:val="Table79"/>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blHeader w:val="0"/>
        </w:trPr>
        <w:tc>
          <w:tcPr>
            <w:shd w:fill="f4cccc" w:val="clear"/>
          </w:tcPr>
          <w:p w:rsidR="00000000" w:rsidDel="00000000" w:rsidP="00000000" w:rsidRDefault="00000000" w:rsidRPr="00000000" w14:paraId="00000A53">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A54">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A55">
            <w:pPr>
              <w:widowControl w:val="0"/>
              <w:rPr>
                <w:b w:val="1"/>
                <w:bCs w:val="1"/>
                <w:sz w:val="28"/>
                <w:szCs w:val="28"/>
              </w:rPr>
            </w:pPr>
            <w:r w:rsidDel="00000000" w:rsidR="00000000" w:rsidRPr="00000000">
              <w:rPr>
                <w:b w:val="1"/>
                <w:bCs w:val="1"/>
                <w:sz w:val="28"/>
                <w:szCs w:val="28"/>
                <w:rtl w:val="0"/>
              </w:rPr>
              <w:t xml:space="preserve">Section 2 is now closed for review and we are no longer accepting comments. Thank you for your contributions!</w:t>
            </w:r>
          </w:p>
          <w:p w:rsidR="00000000" w:rsidDel="00000000" w:rsidP="00000000" w:rsidRDefault="00000000" w:rsidRPr="00000000" w14:paraId="00000A56">
            <w:pPr>
              <w:widowControl w:val="0"/>
              <w:rPr>
                <w:sz w:val="28"/>
                <w:szCs w:val="28"/>
              </w:rPr>
            </w:pPr>
            <w:r w:rsidDel="00000000" w:rsidR="00000000" w:rsidRPr="00000000">
              <w:rPr>
                <w:rtl w:val="0"/>
              </w:rPr>
            </w:r>
          </w:p>
          <w:p w:rsidR="00000000" w:rsidDel="00000000" w:rsidP="00000000" w:rsidRDefault="00000000" w:rsidRPr="00000000" w14:paraId="00000A57">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0A58">
            <w:pPr>
              <w:widowControl w:val="0"/>
              <w:rPr>
                <w:b w:val="1"/>
                <w:bCs w:val="1"/>
                <w:sz w:val="28"/>
                <w:szCs w:val="28"/>
              </w:rPr>
            </w:pPr>
            <w:r w:rsidDel="00000000" w:rsidR="00000000" w:rsidRPr="00000000">
              <w:rPr>
                <w:rtl w:val="0"/>
              </w:rPr>
            </w:r>
          </w:p>
          <w:p w:rsidR="00000000" w:rsidDel="00000000" w:rsidP="00000000" w:rsidRDefault="00000000" w:rsidRPr="00000000" w14:paraId="00000A59">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0A5A">
      <w:pPr>
        <w:pStyle w:val="Heading1"/>
        <w:spacing w:after="240" w:before="240" w:lineRule="auto"/>
        <w:rPr/>
      </w:pPr>
      <w:bookmarkStart w:colFirst="0" w:colLast="0" w:name="_6bv5mzu97fyg" w:id="196"/>
      <w:bookmarkEnd w:id="196"/>
      <w:r w:rsidDel="00000000" w:rsidR="00000000" w:rsidRPr="00000000">
        <w:rPr>
          <w:rtl w:val="0"/>
        </w:rPr>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pStyle w:val="Heading1"/>
        <w:rPr>
          <w:b w:val="0"/>
          <w:bCs w:val="0"/>
        </w:rPr>
      </w:pPr>
      <w:bookmarkStart w:colFirst="0" w:colLast="0" w:name="_bc000qag1d3y" w:id="197"/>
      <w:bookmarkEnd w:id="197"/>
      <w:r w:rsidDel="00000000" w:rsidR="00000000" w:rsidRPr="00000000">
        <w:rPr>
          <w:rtl w:val="0"/>
        </w:rPr>
        <w:t xml:space="preserve">Climate Emotions – Isolation, Loneliness, and Alienation</w:t>
      </w:r>
      <w:r w:rsidDel="00000000" w:rsidR="00000000" w:rsidRPr="00000000">
        <w:rPr>
          <w:rtl w:val="0"/>
        </w:rPr>
      </w:r>
    </w:p>
    <w:tbl>
      <w:tblPr>
        <w:tblStyle w:val="Table8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0A65">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0A66">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0A67">
            <w:pPr>
              <w:widowControl w:val="0"/>
              <w:numPr>
                <w:ilvl w:val="0"/>
                <w:numId w:val="398"/>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0A68">
            <w:pPr>
              <w:widowControl w:val="0"/>
              <w:numPr>
                <w:ilvl w:val="0"/>
                <w:numId w:val="398"/>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0A69">
            <w:pPr>
              <w:widowControl w:val="0"/>
              <w:numPr>
                <w:ilvl w:val="0"/>
                <w:numId w:val="398"/>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0A6A">
            <w:pPr>
              <w:widowControl w:val="0"/>
              <w:numPr>
                <w:ilvl w:val="0"/>
                <w:numId w:val="398"/>
              </w:numPr>
              <w:spacing w:line="240" w:lineRule="auto"/>
              <w:ind w:left="720" w:hanging="360"/>
            </w:pPr>
            <w:ins w:author="Mike Marchand" w:id="294" w:date="2025-12-01T00:06:34Z">
              <w:r w:rsidDel="00000000" w:rsidR="00000000" w:rsidRPr="00000000">
                <w:rPr>
                  <w:rtl w:val="0"/>
                </w:rPr>
                <w:t xml:space="preserve">Michael Marchand, sqilxw, syilx Nation - Cultural Safety Consultant  </w:t>
              </w:r>
            </w:ins>
            <w:r w:rsidDel="00000000" w:rsidR="00000000" w:rsidRPr="00000000">
              <w:rPr>
                <w:rtl w:val="0"/>
              </w:rPr>
              <w:t xml:space="preserve"> </w:t>
            </w:r>
          </w:p>
          <w:p w:rsidR="00000000" w:rsidDel="00000000" w:rsidP="00000000" w:rsidRDefault="00000000" w:rsidRPr="00000000" w14:paraId="00000A6B">
            <w:pPr>
              <w:widowControl w:val="0"/>
              <w:numPr>
                <w:ilvl w:val="0"/>
                <w:numId w:val="398"/>
              </w:numPr>
              <w:spacing w:line="240" w:lineRule="auto"/>
              <w:ind w:left="720" w:hanging="360"/>
            </w:pPr>
            <w:r w:rsidDel="00000000" w:rsidR="00000000" w:rsidRPr="00000000">
              <w:rPr>
                <w:rtl w:val="0"/>
              </w:rPr>
              <w:t xml:space="preserve"> </w:t>
            </w:r>
          </w:p>
          <w:p w:rsidR="00000000" w:rsidDel="00000000" w:rsidP="00000000" w:rsidRDefault="00000000" w:rsidRPr="00000000" w14:paraId="00000A6C">
            <w:pPr>
              <w:widowControl w:val="0"/>
              <w:numPr>
                <w:ilvl w:val="0"/>
                <w:numId w:val="398"/>
              </w:numPr>
              <w:spacing w:line="240" w:lineRule="auto"/>
              <w:ind w:left="720" w:hanging="360"/>
            </w:pPr>
            <w:r w:rsidDel="00000000" w:rsidR="00000000" w:rsidRPr="00000000">
              <w:rPr>
                <w:rtl w:val="0"/>
              </w:rPr>
            </w:r>
          </w:p>
        </w:tc>
      </w:tr>
    </w:tbl>
    <w:p w:rsidR="00000000" w:rsidDel="00000000" w:rsidP="00000000" w:rsidRDefault="00000000" w:rsidRPr="00000000" w14:paraId="00000A6D">
      <w:pPr>
        <w:spacing w:after="240" w:before="240" w:lineRule="auto"/>
        <w:rPr/>
      </w:pPr>
      <w:r w:rsidDel="00000000" w:rsidR="00000000" w:rsidRPr="00000000">
        <w:rPr>
          <w:rtl w:val="0"/>
        </w:rPr>
      </w:r>
    </w:p>
    <w:tbl>
      <w:tblPr>
        <w:tblStyle w:val="Table8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0A6E">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0A6F">
            <w:pPr>
              <w:widowControl w:val="0"/>
              <w:spacing w:after="240" w:before="240" w:line="240" w:lineRule="auto"/>
              <w:rPr/>
            </w:pPr>
            <w:r w:rsidDel="00000000" w:rsidR="00000000" w:rsidRPr="00000000">
              <w:rPr>
                <w:rtl w:val="0"/>
              </w:rPr>
              <w:t xml:space="preserve">Sometimes, the most painful aspect of facing climate change isn’t the rising temperatures or the news of dwindling ice caps—it’s the haunting sense that you’re the only one who truly cares. When you look around and see others continuing with business as usual, it can feel like an invisible wall separates you from family, friends, or even entire communities. This isolation weighs heavily, because as social beings, we’re hardwired to seek shared purpose and belonging. Feeling alone in your climate concerns can erode motivation and hope, fueling deeper anxiety or despair. Over time, the loneliness that stems from believing no one else is alarmed or invested can become a serious health risk—just as damaging, in many ways, as the physical dangers of a warming planet. Public health experts warn that social isolation and loneliness pose significant threats on par with smoking or obesity, shortening lifespans and diminishing overall well-being. When it comes to climate change, that loneliness not only undermines mental health, but also stalls collective action, because people who feel unheard or unsupported may withdraw rather than reach out. Recognizing and addressing these feelings—by seeking like-minded allies, connecting with supportive groups, or simply sharing your fears with someone who will listen—can serve as a powerful antidote. It helps restore the sense that we are in this together, reminding us that no one should have to shoulder the burden of the world’s most pressing crisis in solitude.</w:t>
            </w:r>
          </w:p>
        </w:tc>
      </w:tr>
      <w:tr>
        <w:trPr>
          <w:cantSplit w:val="0"/>
          <w:tblHeader w:val="0"/>
        </w:trPr>
        <w:tc>
          <w:tcPr>
            <w:shd w:fill="ea9999" w:val="clear"/>
          </w:tcPr>
          <w:p w:rsidR="00000000" w:rsidDel="00000000" w:rsidP="00000000" w:rsidRDefault="00000000" w:rsidRPr="00000000" w14:paraId="00000A70">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0A71">
            <w:pPr>
              <w:spacing w:after="240" w:before="240" w:lineRule="auto"/>
              <w:rPr>
                <w:b w:val="1"/>
                <w:bCs w:val="1"/>
              </w:rPr>
            </w:pPr>
            <w:r w:rsidDel="00000000" w:rsidR="00000000" w:rsidRPr="00000000">
              <w:rPr>
                <w:rtl w:val="0"/>
              </w:rPr>
              <w:t xml:space="preserve">Loneliness and alienation are powerful emotional responses to the climate crisis, but they do not exist in isolation from broader psychological concepts. In fact, “isolation,” “loneliness,” and “alienation” each capture distinct yet interconnected aspects of disconnection. While someone can feel isolated (physically or socially separated from others), loneliness describes the subjective experience of emotional or relational lack, and alienation reflects a deeper sense of estrangement—from oneself, from society, or from meaningful purpose. By clarifying these concepts and applying them to the climate context, we can better understand the causes and consequences of feeling cut off from collective action, as well as find pathways to reconnection and resilience.</w:t>
            </w:r>
            <w:r w:rsidDel="00000000" w:rsidR="00000000" w:rsidRPr="00000000">
              <w:rPr>
                <w:rtl w:val="0"/>
              </w:rPr>
            </w:r>
          </w:p>
          <w:tbl>
            <w:tblPr>
              <w:tblStyle w:val="Table82"/>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0A72">
                  <w:pPr>
                    <w:pStyle w:val="Heading2"/>
                    <w:spacing w:after="240" w:before="240" w:lineRule="auto"/>
                    <w:rPr/>
                  </w:pPr>
                  <w:bookmarkStart w:colFirst="0" w:colLast="0" w:name="_skpmhb9rgyqn" w:id="198"/>
                  <w:bookmarkEnd w:id="198"/>
                  <w:r w:rsidDel="00000000" w:rsidR="00000000" w:rsidRPr="00000000">
                    <w:rPr>
                      <w:rtl w:val="0"/>
                    </w:rPr>
                    <w:t xml:space="preserve">Distinctions Among Isolation, Loneliness, and Alienation</w:t>
                  </w:r>
                </w:p>
                <w:p w:rsidR="00000000" w:rsidDel="00000000" w:rsidP="00000000" w:rsidRDefault="00000000" w:rsidRPr="00000000" w14:paraId="00000A73">
                  <w:pPr>
                    <w:spacing w:after="240" w:before="240" w:lineRule="auto"/>
                    <w:rPr/>
                  </w:pPr>
                  <w:r w:rsidDel="00000000" w:rsidR="00000000" w:rsidRPr="00000000">
                    <w:rPr>
                      <w:rtl w:val="0"/>
                    </w:rPr>
                    <w:t xml:space="preserve">These three terms often overlap but differ in nature, cause, and scope:</w:t>
                  </w:r>
                </w:p>
                <w:p w:rsidR="00000000" w:rsidDel="00000000" w:rsidP="00000000" w:rsidRDefault="00000000" w:rsidRPr="00000000" w14:paraId="00000A74">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0A75">
                  <w:pPr>
                    <w:numPr>
                      <w:ilvl w:val="0"/>
                      <w:numId w:val="467"/>
                    </w:numPr>
                    <w:spacing w:after="240" w:before="240" w:lineRule="auto"/>
                    <w:ind w:left="720" w:hanging="360"/>
                    <w:rPr>
                      <w:b w:val="1"/>
                      <w:bCs w:val="1"/>
                    </w:rPr>
                  </w:pPr>
                  <w:r w:rsidDel="00000000" w:rsidR="00000000" w:rsidRPr="00000000">
                    <w:rPr>
                      <w:b w:val="1"/>
                      <w:bCs w:val="1"/>
                      <w:rtl w:val="0"/>
                    </w:rPr>
                    <w:t xml:space="preserve">Isolation</w:t>
                  </w:r>
                </w:p>
                <w:p w:rsidR="00000000" w:rsidDel="00000000" w:rsidP="00000000" w:rsidRDefault="00000000" w:rsidRPr="00000000" w14:paraId="00000A76">
                  <w:pPr>
                    <w:spacing w:after="240" w:before="240" w:lineRule="auto"/>
                    <w:ind w:left="720" w:firstLine="0"/>
                    <w:rPr/>
                  </w:pPr>
                  <w:r w:rsidDel="00000000" w:rsidR="00000000" w:rsidRPr="00000000">
                    <w:rPr>
                      <w:rtl w:val="0"/>
                    </w:rPr>
                    <w:t xml:space="preserve">Isolation is primarily an external condition of physical or social separation that can be voluntary (e.g., choosing solitude) or involuntary (e.g., living in a remote area, lacking mobility). It does not always cause emotional distress but can escalate into loneliness or alienation if prolonged.</w:t>
                  </w:r>
                </w:p>
                <w:p w:rsidR="00000000" w:rsidDel="00000000" w:rsidP="00000000" w:rsidRDefault="00000000" w:rsidRPr="00000000" w14:paraId="00000A77">
                  <w:pPr>
                    <w:numPr>
                      <w:ilvl w:val="1"/>
                      <w:numId w:val="467"/>
                    </w:numPr>
                    <w:spacing w:after="0" w:afterAutospacing="0" w:before="240" w:lineRule="auto"/>
                    <w:ind w:left="1440" w:hanging="360"/>
                  </w:pPr>
                  <w:r w:rsidDel="00000000" w:rsidR="00000000" w:rsidRPr="00000000">
                    <w:rPr>
                      <w:b w:val="1"/>
                      <w:bCs w:val="1"/>
                      <w:rtl w:val="0"/>
                    </w:rPr>
                    <w:t xml:space="preserve">Manifestation in The Climate Context:</w:t>
                    <w:br w:type="textWrapping"/>
                  </w:r>
                  <w:r w:rsidDel="00000000" w:rsidR="00000000" w:rsidRPr="00000000">
                    <w:rPr>
                      <w:rtl w:val="0"/>
                    </w:rPr>
                    <w:t xml:space="preserve">Many who care deeply about the environment feel physically or socially separated from others who share their concern. Examples </w:t>
                  </w:r>
                  <w:commentRangeStart w:id="187"/>
                  <w:r w:rsidDel="00000000" w:rsidR="00000000" w:rsidRPr="00000000">
                    <w:rPr>
                      <w:rtl w:val="0"/>
                    </w:rPr>
                    <w:t xml:space="preserve">include:</w:t>
                  </w:r>
                  <w:commentRangeEnd w:id="187"/>
                  <w:r w:rsidDel="00000000" w:rsidR="00000000" w:rsidRPr="00000000">
                    <w:commentReference w:id="187"/>
                  </w:r>
                  <w:r w:rsidDel="00000000" w:rsidR="00000000" w:rsidRPr="00000000">
                    <w:rPr>
                      <w:rtl w:val="0"/>
                    </w:rPr>
                  </w:r>
                </w:p>
                <w:p w:rsidR="00000000" w:rsidDel="00000000" w:rsidP="00000000" w:rsidRDefault="00000000" w:rsidRPr="00000000" w14:paraId="00000A78">
                  <w:pPr>
                    <w:numPr>
                      <w:ilvl w:val="1"/>
                      <w:numId w:val="467"/>
                    </w:numPr>
                    <w:spacing w:after="0" w:afterAutospacing="0" w:before="0" w:beforeAutospacing="0" w:lineRule="auto"/>
                    <w:ind w:left="1440" w:hanging="360"/>
                  </w:pPr>
                  <w:r w:rsidDel="00000000" w:rsidR="00000000" w:rsidRPr="00000000">
                    <w:rPr>
                      <w:b w:val="1"/>
                      <w:bCs w:val="1"/>
                      <w:rtl w:val="0"/>
                    </w:rPr>
                    <w:t xml:space="preserve">Remote living</w:t>
                  </w:r>
                  <w:r w:rsidDel="00000000" w:rsidR="00000000" w:rsidRPr="00000000">
                    <w:rPr>
                      <w:rtl w:val="0"/>
                    </w:rPr>
                    <w:t xml:space="preserve"> that limits face-to-face climate discussions.</w:t>
                  </w:r>
                </w:p>
                <w:p w:rsidR="00000000" w:rsidDel="00000000" w:rsidP="00000000" w:rsidRDefault="00000000" w:rsidRPr="00000000" w14:paraId="00000A79">
                  <w:pPr>
                    <w:numPr>
                      <w:ilvl w:val="1"/>
                      <w:numId w:val="467"/>
                    </w:numPr>
                    <w:spacing w:after="0" w:afterAutospacing="0" w:before="0" w:beforeAutospacing="0" w:lineRule="auto"/>
                    <w:ind w:left="1440" w:hanging="360"/>
                  </w:pPr>
                  <w:r w:rsidDel="00000000" w:rsidR="00000000" w:rsidRPr="00000000">
                    <w:rPr>
                      <w:b w:val="1"/>
                      <w:bCs w:val="1"/>
                      <w:rtl w:val="0"/>
                    </w:rPr>
                    <w:t xml:space="preserve">Cultural or regional norms</w:t>
                  </w:r>
                  <w:r w:rsidDel="00000000" w:rsidR="00000000" w:rsidRPr="00000000">
                    <w:rPr>
                      <w:rtl w:val="0"/>
                    </w:rPr>
                    <w:t xml:space="preserve"> that discourage open conversations about eco-anxiety or climate change.</w:t>
                    <w:br w:type="textWrapping"/>
                    <w:t xml:space="preserve">In such contexts, individuals may become cut off from climate-focused communities, leading to minimal collaboration or shared sense of urgency.</w:t>
                  </w:r>
                </w:p>
                <w:p w:rsidR="00000000" w:rsidDel="00000000" w:rsidP="00000000" w:rsidRDefault="00000000" w:rsidRPr="00000000" w14:paraId="00000A7A">
                  <w:pPr>
                    <w:numPr>
                      <w:ilvl w:val="0"/>
                      <w:numId w:val="467"/>
                    </w:numPr>
                    <w:spacing w:after="240" w:before="0" w:beforeAutospacing="0" w:lineRule="auto"/>
                    <w:ind w:left="720" w:hanging="360"/>
                    <w:rPr>
                      <w:b w:val="1"/>
                      <w:bCs w:val="1"/>
                    </w:rPr>
                  </w:pPr>
                  <w:r w:rsidDel="00000000" w:rsidR="00000000" w:rsidRPr="00000000">
                    <w:rPr>
                      <w:b w:val="1"/>
                      <w:bCs w:val="1"/>
                      <w:rtl w:val="0"/>
                    </w:rPr>
                    <w:t xml:space="preserve">Loneliness</w:t>
                  </w:r>
                </w:p>
                <w:p w:rsidR="00000000" w:rsidDel="00000000" w:rsidP="00000000" w:rsidRDefault="00000000" w:rsidRPr="00000000" w14:paraId="00000A7B">
                  <w:pPr>
                    <w:spacing w:after="240" w:before="240" w:lineRule="auto"/>
                    <w:ind w:left="720" w:firstLine="0"/>
                    <w:rPr/>
                  </w:pPr>
                  <w:r w:rsidDel="00000000" w:rsidR="00000000" w:rsidRPr="00000000">
                    <w:rPr>
                      <w:rtl w:val="0"/>
                    </w:rPr>
                    <w:t xml:space="preserve">Loneliness is a subjective and distressing emotion that arises when people perceive gaps in the quality or quantity of their social relationships. Someone can be surrounded by others yet still feel lonely if those interactions lack emotional depth or shared values.</w:t>
                  </w:r>
                </w:p>
                <w:p w:rsidR="00000000" w:rsidDel="00000000" w:rsidP="00000000" w:rsidRDefault="00000000" w:rsidRPr="00000000" w14:paraId="00000A7C">
                  <w:pPr>
                    <w:numPr>
                      <w:ilvl w:val="1"/>
                      <w:numId w:val="467"/>
                    </w:numPr>
                    <w:spacing w:after="0" w:afterAutospacing="0" w:before="240" w:lineRule="auto"/>
                    <w:ind w:left="1440" w:hanging="360"/>
                  </w:pPr>
                  <w:r w:rsidDel="00000000" w:rsidR="00000000" w:rsidRPr="00000000">
                    <w:rPr>
                      <w:b w:val="1"/>
                      <w:bCs w:val="1"/>
                      <w:rtl w:val="0"/>
                    </w:rPr>
                    <w:t xml:space="preserve">Manifestation in The Climate Context:</w:t>
                    <w:br w:type="textWrapping"/>
                  </w:r>
                  <w:r w:rsidDel="00000000" w:rsidR="00000000" w:rsidRPr="00000000">
                    <w:rPr>
                      <w:rtl w:val="0"/>
                    </w:rPr>
                    <w:t xml:space="preserve">Feeling lonely stems from the emotional gap between wanting meaningful engagement on climate issues and the reality of unshared or dismissed concerns. This can manifest </w:t>
                  </w:r>
                  <w:commentRangeStart w:id="188"/>
                  <w:r w:rsidDel="00000000" w:rsidR="00000000" w:rsidRPr="00000000">
                    <w:rPr>
                      <w:rtl w:val="0"/>
                    </w:rPr>
                    <w:t xml:space="preserve">when</w:t>
                  </w:r>
                  <w:commentRangeEnd w:id="188"/>
                  <w:r w:rsidDel="00000000" w:rsidR="00000000" w:rsidRPr="00000000">
                    <w:commentReference w:id="188"/>
                  </w:r>
                  <w:r w:rsidDel="00000000" w:rsidR="00000000" w:rsidRPr="00000000">
                    <w:rPr>
                      <w:rtl w:val="0"/>
                    </w:rPr>
                    <w:t xml:space="preserve">:</w:t>
                  </w:r>
                </w:p>
                <w:p w:rsidR="00000000" w:rsidDel="00000000" w:rsidP="00000000" w:rsidRDefault="00000000" w:rsidRPr="00000000" w14:paraId="00000A7D">
                  <w:pPr>
                    <w:numPr>
                      <w:ilvl w:val="1"/>
                      <w:numId w:val="467"/>
                    </w:numPr>
                    <w:spacing w:after="0" w:afterAutospacing="0" w:before="0" w:beforeAutospacing="0" w:lineRule="auto"/>
                    <w:ind w:left="1440" w:hanging="360"/>
                  </w:pPr>
                  <w:r w:rsidDel="00000000" w:rsidR="00000000" w:rsidRPr="00000000">
                    <w:rPr>
                      <w:rtl w:val="0"/>
                    </w:rPr>
                    <w:t xml:space="preserve">Friends and family do not share the same urgency about climate impacts.</w:t>
                  </w:r>
                </w:p>
                <w:p w:rsidR="00000000" w:rsidDel="00000000" w:rsidP="00000000" w:rsidRDefault="00000000" w:rsidRPr="00000000" w14:paraId="00000A7E">
                  <w:pPr>
                    <w:numPr>
                      <w:ilvl w:val="1"/>
                      <w:numId w:val="467"/>
                    </w:numPr>
                    <w:spacing w:after="0" w:afterAutospacing="0" w:before="0" w:beforeAutospacing="0" w:lineRule="auto"/>
                    <w:ind w:left="1440" w:hanging="360"/>
                  </w:pPr>
                  <w:r w:rsidDel="00000000" w:rsidR="00000000" w:rsidRPr="00000000">
                    <w:rPr>
                      <w:rtl w:val="0"/>
                    </w:rPr>
                    <w:t xml:space="preserve">Attempts to discuss climate grief or eco-anxiety are met with indifference or denial.</w:t>
                    <w:br w:type="textWrapping"/>
                    <w:t xml:space="preserve">Such loneliness not only heightens distress but can also reduce motivation to participate in climate action, as individuals feel their efforts go unnoticed.</w:t>
                  </w:r>
                </w:p>
                <w:p w:rsidR="00000000" w:rsidDel="00000000" w:rsidP="00000000" w:rsidRDefault="00000000" w:rsidRPr="00000000" w14:paraId="00000A7F">
                  <w:pPr>
                    <w:numPr>
                      <w:ilvl w:val="0"/>
                      <w:numId w:val="467"/>
                    </w:numPr>
                    <w:spacing w:after="240" w:before="0" w:beforeAutospacing="0" w:lineRule="auto"/>
                    <w:ind w:left="720" w:hanging="360"/>
                    <w:rPr>
                      <w:b w:val="1"/>
                      <w:bCs w:val="1"/>
                    </w:rPr>
                  </w:pPr>
                  <w:r w:rsidDel="00000000" w:rsidR="00000000" w:rsidRPr="00000000">
                    <w:rPr>
                      <w:b w:val="1"/>
                      <w:bCs w:val="1"/>
                      <w:rtl w:val="0"/>
                    </w:rPr>
                    <w:t xml:space="preserve">Alienation</w:t>
                  </w:r>
                </w:p>
                <w:p w:rsidR="00000000" w:rsidDel="00000000" w:rsidP="00000000" w:rsidRDefault="00000000" w:rsidRPr="00000000" w14:paraId="00000A80">
                  <w:pPr>
                    <w:spacing w:after="240" w:before="240" w:lineRule="auto"/>
                    <w:ind w:left="720" w:firstLine="0"/>
                    <w:rPr/>
                  </w:pPr>
                  <w:r w:rsidDel="00000000" w:rsidR="00000000" w:rsidRPr="00000000">
                    <w:rPr>
                      <w:rtl w:val="0"/>
                    </w:rPr>
                    <w:t xml:space="preserve">Alienation goes deeper, encompassing a profound sense of estrangement that can affect one’s relationship with self, society, or larger existential concerns. While loneliness is often about wanting more or better relationships, alienation can involve questioning the very structures that shape those relationships or feeling powerless within them.</w:t>
                  </w:r>
                </w:p>
                <w:p w:rsidR="00000000" w:rsidDel="00000000" w:rsidP="00000000" w:rsidRDefault="00000000" w:rsidRPr="00000000" w14:paraId="00000A81">
                  <w:pPr>
                    <w:numPr>
                      <w:ilvl w:val="1"/>
                      <w:numId w:val="467"/>
                    </w:numPr>
                    <w:spacing w:after="240" w:before="240" w:lineRule="auto"/>
                    <w:ind w:left="1440" w:hanging="360"/>
                    <w:rPr>
                      <w:b w:val="1"/>
                      <w:bCs w:val="1"/>
                    </w:rPr>
                  </w:pPr>
                  <w:r w:rsidDel="00000000" w:rsidR="00000000" w:rsidRPr="00000000">
                    <w:rPr>
                      <w:b w:val="1"/>
                      <w:bCs w:val="1"/>
                      <w:rtl w:val="0"/>
                    </w:rPr>
                    <w:t xml:space="preserve">Manifestation in the Climate Context:</w:t>
                  </w:r>
                </w:p>
                <w:p w:rsidR="00000000" w:rsidDel="00000000" w:rsidP="00000000" w:rsidRDefault="00000000" w:rsidRPr="00000000" w14:paraId="00000A82">
                  <w:pPr>
                    <w:spacing w:after="240" w:before="240" w:lineRule="auto"/>
                    <w:ind w:left="1440" w:firstLine="0"/>
                    <w:rPr/>
                  </w:pPr>
                  <w:r w:rsidDel="00000000" w:rsidR="00000000" w:rsidRPr="00000000">
                    <w:rPr>
                      <w:rtl w:val="0"/>
                    </w:rPr>
                    <w:t xml:space="preserve">In a climate context, alienation often arises from systemic barriers and the perception that personal actions are insignificant compared to the vast scale of the crisis. Contributing factors include:</w:t>
                  </w:r>
                </w:p>
                <w:p w:rsidR="00000000" w:rsidDel="00000000" w:rsidP="00000000" w:rsidRDefault="00000000" w:rsidRPr="00000000" w14:paraId="00000A83">
                  <w:pPr>
                    <w:numPr>
                      <w:ilvl w:val="2"/>
                      <w:numId w:val="467"/>
                    </w:numPr>
                    <w:spacing w:after="0" w:afterAutospacing="0" w:before="240" w:lineRule="auto"/>
                    <w:ind w:left="2160" w:hanging="360"/>
                  </w:pPr>
                  <w:r w:rsidDel="00000000" w:rsidR="00000000" w:rsidRPr="00000000">
                    <w:rPr>
                      <w:b w:val="1"/>
                      <w:bCs w:val="1"/>
                      <w:rtl w:val="0"/>
                    </w:rPr>
                    <w:t xml:space="preserve">Fossil fuel dependency</w:t>
                  </w:r>
                  <w:r w:rsidDel="00000000" w:rsidR="00000000" w:rsidRPr="00000000">
                    <w:rPr>
                      <w:rtl w:val="0"/>
                    </w:rPr>
                    <w:t xml:space="preserve"> and consumerism, which make people feel they have little autonomy in daily choices.</w:t>
                  </w:r>
                </w:p>
                <w:p w:rsidR="00000000" w:rsidDel="00000000" w:rsidP="00000000" w:rsidRDefault="00000000" w:rsidRPr="00000000" w14:paraId="00000A84">
                  <w:pPr>
                    <w:numPr>
                      <w:ilvl w:val="2"/>
                      <w:numId w:val="467"/>
                    </w:numPr>
                    <w:spacing w:after="240" w:before="0" w:beforeAutospacing="0" w:lineRule="auto"/>
                    <w:ind w:left="2160" w:hanging="360"/>
                  </w:pPr>
                  <w:r w:rsidDel="00000000" w:rsidR="00000000" w:rsidRPr="00000000">
                    <w:rPr>
                      <w:b w:val="1"/>
                      <w:bCs w:val="1"/>
                      <w:rtl w:val="0"/>
                    </w:rPr>
                    <w:t xml:space="preserve">Marginalized voices</w:t>
                  </w:r>
                  <w:ins w:author="Mike Marchand" w:id="295" w:date="2025-12-01T00:18:16Z">
                    <w:commentRangeStart w:id="189"/>
                    <w:r w:rsidDel="00000000" w:rsidR="00000000" w:rsidRPr="00000000">
                      <w:rPr>
                        <w:b w:val="1"/>
                        <w:bCs w:val="1"/>
                        <w:rtl w:val="0"/>
                      </w:rPr>
                      <w:t xml:space="preserve"> l</w:t>
                    </w:r>
                    <w:r w:rsidDel="00000000" w:rsidR="00000000" w:rsidRPr="00000000">
                      <w:rPr>
                        <w:rtl w:val="0"/>
                      </w:rPr>
                      <w:t xml:space="preserve">ike _______</w:t>
                    </w:r>
                    <w:r w:rsidDel="00000000" w:rsidR="00000000" w:rsidRPr="00000000">
                      <w:rPr>
                        <w:b w:val="1"/>
                        <w:bCs w:val="1"/>
                        <w:rtl w:val="0"/>
                      </w:rPr>
                      <w:t xml:space="preserve"> </w:t>
                    </w:r>
                  </w:ins>
                  <w:commentRangeEnd w:id="189"/>
                  <w:r w:rsidDel="00000000" w:rsidR="00000000" w:rsidRPr="00000000">
                    <w:commentReference w:id="189"/>
                  </w:r>
                  <w:r w:rsidDel="00000000" w:rsidR="00000000" w:rsidRPr="00000000">
                    <w:rPr>
                      <w:b w:val="1"/>
                      <w:bCs w:val="1"/>
                      <w:rtl w:val="0"/>
                    </w:rPr>
                    <w:t xml:space="preserve"> </w:t>
                  </w:r>
                  <w:r w:rsidDel="00000000" w:rsidR="00000000" w:rsidRPr="00000000">
                    <w:rPr>
                      <w:rtl w:val="0"/>
                    </w:rPr>
                    <w:t xml:space="preserve">being sidelined in mainstream environmental efforts, furthering a sense of disconnection from decision-making processes.</w:t>
                    <w:br w:type="textWrapping"/>
                    <w:t xml:space="preserve">At its extreme, climate alienation can lead to existential despair, where people question the purpose of engagement when global systems seem unresponsive or unjust.</w:t>
                  </w:r>
                </w:p>
                <w:p w:rsidR="00000000" w:rsidDel="00000000" w:rsidP="00000000" w:rsidRDefault="00000000" w:rsidRPr="00000000" w14:paraId="00000A85">
                  <w:pPr>
                    <w:spacing w:after="240" w:before="240" w:lineRule="auto"/>
                    <w:rPr>
                      <w:b w:val="1"/>
                      <w:bCs w:val="1"/>
                      <w:color w:val="ffffff"/>
                      <w:shd w:fill="920000" w:val="clear"/>
                    </w:rPr>
                  </w:pPr>
                  <w:r w:rsidDel="00000000" w:rsidR="00000000" w:rsidRPr="00000000">
                    <w:rPr>
                      <w:color w:val="ffffff"/>
                      <w:shd w:fill="920000" w:val="clear"/>
                      <w:rtl w:val="0"/>
                    </w:rPr>
                    <w:t xml:space="preserve">[END DROP DOWN]</w:t>
                  </w:r>
                  <w:r w:rsidDel="00000000" w:rsidR="00000000" w:rsidRPr="00000000">
                    <w:rPr>
                      <w:rtl w:val="0"/>
                    </w:rPr>
                  </w:r>
                </w:p>
              </w:tc>
            </w:tr>
          </w:tbl>
          <w:p w:rsidR="00000000" w:rsidDel="00000000" w:rsidP="00000000" w:rsidRDefault="00000000" w:rsidRPr="00000000" w14:paraId="00000A86">
            <w:pPr>
              <w:spacing w:after="240" w:before="240" w:lineRule="auto"/>
              <w:rPr>
                <w:b w:val="1"/>
                <w:bCs w:val="1"/>
              </w:rPr>
            </w:pPr>
            <w:r w:rsidDel="00000000" w:rsidR="00000000" w:rsidRPr="00000000">
              <w:rPr>
                <w:rtl w:val="0"/>
              </w:rPr>
            </w:r>
          </w:p>
          <w:p w:rsidR="00000000" w:rsidDel="00000000" w:rsidP="00000000" w:rsidRDefault="00000000" w:rsidRPr="00000000" w14:paraId="00000A87">
            <w:pPr>
              <w:pStyle w:val="Heading2"/>
              <w:spacing w:after="240" w:before="240" w:lineRule="auto"/>
              <w:rPr/>
            </w:pPr>
            <w:bookmarkStart w:colFirst="0" w:colLast="0" w:name="_jmcerfrf46jg" w:id="199"/>
            <w:bookmarkEnd w:id="199"/>
            <w:r w:rsidDel="00000000" w:rsidR="00000000" w:rsidRPr="00000000">
              <w:rPr>
                <w:rtl w:val="0"/>
              </w:rPr>
              <w:t xml:space="preserve">Comparisons</w:t>
            </w:r>
          </w:p>
          <w:p w:rsidR="00000000" w:rsidDel="00000000" w:rsidP="00000000" w:rsidRDefault="00000000" w:rsidRPr="00000000" w14:paraId="00000A88">
            <w:pPr>
              <w:spacing w:after="240" w:before="240" w:lineRule="auto"/>
              <w:rPr/>
            </w:pPr>
            <w:r w:rsidDel="00000000" w:rsidR="00000000" w:rsidRPr="00000000">
              <w:rPr>
                <w:rtl w:val="0"/>
              </w:rPr>
              <w:t xml:space="preserve">Further underscoring the distinct nature of these three related experiences, the table below outlines key differences between isolation, loneliness, and alienation.</w:t>
            </w:r>
          </w:p>
          <w:p w:rsidR="00000000" w:rsidDel="00000000" w:rsidP="00000000" w:rsidRDefault="00000000" w:rsidRPr="00000000" w14:paraId="00000A89">
            <w:pPr>
              <w:spacing w:after="240" w:before="240" w:lineRule="auto"/>
              <w:rPr/>
            </w:pPr>
            <w:r w:rsidDel="00000000" w:rsidR="00000000" w:rsidRPr="00000000">
              <w:rPr/>
              <w:drawing>
                <wp:inline distB="114300" distT="114300" distL="114300" distR="114300">
                  <wp:extent cx="4348163" cy="3983565"/>
                  <wp:effectExtent b="0" l="0" r="0" t="0"/>
                  <wp:docPr id="4" name="image7.png"/>
                  <a:graphic>
                    <a:graphicData uri="http://schemas.openxmlformats.org/drawingml/2006/picture">
                      <pic:pic>
                        <pic:nvPicPr>
                          <pic:cNvPr id="0" name="image7.png"/>
                          <pic:cNvPicPr preferRelativeResize="0"/>
                        </pic:nvPicPr>
                        <pic:blipFill>
                          <a:blip r:embed="rId295"/>
                          <a:srcRect b="0" l="0" r="0" t="0"/>
                          <a:stretch>
                            <a:fillRect/>
                          </a:stretch>
                        </pic:blipFill>
                        <pic:spPr>
                          <a:xfrm>
                            <a:off x="0" y="0"/>
                            <a:ext cx="4348163" cy="3983565"/>
                          </a:xfrm>
                          <a:prstGeom prst="rect"/>
                          <a:ln/>
                        </pic:spPr>
                      </pic:pic>
                    </a:graphicData>
                  </a:graphic>
                </wp:inline>
              </w:drawing>
            </w:r>
            <w:r w:rsidDel="00000000" w:rsidR="00000000" w:rsidRPr="00000000">
              <w:rPr>
                <w:rtl w:val="0"/>
              </w:rPr>
            </w:r>
          </w:p>
          <w:p w:rsidR="00000000" w:rsidDel="00000000" w:rsidP="00000000" w:rsidRDefault="00000000" w:rsidRPr="00000000" w14:paraId="00000A8A">
            <w:pPr>
              <w:pStyle w:val="Heading2"/>
              <w:spacing w:after="240" w:before="240" w:lineRule="auto"/>
              <w:rPr/>
            </w:pPr>
            <w:bookmarkStart w:colFirst="0" w:colLast="0" w:name="_xsyqzpgcheqs" w:id="200"/>
            <w:bookmarkEnd w:id="200"/>
            <w:r w:rsidDel="00000000" w:rsidR="00000000" w:rsidRPr="00000000">
              <w:rPr>
                <w:rtl w:val="0"/>
              </w:rPr>
              <w:t xml:space="preserve">Interrelationships</w:t>
            </w:r>
          </w:p>
          <w:p w:rsidR="00000000" w:rsidDel="00000000" w:rsidP="00000000" w:rsidRDefault="00000000" w:rsidRPr="00000000" w14:paraId="00000A8B">
            <w:pPr>
              <w:spacing w:after="240" w:before="240" w:lineRule="auto"/>
              <w:rPr/>
            </w:pPr>
            <w:r w:rsidDel="00000000" w:rsidR="00000000" w:rsidRPr="00000000">
              <w:rPr>
                <w:rtl w:val="0"/>
              </w:rPr>
              <w:t xml:space="preserve">These experiences may occur together, reinforcing one another, such as in the following examples:</w:t>
            </w:r>
          </w:p>
          <w:p w:rsidR="00000000" w:rsidDel="00000000" w:rsidP="00000000" w:rsidRDefault="00000000" w:rsidRPr="00000000" w14:paraId="00000A8C">
            <w:pPr>
              <w:numPr>
                <w:ilvl w:val="0"/>
                <w:numId w:val="45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Isolation → Loneliness:</w:t>
            </w:r>
            <w:r w:rsidDel="00000000" w:rsidR="00000000" w:rsidRPr="00000000">
              <w:rPr>
                <w:rtl w:val="0"/>
              </w:rPr>
              <w:t xml:space="preserve"> Prolonged isolation often leads to loneliness as the lack of social interaction fosters feelings of being alone.</w:t>
              <w:br w:type="textWrapping"/>
            </w:r>
          </w:p>
          <w:p w:rsidR="00000000" w:rsidDel="00000000" w:rsidP="00000000" w:rsidRDefault="00000000" w:rsidRPr="00000000" w14:paraId="00000A8D">
            <w:pPr>
              <w:numPr>
                <w:ilvl w:val="0"/>
                <w:numId w:val="45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Loneliness → Alienation:</w:t>
            </w:r>
            <w:r w:rsidDel="00000000" w:rsidR="00000000" w:rsidRPr="00000000">
              <w:rPr>
                <w:rtl w:val="0"/>
              </w:rPr>
              <w:t xml:space="preserve"> Chronic loneliness can evolve into alienation, where individuals feel not just alone but fundamentally disconnected from society or themselves.</w:t>
              <w:br w:type="textWrapping"/>
            </w:r>
          </w:p>
          <w:p w:rsidR="00000000" w:rsidDel="00000000" w:rsidP="00000000" w:rsidRDefault="00000000" w:rsidRPr="00000000" w14:paraId="00000A8E">
            <w:pPr>
              <w:numPr>
                <w:ilvl w:val="0"/>
                <w:numId w:val="45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Alienation ↔ Isolation:</w:t>
            </w:r>
            <w:r w:rsidDel="00000000" w:rsidR="00000000" w:rsidRPr="00000000">
              <w:rPr>
                <w:rtl w:val="0"/>
              </w:rPr>
              <w:t xml:space="preserve"> Alienated individuals might withdraw from social interactions, leading to isolation, while isolated individuals might begin to feel alienated over time.</w:t>
            </w:r>
            <w:commentRangeStart w:id="190"/>
            <w:r w:rsidDel="00000000" w:rsidR="00000000" w:rsidRPr="00000000">
              <w:rPr>
                <w:rtl w:val="0"/>
              </w:rPr>
            </w:r>
          </w:p>
          <w:tbl>
            <w:tblPr>
              <w:tblStyle w:val="Table83"/>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0A8F">
                  <w:pPr>
                    <w:pStyle w:val="Heading2"/>
                    <w:spacing w:after="240" w:before="240" w:lineRule="auto"/>
                    <w:rPr/>
                  </w:pPr>
                  <w:bookmarkStart w:colFirst="0" w:colLast="0" w:name="_9qe0gmciwgqd" w:id="201"/>
                  <w:bookmarkEnd w:id="201"/>
                  <w:commentRangeEnd w:id="190"/>
                  <w:r w:rsidDel="00000000" w:rsidR="00000000" w:rsidRPr="00000000">
                    <w:commentReference w:id="190"/>
                  </w:r>
                  <w:r w:rsidDel="00000000" w:rsidR="00000000" w:rsidRPr="00000000">
                    <w:rPr>
                      <w:rtl w:val="0"/>
                    </w:rPr>
                    <w:t xml:space="preserve">Understanding the Importance of Overcoming Isolation, Loneliness, and Alienation</w:t>
                  </w:r>
                </w:p>
                <w:p w:rsidR="00000000" w:rsidDel="00000000" w:rsidP="00000000" w:rsidRDefault="00000000" w:rsidRPr="00000000" w14:paraId="00000A90">
                  <w:pPr>
                    <w:spacing w:after="240" w:before="240" w:lineRule="auto"/>
                    <w:rPr/>
                  </w:pPr>
                  <w:r w:rsidDel="00000000" w:rsidR="00000000" w:rsidRPr="00000000">
                    <w:rPr>
                      <w:rtl w:val="0"/>
                    </w:rPr>
                    <w:t xml:space="preserve">A variety of thinkers and theories shed light on why feeling isolated or powerless can be so impactful. It is important to understand how these theories apply to climate-related loneliness, isolation, and alienation. By illuminating the role of social support in regulating stress, enhancing motivation, and providing a sense of belonging, these frameworks collectively demonstrate that human connection is crucial for confronting large-scale challenges like climate change. Whether reducing despair, inspiring collaborative action, or simply fostering resilience in the face of unpredictable environmental shifts, social connection emerges as a key element that can help individuals and communities move from feeling overwhelmed and alone to hopeful and collectively empowered.</w:t>
                  </w:r>
                </w:p>
                <w:p w:rsidR="00000000" w:rsidDel="00000000" w:rsidP="00000000" w:rsidRDefault="00000000" w:rsidRPr="00000000" w14:paraId="00000A91">
                  <w:pPr>
                    <w:spacing w:after="240" w:before="240" w:lineRule="auto"/>
                    <w:rPr>
                      <w:u w:val="single"/>
                    </w:rPr>
                  </w:pPr>
                  <w:r w:rsidDel="00000000" w:rsidR="00000000" w:rsidRPr="00000000">
                    <w:rPr>
                      <w:u w:val="single"/>
                      <w:rtl w:val="0"/>
                    </w:rPr>
                    <w:t xml:space="preserve">Below are a few of these that you might want to learn more about to understand the importance of social connection in the context of climate change: </w:t>
                  </w:r>
                </w:p>
                <w:p w:rsidR="00000000" w:rsidDel="00000000" w:rsidP="00000000" w:rsidRDefault="00000000" w:rsidRPr="00000000" w14:paraId="00000A92">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0A93">
                  <w:pPr>
                    <w:spacing w:after="240" w:before="240" w:lineRule="auto"/>
                    <w:ind w:left="720" w:firstLine="0"/>
                    <w:rPr>
                      <w:b w:val="1"/>
                      <w:bCs w:val="1"/>
                    </w:rPr>
                  </w:pPr>
                  <w:r w:rsidDel="00000000" w:rsidR="00000000" w:rsidRPr="00000000">
                    <w:rPr>
                      <w:b w:val="1"/>
                      <w:bCs w:val="1"/>
                      <w:rtl w:val="0"/>
                    </w:rPr>
                    <w:t xml:space="preserve">Health Impacts of Loneliness (Julianne Holt-Lunstad)</w:t>
                  </w:r>
                </w:p>
                <w:p w:rsidR="00000000" w:rsidDel="00000000" w:rsidP="00000000" w:rsidRDefault="00000000" w:rsidRPr="00000000" w14:paraId="00000A94">
                  <w:pPr>
                    <w:spacing w:after="240" w:before="240" w:lineRule="auto"/>
                    <w:ind w:left="720" w:firstLine="0"/>
                    <w:rPr/>
                  </w:pPr>
                  <w:r w:rsidDel="00000000" w:rsidR="00000000" w:rsidRPr="00000000">
                    <w:rPr>
                      <w:rtl w:val="0"/>
                    </w:rPr>
                    <w:t xml:space="preserve">Julianne Holt-Lunstad’s work reveals the profound consequences of chronic loneliness on physical and mental health. To better understand why loneliness is especially relevant to climate concerns, it helps to look at the evidence and insights she has provided:</w:t>
                  </w:r>
                </w:p>
                <w:p w:rsidR="00000000" w:rsidDel="00000000" w:rsidP="00000000" w:rsidRDefault="00000000" w:rsidRPr="00000000" w14:paraId="00000A95">
                  <w:pPr>
                    <w:numPr>
                      <w:ilvl w:val="0"/>
                      <w:numId w:val="163"/>
                    </w:numPr>
                    <w:spacing w:after="0" w:afterAutospacing="0" w:before="240" w:lineRule="auto"/>
                    <w:ind w:left="1440" w:hanging="360"/>
                  </w:pPr>
                  <w:r w:rsidDel="00000000" w:rsidR="00000000" w:rsidRPr="00000000">
                    <w:rPr>
                      <w:b w:val="1"/>
                      <w:bCs w:val="1"/>
                      <w:rtl w:val="0"/>
                    </w:rPr>
                    <w:t xml:space="preserve">Core Idea</w:t>
                  </w:r>
                  <w:r w:rsidDel="00000000" w:rsidR="00000000" w:rsidRPr="00000000">
                    <w:rPr>
                      <w:rtl w:val="0"/>
                    </w:rPr>
                    <w:t xml:space="preserve">: Holt-Lunstad’s research demonstrates that loneliness can be as harmful as smoking 15 cigarettes a day, significantly increasing risks for cardiovascular disease, depression, and early mortality.</w:t>
                  </w:r>
                </w:p>
                <w:p w:rsidR="00000000" w:rsidDel="00000000" w:rsidP="00000000" w:rsidRDefault="00000000" w:rsidRPr="00000000" w14:paraId="00000A96">
                  <w:pPr>
                    <w:numPr>
                      <w:ilvl w:val="0"/>
                      <w:numId w:val="163"/>
                    </w:numPr>
                    <w:spacing w:after="0" w:afterAutospacing="0" w:before="0" w:beforeAutospacing="0" w:lineRule="auto"/>
                    <w:ind w:left="1440" w:hanging="360"/>
                  </w:pPr>
                  <w:r w:rsidDel="00000000" w:rsidR="00000000" w:rsidRPr="00000000">
                    <w:rPr>
                      <w:b w:val="1"/>
                      <w:bCs w:val="1"/>
                      <w:rtl w:val="0"/>
                    </w:rPr>
                    <w:t xml:space="preserve">Key Contribution</w:t>
                  </w:r>
                  <w:r w:rsidDel="00000000" w:rsidR="00000000" w:rsidRPr="00000000">
                    <w:rPr>
                      <w:rtl w:val="0"/>
                    </w:rPr>
                    <w:t xml:space="preserve">: By conducting large-scale meta-analyses, Holt-Lunstad has framed loneliness as a major public health issue rather than a mere personal inconvenience.</w:t>
                  </w:r>
                </w:p>
                <w:p w:rsidR="00000000" w:rsidDel="00000000" w:rsidP="00000000" w:rsidRDefault="00000000" w:rsidRPr="00000000" w14:paraId="00000A97">
                  <w:pPr>
                    <w:numPr>
                      <w:ilvl w:val="0"/>
                      <w:numId w:val="163"/>
                    </w:numPr>
                    <w:spacing w:after="0" w:afterAutospacing="0" w:before="0" w:beforeAutospacing="0" w:lineRule="auto"/>
                    <w:ind w:left="1440" w:hanging="360"/>
                  </w:pPr>
                  <w:r w:rsidDel="00000000" w:rsidR="00000000" w:rsidRPr="00000000">
                    <w:rPr>
                      <w:b w:val="1"/>
                      <w:bCs w:val="1"/>
                      <w:rtl w:val="0"/>
                    </w:rPr>
                    <w:t xml:space="preserve">Evidence Base</w:t>
                  </w:r>
                  <w:r w:rsidDel="00000000" w:rsidR="00000000" w:rsidRPr="00000000">
                    <w:rPr>
                      <w:rtl w:val="0"/>
                    </w:rPr>
                    <w:t xml:space="preserve">: Her findings consistently show a link between loneliness and physiological stress responses (e.g., elevated cortisol levels and inflammation), which has led health organizations to consider social connection a vital protective factor.</w:t>
                  </w:r>
                </w:p>
                <w:p w:rsidR="00000000" w:rsidDel="00000000" w:rsidP="00000000" w:rsidRDefault="00000000" w:rsidRPr="00000000" w14:paraId="00000A98">
                  <w:pPr>
                    <w:numPr>
                      <w:ilvl w:val="0"/>
                      <w:numId w:val="163"/>
                    </w:numPr>
                    <w:spacing w:after="240" w:before="0" w:beforeAutospacing="0" w:lineRule="auto"/>
                    <w:ind w:left="1440" w:hanging="360"/>
                  </w:pPr>
                  <w:r w:rsidDel="00000000" w:rsidR="00000000" w:rsidRPr="00000000">
                    <w:rPr>
                      <w:b w:val="1"/>
                      <w:bCs w:val="1"/>
                      <w:rtl w:val="0"/>
                    </w:rPr>
                    <w:t xml:space="preserve">Climate Relevance</w:t>
                  </w:r>
                  <w:r w:rsidDel="00000000" w:rsidR="00000000" w:rsidRPr="00000000">
                    <w:rPr>
                      <w:rtl w:val="0"/>
                    </w:rPr>
                    <w:t xml:space="preserve">: Feeling alone in one’s climate concerns can amplify the health impacts associated with loneliness, making it harder to cope with eco-anxiety or climate grief. This heightened vulnerability can, in turn, reduce engagement in collective climate actions due to despair or isolation.</w:t>
                  </w:r>
                </w:p>
                <w:p w:rsidR="00000000" w:rsidDel="00000000" w:rsidP="00000000" w:rsidRDefault="00000000" w:rsidRPr="00000000" w14:paraId="00000A99">
                  <w:pPr>
                    <w:spacing w:after="240" w:before="240" w:lineRule="auto"/>
                    <w:ind w:left="720" w:firstLine="0"/>
                    <w:rPr>
                      <w:b w:val="1"/>
                      <w:bCs w:val="1"/>
                    </w:rPr>
                  </w:pPr>
                  <w:r w:rsidDel="00000000" w:rsidR="00000000" w:rsidRPr="00000000">
                    <w:rPr>
                      <w:b w:val="1"/>
                      <w:bCs w:val="1"/>
                      <w:rtl w:val="0"/>
                    </w:rPr>
                    <w:t xml:space="preserve">Social Baseline Theory (James Coan &amp; Lane Beckes)</w:t>
                  </w:r>
                </w:p>
                <w:p w:rsidR="00000000" w:rsidDel="00000000" w:rsidP="00000000" w:rsidRDefault="00000000" w:rsidRPr="00000000" w14:paraId="00000A9A">
                  <w:pPr>
                    <w:spacing w:after="240" w:before="240" w:lineRule="auto"/>
                    <w:ind w:left="720" w:firstLine="0"/>
                    <w:rPr/>
                  </w:pPr>
                  <w:r w:rsidDel="00000000" w:rsidR="00000000" w:rsidRPr="00000000">
                    <w:rPr>
                      <w:rtl w:val="0"/>
                    </w:rPr>
                    <w:t xml:space="preserve">Social Baseline Theory suggests that humans have evolved to rely on social support as their default condition. Below is a brief look at how this theory explains why a sense of community is so essential:</w:t>
                  </w:r>
                </w:p>
                <w:p w:rsidR="00000000" w:rsidDel="00000000" w:rsidP="00000000" w:rsidRDefault="00000000" w:rsidRPr="00000000" w14:paraId="00000A9B">
                  <w:pPr>
                    <w:numPr>
                      <w:ilvl w:val="0"/>
                      <w:numId w:val="246"/>
                    </w:numPr>
                    <w:spacing w:after="0" w:afterAutospacing="0" w:before="240" w:lineRule="auto"/>
                    <w:ind w:left="1440" w:hanging="360"/>
                  </w:pPr>
                  <w:r w:rsidDel="00000000" w:rsidR="00000000" w:rsidRPr="00000000">
                    <w:rPr>
                      <w:b w:val="1"/>
                      <w:bCs w:val="1"/>
                      <w:rtl w:val="0"/>
                    </w:rPr>
                    <w:t xml:space="preserve">Core Idea</w:t>
                  </w:r>
                  <w:r w:rsidDel="00000000" w:rsidR="00000000" w:rsidRPr="00000000">
                    <w:rPr>
                      <w:rtl w:val="0"/>
                    </w:rPr>
                    <w:t xml:space="preserve">: Coan and Beckes argue that human brains are optimized to manage stress more effectively when we perceive supportive social networks. Operating within a group context reduces our cognitive and emotional burden.</w:t>
                  </w:r>
                </w:p>
                <w:p w:rsidR="00000000" w:rsidDel="00000000" w:rsidP="00000000" w:rsidRDefault="00000000" w:rsidRPr="00000000" w14:paraId="00000A9C">
                  <w:pPr>
                    <w:numPr>
                      <w:ilvl w:val="0"/>
                      <w:numId w:val="246"/>
                    </w:numPr>
                    <w:spacing w:after="0" w:afterAutospacing="0" w:before="0" w:beforeAutospacing="0" w:lineRule="auto"/>
                    <w:ind w:left="1440" w:hanging="360"/>
                  </w:pPr>
                  <w:r w:rsidDel="00000000" w:rsidR="00000000" w:rsidRPr="00000000">
                    <w:rPr>
                      <w:b w:val="1"/>
                      <w:bCs w:val="1"/>
                      <w:rtl w:val="0"/>
                    </w:rPr>
                    <w:t xml:space="preserve">Key Contribution</w:t>
                  </w:r>
                  <w:r w:rsidDel="00000000" w:rsidR="00000000" w:rsidRPr="00000000">
                    <w:rPr>
                      <w:rtl w:val="0"/>
                    </w:rPr>
                    <w:t xml:space="preserve">: Their experimental work (e.g., measuring threat responses in the presence of a supportive partner) shows that perceiving social closeness diminishes the intensity of stress responses in the brain.</w:t>
                  </w:r>
                </w:p>
                <w:p w:rsidR="00000000" w:rsidDel="00000000" w:rsidP="00000000" w:rsidRDefault="00000000" w:rsidRPr="00000000" w14:paraId="00000A9D">
                  <w:pPr>
                    <w:numPr>
                      <w:ilvl w:val="0"/>
                      <w:numId w:val="246"/>
                    </w:numPr>
                    <w:spacing w:after="0" w:afterAutospacing="0" w:before="0" w:beforeAutospacing="0" w:lineRule="auto"/>
                    <w:ind w:left="1440" w:hanging="360"/>
                  </w:pPr>
                  <w:r w:rsidDel="00000000" w:rsidR="00000000" w:rsidRPr="00000000">
                    <w:rPr>
                      <w:b w:val="1"/>
                      <w:bCs w:val="1"/>
                      <w:rtl w:val="0"/>
                    </w:rPr>
                    <w:t xml:space="preserve">Empirical Support</w:t>
                  </w:r>
                  <w:r w:rsidDel="00000000" w:rsidR="00000000" w:rsidRPr="00000000">
                    <w:rPr>
                      <w:rtl w:val="0"/>
                    </w:rPr>
                    <w:t xml:space="preserve">: Studies consistently confirm that individuals who feel connected or supported show lower physiological reactivity to stressors.</w:t>
                  </w:r>
                </w:p>
                <w:p w:rsidR="00000000" w:rsidDel="00000000" w:rsidP="00000000" w:rsidRDefault="00000000" w:rsidRPr="00000000" w14:paraId="00000A9E">
                  <w:pPr>
                    <w:numPr>
                      <w:ilvl w:val="0"/>
                      <w:numId w:val="246"/>
                    </w:numPr>
                    <w:spacing w:after="240" w:before="0" w:beforeAutospacing="0" w:lineRule="auto"/>
                    <w:ind w:left="1440" w:hanging="360"/>
                  </w:pPr>
                  <w:r w:rsidDel="00000000" w:rsidR="00000000" w:rsidRPr="00000000">
                    <w:rPr>
                      <w:b w:val="1"/>
                      <w:bCs w:val="1"/>
                      <w:rtl w:val="0"/>
                    </w:rPr>
                    <w:t xml:space="preserve">Climate Relevance</w:t>
                  </w:r>
                  <w:r w:rsidDel="00000000" w:rsidR="00000000" w:rsidRPr="00000000">
                    <w:rPr>
                      <w:rtl w:val="0"/>
                    </w:rPr>
                    <w:t xml:space="preserve">: When people know they are not alone in facing climate challenges—whether through community groups, online forums, or supportive friend networks—their baseline stress levels are lower. This buffering effect enhances resilience and encourages sustained engagement in climate solutions.</w:t>
                  </w:r>
                </w:p>
                <w:p w:rsidR="00000000" w:rsidDel="00000000" w:rsidP="00000000" w:rsidRDefault="00000000" w:rsidRPr="00000000" w14:paraId="00000A9F">
                  <w:pPr>
                    <w:spacing w:after="240" w:before="240" w:lineRule="auto"/>
                    <w:ind w:left="720" w:firstLine="0"/>
                    <w:rPr>
                      <w:b w:val="1"/>
                      <w:bCs w:val="1"/>
                    </w:rPr>
                  </w:pPr>
                  <w:r w:rsidDel="00000000" w:rsidR="00000000" w:rsidRPr="00000000">
                    <w:rPr>
                      <w:b w:val="1"/>
                      <w:bCs w:val="1"/>
                      <w:rtl w:val="0"/>
                    </w:rPr>
                    <w:t xml:space="preserve">Buffering Theory of Social Support</w:t>
                  </w:r>
                </w:p>
                <w:p w:rsidR="00000000" w:rsidDel="00000000" w:rsidP="00000000" w:rsidRDefault="00000000" w:rsidRPr="00000000" w14:paraId="00000AA0">
                  <w:pPr>
                    <w:spacing w:after="240" w:before="240" w:lineRule="auto"/>
                    <w:ind w:left="720" w:firstLine="0"/>
                    <w:rPr/>
                  </w:pPr>
                  <w:r w:rsidDel="00000000" w:rsidR="00000000" w:rsidRPr="00000000">
                    <w:rPr>
                      <w:rtl w:val="0"/>
                    </w:rPr>
                    <w:t xml:space="preserve">The buffering theory, often referred to as the “stress-buffering hypothesis,” highlights the protective role that social support plays in difficult times. To appreciate how this applies to climate distress, consider the following points:</w:t>
                  </w:r>
                </w:p>
                <w:p w:rsidR="00000000" w:rsidDel="00000000" w:rsidP="00000000" w:rsidRDefault="00000000" w:rsidRPr="00000000" w14:paraId="00000AA1">
                  <w:pPr>
                    <w:numPr>
                      <w:ilvl w:val="0"/>
                      <w:numId w:val="386"/>
                    </w:numPr>
                    <w:spacing w:after="0" w:afterAutospacing="0" w:before="240" w:lineRule="auto"/>
                    <w:ind w:left="1440" w:hanging="360"/>
                  </w:pPr>
                  <w:r w:rsidDel="00000000" w:rsidR="00000000" w:rsidRPr="00000000">
                    <w:rPr>
                      <w:b w:val="1"/>
                      <w:bCs w:val="1"/>
                      <w:rtl w:val="0"/>
                    </w:rPr>
                    <w:t xml:space="preserve">Core Idea</w:t>
                  </w:r>
                  <w:r w:rsidDel="00000000" w:rsidR="00000000" w:rsidRPr="00000000">
                    <w:rPr>
                      <w:rtl w:val="0"/>
                    </w:rPr>
                    <w:t xml:space="preserve">: Social support acts as a buffer, meaning that people with robust networks—providing emotional, informational, or practical assistance—are better protected against the negative impacts of stress.</w:t>
                  </w:r>
                </w:p>
                <w:p w:rsidR="00000000" w:rsidDel="00000000" w:rsidP="00000000" w:rsidRDefault="00000000" w:rsidRPr="00000000" w14:paraId="00000AA2">
                  <w:pPr>
                    <w:numPr>
                      <w:ilvl w:val="0"/>
                      <w:numId w:val="386"/>
                    </w:numPr>
                    <w:spacing w:after="0" w:afterAutospacing="0" w:before="0" w:beforeAutospacing="0" w:lineRule="auto"/>
                    <w:ind w:left="1440" w:hanging="360"/>
                  </w:pPr>
                  <w:r w:rsidDel="00000000" w:rsidR="00000000" w:rsidRPr="00000000">
                    <w:rPr>
                      <w:b w:val="1"/>
                      <w:bCs w:val="1"/>
                      <w:rtl w:val="0"/>
                    </w:rPr>
                    <w:t xml:space="preserve">Key Contribution</w:t>
                  </w:r>
                  <w:r w:rsidDel="00000000" w:rsidR="00000000" w:rsidRPr="00000000">
                    <w:rPr>
                      <w:rtl w:val="0"/>
                    </w:rPr>
                    <w:t xml:space="preserve">: Research shows that the type of support (e.g., active listening, resource-sharing, or emotional validation) can be just as significant as the number of social contacts.</w:t>
                  </w:r>
                </w:p>
                <w:p w:rsidR="00000000" w:rsidDel="00000000" w:rsidP="00000000" w:rsidRDefault="00000000" w:rsidRPr="00000000" w14:paraId="00000AA3">
                  <w:pPr>
                    <w:numPr>
                      <w:ilvl w:val="0"/>
                      <w:numId w:val="386"/>
                    </w:numPr>
                    <w:spacing w:after="0" w:afterAutospacing="0" w:before="0" w:beforeAutospacing="0" w:lineRule="auto"/>
                    <w:ind w:left="1440" w:hanging="360"/>
                  </w:pPr>
                  <w:r w:rsidDel="00000000" w:rsidR="00000000" w:rsidRPr="00000000">
                    <w:rPr>
                      <w:b w:val="1"/>
                      <w:bCs w:val="1"/>
                      <w:rtl w:val="0"/>
                    </w:rPr>
                    <w:t xml:space="preserve">Evidence Base</w:t>
                  </w:r>
                  <w:r w:rsidDel="00000000" w:rsidR="00000000" w:rsidRPr="00000000">
                    <w:rPr>
                      <w:rtl w:val="0"/>
                    </w:rPr>
                    <w:t xml:space="preserve">: Both longitudinal and cross-sectional studies confirm that strong social ties correlate with better coping, reduced psychological distress, and improved physical health outcomes.</w:t>
                  </w:r>
                </w:p>
                <w:p w:rsidR="00000000" w:rsidDel="00000000" w:rsidP="00000000" w:rsidRDefault="00000000" w:rsidRPr="00000000" w14:paraId="00000AA4">
                  <w:pPr>
                    <w:numPr>
                      <w:ilvl w:val="0"/>
                      <w:numId w:val="386"/>
                    </w:numPr>
                    <w:spacing w:after="240" w:before="0" w:beforeAutospacing="0" w:lineRule="auto"/>
                    <w:ind w:left="1440" w:hanging="360"/>
                  </w:pPr>
                  <w:r w:rsidDel="00000000" w:rsidR="00000000" w:rsidRPr="00000000">
                    <w:rPr>
                      <w:b w:val="1"/>
                      <w:bCs w:val="1"/>
                      <w:rtl w:val="0"/>
                    </w:rPr>
                    <w:t xml:space="preserve">Climate Relevance</w:t>
                  </w:r>
                  <w:r w:rsidDel="00000000" w:rsidR="00000000" w:rsidRPr="00000000">
                    <w:rPr>
                      <w:rtl w:val="0"/>
                    </w:rPr>
                    <w:t xml:space="preserve">: Climate change is a prolonged, high-stakes stressor. Individuals who receive consistent encouragement (e.g., through local organizing, group counseling, or activism coalitions) are less likely to experience burnout or overwhelming eco-anxiety, thanks to this buffering effect.</w:t>
                  </w:r>
                </w:p>
                <w:p w:rsidR="00000000" w:rsidDel="00000000" w:rsidP="00000000" w:rsidRDefault="00000000" w:rsidRPr="00000000" w14:paraId="00000AA5">
                  <w:pPr>
                    <w:spacing w:after="240" w:before="240" w:lineRule="auto"/>
                    <w:ind w:left="720" w:firstLine="0"/>
                    <w:rPr>
                      <w:b w:val="1"/>
                      <w:bCs w:val="1"/>
                    </w:rPr>
                  </w:pPr>
                  <w:r w:rsidDel="00000000" w:rsidR="00000000" w:rsidRPr="00000000">
                    <w:rPr>
                      <w:b w:val="1"/>
                      <w:bCs w:val="1"/>
                      <w:rtl w:val="0"/>
                    </w:rPr>
                    <w:t xml:space="preserve">Alienation (Karl Marx and Subsequent Thinkers)</w:t>
                  </w:r>
                </w:p>
                <w:p w:rsidR="00000000" w:rsidDel="00000000" w:rsidP="00000000" w:rsidRDefault="00000000" w:rsidRPr="00000000" w14:paraId="00000AA6">
                  <w:pPr>
                    <w:spacing w:after="240" w:before="240" w:lineRule="auto"/>
                    <w:ind w:left="720" w:firstLine="0"/>
                    <w:rPr/>
                  </w:pPr>
                  <w:r w:rsidDel="00000000" w:rsidR="00000000" w:rsidRPr="00000000">
                    <w:rPr>
                      <w:rtl w:val="0"/>
                    </w:rPr>
                    <w:t xml:space="preserve">Karl Marx introduced the concept of alienation to describe a deep-rooted disconnection from one’s labor, community, or even sense of self. Modern scholars have extended this idea to environmental contexts, as summarized below:</w:t>
                  </w:r>
                </w:p>
                <w:p w:rsidR="00000000" w:rsidDel="00000000" w:rsidP="00000000" w:rsidRDefault="00000000" w:rsidRPr="00000000" w14:paraId="00000AA7">
                  <w:pPr>
                    <w:numPr>
                      <w:ilvl w:val="0"/>
                      <w:numId w:val="78"/>
                    </w:numPr>
                    <w:spacing w:after="0" w:afterAutospacing="0" w:before="240" w:lineRule="auto"/>
                    <w:ind w:left="1440" w:hanging="360"/>
                  </w:pPr>
                  <w:r w:rsidDel="00000000" w:rsidR="00000000" w:rsidRPr="00000000">
                    <w:rPr>
                      <w:b w:val="1"/>
                      <w:bCs w:val="1"/>
                      <w:rtl w:val="0"/>
                    </w:rPr>
                    <w:t xml:space="preserve">Core Idea</w:t>
                  </w:r>
                  <w:r w:rsidDel="00000000" w:rsidR="00000000" w:rsidRPr="00000000">
                    <w:rPr>
                      <w:rtl w:val="0"/>
                    </w:rPr>
                    <w:t xml:space="preserve">: Alienation involves a profound estrangement that can take various forms—alienation from one’s work, from other people, or from societal structures at large.</w:t>
                  </w:r>
                </w:p>
                <w:p w:rsidR="00000000" w:rsidDel="00000000" w:rsidP="00000000" w:rsidRDefault="00000000" w:rsidRPr="00000000" w14:paraId="00000AA8">
                  <w:pPr>
                    <w:numPr>
                      <w:ilvl w:val="0"/>
                      <w:numId w:val="78"/>
                    </w:numPr>
                    <w:spacing w:after="0" w:afterAutospacing="0" w:before="0" w:beforeAutospacing="0" w:lineRule="auto"/>
                    <w:ind w:left="1440" w:hanging="360"/>
                  </w:pPr>
                  <w:r w:rsidDel="00000000" w:rsidR="00000000" w:rsidRPr="00000000">
                    <w:rPr>
                      <w:b w:val="1"/>
                      <w:bCs w:val="1"/>
                      <w:rtl w:val="0"/>
                    </w:rPr>
                    <w:t xml:space="preserve">Key Contribution</w:t>
                  </w:r>
                  <w:r w:rsidDel="00000000" w:rsidR="00000000" w:rsidRPr="00000000">
                    <w:rPr>
                      <w:rtl w:val="0"/>
                    </w:rPr>
                    <w:t xml:space="preserve">: While Marx focused on the economic system and labor, contemporary theorists highlight how large-scale, impersonal systems (like multinational fossil fuel industries) can cause individuals to feel powerless or detached.</w:t>
                  </w:r>
                </w:p>
                <w:p w:rsidR="00000000" w:rsidDel="00000000" w:rsidP="00000000" w:rsidRDefault="00000000" w:rsidRPr="00000000" w14:paraId="00000AA9">
                  <w:pPr>
                    <w:numPr>
                      <w:ilvl w:val="0"/>
                      <w:numId w:val="78"/>
                    </w:numPr>
                    <w:spacing w:after="0" w:afterAutospacing="0" w:before="0" w:beforeAutospacing="0" w:lineRule="auto"/>
                    <w:ind w:left="1440" w:hanging="360"/>
                  </w:pPr>
                  <w:r w:rsidDel="00000000" w:rsidR="00000000" w:rsidRPr="00000000">
                    <w:rPr>
                      <w:b w:val="1"/>
                      <w:bCs w:val="1"/>
                      <w:rtl w:val="0"/>
                    </w:rPr>
                    <w:t xml:space="preserve">Existential and Social Dimensions</w:t>
                  </w:r>
                  <w:r w:rsidDel="00000000" w:rsidR="00000000" w:rsidRPr="00000000">
                    <w:rPr>
                      <w:rtl w:val="0"/>
                    </w:rPr>
                    <w:t xml:space="preserve">: Alienation can foster meaninglessness, lack of agency, and disillusionment with institutions.</w:t>
                  </w:r>
                </w:p>
                <w:p w:rsidR="00000000" w:rsidDel="00000000" w:rsidP="00000000" w:rsidRDefault="00000000" w:rsidRPr="00000000" w14:paraId="00000AAA">
                  <w:pPr>
                    <w:numPr>
                      <w:ilvl w:val="0"/>
                      <w:numId w:val="78"/>
                    </w:numPr>
                    <w:spacing w:after="240" w:before="0" w:beforeAutospacing="0" w:lineRule="auto"/>
                    <w:ind w:left="1440" w:hanging="360"/>
                  </w:pPr>
                  <w:r w:rsidDel="00000000" w:rsidR="00000000" w:rsidRPr="00000000">
                    <w:rPr>
                      <w:b w:val="1"/>
                      <w:bCs w:val="1"/>
                      <w:rtl w:val="0"/>
                    </w:rPr>
                    <w:t xml:space="preserve">Climate Relevance</w:t>
                  </w:r>
                  <w:r w:rsidDel="00000000" w:rsidR="00000000" w:rsidRPr="00000000">
                    <w:rPr>
                      <w:rtl w:val="0"/>
                    </w:rPr>
                    <w:t xml:space="preserve">: Many people feel alienated when individual lifestyle changes seem inadequate compared to the vast scale of climate issues. This perceived powerlessness can feed eco-anxiety and discourage collective action, especially if social and political structures seem unresponsive to urgent climate needs.</w:t>
                  </w:r>
                </w:p>
                <w:p w:rsidR="00000000" w:rsidDel="00000000" w:rsidP="00000000" w:rsidRDefault="00000000" w:rsidRPr="00000000" w14:paraId="00000AAB">
                  <w:pPr>
                    <w:spacing w:after="240" w:before="240" w:lineRule="auto"/>
                    <w:ind w:left="720" w:firstLine="0"/>
                    <w:rPr>
                      <w:b w:val="1"/>
                      <w:bCs w:val="1"/>
                    </w:rPr>
                  </w:pPr>
                  <w:r w:rsidDel="00000000" w:rsidR="00000000" w:rsidRPr="00000000">
                    <w:rPr>
                      <w:b w:val="1"/>
                      <w:bCs w:val="1"/>
                      <w:rtl w:val="0"/>
                    </w:rPr>
                    <w:t xml:space="preserve">Collective Efficacy Theory (Albert Bandura)</w:t>
                  </w:r>
                </w:p>
                <w:p w:rsidR="00000000" w:rsidDel="00000000" w:rsidP="00000000" w:rsidRDefault="00000000" w:rsidRPr="00000000" w14:paraId="00000AAC">
                  <w:pPr>
                    <w:spacing w:after="240" w:before="240" w:lineRule="auto"/>
                    <w:ind w:left="720" w:firstLine="0"/>
                    <w:rPr/>
                  </w:pPr>
                  <w:r w:rsidDel="00000000" w:rsidR="00000000" w:rsidRPr="00000000">
                    <w:rPr>
                      <w:rtl w:val="0"/>
                    </w:rPr>
                    <w:t xml:space="preserve">Albert Bandura’s concept of collective efficacy helps explain why group efforts can be so pivotal to tackling large-scale problems like climate change. Consider the following points to see how this theory applies:</w:t>
                  </w:r>
                </w:p>
                <w:p w:rsidR="00000000" w:rsidDel="00000000" w:rsidP="00000000" w:rsidRDefault="00000000" w:rsidRPr="00000000" w14:paraId="00000AAD">
                  <w:pPr>
                    <w:numPr>
                      <w:ilvl w:val="0"/>
                      <w:numId w:val="463"/>
                    </w:numPr>
                    <w:spacing w:after="0" w:afterAutospacing="0" w:before="240" w:lineRule="auto"/>
                    <w:ind w:left="1440" w:hanging="360"/>
                  </w:pPr>
                  <w:r w:rsidDel="00000000" w:rsidR="00000000" w:rsidRPr="00000000">
                    <w:rPr>
                      <w:b w:val="1"/>
                      <w:bCs w:val="1"/>
                      <w:rtl w:val="0"/>
                    </w:rPr>
                    <w:t xml:space="preserve">Core Idea</w:t>
                  </w:r>
                  <w:r w:rsidDel="00000000" w:rsidR="00000000" w:rsidRPr="00000000">
                    <w:rPr>
                      <w:rtl w:val="0"/>
                    </w:rPr>
                    <w:t xml:space="preserve">: Collective efficacy is the shared belief that a group can achieve its goals. When people feel confident in their collective ability, motivation and resilience increase.</w:t>
                  </w:r>
                </w:p>
                <w:p w:rsidR="00000000" w:rsidDel="00000000" w:rsidP="00000000" w:rsidRDefault="00000000" w:rsidRPr="00000000" w14:paraId="00000AAE">
                  <w:pPr>
                    <w:numPr>
                      <w:ilvl w:val="0"/>
                      <w:numId w:val="463"/>
                    </w:numPr>
                    <w:spacing w:after="0" w:afterAutospacing="0" w:before="0" w:beforeAutospacing="0" w:lineRule="auto"/>
                    <w:ind w:left="1440" w:hanging="360"/>
                  </w:pPr>
                  <w:r w:rsidDel="00000000" w:rsidR="00000000" w:rsidRPr="00000000">
                    <w:rPr>
                      <w:b w:val="1"/>
                      <w:bCs w:val="1"/>
                      <w:rtl w:val="0"/>
                    </w:rPr>
                    <w:t xml:space="preserve">Key Contribution</w:t>
                  </w:r>
                  <w:r w:rsidDel="00000000" w:rsidR="00000000" w:rsidRPr="00000000">
                    <w:rPr>
                      <w:rtl w:val="0"/>
                    </w:rPr>
                    <w:t xml:space="preserve">: Bandura’s studies in settings such as education and community health reveal that groups with high collective efficacy are more likely to persevere, innovate, and succeed in complex tasks.</w:t>
                  </w:r>
                </w:p>
                <w:p w:rsidR="00000000" w:rsidDel="00000000" w:rsidP="00000000" w:rsidRDefault="00000000" w:rsidRPr="00000000" w14:paraId="00000AAF">
                  <w:pPr>
                    <w:numPr>
                      <w:ilvl w:val="0"/>
                      <w:numId w:val="463"/>
                    </w:numPr>
                    <w:spacing w:after="0" w:afterAutospacing="0" w:before="0" w:beforeAutospacing="0" w:lineRule="auto"/>
                    <w:ind w:left="1440" w:hanging="360"/>
                  </w:pPr>
                  <w:r w:rsidDel="00000000" w:rsidR="00000000" w:rsidRPr="00000000">
                    <w:rPr>
                      <w:b w:val="1"/>
                      <w:bCs w:val="1"/>
                      <w:rtl w:val="0"/>
                    </w:rPr>
                    <w:t xml:space="preserve">Empirical Validation</w:t>
                  </w:r>
                  <w:r w:rsidDel="00000000" w:rsidR="00000000" w:rsidRPr="00000000">
                    <w:rPr>
                      <w:rtl w:val="0"/>
                    </w:rPr>
                    <w:t xml:space="preserve">: From neighborhood crime reduction efforts to health campaigns, research shows that strong collective efficacy aligns with more robust, lasting outcomes.</w:t>
                  </w:r>
                </w:p>
                <w:p w:rsidR="00000000" w:rsidDel="00000000" w:rsidP="00000000" w:rsidRDefault="00000000" w:rsidRPr="00000000" w14:paraId="00000AB0">
                  <w:pPr>
                    <w:numPr>
                      <w:ilvl w:val="0"/>
                      <w:numId w:val="463"/>
                    </w:numPr>
                    <w:spacing w:after="240" w:before="0" w:beforeAutospacing="0" w:lineRule="auto"/>
                    <w:ind w:left="1440" w:hanging="360"/>
                  </w:pPr>
                  <w:r w:rsidDel="00000000" w:rsidR="00000000" w:rsidRPr="00000000">
                    <w:rPr>
                      <w:b w:val="1"/>
                      <w:bCs w:val="1"/>
                      <w:rtl w:val="0"/>
                    </w:rPr>
                    <w:t xml:space="preserve">Climate Relevance</w:t>
                  </w:r>
                  <w:r w:rsidDel="00000000" w:rsidR="00000000" w:rsidRPr="00000000">
                    <w:rPr>
                      <w:rtl w:val="0"/>
                    </w:rPr>
                    <w:t xml:space="preserve">: Environmental initiatives—whether at the city or international level—benefit when participants see themselves as effective collaborators. This sense of shared capability can counter isolation, reduce eco-despair, and foster hope.</w:t>
                  </w:r>
                </w:p>
                <w:p w:rsidR="00000000" w:rsidDel="00000000" w:rsidP="00000000" w:rsidRDefault="00000000" w:rsidRPr="00000000" w14:paraId="00000AB1">
                  <w:pPr>
                    <w:spacing w:after="240" w:before="240" w:lineRule="auto"/>
                    <w:ind w:left="720" w:firstLine="0"/>
                    <w:rPr>
                      <w:b w:val="1"/>
                      <w:bCs w:val="1"/>
                    </w:rPr>
                  </w:pPr>
                  <w:r w:rsidDel="00000000" w:rsidR="00000000" w:rsidRPr="00000000">
                    <w:rPr>
                      <w:b w:val="1"/>
                      <w:bCs w:val="1"/>
                      <w:rtl w:val="0"/>
                    </w:rPr>
                    <w:t xml:space="preserve">Social Identity Theory (Henri Tajfel &amp; John Turner)</w:t>
                  </w:r>
                </w:p>
                <w:p w:rsidR="00000000" w:rsidDel="00000000" w:rsidP="00000000" w:rsidRDefault="00000000" w:rsidRPr="00000000" w14:paraId="00000AB2">
                  <w:pPr>
                    <w:spacing w:after="240" w:before="240" w:lineRule="auto"/>
                    <w:ind w:left="720" w:firstLine="0"/>
                    <w:rPr/>
                  </w:pPr>
                  <w:r w:rsidDel="00000000" w:rsidR="00000000" w:rsidRPr="00000000">
                    <w:rPr>
                      <w:rtl w:val="0"/>
                    </w:rPr>
                    <w:t xml:space="preserve">Social Identity Theory explains how an individual’s self-concept is partly derived from group memberships. This framework becomes particularly relevant when discussing climate emotions, as shown here:</w:t>
                  </w:r>
                </w:p>
                <w:p w:rsidR="00000000" w:rsidDel="00000000" w:rsidP="00000000" w:rsidRDefault="00000000" w:rsidRPr="00000000" w14:paraId="00000AB3">
                  <w:pPr>
                    <w:numPr>
                      <w:ilvl w:val="0"/>
                      <w:numId w:val="317"/>
                    </w:numPr>
                    <w:spacing w:after="0" w:afterAutospacing="0" w:before="240" w:lineRule="auto"/>
                    <w:ind w:left="1440" w:hanging="360"/>
                  </w:pPr>
                  <w:r w:rsidDel="00000000" w:rsidR="00000000" w:rsidRPr="00000000">
                    <w:rPr>
                      <w:b w:val="1"/>
                      <w:bCs w:val="1"/>
                      <w:rtl w:val="0"/>
                    </w:rPr>
                    <w:t xml:space="preserve">Core Idea</w:t>
                  </w:r>
                  <w:r w:rsidDel="00000000" w:rsidR="00000000" w:rsidRPr="00000000">
                    <w:rPr>
                      <w:rtl w:val="0"/>
                    </w:rPr>
                    <w:t xml:space="preserve">: People naturally categorize themselves into groups (e.g., environmental activists, local community clubs) and feel emotionally invested in their group’s successes and failures.</w:t>
                  </w:r>
                </w:p>
                <w:p w:rsidR="00000000" w:rsidDel="00000000" w:rsidP="00000000" w:rsidRDefault="00000000" w:rsidRPr="00000000" w14:paraId="00000AB4">
                  <w:pPr>
                    <w:numPr>
                      <w:ilvl w:val="0"/>
                      <w:numId w:val="317"/>
                    </w:numPr>
                    <w:spacing w:after="0" w:afterAutospacing="0" w:before="0" w:beforeAutospacing="0" w:lineRule="auto"/>
                    <w:ind w:left="1440" w:hanging="360"/>
                  </w:pPr>
                  <w:r w:rsidDel="00000000" w:rsidR="00000000" w:rsidRPr="00000000">
                    <w:rPr>
                      <w:b w:val="1"/>
                      <w:bCs w:val="1"/>
                      <w:rtl w:val="0"/>
                    </w:rPr>
                    <w:t xml:space="preserve">Key Contribution</w:t>
                  </w:r>
                  <w:r w:rsidDel="00000000" w:rsidR="00000000" w:rsidRPr="00000000">
                    <w:rPr>
                      <w:rtl w:val="0"/>
                    </w:rPr>
                    <w:t xml:space="preserve">: Tajfel and Turner’s experiments demonstrate how belonging to a group shapes attitudes and behaviors, sometimes more strongly than personal traits.</w:t>
                  </w:r>
                </w:p>
                <w:p w:rsidR="00000000" w:rsidDel="00000000" w:rsidP="00000000" w:rsidRDefault="00000000" w:rsidRPr="00000000" w14:paraId="00000AB5">
                  <w:pPr>
                    <w:numPr>
                      <w:ilvl w:val="0"/>
                      <w:numId w:val="317"/>
                    </w:numPr>
                    <w:spacing w:after="0" w:afterAutospacing="0" w:before="0" w:beforeAutospacing="0" w:lineRule="auto"/>
                    <w:ind w:left="1440" w:hanging="360"/>
                  </w:pPr>
                  <w:r w:rsidDel="00000000" w:rsidR="00000000" w:rsidRPr="00000000">
                    <w:rPr>
                      <w:b w:val="1"/>
                      <w:bCs w:val="1"/>
                      <w:rtl w:val="0"/>
                    </w:rPr>
                    <w:t xml:space="preserve">In-Group Solidarity</w:t>
                  </w:r>
                  <w:r w:rsidDel="00000000" w:rsidR="00000000" w:rsidRPr="00000000">
                    <w:rPr>
                      <w:rtl w:val="0"/>
                    </w:rPr>
                    <w:t xml:space="preserve">: A sense of belonging can galvanize activism, as individuals work harder to protect or advance their in-group’s interests.</w:t>
                  </w:r>
                </w:p>
                <w:p w:rsidR="00000000" w:rsidDel="00000000" w:rsidP="00000000" w:rsidRDefault="00000000" w:rsidRPr="00000000" w14:paraId="00000AB6">
                  <w:pPr>
                    <w:numPr>
                      <w:ilvl w:val="0"/>
                      <w:numId w:val="317"/>
                    </w:numPr>
                    <w:spacing w:after="240" w:before="0" w:beforeAutospacing="0" w:lineRule="auto"/>
                    <w:ind w:left="1440" w:hanging="360"/>
                  </w:pPr>
                  <w:r w:rsidDel="00000000" w:rsidR="00000000" w:rsidRPr="00000000">
                    <w:rPr>
                      <w:b w:val="1"/>
                      <w:bCs w:val="1"/>
                      <w:rtl w:val="0"/>
                    </w:rPr>
                    <w:t xml:space="preserve">Climate Relevance</w:t>
                  </w:r>
                  <w:r w:rsidDel="00000000" w:rsidR="00000000" w:rsidRPr="00000000">
                    <w:rPr>
                      <w:rtl w:val="0"/>
                    </w:rPr>
                    <w:t xml:space="preserve">: Identifying with a group committed to sustainability or climate justice can counter feelings of loneliness or alienation. People are more likely to stay engaged when they see their environmental efforts as part of a larger group identity.</w:t>
                  </w:r>
                </w:p>
                <w:p w:rsidR="00000000" w:rsidDel="00000000" w:rsidP="00000000" w:rsidRDefault="00000000" w:rsidRPr="00000000" w14:paraId="00000AB7">
                  <w:pPr>
                    <w:spacing w:after="240" w:before="240" w:lineRule="auto"/>
                    <w:ind w:left="720" w:firstLine="0"/>
                    <w:rPr>
                      <w:b w:val="1"/>
                      <w:bCs w:val="1"/>
                    </w:rPr>
                  </w:pPr>
                  <w:r w:rsidDel="00000000" w:rsidR="00000000" w:rsidRPr="00000000">
                    <w:rPr>
                      <w:b w:val="1"/>
                      <w:bCs w:val="1"/>
                      <w:rtl w:val="0"/>
                    </w:rPr>
                    <w:t xml:space="preserve">Self-Determination Theory (Edward Deci &amp; Richard Ryan)</w:t>
                  </w:r>
                </w:p>
                <w:p w:rsidR="00000000" w:rsidDel="00000000" w:rsidP="00000000" w:rsidRDefault="00000000" w:rsidRPr="00000000" w14:paraId="00000AB8">
                  <w:pPr>
                    <w:spacing w:after="240" w:before="240" w:lineRule="auto"/>
                    <w:ind w:left="720" w:firstLine="0"/>
                    <w:rPr/>
                  </w:pPr>
                  <w:r w:rsidDel="00000000" w:rsidR="00000000" w:rsidRPr="00000000">
                    <w:rPr>
                      <w:rtl w:val="0"/>
                    </w:rPr>
                    <w:t xml:space="preserve">Self-Determination Theory (SDT) underscores three basic psychological needs—autonomy, competence, and relatedness—all of which are vital for maintaining motivation and well-being. Understanding SDT’s fundamentals sheds light on its application to climate emotions:</w:t>
                  </w:r>
                </w:p>
                <w:p w:rsidR="00000000" w:rsidDel="00000000" w:rsidP="00000000" w:rsidRDefault="00000000" w:rsidRPr="00000000" w14:paraId="00000AB9">
                  <w:pPr>
                    <w:numPr>
                      <w:ilvl w:val="0"/>
                      <w:numId w:val="32"/>
                    </w:numPr>
                    <w:spacing w:after="0" w:afterAutospacing="0" w:before="240" w:lineRule="auto"/>
                    <w:ind w:left="1440" w:hanging="360"/>
                  </w:pPr>
                  <w:r w:rsidDel="00000000" w:rsidR="00000000" w:rsidRPr="00000000">
                    <w:rPr>
                      <w:b w:val="1"/>
                      <w:bCs w:val="1"/>
                      <w:rtl w:val="0"/>
                    </w:rPr>
                    <w:t xml:space="preserve">Core Idea</w:t>
                  </w:r>
                  <w:r w:rsidDel="00000000" w:rsidR="00000000" w:rsidRPr="00000000">
                    <w:rPr>
                      <w:rtl w:val="0"/>
                    </w:rPr>
                    <w:t xml:space="preserve">: Deci and Ryan argue that humans thrive when these core needs are met. Lack of any one component can lead to diminished motivation and reduced psychological health.</w:t>
                  </w:r>
                </w:p>
                <w:p w:rsidR="00000000" w:rsidDel="00000000" w:rsidP="00000000" w:rsidRDefault="00000000" w:rsidRPr="00000000" w14:paraId="00000ABA">
                  <w:pPr>
                    <w:numPr>
                      <w:ilvl w:val="0"/>
                      <w:numId w:val="32"/>
                    </w:numPr>
                    <w:spacing w:after="0" w:afterAutospacing="0" w:before="0" w:beforeAutospacing="0" w:lineRule="auto"/>
                    <w:ind w:left="1440" w:hanging="360"/>
                  </w:pPr>
                  <w:r w:rsidDel="00000000" w:rsidR="00000000" w:rsidRPr="00000000">
                    <w:rPr>
                      <w:b w:val="1"/>
                      <w:bCs w:val="1"/>
                      <w:rtl w:val="0"/>
                    </w:rPr>
                    <w:t xml:space="preserve">Key Contribution</w:t>
                  </w:r>
                  <w:r w:rsidDel="00000000" w:rsidR="00000000" w:rsidRPr="00000000">
                    <w:rPr>
                      <w:rtl w:val="0"/>
                    </w:rPr>
                    <w:t xml:space="preserve">: SDT research indicates that fulfilling these needs fosters intrinsic motivation, making people more engaged and persistent in challenging tasks.</w:t>
                  </w:r>
                </w:p>
                <w:p w:rsidR="00000000" w:rsidDel="00000000" w:rsidP="00000000" w:rsidRDefault="00000000" w:rsidRPr="00000000" w14:paraId="00000ABB">
                  <w:pPr>
                    <w:numPr>
                      <w:ilvl w:val="0"/>
                      <w:numId w:val="32"/>
                    </w:numPr>
                    <w:spacing w:after="0" w:afterAutospacing="0" w:before="0" w:beforeAutospacing="0" w:lineRule="auto"/>
                    <w:ind w:left="1440" w:hanging="360"/>
                  </w:pPr>
                  <w:r w:rsidDel="00000000" w:rsidR="00000000" w:rsidRPr="00000000">
                    <w:rPr>
                      <w:b w:val="1"/>
                      <w:bCs w:val="1"/>
                      <w:rtl w:val="0"/>
                    </w:rPr>
                    <w:t xml:space="preserve">Robust Research</w:t>
                  </w:r>
                  <w:r w:rsidDel="00000000" w:rsidR="00000000" w:rsidRPr="00000000">
                    <w:rPr>
                      <w:rtl w:val="0"/>
                    </w:rPr>
                    <w:t xml:space="preserve">: Studies across diverse fields (education, workplace settings, sports) confirm that meeting autonomy, competence, and relatedness needs improves performance, satisfaction, and well-being.</w:t>
                  </w:r>
                </w:p>
                <w:p w:rsidR="00000000" w:rsidDel="00000000" w:rsidP="00000000" w:rsidRDefault="00000000" w:rsidRPr="00000000" w14:paraId="00000ABC">
                  <w:pPr>
                    <w:numPr>
                      <w:ilvl w:val="0"/>
                      <w:numId w:val="32"/>
                    </w:numPr>
                    <w:spacing w:after="240" w:before="0" w:beforeAutospacing="0" w:lineRule="auto"/>
                    <w:ind w:left="1440" w:hanging="360"/>
                  </w:pPr>
                  <w:r w:rsidDel="00000000" w:rsidR="00000000" w:rsidRPr="00000000">
                    <w:rPr>
                      <w:b w:val="1"/>
                      <w:bCs w:val="1"/>
                      <w:rtl w:val="0"/>
                    </w:rPr>
                    <w:t xml:space="preserve">Climate Relevance</w:t>
                  </w:r>
                  <w:r w:rsidDel="00000000" w:rsidR="00000000" w:rsidRPr="00000000">
                    <w:rPr>
                      <w:rtl w:val="0"/>
                    </w:rPr>
                    <w:t xml:space="preserve">: Climate efforts often demand sustained commitment. Individuals who feel a sense of mastery over their actions (competence), freedom to choose meaningful participation (autonomy), and supportive networks (relatedness) are more likely to remain hopeful and engaged, even in the face of daunting environmental challenges.</w:t>
                  </w:r>
                </w:p>
                <w:p w:rsidR="00000000" w:rsidDel="00000000" w:rsidP="00000000" w:rsidRDefault="00000000" w:rsidRPr="00000000" w14:paraId="00000ABD">
                  <w:pPr>
                    <w:spacing w:after="240" w:before="240" w:lineRule="auto"/>
                    <w:rPr>
                      <w:b w:val="1"/>
                      <w:bCs w:val="1"/>
                    </w:rPr>
                  </w:pPr>
                  <w:r w:rsidDel="00000000" w:rsidR="00000000" w:rsidRPr="00000000">
                    <w:rPr>
                      <w:color w:val="ffffff"/>
                      <w:shd w:fill="920000" w:val="clear"/>
                      <w:rtl w:val="0"/>
                    </w:rPr>
                    <w:t xml:space="preserve">[END DROP DOWN]</w:t>
                  </w:r>
                  <w:r w:rsidDel="00000000" w:rsidR="00000000" w:rsidRPr="00000000">
                    <w:rPr>
                      <w:rtl w:val="0"/>
                    </w:rPr>
                  </w:r>
                </w:p>
              </w:tc>
            </w:tr>
          </w:tbl>
          <w:p w:rsidR="00000000" w:rsidDel="00000000" w:rsidP="00000000" w:rsidRDefault="00000000" w:rsidRPr="00000000" w14:paraId="00000ABE">
            <w:pPr>
              <w:spacing w:after="240" w:before="240" w:lineRule="auto"/>
              <w:rPr>
                <w:b w:val="1"/>
                <w:bCs w:val="1"/>
              </w:rPr>
            </w:pPr>
            <w:r w:rsidDel="00000000" w:rsidR="00000000" w:rsidRPr="00000000">
              <w:rPr>
                <w:rtl w:val="0"/>
              </w:rPr>
            </w:r>
          </w:p>
          <w:tbl>
            <w:tblPr>
              <w:tblStyle w:val="Table84"/>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0ABF">
                  <w:pPr>
                    <w:pStyle w:val="Heading2"/>
                    <w:spacing w:after="240" w:before="240" w:lineRule="auto"/>
                    <w:rPr/>
                  </w:pPr>
                  <w:bookmarkStart w:colFirst="0" w:colLast="0" w:name="_u0ds5ugs4i3d" w:id="202"/>
                  <w:bookmarkEnd w:id="202"/>
                  <w:r w:rsidDel="00000000" w:rsidR="00000000" w:rsidRPr="00000000">
                    <w:rPr>
                      <w:rtl w:val="0"/>
                    </w:rPr>
                    <w:t xml:space="preserve">Strategies for Overcoming Climate-Related Isolation, Loneliness, and Alienation</w:t>
                  </w:r>
                </w:p>
                <w:p w:rsidR="00000000" w:rsidDel="00000000" w:rsidP="00000000" w:rsidRDefault="00000000" w:rsidRPr="00000000" w14:paraId="00000AC0">
                  <w:pPr>
                    <w:spacing w:after="240" w:before="240" w:lineRule="auto"/>
                    <w:rPr/>
                  </w:pPr>
                  <w:r w:rsidDel="00000000" w:rsidR="00000000" w:rsidRPr="00000000">
                    <w:rPr>
                      <w:rtl w:val="0"/>
                    </w:rPr>
                    <w:t xml:space="preserve">Given the consequences of these experiences, it is important that we strive to proactively resist the trap of isolation, loneliness, and alienation. </w:t>
                  </w:r>
                </w:p>
                <w:p w:rsidR="00000000" w:rsidDel="00000000" w:rsidP="00000000" w:rsidRDefault="00000000" w:rsidRPr="00000000" w14:paraId="00000AC1">
                  <w:pPr>
                    <w:spacing w:after="240" w:before="240" w:lineRule="auto"/>
                    <w:rPr>
                      <w:u w:val="single"/>
                    </w:rPr>
                  </w:pPr>
                  <w:r w:rsidDel="00000000" w:rsidR="00000000" w:rsidRPr="00000000">
                    <w:rPr>
                      <w:u w:val="single"/>
                      <w:rtl w:val="0"/>
                    </w:rPr>
                    <w:t xml:space="preserve">Below are some strategies that you might use to initiate or deepen connections with others: </w:t>
                  </w:r>
                </w:p>
                <w:p w:rsidR="00000000" w:rsidDel="00000000" w:rsidP="00000000" w:rsidRDefault="00000000" w:rsidRPr="00000000" w14:paraId="00000AC2">
                  <w:pPr>
                    <w:spacing w:after="240" w:before="240" w:lineRule="auto"/>
                    <w:rPr>
                      <w:color w:val="ffffff"/>
                      <w:shd w:fill="920000" w:val="clear"/>
                    </w:rPr>
                  </w:pPr>
                  <w:r w:rsidDel="00000000" w:rsidR="00000000" w:rsidRPr="00000000">
                    <w:rPr>
                      <w:color w:val="ffffff"/>
                      <w:shd w:fill="920000" w:val="clear"/>
                      <w:rtl w:val="0"/>
                    </w:rPr>
                    <w:t xml:space="preserve">[FLIP CARDS]</w:t>
                  </w:r>
                </w:p>
                <w:p w:rsidR="00000000" w:rsidDel="00000000" w:rsidP="00000000" w:rsidRDefault="00000000" w:rsidRPr="00000000" w14:paraId="00000AC3">
                  <w:pPr>
                    <w:numPr>
                      <w:ilvl w:val="0"/>
                      <w:numId w:val="259"/>
                    </w:numPr>
                    <w:spacing w:after="0" w:afterAutospacing="0" w:before="240" w:lineRule="auto"/>
                    <w:ind w:left="720" w:hanging="360"/>
                  </w:pPr>
                  <w:r w:rsidDel="00000000" w:rsidR="00000000" w:rsidRPr="00000000">
                    <w:rPr>
                      <w:b w:val="1"/>
                      <w:bCs w:val="1"/>
                      <w:rtl w:val="0"/>
                    </w:rPr>
                    <w:t xml:space="preserve">Join Local Groups</w:t>
                  </w:r>
                  <w:r w:rsidDel="00000000" w:rsidR="00000000" w:rsidRPr="00000000">
                    <w:rPr>
                      <w:rtl w:val="0"/>
                    </w:rPr>
                    <w:t xml:space="preserve"> – Find climate or community groups in your area. Regular meetups can foster friendships and shared purpose.</w:t>
                    <w:br w:type="textWrapping"/>
                  </w:r>
                </w:p>
                <w:p w:rsidR="00000000" w:rsidDel="00000000" w:rsidP="00000000" w:rsidRDefault="00000000" w:rsidRPr="00000000" w14:paraId="00000AC4">
                  <w:pPr>
                    <w:numPr>
                      <w:ilvl w:val="0"/>
                      <w:numId w:val="259"/>
                    </w:numPr>
                    <w:spacing w:after="0" w:afterAutospacing="0" w:before="0" w:beforeAutospacing="0" w:lineRule="auto"/>
                    <w:ind w:left="720" w:hanging="360"/>
                  </w:pPr>
                  <w:r w:rsidDel="00000000" w:rsidR="00000000" w:rsidRPr="00000000">
                    <w:rPr>
                      <w:b w:val="1"/>
                      <w:bCs w:val="1"/>
                      <w:rtl w:val="0"/>
                    </w:rPr>
                    <w:t xml:space="preserve">Volunteer Together</w:t>
                  </w:r>
                  <w:r w:rsidDel="00000000" w:rsidR="00000000" w:rsidRPr="00000000">
                    <w:rPr>
                      <w:rtl w:val="0"/>
                    </w:rPr>
                    <w:t xml:space="preserve"> – Sign up for tree planting, beach cleanups, or conservation projects. Collective efforts reduce loneliness and create bonding.</w:t>
                    <w:br w:type="textWrapping"/>
                  </w:r>
                </w:p>
                <w:p w:rsidR="00000000" w:rsidDel="00000000" w:rsidP="00000000" w:rsidRDefault="00000000" w:rsidRPr="00000000" w14:paraId="00000AC5">
                  <w:pPr>
                    <w:numPr>
                      <w:ilvl w:val="0"/>
                      <w:numId w:val="259"/>
                    </w:numPr>
                    <w:spacing w:after="0" w:afterAutospacing="0" w:before="0" w:beforeAutospacing="0" w:lineRule="auto"/>
                    <w:ind w:left="720" w:hanging="360"/>
                  </w:pPr>
                  <w:r w:rsidDel="00000000" w:rsidR="00000000" w:rsidRPr="00000000">
                    <w:rPr>
                      <w:b w:val="1"/>
                      <w:bCs w:val="1"/>
                      <w:rtl w:val="0"/>
                    </w:rPr>
                    <w:t xml:space="preserve">Host a Potluck</w:t>
                  </w:r>
                  <w:r w:rsidDel="00000000" w:rsidR="00000000" w:rsidRPr="00000000">
                    <w:rPr>
                      <w:rtl w:val="0"/>
                    </w:rPr>
                    <w:t xml:space="preserve"> – Invite neighbors or friends to share eco-friendly meals and chat about sustainable living. It’s a great way to connect and exchange ideas.</w:t>
                    <w:br w:type="textWrapping"/>
                  </w:r>
                </w:p>
                <w:p w:rsidR="00000000" w:rsidDel="00000000" w:rsidP="00000000" w:rsidRDefault="00000000" w:rsidRPr="00000000" w14:paraId="00000AC6">
                  <w:pPr>
                    <w:numPr>
                      <w:ilvl w:val="0"/>
                      <w:numId w:val="259"/>
                    </w:numPr>
                    <w:spacing w:after="0" w:afterAutospacing="0" w:before="0" w:beforeAutospacing="0" w:lineRule="auto"/>
                    <w:ind w:left="720" w:hanging="360"/>
                  </w:pPr>
                  <w:r w:rsidDel="00000000" w:rsidR="00000000" w:rsidRPr="00000000">
                    <w:rPr>
                      <w:b w:val="1"/>
                      <w:bCs w:val="1"/>
                      <w:rtl w:val="0"/>
                    </w:rPr>
                    <w:t xml:space="preserve">Create a Support Circle</w:t>
                  </w:r>
                  <w:r w:rsidDel="00000000" w:rsidR="00000000" w:rsidRPr="00000000">
                    <w:rPr>
                      <w:rtl w:val="0"/>
                    </w:rPr>
                    <w:t xml:space="preserve"> – Start a discussion or support group focused on coping with climate anxiety. Sharing feelings builds solidarity.</w:t>
                    <w:br w:type="textWrapping"/>
                  </w:r>
                </w:p>
                <w:p w:rsidR="00000000" w:rsidDel="00000000" w:rsidP="00000000" w:rsidRDefault="00000000" w:rsidRPr="00000000" w14:paraId="00000AC7">
                  <w:pPr>
                    <w:numPr>
                      <w:ilvl w:val="0"/>
                      <w:numId w:val="259"/>
                    </w:numPr>
                    <w:spacing w:after="0" w:afterAutospacing="0" w:before="0" w:beforeAutospacing="0" w:lineRule="auto"/>
                    <w:ind w:left="720" w:hanging="360"/>
                  </w:pPr>
                  <w:r w:rsidDel="00000000" w:rsidR="00000000" w:rsidRPr="00000000">
                    <w:rPr>
                      <w:b w:val="1"/>
                      <w:bCs w:val="1"/>
                      <w:rtl w:val="0"/>
                    </w:rPr>
                    <w:t xml:space="preserve">Go Digital (Mindfully)</w:t>
                  </w:r>
                  <w:r w:rsidDel="00000000" w:rsidR="00000000" w:rsidRPr="00000000">
                    <w:rPr>
                      <w:rtl w:val="0"/>
                    </w:rPr>
                    <w:t xml:space="preserve"> – Join online forums or social media groups that promote healthy dialogue and collaboration on climate issues.</w:t>
                    <w:br w:type="textWrapping"/>
                  </w:r>
                </w:p>
                <w:p w:rsidR="00000000" w:rsidDel="00000000" w:rsidP="00000000" w:rsidRDefault="00000000" w:rsidRPr="00000000" w14:paraId="00000AC8">
                  <w:pPr>
                    <w:numPr>
                      <w:ilvl w:val="0"/>
                      <w:numId w:val="259"/>
                    </w:numPr>
                    <w:spacing w:after="0" w:afterAutospacing="0" w:before="0" w:beforeAutospacing="0" w:lineRule="auto"/>
                    <w:ind w:left="720" w:hanging="360"/>
                  </w:pPr>
                  <w:r w:rsidDel="00000000" w:rsidR="00000000" w:rsidRPr="00000000">
                    <w:rPr>
                      <w:b w:val="1"/>
                      <w:bCs w:val="1"/>
                      <w:rtl w:val="0"/>
                    </w:rPr>
                    <w:t xml:space="preserve">Shared Nature Walks</w:t>
                  </w:r>
                  <w:r w:rsidDel="00000000" w:rsidR="00000000" w:rsidRPr="00000000">
                    <w:rPr>
                      <w:rtl w:val="0"/>
                    </w:rPr>
                    <w:t xml:space="preserve"> – Explore local parks or trails with friends or community members. Reconnecting with nature together can lessen loneliness.</w:t>
                    <w:br w:type="textWrapping"/>
                  </w:r>
                </w:p>
                <w:p w:rsidR="00000000" w:rsidDel="00000000" w:rsidP="00000000" w:rsidRDefault="00000000" w:rsidRPr="00000000" w14:paraId="00000AC9">
                  <w:pPr>
                    <w:numPr>
                      <w:ilvl w:val="0"/>
                      <w:numId w:val="259"/>
                    </w:numPr>
                    <w:spacing w:after="0" w:afterAutospacing="0" w:before="0" w:beforeAutospacing="0" w:lineRule="auto"/>
                    <w:ind w:left="720" w:hanging="360"/>
                  </w:pPr>
                  <w:r w:rsidDel="00000000" w:rsidR="00000000" w:rsidRPr="00000000">
                    <w:rPr>
                      <w:b w:val="1"/>
                      <w:bCs w:val="1"/>
                      <w:rtl w:val="0"/>
                    </w:rPr>
                    <w:t xml:space="preserve">Community Workshops</w:t>
                  </w:r>
                  <w:r w:rsidDel="00000000" w:rsidR="00000000" w:rsidRPr="00000000">
                    <w:rPr>
                      <w:rtl w:val="0"/>
                    </w:rPr>
                    <w:t xml:space="preserve"> – Offer or attend skill-sharing events—like composting or DIY upcycling. Learning alongside others strengthens ties.</w:t>
                    <w:br w:type="textWrapping"/>
                  </w:r>
                </w:p>
                <w:p w:rsidR="00000000" w:rsidDel="00000000" w:rsidP="00000000" w:rsidRDefault="00000000" w:rsidRPr="00000000" w14:paraId="00000ACA">
                  <w:pPr>
                    <w:numPr>
                      <w:ilvl w:val="0"/>
                      <w:numId w:val="259"/>
                    </w:numPr>
                    <w:spacing w:after="0" w:afterAutospacing="0" w:before="0" w:beforeAutospacing="0" w:lineRule="auto"/>
                    <w:ind w:left="720" w:hanging="360"/>
                  </w:pPr>
                  <w:r w:rsidDel="00000000" w:rsidR="00000000" w:rsidRPr="00000000">
                    <w:rPr>
                      <w:b w:val="1"/>
                      <w:bCs w:val="1"/>
                      <w:rtl w:val="0"/>
                    </w:rPr>
                    <w:t xml:space="preserve">Neighborhood Projects</w:t>
                  </w:r>
                  <w:r w:rsidDel="00000000" w:rsidR="00000000" w:rsidRPr="00000000">
                    <w:rPr>
                      <w:rtl w:val="0"/>
                    </w:rPr>
                    <w:t xml:space="preserve"> – Organize local resilience initiatives like tool libraries, seed swaps, or rainwater harvesting to build collective resilience.</w:t>
                    <w:br w:type="textWrapping"/>
                  </w:r>
                </w:p>
                <w:p w:rsidR="00000000" w:rsidDel="00000000" w:rsidP="00000000" w:rsidRDefault="00000000" w:rsidRPr="00000000" w14:paraId="00000ACB">
                  <w:pPr>
                    <w:numPr>
                      <w:ilvl w:val="0"/>
                      <w:numId w:val="259"/>
                    </w:numPr>
                    <w:spacing w:after="0" w:afterAutospacing="0" w:before="0" w:beforeAutospacing="0" w:lineRule="auto"/>
                    <w:ind w:left="720" w:hanging="360"/>
                  </w:pPr>
                  <w:r w:rsidDel="00000000" w:rsidR="00000000" w:rsidRPr="00000000">
                    <w:rPr>
                      <w:b w:val="1"/>
                      <w:bCs w:val="1"/>
                      <w:rtl w:val="0"/>
                    </w:rPr>
                    <w:t xml:space="preserve">Advocate with Friends</w:t>
                  </w:r>
                  <w:r w:rsidDel="00000000" w:rsidR="00000000" w:rsidRPr="00000000">
                    <w:rPr>
                      <w:rtl w:val="0"/>
                    </w:rPr>
                    <w:t xml:space="preserve"> – Partner up to write letters to representatives or attend climate protests. Doing it together reduces feelings of isolation.</w:t>
                    <w:br w:type="textWrapping"/>
                  </w:r>
                </w:p>
                <w:p w:rsidR="00000000" w:rsidDel="00000000" w:rsidP="00000000" w:rsidRDefault="00000000" w:rsidRPr="00000000" w14:paraId="00000ACC">
                  <w:pPr>
                    <w:numPr>
                      <w:ilvl w:val="0"/>
                      <w:numId w:val="259"/>
                    </w:numPr>
                    <w:spacing w:after="0" w:afterAutospacing="0" w:before="0" w:beforeAutospacing="0" w:lineRule="auto"/>
                    <w:ind w:left="720" w:hanging="360"/>
                  </w:pPr>
                  <w:r w:rsidDel="00000000" w:rsidR="00000000" w:rsidRPr="00000000">
                    <w:rPr>
                      <w:b w:val="1"/>
                      <w:bCs w:val="1"/>
                      <w:rtl w:val="0"/>
                    </w:rPr>
                    <w:t xml:space="preserve">Practice Storytelling</w:t>
                  </w:r>
                  <w:r w:rsidDel="00000000" w:rsidR="00000000" w:rsidRPr="00000000">
                    <w:rPr>
                      <w:rtl w:val="0"/>
                    </w:rPr>
                    <w:t xml:space="preserve"> – Share personal experiences—through writing, art, or spoken word—to encourage empathy and deeper connections.</w:t>
                    <w:br w:type="textWrapping"/>
                  </w:r>
                </w:p>
                <w:p w:rsidR="00000000" w:rsidDel="00000000" w:rsidP="00000000" w:rsidRDefault="00000000" w:rsidRPr="00000000" w14:paraId="00000ACD">
                  <w:pPr>
                    <w:numPr>
                      <w:ilvl w:val="0"/>
                      <w:numId w:val="259"/>
                    </w:numPr>
                    <w:spacing w:after="0" w:afterAutospacing="0" w:before="0" w:beforeAutospacing="0" w:lineRule="auto"/>
                    <w:ind w:left="720" w:hanging="360"/>
                  </w:pPr>
                  <w:r w:rsidDel="00000000" w:rsidR="00000000" w:rsidRPr="00000000">
                    <w:rPr>
                      <w:b w:val="1"/>
                      <w:bCs w:val="1"/>
                      <w:rtl w:val="0"/>
                    </w:rPr>
                    <w:t xml:space="preserve">Host a Documentary Night</w:t>
                  </w:r>
                  <w:r w:rsidDel="00000000" w:rsidR="00000000" w:rsidRPr="00000000">
                    <w:rPr>
                      <w:rtl w:val="0"/>
                    </w:rPr>
                    <w:t xml:space="preserve"> – Invite others to watch climate-focused films. Discuss insights and ways to support each other’s eco-journeys.</w:t>
                    <w:br w:type="textWrapping"/>
                  </w:r>
                </w:p>
                <w:p w:rsidR="00000000" w:rsidDel="00000000" w:rsidP="00000000" w:rsidRDefault="00000000" w:rsidRPr="00000000" w14:paraId="00000ACE">
                  <w:pPr>
                    <w:numPr>
                      <w:ilvl w:val="0"/>
                      <w:numId w:val="259"/>
                    </w:numPr>
                    <w:spacing w:after="240" w:before="0" w:beforeAutospacing="0" w:lineRule="auto"/>
                    <w:ind w:left="720" w:hanging="360"/>
                  </w:pPr>
                  <w:r w:rsidDel="00000000" w:rsidR="00000000" w:rsidRPr="00000000">
                    <w:rPr>
                      <w:b w:val="1"/>
                      <w:bCs w:val="1"/>
                      <w:rtl w:val="0"/>
                    </w:rPr>
                    <w:t xml:space="preserve">Check In Regularly</w:t>
                  </w:r>
                  <w:r w:rsidDel="00000000" w:rsidR="00000000" w:rsidRPr="00000000">
                    <w:rPr>
                      <w:rtl w:val="0"/>
                    </w:rPr>
                    <w:t xml:space="preserve"> – Form a small accountability or support group. Commit to frequent check-ins about life and the emotional toll of climate news.</w:t>
                  </w:r>
                </w:p>
                <w:p w:rsidR="00000000" w:rsidDel="00000000" w:rsidP="00000000" w:rsidRDefault="00000000" w:rsidRPr="00000000" w14:paraId="00000ACF">
                  <w:pPr>
                    <w:spacing w:after="240" w:before="240" w:lineRule="auto"/>
                    <w:rPr>
                      <w:b w:val="1"/>
                      <w:bCs w:val="1"/>
                      <w:color w:val="ffffff"/>
                      <w:shd w:fill="920000" w:val="clear"/>
                    </w:rPr>
                  </w:pPr>
                  <w:r w:rsidDel="00000000" w:rsidR="00000000" w:rsidRPr="00000000">
                    <w:rPr>
                      <w:color w:val="ffffff"/>
                      <w:shd w:fill="920000" w:val="clear"/>
                      <w:rtl w:val="0"/>
                    </w:rPr>
                    <w:t xml:space="preserve">[END FLIP CARDS]</w:t>
                  </w:r>
                  <w:r w:rsidDel="00000000" w:rsidR="00000000" w:rsidRPr="00000000">
                    <w:rPr>
                      <w:rtl w:val="0"/>
                    </w:rPr>
                  </w:r>
                </w:p>
              </w:tc>
            </w:tr>
          </w:tbl>
          <w:p w:rsidR="00000000" w:rsidDel="00000000" w:rsidP="00000000" w:rsidRDefault="00000000" w:rsidRPr="00000000" w14:paraId="00000AD0">
            <w:pPr>
              <w:spacing w:after="240" w:before="240" w:lineRule="auto"/>
              <w:rPr>
                <w:b w:val="1"/>
                <w:bCs w:val="1"/>
              </w:rPr>
            </w:pPr>
            <w:commentRangeStart w:id="191"/>
            <w:r w:rsidDel="00000000" w:rsidR="00000000" w:rsidRPr="00000000">
              <w:rPr>
                <w:b w:val="1"/>
                <w:bCs w:val="1"/>
                <w:rtl w:val="0"/>
              </w:rPr>
              <w:t xml:space="preserve">Explore</w:t>
            </w:r>
          </w:p>
          <w:p w:rsidR="00000000" w:rsidDel="00000000" w:rsidP="00000000" w:rsidRDefault="00000000" w:rsidRPr="00000000" w14:paraId="00000AD1">
            <w:pPr>
              <w:spacing w:after="240" w:before="240" w:lineRule="auto"/>
              <w:rPr/>
            </w:pPr>
            <w:r w:rsidDel="00000000" w:rsidR="00000000" w:rsidRPr="00000000">
              <w:rPr>
                <w:rtl w:val="0"/>
              </w:rPr>
              <w:t xml:space="preserve">It can be challenging feeling like you are alone in your emotions and experiences relating to climate change, here are some resources that can support you with forming connections online or in your community :</w:t>
            </w:r>
            <w:commentRangeEnd w:id="191"/>
            <w:r w:rsidDel="00000000" w:rsidR="00000000" w:rsidRPr="00000000">
              <w:commentReference w:id="191"/>
            </w:r>
            <w:r w:rsidDel="00000000" w:rsidR="00000000" w:rsidRPr="00000000">
              <w:rPr>
                <w:rtl w:val="0"/>
              </w:rPr>
            </w:r>
          </w:p>
          <w:p w:rsidR="00000000" w:rsidDel="00000000" w:rsidP="00000000" w:rsidRDefault="00000000" w:rsidRPr="00000000" w14:paraId="00000AD2">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0AD3">
            <w:pPr>
              <w:widowControl w:val="0"/>
              <w:spacing w:line="240" w:lineRule="auto"/>
              <w:rPr>
                <w:b w:val="1"/>
                <w:bCs w:val="1"/>
              </w:rPr>
            </w:pPr>
            <w:commentRangeStart w:id="192"/>
            <w:commentRangeStart w:id="193"/>
            <w:r w:rsidDel="00000000" w:rsidR="00000000" w:rsidRPr="00000000">
              <w:rPr>
                <w:b w:val="1"/>
                <w:bCs w:val="1"/>
                <w:rtl w:val="0"/>
              </w:rPr>
              <w:t xml:space="preserve">Indigenous Perspectives</w:t>
            </w:r>
            <w:commentRangeEnd w:id="192"/>
            <w:r w:rsidDel="00000000" w:rsidR="00000000" w:rsidRPr="00000000">
              <w:commentReference w:id="192"/>
            </w:r>
            <w:commentRangeEnd w:id="193"/>
            <w:r w:rsidDel="00000000" w:rsidR="00000000" w:rsidRPr="00000000">
              <w:commentReference w:id="193"/>
            </w:r>
            <w:r w:rsidDel="00000000" w:rsidR="00000000" w:rsidRPr="00000000">
              <w:rPr>
                <w:rtl w:val="0"/>
              </w:rPr>
            </w:r>
          </w:p>
        </w:tc>
        <w:tc>
          <w:tcPr>
            <w:shd w:fill="d9d2e9" w:val="clear"/>
          </w:tcPr>
          <w:p w:rsidR="00000000" w:rsidDel="00000000" w:rsidP="00000000" w:rsidRDefault="00000000" w:rsidRPr="00000000" w14:paraId="00000AD4">
            <w:pPr>
              <w:spacing w:after="240" w:before="240" w:lineRule="auto"/>
              <w:rPr/>
            </w:pPr>
            <w:r w:rsidDel="00000000" w:rsidR="00000000" w:rsidRPr="00000000">
              <w:rPr>
                <w:rtl w:val="0"/>
              </w:rPr>
              <w:t xml:space="preserve">As this module addresses the emotional toll of isolation, loneliness, and alienation in the climate crisis, Indigenous worldviews offer powerful reminders that we are never truly alone. In many Indigenous cultures, connection is not limited to human relationships. It includes ancestors who walk with us, spirits who guide us, and the land itself as a living relative. When individuals feel cut off or overwhelmed, turning to these relationships can offer grounding, purpose, and a sense of belonging that reaches beyond time and space.</w:t>
            </w:r>
          </w:p>
          <w:p w:rsidR="00000000" w:rsidDel="00000000" w:rsidP="00000000" w:rsidRDefault="00000000" w:rsidRPr="00000000" w14:paraId="00000AD5">
            <w:pPr>
              <w:spacing w:after="240" w:before="240" w:lineRule="auto"/>
              <w:rPr/>
            </w:pPr>
            <w:r w:rsidDel="00000000" w:rsidR="00000000" w:rsidRPr="00000000">
              <w:rPr>
                <w:rtl w:val="0"/>
              </w:rPr>
              <w:t xml:space="preserve">Relational worldviews emphasize that well-being comes from being in right relation—with community, with the more-than-human world, and with spirit. Feelings of alienation are not treated as personal failings, but as signs that relationships need to be renewed. Through ceremony, storytelling, and acts of reciprocity with the land, individuals and communities reweave the threads of connection. In times of climate upheaval, these practices can restore emotional balance and remind people that they are part of something larger, resilient, and enduring. This perspective aligns with the goals of this module by offering pathways to connection that are cultural, spiritual, and collective.</w:t>
            </w:r>
          </w:p>
          <w:p w:rsidR="00000000" w:rsidDel="00000000" w:rsidP="00000000" w:rsidRDefault="00000000" w:rsidRPr="00000000" w14:paraId="00000AD6">
            <w:pPr>
              <w:widowControl w:val="0"/>
              <w:spacing w:line="240" w:lineRule="auto"/>
              <w:rPr/>
            </w:pPr>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0AD7">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0AD8">
            <w:pPr>
              <w:numPr>
                <w:ilvl w:val="0"/>
                <w:numId w:val="420"/>
              </w:numPr>
              <w:spacing w:after="0" w:afterAutospacing="0" w:before="240" w:lineRule="auto"/>
              <w:ind w:left="720" w:hanging="360"/>
            </w:pPr>
            <w:r w:rsidDel="00000000" w:rsidR="00000000" w:rsidRPr="00000000">
              <w:rPr>
                <w:rtl w:val="0"/>
              </w:rPr>
              <w:t xml:space="preserve">Isolation reflects an external lack of social interaction, loneliness is an internal emotional response, and alienation is a deeper sense of estrangement from oneself or society.</w:t>
              <w:br w:type="textWrapping"/>
            </w:r>
          </w:p>
          <w:p w:rsidR="00000000" w:rsidDel="00000000" w:rsidP="00000000" w:rsidRDefault="00000000" w:rsidRPr="00000000" w14:paraId="00000AD9">
            <w:pPr>
              <w:numPr>
                <w:ilvl w:val="0"/>
                <w:numId w:val="420"/>
              </w:numPr>
              <w:spacing w:after="0" w:afterAutospacing="0" w:before="0" w:beforeAutospacing="0" w:lineRule="auto"/>
              <w:ind w:left="720" w:hanging="360"/>
            </w:pPr>
            <w:r w:rsidDel="00000000" w:rsidR="00000000" w:rsidRPr="00000000">
              <w:rPr>
                <w:rtl w:val="0"/>
              </w:rPr>
              <w:t xml:space="preserve">The urgent, global nature of climate threats intensifies these feelings, especially when individuals feel unsupported or perceive minimal impact from their actions.</w:t>
              <w:br w:type="textWrapping"/>
            </w:r>
          </w:p>
          <w:p w:rsidR="00000000" w:rsidDel="00000000" w:rsidP="00000000" w:rsidRDefault="00000000" w:rsidRPr="00000000" w14:paraId="00000ADA">
            <w:pPr>
              <w:numPr>
                <w:ilvl w:val="0"/>
                <w:numId w:val="420"/>
              </w:numPr>
              <w:spacing w:after="0" w:afterAutospacing="0" w:before="0" w:beforeAutospacing="0" w:lineRule="auto"/>
              <w:ind w:left="720" w:hanging="360"/>
            </w:pPr>
            <w:r w:rsidDel="00000000" w:rsidR="00000000" w:rsidRPr="00000000">
              <w:rPr>
                <w:rtl w:val="0"/>
              </w:rPr>
              <w:t xml:space="preserve">Generational divides, cultural stigmas, and</w:t>
            </w:r>
            <w:r w:rsidDel="00000000" w:rsidR="00000000" w:rsidRPr="00000000">
              <w:rPr>
                <w:rtl w:val="0"/>
              </w:rPr>
              <w:t xml:space="preserve"> </w:t>
            </w:r>
            <w:r w:rsidDel="00000000" w:rsidR="00000000" w:rsidRPr="00000000">
              <w:rPr>
                <w:rtl w:val="0"/>
              </w:rPr>
              <w:t xml:space="preserve">marginalized positions can deepen isolation, loneliness, and alienation, underscoring the need for inclusive and empathetic engagement.</w:t>
              <w:br w:type="textWrapping"/>
            </w:r>
          </w:p>
          <w:p w:rsidR="00000000" w:rsidDel="00000000" w:rsidP="00000000" w:rsidRDefault="00000000" w:rsidRPr="00000000" w14:paraId="00000ADB">
            <w:pPr>
              <w:numPr>
                <w:ilvl w:val="0"/>
                <w:numId w:val="420"/>
              </w:numPr>
              <w:spacing w:after="200" w:afterAutospacing="0" w:lineRule="auto"/>
              <w:ind w:left="720" w:hanging="360"/>
            </w:pPr>
            <w:r w:rsidDel="00000000" w:rsidR="00000000" w:rsidRPr="00000000">
              <w:rPr>
                <w:rtl w:val="0"/>
              </w:rPr>
              <w:t xml:space="preserve">From local meetups to global movements, connecting with like-minded people helps break the cycle of disconnection. Advocating for inclusive, systemic changes fosters a sense of shared purpose and resilience.</w:t>
            </w:r>
          </w:p>
          <w:p w:rsidR="00000000" w:rsidDel="00000000" w:rsidP="00000000" w:rsidRDefault="00000000" w:rsidRPr="00000000" w14:paraId="00000ADC">
            <w:pPr>
              <w:numPr>
                <w:ilvl w:val="0"/>
                <w:numId w:val="420"/>
              </w:numPr>
              <w:spacing w:after="240" w:before="200" w:beforeAutospacing="0" w:lineRule="auto"/>
              <w:ind w:left="720" w:hanging="360"/>
            </w:pPr>
            <w:r w:rsidDel="00000000" w:rsidR="00000000" w:rsidRPr="00000000">
              <w:rPr>
                <w:rtl w:val="0"/>
              </w:rPr>
              <w:t xml:space="preserve">In many Indigenous cultures, connection with ancestors and the land itself can offer grounding, purpose, and a sense of belonging.</w:t>
            </w:r>
          </w:p>
          <w:p w:rsidR="00000000" w:rsidDel="00000000" w:rsidP="00000000" w:rsidRDefault="00000000" w:rsidRPr="00000000" w14:paraId="00000ADD">
            <w:pPr>
              <w:spacing w:after="200" w:lineRule="auto"/>
              <w:rPr/>
            </w:pPr>
            <w:r w:rsidDel="00000000" w:rsidR="00000000" w:rsidRPr="00000000">
              <w:rPr>
                <w:rtl w:val="0"/>
              </w:rPr>
              <w:t xml:space="preserve">By recognizing the nuanced differences among isolation, loneliness, and alienation—and understanding how the climate crisis can exacerbate each—individuals and communities can address the emotional underpinnings of eco-distress more effectively. Through intentional efforts to build supportive networks, validate shared concerns, and promote collective efficacy, it becomes possible to transform feelings of disconnection into stronger relationships, meaningful climate action, and renewed hope.</w:t>
              <w:br w:type="textWrapping"/>
            </w:r>
          </w:p>
        </w:tc>
      </w:tr>
      <w:tr>
        <w:trPr>
          <w:cantSplit w:val="0"/>
          <w:tblHeader w:val="0"/>
        </w:trPr>
        <w:tc>
          <w:tcPr>
            <w:shd w:fill="a4c2f4" w:val="clear"/>
          </w:tcPr>
          <w:p w:rsidR="00000000" w:rsidDel="00000000" w:rsidP="00000000" w:rsidRDefault="00000000" w:rsidRPr="00000000" w14:paraId="00000ADE">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0ADF">
            <w:pPr>
              <w:pStyle w:val="Heading2"/>
              <w:spacing w:after="240" w:before="240" w:lineRule="auto"/>
              <w:rPr/>
            </w:pPr>
            <w:bookmarkStart w:colFirst="0" w:colLast="0" w:name="_pr6jgtncl2qn" w:id="203"/>
            <w:bookmarkEnd w:id="203"/>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0AE0">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Learners will explore the distinctions and interconnections between isolation, loneliness, and alienation in the climate context, reflect on their impacts, and identify strategies to foster connection and resilience.</w:t>
            </w:r>
          </w:p>
          <w:p w:rsidR="00000000" w:rsidDel="00000000" w:rsidP="00000000" w:rsidRDefault="00000000" w:rsidRPr="00000000" w14:paraId="00000AE1">
            <w:pPr>
              <w:spacing w:after="240" w:before="240" w:lineRule="auto"/>
              <w:rPr>
                <w:u w:val="single"/>
              </w:rPr>
            </w:pPr>
            <w:r w:rsidDel="00000000" w:rsidR="00000000" w:rsidRPr="00000000">
              <w:rPr>
                <w:u w:val="single"/>
                <w:rtl w:val="0"/>
              </w:rPr>
              <w:t xml:space="preserve">Instructions:</w:t>
            </w:r>
          </w:p>
          <w:p w:rsidR="00000000" w:rsidDel="00000000" w:rsidP="00000000" w:rsidRDefault="00000000" w:rsidRPr="00000000" w14:paraId="00000AE2">
            <w:pPr>
              <w:numPr>
                <w:ilvl w:val="0"/>
                <w:numId w:val="543"/>
              </w:numPr>
              <w:spacing w:after="0" w:afterAutospacing="0" w:before="240" w:lineRule="auto"/>
              <w:ind w:left="720" w:hanging="360"/>
            </w:pPr>
            <w:r w:rsidDel="00000000" w:rsidR="00000000" w:rsidRPr="00000000">
              <w:rPr>
                <w:b w:val="1"/>
                <w:bCs w:val="1"/>
                <w:rtl w:val="0"/>
              </w:rPr>
              <w:t xml:space="preserve">Understand the Concepts:</w:t>
            </w:r>
          </w:p>
          <w:p w:rsidR="00000000" w:rsidDel="00000000" w:rsidP="00000000" w:rsidRDefault="00000000" w:rsidRPr="00000000" w14:paraId="00000AE3">
            <w:pPr>
              <w:numPr>
                <w:ilvl w:val="1"/>
                <w:numId w:val="543"/>
              </w:numPr>
              <w:spacing w:after="0" w:afterAutospacing="0" w:before="0" w:beforeAutospacing="0" w:lineRule="auto"/>
              <w:ind w:left="1440" w:hanging="360"/>
            </w:pPr>
            <w:r w:rsidDel="00000000" w:rsidR="00000000" w:rsidRPr="00000000">
              <w:rPr>
                <w:rtl w:val="0"/>
              </w:rPr>
              <w:t xml:space="preserve">Write down definitions for isolation, loneliness, and alienation in your own words.</w:t>
            </w:r>
          </w:p>
          <w:p w:rsidR="00000000" w:rsidDel="00000000" w:rsidP="00000000" w:rsidRDefault="00000000" w:rsidRPr="00000000" w14:paraId="00000AE4">
            <w:pPr>
              <w:numPr>
                <w:ilvl w:val="1"/>
                <w:numId w:val="543"/>
              </w:numPr>
              <w:spacing w:after="0" w:afterAutospacing="0" w:before="0" w:beforeAutospacing="0" w:lineRule="auto"/>
              <w:ind w:left="1440" w:hanging="360"/>
            </w:pPr>
            <w:r w:rsidDel="00000000" w:rsidR="00000000" w:rsidRPr="00000000">
              <w:rPr>
                <w:rtl w:val="0"/>
              </w:rPr>
              <w:t xml:space="preserve">Reflect on how these emotions might manifest in someone experiencing climate distress. For example:</w:t>
            </w:r>
          </w:p>
          <w:p w:rsidR="00000000" w:rsidDel="00000000" w:rsidP="00000000" w:rsidRDefault="00000000" w:rsidRPr="00000000" w14:paraId="00000AE5">
            <w:pPr>
              <w:numPr>
                <w:ilvl w:val="2"/>
                <w:numId w:val="543"/>
              </w:numPr>
              <w:spacing w:after="0" w:afterAutospacing="0" w:before="0" w:beforeAutospacing="0" w:lineRule="auto"/>
              <w:ind w:left="2160" w:hanging="360"/>
            </w:pPr>
            <w:r w:rsidDel="00000000" w:rsidR="00000000" w:rsidRPr="00000000">
              <w:rPr>
                <w:rtl w:val="0"/>
              </w:rPr>
              <w:t xml:space="preserve">Isolation: “Living in a rural area with no local climate activism groups.”</w:t>
            </w:r>
          </w:p>
          <w:p w:rsidR="00000000" w:rsidDel="00000000" w:rsidP="00000000" w:rsidRDefault="00000000" w:rsidRPr="00000000" w14:paraId="00000AE6">
            <w:pPr>
              <w:numPr>
                <w:ilvl w:val="2"/>
                <w:numId w:val="543"/>
              </w:numPr>
              <w:spacing w:after="0" w:afterAutospacing="0" w:before="0" w:beforeAutospacing="0" w:lineRule="auto"/>
              <w:ind w:left="2160" w:hanging="360"/>
            </w:pPr>
            <w:r w:rsidDel="00000000" w:rsidR="00000000" w:rsidRPr="00000000">
              <w:rPr>
                <w:rtl w:val="0"/>
              </w:rPr>
              <w:t xml:space="preserve">Loneliness: “Feeling alone in caring about climate change because friends don’t share the same concerns.”</w:t>
            </w:r>
          </w:p>
          <w:p w:rsidR="00000000" w:rsidDel="00000000" w:rsidP="00000000" w:rsidRDefault="00000000" w:rsidRPr="00000000" w14:paraId="00000AE7">
            <w:pPr>
              <w:numPr>
                <w:ilvl w:val="2"/>
                <w:numId w:val="543"/>
              </w:numPr>
              <w:spacing w:after="0" w:afterAutospacing="0" w:before="0" w:beforeAutospacing="0" w:lineRule="auto"/>
              <w:ind w:left="2160" w:hanging="360"/>
            </w:pPr>
            <w:r w:rsidDel="00000000" w:rsidR="00000000" w:rsidRPr="00000000">
              <w:rPr>
                <w:rtl w:val="0"/>
              </w:rPr>
              <w:t xml:space="preserve">Alienation: “Believing humanity is fundamentally flawed and disconnected from nature.”</w:t>
            </w:r>
          </w:p>
          <w:p w:rsidR="00000000" w:rsidDel="00000000" w:rsidP="00000000" w:rsidRDefault="00000000" w:rsidRPr="00000000" w14:paraId="00000AE8">
            <w:pPr>
              <w:numPr>
                <w:ilvl w:val="0"/>
                <w:numId w:val="543"/>
              </w:numPr>
              <w:spacing w:after="0" w:afterAutospacing="0" w:before="0" w:beforeAutospacing="0" w:lineRule="auto"/>
              <w:ind w:left="720" w:hanging="360"/>
            </w:pPr>
            <w:r w:rsidDel="00000000" w:rsidR="00000000" w:rsidRPr="00000000">
              <w:rPr>
                <w:b w:val="1"/>
                <w:bCs w:val="1"/>
                <w:rtl w:val="0"/>
              </w:rPr>
              <w:t xml:space="preserve">Reflect on Interconnections:</w:t>
            </w:r>
          </w:p>
          <w:p w:rsidR="00000000" w:rsidDel="00000000" w:rsidP="00000000" w:rsidRDefault="00000000" w:rsidRPr="00000000" w14:paraId="00000AE9">
            <w:pPr>
              <w:numPr>
                <w:ilvl w:val="1"/>
                <w:numId w:val="543"/>
              </w:numPr>
              <w:spacing w:after="0" w:afterAutospacing="0" w:before="0" w:beforeAutospacing="0" w:lineRule="auto"/>
              <w:ind w:left="1440" w:hanging="360"/>
            </w:pPr>
            <w:r w:rsidDel="00000000" w:rsidR="00000000" w:rsidRPr="00000000">
              <w:rPr>
                <w:rtl w:val="0"/>
              </w:rPr>
              <w:t xml:space="preserve">Think about how isolation, loneliness, and alienation might reinforce each other in climate contexts. Answer these questions:</w:t>
            </w:r>
          </w:p>
          <w:p w:rsidR="00000000" w:rsidDel="00000000" w:rsidP="00000000" w:rsidRDefault="00000000" w:rsidRPr="00000000" w14:paraId="00000AEA">
            <w:pPr>
              <w:numPr>
                <w:ilvl w:val="2"/>
                <w:numId w:val="543"/>
              </w:numPr>
              <w:spacing w:after="0" w:afterAutospacing="0" w:before="0" w:beforeAutospacing="0" w:lineRule="auto"/>
              <w:ind w:left="2160" w:hanging="360"/>
            </w:pPr>
            <w:r w:rsidDel="00000000" w:rsidR="00000000" w:rsidRPr="00000000">
              <w:rPr>
                <w:rtl w:val="0"/>
              </w:rPr>
              <w:t xml:space="preserve">How could physical isolation from like-minded people lead to loneliness?</w:t>
            </w:r>
          </w:p>
          <w:p w:rsidR="00000000" w:rsidDel="00000000" w:rsidP="00000000" w:rsidRDefault="00000000" w:rsidRPr="00000000" w14:paraId="00000AEB">
            <w:pPr>
              <w:numPr>
                <w:ilvl w:val="2"/>
                <w:numId w:val="543"/>
              </w:numPr>
              <w:spacing w:after="0" w:afterAutospacing="0" w:before="0" w:beforeAutospacing="0" w:lineRule="auto"/>
              <w:ind w:left="2160" w:hanging="360"/>
            </w:pPr>
            <w:r w:rsidDel="00000000" w:rsidR="00000000" w:rsidRPr="00000000">
              <w:rPr>
                <w:rtl w:val="0"/>
              </w:rPr>
              <w:t xml:space="preserve">How might loneliness evolve into alienation if left unaddressed?</w:t>
            </w:r>
          </w:p>
          <w:p w:rsidR="00000000" w:rsidDel="00000000" w:rsidP="00000000" w:rsidRDefault="00000000" w:rsidRPr="00000000" w14:paraId="00000AEC">
            <w:pPr>
              <w:numPr>
                <w:ilvl w:val="0"/>
                <w:numId w:val="543"/>
              </w:numPr>
              <w:spacing w:after="0" w:afterAutospacing="0" w:before="0" w:beforeAutospacing="0" w:lineRule="auto"/>
              <w:ind w:left="720" w:hanging="360"/>
            </w:pPr>
            <w:r w:rsidDel="00000000" w:rsidR="00000000" w:rsidRPr="00000000">
              <w:rPr>
                <w:b w:val="1"/>
                <w:bCs w:val="1"/>
                <w:rtl w:val="0"/>
              </w:rPr>
              <w:t xml:space="preserve">Identify Personal Strategies:</w:t>
            </w:r>
          </w:p>
          <w:p w:rsidR="00000000" w:rsidDel="00000000" w:rsidP="00000000" w:rsidRDefault="00000000" w:rsidRPr="00000000" w14:paraId="00000AED">
            <w:pPr>
              <w:numPr>
                <w:ilvl w:val="1"/>
                <w:numId w:val="543"/>
              </w:numPr>
              <w:spacing w:after="0" w:afterAutospacing="0" w:before="0" w:beforeAutospacing="0" w:lineRule="auto"/>
              <w:ind w:left="1440" w:hanging="360"/>
            </w:pPr>
            <w:r w:rsidDel="00000000" w:rsidR="00000000" w:rsidRPr="00000000">
              <w:rPr>
                <w:rtl w:val="0"/>
              </w:rPr>
              <w:t xml:space="preserve">Write down three ways you could reduce feelings of isolation, loneliness, or alienation in your life. Examples include:</w:t>
            </w:r>
          </w:p>
          <w:p w:rsidR="00000000" w:rsidDel="00000000" w:rsidP="00000000" w:rsidRDefault="00000000" w:rsidRPr="00000000" w14:paraId="00000AEE">
            <w:pPr>
              <w:numPr>
                <w:ilvl w:val="2"/>
                <w:numId w:val="543"/>
              </w:numPr>
              <w:spacing w:after="0" w:afterAutospacing="0" w:before="0" w:beforeAutospacing="0" w:lineRule="auto"/>
              <w:ind w:left="2160" w:hanging="360"/>
            </w:pPr>
            <w:r w:rsidDel="00000000" w:rsidR="00000000" w:rsidRPr="00000000">
              <w:rPr>
                <w:rtl w:val="0"/>
              </w:rPr>
              <w:t xml:space="preserve">Joining an online climate advocacy group.</w:t>
            </w:r>
          </w:p>
          <w:p w:rsidR="00000000" w:rsidDel="00000000" w:rsidP="00000000" w:rsidRDefault="00000000" w:rsidRPr="00000000" w14:paraId="00000AEF">
            <w:pPr>
              <w:numPr>
                <w:ilvl w:val="2"/>
                <w:numId w:val="543"/>
              </w:numPr>
              <w:spacing w:after="0" w:afterAutospacing="0" w:before="0" w:beforeAutospacing="0" w:lineRule="auto"/>
              <w:ind w:left="2160" w:hanging="360"/>
            </w:pPr>
            <w:r w:rsidDel="00000000" w:rsidR="00000000" w:rsidRPr="00000000">
              <w:rPr>
                <w:rtl w:val="0"/>
              </w:rPr>
              <w:t xml:space="preserve">Attending local community events focused on sustainability.</w:t>
            </w:r>
          </w:p>
          <w:p w:rsidR="00000000" w:rsidDel="00000000" w:rsidP="00000000" w:rsidRDefault="00000000" w:rsidRPr="00000000" w14:paraId="00000AF0">
            <w:pPr>
              <w:numPr>
                <w:ilvl w:val="2"/>
                <w:numId w:val="543"/>
              </w:numPr>
              <w:spacing w:after="0" w:afterAutospacing="0" w:before="0" w:beforeAutospacing="0" w:lineRule="auto"/>
              <w:ind w:left="2160" w:hanging="360"/>
            </w:pPr>
            <w:r w:rsidDel="00000000" w:rsidR="00000000" w:rsidRPr="00000000">
              <w:rPr>
                <w:rtl w:val="0"/>
              </w:rPr>
              <w:t xml:space="preserve">Reconnecting with nature through walks or conservation projects.</w:t>
            </w:r>
          </w:p>
          <w:p w:rsidR="00000000" w:rsidDel="00000000" w:rsidP="00000000" w:rsidRDefault="00000000" w:rsidRPr="00000000" w14:paraId="00000AF1">
            <w:pPr>
              <w:numPr>
                <w:ilvl w:val="0"/>
                <w:numId w:val="543"/>
              </w:numPr>
              <w:spacing w:after="0" w:afterAutospacing="0" w:before="0" w:beforeAutospacing="0" w:lineRule="auto"/>
              <w:ind w:left="720" w:hanging="360"/>
            </w:pPr>
            <w:r w:rsidDel="00000000" w:rsidR="00000000" w:rsidRPr="00000000">
              <w:rPr>
                <w:b w:val="1"/>
                <w:bCs w:val="1"/>
                <w:rtl w:val="0"/>
              </w:rPr>
              <w:t xml:space="preserve">Explore Community Connection:</w:t>
            </w:r>
          </w:p>
          <w:p w:rsidR="00000000" w:rsidDel="00000000" w:rsidP="00000000" w:rsidRDefault="00000000" w:rsidRPr="00000000" w14:paraId="00000AF2">
            <w:pPr>
              <w:numPr>
                <w:ilvl w:val="1"/>
                <w:numId w:val="543"/>
              </w:numPr>
              <w:spacing w:after="0" w:afterAutospacing="0" w:before="0" w:beforeAutospacing="0" w:lineRule="auto"/>
              <w:ind w:left="1440" w:hanging="360"/>
            </w:pPr>
            <w:r w:rsidDel="00000000" w:rsidR="00000000" w:rsidRPr="00000000">
              <w:rPr>
                <w:rtl w:val="0"/>
              </w:rPr>
              <w:t xml:space="preserve">Consider how collective efforts could address these emotions. Write a paragraph answering:</w:t>
            </w:r>
          </w:p>
          <w:p w:rsidR="00000000" w:rsidDel="00000000" w:rsidP="00000000" w:rsidRDefault="00000000" w:rsidRPr="00000000" w14:paraId="00000AF3">
            <w:pPr>
              <w:numPr>
                <w:ilvl w:val="2"/>
                <w:numId w:val="543"/>
              </w:numPr>
              <w:spacing w:after="0" w:afterAutospacing="0" w:before="0" w:beforeAutospacing="0" w:lineRule="auto"/>
              <w:ind w:left="2160" w:hanging="360"/>
            </w:pPr>
            <w:r w:rsidDel="00000000" w:rsidR="00000000" w:rsidRPr="00000000">
              <w:rPr>
                <w:rtl w:val="0"/>
              </w:rPr>
              <w:t xml:space="preserve">How could shared activities, like climate protests or community gardens, help build resilience and connection?</w:t>
            </w:r>
          </w:p>
          <w:p w:rsidR="00000000" w:rsidDel="00000000" w:rsidP="00000000" w:rsidRDefault="00000000" w:rsidRPr="00000000" w14:paraId="00000AF4">
            <w:pPr>
              <w:numPr>
                <w:ilvl w:val="0"/>
                <w:numId w:val="543"/>
              </w:numPr>
              <w:spacing w:after="0" w:afterAutospacing="0" w:before="0" w:beforeAutospacing="0" w:lineRule="auto"/>
              <w:ind w:left="720" w:hanging="360"/>
            </w:pPr>
            <w:r w:rsidDel="00000000" w:rsidR="00000000" w:rsidRPr="00000000">
              <w:rPr>
                <w:b w:val="1"/>
                <w:bCs w:val="1"/>
                <w:rtl w:val="0"/>
              </w:rPr>
              <w:t xml:space="preserve">Write a Reflection:</w:t>
            </w:r>
          </w:p>
          <w:p w:rsidR="00000000" w:rsidDel="00000000" w:rsidP="00000000" w:rsidRDefault="00000000" w:rsidRPr="00000000" w14:paraId="00000AF5">
            <w:pPr>
              <w:numPr>
                <w:ilvl w:val="1"/>
                <w:numId w:val="543"/>
              </w:numPr>
              <w:spacing w:after="240" w:before="0" w:beforeAutospacing="0" w:lineRule="auto"/>
              <w:ind w:left="1440" w:hanging="360"/>
            </w:pPr>
            <w:r w:rsidDel="00000000" w:rsidR="00000000" w:rsidRPr="00000000">
              <w:rPr>
                <w:rtl w:val="0"/>
              </w:rPr>
              <w:t xml:space="preserve">Summarize what you learned about these emotions in the context of climate change. Reflect on how fostering connection can help transform feelings of disconnection into hope and purpose.</w:t>
              <w:br w:type="textWrapping"/>
            </w:r>
          </w:p>
          <w:p w:rsidR="00000000" w:rsidDel="00000000" w:rsidP="00000000" w:rsidRDefault="00000000" w:rsidRPr="00000000" w14:paraId="00000AF6">
            <w:pPr>
              <w:pStyle w:val="Heading2"/>
              <w:spacing w:after="240" w:before="240" w:lineRule="auto"/>
              <w:rPr/>
            </w:pPr>
            <w:bookmarkStart w:colFirst="0" w:colLast="0" w:name="_biwlvkmo29il" w:id="204"/>
            <w:bookmarkEnd w:id="204"/>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0AF7">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Groups will collaboratively analyze the distinctions and relationships among isolation, loneliness, and alienation in climate contexts and propose strategies for fostering connection and resilience.</w:t>
            </w:r>
          </w:p>
          <w:p w:rsidR="00000000" w:rsidDel="00000000" w:rsidP="00000000" w:rsidRDefault="00000000" w:rsidRPr="00000000" w14:paraId="00000AF8">
            <w:pPr>
              <w:spacing w:after="240" w:before="240" w:lineRule="auto"/>
              <w:rPr/>
            </w:pPr>
            <w:r w:rsidDel="00000000" w:rsidR="00000000" w:rsidRPr="00000000">
              <w:rPr>
                <w:b w:val="1"/>
                <w:bCs w:val="1"/>
                <w:rtl w:val="0"/>
              </w:rPr>
              <w:t xml:space="preserve">Preparation Time:</w:t>
            </w:r>
            <w:r w:rsidDel="00000000" w:rsidR="00000000" w:rsidRPr="00000000">
              <w:rPr>
                <w:rtl w:val="0"/>
              </w:rPr>
              <w:t xml:space="preserve"> 15-20 minutes to prepare discussion prompts, case studies, or summaries of relevant theories (e.g., Social Baseline Theory, Self-Determination Theory).</w:t>
            </w:r>
          </w:p>
          <w:p w:rsidR="00000000" w:rsidDel="00000000" w:rsidP="00000000" w:rsidRDefault="00000000" w:rsidRPr="00000000" w14:paraId="00000AF9">
            <w:pPr>
              <w:spacing w:after="240" w:before="240" w:lineRule="auto"/>
              <w:rPr/>
            </w:pPr>
            <w:r w:rsidDel="00000000" w:rsidR="00000000" w:rsidRPr="00000000">
              <w:rPr>
                <w:b w:val="1"/>
                <w:bCs w:val="1"/>
                <w:rtl w:val="0"/>
              </w:rPr>
              <w:t xml:space="preserve">Time Allocation:</w:t>
            </w:r>
            <w:r w:rsidDel="00000000" w:rsidR="00000000" w:rsidRPr="00000000">
              <w:rPr>
                <w:rtl w:val="0"/>
              </w:rPr>
              <w:t xml:space="preserve"> 50-60 minutes.</w:t>
            </w:r>
          </w:p>
          <w:p w:rsidR="00000000" w:rsidDel="00000000" w:rsidP="00000000" w:rsidRDefault="00000000" w:rsidRPr="00000000" w14:paraId="00000AFA">
            <w:pPr>
              <w:spacing w:after="240" w:before="240" w:lineRule="auto"/>
              <w:rPr>
                <w:u w:val="single"/>
              </w:rPr>
            </w:pPr>
            <w:r w:rsidDel="00000000" w:rsidR="00000000" w:rsidRPr="00000000">
              <w:rPr>
                <w:u w:val="single"/>
                <w:rtl w:val="0"/>
              </w:rPr>
              <w:t xml:space="preserve">Facilitator Instructions:</w:t>
            </w:r>
          </w:p>
          <w:p w:rsidR="00000000" w:rsidDel="00000000" w:rsidP="00000000" w:rsidRDefault="00000000" w:rsidRPr="00000000" w14:paraId="00000AFB">
            <w:pPr>
              <w:numPr>
                <w:ilvl w:val="0"/>
                <w:numId w:val="553"/>
              </w:numPr>
              <w:spacing w:after="0" w:afterAutospacing="0" w:before="240" w:lineRule="auto"/>
              <w:ind w:left="720" w:hanging="360"/>
            </w:pPr>
            <w:r w:rsidDel="00000000" w:rsidR="00000000" w:rsidRPr="00000000">
              <w:rPr>
                <w:b w:val="1"/>
                <w:bCs w:val="1"/>
                <w:rtl w:val="0"/>
              </w:rPr>
              <w:t xml:space="preserve">Set the Stage (5-10 minutes):</w:t>
            </w:r>
          </w:p>
          <w:p w:rsidR="00000000" w:rsidDel="00000000" w:rsidP="00000000" w:rsidRDefault="00000000" w:rsidRPr="00000000" w14:paraId="00000AFC">
            <w:pPr>
              <w:numPr>
                <w:ilvl w:val="1"/>
                <w:numId w:val="553"/>
              </w:numPr>
              <w:spacing w:after="0" w:afterAutospacing="0" w:before="0" w:beforeAutospacing="0" w:lineRule="auto"/>
              <w:ind w:left="1440" w:hanging="360"/>
            </w:pPr>
            <w:r w:rsidDel="00000000" w:rsidR="00000000" w:rsidRPr="00000000">
              <w:rPr>
                <w:rtl w:val="0"/>
              </w:rPr>
              <w:t xml:space="preserve">Begin with an overview of isolation, loneliness, and alienation, emphasizing their distinctions and interconnections.</w:t>
            </w:r>
          </w:p>
          <w:p w:rsidR="00000000" w:rsidDel="00000000" w:rsidP="00000000" w:rsidRDefault="00000000" w:rsidRPr="00000000" w14:paraId="00000AFD">
            <w:pPr>
              <w:numPr>
                <w:ilvl w:val="1"/>
                <w:numId w:val="553"/>
              </w:numPr>
              <w:spacing w:after="0" w:afterAutospacing="0" w:before="0" w:beforeAutospacing="0" w:lineRule="auto"/>
              <w:ind w:left="1440" w:hanging="360"/>
            </w:pPr>
            <w:r w:rsidDel="00000000" w:rsidR="00000000" w:rsidRPr="00000000">
              <w:rPr>
                <w:rtl w:val="0"/>
              </w:rPr>
              <w:t xml:space="preserve">Highlight how the climate crisis exacerbates these emotions, particularly for individuals who feel unsupported or powerless.</w:t>
            </w:r>
          </w:p>
          <w:p w:rsidR="00000000" w:rsidDel="00000000" w:rsidP="00000000" w:rsidRDefault="00000000" w:rsidRPr="00000000" w14:paraId="00000AFE">
            <w:pPr>
              <w:numPr>
                <w:ilvl w:val="0"/>
                <w:numId w:val="553"/>
              </w:numPr>
              <w:spacing w:after="0" w:afterAutospacing="0" w:before="0" w:beforeAutospacing="0" w:lineRule="auto"/>
              <w:ind w:left="720" w:hanging="360"/>
            </w:pPr>
            <w:r w:rsidDel="00000000" w:rsidR="00000000" w:rsidRPr="00000000">
              <w:rPr>
                <w:b w:val="1"/>
                <w:bCs w:val="1"/>
                <w:rtl w:val="0"/>
              </w:rPr>
              <w:t xml:space="preserve">Group Discussions (20 minutes):</w:t>
            </w:r>
          </w:p>
          <w:p w:rsidR="00000000" w:rsidDel="00000000" w:rsidP="00000000" w:rsidRDefault="00000000" w:rsidRPr="00000000" w14:paraId="00000AFF">
            <w:pPr>
              <w:numPr>
                <w:ilvl w:val="1"/>
                <w:numId w:val="553"/>
              </w:numPr>
              <w:spacing w:after="0" w:afterAutospacing="0" w:before="0" w:beforeAutospacing="0" w:lineRule="auto"/>
              <w:ind w:left="1440" w:hanging="360"/>
            </w:pPr>
            <w:r w:rsidDel="00000000" w:rsidR="00000000" w:rsidRPr="00000000">
              <w:rPr>
                <w:rtl w:val="0"/>
              </w:rPr>
              <w:t xml:space="preserve">Divide the class into small groups of 3-5 participants. Assign each group one focus area:</w:t>
            </w:r>
          </w:p>
          <w:p w:rsidR="00000000" w:rsidDel="00000000" w:rsidP="00000000" w:rsidRDefault="00000000" w:rsidRPr="00000000" w14:paraId="00000B00">
            <w:pPr>
              <w:numPr>
                <w:ilvl w:val="2"/>
                <w:numId w:val="553"/>
              </w:numPr>
              <w:spacing w:after="0" w:afterAutospacing="0" w:before="0" w:beforeAutospacing="0" w:lineRule="auto"/>
              <w:ind w:left="2160" w:hanging="360"/>
            </w:pPr>
            <w:r w:rsidDel="00000000" w:rsidR="00000000" w:rsidRPr="00000000">
              <w:rPr>
                <w:b w:val="1"/>
                <w:bCs w:val="1"/>
                <w:rtl w:val="0"/>
              </w:rPr>
              <w:t xml:space="preserve">Distinctions and Interconnections:</w:t>
            </w:r>
            <w:r w:rsidDel="00000000" w:rsidR="00000000" w:rsidRPr="00000000">
              <w:rPr>
                <w:rtl w:val="0"/>
              </w:rPr>
              <w:t xml:space="preserve"> How do isolation, loneliness, and alienation differ, and how might they reinforce each other?</w:t>
            </w:r>
          </w:p>
          <w:p w:rsidR="00000000" w:rsidDel="00000000" w:rsidP="00000000" w:rsidRDefault="00000000" w:rsidRPr="00000000" w14:paraId="00000B01">
            <w:pPr>
              <w:numPr>
                <w:ilvl w:val="2"/>
                <w:numId w:val="553"/>
              </w:numPr>
              <w:spacing w:after="0" w:afterAutospacing="0" w:before="0" w:beforeAutospacing="0" w:lineRule="auto"/>
              <w:ind w:left="2160" w:hanging="360"/>
            </w:pPr>
            <w:r w:rsidDel="00000000" w:rsidR="00000000" w:rsidRPr="00000000">
              <w:rPr>
                <w:b w:val="1"/>
                <w:bCs w:val="1"/>
                <w:rtl w:val="0"/>
              </w:rPr>
              <w:t xml:space="preserve">Impacts:</w:t>
            </w:r>
            <w:r w:rsidDel="00000000" w:rsidR="00000000" w:rsidRPr="00000000">
              <w:rPr>
                <w:rtl w:val="0"/>
              </w:rPr>
              <w:t xml:space="preserve"> What are the emotional and behavioral impacts of these feelings in the climate context (e.g., eco-paralysis, disengagement)?</w:t>
            </w:r>
          </w:p>
          <w:p w:rsidR="00000000" w:rsidDel="00000000" w:rsidP="00000000" w:rsidRDefault="00000000" w:rsidRPr="00000000" w14:paraId="00000B02">
            <w:pPr>
              <w:numPr>
                <w:ilvl w:val="2"/>
                <w:numId w:val="553"/>
              </w:numPr>
              <w:spacing w:after="0" w:afterAutospacing="0" w:before="0" w:beforeAutospacing="0" w:lineRule="auto"/>
              <w:ind w:left="2160" w:hanging="360"/>
            </w:pPr>
            <w:r w:rsidDel="00000000" w:rsidR="00000000" w:rsidRPr="00000000">
              <w:rPr>
                <w:b w:val="1"/>
                <w:bCs w:val="1"/>
                <w:rtl w:val="0"/>
              </w:rPr>
              <w:t xml:space="preserve">Strategies:</w:t>
            </w:r>
            <w:r w:rsidDel="00000000" w:rsidR="00000000" w:rsidRPr="00000000">
              <w:rPr>
                <w:rtl w:val="0"/>
              </w:rPr>
              <w:t xml:space="preserve"> What are effective ways to overcome these emotions at individual and community levels?</w:t>
            </w:r>
          </w:p>
          <w:p w:rsidR="00000000" w:rsidDel="00000000" w:rsidP="00000000" w:rsidRDefault="00000000" w:rsidRPr="00000000" w14:paraId="00000B03">
            <w:pPr>
              <w:numPr>
                <w:ilvl w:val="1"/>
                <w:numId w:val="553"/>
              </w:numPr>
              <w:spacing w:after="0" w:afterAutospacing="0" w:before="0" w:beforeAutospacing="0" w:lineRule="auto"/>
              <w:ind w:left="1440" w:hanging="360"/>
            </w:pPr>
            <w:r w:rsidDel="00000000" w:rsidR="00000000" w:rsidRPr="00000000">
              <w:rPr>
                <w:rtl w:val="0"/>
              </w:rPr>
              <w:t xml:space="preserve">Provide discussion prompts for each group:</w:t>
            </w:r>
          </w:p>
          <w:p w:rsidR="00000000" w:rsidDel="00000000" w:rsidP="00000000" w:rsidRDefault="00000000" w:rsidRPr="00000000" w14:paraId="00000B04">
            <w:pPr>
              <w:numPr>
                <w:ilvl w:val="2"/>
                <w:numId w:val="553"/>
              </w:numPr>
              <w:spacing w:after="0" w:afterAutospacing="0" w:before="0" w:beforeAutospacing="0" w:lineRule="auto"/>
              <w:ind w:left="2160" w:hanging="360"/>
            </w:pPr>
            <w:r w:rsidDel="00000000" w:rsidR="00000000" w:rsidRPr="00000000">
              <w:rPr>
                <w:rtl w:val="0"/>
              </w:rPr>
              <w:t xml:space="preserve">Can you think of examples of these emotions in real-world climate scenarios?</w:t>
            </w:r>
          </w:p>
          <w:p w:rsidR="00000000" w:rsidDel="00000000" w:rsidP="00000000" w:rsidRDefault="00000000" w:rsidRPr="00000000" w14:paraId="00000B05">
            <w:pPr>
              <w:numPr>
                <w:ilvl w:val="2"/>
                <w:numId w:val="553"/>
              </w:numPr>
              <w:spacing w:after="0" w:afterAutospacing="0" w:before="0" w:beforeAutospacing="0" w:lineRule="auto"/>
              <w:ind w:left="2160" w:hanging="360"/>
            </w:pPr>
            <w:r w:rsidDel="00000000" w:rsidR="00000000" w:rsidRPr="00000000">
              <w:rPr>
                <w:rtl w:val="0"/>
              </w:rPr>
              <w:t xml:space="preserve">How might generational or cultural factors shape these experiences?</w:t>
            </w:r>
          </w:p>
          <w:p w:rsidR="00000000" w:rsidDel="00000000" w:rsidP="00000000" w:rsidRDefault="00000000" w:rsidRPr="00000000" w14:paraId="00000B06">
            <w:pPr>
              <w:numPr>
                <w:ilvl w:val="2"/>
                <w:numId w:val="553"/>
              </w:numPr>
              <w:spacing w:after="0" w:afterAutospacing="0" w:before="0" w:beforeAutospacing="0" w:lineRule="auto"/>
              <w:ind w:left="2160" w:hanging="360"/>
            </w:pPr>
            <w:r w:rsidDel="00000000" w:rsidR="00000000" w:rsidRPr="00000000">
              <w:rPr>
                <w:rtl w:val="0"/>
              </w:rPr>
              <w:t xml:space="preserve">What role do shared activities (e.g., protests, cleanups) play in reducing disconnection?</w:t>
            </w:r>
          </w:p>
          <w:p w:rsidR="00000000" w:rsidDel="00000000" w:rsidP="00000000" w:rsidRDefault="00000000" w:rsidRPr="00000000" w14:paraId="00000B07">
            <w:pPr>
              <w:numPr>
                <w:ilvl w:val="0"/>
                <w:numId w:val="553"/>
              </w:numPr>
              <w:spacing w:after="0" w:afterAutospacing="0" w:before="0" w:beforeAutospacing="0" w:lineRule="auto"/>
              <w:ind w:left="720" w:hanging="360"/>
            </w:pPr>
            <w:r w:rsidDel="00000000" w:rsidR="00000000" w:rsidRPr="00000000">
              <w:rPr>
                <w:b w:val="1"/>
                <w:bCs w:val="1"/>
                <w:rtl w:val="0"/>
              </w:rPr>
              <w:t xml:space="preserve">Propose Connection Strategies (15 minutes):</w:t>
            </w:r>
          </w:p>
          <w:p w:rsidR="00000000" w:rsidDel="00000000" w:rsidP="00000000" w:rsidRDefault="00000000" w:rsidRPr="00000000" w14:paraId="00000B08">
            <w:pPr>
              <w:numPr>
                <w:ilvl w:val="1"/>
                <w:numId w:val="553"/>
              </w:numPr>
              <w:spacing w:after="0" w:afterAutospacing="0" w:before="0" w:beforeAutospacing="0" w:lineRule="auto"/>
              <w:ind w:left="1440" w:hanging="360"/>
            </w:pPr>
            <w:r w:rsidDel="00000000" w:rsidR="00000000" w:rsidRPr="00000000">
              <w:rPr>
                <w:rtl w:val="0"/>
              </w:rPr>
              <w:t xml:space="preserve">Ask groups to brainstorm strategies for fostering connection and resilience. Encourage them to consider:</w:t>
            </w:r>
          </w:p>
          <w:p w:rsidR="00000000" w:rsidDel="00000000" w:rsidP="00000000" w:rsidRDefault="00000000" w:rsidRPr="00000000" w14:paraId="00000B09">
            <w:pPr>
              <w:numPr>
                <w:ilvl w:val="2"/>
                <w:numId w:val="553"/>
              </w:numPr>
              <w:spacing w:after="0" w:afterAutospacing="0" w:before="0" w:beforeAutospacing="0" w:lineRule="auto"/>
              <w:ind w:left="2160" w:hanging="360"/>
            </w:pPr>
            <w:r w:rsidDel="00000000" w:rsidR="00000000" w:rsidRPr="00000000">
              <w:rPr>
                <w:b w:val="1"/>
                <w:bCs w:val="1"/>
                <w:rtl w:val="0"/>
              </w:rPr>
              <w:t xml:space="preserve">Individual Strategies:</w:t>
            </w:r>
            <w:r w:rsidDel="00000000" w:rsidR="00000000" w:rsidRPr="00000000">
              <w:rPr>
                <w:rtl w:val="0"/>
              </w:rPr>
              <w:t xml:space="preserve"> Mindful social media use, reconnecting with nature, seeking therapy.</w:t>
            </w:r>
          </w:p>
          <w:p w:rsidR="00000000" w:rsidDel="00000000" w:rsidP="00000000" w:rsidRDefault="00000000" w:rsidRPr="00000000" w14:paraId="00000B0A">
            <w:pPr>
              <w:numPr>
                <w:ilvl w:val="2"/>
                <w:numId w:val="553"/>
              </w:numPr>
              <w:spacing w:after="0" w:afterAutospacing="0" w:before="0" w:beforeAutospacing="0" w:lineRule="auto"/>
              <w:ind w:left="2160" w:hanging="360"/>
            </w:pPr>
            <w:r w:rsidDel="00000000" w:rsidR="00000000" w:rsidRPr="00000000">
              <w:rPr>
                <w:b w:val="1"/>
                <w:bCs w:val="1"/>
                <w:rtl w:val="0"/>
              </w:rPr>
              <w:t xml:space="preserve">Community Initiatives:</w:t>
            </w:r>
            <w:r w:rsidDel="00000000" w:rsidR="00000000" w:rsidRPr="00000000">
              <w:rPr>
                <w:rtl w:val="0"/>
              </w:rPr>
              <w:t xml:space="preserve"> Support circles, mutual aid networks, skill-sharing workshops.</w:t>
            </w:r>
          </w:p>
          <w:p w:rsidR="00000000" w:rsidDel="00000000" w:rsidP="00000000" w:rsidRDefault="00000000" w:rsidRPr="00000000" w14:paraId="00000B0B">
            <w:pPr>
              <w:numPr>
                <w:ilvl w:val="2"/>
                <w:numId w:val="553"/>
              </w:numPr>
              <w:spacing w:after="0" w:afterAutospacing="0" w:before="0" w:beforeAutospacing="0" w:lineRule="auto"/>
              <w:ind w:left="2160" w:hanging="360"/>
            </w:pPr>
            <w:r w:rsidDel="00000000" w:rsidR="00000000" w:rsidRPr="00000000">
              <w:rPr>
                <w:b w:val="1"/>
                <w:bCs w:val="1"/>
                <w:rtl w:val="0"/>
              </w:rPr>
              <w:t xml:space="preserve">Policy-Level Solutions:</w:t>
            </w:r>
            <w:r w:rsidDel="00000000" w:rsidR="00000000" w:rsidRPr="00000000">
              <w:rPr>
                <w:rtl w:val="0"/>
              </w:rPr>
              <w:t xml:space="preserve"> Advocacy for inclusive climate policies that address marginalized communities.</w:t>
            </w:r>
          </w:p>
          <w:p w:rsidR="00000000" w:rsidDel="00000000" w:rsidP="00000000" w:rsidRDefault="00000000" w:rsidRPr="00000000" w14:paraId="00000B0C">
            <w:pPr>
              <w:numPr>
                <w:ilvl w:val="1"/>
                <w:numId w:val="553"/>
              </w:numPr>
              <w:spacing w:after="0" w:afterAutospacing="0" w:before="0" w:beforeAutospacing="0" w:lineRule="auto"/>
              <w:ind w:left="1440" w:hanging="360"/>
            </w:pPr>
            <w:r w:rsidDel="00000000" w:rsidR="00000000" w:rsidRPr="00000000">
              <w:rPr>
                <w:rtl w:val="0"/>
              </w:rPr>
              <w:t xml:space="preserve">Groups should create a summary or visual representation (e.g., a mind map or diagram) of their strategies.</w:t>
            </w:r>
          </w:p>
          <w:p w:rsidR="00000000" w:rsidDel="00000000" w:rsidP="00000000" w:rsidRDefault="00000000" w:rsidRPr="00000000" w14:paraId="00000B0D">
            <w:pPr>
              <w:numPr>
                <w:ilvl w:val="0"/>
                <w:numId w:val="553"/>
              </w:numPr>
              <w:spacing w:after="0" w:afterAutospacing="0" w:before="0" w:beforeAutospacing="0" w:lineRule="auto"/>
              <w:ind w:left="720" w:hanging="360"/>
            </w:pPr>
            <w:r w:rsidDel="00000000" w:rsidR="00000000" w:rsidRPr="00000000">
              <w:rPr>
                <w:b w:val="1"/>
                <w:bCs w:val="1"/>
                <w:rtl w:val="0"/>
              </w:rPr>
              <w:t xml:space="preserve">Presentation and Debrief (15 minutes):</w:t>
            </w:r>
          </w:p>
          <w:p w:rsidR="00000000" w:rsidDel="00000000" w:rsidP="00000000" w:rsidRDefault="00000000" w:rsidRPr="00000000" w14:paraId="00000B0E">
            <w:pPr>
              <w:numPr>
                <w:ilvl w:val="1"/>
                <w:numId w:val="553"/>
              </w:numPr>
              <w:spacing w:after="0" w:afterAutospacing="0" w:before="0" w:beforeAutospacing="0" w:lineRule="auto"/>
              <w:ind w:left="1440" w:hanging="360"/>
            </w:pPr>
            <w:r w:rsidDel="00000000" w:rsidR="00000000" w:rsidRPr="00000000">
              <w:rPr>
                <w:rtl w:val="0"/>
              </w:rPr>
              <w:t xml:space="preserve">Each group presents their findings and strategies to the class.</w:t>
            </w:r>
          </w:p>
          <w:p w:rsidR="00000000" w:rsidDel="00000000" w:rsidP="00000000" w:rsidRDefault="00000000" w:rsidRPr="00000000" w14:paraId="00000B0F">
            <w:pPr>
              <w:numPr>
                <w:ilvl w:val="1"/>
                <w:numId w:val="553"/>
              </w:numPr>
              <w:spacing w:after="0" w:afterAutospacing="0" w:before="0" w:beforeAutospacing="0" w:lineRule="auto"/>
              <w:ind w:left="1440" w:hanging="360"/>
            </w:pPr>
            <w:r w:rsidDel="00000000" w:rsidR="00000000" w:rsidRPr="00000000">
              <w:rPr>
                <w:rtl w:val="0"/>
              </w:rPr>
              <w:t xml:space="preserve">Facilitate a discussion with questions such as:</w:t>
            </w:r>
          </w:p>
          <w:p w:rsidR="00000000" w:rsidDel="00000000" w:rsidP="00000000" w:rsidRDefault="00000000" w:rsidRPr="00000000" w14:paraId="00000B10">
            <w:pPr>
              <w:numPr>
                <w:ilvl w:val="2"/>
                <w:numId w:val="553"/>
              </w:numPr>
              <w:spacing w:after="0" w:afterAutospacing="0" w:before="0" w:beforeAutospacing="0" w:lineRule="auto"/>
              <w:ind w:left="2160" w:hanging="360"/>
            </w:pPr>
            <w:r w:rsidDel="00000000" w:rsidR="00000000" w:rsidRPr="00000000">
              <w:rPr>
                <w:rtl w:val="0"/>
              </w:rPr>
              <w:t xml:space="preserve">“What similarities or differences did you notice across groups’ strategies?”</w:t>
            </w:r>
          </w:p>
          <w:p w:rsidR="00000000" w:rsidDel="00000000" w:rsidP="00000000" w:rsidRDefault="00000000" w:rsidRPr="00000000" w14:paraId="00000B11">
            <w:pPr>
              <w:numPr>
                <w:ilvl w:val="2"/>
                <w:numId w:val="553"/>
              </w:numPr>
              <w:spacing w:after="0" w:afterAutospacing="0" w:before="0" w:beforeAutospacing="0" w:lineRule="auto"/>
              <w:ind w:left="2160" w:hanging="360"/>
            </w:pPr>
            <w:r w:rsidDel="00000000" w:rsidR="00000000" w:rsidRPr="00000000">
              <w:rPr>
                <w:rtl w:val="0"/>
              </w:rPr>
              <w:t xml:space="preserve">“How can we ensure inclusivity in efforts to foster connection?”</w:t>
            </w:r>
          </w:p>
          <w:p w:rsidR="00000000" w:rsidDel="00000000" w:rsidP="00000000" w:rsidRDefault="00000000" w:rsidRPr="00000000" w14:paraId="00000B12">
            <w:pPr>
              <w:numPr>
                <w:ilvl w:val="2"/>
                <w:numId w:val="553"/>
              </w:numPr>
              <w:spacing w:after="240" w:before="0" w:beforeAutospacing="0" w:lineRule="auto"/>
              <w:ind w:left="2160" w:hanging="360"/>
            </w:pPr>
            <w:r w:rsidDel="00000000" w:rsidR="00000000" w:rsidRPr="00000000">
              <w:rPr>
                <w:rtl w:val="0"/>
              </w:rPr>
              <w:t xml:space="preserve">“Why is building connection important for climate resilience and collective action?”</w:t>
            </w:r>
          </w:p>
          <w:p w:rsidR="00000000" w:rsidDel="00000000" w:rsidP="00000000" w:rsidRDefault="00000000" w:rsidRPr="00000000" w14:paraId="00000B13">
            <w:pPr>
              <w:spacing w:after="240" w:before="240" w:lineRule="auto"/>
              <w:rPr>
                <w:b w:val="1"/>
                <w:bCs w:val="1"/>
              </w:rPr>
            </w:pPr>
            <w:r w:rsidDel="00000000" w:rsidR="00000000" w:rsidRPr="00000000">
              <w:rPr>
                <w:b w:val="1"/>
                <w:bCs w:val="1"/>
                <w:rtl w:val="0"/>
              </w:rPr>
              <w:t xml:space="preserve">Optional Variation:</w:t>
            </w:r>
          </w:p>
          <w:p w:rsidR="00000000" w:rsidDel="00000000" w:rsidP="00000000" w:rsidRDefault="00000000" w:rsidRPr="00000000" w14:paraId="00000B14">
            <w:pPr>
              <w:spacing w:after="240" w:before="240" w:lineRule="auto"/>
              <w:rPr/>
            </w:pPr>
            <w:r w:rsidDel="00000000" w:rsidR="00000000" w:rsidRPr="00000000">
              <w:rPr>
                <w:rtl w:val="0"/>
              </w:rPr>
              <w:t xml:space="preserve">Provide case studies of individuals or communities facing climate-related disconnection. Ask groups to analyze the case, identify the type of disconnection (isolation, loneliness, or alienation), and propose tailored strategies to address it.</w:t>
            </w:r>
          </w:p>
          <w:p w:rsidR="00000000" w:rsidDel="00000000" w:rsidP="00000000" w:rsidRDefault="00000000" w:rsidRPr="00000000" w14:paraId="00000B15">
            <w:pPr>
              <w:spacing w:after="240" w:before="240" w:lineRule="auto"/>
              <w:rPr>
                <w:b w:val="1"/>
                <w:bCs w:val="1"/>
              </w:rPr>
            </w:pPr>
            <w:r w:rsidDel="00000000" w:rsidR="00000000" w:rsidRPr="00000000">
              <w:rPr>
                <w:b w:val="1"/>
                <w:bCs w:val="1"/>
                <w:rtl w:val="0"/>
              </w:rPr>
              <w:t xml:space="preserve">Reflection Exercise:</w:t>
            </w:r>
          </w:p>
          <w:p w:rsidR="00000000" w:rsidDel="00000000" w:rsidP="00000000" w:rsidRDefault="00000000" w:rsidRPr="00000000" w14:paraId="00000B16">
            <w:pPr>
              <w:spacing w:after="240" w:before="240" w:lineRule="auto"/>
              <w:rPr/>
            </w:pPr>
            <w:r w:rsidDel="00000000" w:rsidR="00000000" w:rsidRPr="00000000">
              <w:rPr>
                <w:rtl w:val="0"/>
              </w:rPr>
              <w:t xml:space="preserve">Ask learners to journal about the following:</w:t>
            </w:r>
          </w:p>
          <w:p w:rsidR="00000000" w:rsidDel="00000000" w:rsidP="00000000" w:rsidRDefault="00000000" w:rsidRPr="00000000" w14:paraId="00000B17">
            <w:pPr>
              <w:numPr>
                <w:ilvl w:val="0"/>
                <w:numId w:val="334"/>
              </w:numPr>
              <w:spacing w:after="0" w:afterAutospacing="0" w:before="240" w:lineRule="auto"/>
              <w:ind w:left="720" w:hanging="360"/>
            </w:pPr>
            <w:r w:rsidDel="00000000" w:rsidR="00000000" w:rsidRPr="00000000">
              <w:rPr>
                <w:rtl w:val="0"/>
              </w:rPr>
              <w:t xml:space="preserve">Have you ever felt isolated, lonely, or alienated in relation to climate change?</w:t>
            </w:r>
          </w:p>
          <w:p w:rsidR="00000000" w:rsidDel="00000000" w:rsidP="00000000" w:rsidRDefault="00000000" w:rsidRPr="00000000" w14:paraId="00000B18">
            <w:pPr>
              <w:numPr>
                <w:ilvl w:val="0"/>
                <w:numId w:val="334"/>
              </w:numPr>
              <w:spacing w:after="240" w:before="0" w:beforeAutospacing="0" w:lineRule="auto"/>
              <w:ind w:left="720" w:hanging="360"/>
            </w:pPr>
            <w:r w:rsidDel="00000000" w:rsidR="00000000" w:rsidRPr="00000000">
              <w:rPr>
                <w:rtl w:val="0"/>
              </w:rPr>
              <w:t xml:space="preserve">What steps could you take to foster connection and resilience in your life or community?</w:t>
            </w:r>
          </w:p>
          <w:p w:rsidR="00000000" w:rsidDel="00000000" w:rsidP="00000000" w:rsidRDefault="00000000" w:rsidRPr="00000000" w14:paraId="00000B19">
            <w:pPr>
              <w:widowControl w:val="0"/>
              <w:spacing w:line="240" w:lineRule="auto"/>
              <w:rPr/>
            </w:pPr>
            <w:r w:rsidDel="00000000" w:rsidR="00000000" w:rsidRPr="00000000">
              <w:rPr>
                <w:rtl w:val="0"/>
              </w:rPr>
            </w:r>
          </w:p>
        </w:tc>
      </w:tr>
      <w:tr>
        <w:trPr>
          <w:cantSplit w:val="0"/>
          <w:tblHeader w:val="0"/>
        </w:trPr>
        <w:tc>
          <w:tcPr>
            <w:shd w:fill="d5a6bd" w:val="clear"/>
          </w:tcPr>
          <w:p w:rsidR="00000000" w:rsidDel="00000000" w:rsidP="00000000" w:rsidRDefault="00000000" w:rsidRPr="00000000" w14:paraId="00000B1A">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0B1B">
            <w:pPr>
              <w:numPr>
                <w:ilvl w:val="0"/>
                <w:numId w:val="64"/>
              </w:numPr>
              <w:spacing w:after="0" w:afterAutospacing="0" w:before="240" w:lineRule="auto"/>
              <w:ind w:left="720" w:hanging="360"/>
            </w:pPr>
            <w:r w:rsidDel="00000000" w:rsidR="00000000" w:rsidRPr="00000000">
              <w:rPr>
                <w:rtl w:val="0"/>
              </w:rPr>
              <w:t xml:space="preserve">Bandura, A. (2000). Exercise of Human Agency Through Collective Efficacy. </w:t>
            </w:r>
            <w:r w:rsidDel="00000000" w:rsidR="00000000" w:rsidRPr="00000000">
              <w:rPr>
                <w:i w:val="1"/>
                <w:iCs w:val="1"/>
                <w:rtl w:val="0"/>
              </w:rPr>
              <w:t xml:space="preserve">Current Directions in Psychological Science, 9(3),</w:t>
            </w:r>
            <w:r w:rsidDel="00000000" w:rsidR="00000000" w:rsidRPr="00000000">
              <w:rPr>
                <w:rtl w:val="0"/>
              </w:rPr>
              <w:t xml:space="preserve"> 75–78.</w:t>
            </w:r>
            <w:hyperlink r:id="rId296">
              <w:r w:rsidDel="00000000" w:rsidR="00000000" w:rsidRPr="00000000">
                <w:rPr>
                  <w:rtl w:val="0"/>
                </w:rPr>
                <w:t xml:space="preserve"> </w:t>
              </w:r>
            </w:hyperlink>
            <w:hyperlink r:id="rId297">
              <w:r w:rsidDel="00000000" w:rsidR="00000000" w:rsidRPr="00000000">
                <w:rPr>
                  <w:color w:val="1155cc"/>
                  <w:u w:val="single"/>
                  <w:rtl w:val="0"/>
                </w:rPr>
                <w:t xml:space="preserve">https://doi.org/10.1111/1467-8721.00064</w:t>
              </w:r>
            </w:hyperlink>
            <w:r w:rsidDel="00000000" w:rsidR="00000000" w:rsidRPr="00000000">
              <w:rPr>
                <w:rtl w:val="0"/>
              </w:rPr>
            </w:r>
          </w:p>
          <w:p w:rsidR="00000000" w:rsidDel="00000000" w:rsidP="00000000" w:rsidRDefault="00000000" w:rsidRPr="00000000" w14:paraId="00000B1C">
            <w:pPr>
              <w:numPr>
                <w:ilvl w:val="0"/>
                <w:numId w:val="64"/>
              </w:numPr>
              <w:spacing w:after="0" w:afterAutospacing="0" w:before="0" w:beforeAutospacing="0" w:lineRule="auto"/>
              <w:ind w:left="720" w:hanging="360"/>
            </w:pPr>
            <w:r w:rsidDel="00000000" w:rsidR="00000000" w:rsidRPr="00000000">
              <w:rPr>
                <w:rtl w:val="0"/>
              </w:rPr>
              <w:t xml:space="preserve">Card, K. G., Marshall, C., Aran, N., Bratu, A., Closson, K., Martin, G., Logie, C., Gislason, M. K., Kennedy, A., Takaro, T. K., &amp; Hogg, R. S. (2023). Exploring the relationship between subjective social disconnectedness and climate change anxiety. </w:t>
            </w:r>
            <w:r w:rsidDel="00000000" w:rsidR="00000000" w:rsidRPr="00000000">
              <w:rPr>
                <w:i w:val="1"/>
                <w:iCs w:val="1"/>
                <w:rtl w:val="0"/>
              </w:rPr>
              <w:t xml:space="preserve">The Journal of Mental Health and Climate Change, 1(1).</w:t>
            </w:r>
            <w:hyperlink r:id="rId298">
              <w:r w:rsidDel="00000000" w:rsidR="00000000" w:rsidRPr="00000000">
                <w:rPr>
                  <w:rtl w:val="0"/>
                </w:rPr>
                <w:t xml:space="preserve"> </w:t>
              </w:r>
            </w:hyperlink>
            <w:hyperlink r:id="rId299">
              <w:r w:rsidDel="00000000" w:rsidR="00000000" w:rsidRPr="00000000">
                <w:rPr>
                  <w:color w:val="1155cc"/>
                  <w:u w:val="single"/>
                  <w:rtl w:val="0"/>
                </w:rPr>
                <w:t xml:space="preserve">https://doi.org/10.5281/zenodo.8226568</w:t>
              </w:r>
            </w:hyperlink>
            <w:r w:rsidDel="00000000" w:rsidR="00000000" w:rsidRPr="00000000">
              <w:rPr>
                <w:rtl w:val="0"/>
              </w:rPr>
            </w:r>
          </w:p>
          <w:p w:rsidR="00000000" w:rsidDel="00000000" w:rsidP="00000000" w:rsidRDefault="00000000" w:rsidRPr="00000000" w14:paraId="00000B1D">
            <w:pPr>
              <w:numPr>
                <w:ilvl w:val="0"/>
                <w:numId w:val="64"/>
              </w:numPr>
              <w:spacing w:after="0" w:afterAutospacing="0" w:before="0" w:beforeAutospacing="0" w:lineRule="auto"/>
              <w:ind w:left="720" w:hanging="360"/>
            </w:pPr>
            <w:r w:rsidDel="00000000" w:rsidR="00000000" w:rsidRPr="00000000">
              <w:rPr>
                <w:rtl w:val="0"/>
              </w:rPr>
              <w:t xml:space="preserve">Coan, J. A., &amp; Sbarra, D. A. (2015). Social Baseline Theory: The Social Regulation of Risk and Effort. </w:t>
            </w:r>
            <w:r w:rsidDel="00000000" w:rsidR="00000000" w:rsidRPr="00000000">
              <w:rPr>
                <w:i w:val="1"/>
                <w:iCs w:val="1"/>
                <w:rtl w:val="0"/>
              </w:rPr>
              <w:t xml:space="preserve">Current Opinion in Psychology, 1,</w:t>
            </w:r>
            <w:r w:rsidDel="00000000" w:rsidR="00000000" w:rsidRPr="00000000">
              <w:rPr>
                <w:rtl w:val="0"/>
              </w:rPr>
              <w:t xml:space="preserve"> 87–91.</w:t>
            </w:r>
            <w:hyperlink r:id="rId300">
              <w:r w:rsidDel="00000000" w:rsidR="00000000" w:rsidRPr="00000000">
                <w:rPr>
                  <w:rtl w:val="0"/>
                </w:rPr>
                <w:t xml:space="preserve"> </w:t>
              </w:r>
            </w:hyperlink>
            <w:hyperlink r:id="rId301">
              <w:r w:rsidDel="00000000" w:rsidR="00000000" w:rsidRPr="00000000">
                <w:rPr>
                  <w:color w:val="1155cc"/>
                  <w:u w:val="single"/>
                  <w:rtl w:val="0"/>
                </w:rPr>
                <w:t xml:space="preserve">https://doi.org/10.1016/j.copsyc.2014.12.021</w:t>
              </w:r>
            </w:hyperlink>
            <w:r w:rsidDel="00000000" w:rsidR="00000000" w:rsidRPr="00000000">
              <w:rPr>
                <w:rtl w:val="0"/>
              </w:rPr>
            </w:r>
          </w:p>
          <w:p w:rsidR="00000000" w:rsidDel="00000000" w:rsidP="00000000" w:rsidRDefault="00000000" w:rsidRPr="00000000" w14:paraId="00000B1E">
            <w:pPr>
              <w:numPr>
                <w:ilvl w:val="0"/>
                <w:numId w:val="64"/>
              </w:numPr>
              <w:spacing w:after="0" w:afterAutospacing="0" w:before="0" w:beforeAutospacing="0" w:lineRule="auto"/>
              <w:ind w:left="720" w:hanging="360"/>
            </w:pPr>
            <w:r w:rsidDel="00000000" w:rsidR="00000000" w:rsidRPr="00000000">
              <w:rPr>
                <w:rtl w:val="0"/>
              </w:rPr>
              <w:t xml:space="preserve">Hajek, A., &amp; König, H. H. (2022). Climate Anxiety, Loneliness and Perceived Social Isolation. </w:t>
            </w:r>
            <w:r w:rsidDel="00000000" w:rsidR="00000000" w:rsidRPr="00000000">
              <w:rPr>
                <w:i w:val="1"/>
                <w:iCs w:val="1"/>
                <w:rtl w:val="0"/>
              </w:rPr>
              <w:t xml:space="preserve">International Journal of Environmental Research and Public Health, 19(22),</w:t>
            </w:r>
            <w:r w:rsidDel="00000000" w:rsidR="00000000" w:rsidRPr="00000000">
              <w:rPr>
                <w:rtl w:val="0"/>
              </w:rPr>
              <w:t xml:space="preserve"> 14991.</w:t>
            </w:r>
            <w:hyperlink r:id="rId302">
              <w:r w:rsidDel="00000000" w:rsidR="00000000" w:rsidRPr="00000000">
                <w:rPr>
                  <w:rtl w:val="0"/>
                </w:rPr>
                <w:t xml:space="preserve"> </w:t>
              </w:r>
            </w:hyperlink>
            <w:hyperlink r:id="rId303">
              <w:r w:rsidDel="00000000" w:rsidR="00000000" w:rsidRPr="00000000">
                <w:rPr>
                  <w:color w:val="1155cc"/>
                  <w:u w:val="single"/>
                  <w:rtl w:val="0"/>
                </w:rPr>
                <w:t xml:space="preserve">https://doi.org/10.3390/ijerph192214991</w:t>
              </w:r>
            </w:hyperlink>
            <w:r w:rsidDel="00000000" w:rsidR="00000000" w:rsidRPr="00000000">
              <w:rPr>
                <w:rtl w:val="0"/>
              </w:rPr>
            </w:r>
          </w:p>
          <w:p w:rsidR="00000000" w:rsidDel="00000000" w:rsidP="00000000" w:rsidRDefault="00000000" w:rsidRPr="00000000" w14:paraId="00000B1F">
            <w:pPr>
              <w:numPr>
                <w:ilvl w:val="0"/>
                <w:numId w:val="64"/>
              </w:numPr>
              <w:spacing w:after="0" w:afterAutospacing="0" w:before="0" w:beforeAutospacing="0" w:lineRule="auto"/>
              <w:ind w:left="720" w:hanging="360"/>
            </w:pPr>
            <w:r w:rsidDel="00000000" w:rsidR="00000000" w:rsidRPr="00000000">
              <w:rPr>
                <w:rtl w:val="0"/>
              </w:rPr>
              <w:t xml:space="preserve">Holt-Lunstad, J., Robles, T. F., &amp; Sbarra, D. A. (2017). Advancing social connection as a public health priority in the United States. </w:t>
            </w:r>
            <w:r w:rsidDel="00000000" w:rsidR="00000000" w:rsidRPr="00000000">
              <w:rPr>
                <w:i w:val="1"/>
                <w:iCs w:val="1"/>
                <w:rtl w:val="0"/>
              </w:rPr>
              <w:t xml:space="preserve">The American Psychologist, 72(6),</w:t>
            </w:r>
            <w:r w:rsidDel="00000000" w:rsidR="00000000" w:rsidRPr="00000000">
              <w:rPr>
                <w:rtl w:val="0"/>
              </w:rPr>
              <w:t xml:space="preserve"> 517–530.</w:t>
            </w:r>
            <w:hyperlink r:id="rId304">
              <w:r w:rsidDel="00000000" w:rsidR="00000000" w:rsidRPr="00000000">
                <w:rPr>
                  <w:rtl w:val="0"/>
                </w:rPr>
                <w:t xml:space="preserve"> </w:t>
              </w:r>
            </w:hyperlink>
            <w:hyperlink r:id="rId305">
              <w:r w:rsidDel="00000000" w:rsidR="00000000" w:rsidRPr="00000000">
                <w:rPr>
                  <w:color w:val="1155cc"/>
                  <w:u w:val="single"/>
                  <w:rtl w:val="0"/>
                </w:rPr>
                <w:t xml:space="preserve">https://doi.org/10.1037/amp0000103</w:t>
              </w:r>
            </w:hyperlink>
            <w:r w:rsidDel="00000000" w:rsidR="00000000" w:rsidRPr="00000000">
              <w:rPr>
                <w:rtl w:val="0"/>
              </w:rPr>
            </w:r>
          </w:p>
          <w:p w:rsidR="00000000" w:rsidDel="00000000" w:rsidP="00000000" w:rsidRDefault="00000000" w:rsidRPr="00000000" w14:paraId="00000B20">
            <w:pPr>
              <w:numPr>
                <w:ilvl w:val="0"/>
                <w:numId w:val="64"/>
              </w:numPr>
              <w:spacing w:after="0" w:afterAutospacing="0" w:before="0" w:beforeAutospacing="0" w:lineRule="auto"/>
              <w:ind w:left="720" w:hanging="360"/>
            </w:pPr>
            <w:r w:rsidDel="00000000" w:rsidR="00000000" w:rsidRPr="00000000">
              <w:rPr>
                <w:rtl w:val="0"/>
              </w:rPr>
              <w:t xml:space="preserve">Jugert, P., Greenaway, K. H., Barth, M., Büchner, R., Eisentraut, S., &amp; Fritsche, I. (2016). Collective efficacy increases pro-environmental intentions through increasing self-efficacy. </w:t>
            </w:r>
            <w:r w:rsidDel="00000000" w:rsidR="00000000" w:rsidRPr="00000000">
              <w:rPr>
                <w:i w:val="1"/>
                <w:iCs w:val="1"/>
                <w:rtl w:val="0"/>
              </w:rPr>
              <w:t xml:space="preserve">Journal of Environmental Psychology, 48,</w:t>
            </w:r>
            <w:r w:rsidDel="00000000" w:rsidR="00000000" w:rsidRPr="00000000">
              <w:rPr>
                <w:rtl w:val="0"/>
              </w:rPr>
              <w:t xml:space="preserve"> 12–23.</w:t>
            </w:r>
            <w:hyperlink r:id="rId306">
              <w:r w:rsidDel="00000000" w:rsidR="00000000" w:rsidRPr="00000000">
                <w:rPr>
                  <w:rtl w:val="0"/>
                </w:rPr>
                <w:t xml:space="preserve"> </w:t>
              </w:r>
            </w:hyperlink>
            <w:hyperlink r:id="rId307">
              <w:r w:rsidDel="00000000" w:rsidR="00000000" w:rsidRPr="00000000">
                <w:rPr>
                  <w:color w:val="1155cc"/>
                  <w:u w:val="single"/>
                  <w:rtl w:val="0"/>
                </w:rPr>
                <w:t xml:space="preserve">https://doi.org/10.1016/j.jenvp.2016.08.003</w:t>
              </w:r>
            </w:hyperlink>
            <w:r w:rsidDel="00000000" w:rsidR="00000000" w:rsidRPr="00000000">
              <w:rPr>
                <w:rtl w:val="0"/>
              </w:rPr>
            </w:r>
          </w:p>
          <w:p w:rsidR="00000000" w:rsidDel="00000000" w:rsidP="00000000" w:rsidRDefault="00000000" w:rsidRPr="00000000" w14:paraId="00000B21">
            <w:pPr>
              <w:numPr>
                <w:ilvl w:val="0"/>
                <w:numId w:val="64"/>
              </w:numPr>
              <w:spacing w:after="0" w:afterAutospacing="0" w:before="0" w:beforeAutospacing="0" w:lineRule="auto"/>
              <w:ind w:left="720" w:hanging="360"/>
            </w:pPr>
            <w:r w:rsidDel="00000000" w:rsidR="00000000" w:rsidRPr="00000000">
              <w:rPr>
                <w:rtl w:val="0"/>
              </w:rPr>
              <w:t xml:space="preserve">Øversveen, E. (2022). Capitalism and alienation: Towards a Marxist theory of alienation for the 21st century. </w:t>
            </w:r>
            <w:r w:rsidDel="00000000" w:rsidR="00000000" w:rsidRPr="00000000">
              <w:rPr>
                <w:i w:val="1"/>
                <w:iCs w:val="1"/>
                <w:rtl w:val="0"/>
              </w:rPr>
              <w:t xml:space="preserve">European Journal of Social Theory, 25(3),</w:t>
            </w:r>
            <w:r w:rsidDel="00000000" w:rsidR="00000000" w:rsidRPr="00000000">
              <w:rPr>
                <w:rtl w:val="0"/>
              </w:rPr>
              <w:t xml:space="preserve"> 440–457.</w:t>
            </w:r>
            <w:hyperlink r:id="rId308">
              <w:r w:rsidDel="00000000" w:rsidR="00000000" w:rsidRPr="00000000">
                <w:rPr>
                  <w:rtl w:val="0"/>
                </w:rPr>
                <w:t xml:space="preserve"> </w:t>
              </w:r>
            </w:hyperlink>
            <w:hyperlink r:id="rId309">
              <w:r w:rsidDel="00000000" w:rsidR="00000000" w:rsidRPr="00000000">
                <w:rPr>
                  <w:color w:val="1155cc"/>
                  <w:u w:val="single"/>
                  <w:rtl w:val="0"/>
                </w:rPr>
                <w:t xml:space="preserve">https://doi.org/10.1177/13684310211021579</w:t>
              </w:r>
            </w:hyperlink>
            <w:r w:rsidDel="00000000" w:rsidR="00000000" w:rsidRPr="00000000">
              <w:rPr>
                <w:rtl w:val="0"/>
              </w:rPr>
            </w:r>
          </w:p>
          <w:p w:rsidR="00000000" w:rsidDel="00000000" w:rsidP="00000000" w:rsidRDefault="00000000" w:rsidRPr="00000000" w14:paraId="00000B22">
            <w:pPr>
              <w:numPr>
                <w:ilvl w:val="0"/>
                <w:numId w:val="64"/>
              </w:numPr>
              <w:spacing w:after="240" w:before="0" w:beforeAutospacing="0" w:lineRule="auto"/>
              <w:ind w:left="720" w:hanging="360"/>
            </w:pPr>
            <w:r w:rsidDel="00000000" w:rsidR="00000000" w:rsidRPr="00000000">
              <w:rPr>
                <w:rtl w:val="0"/>
              </w:rPr>
              <w:t xml:space="preserve">Vogel, S. (1988). Marx and Alienation From Nature. </w:t>
            </w:r>
            <w:r w:rsidDel="00000000" w:rsidR="00000000" w:rsidRPr="00000000">
              <w:rPr>
                <w:i w:val="1"/>
                <w:iCs w:val="1"/>
                <w:rtl w:val="0"/>
              </w:rPr>
              <w:t xml:space="preserve">Social Theory and Practice, 14(3),</w:t>
            </w:r>
            <w:r w:rsidDel="00000000" w:rsidR="00000000" w:rsidRPr="00000000">
              <w:rPr>
                <w:rtl w:val="0"/>
              </w:rPr>
              <w:t xml:space="preserve"> 367–387.</w:t>
            </w:r>
            <w:hyperlink r:id="rId310">
              <w:r w:rsidDel="00000000" w:rsidR="00000000" w:rsidRPr="00000000">
                <w:rPr>
                  <w:rtl w:val="0"/>
                </w:rPr>
                <w:t xml:space="preserve"> </w:t>
              </w:r>
            </w:hyperlink>
            <w:hyperlink r:id="rId311">
              <w:r w:rsidDel="00000000" w:rsidR="00000000" w:rsidRPr="00000000">
                <w:rPr>
                  <w:color w:val="1155cc"/>
                  <w:u w:val="single"/>
                  <w:rtl w:val="0"/>
                </w:rPr>
                <w:t xml:space="preserve">http://www.jstor.org/stable/23557052</w:t>
              </w:r>
            </w:hyperlink>
            <w:r w:rsidDel="00000000" w:rsidR="00000000" w:rsidRPr="00000000">
              <w:rPr>
                <w:rtl w:val="0"/>
              </w:rPr>
            </w:r>
          </w:p>
        </w:tc>
      </w:tr>
    </w:tbl>
    <w:p w:rsidR="00000000" w:rsidDel="00000000" w:rsidP="00000000" w:rsidRDefault="00000000" w:rsidRPr="00000000" w14:paraId="00000B23">
      <w:pPr>
        <w:spacing w:after="240" w:before="240" w:lineRule="auto"/>
        <w:rPr>
          <w:b w:val="1"/>
          <w:bCs w:val="1"/>
        </w:rPr>
      </w:pPr>
      <w:r w:rsidDel="00000000" w:rsidR="00000000" w:rsidRPr="00000000">
        <w:rPr>
          <w:rtl w:val="0"/>
        </w:rPr>
      </w:r>
    </w:p>
    <w:p w:rsidR="00000000" w:rsidDel="00000000" w:rsidP="00000000" w:rsidRDefault="00000000" w:rsidRPr="00000000" w14:paraId="00000B24">
      <w:pPr>
        <w:rPr/>
        <w:sectPr>
          <w:headerReference r:id="rId312"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B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13" w:type="default"/>
          <w:type w:val="nextPage"/>
          <w:pgSz w:h="12240" w:w="15840" w:orient="landscape"/>
          <w:pgMar w:bottom="1440.0000000000002" w:top="1440.0000000000002" w:left="1440.0000000000002" w:right="1440.0000000000002" w:header="720" w:footer="720"/>
          <w:pgNumType w:start="1"/>
        </w:sectPr>
      </w:pPr>
      <w:bookmarkStart w:colFirst="0" w:colLast="0" w:name="_sasb9gxn1ssr" w:id="205"/>
      <w:bookmarkEnd w:id="2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Climate Emotions - Denial and Disengagement</w:t>
      </w:r>
      <w:r w:rsidDel="00000000" w:rsidR="00000000" w:rsidRPr="00000000">
        <w:rPr>
          <w:rtl w:val="0"/>
        </w:rPr>
      </w:r>
    </w:p>
    <w:p w:rsidR="00000000" w:rsidDel="00000000" w:rsidP="00000000" w:rsidRDefault="00000000" w:rsidRPr="00000000" w14:paraId="00000B26">
      <w:pPr>
        <w:pStyle w:val="Heading1"/>
        <w:spacing w:after="240" w:before="240" w:lineRule="auto"/>
        <w:rPr/>
      </w:pPr>
      <w:bookmarkStart w:colFirst="0" w:colLast="0" w:name="_phbs9ux68ofn" w:id="206"/>
      <w:bookmarkEnd w:id="206"/>
      <w:r w:rsidDel="00000000" w:rsidR="00000000" w:rsidRPr="00000000">
        <w:rPr>
          <w:rtl w:val="0"/>
        </w:rPr>
      </w:r>
    </w:p>
    <w:tbl>
      <w:tblPr>
        <w:tblStyle w:val="Table85"/>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blHeader w:val="0"/>
        </w:trPr>
        <w:tc>
          <w:tcPr>
            <w:shd w:fill="f4cccc" w:val="clear"/>
          </w:tcPr>
          <w:p w:rsidR="00000000" w:rsidDel="00000000" w:rsidP="00000000" w:rsidRDefault="00000000" w:rsidRPr="00000000" w14:paraId="00000B27">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B28">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B29">
            <w:pPr>
              <w:widowControl w:val="0"/>
              <w:rPr>
                <w:b w:val="1"/>
                <w:bCs w:val="1"/>
                <w:sz w:val="28"/>
                <w:szCs w:val="28"/>
              </w:rPr>
            </w:pPr>
            <w:r w:rsidDel="00000000" w:rsidR="00000000" w:rsidRPr="00000000">
              <w:rPr>
                <w:b w:val="1"/>
                <w:bCs w:val="1"/>
                <w:sz w:val="28"/>
                <w:szCs w:val="28"/>
                <w:rtl w:val="0"/>
              </w:rPr>
              <w:t xml:space="preserve">Section 2 is now closed for review and we are no longer accepting comments. Thank you for your contributions!</w:t>
            </w:r>
          </w:p>
          <w:p w:rsidR="00000000" w:rsidDel="00000000" w:rsidP="00000000" w:rsidRDefault="00000000" w:rsidRPr="00000000" w14:paraId="00000B2A">
            <w:pPr>
              <w:widowControl w:val="0"/>
              <w:rPr>
                <w:sz w:val="28"/>
                <w:szCs w:val="28"/>
              </w:rPr>
            </w:pPr>
            <w:r w:rsidDel="00000000" w:rsidR="00000000" w:rsidRPr="00000000">
              <w:rPr>
                <w:rtl w:val="0"/>
              </w:rPr>
            </w:r>
          </w:p>
          <w:p w:rsidR="00000000" w:rsidDel="00000000" w:rsidP="00000000" w:rsidRDefault="00000000" w:rsidRPr="00000000" w14:paraId="00000B2B">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0B2C">
            <w:pPr>
              <w:widowControl w:val="0"/>
              <w:rPr>
                <w:b w:val="1"/>
                <w:bCs w:val="1"/>
                <w:sz w:val="28"/>
                <w:szCs w:val="28"/>
              </w:rPr>
            </w:pPr>
            <w:r w:rsidDel="00000000" w:rsidR="00000000" w:rsidRPr="00000000">
              <w:rPr>
                <w:rtl w:val="0"/>
              </w:rPr>
            </w:r>
          </w:p>
          <w:p w:rsidR="00000000" w:rsidDel="00000000" w:rsidP="00000000" w:rsidRDefault="00000000" w:rsidRPr="00000000" w14:paraId="00000B2D">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0B2E">
      <w:pPr>
        <w:pStyle w:val="Heading1"/>
        <w:spacing w:after="240" w:before="240" w:lineRule="auto"/>
        <w:rPr/>
      </w:pPr>
      <w:bookmarkStart w:colFirst="0" w:colLast="0" w:name="_apitcguyq310" w:id="207"/>
      <w:bookmarkEnd w:id="207"/>
      <w:r w:rsidDel="00000000" w:rsidR="00000000" w:rsidRPr="00000000">
        <w:rPr>
          <w:rtl w:val="0"/>
        </w:rPr>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pStyle w:val="Heading1"/>
        <w:spacing w:after="240" w:before="240" w:lineRule="auto"/>
        <w:rPr>
          <w:b w:val="0"/>
          <w:bCs w:val="0"/>
        </w:rPr>
      </w:pPr>
      <w:bookmarkStart w:colFirst="0" w:colLast="0" w:name="_xxipakfq8ceq" w:id="208"/>
      <w:bookmarkEnd w:id="208"/>
      <w:r w:rsidDel="00000000" w:rsidR="00000000" w:rsidRPr="00000000">
        <w:rPr>
          <w:rtl w:val="0"/>
        </w:rPr>
        <w:t xml:space="preserve">Climate Emotions – Denial and Disengagement</w:t>
      </w:r>
      <w:r w:rsidDel="00000000" w:rsidR="00000000" w:rsidRPr="00000000">
        <w:rPr>
          <w:rtl w:val="0"/>
        </w:rPr>
      </w:r>
    </w:p>
    <w:tbl>
      <w:tblPr>
        <w:tblStyle w:val="Table8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0B39">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0B3A">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0B3B">
            <w:pPr>
              <w:widowControl w:val="0"/>
              <w:numPr>
                <w:ilvl w:val="0"/>
                <w:numId w:val="509"/>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0B3C">
            <w:pPr>
              <w:widowControl w:val="0"/>
              <w:numPr>
                <w:ilvl w:val="0"/>
                <w:numId w:val="509"/>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0B3D">
            <w:pPr>
              <w:widowControl w:val="0"/>
              <w:numPr>
                <w:ilvl w:val="0"/>
                <w:numId w:val="509"/>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0B3E">
            <w:pPr>
              <w:widowControl w:val="0"/>
              <w:numPr>
                <w:ilvl w:val="0"/>
                <w:numId w:val="509"/>
              </w:numPr>
              <w:spacing w:line="240" w:lineRule="auto"/>
              <w:ind w:left="720" w:hanging="360"/>
            </w:pPr>
            <w:ins w:author="Mike Marchand" w:id="296" w:date="2025-12-01T00:30:12Z">
              <w:r w:rsidDel="00000000" w:rsidR="00000000" w:rsidRPr="00000000">
                <w:rPr>
                  <w:rtl w:val="0"/>
                </w:rPr>
                <w:t xml:space="preserve">Michael Marchand, sqilxw, syilx Nation - Cultural Safety Consultant  </w:t>
              </w:r>
            </w:ins>
            <w:r w:rsidDel="00000000" w:rsidR="00000000" w:rsidRPr="00000000">
              <w:rPr>
                <w:rtl w:val="0"/>
              </w:rPr>
              <w:t xml:space="preserve"> </w:t>
            </w:r>
          </w:p>
          <w:p w:rsidR="00000000" w:rsidDel="00000000" w:rsidP="00000000" w:rsidRDefault="00000000" w:rsidRPr="00000000" w14:paraId="00000B3F">
            <w:pPr>
              <w:widowControl w:val="0"/>
              <w:numPr>
                <w:ilvl w:val="0"/>
                <w:numId w:val="509"/>
              </w:numPr>
              <w:spacing w:line="240" w:lineRule="auto"/>
              <w:ind w:left="720" w:hanging="360"/>
            </w:pPr>
            <w:r w:rsidDel="00000000" w:rsidR="00000000" w:rsidRPr="00000000">
              <w:rPr>
                <w:rtl w:val="0"/>
              </w:rPr>
              <w:t xml:space="preserve"> </w:t>
            </w:r>
          </w:p>
          <w:p w:rsidR="00000000" w:rsidDel="00000000" w:rsidP="00000000" w:rsidRDefault="00000000" w:rsidRPr="00000000" w14:paraId="00000B40">
            <w:pPr>
              <w:widowControl w:val="0"/>
              <w:numPr>
                <w:ilvl w:val="0"/>
                <w:numId w:val="509"/>
              </w:numPr>
              <w:spacing w:line="240" w:lineRule="auto"/>
              <w:ind w:left="720" w:hanging="360"/>
            </w:pPr>
            <w:r w:rsidDel="00000000" w:rsidR="00000000" w:rsidRPr="00000000">
              <w:rPr>
                <w:rtl w:val="0"/>
              </w:rPr>
            </w:r>
          </w:p>
        </w:tc>
      </w:tr>
    </w:tbl>
    <w:p w:rsidR="00000000" w:rsidDel="00000000" w:rsidP="00000000" w:rsidRDefault="00000000" w:rsidRPr="00000000" w14:paraId="00000B41">
      <w:pPr>
        <w:spacing w:after="240" w:before="240" w:lineRule="auto"/>
        <w:rPr/>
      </w:pPr>
      <w:r w:rsidDel="00000000" w:rsidR="00000000" w:rsidRPr="00000000">
        <w:rPr>
          <w:rtl w:val="0"/>
        </w:rPr>
      </w:r>
    </w:p>
    <w:tbl>
      <w:tblPr>
        <w:tblStyle w:val="Table87"/>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0B42">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0B43">
            <w:pPr>
              <w:widowControl w:val="0"/>
              <w:spacing w:after="240" w:before="240" w:line="240" w:lineRule="auto"/>
              <w:rPr/>
            </w:pPr>
            <w:r w:rsidDel="00000000" w:rsidR="00000000" w:rsidRPr="00000000">
              <w:rPr>
                <w:rtl w:val="0"/>
              </w:rPr>
              <w:t xml:space="preserve">Sometimes, the enormity of climate change can feel so overwhelming that our minds instinctively protect us through denial or disengagement. Denial involves outright rejecting or downplaying scientific evidence, often because accepting it would force us to confront uncomfortable truths about our lifestyle, priorities, or values. Cognitive dissonance plays a key role here: when new information clashes with deeply held beliefs or self-image, it can be easier—at least in the short term—to dismiss that evidence rather than rethink our actions or assumptions. For instance, a person who values convenience might deny the severity of climate change to avoid feeling guilty about driving a gas-hungry SUV or consuming single-use plastics.</w:t>
            </w:r>
          </w:p>
          <w:p w:rsidR="00000000" w:rsidDel="00000000" w:rsidP="00000000" w:rsidRDefault="00000000" w:rsidRPr="00000000" w14:paraId="00000B44">
            <w:pPr>
              <w:widowControl w:val="0"/>
              <w:spacing w:after="240" w:before="240" w:line="240" w:lineRule="auto"/>
              <w:rPr/>
            </w:pPr>
            <w:r w:rsidDel="00000000" w:rsidR="00000000" w:rsidRPr="00000000">
              <w:rPr>
                <w:rtl w:val="0"/>
              </w:rPr>
              <w:t xml:space="preserve">Disengagement, on the other hand, isn’t always an explicit rejection of the facts but rather a decision—conscious or not—to distance oneself emotionally from the topic. It might look like tuning out the news, sidestepping conversations, or shrugging off climate-related updates with a “what can I do?” attitude. This response often arises from a sense of powerlessness or fatigue. When people feel their individual efforts won’t make a dent in such a colossal crisis, it becomes tempting to cope by simply “checking out” of the issue.</w:t>
            </w:r>
          </w:p>
          <w:p w:rsidR="00000000" w:rsidDel="00000000" w:rsidP="00000000" w:rsidRDefault="00000000" w:rsidRPr="00000000" w14:paraId="00000B45">
            <w:pPr>
              <w:widowControl w:val="0"/>
              <w:spacing w:after="240" w:before="240" w:line="240" w:lineRule="auto"/>
              <w:rPr/>
            </w:pPr>
            <w:r w:rsidDel="00000000" w:rsidR="00000000" w:rsidRPr="00000000">
              <w:rPr>
                <w:rtl w:val="0"/>
              </w:rPr>
              <w:t xml:space="preserve">Both denial and disengagement can serve as psychological shields, offering temporary relief from the anxiety and responsibility that come with acknowledging climate threats. Yet, these reactions also block collective progress. Recognizing them as protective mechanisms, rather than outright ignorance or indifference, can help us respond with greater empathy. By addressing the underlying fears—like losing a cherished way of life or confronting guilt over one’s carbon footprint—we stand a better chance of gently guiding individuals out of denial or disengagement. Through constructive dialogue, shared problem-solving, and community support, we can encourage more people to confront the climate crisis in proactive ways, harnessing human resilience and creativity instead of hiding behind emotional defenses.</w:t>
            </w:r>
          </w:p>
        </w:tc>
      </w:tr>
      <w:tr>
        <w:trPr>
          <w:cantSplit w:val="0"/>
          <w:tblHeader w:val="0"/>
        </w:trPr>
        <w:tc>
          <w:tcPr>
            <w:shd w:fill="ea9999" w:val="clear"/>
          </w:tcPr>
          <w:p w:rsidR="00000000" w:rsidDel="00000000" w:rsidP="00000000" w:rsidRDefault="00000000" w:rsidRPr="00000000" w14:paraId="00000B46">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0B47">
            <w:pPr>
              <w:spacing w:after="240" w:before="240" w:lineRule="auto"/>
              <w:rPr>
                <w:b w:val="1"/>
                <w:bCs w:val="1"/>
              </w:rPr>
            </w:pPr>
            <w:r w:rsidDel="00000000" w:rsidR="00000000" w:rsidRPr="00000000">
              <w:rPr>
                <w:rtl w:val="0"/>
              </w:rPr>
              <w:t xml:space="preserve">Denial and disengagement are common emotional responses to the overwhelming reality of climate change. These reactions often stem from psychological mechanisms designed to protect individuals from discomfort, guilt, or feelings of powerlessness. In this lesson, we will explore the psychological theories that explain denial and disengagement, examine how these emotions manifest in the context of climate change, and discuss strategies to foster empathy, engagement, and constructive dialogue.</w:t>
            </w:r>
            <w:r w:rsidDel="00000000" w:rsidR="00000000" w:rsidRPr="00000000">
              <w:rPr>
                <w:rtl w:val="0"/>
              </w:rPr>
            </w:r>
          </w:p>
          <w:tbl>
            <w:tblPr>
              <w:tblStyle w:val="Table88"/>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0B48">
                  <w:pPr>
                    <w:pStyle w:val="Heading2"/>
                    <w:spacing w:after="240" w:before="240" w:lineRule="auto"/>
                    <w:rPr/>
                  </w:pPr>
                  <w:bookmarkStart w:colFirst="0" w:colLast="0" w:name="_h6jttmokvg0p" w:id="209"/>
                  <w:bookmarkEnd w:id="209"/>
                  <w:r w:rsidDel="00000000" w:rsidR="00000000" w:rsidRPr="00000000">
                    <w:rPr>
                      <w:rtl w:val="0"/>
                    </w:rPr>
                    <w:t xml:space="preserve">Understanding Denial and Disengagement through Psychological Theories</w:t>
                  </w:r>
                </w:p>
                <w:p w:rsidR="00000000" w:rsidDel="00000000" w:rsidP="00000000" w:rsidRDefault="00000000" w:rsidRPr="00000000" w14:paraId="00000B49">
                  <w:pPr>
                    <w:spacing w:after="240" w:before="240" w:lineRule="auto"/>
                    <w:rPr/>
                  </w:pPr>
                  <w:r w:rsidDel="00000000" w:rsidR="00000000" w:rsidRPr="00000000">
                    <w:rPr>
                      <w:rtl w:val="0"/>
                    </w:rPr>
                    <w:t xml:space="preserve">Denial and disengagement are not simply signs of ignorance or apathy; they are deeply rooted in our psychological makeup. Several key theories provide insight into why these responses occur and how they influence our behavior regarding climate change: </w:t>
                  </w:r>
                </w:p>
                <w:p w:rsidR="00000000" w:rsidDel="00000000" w:rsidP="00000000" w:rsidRDefault="00000000" w:rsidRPr="00000000" w14:paraId="00000B4A">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0B4B">
                  <w:pPr>
                    <w:numPr>
                      <w:ilvl w:val="0"/>
                      <w:numId w:val="465"/>
                    </w:numPr>
                    <w:spacing w:after="0" w:afterAutospacing="0" w:before="240" w:lineRule="auto"/>
                    <w:ind w:left="720" w:hanging="360"/>
                    <w:rPr>
                      <w:b w:val="1"/>
                      <w:bCs w:val="1"/>
                    </w:rPr>
                  </w:pPr>
                  <w:r w:rsidDel="00000000" w:rsidR="00000000" w:rsidRPr="00000000">
                    <w:rPr>
                      <w:b w:val="1"/>
                      <w:bCs w:val="1"/>
                      <w:rtl w:val="0"/>
                    </w:rPr>
                    <w:t xml:space="preserve">Cognitive Dissonance Theory (Leon Festinger)</w:t>
                  </w:r>
                </w:p>
                <w:p w:rsidR="00000000" w:rsidDel="00000000" w:rsidP="00000000" w:rsidRDefault="00000000" w:rsidRPr="00000000" w14:paraId="00000B4C">
                  <w:pPr>
                    <w:numPr>
                      <w:ilvl w:val="1"/>
                      <w:numId w:val="465"/>
                    </w:numPr>
                    <w:spacing w:after="0" w:afterAutospacing="0" w:before="0" w:beforeAutospacing="0" w:lineRule="auto"/>
                    <w:ind w:left="1440" w:hanging="360"/>
                  </w:pPr>
                  <w:r w:rsidDel="00000000" w:rsidR="00000000" w:rsidRPr="00000000">
                    <w:rPr>
                      <w:rtl w:val="0"/>
                    </w:rPr>
                    <w:t xml:space="preserve">Cognitive dissonance arises when new information conflicts with an individual's existing beliefs, values, or behaviors, leading to psychological discomfort. To alleviate this tension, individuals may reject or rationalize the conflicting information.</w:t>
                  </w:r>
                </w:p>
                <w:p w:rsidR="00000000" w:rsidDel="00000000" w:rsidP="00000000" w:rsidRDefault="00000000" w:rsidRPr="00000000" w14:paraId="00000B4D">
                  <w:pPr>
                    <w:numPr>
                      <w:ilvl w:val="1"/>
                      <w:numId w:val="465"/>
                    </w:numPr>
                    <w:spacing w:after="0" w:afterAutospacing="0" w:before="0" w:beforeAutospacing="0" w:lineRule="auto"/>
                    <w:ind w:left="1440" w:hanging="360"/>
                  </w:pPr>
                  <w:r w:rsidDel="00000000" w:rsidR="00000000" w:rsidRPr="00000000">
                    <w:rPr>
                      <w:rtl w:val="0"/>
                    </w:rPr>
                    <w:t xml:space="preserve">Core Idea: When faced with information that contradicts their lifestyle or beliefs, people experience discomfort and seek ways to reduce it, often by denying or minimizing the new information.</w:t>
                  </w:r>
                </w:p>
                <w:p w:rsidR="00000000" w:rsidDel="00000000" w:rsidP="00000000" w:rsidRDefault="00000000" w:rsidRPr="00000000" w14:paraId="00000B4E">
                  <w:pPr>
                    <w:numPr>
                      <w:ilvl w:val="1"/>
                      <w:numId w:val="465"/>
                    </w:numPr>
                    <w:spacing w:after="0" w:afterAutospacing="0" w:before="0" w:beforeAutospacing="0" w:lineRule="auto"/>
                    <w:ind w:left="1440" w:hanging="360"/>
                  </w:pPr>
                  <w:r w:rsidDel="00000000" w:rsidR="00000000" w:rsidRPr="00000000">
                    <w:rPr>
                      <w:rtl w:val="0"/>
                    </w:rPr>
                    <w:t xml:space="preserve">Climate Context: For example, someone who values convenience might deny the severity of climate change to avoid feeling guilty about their carbon-intensive habits, such as driving a gas-powered car. Rationalizations like “one person can’t make a difference” or “technology will fix it” help minimize the dissonance between their knowledge and actions.</w:t>
                  </w:r>
                  <w:r w:rsidDel="00000000" w:rsidR="00000000" w:rsidRPr="00000000">
                    <w:rPr>
                      <w:rtl w:val="0"/>
                    </w:rPr>
                  </w:r>
                </w:p>
                <w:p w:rsidR="00000000" w:rsidDel="00000000" w:rsidP="00000000" w:rsidRDefault="00000000" w:rsidRPr="00000000" w14:paraId="00000B4F">
                  <w:pPr>
                    <w:numPr>
                      <w:ilvl w:val="0"/>
                      <w:numId w:val="465"/>
                    </w:numPr>
                    <w:spacing w:after="0" w:afterAutospacing="0" w:before="0" w:beforeAutospacing="0" w:lineRule="auto"/>
                    <w:ind w:left="720" w:hanging="360"/>
                    <w:rPr>
                      <w:b w:val="1"/>
                      <w:bCs w:val="1"/>
                    </w:rPr>
                  </w:pPr>
                  <w:r w:rsidDel="00000000" w:rsidR="00000000" w:rsidRPr="00000000">
                    <w:rPr>
                      <w:b w:val="1"/>
                      <w:bCs w:val="1"/>
                      <w:rtl w:val="0"/>
                    </w:rPr>
                    <w:t xml:space="preserve">Motivated Reasoning (Ziva Kunda &amp; Dan Kahan)</w:t>
                  </w:r>
                </w:p>
                <w:p w:rsidR="00000000" w:rsidDel="00000000" w:rsidP="00000000" w:rsidRDefault="00000000" w:rsidRPr="00000000" w14:paraId="00000B50">
                  <w:pPr>
                    <w:numPr>
                      <w:ilvl w:val="1"/>
                      <w:numId w:val="465"/>
                    </w:numPr>
                    <w:spacing w:after="0" w:afterAutospacing="0" w:before="0" w:beforeAutospacing="0" w:lineRule="auto"/>
                    <w:ind w:left="1440" w:hanging="360"/>
                  </w:pPr>
                  <w:r w:rsidDel="00000000" w:rsidR="00000000" w:rsidRPr="00000000">
                    <w:rPr>
                      <w:rtl w:val="0"/>
                    </w:rPr>
                    <w:t xml:space="preserve">Motivated reasoning describes how individuals process information in ways that align with their preexisting beliefs, values, or social identities, often disregarding evidence that contradicts them.</w:t>
                  </w:r>
                </w:p>
                <w:p w:rsidR="00000000" w:rsidDel="00000000" w:rsidP="00000000" w:rsidRDefault="00000000" w:rsidRPr="00000000" w14:paraId="00000B51">
                  <w:pPr>
                    <w:numPr>
                      <w:ilvl w:val="1"/>
                      <w:numId w:val="465"/>
                    </w:numPr>
                    <w:spacing w:after="0" w:afterAutospacing="0" w:before="0" w:beforeAutospacing="0" w:lineRule="auto"/>
                    <w:ind w:left="1440" w:hanging="360"/>
                  </w:pPr>
                  <w:r w:rsidDel="00000000" w:rsidR="00000000" w:rsidRPr="00000000">
                    <w:rPr>
                      <w:rtl w:val="0"/>
                    </w:rPr>
                    <w:t xml:space="preserve">Core Idea: People tend to accept information that supports their existing viewpoints and dismiss information that challenges them, driven by a desire to maintain consistency in their beliefs.</w:t>
                  </w:r>
                </w:p>
                <w:p w:rsidR="00000000" w:rsidDel="00000000" w:rsidP="00000000" w:rsidRDefault="00000000" w:rsidRPr="00000000" w14:paraId="00000B52">
                  <w:pPr>
                    <w:numPr>
                      <w:ilvl w:val="1"/>
                      <w:numId w:val="465"/>
                    </w:numPr>
                    <w:spacing w:after="0" w:afterAutospacing="0" w:before="0" w:beforeAutospacing="0" w:lineRule="auto"/>
                    <w:ind w:left="1440" w:hanging="360"/>
                  </w:pPr>
                  <w:r w:rsidDel="00000000" w:rsidR="00000000" w:rsidRPr="00000000">
                    <w:rPr>
                      <w:rtl w:val="0"/>
                    </w:rPr>
                    <w:t xml:space="preserve">Climate Context: Individuals invested in fossil fuel industries or communities reliant on high-emission practices may selectively accept information that downplays climate risks, especially in politically polarized environments where aligning views with one's social or cultural group is emphasized.</w:t>
                  </w:r>
                  <w:r w:rsidDel="00000000" w:rsidR="00000000" w:rsidRPr="00000000">
                    <w:rPr>
                      <w:rtl w:val="0"/>
                    </w:rPr>
                  </w:r>
                </w:p>
                <w:p w:rsidR="00000000" w:rsidDel="00000000" w:rsidP="00000000" w:rsidRDefault="00000000" w:rsidRPr="00000000" w14:paraId="00000B53">
                  <w:pPr>
                    <w:numPr>
                      <w:ilvl w:val="0"/>
                      <w:numId w:val="465"/>
                    </w:numPr>
                    <w:spacing w:after="0" w:afterAutospacing="0" w:before="0" w:beforeAutospacing="0" w:lineRule="auto"/>
                    <w:ind w:left="720" w:hanging="360"/>
                    <w:rPr>
                      <w:b w:val="1"/>
                      <w:bCs w:val="1"/>
                    </w:rPr>
                  </w:pPr>
                  <w:r w:rsidDel="00000000" w:rsidR="00000000" w:rsidRPr="00000000">
                    <w:rPr>
                      <w:b w:val="1"/>
                      <w:bCs w:val="1"/>
                      <w:rtl w:val="0"/>
                    </w:rPr>
                    <w:t xml:space="preserve">Terror Management Theory (Sheldon Solomon, Jeff Greenberg, Tom Pyszczynski</w:t>
                  </w:r>
                  <w:ins w:author="Mike Marchand" w:id="297" w:date="2025-12-01T00:57:06Z">
                    <w:r w:rsidDel="00000000" w:rsidR="00000000" w:rsidRPr="00000000">
                      <w:rPr>
                        <w:b w:val="1"/>
                        <w:bCs w:val="1"/>
                        <w:rtl w:val="0"/>
                      </w:rPr>
                      <w:t xml:space="preserve">)</w:t>
                    </w:r>
                  </w:ins>
                  <w:r w:rsidDel="00000000" w:rsidR="00000000" w:rsidRPr="00000000">
                    <w:rPr>
                      <w:rtl w:val="0"/>
                    </w:rPr>
                  </w:r>
                </w:p>
                <w:p w:rsidR="00000000" w:rsidDel="00000000" w:rsidP="00000000" w:rsidRDefault="00000000" w:rsidRPr="00000000" w14:paraId="00000B54">
                  <w:pPr>
                    <w:numPr>
                      <w:ilvl w:val="1"/>
                      <w:numId w:val="465"/>
                    </w:numPr>
                    <w:spacing w:after="0" w:afterAutospacing="0" w:before="0" w:beforeAutospacing="0" w:lineRule="auto"/>
                    <w:ind w:left="1440" w:hanging="360"/>
                  </w:pPr>
                  <w:r w:rsidDel="00000000" w:rsidR="00000000" w:rsidRPr="00000000">
                    <w:rPr>
                      <w:rtl w:val="0"/>
                    </w:rPr>
                    <w:t xml:space="preserve">Terror Management Theory posits that awareness of existential threats, such as mortality or global crises, leads individuals to defend their worldviews or avoid thinking about the threats altogether.</w:t>
                  </w:r>
                </w:p>
                <w:p w:rsidR="00000000" w:rsidDel="00000000" w:rsidP="00000000" w:rsidRDefault="00000000" w:rsidRPr="00000000" w14:paraId="00000B55">
                  <w:pPr>
                    <w:numPr>
                      <w:ilvl w:val="1"/>
                      <w:numId w:val="465"/>
                    </w:numPr>
                    <w:spacing w:after="0" w:afterAutospacing="0" w:before="0" w:beforeAutospacing="0" w:lineRule="auto"/>
                    <w:ind w:left="1440" w:hanging="360"/>
                  </w:pPr>
                  <w:r w:rsidDel="00000000" w:rsidR="00000000" w:rsidRPr="00000000">
                    <w:rPr>
                      <w:rtl w:val="0"/>
                    </w:rPr>
                    <w:t xml:space="preserve">Core Idea: To manage the anxiety associated with existential threats, people either reinforce their existing beliefs or disengage from the threatening information.</w:t>
                  </w:r>
                </w:p>
                <w:p w:rsidR="00000000" w:rsidDel="00000000" w:rsidP="00000000" w:rsidRDefault="00000000" w:rsidRPr="00000000" w14:paraId="00000B56">
                  <w:pPr>
                    <w:numPr>
                      <w:ilvl w:val="1"/>
                      <w:numId w:val="465"/>
                    </w:numPr>
                    <w:spacing w:after="0" w:afterAutospacing="0" w:before="0" w:beforeAutospacing="0" w:lineRule="auto"/>
                    <w:ind w:left="1440" w:hanging="360"/>
                  </w:pPr>
                  <w:r w:rsidDel="00000000" w:rsidR="00000000" w:rsidRPr="00000000">
                    <w:rPr>
                      <w:rtl w:val="0"/>
                    </w:rPr>
                    <w:t xml:space="preserve">Climate Context: Climate change, as an existential threat, can trigger avoidance mechanisms like denial or disengagement to shield individuals from anxiety about the future of humanity and the planet.</w:t>
                  </w:r>
                </w:p>
                <w:p w:rsidR="00000000" w:rsidDel="00000000" w:rsidP="00000000" w:rsidRDefault="00000000" w:rsidRPr="00000000" w14:paraId="00000B57">
                  <w:pPr>
                    <w:numPr>
                      <w:ilvl w:val="0"/>
                      <w:numId w:val="465"/>
                    </w:numPr>
                    <w:spacing w:after="0" w:afterAutospacing="0" w:before="0" w:beforeAutospacing="0" w:lineRule="auto"/>
                    <w:ind w:left="720" w:hanging="360"/>
                    <w:rPr>
                      <w:b w:val="1"/>
                      <w:bCs w:val="1"/>
                    </w:rPr>
                  </w:pPr>
                  <w:r w:rsidDel="00000000" w:rsidR="00000000" w:rsidRPr="00000000">
                    <w:rPr>
                      <w:b w:val="1"/>
                      <w:bCs w:val="1"/>
                      <w:rtl w:val="0"/>
                    </w:rPr>
                    <w:t xml:space="preserve">Learned Helplessness (Martin Seligman)</w:t>
                  </w:r>
                </w:p>
                <w:p w:rsidR="00000000" w:rsidDel="00000000" w:rsidP="00000000" w:rsidRDefault="00000000" w:rsidRPr="00000000" w14:paraId="00000B58">
                  <w:pPr>
                    <w:numPr>
                      <w:ilvl w:val="1"/>
                      <w:numId w:val="465"/>
                    </w:numPr>
                    <w:spacing w:after="0" w:afterAutospacing="0" w:before="0" w:beforeAutospacing="0" w:lineRule="auto"/>
                    <w:ind w:left="1440" w:hanging="360"/>
                  </w:pPr>
                  <w:r w:rsidDel="00000000" w:rsidR="00000000" w:rsidRPr="00000000">
                    <w:rPr>
                      <w:rtl w:val="0"/>
                    </w:rPr>
                    <w:t xml:space="preserve">Learned helplessness occurs when individuals repeatedly encounter uncontrollable and stressful situations, leading them to believe that they have no power to change their circumstances.</w:t>
                  </w:r>
                </w:p>
                <w:p w:rsidR="00000000" w:rsidDel="00000000" w:rsidP="00000000" w:rsidRDefault="00000000" w:rsidRPr="00000000" w14:paraId="00000B59">
                  <w:pPr>
                    <w:numPr>
                      <w:ilvl w:val="1"/>
                      <w:numId w:val="465"/>
                    </w:numPr>
                    <w:spacing w:after="0" w:afterAutospacing="0" w:before="0" w:beforeAutospacing="0" w:lineRule="auto"/>
                    <w:ind w:left="1440" w:hanging="360"/>
                  </w:pPr>
                  <w:r w:rsidDel="00000000" w:rsidR="00000000" w:rsidRPr="00000000">
                    <w:rPr>
                      <w:rtl w:val="0"/>
                    </w:rPr>
                    <w:t xml:space="preserve">Core Idea: After experiencing persistent failure to influence outcomes, individuals may stop trying to change their situation, feeling powerless and resigned.</w:t>
                  </w:r>
                </w:p>
                <w:p w:rsidR="00000000" w:rsidDel="00000000" w:rsidP="00000000" w:rsidRDefault="00000000" w:rsidRPr="00000000" w14:paraId="00000B5A">
                  <w:pPr>
                    <w:numPr>
                      <w:ilvl w:val="1"/>
                      <w:numId w:val="465"/>
                    </w:numPr>
                    <w:spacing w:after="0" w:afterAutospacing="0" w:before="0" w:beforeAutospacing="0" w:lineRule="auto"/>
                    <w:ind w:left="1440" w:hanging="360"/>
                  </w:pPr>
                  <w:r w:rsidDel="00000000" w:rsidR="00000000" w:rsidRPr="00000000">
                    <w:rPr>
                      <w:rtl w:val="0"/>
                    </w:rPr>
                    <w:t xml:space="preserve">Climate Context: Facing the vast scale of climate change can lead individuals to feel that their actions are insignificant, resulting in disengagement from climate initiatives and a sense of futility.</w:t>
                  </w:r>
                  <w:r w:rsidDel="00000000" w:rsidR="00000000" w:rsidRPr="00000000">
                    <w:rPr>
                      <w:rtl w:val="0"/>
                    </w:rPr>
                  </w:r>
                </w:p>
                <w:p w:rsidR="00000000" w:rsidDel="00000000" w:rsidP="00000000" w:rsidRDefault="00000000" w:rsidRPr="00000000" w14:paraId="00000B5B">
                  <w:pPr>
                    <w:numPr>
                      <w:ilvl w:val="0"/>
                      <w:numId w:val="465"/>
                    </w:numPr>
                    <w:spacing w:after="0" w:afterAutospacing="0" w:before="0" w:beforeAutospacing="0" w:lineRule="auto"/>
                    <w:ind w:left="720" w:hanging="360"/>
                    <w:rPr>
                      <w:b w:val="1"/>
                      <w:bCs w:val="1"/>
                    </w:rPr>
                  </w:pPr>
                  <w:r w:rsidDel="00000000" w:rsidR="00000000" w:rsidRPr="00000000">
                    <w:rPr>
                      <w:b w:val="1"/>
                      <w:bCs w:val="1"/>
                      <w:rtl w:val="0"/>
                    </w:rPr>
                    <w:t xml:space="preserve">Emotion Regulation and Avoidance (James Gross)</w:t>
                  </w:r>
                </w:p>
                <w:p w:rsidR="00000000" w:rsidDel="00000000" w:rsidP="00000000" w:rsidRDefault="00000000" w:rsidRPr="00000000" w14:paraId="00000B5C">
                  <w:pPr>
                    <w:numPr>
                      <w:ilvl w:val="1"/>
                      <w:numId w:val="465"/>
                    </w:numPr>
                    <w:spacing w:after="0" w:afterAutospacing="0" w:before="0" w:beforeAutospacing="0" w:lineRule="auto"/>
                    <w:ind w:left="1440" w:hanging="360"/>
                  </w:pPr>
                  <w:r w:rsidDel="00000000" w:rsidR="00000000" w:rsidRPr="00000000">
                    <w:rPr>
                      <w:rtl w:val="0"/>
                    </w:rPr>
                    <w:t xml:space="preserve">Emotion regulation involves strategies individuals use to manage and respond to their emotional experiences. Avoidance is a common strategy where individuals distance themselves from distressing stimuli to reduce anxiety.</w:t>
                  </w:r>
                </w:p>
                <w:p w:rsidR="00000000" w:rsidDel="00000000" w:rsidP="00000000" w:rsidRDefault="00000000" w:rsidRPr="00000000" w14:paraId="00000B5D">
                  <w:pPr>
                    <w:numPr>
                      <w:ilvl w:val="1"/>
                      <w:numId w:val="465"/>
                    </w:numPr>
                    <w:spacing w:after="0" w:afterAutospacing="0" w:before="0" w:beforeAutospacing="0" w:lineRule="auto"/>
                    <w:ind w:left="1440" w:hanging="360"/>
                  </w:pPr>
                  <w:r w:rsidDel="00000000" w:rsidR="00000000" w:rsidRPr="00000000">
                    <w:rPr>
                      <w:rtl w:val="0"/>
                    </w:rPr>
                    <w:t xml:space="preserve">Core Idea: To cope with overwhelming emotions, people may avoid thinking about or engaging with the sources of their distress.</w:t>
                  </w:r>
                </w:p>
                <w:p w:rsidR="00000000" w:rsidDel="00000000" w:rsidP="00000000" w:rsidRDefault="00000000" w:rsidRPr="00000000" w14:paraId="00000B5E">
                  <w:pPr>
                    <w:numPr>
                      <w:ilvl w:val="1"/>
                      <w:numId w:val="465"/>
                    </w:numPr>
                    <w:spacing w:after="0" w:afterAutospacing="0" w:before="0" w:beforeAutospacing="0" w:lineRule="auto"/>
                    <w:ind w:left="1440" w:hanging="360"/>
                  </w:pPr>
                  <w:r w:rsidDel="00000000" w:rsidR="00000000" w:rsidRPr="00000000">
                    <w:rPr>
                      <w:rtl w:val="0"/>
                    </w:rPr>
                    <w:t xml:space="preserve">Climate Context: Disengagement occurs when individuals turn away from climate news or conversations to avoid feelings of guilt, fear, or despair associated with environmental degradation.</w:t>
                  </w:r>
                  <w:r w:rsidDel="00000000" w:rsidR="00000000" w:rsidRPr="00000000">
                    <w:rPr>
                      <w:rtl w:val="0"/>
                    </w:rPr>
                  </w:r>
                </w:p>
                <w:p w:rsidR="00000000" w:rsidDel="00000000" w:rsidP="00000000" w:rsidRDefault="00000000" w:rsidRPr="00000000" w14:paraId="00000B5F">
                  <w:pPr>
                    <w:numPr>
                      <w:ilvl w:val="0"/>
                      <w:numId w:val="465"/>
                    </w:numPr>
                    <w:spacing w:after="0" w:afterAutospacing="0" w:before="0" w:beforeAutospacing="0" w:lineRule="auto"/>
                    <w:ind w:left="720" w:hanging="360"/>
                    <w:rPr>
                      <w:b w:val="1"/>
                      <w:bCs w:val="1"/>
                    </w:rPr>
                  </w:pPr>
                  <w:r w:rsidDel="00000000" w:rsidR="00000000" w:rsidRPr="00000000">
                    <w:rPr>
                      <w:b w:val="1"/>
                      <w:bCs w:val="1"/>
                      <w:rtl w:val="0"/>
                    </w:rPr>
                    <w:t xml:space="preserve">Social and Cultural Frameworks (Erving Goffman)</w:t>
                  </w:r>
                </w:p>
                <w:p w:rsidR="00000000" w:rsidDel="00000000" w:rsidP="00000000" w:rsidRDefault="00000000" w:rsidRPr="00000000" w14:paraId="00000B60">
                  <w:pPr>
                    <w:numPr>
                      <w:ilvl w:val="1"/>
                      <w:numId w:val="465"/>
                    </w:numPr>
                    <w:spacing w:after="0" w:afterAutospacing="0" w:before="0" w:beforeAutospacing="0" w:lineRule="auto"/>
                    <w:ind w:left="1440" w:hanging="360"/>
                  </w:pPr>
                  <w:r w:rsidDel="00000000" w:rsidR="00000000" w:rsidRPr="00000000">
                    <w:rPr>
                      <w:rtl w:val="0"/>
                    </w:rPr>
                    <w:t xml:space="preserve">Social norms and identity play significant roles in shaping how individuals respond to climate change. Erving Goffman’s work on the presentation of self in everyday life highlights how people align their behaviors with social expectations to maintain their desired self-image.</w:t>
                  </w:r>
                </w:p>
                <w:p w:rsidR="00000000" w:rsidDel="00000000" w:rsidP="00000000" w:rsidRDefault="00000000" w:rsidRPr="00000000" w14:paraId="00000B61">
                  <w:pPr>
                    <w:numPr>
                      <w:ilvl w:val="1"/>
                      <w:numId w:val="465"/>
                    </w:numPr>
                    <w:spacing w:after="0" w:afterAutospacing="0" w:before="0" w:beforeAutospacing="0" w:lineRule="auto"/>
                    <w:ind w:left="1440" w:hanging="360"/>
                  </w:pPr>
                  <w:r w:rsidDel="00000000" w:rsidR="00000000" w:rsidRPr="00000000">
                    <w:rPr>
                      <w:rtl w:val="0"/>
                    </w:rPr>
                    <w:t xml:space="preserve">Core Idea: Individuals often conform to the norms and values of their communities to preserve their social identity.</w:t>
                  </w:r>
                </w:p>
                <w:p w:rsidR="00000000" w:rsidDel="00000000" w:rsidP="00000000" w:rsidRDefault="00000000" w:rsidRPr="00000000" w14:paraId="00000B62">
                  <w:pPr>
                    <w:numPr>
                      <w:ilvl w:val="1"/>
                      <w:numId w:val="465"/>
                    </w:numPr>
                    <w:spacing w:after="0" w:afterAutospacing="0" w:before="0" w:beforeAutospacing="0" w:lineRule="auto"/>
                    <w:ind w:left="1440" w:hanging="360"/>
                  </w:pPr>
                  <w:r w:rsidDel="00000000" w:rsidR="00000000" w:rsidRPr="00000000">
                    <w:rPr>
                      <w:rtl w:val="0"/>
                    </w:rPr>
                    <w:t xml:space="preserve">Climate Context: Denial can emerge when acknowledging climate change conflicts with the norms or values of one’s community, such as in rural or fossil fuel-dependent regions where admitting climate concerns might be seen as disloyal or countercultural.</w:t>
                  </w:r>
                  <w:r w:rsidDel="00000000" w:rsidR="00000000" w:rsidRPr="00000000">
                    <w:rPr>
                      <w:rtl w:val="0"/>
                    </w:rPr>
                  </w:r>
                </w:p>
                <w:p w:rsidR="00000000" w:rsidDel="00000000" w:rsidP="00000000" w:rsidRDefault="00000000" w:rsidRPr="00000000" w14:paraId="00000B63">
                  <w:pPr>
                    <w:numPr>
                      <w:ilvl w:val="0"/>
                      <w:numId w:val="465"/>
                    </w:numPr>
                    <w:spacing w:after="0" w:afterAutospacing="0" w:before="0" w:beforeAutospacing="0" w:lineRule="auto"/>
                    <w:ind w:left="720" w:hanging="360"/>
                    <w:rPr>
                      <w:b w:val="1"/>
                      <w:bCs w:val="1"/>
                    </w:rPr>
                  </w:pPr>
                  <w:r w:rsidDel="00000000" w:rsidR="00000000" w:rsidRPr="00000000">
                    <w:rPr>
                      <w:b w:val="1"/>
                      <w:bCs w:val="1"/>
                      <w:rtl w:val="0"/>
                    </w:rPr>
                    <w:t xml:space="preserve">System Justification Theory</w:t>
                  </w:r>
                </w:p>
                <w:p w:rsidR="00000000" w:rsidDel="00000000" w:rsidP="00000000" w:rsidRDefault="00000000" w:rsidRPr="00000000" w14:paraId="00000B64">
                  <w:pPr>
                    <w:numPr>
                      <w:ilvl w:val="1"/>
                      <w:numId w:val="465"/>
                    </w:numPr>
                    <w:spacing w:after="0" w:afterAutospacing="0" w:before="0" w:beforeAutospacing="0" w:lineRule="auto"/>
                    <w:ind w:left="1440" w:hanging="360"/>
                  </w:pPr>
                  <w:r w:rsidDel="00000000" w:rsidR="00000000" w:rsidRPr="00000000">
                    <w:rPr>
                      <w:rtl w:val="0"/>
                    </w:rPr>
                    <w:t xml:space="preserve">System Justification Theory posits that individuals have a psychological motivation to defend and uphold existing social, economic, and political systems, even when these systems may be disadvantageous or contribute to societal issues.</w:t>
                  </w:r>
                </w:p>
                <w:p w:rsidR="00000000" w:rsidDel="00000000" w:rsidP="00000000" w:rsidRDefault="00000000" w:rsidRPr="00000000" w14:paraId="00000B65">
                  <w:pPr>
                    <w:numPr>
                      <w:ilvl w:val="1"/>
                      <w:numId w:val="465"/>
                    </w:numPr>
                    <w:spacing w:after="0" w:afterAutospacing="0" w:before="0" w:beforeAutospacing="0" w:lineRule="auto"/>
                    <w:ind w:left="1440" w:hanging="360"/>
                  </w:pPr>
                  <w:r w:rsidDel="00000000" w:rsidR="00000000" w:rsidRPr="00000000">
                    <w:rPr>
                      <w:rtl w:val="0"/>
                    </w:rPr>
                    <w:t xml:space="preserve">Core Idea: People are inclined to rationalize and legitimize the status quo to maintain a sense of stability and predictability. This tendency leads them to resist changes that could disrupt established power structures or societal norms, often overlooking or downplaying systemic problems.</w:t>
                  </w:r>
                </w:p>
                <w:p w:rsidR="00000000" w:rsidDel="00000000" w:rsidP="00000000" w:rsidRDefault="00000000" w:rsidRPr="00000000" w14:paraId="00000B66">
                  <w:pPr>
                    <w:numPr>
                      <w:ilvl w:val="1"/>
                      <w:numId w:val="465"/>
                    </w:numPr>
                    <w:spacing w:after="0" w:afterAutospacing="0" w:before="0" w:beforeAutospacing="0" w:lineRule="auto"/>
                    <w:ind w:left="1440" w:hanging="360"/>
                  </w:pPr>
                  <w:r w:rsidDel="00000000" w:rsidR="00000000" w:rsidRPr="00000000">
                    <w:rPr>
                      <w:rtl w:val="0"/>
                    </w:rPr>
                    <w:t xml:space="preserve">Climate Context: In the face of climate change, System Justification Theory explains why individuals may resist adopting renewable energy technologies or supporting policies that challenge current economic structures. They might rationalize that existing systems are adequate or inevitable, despite substantial evidence of environmental harm. This justification can result in opposition to significant systemic changes needed to address climate issues, fostering a sense of complacency and hindering collective climate action.</w:t>
                    <w:br w:type="textWrapping"/>
                  </w:r>
                </w:p>
                <w:p w:rsidR="00000000" w:rsidDel="00000000" w:rsidP="00000000" w:rsidRDefault="00000000" w:rsidRPr="00000000" w14:paraId="00000B67">
                  <w:pPr>
                    <w:numPr>
                      <w:ilvl w:val="0"/>
                      <w:numId w:val="465"/>
                    </w:numPr>
                    <w:spacing w:after="0" w:afterAutospacing="0" w:before="0" w:beforeAutospacing="0" w:lineRule="auto"/>
                    <w:ind w:left="720" w:hanging="360"/>
                    <w:rPr>
                      <w:b w:val="1"/>
                      <w:bCs w:val="1"/>
                    </w:rPr>
                  </w:pPr>
                  <w:r w:rsidDel="00000000" w:rsidR="00000000" w:rsidRPr="00000000">
                    <w:rPr>
                      <w:b w:val="1"/>
                      <w:bCs w:val="1"/>
                      <w:rtl w:val="0"/>
                    </w:rPr>
                    <w:t xml:space="preserve">Dragons of Inaction (Robert Gifford)</w:t>
                  </w:r>
                </w:p>
                <w:p w:rsidR="00000000" w:rsidDel="00000000" w:rsidP="00000000" w:rsidRDefault="00000000" w:rsidRPr="00000000" w14:paraId="00000B68">
                  <w:pPr>
                    <w:numPr>
                      <w:ilvl w:val="1"/>
                      <w:numId w:val="465"/>
                    </w:numPr>
                    <w:spacing w:after="0" w:afterAutospacing="0" w:before="0" w:beforeAutospacing="0" w:lineRule="auto"/>
                    <w:ind w:left="1440" w:hanging="360"/>
                  </w:pPr>
                  <w:r w:rsidDel="00000000" w:rsidR="00000000" w:rsidRPr="00000000">
                    <w:rPr>
                      <w:rtl w:val="0"/>
                    </w:rPr>
                    <w:t xml:space="preserve">Beyond structural barriers</w:t>
                  </w:r>
                  <w:r w:rsidDel="00000000" w:rsidR="00000000" w:rsidRPr="00000000">
                    <w:rPr>
                      <w:b w:val="1"/>
                      <w:bCs w:val="1"/>
                      <w:rtl w:val="0"/>
                    </w:rPr>
                    <w:t xml:space="preserve">, </w:t>
                  </w:r>
                  <w:r w:rsidDel="00000000" w:rsidR="00000000" w:rsidRPr="00000000">
                    <w:rPr>
                      <w:rtl w:val="0"/>
                    </w:rPr>
                    <w:t xml:space="preserve">there</w:t>
                  </w:r>
                  <w:r w:rsidDel="00000000" w:rsidR="00000000" w:rsidRPr="00000000">
                    <w:rPr>
                      <w:b w:val="1"/>
                      <w:bCs w:val="1"/>
                      <w:rtl w:val="0"/>
                    </w:rPr>
                    <w:t xml:space="preserve"> </w:t>
                  </w:r>
                  <w:r w:rsidDel="00000000" w:rsidR="00000000" w:rsidRPr="00000000">
                    <w:rPr>
                      <w:rtl w:val="0"/>
                    </w:rPr>
                    <w:t xml:space="preserve">are psychological barriers that limit individuals from taking climate action. Barriers are grouped into 7 categories or “dragons of inaction”: </w:t>
                  </w:r>
                  <w:r w:rsidDel="00000000" w:rsidR="00000000" w:rsidRPr="00000000">
                    <w:rPr>
                      <w:i w:val="1"/>
                      <w:iCs w:val="1"/>
                      <w:rtl w:val="0"/>
                    </w:rPr>
                    <w:t xml:space="preserve">limited cognition about the problem, ideological worldviews that tend to preclude pro-environmental attitudes and behavior, comparisons with key other people, sunk costs and behavioral momentum, discredence toward experts and authorities, perceived risks of change, and positive but inadequate behavior change.</w:t>
                  </w:r>
                </w:p>
                <w:p w:rsidR="00000000" w:rsidDel="00000000" w:rsidP="00000000" w:rsidRDefault="00000000" w:rsidRPr="00000000" w14:paraId="00000B69">
                  <w:pPr>
                    <w:numPr>
                      <w:ilvl w:val="1"/>
                      <w:numId w:val="465"/>
                    </w:numPr>
                    <w:spacing w:after="0" w:afterAutospacing="0" w:before="0" w:beforeAutospacing="0" w:lineRule="auto"/>
                    <w:ind w:left="1440" w:hanging="360"/>
                  </w:pPr>
                  <w:r w:rsidDel="00000000" w:rsidR="00000000" w:rsidRPr="00000000">
                    <w:rPr>
                      <w:rtl w:val="0"/>
                    </w:rPr>
                    <w:t xml:space="preserve">Core Idea: Structural and cognitive barriers “dragons of inaction” must be addressed in order to better support climate change mitigation and adaptation strategies as individuals and societies.</w:t>
                  </w:r>
                </w:p>
                <w:p w:rsidR="00000000" w:rsidDel="00000000" w:rsidP="00000000" w:rsidRDefault="00000000" w:rsidRPr="00000000" w14:paraId="00000B6A">
                  <w:pPr>
                    <w:numPr>
                      <w:ilvl w:val="1"/>
                      <w:numId w:val="465"/>
                    </w:numPr>
                    <w:spacing w:after="240" w:before="0" w:beforeAutospacing="0" w:lineRule="auto"/>
                    <w:ind w:left="1440" w:hanging="360"/>
                  </w:pPr>
                  <w:r w:rsidDel="00000000" w:rsidR="00000000" w:rsidRPr="00000000">
                    <w:rPr>
                      <w:rtl w:val="0"/>
                    </w:rPr>
                    <w:t xml:space="preserve">Climate Context: Although many individuals are aware of and taking action towards climate change, they may be set back by one or several psychological barriers that are limiting commitment and engagement. For example, some individuals may not adjust behaviour because they feel that others are not making an effort to do so (perceived inequity) or may be concerned about judgement or how actions may be viewed by others (social risk). </w:t>
                  </w:r>
                  <w:r w:rsidDel="00000000" w:rsidR="00000000" w:rsidRPr="00000000">
                    <w:rPr>
                      <w:rtl w:val="0"/>
                    </w:rPr>
                  </w:r>
                </w:p>
                <w:p w:rsidR="00000000" w:rsidDel="00000000" w:rsidP="00000000" w:rsidRDefault="00000000" w:rsidRPr="00000000" w14:paraId="00000B6B">
                  <w:pPr>
                    <w:spacing w:after="240" w:before="240" w:lineRule="auto"/>
                    <w:rPr>
                      <w:b w:val="1"/>
                      <w:bCs w:val="1"/>
                      <w:color w:val="ffffff"/>
                      <w:shd w:fill="920000" w:val="clear"/>
                    </w:rPr>
                  </w:pPr>
                  <w:r w:rsidDel="00000000" w:rsidR="00000000" w:rsidRPr="00000000">
                    <w:rPr>
                      <w:b w:val="1"/>
                      <w:bCs w:val="1"/>
                      <w:color w:val="ffffff"/>
                      <w:shd w:fill="920000" w:val="clear"/>
                      <w:rtl w:val="0"/>
                    </w:rPr>
                    <w:t xml:space="preserve">[</w:t>
                  </w:r>
                  <w:r w:rsidDel="00000000" w:rsidR="00000000" w:rsidRPr="00000000">
                    <w:rPr>
                      <w:color w:val="ffffff"/>
                      <w:shd w:fill="920000" w:val="clear"/>
                      <w:rtl w:val="0"/>
                    </w:rPr>
                    <w:t xml:space="preserve">END DROP DOWN]</w:t>
                  </w:r>
                  <w:r w:rsidDel="00000000" w:rsidR="00000000" w:rsidRPr="00000000">
                    <w:rPr>
                      <w:rtl w:val="0"/>
                    </w:rPr>
                  </w:r>
                </w:p>
              </w:tc>
            </w:tr>
          </w:tbl>
          <w:p w:rsidR="00000000" w:rsidDel="00000000" w:rsidP="00000000" w:rsidRDefault="00000000" w:rsidRPr="00000000" w14:paraId="00000B6C">
            <w:pPr>
              <w:spacing w:after="240" w:before="240" w:lineRule="auto"/>
              <w:rPr>
                <w:b w:val="1"/>
                <w:bCs w:val="1"/>
              </w:rPr>
            </w:pPr>
            <w:r w:rsidDel="00000000" w:rsidR="00000000" w:rsidRPr="00000000">
              <w:rPr>
                <w:rtl w:val="0"/>
              </w:rPr>
            </w:r>
          </w:p>
          <w:tbl>
            <w:tblPr>
              <w:tblStyle w:val="Table89"/>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0B6D">
                  <w:pPr>
                    <w:pStyle w:val="Heading2"/>
                    <w:spacing w:after="240" w:before="240" w:lineRule="auto"/>
                    <w:rPr/>
                  </w:pPr>
                  <w:bookmarkStart w:colFirst="0" w:colLast="0" w:name="_z3oaqdpoil78" w:id="210"/>
                  <w:bookmarkEnd w:id="210"/>
                  <w:r w:rsidDel="00000000" w:rsidR="00000000" w:rsidRPr="00000000">
                    <w:rPr>
                      <w:rtl w:val="0"/>
                    </w:rPr>
                    <w:t xml:space="preserve">Manifestations of Denial and Disengagement in Climate Contexts</w:t>
                  </w:r>
                </w:p>
                <w:p w:rsidR="00000000" w:rsidDel="00000000" w:rsidP="00000000" w:rsidRDefault="00000000" w:rsidRPr="00000000" w14:paraId="00000B6E">
                  <w:pPr>
                    <w:spacing w:after="240" w:before="240" w:lineRule="auto"/>
                    <w:rPr/>
                  </w:pPr>
                  <w:r w:rsidDel="00000000" w:rsidR="00000000" w:rsidRPr="00000000">
                    <w:rPr>
                      <w:rtl w:val="0"/>
                    </w:rPr>
                    <w:t xml:space="preserve">Denial and disengagement can present in various forms, each with its own triggers and impacts. Understanding these manifestations helps in identifying and addressing them effectively.</w:t>
                  </w:r>
                  <w:commentRangeStart w:id="194"/>
                  <w:r w:rsidDel="00000000" w:rsidR="00000000" w:rsidRPr="00000000">
                    <w:rPr>
                      <w:rtl w:val="0"/>
                    </w:rPr>
                  </w:r>
                </w:p>
                <w:p w:rsidR="00000000" w:rsidDel="00000000" w:rsidP="00000000" w:rsidRDefault="00000000" w:rsidRPr="00000000" w14:paraId="00000B6F">
                  <w:pPr>
                    <w:spacing w:after="240" w:before="240" w:lineRule="auto"/>
                    <w:rPr/>
                  </w:pPr>
                  <w:commentRangeEnd w:id="194"/>
                  <w:r w:rsidDel="00000000" w:rsidR="00000000" w:rsidRPr="00000000">
                    <w:commentReference w:id="194"/>
                  </w:r>
                  <w:r w:rsidDel="00000000" w:rsidR="00000000" w:rsidRPr="00000000">
                    <w:rPr>
                      <w:rtl w:val="0"/>
                    </w:rPr>
                    <w:t xml:space="preserve">Denial can manifest as:</w:t>
                  </w:r>
                </w:p>
                <w:p w:rsidR="00000000" w:rsidDel="00000000" w:rsidP="00000000" w:rsidRDefault="00000000" w:rsidRPr="00000000" w14:paraId="00000B70">
                  <w:pPr>
                    <w:numPr>
                      <w:ilvl w:val="0"/>
                      <w:numId w:val="335"/>
                    </w:numPr>
                    <w:ind w:left="720" w:hanging="360"/>
                  </w:pPr>
                  <w:r w:rsidDel="00000000" w:rsidR="00000000" w:rsidRPr="00000000">
                    <w:rPr>
                      <w:b w:val="1"/>
                      <w:bCs w:val="1"/>
                      <w:rtl w:val="0"/>
                    </w:rPr>
                    <w:t xml:space="preserve">Literal denial</w:t>
                  </w:r>
                  <w:r w:rsidDel="00000000" w:rsidR="00000000" w:rsidRPr="00000000">
                    <w:rPr>
                      <w:rtl w:val="0"/>
                    </w:rPr>
                    <w:t xml:space="preserve"> (i.e., literally rejecting the scientific evidence outright),</w:t>
                  </w:r>
                </w:p>
                <w:p w:rsidR="00000000" w:rsidDel="00000000" w:rsidP="00000000" w:rsidRDefault="00000000" w:rsidRPr="00000000" w14:paraId="00000B71">
                  <w:pPr>
                    <w:numPr>
                      <w:ilvl w:val="0"/>
                      <w:numId w:val="335"/>
                    </w:numPr>
                    <w:ind w:left="720" w:hanging="360"/>
                  </w:pPr>
                  <w:r w:rsidDel="00000000" w:rsidR="00000000" w:rsidRPr="00000000">
                    <w:rPr>
                      <w:b w:val="1"/>
                      <w:bCs w:val="1"/>
                      <w:rtl w:val="0"/>
                    </w:rPr>
                    <w:t xml:space="preserve">Interpretive denial</w:t>
                  </w:r>
                  <w:r w:rsidDel="00000000" w:rsidR="00000000" w:rsidRPr="00000000">
                    <w:rPr>
                      <w:rtl w:val="0"/>
                    </w:rPr>
                    <w:t xml:space="preserve"> (i.e., interpreting evidence by downplaying the severity of the problem), or</w:t>
                  </w:r>
                </w:p>
                <w:p w:rsidR="00000000" w:rsidDel="00000000" w:rsidP="00000000" w:rsidRDefault="00000000" w:rsidRPr="00000000" w14:paraId="00000B72">
                  <w:pPr>
                    <w:numPr>
                      <w:ilvl w:val="0"/>
                      <w:numId w:val="335"/>
                    </w:numPr>
                    <w:ind w:left="720" w:hanging="360"/>
                  </w:pPr>
                  <w:r w:rsidDel="00000000" w:rsidR="00000000" w:rsidRPr="00000000">
                    <w:rPr>
                      <w:b w:val="1"/>
                      <w:bCs w:val="1"/>
                      <w:rtl w:val="0"/>
                    </w:rPr>
                    <w:t xml:space="preserve">Implicatory denial </w:t>
                  </w:r>
                  <w:r w:rsidDel="00000000" w:rsidR="00000000" w:rsidRPr="00000000">
                    <w:rPr>
                      <w:rtl w:val="0"/>
                    </w:rPr>
                    <w:t xml:space="preserve">(i.e., denying the implications of climate change by accepting the facts but minimizing personal responsibility or agency).</w:t>
                  </w:r>
                </w:p>
                <w:p w:rsidR="00000000" w:rsidDel="00000000" w:rsidP="00000000" w:rsidRDefault="00000000" w:rsidRPr="00000000" w14:paraId="00000B73">
                  <w:pPr>
                    <w:spacing w:after="240" w:before="240" w:lineRule="auto"/>
                    <w:rPr>
                      <w:b w:val="1"/>
                      <w:bCs w:val="1"/>
                    </w:rPr>
                  </w:pPr>
                  <w:r w:rsidDel="00000000" w:rsidR="00000000" w:rsidRPr="00000000">
                    <w:rPr>
                      <w:rtl w:val="0"/>
                    </w:rPr>
                    <w:t xml:space="preserve">Below are some examples of these different types of denial</w:t>
                  </w:r>
                  <w:r w:rsidDel="00000000" w:rsidR="00000000" w:rsidRPr="00000000">
                    <w:rPr>
                      <w:b w:val="1"/>
                      <w:bCs w:val="1"/>
                      <w:rtl w:val="0"/>
                    </w:rPr>
                    <w:t xml:space="preserve"> </w:t>
                  </w:r>
                </w:p>
                <w:p w:rsidR="00000000" w:rsidDel="00000000" w:rsidP="00000000" w:rsidRDefault="00000000" w:rsidRPr="00000000" w14:paraId="00000B74">
                  <w:pPr>
                    <w:spacing w:after="240" w:before="240" w:lineRule="auto"/>
                    <w:rPr>
                      <w:color w:val="ffffff"/>
                      <w:shd w:fill="920000" w:val="clear"/>
                    </w:rPr>
                  </w:pPr>
                  <w:r w:rsidDel="00000000" w:rsidR="00000000" w:rsidRPr="00000000">
                    <w:rPr>
                      <w:color w:val="ffffff"/>
                      <w:shd w:fill="920000" w:val="clear"/>
                      <w:rtl w:val="0"/>
                    </w:rPr>
                    <w:t xml:space="preserve">[FLIP CARDS]</w:t>
                  </w:r>
                </w:p>
                <w:p w:rsidR="00000000" w:rsidDel="00000000" w:rsidP="00000000" w:rsidRDefault="00000000" w:rsidRPr="00000000" w14:paraId="00000B75">
                  <w:pPr>
                    <w:numPr>
                      <w:ilvl w:val="0"/>
                      <w:numId w:val="85"/>
                    </w:numPr>
                    <w:spacing w:after="0" w:afterAutospacing="0" w:before="240" w:lineRule="auto"/>
                    <w:ind w:left="720" w:hanging="360"/>
                    <w:rPr>
                      <w:b w:val="1"/>
                      <w:bCs w:val="1"/>
                    </w:rPr>
                  </w:pPr>
                  <w:r w:rsidDel="00000000" w:rsidR="00000000" w:rsidRPr="00000000">
                    <w:rPr>
                      <w:b w:val="1"/>
                      <w:bCs w:val="1"/>
                      <w:rtl w:val="0"/>
                    </w:rPr>
                    <w:t xml:space="preserve">Literal</w:t>
                    <w:br w:type="textWrapping"/>
                  </w:r>
                </w:p>
                <w:p w:rsidR="00000000" w:rsidDel="00000000" w:rsidP="00000000" w:rsidRDefault="00000000" w:rsidRPr="00000000" w14:paraId="00000B76">
                  <w:pPr>
                    <w:numPr>
                      <w:ilvl w:val="1"/>
                      <w:numId w:val="85"/>
                    </w:numPr>
                    <w:spacing w:after="0" w:afterAutospacing="0" w:before="0" w:beforeAutospacing="0" w:lineRule="auto"/>
                    <w:ind w:left="1440" w:hanging="360"/>
                  </w:pPr>
                  <w:r w:rsidDel="00000000" w:rsidR="00000000" w:rsidRPr="00000000">
                    <w:rPr>
                      <w:b w:val="1"/>
                      <w:bCs w:val="1"/>
                      <w:rtl w:val="0"/>
                    </w:rPr>
                    <w:t xml:space="preserve">It's Not Real:</w:t>
                  </w:r>
                  <w:r w:rsidDel="00000000" w:rsidR="00000000" w:rsidRPr="00000000">
                    <w:rPr>
                      <w:rtl w:val="0"/>
                    </w:rPr>
                    <w:t xml:space="preserve"> Rejecting the scientific evidence outright. Example: "Climate change isn’t real."</w:t>
                    <w:br w:type="textWrapping"/>
                  </w:r>
                </w:p>
                <w:p w:rsidR="00000000" w:rsidDel="00000000" w:rsidP="00000000" w:rsidRDefault="00000000" w:rsidRPr="00000000" w14:paraId="00000B77">
                  <w:pPr>
                    <w:numPr>
                      <w:ilvl w:val="1"/>
                      <w:numId w:val="85"/>
                    </w:numPr>
                    <w:spacing w:after="0" w:afterAutospacing="0" w:before="0" w:beforeAutospacing="0" w:lineRule="auto"/>
                    <w:ind w:left="1440" w:hanging="360"/>
                  </w:pPr>
                  <w:r w:rsidDel="00000000" w:rsidR="00000000" w:rsidRPr="00000000">
                    <w:rPr>
                      <w:b w:val="1"/>
                      <w:bCs w:val="1"/>
                      <w:rtl w:val="0"/>
                    </w:rPr>
                    <w:t xml:space="preserve">No Evidence Exists:</w:t>
                  </w:r>
                  <w:r w:rsidDel="00000000" w:rsidR="00000000" w:rsidRPr="00000000">
                    <w:rPr>
                      <w:rtl w:val="0"/>
                    </w:rPr>
                    <w:t xml:space="preserve"> Asserting there is no proof of climate change. Example: "There’s no solid evidence supporting climate change."</w:t>
                    <w:br w:type="textWrapping"/>
                  </w:r>
                </w:p>
                <w:p w:rsidR="00000000" w:rsidDel="00000000" w:rsidP="00000000" w:rsidRDefault="00000000" w:rsidRPr="00000000" w14:paraId="00000B78">
                  <w:pPr>
                    <w:numPr>
                      <w:ilvl w:val="1"/>
                      <w:numId w:val="85"/>
                    </w:numPr>
                    <w:spacing w:after="0" w:afterAutospacing="0" w:before="0" w:beforeAutospacing="0" w:lineRule="auto"/>
                    <w:ind w:left="1440" w:hanging="360"/>
                  </w:pPr>
                  <w:r w:rsidDel="00000000" w:rsidR="00000000" w:rsidRPr="00000000">
                    <w:rPr>
                      <w:b w:val="1"/>
                      <w:bCs w:val="1"/>
                      <w:rtl w:val="0"/>
                    </w:rPr>
                    <w:t xml:space="preserve">It's a Hoax:</w:t>
                  </w:r>
                  <w:r w:rsidDel="00000000" w:rsidR="00000000" w:rsidRPr="00000000">
                    <w:rPr>
                      <w:rtl w:val="0"/>
                    </w:rPr>
                    <w:t xml:space="preserve"> Claiming climate change is fabricated. Example: "Climate change is just a government conspiracy."</w:t>
                    <w:br w:type="textWrapping"/>
                  </w:r>
                </w:p>
                <w:p w:rsidR="00000000" w:rsidDel="00000000" w:rsidP="00000000" w:rsidRDefault="00000000" w:rsidRPr="00000000" w14:paraId="00000B79">
                  <w:pPr>
                    <w:numPr>
                      <w:ilvl w:val="1"/>
                      <w:numId w:val="85"/>
                    </w:numPr>
                    <w:spacing w:after="0" w:afterAutospacing="0" w:before="0" w:beforeAutospacing="0" w:lineRule="auto"/>
                    <w:ind w:left="1440" w:hanging="360"/>
                  </w:pPr>
                  <w:r w:rsidDel="00000000" w:rsidR="00000000" w:rsidRPr="00000000">
                    <w:rPr>
                      <w:b w:val="1"/>
                      <w:bCs w:val="1"/>
                      <w:rtl w:val="0"/>
                    </w:rPr>
                    <w:t xml:space="preserve">Scientists Exaggerate:</w:t>
                  </w:r>
                  <w:r w:rsidDel="00000000" w:rsidR="00000000" w:rsidRPr="00000000">
                    <w:rPr>
                      <w:rtl w:val="0"/>
                    </w:rPr>
                    <w:t xml:space="preserve"> Believing scientists overstate the issue. Example: "Scientists are just exaggerating the effects of climate change."</w:t>
                  </w:r>
                </w:p>
                <w:p w:rsidR="00000000" w:rsidDel="00000000" w:rsidP="00000000" w:rsidRDefault="00000000" w:rsidRPr="00000000" w14:paraId="00000B7A">
                  <w:pPr>
                    <w:numPr>
                      <w:ilvl w:val="0"/>
                      <w:numId w:val="85"/>
                    </w:numPr>
                    <w:spacing w:after="0" w:afterAutospacing="0" w:before="0" w:beforeAutospacing="0" w:lineRule="auto"/>
                    <w:ind w:left="720" w:hanging="360"/>
                    <w:rPr>
                      <w:b w:val="1"/>
                      <w:bCs w:val="1"/>
                    </w:rPr>
                  </w:pPr>
                  <w:r w:rsidDel="00000000" w:rsidR="00000000" w:rsidRPr="00000000">
                    <w:rPr>
                      <w:b w:val="1"/>
                      <w:bCs w:val="1"/>
                      <w:rtl w:val="0"/>
                    </w:rPr>
                    <w:t xml:space="preserve">Interpretive </w:t>
                    <w:br w:type="textWrapping"/>
                  </w:r>
                </w:p>
                <w:p w:rsidR="00000000" w:rsidDel="00000000" w:rsidP="00000000" w:rsidRDefault="00000000" w:rsidRPr="00000000" w14:paraId="00000B7B">
                  <w:pPr>
                    <w:numPr>
                      <w:ilvl w:val="1"/>
                      <w:numId w:val="85"/>
                    </w:numPr>
                    <w:spacing w:after="0" w:afterAutospacing="0" w:before="0" w:beforeAutospacing="0" w:lineRule="auto"/>
                    <w:ind w:left="1440" w:hanging="360"/>
                  </w:pPr>
                  <w:r w:rsidDel="00000000" w:rsidR="00000000" w:rsidRPr="00000000">
                    <w:rPr>
                      <w:b w:val="1"/>
                      <w:bCs w:val="1"/>
                      <w:rtl w:val="0"/>
                    </w:rPr>
                    <w:t xml:space="preserve">Natural Cycles:</w:t>
                  </w:r>
                  <w:r w:rsidDel="00000000" w:rsidR="00000000" w:rsidRPr="00000000">
                    <w:rPr>
                      <w:rtl w:val="0"/>
                    </w:rPr>
                    <w:t xml:space="preserve"> Attributing changes to natural cycles. Example: "The climate has always changed naturally."</w:t>
                    <w:br w:type="textWrapping"/>
                  </w:r>
                </w:p>
                <w:p w:rsidR="00000000" w:rsidDel="00000000" w:rsidP="00000000" w:rsidRDefault="00000000" w:rsidRPr="00000000" w14:paraId="00000B7C">
                  <w:pPr>
                    <w:numPr>
                      <w:ilvl w:val="1"/>
                      <w:numId w:val="85"/>
                    </w:numPr>
                    <w:spacing w:after="0" w:afterAutospacing="0" w:before="0" w:beforeAutospacing="0" w:lineRule="auto"/>
                    <w:ind w:left="1440" w:hanging="360"/>
                  </w:pPr>
                  <w:r w:rsidDel="00000000" w:rsidR="00000000" w:rsidRPr="00000000">
                    <w:rPr>
                      <w:b w:val="1"/>
                      <w:bCs w:val="1"/>
                      <w:rtl w:val="0"/>
                    </w:rPr>
                    <w:t xml:space="preserve">Temporary Fluctuations:</w:t>
                  </w:r>
                  <w:r w:rsidDel="00000000" w:rsidR="00000000" w:rsidRPr="00000000">
                    <w:rPr>
                      <w:rtl w:val="0"/>
                    </w:rPr>
                    <w:t xml:space="preserve"> Suggesting current changes are temporary. Example: "These climate changes are just temporary fluctuations."</w:t>
                    <w:br w:type="textWrapping"/>
                  </w:r>
                </w:p>
                <w:p w:rsidR="00000000" w:rsidDel="00000000" w:rsidP="00000000" w:rsidRDefault="00000000" w:rsidRPr="00000000" w14:paraId="00000B7D">
                  <w:pPr>
                    <w:numPr>
                      <w:ilvl w:val="1"/>
                      <w:numId w:val="85"/>
                    </w:numPr>
                    <w:spacing w:after="0" w:afterAutospacing="0" w:before="0" w:beforeAutospacing="0" w:lineRule="auto"/>
                    <w:ind w:left="1440" w:hanging="360"/>
                  </w:pPr>
                  <w:r w:rsidDel="00000000" w:rsidR="00000000" w:rsidRPr="00000000">
                    <w:rPr>
                      <w:b w:val="1"/>
                      <w:bCs w:val="1"/>
                      <w:rtl w:val="0"/>
                    </w:rPr>
                    <w:t xml:space="preserve">Historical Precedence:</w:t>
                  </w:r>
                  <w:r w:rsidDel="00000000" w:rsidR="00000000" w:rsidRPr="00000000">
                    <w:rPr>
                      <w:rtl w:val="0"/>
                    </w:rPr>
                    <w:t xml:space="preserve"> Using historical patterns to downplay issues. Example: "Global warming has happened before; it’s nothing new."</w:t>
                    <w:br w:type="textWrapping"/>
                  </w:r>
                </w:p>
                <w:p w:rsidR="00000000" w:rsidDel="00000000" w:rsidP="00000000" w:rsidRDefault="00000000" w:rsidRPr="00000000" w14:paraId="00000B7E">
                  <w:pPr>
                    <w:numPr>
                      <w:ilvl w:val="1"/>
                      <w:numId w:val="85"/>
                    </w:numPr>
                    <w:spacing w:after="0" w:afterAutospacing="0" w:before="0" w:beforeAutospacing="0" w:lineRule="auto"/>
                    <w:ind w:left="1440" w:hanging="360"/>
                  </w:pPr>
                  <w:r w:rsidDel="00000000" w:rsidR="00000000" w:rsidRPr="00000000">
                    <w:rPr>
                      <w:b w:val="1"/>
                      <w:bCs w:val="1"/>
                      <w:rtl w:val="0"/>
                    </w:rPr>
                    <w:t xml:space="preserve">Minor Impact:</w:t>
                  </w:r>
                  <w:r w:rsidDel="00000000" w:rsidR="00000000" w:rsidRPr="00000000">
                    <w:rPr>
                      <w:rtl w:val="0"/>
                    </w:rPr>
                    <w:t xml:space="preserve"> Believing the impact is minimal. Example: "A few degrees of warming won’t make much of a difference."</w:t>
                    <w:br w:type="textWrapping"/>
                  </w:r>
                </w:p>
                <w:p w:rsidR="00000000" w:rsidDel="00000000" w:rsidP="00000000" w:rsidRDefault="00000000" w:rsidRPr="00000000" w14:paraId="00000B7F">
                  <w:pPr>
                    <w:numPr>
                      <w:ilvl w:val="0"/>
                      <w:numId w:val="85"/>
                    </w:numPr>
                    <w:spacing w:after="0" w:afterAutospacing="0" w:before="0" w:beforeAutospacing="0" w:lineRule="auto"/>
                    <w:ind w:left="720" w:hanging="360"/>
                    <w:rPr>
                      <w:b w:val="1"/>
                      <w:bCs w:val="1"/>
                    </w:rPr>
                  </w:pPr>
                  <w:r w:rsidDel="00000000" w:rsidR="00000000" w:rsidRPr="00000000">
                    <w:rPr>
                      <w:b w:val="1"/>
                      <w:bCs w:val="1"/>
                      <w:rtl w:val="0"/>
                    </w:rPr>
                    <w:t xml:space="preserve">Implicatory </w:t>
                    <w:br w:type="textWrapping"/>
                  </w:r>
                </w:p>
                <w:p w:rsidR="00000000" w:rsidDel="00000000" w:rsidP="00000000" w:rsidRDefault="00000000" w:rsidRPr="00000000" w14:paraId="00000B80">
                  <w:pPr>
                    <w:numPr>
                      <w:ilvl w:val="1"/>
                      <w:numId w:val="85"/>
                    </w:numPr>
                    <w:spacing w:after="0" w:afterAutospacing="0" w:before="0" w:beforeAutospacing="0" w:lineRule="auto"/>
                    <w:ind w:left="1440" w:hanging="360"/>
                  </w:pPr>
                  <w:r w:rsidDel="00000000" w:rsidR="00000000" w:rsidRPr="00000000">
                    <w:rPr>
                      <w:b w:val="1"/>
                      <w:bCs w:val="1"/>
                      <w:rtl w:val="0"/>
                    </w:rPr>
                    <w:t xml:space="preserve">No Personal Role:</w:t>
                  </w:r>
                  <w:r w:rsidDel="00000000" w:rsidR="00000000" w:rsidRPr="00000000">
                    <w:rPr>
                      <w:rtl w:val="0"/>
                    </w:rPr>
                    <w:t xml:space="preserve"> Minimizing personal responsibility. Example: "I can’t change anything, so why bother?"</w:t>
                    <w:br w:type="textWrapping"/>
                  </w:r>
                </w:p>
                <w:p w:rsidR="00000000" w:rsidDel="00000000" w:rsidP="00000000" w:rsidRDefault="00000000" w:rsidRPr="00000000" w14:paraId="00000B81">
                  <w:pPr>
                    <w:numPr>
                      <w:ilvl w:val="1"/>
                      <w:numId w:val="85"/>
                    </w:numPr>
                    <w:spacing w:after="0" w:afterAutospacing="0" w:before="0" w:beforeAutospacing="0" w:lineRule="auto"/>
                    <w:ind w:left="1440" w:hanging="360"/>
                  </w:pPr>
                  <w:r w:rsidDel="00000000" w:rsidR="00000000" w:rsidRPr="00000000">
                    <w:rPr>
                      <w:b w:val="1"/>
                      <w:bCs w:val="1"/>
                      <w:rtl w:val="0"/>
                    </w:rPr>
                    <w:t xml:space="preserve">Others Must Act:</w:t>
                  </w:r>
                  <w:r w:rsidDel="00000000" w:rsidR="00000000" w:rsidRPr="00000000">
                    <w:rPr>
                      <w:rtl w:val="0"/>
                    </w:rPr>
                    <w:t xml:space="preserve"> Shifting responsibility to others. Example: "It’s up to the government and big companies to solve this."</w:t>
                    <w:br w:type="textWrapping"/>
                  </w:r>
                </w:p>
                <w:p w:rsidR="00000000" w:rsidDel="00000000" w:rsidP="00000000" w:rsidRDefault="00000000" w:rsidRPr="00000000" w14:paraId="00000B82">
                  <w:pPr>
                    <w:numPr>
                      <w:ilvl w:val="1"/>
                      <w:numId w:val="85"/>
                    </w:numPr>
                    <w:spacing w:after="0" w:afterAutospacing="0" w:before="0" w:beforeAutospacing="0" w:lineRule="auto"/>
                    <w:ind w:left="1440" w:hanging="360"/>
                  </w:pPr>
                  <w:r w:rsidDel="00000000" w:rsidR="00000000" w:rsidRPr="00000000">
                    <w:rPr>
                      <w:b w:val="1"/>
                      <w:bCs w:val="1"/>
                      <w:rtl w:val="0"/>
                    </w:rPr>
                    <w:t xml:space="preserve">Futility Belief:</w:t>
                  </w:r>
                  <w:r w:rsidDel="00000000" w:rsidR="00000000" w:rsidRPr="00000000">
                    <w:rPr>
                      <w:rtl w:val="0"/>
                    </w:rPr>
                    <w:t xml:space="preserve"> Believing actions won’t make a difference. Example: "Even if I recycle, it won’t stop climate change."</w:t>
                    <w:br w:type="textWrapping"/>
                  </w:r>
                </w:p>
                <w:p w:rsidR="00000000" w:rsidDel="00000000" w:rsidP="00000000" w:rsidRDefault="00000000" w:rsidRPr="00000000" w14:paraId="00000B83">
                  <w:pPr>
                    <w:numPr>
                      <w:ilvl w:val="1"/>
                      <w:numId w:val="85"/>
                    </w:numPr>
                    <w:spacing w:after="240" w:before="0" w:beforeAutospacing="0" w:lineRule="auto"/>
                    <w:ind w:left="1440" w:hanging="360"/>
                  </w:pPr>
                  <w:r w:rsidDel="00000000" w:rsidR="00000000" w:rsidRPr="00000000">
                    <w:rPr>
                      <w:b w:val="1"/>
                      <w:bCs w:val="1"/>
                      <w:rtl w:val="0"/>
                    </w:rPr>
                    <w:t xml:space="preserve">Overwhelmed by Scale:</w:t>
                  </w:r>
                  <w:r w:rsidDel="00000000" w:rsidR="00000000" w:rsidRPr="00000000">
                    <w:rPr>
                      <w:rtl w:val="0"/>
                    </w:rPr>
                    <w:t xml:space="preserve"> Feeling overwhelmed by the scale. Example: "Climate change is too big for me to do anything about.”</w:t>
                  </w:r>
                </w:p>
                <w:p w:rsidR="00000000" w:rsidDel="00000000" w:rsidP="00000000" w:rsidRDefault="00000000" w:rsidRPr="00000000" w14:paraId="00000B84">
                  <w:pPr>
                    <w:spacing w:after="240" w:before="240" w:lineRule="auto"/>
                    <w:rPr>
                      <w:b w:val="1"/>
                      <w:bCs w:val="1"/>
                      <w:color w:val="ffffff"/>
                      <w:shd w:fill="920000" w:val="clear"/>
                    </w:rPr>
                  </w:pPr>
                  <w:r w:rsidDel="00000000" w:rsidR="00000000" w:rsidRPr="00000000">
                    <w:rPr>
                      <w:color w:val="ffffff"/>
                      <w:shd w:fill="920000" w:val="clear"/>
                      <w:rtl w:val="0"/>
                    </w:rPr>
                    <w:t xml:space="preserve">[END FLIP CARDS]</w:t>
                  </w:r>
                  <w:r w:rsidDel="00000000" w:rsidR="00000000" w:rsidRPr="00000000">
                    <w:rPr>
                      <w:rtl w:val="0"/>
                    </w:rPr>
                  </w:r>
                </w:p>
              </w:tc>
            </w:tr>
          </w:tbl>
          <w:p w:rsidR="00000000" w:rsidDel="00000000" w:rsidP="00000000" w:rsidRDefault="00000000" w:rsidRPr="00000000" w14:paraId="00000B85">
            <w:pPr>
              <w:spacing w:after="240" w:before="240" w:lineRule="auto"/>
              <w:rPr/>
            </w:pPr>
            <w:r w:rsidDel="00000000" w:rsidR="00000000" w:rsidRPr="00000000">
              <w:rPr>
                <w:rtl w:val="0"/>
              </w:rPr>
            </w:r>
          </w:p>
          <w:tbl>
            <w:tblPr>
              <w:tblStyle w:val="Table90"/>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0B86">
                  <w:pPr>
                    <w:rPr/>
                  </w:pPr>
                  <w:r w:rsidDel="00000000" w:rsidR="00000000" w:rsidRPr="00000000">
                    <w:rPr>
                      <w:rtl w:val="0"/>
                    </w:rPr>
                    <w:t xml:space="preserve">Individuals can also disengage from climate change in various ways.</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numPr>
                      <w:ilvl w:val="0"/>
                      <w:numId w:val="16"/>
                    </w:numPr>
                    <w:ind w:left="720" w:hanging="360"/>
                  </w:pPr>
                  <w:r w:rsidDel="00000000" w:rsidR="00000000" w:rsidRPr="00000000">
                    <w:rPr>
                      <w:b w:val="1"/>
                      <w:bCs w:val="1"/>
                      <w:rtl w:val="0"/>
                    </w:rPr>
                    <w:t xml:space="preserve">Behavioral Disengagement</w:t>
                  </w:r>
                  <w:r w:rsidDel="00000000" w:rsidR="00000000" w:rsidRPr="00000000">
                    <w:rPr>
                      <w:rtl w:val="0"/>
                    </w:rPr>
                    <w:t xml:space="preserve"> (i.e., actively taking steps or actions to limit exposure to issues related to climate change),</w:t>
                  </w:r>
                </w:p>
                <w:p w:rsidR="00000000" w:rsidDel="00000000" w:rsidP="00000000" w:rsidRDefault="00000000" w:rsidRPr="00000000" w14:paraId="00000B89">
                  <w:pPr>
                    <w:numPr>
                      <w:ilvl w:val="0"/>
                      <w:numId w:val="16"/>
                    </w:numPr>
                    <w:ind w:left="720" w:hanging="360"/>
                  </w:pPr>
                  <w:r w:rsidDel="00000000" w:rsidR="00000000" w:rsidRPr="00000000">
                    <w:rPr>
                      <w:b w:val="1"/>
                      <w:bCs w:val="1"/>
                      <w:rtl w:val="0"/>
                    </w:rPr>
                    <w:t xml:space="preserve">Emotional Disengagement</w:t>
                  </w:r>
                  <w:r w:rsidDel="00000000" w:rsidR="00000000" w:rsidRPr="00000000">
                    <w:rPr>
                      <w:rtl w:val="0"/>
                    </w:rPr>
                    <w:t xml:space="preserve"> (i.e., shutting down emotions related to climate change by detaching from these environmental concerns), or</w:t>
                  </w:r>
                </w:p>
                <w:p w:rsidR="00000000" w:rsidDel="00000000" w:rsidP="00000000" w:rsidRDefault="00000000" w:rsidRPr="00000000" w14:paraId="00000B8A">
                  <w:pPr>
                    <w:numPr>
                      <w:ilvl w:val="0"/>
                      <w:numId w:val="16"/>
                    </w:numPr>
                    <w:ind w:left="720" w:hanging="360"/>
                  </w:pPr>
                  <w:r w:rsidDel="00000000" w:rsidR="00000000" w:rsidRPr="00000000">
                    <w:rPr>
                      <w:b w:val="1"/>
                      <w:bCs w:val="1"/>
                      <w:rtl w:val="0"/>
                    </w:rPr>
                    <w:t xml:space="preserve">Cognitive Disengagement</w:t>
                  </w:r>
                  <w:r w:rsidDel="00000000" w:rsidR="00000000" w:rsidRPr="00000000">
                    <w:rPr>
                      <w:rtl w:val="0"/>
                    </w:rPr>
                    <w:t xml:space="preserve"> (i.e., adopting ideas of beliefs that rationalize inaction or minimize personal responsibility)</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u w:val="single"/>
                    </w:rPr>
                  </w:pPr>
                  <w:r w:rsidDel="00000000" w:rsidR="00000000" w:rsidRPr="00000000">
                    <w:rPr>
                      <w:u w:val="single"/>
                      <w:rtl w:val="0"/>
                    </w:rPr>
                    <w:t xml:space="preserve">Below are a few examples of each of these types of disengagement:</w:t>
                  </w:r>
                </w:p>
                <w:p w:rsidR="00000000" w:rsidDel="00000000" w:rsidP="00000000" w:rsidRDefault="00000000" w:rsidRPr="00000000" w14:paraId="00000B8D">
                  <w:pPr>
                    <w:spacing w:after="240" w:before="240" w:lineRule="auto"/>
                    <w:rPr>
                      <w:color w:val="ffffff"/>
                      <w:shd w:fill="920000" w:val="clear"/>
                    </w:rPr>
                  </w:pPr>
                  <w:r w:rsidDel="00000000" w:rsidR="00000000" w:rsidRPr="00000000">
                    <w:rPr>
                      <w:color w:val="ffffff"/>
                      <w:shd w:fill="920000" w:val="clear"/>
                      <w:rtl w:val="0"/>
                    </w:rPr>
                    <w:t xml:space="preserve">[FLIP CARDS]</w:t>
                  </w:r>
                </w:p>
                <w:p w:rsidR="00000000" w:rsidDel="00000000" w:rsidP="00000000" w:rsidRDefault="00000000" w:rsidRPr="00000000" w14:paraId="00000B8E">
                  <w:pPr>
                    <w:numPr>
                      <w:ilvl w:val="0"/>
                      <w:numId w:val="265"/>
                    </w:numPr>
                    <w:spacing w:after="0" w:afterAutospacing="0" w:before="240" w:lineRule="auto"/>
                    <w:ind w:left="720" w:hanging="360"/>
                    <w:rPr>
                      <w:b w:val="1"/>
                      <w:bCs w:val="1"/>
                    </w:rPr>
                  </w:pPr>
                  <w:r w:rsidDel="00000000" w:rsidR="00000000" w:rsidRPr="00000000">
                    <w:rPr>
                      <w:b w:val="1"/>
                      <w:bCs w:val="1"/>
                      <w:rtl w:val="0"/>
                    </w:rPr>
                    <w:t xml:space="preserve">Behavioral Disengagement </w:t>
                    <w:br w:type="textWrapping"/>
                  </w:r>
                </w:p>
                <w:p w:rsidR="00000000" w:rsidDel="00000000" w:rsidP="00000000" w:rsidRDefault="00000000" w:rsidRPr="00000000" w14:paraId="00000B8F">
                  <w:pPr>
                    <w:numPr>
                      <w:ilvl w:val="1"/>
                      <w:numId w:val="265"/>
                    </w:numPr>
                    <w:spacing w:after="0" w:afterAutospacing="0" w:before="0" w:beforeAutospacing="0" w:lineRule="auto"/>
                    <w:ind w:left="1440" w:hanging="360"/>
                  </w:pPr>
                  <w:r w:rsidDel="00000000" w:rsidR="00000000" w:rsidRPr="00000000">
                    <w:rPr>
                      <w:b w:val="1"/>
                      <w:bCs w:val="1"/>
                      <w:rtl w:val="0"/>
                    </w:rPr>
                    <w:t xml:space="preserve">Avoiding Climate News:</w:t>
                  </w:r>
                  <w:r w:rsidDel="00000000" w:rsidR="00000000" w:rsidRPr="00000000">
                    <w:rPr>
                      <w:rtl w:val="0"/>
                    </w:rPr>
                    <w:t xml:space="preserve"> Example: "I don't watch the news anymore because it just stresses me out."</w:t>
                    <w:br w:type="textWrapping"/>
                  </w:r>
                </w:p>
                <w:p w:rsidR="00000000" w:rsidDel="00000000" w:rsidP="00000000" w:rsidRDefault="00000000" w:rsidRPr="00000000" w14:paraId="00000B90">
                  <w:pPr>
                    <w:numPr>
                      <w:ilvl w:val="1"/>
                      <w:numId w:val="265"/>
                    </w:numPr>
                    <w:spacing w:after="0" w:afterAutospacing="0" w:before="0" w:beforeAutospacing="0" w:lineRule="auto"/>
                    <w:ind w:left="1440" w:hanging="360"/>
                  </w:pPr>
                  <w:r w:rsidDel="00000000" w:rsidR="00000000" w:rsidRPr="00000000">
                    <w:rPr>
                      <w:b w:val="1"/>
                      <w:bCs w:val="1"/>
                      <w:rtl w:val="0"/>
                    </w:rPr>
                    <w:t xml:space="preserve">Avoiding Conversations:</w:t>
                  </w:r>
                  <w:r w:rsidDel="00000000" w:rsidR="00000000" w:rsidRPr="00000000">
                    <w:rPr>
                      <w:rtl w:val="0"/>
                    </w:rPr>
                    <w:t xml:space="preserve"> Example: "I'd rather not talk about climate change at family gatherings."</w:t>
                    <w:br w:type="textWrapping"/>
                  </w:r>
                </w:p>
                <w:p w:rsidR="00000000" w:rsidDel="00000000" w:rsidP="00000000" w:rsidRDefault="00000000" w:rsidRPr="00000000" w14:paraId="00000B91">
                  <w:pPr>
                    <w:numPr>
                      <w:ilvl w:val="1"/>
                      <w:numId w:val="265"/>
                    </w:numPr>
                    <w:spacing w:after="0" w:afterAutospacing="0" w:before="0" w:beforeAutospacing="0" w:lineRule="auto"/>
                    <w:ind w:left="1440" w:hanging="360"/>
                  </w:pPr>
                  <w:r w:rsidDel="00000000" w:rsidR="00000000" w:rsidRPr="00000000">
                    <w:rPr>
                      <w:b w:val="1"/>
                      <w:bCs w:val="1"/>
                      <w:rtl w:val="0"/>
                    </w:rPr>
                    <w:t xml:space="preserve">Reducing Eco-Friendly Actions:</w:t>
                  </w:r>
                  <w:r w:rsidDel="00000000" w:rsidR="00000000" w:rsidRPr="00000000">
                    <w:rPr>
                      <w:rtl w:val="0"/>
                    </w:rPr>
                    <w:t xml:space="preserve"> Example: "I've stopped recycling because it feels pointless."</w:t>
                    <w:br w:type="textWrapping"/>
                  </w:r>
                </w:p>
                <w:p w:rsidR="00000000" w:rsidDel="00000000" w:rsidP="00000000" w:rsidRDefault="00000000" w:rsidRPr="00000000" w14:paraId="00000B92">
                  <w:pPr>
                    <w:numPr>
                      <w:ilvl w:val="1"/>
                      <w:numId w:val="265"/>
                    </w:numPr>
                    <w:spacing w:after="0" w:afterAutospacing="0" w:before="0" w:beforeAutospacing="0" w:lineRule="auto"/>
                    <w:ind w:left="1440" w:hanging="360"/>
                  </w:pPr>
                  <w:r w:rsidDel="00000000" w:rsidR="00000000" w:rsidRPr="00000000">
                    <w:rPr>
                      <w:b w:val="1"/>
                      <w:bCs w:val="1"/>
                      <w:rtl w:val="0"/>
                    </w:rPr>
                    <w:t xml:space="preserve">Ignoring Environmental Policies:</w:t>
                  </w:r>
                  <w:r w:rsidDel="00000000" w:rsidR="00000000" w:rsidRPr="00000000">
                    <w:rPr>
                      <w:rtl w:val="0"/>
                    </w:rPr>
                    <w:t xml:space="preserve"> Example: "I don't see the need to support new environmental regulations.”</w:t>
                    <w:br w:type="textWrapping"/>
                  </w:r>
                </w:p>
                <w:p w:rsidR="00000000" w:rsidDel="00000000" w:rsidP="00000000" w:rsidRDefault="00000000" w:rsidRPr="00000000" w14:paraId="00000B93">
                  <w:pPr>
                    <w:numPr>
                      <w:ilvl w:val="0"/>
                      <w:numId w:val="265"/>
                    </w:numPr>
                    <w:spacing w:after="0" w:afterAutospacing="0" w:before="0" w:beforeAutospacing="0" w:lineRule="auto"/>
                    <w:ind w:left="720" w:hanging="360"/>
                    <w:rPr>
                      <w:b w:val="1"/>
                      <w:bCs w:val="1"/>
                    </w:rPr>
                  </w:pPr>
                  <w:r w:rsidDel="00000000" w:rsidR="00000000" w:rsidRPr="00000000">
                    <w:rPr>
                      <w:b w:val="1"/>
                      <w:bCs w:val="1"/>
                      <w:rtl w:val="0"/>
                    </w:rPr>
                    <w:t xml:space="preserve">Emotional Disengagement </w:t>
                    <w:br w:type="textWrapping"/>
                  </w:r>
                </w:p>
                <w:p w:rsidR="00000000" w:rsidDel="00000000" w:rsidP="00000000" w:rsidRDefault="00000000" w:rsidRPr="00000000" w14:paraId="00000B94">
                  <w:pPr>
                    <w:numPr>
                      <w:ilvl w:val="1"/>
                      <w:numId w:val="265"/>
                    </w:numPr>
                    <w:spacing w:after="0" w:afterAutospacing="0" w:before="0" w:beforeAutospacing="0" w:lineRule="auto"/>
                    <w:ind w:left="1440" w:hanging="360"/>
                  </w:pPr>
                  <w:r w:rsidDel="00000000" w:rsidR="00000000" w:rsidRPr="00000000">
                    <w:rPr>
                      <w:b w:val="1"/>
                      <w:bCs w:val="1"/>
                      <w:rtl w:val="0"/>
                    </w:rPr>
                    <w:t xml:space="preserve">Expressing Indifference:</w:t>
                  </w:r>
                  <w:r w:rsidDel="00000000" w:rsidR="00000000" w:rsidRPr="00000000">
                    <w:rPr>
                      <w:rtl w:val="0"/>
                    </w:rPr>
                    <w:t xml:space="preserve"> Example: "It's out of my hands, so why bother?"</w:t>
                    <w:br w:type="textWrapping"/>
                  </w:r>
                </w:p>
                <w:p w:rsidR="00000000" w:rsidDel="00000000" w:rsidP="00000000" w:rsidRDefault="00000000" w:rsidRPr="00000000" w14:paraId="00000B95">
                  <w:pPr>
                    <w:numPr>
                      <w:ilvl w:val="1"/>
                      <w:numId w:val="265"/>
                    </w:numPr>
                    <w:spacing w:after="0" w:afterAutospacing="0" w:before="0" w:beforeAutospacing="0" w:lineRule="auto"/>
                    <w:ind w:left="1440" w:hanging="360"/>
                  </w:pPr>
                  <w:r w:rsidDel="00000000" w:rsidR="00000000" w:rsidRPr="00000000">
                    <w:rPr>
                      <w:b w:val="1"/>
                      <w:bCs w:val="1"/>
                      <w:rtl w:val="0"/>
                    </w:rPr>
                    <w:t xml:space="preserve">Emotional Detachment:</w:t>
                  </w:r>
                  <w:r w:rsidDel="00000000" w:rsidR="00000000" w:rsidRPr="00000000">
                    <w:rPr>
                      <w:rtl w:val="0"/>
                    </w:rPr>
                    <w:t xml:space="preserve"> Example: "I just don't feel anything about climate change."</w:t>
                    <w:br w:type="textWrapping"/>
                  </w:r>
                </w:p>
                <w:p w:rsidR="00000000" w:rsidDel="00000000" w:rsidP="00000000" w:rsidRDefault="00000000" w:rsidRPr="00000000" w14:paraId="00000B96">
                  <w:pPr>
                    <w:numPr>
                      <w:ilvl w:val="1"/>
                      <w:numId w:val="265"/>
                    </w:numPr>
                    <w:spacing w:after="0" w:afterAutospacing="0" w:before="0" w:beforeAutospacing="0" w:lineRule="auto"/>
                    <w:ind w:left="1440" w:hanging="360"/>
                  </w:pPr>
                  <w:r w:rsidDel="00000000" w:rsidR="00000000" w:rsidRPr="00000000">
                    <w:rPr>
                      <w:b w:val="1"/>
                      <w:bCs w:val="1"/>
                      <w:rtl w:val="0"/>
                    </w:rPr>
                    <w:t xml:space="preserve">Suppressing Feelings:</w:t>
                  </w:r>
                  <w:r w:rsidDel="00000000" w:rsidR="00000000" w:rsidRPr="00000000">
                    <w:rPr>
                      <w:rtl w:val="0"/>
                    </w:rPr>
                    <w:t xml:space="preserve"> Example: "I ignore my worries about the environment to stay happy."</w:t>
                    <w:br w:type="textWrapping"/>
                  </w:r>
                </w:p>
                <w:p w:rsidR="00000000" w:rsidDel="00000000" w:rsidP="00000000" w:rsidRDefault="00000000" w:rsidRPr="00000000" w14:paraId="00000B97">
                  <w:pPr>
                    <w:numPr>
                      <w:ilvl w:val="1"/>
                      <w:numId w:val="265"/>
                    </w:numPr>
                    <w:spacing w:after="0" w:afterAutospacing="0" w:before="0" w:beforeAutospacing="0" w:lineRule="auto"/>
                    <w:ind w:left="1440" w:hanging="360"/>
                  </w:pPr>
                  <w:r w:rsidDel="00000000" w:rsidR="00000000" w:rsidRPr="00000000">
                    <w:rPr>
                      <w:b w:val="1"/>
                      <w:bCs w:val="1"/>
                      <w:rtl w:val="0"/>
                    </w:rPr>
                    <w:t xml:space="preserve">Avoiding Triggers:</w:t>
                  </w:r>
                  <w:r w:rsidDel="00000000" w:rsidR="00000000" w:rsidRPr="00000000">
                    <w:rPr>
                      <w:rtl w:val="0"/>
                    </w:rPr>
                    <w:t xml:space="preserve"> Example: "I don't go hiking anymore because I don't want to think about deforestation."</w:t>
                    <w:br w:type="textWrapping"/>
                  </w:r>
                </w:p>
                <w:p w:rsidR="00000000" w:rsidDel="00000000" w:rsidP="00000000" w:rsidRDefault="00000000" w:rsidRPr="00000000" w14:paraId="00000B98">
                  <w:pPr>
                    <w:numPr>
                      <w:ilvl w:val="0"/>
                      <w:numId w:val="265"/>
                    </w:numPr>
                    <w:spacing w:after="0" w:afterAutospacing="0" w:before="0" w:beforeAutospacing="0" w:lineRule="auto"/>
                    <w:ind w:left="720" w:hanging="360"/>
                    <w:rPr>
                      <w:b w:val="1"/>
                      <w:bCs w:val="1"/>
                    </w:rPr>
                  </w:pPr>
                  <w:r w:rsidDel="00000000" w:rsidR="00000000" w:rsidRPr="00000000">
                    <w:rPr>
                      <w:b w:val="1"/>
                      <w:bCs w:val="1"/>
                      <w:rtl w:val="0"/>
                    </w:rPr>
                    <w:t xml:space="preserve">Cognitive Disengagement </w:t>
                    <w:br w:type="textWrapping"/>
                  </w:r>
                </w:p>
                <w:p w:rsidR="00000000" w:rsidDel="00000000" w:rsidP="00000000" w:rsidRDefault="00000000" w:rsidRPr="00000000" w14:paraId="00000B99">
                  <w:pPr>
                    <w:numPr>
                      <w:ilvl w:val="1"/>
                      <w:numId w:val="265"/>
                    </w:numPr>
                    <w:spacing w:after="0" w:afterAutospacing="0" w:before="0" w:beforeAutospacing="0" w:lineRule="auto"/>
                    <w:ind w:left="1440" w:hanging="360"/>
                  </w:pPr>
                  <w:r w:rsidDel="00000000" w:rsidR="00000000" w:rsidRPr="00000000">
                    <w:rPr>
                      <w:b w:val="1"/>
                      <w:bCs w:val="1"/>
                      <w:rtl w:val="0"/>
                    </w:rPr>
                    <w:t xml:space="preserve">Rationalizing Inaction:</w:t>
                  </w:r>
                  <w:r w:rsidDel="00000000" w:rsidR="00000000" w:rsidRPr="00000000">
                    <w:rPr>
                      <w:rtl w:val="0"/>
                    </w:rPr>
                    <w:t xml:space="preserve"> Example: "Someone else will take care of climate change."</w:t>
                    <w:br w:type="textWrapping"/>
                  </w:r>
                </w:p>
                <w:p w:rsidR="00000000" w:rsidDel="00000000" w:rsidP="00000000" w:rsidRDefault="00000000" w:rsidRPr="00000000" w14:paraId="00000B9A">
                  <w:pPr>
                    <w:numPr>
                      <w:ilvl w:val="1"/>
                      <w:numId w:val="265"/>
                    </w:numPr>
                    <w:spacing w:after="0" w:afterAutospacing="0" w:before="0" w:beforeAutospacing="0" w:lineRule="auto"/>
                    <w:ind w:left="1440" w:hanging="360"/>
                  </w:pPr>
                  <w:r w:rsidDel="00000000" w:rsidR="00000000" w:rsidRPr="00000000">
                    <w:rPr>
                      <w:b w:val="1"/>
                      <w:bCs w:val="1"/>
                      <w:rtl w:val="0"/>
                    </w:rPr>
                    <w:t xml:space="preserve">Minimizing the Problem:</w:t>
                  </w:r>
                  <w:r w:rsidDel="00000000" w:rsidR="00000000" w:rsidRPr="00000000">
                    <w:rPr>
                      <w:rtl w:val="0"/>
                    </w:rPr>
                    <w:t xml:space="preserve"> Example: "Climate change is just a minor issue; nothing to worry about."</w:t>
                    <w:br w:type="textWrapping"/>
                  </w:r>
                </w:p>
                <w:p w:rsidR="00000000" w:rsidDel="00000000" w:rsidP="00000000" w:rsidRDefault="00000000" w:rsidRPr="00000000" w14:paraId="00000B9B">
                  <w:pPr>
                    <w:numPr>
                      <w:ilvl w:val="1"/>
                      <w:numId w:val="265"/>
                    </w:numPr>
                    <w:spacing w:after="0" w:afterAutospacing="0" w:before="0" w:beforeAutospacing="0" w:lineRule="auto"/>
                    <w:ind w:left="1440" w:hanging="360"/>
                  </w:pPr>
                  <w:r w:rsidDel="00000000" w:rsidR="00000000" w:rsidRPr="00000000">
                    <w:rPr>
                      <w:b w:val="1"/>
                      <w:bCs w:val="1"/>
                      <w:rtl w:val="0"/>
                    </w:rPr>
                    <w:t xml:space="preserve">Overconfidence in Technology:</w:t>
                  </w:r>
                  <w:r w:rsidDel="00000000" w:rsidR="00000000" w:rsidRPr="00000000">
                    <w:rPr>
                      <w:rtl w:val="0"/>
                    </w:rPr>
                    <w:t xml:space="preserve"> Example: "Renewables will fix it all, no need to worry."</w:t>
                    <w:br w:type="textWrapping"/>
                  </w:r>
                </w:p>
                <w:p w:rsidR="00000000" w:rsidDel="00000000" w:rsidP="00000000" w:rsidRDefault="00000000" w:rsidRPr="00000000" w14:paraId="00000B9C">
                  <w:pPr>
                    <w:numPr>
                      <w:ilvl w:val="1"/>
                      <w:numId w:val="265"/>
                    </w:numPr>
                    <w:spacing w:after="240" w:before="0" w:beforeAutospacing="0" w:lineRule="auto"/>
                    <w:ind w:left="1440" w:hanging="360"/>
                  </w:pPr>
                  <w:r w:rsidDel="00000000" w:rsidR="00000000" w:rsidRPr="00000000">
                    <w:rPr>
                      <w:b w:val="1"/>
                      <w:bCs w:val="1"/>
                      <w:rtl w:val="0"/>
                    </w:rPr>
                    <w:t xml:space="preserve">Distracting Oneself:</w:t>
                  </w:r>
                  <w:r w:rsidDel="00000000" w:rsidR="00000000" w:rsidRPr="00000000">
                    <w:rPr>
                      <w:rtl w:val="0"/>
                    </w:rPr>
                    <w:t xml:space="preserve"> Example: "I binge-watch shows so I don’t have to think about climate change.”</w:t>
                  </w:r>
                </w:p>
                <w:p w:rsidR="00000000" w:rsidDel="00000000" w:rsidP="00000000" w:rsidRDefault="00000000" w:rsidRPr="00000000" w14:paraId="00000B9D">
                  <w:pPr>
                    <w:spacing w:after="240" w:before="240" w:lineRule="auto"/>
                    <w:rPr>
                      <w:color w:val="ffffff"/>
                      <w:shd w:fill="920000" w:val="clear"/>
                    </w:rPr>
                  </w:pPr>
                  <w:r w:rsidDel="00000000" w:rsidR="00000000" w:rsidRPr="00000000">
                    <w:rPr>
                      <w:color w:val="ffffff"/>
                      <w:shd w:fill="920000" w:val="clear"/>
                      <w:rtl w:val="0"/>
                    </w:rPr>
                    <w:t xml:space="preserve">[END FLIP CARDS]</w:t>
                  </w:r>
                </w:p>
              </w:tc>
            </w:tr>
          </w:tbl>
          <w:p w:rsidR="00000000" w:rsidDel="00000000" w:rsidP="00000000" w:rsidRDefault="00000000" w:rsidRPr="00000000" w14:paraId="00000B9E">
            <w:pPr>
              <w:spacing w:after="240" w:before="240" w:lineRule="auto"/>
              <w:rPr/>
            </w:pPr>
            <w:r w:rsidDel="00000000" w:rsidR="00000000" w:rsidRPr="00000000">
              <w:rPr>
                <w:rtl w:val="0"/>
              </w:rPr>
            </w:r>
          </w:p>
          <w:p w:rsidR="00000000" w:rsidDel="00000000" w:rsidP="00000000" w:rsidRDefault="00000000" w:rsidRPr="00000000" w14:paraId="00000B9F">
            <w:pPr>
              <w:pStyle w:val="Heading2"/>
              <w:spacing w:after="240" w:before="240" w:lineRule="auto"/>
              <w:rPr/>
            </w:pPr>
            <w:bookmarkStart w:colFirst="0" w:colLast="0" w:name="_a0lufusrcn1o" w:id="211"/>
            <w:bookmarkEnd w:id="211"/>
            <w:r w:rsidDel="00000000" w:rsidR="00000000" w:rsidRPr="00000000">
              <w:rPr>
                <w:rtl w:val="0"/>
              </w:rPr>
              <w:t xml:space="preserve">Psychological and Social Functions of Denial and Disengagement</w:t>
            </w:r>
          </w:p>
          <w:p w:rsidR="00000000" w:rsidDel="00000000" w:rsidP="00000000" w:rsidRDefault="00000000" w:rsidRPr="00000000" w14:paraId="00000BA0">
            <w:pPr>
              <w:spacing w:after="240" w:before="240" w:lineRule="auto"/>
              <w:rPr/>
            </w:pPr>
            <w:r w:rsidDel="00000000" w:rsidR="00000000" w:rsidRPr="00000000">
              <w:rPr>
                <w:rtl w:val="0"/>
              </w:rPr>
              <w:t xml:space="preserve">While we often judge denial and disengagement as morally challenging, it’s important to recognize that like all emotional responses to climate change, these serve specific psychological and social functions, often acting as protective mechanisms in the face of overwhelming challenges. Indeed, both denial and disengagement function as emotional shields, providing temporary relief from anxiety, guilt, or despair. These responses help individuals maintain psychological equilibrium when confronted with the daunting realities of climate change.</w:t>
            </w:r>
          </w:p>
          <w:p w:rsidR="00000000" w:rsidDel="00000000" w:rsidP="00000000" w:rsidRDefault="00000000" w:rsidRPr="00000000" w14:paraId="00000BA1">
            <w:pPr>
              <w:rPr/>
            </w:pPr>
            <w:r w:rsidDel="00000000" w:rsidR="00000000" w:rsidRPr="00000000">
              <w:rPr>
                <w:rtl w:val="0"/>
              </w:rPr>
              <w:t xml:space="preserve">For these reasons, denial and disengagement are not necessarily voluntary processes. It can be difficult to override the belief systems that are psychologically upheld in order to serve these protective functions.</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As well, it’s important to recognize that these emotions can be self reinforcing. Avoidance behaviors reinforce disengagement by reducing opportunities for constructive engagement or dialogue. Additionally, media polarization and echo chambers can amplify denial by perpetuating narratives that support selective reasoning and reinforce existing beliefs. Ultimately, these complex systems reinforce beliefs that individuals hold, making it difficult to overcome them.</w:t>
            </w:r>
          </w:p>
          <w:p w:rsidR="00000000" w:rsidDel="00000000" w:rsidP="00000000" w:rsidRDefault="00000000" w:rsidRPr="00000000" w14:paraId="00000BA4">
            <w:pPr>
              <w:pStyle w:val="Heading2"/>
              <w:spacing w:after="240" w:before="240" w:lineRule="auto"/>
              <w:rPr/>
            </w:pPr>
            <w:bookmarkStart w:colFirst="0" w:colLast="0" w:name="_a6qa8zvjf66f" w:id="212"/>
            <w:bookmarkEnd w:id="212"/>
            <w:r w:rsidDel="00000000" w:rsidR="00000000" w:rsidRPr="00000000">
              <w:rPr>
                <w:rtl w:val="0"/>
              </w:rPr>
              <w:t xml:space="preserve">Addressing Denial and Disengagement</w:t>
            </w:r>
          </w:p>
          <w:p w:rsidR="00000000" w:rsidDel="00000000" w:rsidP="00000000" w:rsidRDefault="00000000" w:rsidRPr="00000000" w14:paraId="00000BA5">
            <w:pPr>
              <w:spacing w:after="240" w:before="240" w:lineRule="auto"/>
              <w:rPr/>
            </w:pPr>
            <w:r w:rsidDel="00000000" w:rsidR="00000000" w:rsidRPr="00000000">
              <w:rPr>
                <w:rtl w:val="0"/>
              </w:rPr>
              <w:t xml:space="preserve">Effectively addressing denial and disengagement requires empathy, reframing narratives, building efficacy, and fostering community engagement. These strategies help individuals move from protective emotional responses toward meaningful climate action:</w:t>
            </w:r>
          </w:p>
          <w:p w:rsidR="00000000" w:rsidDel="00000000" w:rsidP="00000000" w:rsidRDefault="00000000" w:rsidRPr="00000000" w14:paraId="00000BA6">
            <w:pPr>
              <w:numPr>
                <w:ilvl w:val="0"/>
                <w:numId w:val="375"/>
              </w:numPr>
              <w:ind w:left="720" w:hanging="360"/>
            </w:pPr>
            <w:r w:rsidDel="00000000" w:rsidR="00000000" w:rsidRPr="00000000">
              <w:rPr>
                <w:b w:val="1"/>
                <w:bCs w:val="1"/>
                <w:rtl w:val="0"/>
              </w:rPr>
              <w:t xml:space="preserve">Empathy and Understanding</w:t>
            </w:r>
            <w:r w:rsidDel="00000000" w:rsidR="00000000" w:rsidRPr="00000000">
              <w:rPr>
                <w:rtl w:val="0"/>
              </w:rPr>
              <w:br w:type="textWrapping"/>
              <w:t xml:space="preserve">Recognizing denial and disengagement as protective mechanisms rather than signs of ignorance or indifference fosters more compassionate and productive conversations. For example, instead of confronting denial with facts alone, it is essential to acknowledge the underlying fears or values that drive these responses.</w:t>
            </w:r>
          </w:p>
          <w:p w:rsidR="00000000" w:rsidDel="00000000" w:rsidP="00000000" w:rsidRDefault="00000000" w:rsidRPr="00000000" w14:paraId="00000BA7">
            <w:pPr>
              <w:numPr>
                <w:ilvl w:val="0"/>
                <w:numId w:val="375"/>
              </w:numPr>
              <w:ind w:left="720" w:hanging="360"/>
            </w:pPr>
            <w:r w:rsidDel="00000000" w:rsidR="00000000" w:rsidRPr="00000000">
              <w:rPr>
                <w:b w:val="1"/>
                <w:bCs w:val="1"/>
                <w:rtl w:val="0"/>
              </w:rPr>
              <w:t xml:space="preserve">Reframing Narratives</w:t>
            </w:r>
            <w:r w:rsidDel="00000000" w:rsidR="00000000" w:rsidRPr="00000000">
              <w:rPr>
                <w:rtl w:val="0"/>
              </w:rPr>
              <w:br w:type="textWrapping"/>
              <w:t xml:space="preserve">Shifting from catastrophic or guilt-heavy messaging to solution-focused and empowering narratives can encourage re-engagement. George Lakoff’s work emphasizes the importance of highlighting positive steps and collective progress to motivate action without triggering defensiveness.</w:t>
            </w:r>
          </w:p>
          <w:p w:rsidR="00000000" w:rsidDel="00000000" w:rsidP="00000000" w:rsidRDefault="00000000" w:rsidRPr="00000000" w14:paraId="00000BA8">
            <w:pPr>
              <w:numPr>
                <w:ilvl w:val="0"/>
                <w:numId w:val="375"/>
              </w:numPr>
              <w:ind w:left="720" w:hanging="360"/>
            </w:pPr>
            <w:r w:rsidDel="00000000" w:rsidR="00000000" w:rsidRPr="00000000">
              <w:rPr>
                <w:b w:val="1"/>
                <w:bCs w:val="1"/>
                <w:rtl w:val="0"/>
              </w:rPr>
              <w:t xml:space="preserve">Building Efficacy</w:t>
            </w:r>
            <w:r w:rsidDel="00000000" w:rsidR="00000000" w:rsidRPr="00000000">
              <w:rPr>
                <w:rtl w:val="0"/>
              </w:rPr>
              <w:br w:type="textWrapping"/>
              <w:t xml:space="preserve">Encouraging small, achievable actions helps rebuild a sense of agency. Participating in community cleanups, local sustainability efforts, or highlighting stories of individuals making tangible impacts can demonstrate that personal actions do make a difference.</w:t>
            </w:r>
          </w:p>
          <w:p w:rsidR="00000000" w:rsidDel="00000000" w:rsidP="00000000" w:rsidRDefault="00000000" w:rsidRPr="00000000" w14:paraId="00000BA9">
            <w:pPr>
              <w:numPr>
                <w:ilvl w:val="0"/>
                <w:numId w:val="375"/>
              </w:numPr>
              <w:ind w:left="720" w:hanging="360"/>
            </w:pPr>
            <w:r w:rsidDel="00000000" w:rsidR="00000000" w:rsidRPr="00000000">
              <w:rPr>
                <w:b w:val="1"/>
                <w:bCs w:val="1"/>
                <w:rtl w:val="0"/>
              </w:rPr>
              <w:t xml:space="preserve">Community Engagement</w:t>
            </w:r>
            <w:r w:rsidDel="00000000" w:rsidR="00000000" w:rsidRPr="00000000">
              <w:rPr>
                <w:rtl w:val="0"/>
              </w:rPr>
              <w:br w:type="textWrapping"/>
              <w:t xml:space="preserve">Fostering social norms that emphasize collective action and shared responsibility can reduce feelings of isolation and powerlessness. Joining local climate initiatives or support groups can create a sense of belonging and reinforce the idea that change is possible through collective effort.</w:t>
            </w:r>
          </w:p>
          <w:p w:rsidR="00000000" w:rsidDel="00000000" w:rsidP="00000000" w:rsidRDefault="00000000" w:rsidRPr="00000000" w14:paraId="00000BAA">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0BAB">
            <w:pPr>
              <w:widowControl w:val="0"/>
              <w:spacing w:line="240" w:lineRule="auto"/>
              <w:rPr>
                <w:b w:val="1"/>
                <w:bCs w:val="1"/>
              </w:rPr>
            </w:pPr>
            <w:r w:rsidDel="00000000" w:rsidR="00000000" w:rsidRPr="00000000">
              <w:rPr>
                <w:b w:val="1"/>
                <w:bCs w:val="1"/>
                <w:rtl w:val="0"/>
              </w:rPr>
              <w:t xml:space="preserve">Indigenous Perspectives</w:t>
            </w:r>
          </w:p>
        </w:tc>
        <w:tc>
          <w:tcPr>
            <w:shd w:fill="d9d2e9" w:val="clear"/>
          </w:tcPr>
          <w:p w:rsidR="00000000" w:rsidDel="00000000" w:rsidP="00000000" w:rsidRDefault="00000000" w:rsidRPr="00000000" w14:paraId="00000BAC">
            <w:pPr>
              <w:spacing w:after="240" w:before="240" w:lineRule="auto"/>
              <w:rPr/>
            </w:pPr>
            <w:r w:rsidDel="00000000" w:rsidR="00000000" w:rsidRPr="00000000">
              <w:rPr>
                <w:rtl w:val="0"/>
              </w:rPr>
              <w:t xml:space="preserve">As this module explores the emotional patterns of denial and disengagement, Indigenous teachings offer </w:t>
            </w:r>
            <w:del w:author="Mike Marchand" w:id="298" w:date="2025-12-01T01:24:25Z">
              <w:r w:rsidDel="00000000" w:rsidR="00000000" w:rsidRPr="00000000">
                <w:rPr>
                  <w:rtl w:val="0"/>
                </w:rPr>
                <w:delText xml:space="preserve">a</w:delText>
              </w:r>
            </w:del>
            <w:r w:rsidDel="00000000" w:rsidR="00000000" w:rsidRPr="00000000">
              <w:rPr>
                <w:rtl w:val="0"/>
              </w:rPr>
              <w:t xml:space="preserve"> different approach</w:t>
            </w:r>
            <w:ins w:author="Mike Marchand" w:id="299" w:date="2025-12-01T01:24:41Z">
              <w:r w:rsidDel="00000000" w:rsidR="00000000" w:rsidRPr="00000000">
                <w:rPr>
                  <w:rtl w:val="0"/>
                </w:rPr>
                <w:t xml:space="preserve">es</w:t>
              </w:r>
            </w:ins>
            <w:r w:rsidDel="00000000" w:rsidR="00000000" w:rsidRPr="00000000">
              <w:rPr>
                <w:rtl w:val="0"/>
              </w:rPr>
              <w:t xml:space="preserve"> to moving through overwhelming feelings. In many Indigenous </w:t>
            </w:r>
            <w:del w:author="Mike Marchand" w:id="300" w:date="2025-12-01T01:24:54Z">
              <w:r w:rsidDel="00000000" w:rsidR="00000000" w:rsidRPr="00000000">
                <w:rPr>
                  <w:rtl w:val="0"/>
                </w:rPr>
                <w:delText xml:space="preserve">communitie</w:delText>
              </w:r>
            </w:del>
            <w:ins w:author="Mike Marchand" w:id="300" w:date="2025-12-01T01:24:54Z">
              <w:r w:rsidDel="00000000" w:rsidR="00000000" w:rsidRPr="00000000">
                <w:rPr>
                  <w:rtl w:val="0"/>
                </w:rPr>
                <w:t xml:space="preserve"> tradition</w:t>
              </w:r>
            </w:ins>
            <w:r w:rsidDel="00000000" w:rsidR="00000000" w:rsidRPr="00000000">
              <w:rPr>
                <w:rtl w:val="0"/>
              </w:rPr>
              <w:t xml:space="preserve">s, despair is not something to be avoided or shut down. It is acknowledged as part of the human experience, especially when deep harm has been done to the land, waters, and future generations. Rather than turning away from difficult truths, many teachings encourage turning inward and toward community, creating space for both grief and hope. This is often expressed through the guiding principle of balance: holding fire, which represents anger and sorrow, alongside water, which brings calm, healing, and clarity.</w:t>
            </w:r>
          </w:p>
          <w:p w:rsidR="00000000" w:rsidDel="00000000" w:rsidP="00000000" w:rsidRDefault="00000000" w:rsidRPr="00000000" w14:paraId="00000BAD">
            <w:pPr>
              <w:rPr/>
            </w:pPr>
            <w:r w:rsidDel="00000000" w:rsidR="00000000" w:rsidRPr="00000000">
              <w:rPr>
                <w:rtl w:val="0"/>
              </w:rPr>
              <w:t xml:space="preserve">Ceremony is a vital practice in maintaining this balance. It allows individuals and communities to process emotion in collective, relational ways. Whether through song, prayer, dance, or offering, ceremony helps people sit with pain while staying rooted in purpose. In this context, denial is not judged but gently addressed through reconnection to land, language, story, and spirit. These practices make space for complexity and transform avoidance into grounded engagement. Indigenous perspectives remind us that turning toward the emotional weight of the climate crisis—rather than away from it—can open pathways to clarity, resilience, and responsibility. This complements the module’s emphasis on empathy and re-engagement by showing that healing and action can arise when we learn to walk with both fire and water.</w:t>
            </w:r>
          </w:p>
          <w:p w:rsidR="00000000" w:rsidDel="00000000" w:rsidP="00000000" w:rsidRDefault="00000000" w:rsidRPr="00000000" w14:paraId="00000BAE">
            <w:pPr>
              <w:widowControl w:val="0"/>
              <w:spacing w:line="240" w:lineRule="auto"/>
              <w:rPr/>
            </w:pPr>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0BAF">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0BB0">
            <w:pPr>
              <w:numPr>
                <w:ilvl w:val="0"/>
                <w:numId w:val="545"/>
              </w:numPr>
              <w:ind w:left="720" w:hanging="360"/>
            </w:pPr>
            <w:r w:rsidDel="00000000" w:rsidR="00000000" w:rsidRPr="00000000">
              <w:rPr>
                <w:rtl w:val="0"/>
              </w:rPr>
              <w:t xml:space="preserve">Denial and disengagement are rooted in psychological theories like cognitive dissonance, motivated reasoning, and terror management, which explain how individuals cope with the overwhelming nature of climate change.</w:t>
            </w:r>
          </w:p>
          <w:p w:rsidR="00000000" w:rsidDel="00000000" w:rsidP="00000000" w:rsidRDefault="00000000" w:rsidRPr="00000000" w14:paraId="00000BB1">
            <w:pPr>
              <w:numPr>
                <w:ilvl w:val="0"/>
                <w:numId w:val="545"/>
              </w:numPr>
              <w:ind w:left="720" w:hanging="360"/>
            </w:pPr>
            <w:r w:rsidDel="00000000" w:rsidR="00000000" w:rsidRPr="00000000">
              <w:rPr>
                <w:rtl w:val="0"/>
              </w:rPr>
              <w:t xml:space="preserve">These emotions manifest as outright rejection of climate facts, minimizing the severity, or distancing oneself from climate concerns, often triggered by fear, social norms, or perceived powerlessness.</w:t>
            </w:r>
          </w:p>
          <w:p w:rsidR="00000000" w:rsidDel="00000000" w:rsidP="00000000" w:rsidRDefault="00000000" w:rsidRPr="00000000" w14:paraId="00000BB2">
            <w:pPr>
              <w:numPr>
                <w:ilvl w:val="0"/>
                <w:numId w:val="545"/>
              </w:numPr>
              <w:ind w:left="720" w:hanging="360"/>
            </w:pPr>
            <w:r w:rsidDel="00000000" w:rsidR="00000000" w:rsidRPr="00000000">
              <w:rPr>
                <w:rtl w:val="0"/>
              </w:rPr>
              <w:t xml:space="preserve">Denial and disengagement serve as emotional shields, providing temporary relief from anxiety and guilt but can lead to long-term barriers to climate action if left unaddressed.</w:t>
            </w:r>
          </w:p>
          <w:p w:rsidR="00000000" w:rsidDel="00000000" w:rsidP="00000000" w:rsidRDefault="00000000" w:rsidRPr="00000000" w14:paraId="00000BB3">
            <w:pPr>
              <w:numPr>
                <w:ilvl w:val="0"/>
                <w:numId w:val="545"/>
              </w:numPr>
              <w:ind w:left="720" w:hanging="360"/>
            </w:pPr>
            <w:r w:rsidDel="00000000" w:rsidR="00000000" w:rsidRPr="00000000">
              <w:rPr>
                <w:rtl w:val="0"/>
              </w:rPr>
              <w:t xml:space="preserve">Empathy, reframing narratives, building a sense of efficacy, and fostering community engagement are crucial for transforming denial and disengagement into constructive climate engagement.</w:t>
            </w:r>
          </w:p>
          <w:p w:rsidR="00000000" w:rsidDel="00000000" w:rsidP="00000000" w:rsidRDefault="00000000" w:rsidRPr="00000000" w14:paraId="00000BB4">
            <w:pPr>
              <w:numPr>
                <w:ilvl w:val="0"/>
                <w:numId w:val="545"/>
              </w:numPr>
              <w:ind w:left="720" w:hanging="360"/>
            </w:pPr>
            <w:r w:rsidDel="00000000" w:rsidR="00000000" w:rsidRPr="00000000">
              <w:rPr>
                <w:rtl w:val="0"/>
              </w:rPr>
              <w:t xml:space="preserve">Overcoming these emotional barriers can lead to a stronger sense of purpose, enhanced social bonds, and increased mobilization for climate action, contributing to meaningful environmental progress.</w:t>
            </w:r>
          </w:p>
          <w:p w:rsidR="00000000" w:rsidDel="00000000" w:rsidP="00000000" w:rsidRDefault="00000000" w:rsidRPr="00000000" w14:paraId="00000BB5">
            <w:pPr>
              <w:numPr>
                <w:ilvl w:val="0"/>
                <w:numId w:val="545"/>
              </w:numPr>
              <w:ind w:left="720" w:hanging="360"/>
            </w:pPr>
            <w:r w:rsidDel="00000000" w:rsidR="00000000" w:rsidRPr="00000000">
              <w:rPr>
                <w:rtl w:val="0"/>
              </w:rPr>
              <w:t xml:space="preserve">Indigenous teachings encourage countering despair with balance, ceremony and active engagement with community. </w:t>
            </w:r>
          </w:p>
          <w:p w:rsidR="00000000" w:rsidDel="00000000" w:rsidP="00000000" w:rsidRDefault="00000000" w:rsidRPr="00000000" w14:paraId="00000BB6">
            <w:pPr>
              <w:rPr>
                <w:b w:val="1"/>
                <w:bCs w:val="1"/>
              </w:rPr>
            </w:pPr>
            <w:r w:rsidDel="00000000" w:rsidR="00000000" w:rsidRPr="00000000">
              <w:rPr>
                <w:rtl w:val="0"/>
              </w:rPr>
              <w:t xml:space="preserve">Denial and disengagement, though protective, can hinder collective efforts to combat climate change. By understanding the psychological mechanisms behind these responses and implementing strategies to address them, individuals and communities can move towards greater engagement, empathy, and effective climate action. Emphasizing supportive dialogues, empowering narratives, and collective efficacy ensures that the emotional barriers of denial and disengagement are transformed into pathways for hope and meaningful change.</w:t>
            </w:r>
            <w:r w:rsidDel="00000000" w:rsidR="00000000" w:rsidRPr="00000000">
              <w:rPr>
                <w:rtl w:val="0"/>
              </w:rPr>
            </w:r>
          </w:p>
          <w:p w:rsidR="00000000" w:rsidDel="00000000" w:rsidP="00000000" w:rsidRDefault="00000000" w:rsidRPr="00000000" w14:paraId="00000BB7">
            <w:pPr>
              <w:widowControl w:val="0"/>
              <w:spacing w:line="240" w:lineRule="auto"/>
              <w:rPr/>
            </w:pPr>
            <w:r w:rsidDel="00000000" w:rsidR="00000000" w:rsidRPr="00000000">
              <w:rPr>
                <w:rtl w:val="0"/>
              </w:rPr>
            </w:r>
          </w:p>
        </w:tc>
      </w:tr>
      <w:tr>
        <w:trPr>
          <w:cantSplit w:val="0"/>
          <w:tblHeader w:val="0"/>
        </w:trPr>
        <w:tc>
          <w:tcPr>
            <w:shd w:fill="a4c2f4" w:val="clear"/>
          </w:tcPr>
          <w:p w:rsidR="00000000" w:rsidDel="00000000" w:rsidP="00000000" w:rsidRDefault="00000000" w:rsidRPr="00000000" w14:paraId="00000BB8">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0BB9">
            <w:pPr>
              <w:pStyle w:val="Heading2"/>
              <w:spacing w:after="240" w:before="240" w:lineRule="auto"/>
              <w:rPr/>
            </w:pPr>
            <w:bookmarkStart w:colFirst="0" w:colLast="0" w:name="_553p1xlifes3" w:id="213"/>
            <w:bookmarkEnd w:id="213"/>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0BBA">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Learners will explore the roots of denial and disengagement, analyze their manifestations, and develop strategies to foster empathy, efficacy, and re-engagement with climate issues.</w:t>
            </w:r>
          </w:p>
          <w:p w:rsidR="00000000" w:rsidDel="00000000" w:rsidP="00000000" w:rsidRDefault="00000000" w:rsidRPr="00000000" w14:paraId="00000BBB">
            <w:pPr>
              <w:spacing w:after="240" w:before="240" w:lineRule="auto"/>
              <w:rPr>
                <w:u w:val="single"/>
              </w:rPr>
            </w:pPr>
            <w:r w:rsidDel="00000000" w:rsidR="00000000" w:rsidRPr="00000000">
              <w:rPr>
                <w:u w:val="single"/>
                <w:rtl w:val="0"/>
              </w:rPr>
              <w:t xml:space="preserve">Instructions:</w:t>
            </w:r>
          </w:p>
          <w:p w:rsidR="00000000" w:rsidDel="00000000" w:rsidP="00000000" w:rsidRDefault="00000000" w:rsidRPr="00000000" w14:paraId="00000BBC">
            <w:pPr>
              <w:numPr>
                <w:ilvl w:val="0"/>
                <w:numId w:val="127"/>
              </w:numPr>
              <w:spacing w:after="0" w:afterAutospacing="0" w:before="240" w:lineRule="auto"/>
              <w:ind w:left="720" w:hanging="360"/>
            </w:pPr>
            <w:r w:rsidDel="00000000" w:rsidR="00000000" w:rsidRPr="00000000">
              <w:rPr>
                <w:b w:val="1"/>
                <w:bCs w:val="1"/>
                <w:rtl w:val="0"/>
              </w:rPr>
              <w:t xml:space="preserve">Define the Terms:</w:t>
            </w:r>
          </w:p>
          <w:p w:rsidR="00000000" w:rsidDel="00000000" w:rsidP="00000000" w:rsidRDefault="00000000" w:rsidRPr="00000000" w14:paraId="00000BBD">
            <w:pPr>
              <w:numPr>
                <w:ilvl w:val="1"/>
                <w:numId w:val="127"/>
              </w:numPr>
              <w:spacing w:after="0" w:afterAutospacing="0" w:before="0" w:beforeAutospacing="0" w:lineRule="auto"/>
              <w:ind w:left="1440" w:hanging="360"/>
            </w:pPr>
            <w:r w:rsidDel="00000000" w:rsidR="00000000" w:rsidRPr="00000000">
              <w:rPr>
                <w:rtl w:val="0"/>
              </w:rPr>
              <w:t xml:space="preserve">Write brief definitions of denial and disengagement in the climate context.</w:t>
            </w:r>
          </w:p>
          <w:p w:rsidR="00000000" w:rsidDel="00000000" w:rsidP="00000000" w:rsidRDefault="00000000" w:rsidRPr="00000000" w14:paraId="00000BBE">
            <w:pPr>
              <w:numPr>
                <w:ilvl w:val="1"/>
                <w:numId w:val="127"/>
              </w:numPr>
              <w:spacing w:after="0" w:afterAutospacing="0" w:before="0" w:beforeAutospacing="0" w:lineRule="auto"/>
              <w:ind w:left="1440" w:hanging="360"/>
            </w:pPr>
            <w:r w:rsidDel="00000000" w:rsidR="00000000" w:rsidRPr="00000000">
              <w:rPr>
                <w:rtl w:val="0"/>
              </w:rPr>
              <w:t xml:space="preserve">Reflect on the differences between denial (e.g., rejecting evidence) and disengagement (e.g., avoiding action or emotional connection).</w:t>
            </w:r>
          </w:p>
          <w:p w:rsidR="00000000" w:rsidDel="00000000" w:rsidP="00000000" w:rsidRDefault="00000000" w:rsidRPr="00000000" w14:paraId="00000BBF">
            <w:pPr>
              <w:numPr>
                <w:ilvl w:val="0"/>
                <w:numId w:val="127"/>
              </w:numPr>
              <w:spacing w:after="0" w:afterAutospacing="0" w:before="0" w:beforeAutospacing="0" w:lineRule="auto"/>
              <w:ind w:left="720" w:hanging="360"/>
            </w:pPr>
            <w:r w:rsidDel="00000000" w:rsidR="00000000" w:rsidRPr="00000000">
              <w:rPr>
                <w:b w:val="1"/>
                <w:bCs w:val="1"/>
                <w:rtl w:val="0"/>
              </w:rPr>
              <w:t xml:space="preserve">Identify Manifestations:</w:t>
            </w:r>
          </w:p>
          <w:p w:rsidR="00000000" w:rsidDel="00000000" w:rsidP="00000000" w:rsidRDefault="00000000" w:rsidRPr="00000000" w14:paraId="00000BC0">
            <w:pPr>
              <w:numPr>
                <w:ilvl w:val="1"/>
                <w:numId w:val="127"/>
              </w:numPr>
              <w:spacing w:after="0" w:afterAutospacing="0" w:before="0" w:beforeAutospacing="0" w:lineRule="auto"/>
              <w:ind w:left="1440" w:hanging="360"/>
            </w:pPr>
            <w:r w:rsidDel="00000000" w:rsidR="00000000" w:rsidRPr="00000000">
              <w:rPr>
                <w:rtl w:val="0"/>
              </w:rPr>
              <w:t xml:space="preserve">Review the examples of literal, interpretive, and implicatory denial as well as behavioral, emotional, and cognitive disengagement. Write down one example you’ve observed or experienced for each type. For example:</w:t>
            </w:r>
          </w:p>
          <w:p w:rsidR="00000000" w:rsidDel="00000000" w:rsidP="00000000" w:rsidRDefault="00000000" w:rsidRPr="00000000" w14:paraId="00000BC1">
            <w:pPr>
              <w:numPr>
                <w:ilvl w:val="2"/>
                <w:numId w:val="127"/>
              </w:numPr>
              <w:spacing w:after="0" w:afterAutospacing="0" w:before="0" w:beforeAutospacing="0" w:lineRule="auto"/>
              <w:ind w:left="2160" w:hanging="360"/>
            </w:pPr>
            <w:r w:rsidDel="00000000" w:rsidR="00000000" w:rsidRPr="00000000">
              <w:rPr>
                <w:i w:val="1"/>
                <w:iCs w:val="1"/>
                <w:rtl w:val="0"/>
              </w:rPr>
              <w:t xml:space="preserve">Denial</w:t>
            </w:r>
            <w:r w:rsidDel="00000000" w:rsidR="00000000" w:rsidRPr="00000000">
              <w:rPr>
                <w:rtl w:val="0"/>
              </w:rPr>
              <w:t xml:space="preserve">: “I’ve heard someone say, ‘Climate change is just natural cycles.’”</w:t>
            </w:r>
          </w:p>
          <w:p w:rsidR="00000000" w:rsidDel="00000000" w:rsidP="00000000" w:rsidRDefault="00000000" w:rsidRPr="00000000" w14:paraId="00000BC2">
            <w:pPr>
              <w:numPr>
                <w:ilvl w:val="2"/>
                <w:numId w:val="127"/>
              </w:numPr>
              <w:spacing w:after="0" w:afterAutospacing="0" w:before="0" w:beforeAutospacing="0" w:lineRule="auto"/>
              <w:ind w:left="2160" w:hanging="360"/>
            </w:pPr>
            <w:r w:rsidDel="00000000" w:rsidR="00000000" w:rsidRPr="00000000">
              <w:rPr>
                <w:i w:val="1"/>
                <w:iCs w:val="1"/>
                <w:rtl w:val="0"/>
              </w:rPr>
              <w:t xml:space="preserve">Disengagement</w:t>
            </w:r>
            <w:r w:rsidDel="00000000" w:rsidR="00000000" w:rsidRPr="00000000">
              <w:rPr>
                <w:rtl w:val="0"/>
              </w:rPr>
              <w:t xml:space="preserve">: “I avoid reading climate news because it makes me anxious.”</w:t>
            </w:r>
          </w:p>
          <w:p w:rsidR="00000000" w:rsidDel="00000000" w:rsidP="00000000" w:rsidRDefault="00000000" w:rsidRPr="00000000" w14:paraId="00000BC3">
            <w:pPr>
              <w:numPr>
                <w:ilvl w:val="0"/>
                <w:numId w:val="127"/>
              </w:numPr>
              <w:spacing w:after="0" w:afterAutospacing="0" w:before="0" w:beforeAutospacing="0" w:lineRule="auto"/>
              <w:ind w:left="720" w:hanging="360"/>
            </w:pPr>
            <w:r w:rsidDel="00000000" w:rsidR="00000000" w:rsidRPr="00000000">
              <w:rPr>
                <w:b w:val="1"/>
                <w:bCs w:val="1"/>
                <w:rtl w:val="0"/>
              </w:rPr>
              <w:t xml:space="preserve">Understand the Roots:</w:t>
            </w:r>
          </w:p>
          <w:p w:rsidR="00000000" w:rsidDel="00000000" w:rsidP="00000000" w:rsidRDefault="00000000" w:rsidRPr="00000000" w14:paraId="00000BC4">
            <w:pPr>
              <w:numPr>
                <w:ilvl w:val="1"/>
                <w:numId w:val="127"/>
              </w:numPr>
              <w:spacing w:after="0" w:afterAutospacing="0" w:before="0" w:beforeAutospacing="0" w:lineRule="auto"/>
              <w:ind w:left="1440" w:hanging="360"/>
            </w:pPr>
            <w:r w:rsidDel="00000000" w:rsidR="00000000" w:rsidRPr="00000000">
              <w:rPr>
                <w:rtl w:val="0"/>
              </w:rPr>
              <w:t xml:space="preserve">Reflect on the psychological mechanisms behind these responses, such as cognitive dissonance or learned helplessness. Answer the following:</w:t>
            </w:r>
          </w:p>
          <w:p w:rsidR="00000000" w:rsidDel="00000000" w:rsidP="00000000" w:rsidRDefault="00000000" w:rsidRPr="00000000" w14:paraId="00000BC5">
            <w:pPr>
              <w:numPr>
                <w:ilvl w:val="2"/>
                <w:numId w:val="127"/>
              </w:numPr>
              <w:spacing w:after="0" w:afterAutospacing="0" w:before="0" w:beforeAutospacing="0" w:lineRule="auto"/>
              <w:ind w:left="2160" w:hanging="360"/>
            </w:pPr>
            <w:r w:rsidDel="00000000" w:rsidR="00000000" w:rsidRPr="00000000">
              <w:rPr>
                <w:rtl w:val="0"/>
              </w:rPr>
              <w:t xml:space="preserve">Why might someone reject climate evidence despite being aware of the facts?</w:t>
            </w:r>
          </w:p>
          <w:p w:rsidR="00000000" w:rsidDel="00000000" w:rsidP="00000000" w:rsidRDefault="00000000" w:rsidRPr="00000000" w14:paraId="00000BC6">
            <w:pPr>
              <w:numPr>
                <w:ilvl w:val="2"/>
                <w:numId w:val="127"/>
              </w:numPr>
              <w:spacing w:after="0" w:afterAutospacing="0" w:before="0" w:beforeAutospacing="0" w:lineRule="auto"/>
              <w:ind w:left="2160" w:hanging="360"/>
            </w:pPr>
            <w:r w:rsidDel="00000000" w:rsidR="00000000" w:rsidRPr="00000000">
              <w:rPr>
                <w:rtl w:val="0"/>
              </w:rPr>
              <w:t xml:space="preserve">How could feelings of powerlessness lead to disengagement?</w:t>
            </w:r>
          </w:p>
          <w:p w:rsidR="00000000" w:rsidDel="00000000" w:rsidP="00000000" w:rsidRDefault="00000000" w:rsidRPr="00000000" w14:paraId="00000BC7">
            <w:pPr>
              <w:numPr>
                <w:ilvl w:val="0"/>
                <w:numId w:val="127"/>
              </w:numPr>
              <w:spacing w:after="0" w:afterAutospacing="0" w:before="0" w:beforeAutospacing="0" w:lineRule="auto"/>
              <w:ind w:left="720" w:hanging="360"/>
            </w:pPr>
            <w:r w:rsidDel="00000000" w:rsidR="00000000" w:rsidRPr="00000000">
              <w:rPr>
                <w:b w:val="1"/>
                <w:bCs w:val="1"/>
                <w:rtl w:val="0"/>
              </w:rPr>
              <w:t xml:space="preserve">Reframe and Strategize:</w:t>
            </w:r>
          </w:p>
          <w:p w:rsidR="00000000" w:rsidDel="00000000" w:rsidP="00000000" w:rsidRDefault="00000000" w:rsidRPr="00000000" w14:paraId="00000BC8">
            <w:pPr>
              <w:numPr>
                <w:ilvl w:val="1"/>
                <w:numId w:val="127"/>
              </w:numPr>
              <w:spacing w:after="0" w:afterAutospacing="0" w:before="0" w:beforeAutospacing="0" w:lineRule="auto"/>
              <w:ind w:left="1440" w:hanging="360"/>
            </w:pPr>
            <w:r w:rsidDel="00000000" w:rsidR="00000000" w:rsidRPr="00000000">
              <w:rPr>
                <w:rtl w:val="0"/>
              </w:rPr>
              <w:t xml:space="preserve">Choose one example of denial or disengagement and brainstorm how it could be addressed empathetically. Consider strategies like reframing narratives, highlighting solutions, or fostering community connection.</w:t>
            </w:r>
          </w:p>
          <w:p w:rsidR="00000000" w:rsidDel="00000000" w:rsidP="00000000" w:rsidRDefault="00000000" w:rsidRPr="00000000" w14:paraId="00000BC9">
            <w:pPr>
              <w:numPr>
                <w:ilvl w:val="2"/>
                <w:numId w:val="127"/>
              </w:numPr>
              <w:spacing w:after="0" w:afterAutospacing="0" w:before="0" w:beforeAutospacing="0" w:lineRule="auto"/>
              <w:ind w:left="2160" w:hanging="360"/>
            </w:pPr>
            <w:r w:rsidDel="00000000" w:rsidR="00000000" w:rsidRPr="00000000">
              <w:rPr>
                <w:rtl w:val="0"/>
              </w:rPr>
              <w:t xml:space="preserve">Example: “Instead of arguing with someone who says, ‘I can’t make a difference,’ I’d share stories of small community efforts creating positive impacts.”</w:t>
            </w:r>
          </w:p>
          <w:p w:rsidR="00000000" w:rsidDel="00000000" w:rsidP="00000000" w:rsidRDefault="00000000" w:rsidRPr="00000000" w14:paraId="00000BCA">
            <w:pPr>
              <w:numPr>
                <w:ilvl w:val="0"/>
                <w:numId w:val="127"/>
              </w:numPr>
              <w:spacing w:after="0" w:afterAutospacing="0" w:before="0" w:beforeAutospacing="0" w:lineRule="auto"/>
              <w:ind w:left="720" w:hanging="360"/>
            </w:pPr>
            <w:r w:rsidDel="00000000" w:rsidR="00000000" w:rsidRPr="00000000">
              <w:rPr>
                <w:b w:val="1"/>
                <w:bCs w:val="1"/>
                <w:rtl w:val="0"/>
              </w:rPr>
              <w:t xml:space="preserve">Write a Reflection:</w:t>
            </w:r>
          </w:p>
          <w:p w:rsidR="00000000" w:rsidDel="00000000" w:rsidP="00000000" w:rsidRDefault="00000000" w:rsidRPr="00000000" w14:paraId="00000BCB">
            <w:pPr>
              <w:numPr>
                <w:ilvl w:val="1"/>
                <w:numId w:val="127"/>
              </w:numPr>
              <w:spacing w:after="240" w:before="0" w:beforeAutospacing="0" w:lineRule="auto"/>
              <w:ind w:left="1440" w:hanging="360"/>
            </w:pPr>
            <w:r w:rsidDel="00000000" w:rsidR="00000000" w:rsidRPr="00000000">
              <w:rPr>
                <w:rtl w:val="0"/>
              </w:rPr>
              <w:t xml:space="preserve">Summarize your thoughts on how understanding denial and disengagement can lead to more effective climate communication and action. Reflect on how empathy and positive narratives can help overcome these barriers.</w:t>
            </w:r>
          </w:p>
          <w:p w:rsidR="00000000" w:rsidDel="00000000" w:rsidP="00000000" w:rsidRDefault="00000000" w:rsidRPr="00000000" w14:paraId="00000BCC">
            <w:pPr>
              <w:pStyle w:val="Heading2"/>
              <w:spacing w:after="240" w:before="240" w:lineRule="auto"/>
              <w:rPr/>
            </w:pPr>
            <w:bookmarkStart w:colFirst="0" w:colLast="0" w:name="_qtexmmhajqj6" w:id="214"/>
            <w:bookmarkEnd w:id="214"/>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0BCD">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Groups will collaboratively analyze the psychological and social roots of denial and disengagement, discuss their manifestations, and propose strategies for fostering re-engagement and collective action.</w:t>
            </w:r>
          </w:p>
          <w:p w:rsidR="00000000" w:rsidDel="00000000" w:rsidP="00000000" w:rsidRDefault="00000000" w:rsidRPr="00000000" w14:paraId="00000BCE">
            <w:pPr>
              <w:spacing w:after="240" w:before="240" w:lineRule="auto"/>
              <w:rPr/>
            </w:pPr>
            <w:r w:rsidDel="00000000" w:rsidR="00000000" w:rsidRPr="00000000">
              <w:rPr>
                <w:b w:val="1"/>
                <w:bCs w:val="1"/>
                <w:rtl w:val="0"/>
              </w:rPr>
              <w:t xml:space="preserve">Preparation Time:</w:t>
            </w:r>
            <w:r w:rsidDel="00000000" w:rsidR="00000000" w:rsidRPr="00000000">
              <w:rPr>
                <w:rtl w:val="0"/>
              </w:rPr>
              <w:t xml:space="preserve"> 15-20 minutes to prepare discussion prompts and optional case studies or scenarios (e.g., a community resistant to climate policies).</w:t>
              <w:br w:type="textWrapping"/>
            </w:r>
            <w:r w:rsidDel="00000000" w:rsidR="00000000" w:rsidRPr="00000000">
              <w:rPr>
                <w:b w:val="1"/>
                <w:bCs w:val="1"/>
                <w:rtl w:val="0"/>
              </w:rPr>
              <w:t xml:space="preserve">Time Allocation:</w:t>
            </w:r>
            <w:r w:rsidDel="00000000" w:rsidR="00000000" w:rsidRPr="00000000">
              <w:rPr>
                <w:rtl w:val="0"/>
              </w:rPr>
              <w:t xml:space="preserve"> 50-60 minutes.</w:t>
            </w:r>
          </w:p>
          <w:p w:rsidR="00000000" w:rsidDel="00000000" w:rsidP="00000000" w:rsidRDefault="00000000" w:rsidRPr="00000000" w14:paraId="00000BCF">
            <w:pPr>
              <w:spacing w:after="240" w:before="240" w:lineRule="auto"/>
              <w:rPr>
                <w:u w:val="single"/>
              </w:rPr>
            </w:pPr>
            <w:r w:rsidDel="00000000" w:rsidR="00000000" w:rsidRPr="00000000">
              <w:rPr>
                <w:u w:val="single"/>
                <w:rtl w:val="0"/>
              </w:rPr>
              <w:t xml:space="preserve">Facilitator Instructions:</w:t>
            </w:r>
          </w:p>
          <w:p w:rsidR="00000000" w:rsidDel="00000000" w:rsidP="00000000" w:rsidRDefault="00000000" w:rsidRPr="00000000" w14:paraId="00000BD0">
            <w:pPr>
              <w:numPr>
                <w:ilvl w:val="0"/>
                <w:numId w:val="153"/>
              </w:numPr>
              <w:spacing w:after="0" w:afterAutospacing="0" w:before="240" w:lineRule="auto"/>
              <w:ind w:left="720" w:hanging="360"/>
            </w:pPr>
            <w:r w:rsidDel="00000000" w:rsidR="00000000" w:rsidRPr="00000000">
              <w:rPr>
                <w:b w:val="1"/>
                <w:bCs w:val="1"/>
                <w:rtl w:val="0"/>
              </w:rPr>
              <w:t xml:space="preserve">Set the Stage (5-10 minutes):</w:t>
            </w:r>
          </w:p>
          <w:p w:rsidR="00000000" w:rsidDel="00000000" w:rsidP="00000000" w:rsidRDefault="00000000" w:rsidRPr="00000000" w14:paraId="00000BD1">
            <w:pPr>
              <w:numPr>
                <w:ilvl w:val="1"/>
                <w:numId w:val="153"/>
              </w:numPr>
              <w:spacing w:after="0" w:afterAutospacing="0" w:before="0" w:beforeAutospacing="0" w:lineRule="auto"/>
              <w:ind w:left="1440" w:hanging="360"/>
            </w:pPr>
            <w:r w:rsidDel="00000000" w:rsidR="00000000" w:rsidRPr="00000000">
              <w:rPr>
                <w:rtl w:val="0"/>
              </w:rPr>
              <w:t xml:space="preserve">Introduce denial and disengagement as protective mechanisms rooted in psychological theories (e.g., cognitive dissonance, terror management).</w:t>
            </w:r>
          </w:p>
          <w:p w:rsidR="00000000" w:rsidDel="00000000" w:rsidP="00000000" w:rsidRDefault="00000000" w:rsidRPr="00000000" w14:paraId="00000BD2">
            <w:pPr>
              <w:numPr>
                <w:ilvl w:val="1"/>
                <w:numId w:val="153"/>
              </w:numPr>
              <w:spacing w:after="0" w:afterAutospacing="0" w:before="0" w:beforeAutospacing="0" w:lineRule="auto"/>
              <w:ind w:left="1440" w:hanging="360"/>
            </w:pPr>
            <w:r w:rsidDel="00000000" w:rsidR="00000000" w:rsidRPr="00000000">
              <w:rPr>
                <w:rtl w:val="0"/>
              </w:rPr>
              <w:t xml:space="preserve">Emphasize that these responses are not signs of apathy but strategies to cope with overwhelming emotions.</w:t>
            </w:r>
          </w:p>
          <w:p w:rsidR="00000000" w:rsidDel="00000000" w:rsidP="00000000" w:rsidRDefault="00000000" w:rsidRPr="00000000" w14:paraId="00000BD3">
            <w:pPr>
              <w:numPr>
                <w:ilvl w:val="0"/>
                <w:numId w:val="153"/>
              </w:numPr>
              <w:spacing w:after="0" w:afterAutospacing="0" w:before="0" w:beforeAutospacing="0" w:lineRule="auto"/>
              <w:ind w:left="720" w:hanging="360"/>
            </w:pPr>
            <w:r w:rsidDel="00000000" w:rsidR="00000000" w:rsidRPr="00000000">
              <w:rPr>
                <w:b w:val="1"/>
                <w:bCs w:val="1"/>
                <w:rtl w:val="0"/>
              </w:rPr>
              <w:t xml:space="preserve">Group Discussions (20 minutes):</w:t>
            </w:r>
          </w:p>
          <w:p w:rsidR="00000000" w:rsidDel="00000000" w:rsidP="00000000" w:rsidRDefault="00000000" w:rsidRPr="00000000" w14:paraId="00000BD4">
            <w:pPr>
              <w:numPr>
                <w:ilvl w:val="1"/>
                <w:numId w:val="153"/>
              </w:numPr>
              <w:spacing w:after="0" w:afterAutospacing="0" w:before="0" w:beforeAutospacing="0" w:lineRule="auto"/>
              <w:ind w:left="1440" w:hanging="360"/>
            </w:pPr>
            <w:r w:rsidDel="00000000" w:rsidR="00000000" w:rsidRPr="00000000">
              <w:rPr>
                <w:rtl w:val="0"/>
              </w:rPr>
              <w:t xml:space="preserve">Divide learners into small groups of 3-5 participants. Assign each group one or two focus areas:</w:t>
            </w:r>
          </w:p>
          <w:p w:rsidR="00000000" w:rsidDel="00000000" w:rsidP="00000000" w:rsidRDefault="00000000" w:rsidRPr="00000000" w14:paraId="00000BD5">
            <w:pPr>
              <w:numPr>
                <w:ilvl w:val="2"/>
                <w:numId w:val="153"/>
              </w:numPr>
              <w:spacing w:after="0" w:afterAutospacing="0" w:before="0" w:beforeAutospacing="0" w:lineRule="auto"/>
              <w:ind w:left="2160" w:hanging="360"/>
            </w:pPr>
            <w:r w:rsidDel="00000000" w:rsidR="00000000" w:rsidRPr="00000000">
              <w:rPr>
                <w:b w:val="1"/>
                <w:bCs w:val="1"/>
                <w:rtl w:val="0"/>
              </w:rPr>
              <w:t xml:space="preserve">Manifestations:</w:t>
            </w:r>
            <w:r w:rsidDel="00000000" w:rsidR="00000000" w:rsidRPr="00000000">
              <w:rPr>
                <w:rtl w:val="0"/>
              </w:rPr>
              <w:t xml:space="preserve"> How do denial and disengagement appear in individuals or communities? Consider examples like literal denial or emotional disengagement.</w:t>
            </w:r>
          </w:p>
          <w:p w:rsidR="00000000" w:rsidDel="00000000" w:rsidP="00000000" w:rsidRDefault="00000000" w:rsidRPr="00000000" w14:paraId="00000BD6">
            <w:pPr>
              <w:numPr>
                <w:ilvl w:val="2"/>
                <w:numId w:val="153"/>
              </w:numPr>
              <w:spacing w:after="0" w:afterAutospacing="0" w:before="0" w:beforeAutospacing="0" w:lineRule="auto"/>
              <w:ind w:left="2160" w:hanging="360"/>
            </w:pPr>
            <w:r w:rsidDel="00000000" w:rsidR="00000000" w:rsidRPr="00000000">
              <w:rPr>
                <w:b w:val="1"/>
                <w:bCs w:val="1"/>
                <w:rtl w:val="0"/>
              </w:rPr>
              <w:t xml:space="preserve">Psychological Roots:</w:t>
            </w:r>
            <w:r w:rsidDel="00000000" w:rsidR="00000000" w:rsidRPr="00000000">
              <w:rPr>
                <w:rtl w:val="0"/>
              </w:rPr>
              <w:t xml:space="preserve"> What psychological mechanisms (e.g., motivated reasoning, learned helplessness) might explain these responses?</w:t>
            </w:r>
          </w:p>
          <w:p w:rsidR="00000000" w:rsidDel="00000000" w:rsidP="00000000" w:rsidRDefault="00000000" w:rsidRPr="00000000" w14:paraId="00000BD7">
            <w:pPr>
              <w:numPr>
                <w:ilvl w:val="2"/>
                <w:numId w:val="153"/>
              </w:numPr>
              <w:spacing w:after="0" w:afterAutospacing="0" w:before="0" w:beforeAutospacing="0" w:lineRule="auto"/>
              <w:ind w:left="2160" w:hanging="360"/>
            </w:pPr>
            <w:r w:rsidDel="00000000" w:rsidR="00000000" w:rsidRPr="00000000">
              <w:rPr>
                <w:b w:val="1"/>
                <w:bCs w:val="1"/>
                <w:rtl w:val="0"/>
              </w:rPr>
              <w:t xml:space="preserve">Social and Cultural Influences:</w:t>
            </w:r>
            <w:r w:rsidDel="00000000" w:rsidR="00000000" w:rsidRPr="00000000">
              <w:rPr>
                <w:rtl w:val="0"/>
              </w:rPr>
              <w:t xml:space="preserve"> How do media narratives, cultural norms, or generational perspectives shape denial and disengagement?</w:t>
            </w:r>
          </w:p>
          <w:p w:rsidR="00000000" w:rsidDel="00000000" w:rsidP="00000000" w:rsidRDefault="00000000" w:rsidRPr="00000000" w14:paraId="00000BD8">
            <w:pPr>
              <w:numPr>
                <w:ilvl w:val="1"/>
                <w:numId w:val="153"/>
              </w:numPr>
              <w:spacing w:after="0" w:afterAutospacing="0" w:before="0" w:beforeAutospacing="0" w:lineRule="auto"/>
              <w:ind w:left="1440" w:hanging="360"/>
            </w:pPr>
            <w:r w:rsidDel="00000000" w:rsidR="00000000" w:rsidRPr="00000000">
              <w:rPr>
                <w:rtl w:val="0"/>
              </w:rPr>
              <w:t xml:space="preserve">Provide discussion prompts:</w:t>
            </w:r>
          </w:p>
          <w:p w:rsidR="00000000" w:rsidDel="00000000" w:rsidP="00000000" w:rsidRDefault="00000000" w:rsidRPr="00000000" w14:paraId="00000BD9">
            <w:pPr>
              <w:numPr>
                <w:ilvl w:val="2"/>
                <w:numId w:val="153"/>
              </w:numPr>
              <w:spacing w:after="0" w:afterAutospacing="0" w:before="0" w:beforeAutospacing="0" w:lineRule="auto"/>
              <w:ind w:left="2160" w:hanging="360"/>
            </w:pPr>
            <w:r w:rsidDel="00000000" w:rsidR="00000000" w:rsidRPr="00000000">
              <w:rPr>
                <w:rtl w:val="0"/>
              </w:rPr>
              <w:t xml:space="preserve">Can you think of real-world examples where denial or disengagement is evident?</w:t>
            </w:r>
          </w:p>
          <w:p w:rsidR="00000000" w:rsidDel="00000000" w:rsidP="00000000" w:rsidRDefault="00000000" w:rsidRPr="00000000" w14:paraId="00000BDA">
            <w:pPr>
              <w:numPr>
                <w:ilvl w:val="2"/>
                <w:numId w:val="153"/>
              </w:numPr>
              <w:spacing w:after="0" w:afterAutospacing="0" w:before="0" w:beforeAutospacing="0" w:lineRule="auto"/>
              <w:ind w:left="2160" w:hanging="360"/>
            </w:pPr>
            <w:r w:rsidDel="00000000" w:rsidR="00000000" w:rsidRPr="00000000">
              <w:rPr>
                <w:rtl w:val="0"/>
              </w:rPr>
              <w:t xml:space="preserve">How might these responses hinder or help individuals cope with climate anxiety?</w:t>
            </w:r>
          </w:p>
          <w:p w:rsidR="00000000" w:rsidDel="00000000" w:rsidP="00000000" w:rsidRDefault="00000000" w:rsidRPr="00000000" w14:paraId="00000BDB">
            <w:pPr>
              <w:numPr>
                <w:ilvl w:val="0"/>
                <w:numId w:val="153"/>
              </w:numPr>
              <w:spacing w:after="0" w:afterAutospacing="0" w:before="0" w:beforeAutospacing="0" w:lineRule="auto"/>
              <w:ind w:left="720" w:hanging="360"/>
            </w:pPr>
            <w:r w:rsidDel="00000000" w:rsidR="00000000" w:rsidRPr="00000000">
              <w:rPr>
                <w:b w:val="1"/>
                <w:bCs w:val="1"/>
                <w:rtl w:val="0"/>
              </w:rPr>
              <w:t xml:space="preserve">Develop Strategies (15 minutes):</w:t>
            </w:r>
          </w:p>
          <w:p w:rsidR="00000000" w:rsidDel="00000000" w:rsidP="00000000" w:rsidRDefault="00000000" w:rsidRPr="00000000" w14:paraId="00000BDC">
            <w:pPr>
              <w:numPr>
                <w:ilvl w:val="1"/>
                <w:numId w:val="153"/>
              </w:numPr>
              <w:spacing w:after="0" w:afterAutospacing="0" w:before="0" w:beforeAutospacing="0" w:lineRule="auto"/>
              <w:ind w:left="1440" w:hanging="360"/>
            </w:pPr>
            <w:r w:rsidDel="00000000" w:rsidR="00000000" w:rsidRPr="00000000">
              <w:rPr>
                <w:rtl w:val="0"/>
              </w:rPr>
              <w:t xml:space="preserve">Ask groups to brainstorm strategies for addressing denial and disengagement:</w:t>
            </w:r>
          </w:p>
          <w:p w:rsidR="00000000" w:rsidDel="00000000" w:rsidP="00000000" w:rsidRDefault="00000000" w:rsidRPr="00000000" w14:paraId="00000BDD">
            <w:pPr>
              <w:numPr>
                <w:ilvl w:val="2"/>
                <w:numId w:val="153"/>
              </w:numPr>
              <w:spacing w:after="0" w:afterAutospacing="0" w:before="0" w:beforeAutospacing="0" w:lineRule="auto"/>
              <w:ind w:left="2160" w:hanging="360"/>
            </w:pPr>
            <w:r w:rsidDel="00000000" w:rsidR="00000000" w:rsidRPr="00000000">
              <w:rPr>
                <w:b w:val="1"/>
                <w:bCs w:val="1"/>
                <w:rtl w:val="0"/>
              </w:rPr>
              <w:t xml:space="preserve">Individual Approaches:</w:t>
            </w:r>
            <w:r w:rsidDel="00000000" w:rsidR="00000000" w:rsidRPr="00000000">
              <w:rPr>
                <w:rtl w:val="0"/>
              </w:rPr>
              <w:t xml:space="preserve"> Empathy-driven conversations, sharing empowering narratives.</w:t>
            </w:r>
          </w:p>
          <w:p w:rsidR="00000000" w:rsidDel="00000000" w:rsidP="00000000" w:rsidRDefault="00000000" w:rsidRPr="00000000" w14:paraId="00000BDE">
            <w:pPr>
              <w:numPr>
                <w:ilvl w:val="2"/>
                <w:numId w:val="153"/>
              </w:numPr>
              <w:spacing w:after="0" w:afterAutospacing="0" w:before="0" w:beforeAutospacing="0" w:lineRule="auto"/>
              <w:ind w:left="2160" w:hanging="360"/>
            </w:pPr>
            <w:r w:rsidDel="00000000" w:rsidR="00000000" w:rsidRPr="00000000">
              <w:rPr>
                <w:b w:val="1"/>
                <w:bCs w:val="1"/>
                <w:rtl w:val="0"/>
              </w:rPr>
              <w:t xml:space="preserve">Community Solutions:</w:t>
            </w:r>
            <w:r w:rsidDel="00000000" w:rsidR="00000000" w:rsidRPr="00000000">
              <w:rPr>
                <w:rtl w:val="0"/>
              </w:rPr>
              <w:t xml:space="preserve"> Creating spaces for dialogue, promoting collective efficacy.</w:t>
            </w:r>
          </w:p>
          <w:p w:rsidR="00000000" w:rsidDel="00000000" w:rsidP="00000000" w:rsidRDefault="00000000" w:rsidRPr="00000000" w14:paraId="00000BDF">
            <w:pPr>
              <w:numPr>
                <w:ilvl w:val="2"/>
                <w:numId w:val="153"/>
              </w:numPr>
              <w:spacing w:after="0" w:afterAutospacing="0" w:before="0" w:beforeAutospacing="0" w:lineRule="auto"/>
              <w:ind w:left="2160" w:hanging="360"/>
            </w:pPr>
            <w:r w:rsidDel="00000000" w:rsidR="00000000" w:rsidRPr="00000000">
              <w:rPr>
                <w:b w:val="1"/>
                <w:bCs w:val="1"/>
                <w:rtl w:val="0"/>
              </w:rPr>
              <w:t xml:space="preserve">Systemic Actions:</w:t>
            </w:r>
            <w:r w:rsidDel="00000000" w:rsidR="00000000" w:rsidRPr="00000000">
              <w:rPr>
                <w:rtl w:val="0"/>
              </w:rPr>
              <w:t xml:space="preserve"> Highlighting stories of progress, fostering inclusive policies.</w:t>
            </w:r>
          </w:p>
          <w:p w:rsidR="00000000" w:rsidDel="00000000" w:rsidP="00000000" w:rsidRDefault="00000000" w:rsidRPr="00000000" w14:paraId="00000BE0">
            <w:pPr>
              <w:numPr>
                <w:ilvl w:val="1"/>
                <w:numId w:val="153"/>
              </w:numPr>
              <w:spacing w:after="0" w:afterAutospacing="0" w:before="0" w:beforeAutospacing="0" w:lineRule="auto"/>
              <w:ind w:left="1440" w:hanging="360"/>
            </w:pPr>
            <w:r w:rsidDel="00000000" w:rsidR="00000000" w:rsidRPr="00000000">
              <w:rPr>
                <w:rtl w:val="0"/>
              </w:rPr>
              <w:t xml:space="preserve">Groups should create a short action plan or flowchart demonstrating how denial or disengagement can be transformed into constructive engagement.</w:t>
            </w:r>
          </w:p>
          <w:p w:rsidR="00000000" w:rsidDel="00000000" w:rsidP="00000000" w:rsidRDefault="00000000" w:rsidRPr="00000000" w14:paraId="00000BE1">
            <w:pPr>
              <w:numPr>
                <w:ilvl w:val="0"/>
                <w:numId w:val="153"/>
              </w:numPr>
              <w:spacing w:after="0" w:afterAutospacing="0" w:before="0" w:beforeAutospacing="0" w:lineRule="auto"/>
              <w:ind w:left="720" w:hanging="360"/>
            </w:pPr>
            <w:r w:rsidDel="00000000" w:rsidR="00000000" w:rsidRPr="00000000">
              <w:rPr>
                <w:b w:val="1"/>
                <w:bCs w:val="1"/>
                <w:rtl w:val="0"/>
              </w:rPr>
              <w:t xml:space="preserve">Presentation and Debrief (15 minutes):</w:t>
            </w:r>
          </w:p>
          <w:p w:rsidR="00000000" w:rsidDel="00000000" w:rsidP="00000000" w:rsidRDefault="00000000" w:rsidRPr="00000000" w14:paraId="00000BE2">
            <w:pPr>
              <w:numPr>
                <w:ilvl w:val="1"/>
                <w:numId w:val="153"/>
              </w:numPr>
              <w:spacing w:after="0" w:afterAutospacing="0" w:before="0" w:beforeAutospacing="0" w:lineRule="auto"/>
              <w:ind w:left="1440" w:hanging="360"/>
            </w:pPr>
            <w:r w:rsidDel="00000000" w:rsidR="00000000" w:rsidRPr="00000000">
              <w:rPr>
                <w:rtl w:val="0"/>
              </w:rPr>
              <w:t xml:space="preserve">Each group presents their findings and strategies.</w:t>
            </w:r>
          </w:p>
          <w:p w:rsidR="00000000" w:rsidDel="00000000" w:rsidP="00000000" w:rsidRDefault="00000000" w:rsidRPr="00000000" w14:paraId="00000BE3">
            <w:pPr>
              <w:numPr>
                <w:ilvl w:val="1"/>
                <w:numId w:val="153"/>
              </w:numPr>
              <w:spacing w:after="0" w:afterAutospacing="0" w:before="0" w:beforeAutospacing="0" w:lineRule="auto"/>
              <w:ind w:left="1440" w:hanging="360"/>
            </w:pPr>
            <w:r w:rsidDel="00000000" w:rsidR="00000000" w:rsidRPr="00000000">
              <w:rPr>
                <w:rtl w:val="0"/>
              </w:rPr>
              <w:t xml:space="preserve">Facilitate a class-wide discussion with questions like:</w:t>
            </w:r>
          </w:p>
          <w:p w:rsidR="00000000" w:rsidDel="00000000" w:rsidP="00000000" w:rsidRDefault="00000000" w:rsidRPr="00000000" w14:paraId="00000BE4">
            <w:pPr>
              <w:numPr>
                <w:ilvl w:val="2"/>
                <w:numId w:val="153"/>
              </w:numPr>
              <w:spacing w:after="0" w:afterAutospacing="0" w:before="0" w:beforeAutospacing="0" w:lineRule="auto"/>
              <w:ind w:left="2160" w:hanging="360"/>
            </w:pPr>
            <w:r w:rsidDel="00000000" w:rsidR="00000000" w:rsidRPr="00000000">
              <w:rPr>
                <w:rtl w:val="0"/>
              </w:rPr>
              <w:t xml:space="preserve">“What similarities or differences did you notice across the groups’ strategies?”</w:t>
            </w:r>
          </w:p>
          <w:p w:rsidR="00000000" w:rsidDel="00000000" w:rsidP="00000000" w:rsidRDefault="00000000" w:rsidRPr="00000000" w14:paraId="00000BE5">
            <w:pPr>
              <w:numPr>
                <w:ilvl w:val="2"/>
                <w:numId w:val="153"/>
              </w:numPr>
              <w:spacing w:after="0" w:afterAutospacing="0" w:before="0" w:beforeAutospacing="0" w:lineRule="auto"/>
              <w:ind w:left="2160" w:hanging="360"/>
            </w:pPr>
            <w:r w:rsidDel="00000000" w:rsidR="00000000" w:rsidRPr="00000000">
              <w:rPr>
                <w:rtl w:val="0"/>
              </w:rPr>
              <w:t xml:space="preserve">“How can empathy and understanding create more productive climate conversations?”</w:t>
            </w:r>
          </w:p>
          <w:p w:rsidR="00000000" w:rsidDel="00000000" w:rsidP="00000000" w:rsidRDefault="00000000" w:rsidRPr="00000000" w14:paraId="00000BE6">
            <w:pPr>
              <w:numPr>
                <w:ilvl w:val="2"/>
                <w:numId w:val="153"/>
              </w:numPr>
              <w:spacing w:after="240" w:before="0" w:beforeAutospacing="0" w:lineRule="auto"/>
              <w:ind w:left="2160" w:hanging="360"/>
            </w:pPr>
            <w:r w:rsidDel="00000000" w:rsidR="00000000" w:rsidRPr="00000000">
              <w:rPr>
                <w:rtl w:val="0"/>
              </w:rPr>
              <w:t xml:space="preserve">“What role do systemic solutions play in addressing feelings of futility or helplessness?”</w:t>
            </w:r>
          </w:p>
          <w:p w:rsidR="00000000" w:rsidDel="00000000" w:rsidP="00000000" w:rsidRDefault="00000000" w:rsidRPr="00000000" w14:paraId="00000BE7">
            <w:pPr>
              <w:spacing w:after="240" w:before="240" w:lineRule="auto"/>
              <w:rPr>
                <w:b w:val="1"/>
                <w:bCs w:val="1"/>
              </w:rPr>
            </w:pPr>
            <w:r w:rsidDel="00000000" w:rsidR="00000000" w:rsidRPr="00000000">
              <w:rPr>
                <w:b w:val="1"/>
                <w:bCs w:val="1"/>
                <w:rtl w:val="0"/>
              </w:rPr>
              <w:t xml:space="preserve">Optional Variation:</w:t>
            </w:r>
          </w:p>
          <w:p w:rsidR="00000000" w:rsidDel="00000000" w:rsidP="00000000" w:rsidRDefault="00000000" w:rsidRPr="00000000" w14:paraId="00000BE8">
            <w:pPr>
              <w:spacing w:after="240" w:before="240" w:lineRule="auto"/>
              <w:rPr/>
            </w:pPr>
            <w:r w:rsidDel="00000000" w:rsidR="00000000" w:rsidRPr="00000000">
              <w:rPr>
                <w:rtl w:val="0"/>
              </w:rPr>
              <w:t xml:space="preserve">Provide real-life or hypothetical scenarios of denial and disengagement (e.g., a friend saying, “Climate change is exaggerated” or a neighbor avoiding discussions on sustainability). Assign groups to role-play conversations that address these responses empathetically and constructively.</w:t>
            </w:r>
          </w:p>
          <w:p w:rsidR="00000000" w:rsidDel="00000000" w:rsidP="00000000" w:rsidRDefault="00000000" w:rsidRPr="00000000" w14:paraId="00000BE9">
            <w:pPr>
              <w:spacing w:after="240" w:before="240" w:lineRule="auto"/>
              <w:rPr>
                <w:b w:val="1"/>
                <w:bCs w:val="1"/>
              </w:rPr>
            </w:pPr>
            <w:r w:rsidDel="00000000" w:rsidR="00000000" w:rsidRPr="00000000">
              <w:rPr>
                <w:b w:val="1"/>
                <w:bCs w:val="1"/>
                <w:rtl w:val="0"/>
              </w:rPr>
              <w:t xml:space="preserve">Reflection Exercise:</w:t>
            </w:r>
          </w:p>
          <w:p w:rsidR="00000000" w:rsidDel="00000000" w:rsidP="00000000" w:rsidRDefault="00000000" w:rsidRPr="00000000" w14:paraId="00000BEA">
            <w:pPr>
              <w:spacing w:after="240" w:before="240" w:lineRule="auto"/>
              <w:rPr/>
            </w:pPr>
            <w:r w:rsidDel="00000000" w:rsidR="00000000" w:rsidRPr="00000000">
              <w:rPr>
                <w:rtl w:val="0"/>
              </w:rPr>
              <w:t xml:space="preserve">Ask learners to journal about the following:</w:t>
            </w:r>
          </w:p>
          <w:p w:rsidR="00000000" w:rsidDel="00000000" w:rsidP="00000000" w:rsidRDefault="00000000" w:rsidRPr="00000000" w14:paraId="00000BEB">
            <w:pPr>
              <w:numPr>
                <w:ilvl w:val="0"/>
                <w:numId w:val="358"/>
              </w:numPr>
              <w:spacing w:after="0" w:afterAutospacing="0" w:before="240" w:lineRule="auto"/>
              <w:ind w:left="720" w:hanging="360"/>
            </w:pPr>
            <w:r w:rsidDel="00000000" w:rsidR="00000000" w:rsidRPr="00000000">
              <w:rPr>
                <w:rtl w:val="0"/>
              </w:rPr>
              <w:t xml:space="preserve">Have you encountered denial or disengagement in yourself or others?</w:t>
            </w:r>
          </w:p>
          <w:p w:rsidR="00000000" w:rsidDel="00000000" w:rsidP="00000000" w:rsidRDefault="00000000" w:rsidRPr="00000000" w14:paraId="00000BEC">
            <w:pPr>
              <w:numPr>
                <w:ilvl w:val="0"/>
                <w:numId w:val="358"/>
              </w:numPr>
              <w:spacing w:after="240" w:before="0" w:beforeAutospacing="0" w:lineRule="auto"/>
              <w:ind w:left="720" w:hanging="360"/>
            </w:pPr>
            <w:r w:rsidDel="00000000" w:rsidR="00000000" w:rsidRPr="00000000">
              <w:rPr>
                <w:rtl w:val="0"/>
              </w:rPr>
              <w:t xml:space="preserve">How can you apply empathy and solution-focused narratives to foster re-engagement?</w:t>
            </w:r>
            <w:r w:rsidDel="00000000" w:rsidR="00000000" w:rsidRPr="00000000">
              <w:rPr>
                <w:rtl w:val="0"/>
              </w:rPr>
            </w:r>
          </w:p>
          <w:p w:rsidR="00000000" w:rsidDel="00000000" w:rsidP="00000000" w:rsidRDefault="00000000" w:rsidRPr="00000000" w14:paraId="00000BED">
            <w:pPr>
              <w:widowControl w:val="0"/>
              <w:spacing w:line="240" w:lineRule="auto"/>
              <w:rPr/>
            </w:pPr>
            <w:r w:rsidDel="00000000" w:rsidR="00000000" w:rsidRPr="00000000">
              <w:rPr>
                <w:rtl w:val="0"/>
              </w:rPr>
            </w:r>
          </w:p>
        </w:tc>
      </w:tr>
      <w:tr>
        <w:trPr>
          <w:cantSplit w:val="0"/>
          <w:tblHeader w:val="0"/>
        </w:trPr>
        <w:tc>
          <w:tcPr>
            <w:shd w:fill="d5a6bd" w:val="clear"/>
          </w:tcPr>
          <w:p w:rsidR="00000000" w:rsidDel="00000000" w:rsidP="00000000" w:rsidRDefault="00000000" w:rsidRPr="00000000" w14:paraId="00000BEE">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0BEF">
            <w:pPr>
              <w:numPr>
                <w:ilvl w:val="0"/>
                <w:numId w:val="546"/>
              </w:numPr>
              <w:spacing w:after="0" w:afterAutospacing="0" w:before="240" w:lineRule="auto"/>
              <w:ind w:left="720" w:hanging="360"/>
            </w:pPr>
            <w:r w:rsidDel="00000000" w:rsidR="00000000" w:rsidRPr="00000000">
              <w:rPr>
                <w:rtl w:val="0"/>
              </w:rPr>
              <w:t xml:space="preserve">Bayes, R., &amp; Druckman, J. N. (2021). Motivated reasoning and climate change. </w:t>
            </w:r>
            <w:r w:rsidDel="00000000" w:rsidR="00000000" w:rsidRPr="00000000">
              <w:rPr>
                <w:i w:val="1"/>
                <w:iCs w:val="1"/>
                <w:rtl w:val="0"/>
              </w:rPr>
              <w:t xml:space="preserve">Current Opinion in Behavioral Sciences, 42,</w:t>
            </w:r>
            <w:r w:rsidDel="00000000" w:rsidR="00000000" w:rsidRPr="00000000">
              <w:rPr>
                <w:rtl w:val="0"/>
              </w:rPr>
              <w:t xml:space="preserve"> 27–35.</w:t>
            </w:r>
            <w:hyperlink r:id="rId314">
              <w:r w:rsidDel="00000000" w:rsidR="00000000" w:rsidRPr="00000000">
                <w:rPr>
                  <w:rtl w:val="0"/>
                </w:rPr>
                <w:t xml:space="preserve"> </w:t>
              </w:r>
            </w:hyperlink>
            <w:hyperlink r:id="rId315">
              <w:r w:rsidDel="00000000" w:rsidR="00000000" w:rsidRPr="00000000">
                <w:rPr>
                  <w:color w:val="1155cc"/>
                  <w:u w:val="single"/>
                  <w:rtl w:val="0"/>
                </w:rPr>
                <w:t xml:space="preserve">https://doi.org/10.1016/j.cobeha.2021.02.009</w:t>
              </w:r>
            </w:hyperlink>
            <w:r w:rsidDel="00000000" w:rsidR="00000000" w:rsidRPr="00000000">
              <w:rPr>
                <w:rtl w:val="0"/>
              </w:rPr>
            </w:r>
          </w:p>
          <w:p w:rsidR="00000000" w:rsidDel="00000000" w:rsidP="00000000" w:rsidRDefault="00000000" w:rsidRPr="00000000" w14:paraId="00000BF0">
            <w:pPr>
              <w:numPr>
                <w:ilvl w:val="0"/>
                <w:numId w:val="546"/>
              </w:numPr>
              <w:spacing w:after="0" w:afterAutospacing="0" w:before="0" w:beforeAutospacing="0" w:lineRule="auto"/>
              <w:ind w:left="720" w:hanging="360"/>
            </w:pPr>
            <w:r w:rsidDel="00000000" w:rsidR="00000000" w:rsidRPr="00000000">
              <w:rPr>
                <w:rtl w:val="0"/>
              </w:rPr>
              <w:t xml:space="preserve">Druckman, J.N., McGrath, M.C. (2019). The evidence for motivated reasoning in climate change preference formation. </w:t>
            </w:r>
            <w:r w:rsidDel="00000000" w:rsidR="00000000" w:rsidRPr="00000000">
              <w:rPr>
                <w:i w:val="1"/>
                <w:iCs w:val="1"/>
                <w:rtl w:val="0"/>
              </w:rPr>
              <w:t xml:space="preserve">Nature Climate Change, 9,</w:t>
            </w:r>
            <w:r w:rsidDel="00000000" w:rsidR="00000000" w:rsidRPr="00000000">
              <w:rPr>
                <w:rtl w:val="0"/>
              </w:rPr>
              <w:t xml:space="preserve"> 111–119.</w:t>
            </w:r>
            <w:hyperlink r:id="rId316">
              <w:r w:rsidDel="00000000" w:rsidR="00000000" w:rsidRPr="00000000">
                <w:rPr>
                  <w:rtl w:val="0"/>
                </w:rPr>
                <w:t xml:space="preserve"> </w:t>
              </w:r>
            </w:hyperlink>
            <w:hyperlink r:id="rId317">
              <w:r w:rsidDel="00000000" w:rsidR="00000000" w:rsidRPr="00000000">
                <w:rPr>
                  <w:color w:val="1155cc"/>
                  <w:u w:val="single"/>
                  <w:rtl w:val="0"/>
                </w:rPr>
                <w:t xml:space="preserve">https://doi.org/10.1038/s41558-018-0360-1</w:t>
              </w:r>
            </w:hyperlink>
            <w:r w:rsidDel="00000000" w:rsidR="00000000" w:rsidRPr="00000000">
              <w:rPr>
                <w:rtl w:val="0"/>
              </w:rPr>
            </w:r>
          </w:p>
          <w:p w:rsidR="00000000" w:rsidDel="00000000" w:rsidP="00000000" w:rsidRDefault="00000000" w:rsidRPr="00000000" w14:paraId="00000BF1">
            <w:pPr>
              <w:numPr>
                <w:ilvl w:val="0"/>
                <w:numId w:val="546"/>
              </w:numPr>
              <w:spacing w:after="0" w:afterAutospacing="0" w:before="0" w:beforeAutospacing="0" w:lineRule="auto"/>
              <w:ind w:left="720" w:hanging="360"/>
            </w:pPr>
            <w:r w:rsidDel="00000000" w:rsidR="00000000" w:rsidRPr="00000000">
              <w:rPr>
                <w:rtl w:val="0"/>
              </w:rPr>
              <w:t xml:space="preserve">Ellis, J. (2022). Motivated reasoning and the ethics of belief. </w:t>
            </w:r>
            <w:r w:rsidDel="00000000" w:rsidR="00000000" w:rsidRPr="00000000">
              <w:rPr>
                <w:i w:val="1"/>
                <w:iCs w:val="1"/>
                <w:rtl w:val="0"/>
              </w:rPr>
              <w:t xml:space="preserve">Philosophy Compass, 17(6),</w:t>
            </w:r>
            <w:r w:rsidDel="00000000" w:rsidR="00000000" w:rsidRPr="00000000">
              <w:rPr>
                <w:rtl w:val="0"/>
              </w:rPr>
              <w:t xml:space="preserve"> e12828.</w:t>
            </w:r>
            <w:hyperlink r:id="rId318">
              <w:r w:rsidDel="00000000" w:rsidR="00000000" w:rsidRPr="00000000">
                <w:rPr>
                  <w:rtl w:val="0"/>
                </w:rPr>
                <w:t xml:space="preserve"> </w:t>
              </w:r>
            </w:hyperlink>
            <w:hyperlink r:id="rId319">
              <w:r w:rsidDel="00000000" w:rsidR="00000000" w:rsidRPr="00000000">
                <w:rPr>
                  <w:color w:val="1155cc"/>
                  <w:u w:val="single"/>
                  <w:rtl w:val="0"/>
                </w:rPr>
                <w:t xml:space="preserve">https://doi.org/10.1111/phc3.12828</w:t>
              </w:r>
            </w:hyperlink>
            <w:r w:rsidDel="00000000" w:rsidR="00000000" w:rsidRPr="00000000">
              <w:rPr>
                <w:rtl w:val="0"/>
              </w:rPr>
            </w:r>
          </w:p>
          <w:p w:rsidR="00000000" w:rsidDel="00000000" w:rsidP="00000000" w:rsidRDefault="00000000" w:rsidRPr="00000000" w14:paraId="00000BF2">
            <w:pPr>
              <w:numPr>
                <w:ilvl w:val="0"/>
                <w:numId w:val="546"/>
              </w:numPr>
              <w:spacing w:after="0" w:afterAutospacing="0" w:before="0" w:beforeAutospacing="0" w:lineRule="auto"/>
              <w:ind w:left="720" w:hanging="360"/>
            </w:pPr>
            <w:r w:rsidDel="00000000" w:rsidR="00000000" w:rsidRPr="00000000">
              <w:rPr>
                <w:rtl w:val="0"/>
              </w:rPr>
              <w:t xml:space="preserve">Feygina, I., Jost, J. T., &amp; Goldsmith, R. E. (2010). System justification, the denial of global warming, and the possibility of "system-sanctioned change". </w:t>
            </w:r>
            <w:r w:rsidDel="00000000" w:rsidR="00000000" w:rsidRPr="00000000">
              <w:rPr>
                <w:i w:val="1"/>
                <w:iCs w:val="1"/>
                <w:rtl w:val="0"/>
              </w:rPr>
              <w:t xml:space="preserve">Personality &amp; Social Psychology Bulletin, 36(3),</w:t>
            </w:r>
            <w:r w:rsidDel="00000000" w:rsidR="00000000" w:rsidRPr="00000000">
              <w:rPr>
                <w:rtl w:val="0"/>
              </w:rPr>
              <w:t xml:space="preserve"> 326–338.</w:t>
            </w:r>
            <w:hyperlink r:id="rId320">
              <w:r w:rsidDel="00000000" w:rsidR="00000000" w:rsidRPr="00000000">
                <w:rPr>
                  <w:rtl w:val="0"/>
                </w:rPr>
                <w:t xml:space="preserve"> </w:t>
              </w:r>
            </w:hyperlink>
            <w:hyperlink r:id="rId321">
              <w:r w:rsidDel="00000000" w:rsidR="00000000" w:rsidRPr="00000000">
                <w:rPr>
                  <w:color w:val="1155cc"/>
                  <w:u w:val="single"/>
                  <w:rtl w:val="0"/>
                </w:rPr>
                <w:t xml:space="preserve">https://doi.org/10.1177/0146167209351435</w:t>
              </w:r>
            </w:hyperlink>
            <w:r w:rsidDel="00000000" w:rsidR="00000000" w:rsidRPr="00000000">
              <w:rPr>
                <w:rtl w:val="0"/>
              </w:rPr>
            </w:r>
          </w:p>
          <w:p w:rsidR="00000000" w:rsidDel="00000000" w:rsidP="00000000" w:rsidRDefault="00000000" w:rsidRPr="00000000" w14:paraId="00000BF3">
            <w:pPr>
              <w:numPr>
                <w:ilvl w:val="0"/>
                <w:numId w:val="546"/>
              </w:numPr>
              <w:spacing w:after="0" w:afterAutospacing="0" w:before="0" w:beforeAutospacing="0" w:lineRule="auto"/>
              <w:ind w:left="720" w:hanging="360"/>
            </w:pPr>
            <w:r w:rsidDel="00000000" w:rsidR="00000000" w:rsidRPr="00000000">
              <w:rPr>
                <w:rtl w:val="0"/>
              </w:rPr>
              <w:t xml:space="preserve">Festinger, L. (1957). </w:t>
            </w:r>
            <w:r w:rsidDel="00000000" w:rsidR="00000000" w:rsidRPr="00000000">
              <w:rPr>
                <w:i w:val="1"/>
                <w:iCs w:val="1"/>
                <w:rtl w:val="0"/>
              </w:rPr>
              <w:t xml:space="preserve">A Theory of Cognitive Dissonance.</w:t>
            </w:r>
            <w:r w:rsidDel="00000000" w:rsidR="00000000" w:rsidRPr="00000000">
              <w:rPr>
                <w:rtl w:val="0"/>
              </w:rPr>
              <w:t xml:space="preserve"> Stanford University Press.</w:t>
            </w:r>
            <w:hyperlink r:id="rId322">
              <w:r w:rsidDel="00000000" w:rsidR="00000000" w:rsidRPr="00000000">
                <w:rPr>
                  <w:rtl w:val="0"/>
                </w:rPr>
                <w:t xml:space="preserve"> </w:t>
              </w:r>
            </w:hyperlink>
            <w:hyperlink r:id="rId323">
              <w:r w:rsidDel="00000000" w:rsidR="00000000" w:rsidRPr="00000000">
                <w:rPr>
                  <w:color w:val="1155cc"/>
                  <w:u w:val="single"/>
                  <w:rtl w:val="0"/>
                </w:rPr>
                <w:t xml:space="preserve">https://www.amazon.ca/Theory-Cognitive-Dissonance-Leon-Festinger/dp/0804701318</w:t>
              </w:r>
            </w:hyperlink>
            <w:r w:rsidDel="00000000" w:rsidR="00000000" w:rsidRPr="00000000">
              <w:rPr>
                <w:rtl w:val="0"/>
              </w:rPr>
            </w:r>
          </w:p>
          <w:p w:rsidR="00000000" w:rsidDel="00000000" w:rsidP="00000000" w:rsidRDefault="00000000" w:rsidRPr="00000000" w14:paraId="00000BF4">
            <w:pPr>
              <w:numPr>
                <w:ilvl w:val="0"/>
                <w:numId w:val="546"/>
              </w:numPr>
              <w:spacing w:after="0" w:afterAutospacing="0" w:before="0" w:beforeAutospacing="0" w:lineRule="auto"/>
              <w:ind w:left="720" w:hanging="360"/>
            </w:pPr>
            <w:r w:rsidDel="00000000" w:rsidR="00000000" w:rsidRPr="00000000">
              <w:rPr>
                <w:rtl w:val="0"/>
              </w:rPr>
              <w:t xml:space="preserve">Gifford, R. (2011). The dragons of inaction: Psychological barriers that limit climate change mitigation and adaptation. </w:t>
            </w:r>
            <w:r w:rsidDel="00000000" w:rsidR="00000000" w:rsidRPr="00000000">
              <w:rPr>
                <w:i w:val="1"/>
                <w:iCs w:val="1"/>
                <w:rtl w:val="0"/>
              </w:rPr>
              <w:t xml:space="preserve">American Psychologist, 66(4),</w:t>
            </w:r>
            <w:r w:rsidDel="00000000" w:rsidR="00000000" w:rsidRPr="00000000">
              <w:rPr>
                <w:rtl w:val="0"/>
              </w:rPr>
              <w:t xml:space="preserve"> 290–302.</w:t>
            </w:r>
            <w:hyperlink r:id="rId324">
              <w:r w:rsidDel="00000000" w:rsidR="00000000" w:rsidRPr="00000000">
                <w:rPr>
                  <w:rtl w:val="0"/>
                </w:rPr>
                <w:t xml:space="preserve"> </w:t>
              </w:r>
            </w:hyperlink>
            <w:hyperlink r:id="rId325">
              <w:r w:rsidDel="00000000" w:rsidR="00000000" w:rsidRPr="00000000">
                <w:rPr>
                  <w:color w:val="1155cc"/>
                  <w:u w:val="single"/>
                  <w:rtl w:val="0"/>
                </w:rPr>
                <w:t xml:space="preserve">https://doi.org/10.1037/a0023566</w:t>
              </w:r>
            </w:hyperlink>
            <w:r w:rsidDel="00000000" w:rsidR="00000000" w:rsidRPr="00000000">
              <w:rPr>
                <w:rtl w:val="0"/>
              </w:rPr>
            </w:r>
          </w:p>
          <w:p w:rsidR="00000000" w:rsidDel="00000000" w:rsidP="00000000" w:rsidRDefault="00000000" w:rsidRPr="00000000" w14:paraId="00000BF5">
            <w:pPr>
              <w:numPr>
                <w:ilvl w:val="0"/>
                <w:numId w:val="546"/>
              </w:numPr>
              <w:spacing w:after="0" w:afterAutospacing="0" w:before="0" w:beforeAutospacing="0" w:lineRule="auto"/>
              <w:ind w:left="720" w:hanging="360"/>
            </w:pPr>
            <w:r w:rsidDel="00000000" w:rsidR="00000000" w:rsidRPr="00000000">
              <w:rPr>
                <w:rtl w:val="0"/>
              </w:rPr>
              <w:t xml:space="preserve">Gross, J. J. (1998). The Emerging Field of Emotion Regulation: An Integrative Review. </w:t>
            </w:r>
            <w:r w:rsidDel="00000000" w:rsidR="00000000" w:rsidRPr="00000000">
              <w:rPr>
                <w:i w:val="1"/>
                <w:iCs w:val="1"/>
                <w:rtl w:val="0"/>
              </w:rPr>
              <w:t xml:space="preserve">Review of General Psychology, 2(3),</w:t>
            </w:r>
            <w:r w:rsidDel="00000000" w:rsidR="00000000" w:rsidRPr="00000000">
              <w:rPr>
                <w:rtl w:val="0"/>
              </w:rPr>
              <w:t xml:space="preserve"> 271–299.</w:t>
            </w:r>
            <w:hyperlink r:id="rId326">
              <w:r w:rsidDel="00000000" w:rsidR="00000000" w:rsidRPr="00000000">
                <w:rPr>
                  <w:rtl w:val="0"/>
                </w:rPr>
                <w:t xml:space="preserve"> </w:t>
              </w:r>
            </w:hyperlink>
            <w:hyperlink r:id="rId327">
              <w:r w:rsidDel="00000000" w:rsidR="00000000" w:rsidRPr="00000000">
                <w:rPr>
                  <w:color w:val="1155cc"/>
                  <w:u w:val="single"/>
                  <w:rtl w:val="0"/>
                </w:rPr>
                <w:t xml:space="preserve">https://doi.org/10.1037/1089-2680.2.3.271</w:t>
              </w:r>
            </w:hyperlink>
            <w:r w:rsidDel="00000000" w:rsidR="00000000" w:rsidRPr="00000000">
              <w:rPr>
                <w:rtl w:val="0"/>
              </w:rPr>
            </w:r>
          </w:p>
          <w:p w:rsidR="00000000" w:rsidDel="00000000" w:rsidP="00000000" w:rsidRDefault="00000000" w:rsidRPr="00000000" w14:paraId="00000BF6">
            <w:pPr>
              <w:numPr>
                <w:ilvl w:val="0"/>
                <w:numId w:val="546"/>
              </w:numPr>
              <w:spacing w:after="0" w:afterAutospacing="0" w:before="0" w:beforeAutospacing="0" w:lineRule="auto"/>
              <w:ind w:left="720" w:hanging="360"/>
            </w:pPr>
            <w:r w:rsidDel="00000000" w:rsidR="00000000" w:rsidRPr="00000000">
              <w:rPr>
                <w:rtl w:val="0"/>
              </w:rPr>
              <w:t xml:space="preserve">Haller, C. (2024). Using Empathy to Shift Climate Change Attitudes. </w:t>
            </w:r>
            <w:r w:rsidDel="00000000" w:rsidR="00000000" w:rsidRPr="00000000">
              <w:rPr>
                <w:i w:val="1"/>
                <w:iCs w:val="1"/>
                <w:rtl w:val="0"/>
              </w:rPr>
              <w:t xml:space="preserve">Crop, Soil and Environmental Sciences Undergraduate Honors Theses.</w:t>
            </w:r>
            <w:r w:rsidDel="00000000" w:rsidR="00000000" w:rsidRPr="00000000">
              <w:rPr>
                <w:rtl w:val="0"/>
              </w:rPr>
              <w:t xml:space="preserve"> Retrieved from</w:t>
            </w:r>
            <w:hyperlink r:id="rId328">
              <w:r w:rsidDel="00000000" w:rsidR="00000000" w:rsidRPr="00000000">
                <w:rPr>
                  <w:rtl w:val="0"/>
                </w:rPr>
                <w:t xml:space="preserve"> </w:t>
              </w:r>
            </w:hyperlink>
            <w:hyperlink r:id="rId329">
              <w:r w:rsidDel="00000000" w:rsidR="00000000" w:rsidRPr="00000000">
                <w:rPr>
                  <w:color w:val="1155cc"/>
                  <w:u w:val="single"/>
                  <w:rtl w:val="0"/>
                </w:rPr>
                <w:t xml:space="preserve">https://scholarworks.uark.edu/csesuht/41</w:t>
              </w:r>
            </w:hyperlink>
            <w:r w:rsidDel="00000000" w:rsidR="00000000" w:rsidRPr="00000000">
              <w:rPr>
                <w:rtl w:val="0"/>
              </w:rPr>
            </w:r>
          </w:p>
          <w:p w:rsidR="00000000" w:rsidDel="00000000" w:rsidP="00000000" w:rsidRDefault="00000000" w:rsidRPr="00000000" w14:paraId="00000BF7">
            <w:pPr>
              <w:numPr>
                <w:ilvl w:val="0"/>
                <w:numId w:val="546"/>
              </w:numPr>
              <w:spacing w:after="0" w:afterAutospacing="0" w:before="0" w:beforeAutospacing="0" w:lineRule="auto"/>
              <w:ind w:left="720" w:hanging="360"/>
            </w:pPr>
            <w:r w:rsidDel="00000000" w:rsidR="00000000" w:rsidRPr="00000000">
              <w:rPr>
                <w:rtl w:val="0"/>
              </w:rPr>
              <w:t xml:space="preserve">Hargreaves, T. (2015). Interacting for the Environment: Engaging Goffman in Pro-Environmental Action. </w:t>
            </w:r>
            <w:r w:rsidDel="00000000" w:rsidR="00000000" w:rsidRPr="00000000">
              <w:rPr>
                <w:i w:val="1"/>
                <w:iCs w:val="1"/>
                <w:rtl w:val="0"/>
              </w:rPr>
              <w:t xml:space="preserve">Society &amp; Natural Resources, 29(1),</w:t>
            </w:r>
            <w:r w:rsidDel="00000000" w:rsidR="00000000" w:rsidRPr="00000000">
              <w:rPr>
                <w:rtl w:val="0"/>
              </w:rPr>
              <w:t xml:space="preserve"> 53–67.</w:t>
            </w:r>
            <w:hyperlink r:id="rId330">
              <w:r w:rsidDel="00000000" w:rsidR="00000000" w:rsidRPr="00000000">
                <w:rPr>
                  <w:rtl w:val="0"/>
                </w:rPr>
                <w:t xml:space="preserve"> </w:t>
              </w:r>
            </w:hyperlink>
            <w:hyperlink r:id="rId331">
              <w:r w:rsidDel="00000000" w:rsidR="00000000" w:rsidRPr="00000000">
                <w:rPr>
                  <w:color w:val="1155cc"/>
                  <w:u w:val="single"/>
                  <w:rtl w:val="0"/>
                </w:rPr>
                <w:t xml:space="preserve">https://doi.org/10.1080/08941920.2015.1054978</w:t>
              </w:r>
            </w:hyperlink>
            <w:r w:rsidDel="00000000" w:rsidR="00000000" w:rsidRPr="00000000">
              <w:rPr>
                <w:rtl w:val="0"/>
              </w:rPr>
            </w:r>
          </w:p>
          <w:p w:rsidR="00000000" w:rsidDel="00000000" w:rsidP="00000000" w:rsidRDefault="00000000" w:rsidRPr="00000000" w14:paraId="00000BF8">
            <w:pPr>
              <w:numPr>
                <w:ilvl w:val="0"/>
                <w:numId w:val="546"/>
              </w:numPr>
              <w:spacing w:after="0" w:afterAutospacing="0" w:before="0" w:beforeAutospacing="0" w:lineRule="auto"/>
              <w:ind w:left="720" w:hanging="360"/>
            </w:pPr>
            <w:r w:rsidDel="00000000" w:rsidR="00000000" w:rsidRPr="00000000">
              <w:rPr>
                <w:rtl w:val="0"/>
              </w:rPr>
              <w:t xml:space="preserve">Landry, N., Gifford, R., Milfont, T. L., Weeks, A., &amp; Arnocky, S. (2018). Learned helplessness moderates the relationship between environmental concern and behavior. </w:t>
            </w:r>
            <w:r w:rsidDel="00000000" w:rsidR="00000000" w:rsidRPr="00000000">
              <w:rPr>
                <w:i w:val="1"/>
                <w:iCs w:val="1"/>
                <w:rtl w:val="0"/>
              </w:rPr>
              <w:t xml:space="preserve">Journal of Environmental Psychology, 55,</w:t>
            </w:r>
            <w:r w:rsidDel="00000000" w:rsidR="00000000" w:rsidRPr="00000000">
              <w:rPr>
                <w:rtl w:val="0"/>
              </w:rPr>
              <w:t xml:space="preserve"> 18–22.</w:t>
            </w:r>
            <w:hyperlink r:id="rId332">
              <w:r w:rsidDel="00000000" w:rsidR="00000000" w:rsidRPr="00000000">
                <w:rPr>
                  <w:rtl w:val="0"/>
                </w:rPr>
                <w:t xml:space="preserve"> </w:t>
              </w:r>
            </w:hyperlink>
            <w:hyperlink r:id="rId333">
              <w:r w:rsidDel="00000000" w:rsidR="00000000" w:rsidRPr="00000000">
                <w:rPr>
                  <w:color w:val="1155cc"/>
                  <w:u w:val="single"/>
                  <w:rtl w:val="0"/>
                </w:rPr>
                <w:t xml:space="preserve">https://doi.org/10.1016/j.jenvp.2017.12.003</w:t>
              </w:r>
            </w:hyperlink>
            <w:r w:rsidDel="00000000" w:rsidR="00000000" w:rsidRPr="00000000">
              <w:rPr>
                <w:rtl w:val="0"/>
              </w:rPr>
            </w:r>
          </w:p>
          <w:p w:rsidR="00000000" w:rsidDel="00000000" w:rsidP="00000000" w:rsidRDefault="00000000" w:rsidRPr="00000000" w14:paraId="00000BF9">
            <w:pPr>
              <w:numPr>
                <w:ilvl w:val="0"/>
                <w:numId w:val="546"/>
              </w:numPr>
              <w:spacing w:after="0" w:afterAutospacing="0" w:before="0" w:beforeAutospacing="0" w:lineRule="auto"/>
              <w:ind w:left="720" w:hanging="360"/>
            </w:pPr>
            <w:r w:rsidDel="00000000" w:rsidR="00000000" w:rsidRPr="00000000">
              <w:rPr>
                <w:rtl w:val="0"/>
              </w:rPr>
              <w:t xml:space="preserve">Mason, K. A., Vlasceanu, M., &amp; Jost, J. T. (2024). Effects of system-sanctioned framing on climate awareness and environmental action in the United States and beyond. </w:t>
            </w:r>
            <w:r w:rsidDel="00000000" w:rsidR="00000000" w:rsidRPr="00000000">
              <w:rPr>
                <w:i w:val="1"/>
                <w:iCs w:val="1"/>
                <w:rtl w:val="0"/>
              </w:rPr>
              <w:t xml:space="preserve">Proceedings of the National Academy of Sciences, 121(38),</w:t>
            </w:r>
            <w:r w:rsidDel="00000000" w:rsidR="00000000" w:rsidRPr="00000000">
              <w:rPr>
                <w:rtl w:val="0"/>
              </w:rPr>
              <w:t xml:space="preserve"> e2405973121.</w:t>
            </w:r>
            <w:hyperlink r:id="rId334">
              <w:r w:rsidDel="00000000" w:rsidR="00000000" w:rsidRPr="00000000">
                <w:rPr>
                  <w:rtl w:val="0"/>
                </w:rPr>
                <w:t xml:space="preserve"> </w:t>
              </w:r>
            </w:hyperlink>
            <w:hyperlink r:id="rId335">
              <w:r w:rsidDel="00000000" w:rsidR="00000000" w:rsidRPr="00000000">
                <w:rPr>
                  <w:color w:val="1155cc"/>
                  <w:u w:val="single"/>
                  <w:rtl w:val="0"/>
                </w:rPr>
                <w:t xml:space="preserve">https://doi.org/10.1073/pnas.2405973121</w:t>
              </w:r>
            </w:hyperlink>
            <w:r w:rsidDel="00000000" w:rsidR="00000000" w:rsidRPr="00000000">
              <w:rPr>
                <w:rtl w:val="0"/>
              </w:rPr>
            </w:r>
          </w:p>
          <w:p w:rsidR="00000000" w:rsidDel="00000000" w:rsidP="00000000" w:rsidRDefault="00000000" w:rsidRPr="00000000" w14:paraId="00000BFA">
            <w:pPr>
              <w:numPr>
                <w:ilvl w:val="0"/>
                <w:numId w:val="546"/>
              </w:numPr>
              <w:spacing w:after="0" w:afterAutospacing="0" w:before="0" w:beforeAutospacing="0" w:lineRule="auto"/>
              <w:ind w:left="720" w:hanging="360"/>
            </w:pPr>
            <w:r w:rsidDel="00000000" w:rsidR="00000000" w:rsidRPr="00000000">
              <w:rPr>
                <w:rtl w:val="0"/>
              </w:rPr>
              <w:t xml:space="preserve">Williams, M. O. (2023). Climate distress and social identity: Bringing theory to clinical practice. </w:t>
            </w:r>
            <w:r w:rsidDel="00000000" w:rsidR="00000000" w:rsidRPr="00000000">
              <w:rPr>
                <w:i w:val="1"/>
                <w:iCs w:val="1"/>
                <w:rtl w:val="0"/>
              </w:rPr>
              <w:t xml:space="preserve">Frontiers in Psychology, 14.</w:t>
            </w:r>
            <w:hyperlink r:id="rId336">
              <w:r w:rsidDel="00000000" w:rsidR="00000000" w:rsidRPr="00000000">
                <w:rPr>
                  <w:rtl w:val="0"/>
                </w:rPr>
                <w:t xml:space="preserve"> </w:t>
              </w:r>
            </w:hyperlink>
            <w:hyperlink r:id="rId337">
              <w:r w:rsidDel="00000000" w:rsidR="00000000" w:rsidRPr="00000000">
                <w:rPr>
                  <w:color w:val="1155cc"/>
                  <w:u w:val="single"/>
                  <w:rtl w:val="0"/>
                </w:rPr>
                <w:t xml:space="preserve">https://doi.org/10.3389/fpsyg.2023.1126922</w:t>
              </w:r>
            </w:hyperlink>
            <w:r w:rsidDel="00000000" w:rsidR="00000000" w:rsidRPr="00000000">
              <w:rPr>
                <w:rtl w:val="0"/>
              </w:rPr>
            </w:r>
          </w:p>
          <w:p w:rsidR="00000000" w:rsidDel="00000000" w:rsidP="00000000" w:rsidRDefault="00000000" w:rsidRPr="00000000" w14:paraId="00000BFB">
            <w:pPr>
              <w:numPr>
                <w:ilvl w:val="0"/>
                <w:numId w:val="546"/>
              </w:numPr>
              <w:spacing w:after="240" w:before="0" w:beforeAutospacing="0" w:lineRule="auto"/>
              <w:ind w:left="720" w:hanging="360"/>
            </w:pPr>
            <w:r w:rsidDel="00000000" w:rsidR="00000000" w:rsidRPr="00000000">
              <w:rPr>
                <w:rtl w:val="0"/>
              </w:rPr>
              <w:t xml:space="preserve">Wong-Parodi, G., &amp; Feygina, I. (2020). Understanding and countering the motivated roots of climate change denial. </w:t>
            </w:r>
            <w:r w:rsidDel="00000000" w:rsidR="00000000" w:rsidRPr="00000000">
              <w:rPr>
                <w:i w:val="1"/>
                <w:iCs w:val="1"/>
                <w:rtl w:val="0"/>
              </w:rPr>
              <w:t xml:space="preserve">Current Opinion in Environmental Sustainability, 42,</w:t>
            </w:r>
            <w:r w:rsidDel="00000000" w:rsidR="00000000" w:rsidRPr="00000000">
              <w:rPr>
                <w:rtl w:val="0"/>
              </w:rPr>
              <w:t xml:space="preserve"> 60–64.</w:t>
            </w:r>
            <w:hyperlink r:id="rId338">
              <w:r w:rsidDel="00000000" w:rsidR="00000000" w:rsidRPr="00000000">
                <w:rPr>
                  <w:rtl w:val="0"/>
                </w:rPr>
                <w:t xml:space="preserve"> </w:t>
              </w:r>
            </w:hyperlink>
            <w:hyperlink r:id="rId339">
              <w:r w:rsidDel="00000000" w:rsidR="00000000" w:rsidRPr="00000000">
                <w:rPr>
                  <w:color w:val="1155cc"/>
                  <w:u w:val="single"/>
                  <w:rtl w:val="0"/>
                </w:rPr>
                <w:t xml:space="preserve">https://doi.org/10.1016/j.cosust.2019.11.008</w:t>
              </w:r>
            </w:hyperlink>
            <w:r w:rsidDel="00000000" w:rsidR="00000000" w:rsidRPr="00000000">
              <w:rPr>
                <w:rtl w:val="0"/>
              </w:rPr>
            </w:r>
          </w:p>
        </w:tc>
      </w:tr>
    </w:tbl>
    <w:p w:rsidR="00000000" w:rsidDel="00000000" w:rsidP="00000000" w:rsidRDefault="00000000" w:rsidRPr="00000000" w14:paraId="00000BFC">
      <w:pPr>
        <w:spacing w:after="240" w:before="240" w:lineRule="auto"/>
        <w:rPr>
          <w:b w:val="1"/>
          <w:bCs w:val="1"/>
        </w:rPr>
      </w:pPr>
      <w:r w:rsidDel="00000000" w:rsidR="00000000" w:rsidRPr="00000000">
        <w:rPr>
          <w:rtl w:val="0"/>
        </w:rPr>
      </w:r>
    </w:p>
    <w:p w:rsidR="00000000" w:rsidDel="00000000" w:rsidP="00000000" w:rsidRDefault="00000000" w:rsidRPr="00000000" w14:paraId="00000BFD">
      <w:pPr>
        <w:rPr/>
        <w:sectPr>
          <w:headerReference r:id="rId340"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B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41" w:type="default"/>
          <w:type w:val="nextPage"/>
          <w:pgSz w:h="12240" w:w="15840" w:orient="landscape"/>
          <w:pgMar w:bottom="1440.0000000000002" w:top="1440.0000000000002" w:left="1440.0000000000002" w:right="1440.0000000000002" w:header="720" w:footer="720"/>
          <w:pgNumType w:start="1"/>
        </w:sectPr>
      </w:pPr>
      <w:bookmarkStart w:colFirst="0" w:colLast="0" w:name="_ui1cqchi1k8d" w:id="215"/>
      <w:bookmarkEnd w:id="2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Climate Emotions - Ecoparalysis and Fatalism</w:t>
      </w:r>
      <w:r w:rsidDel="00000000" w:rsidR="00000000" w:rsidRPr="00000000">
        <w:rPr>
          <w:rtl w:val="0"/>
        </w:rPr>
      </w:r>
    </w:p>
    <w:p w:rsidR="00000000" w:rsidDel="00000000" w:rsidP="00000000" w:rsidRDefault="00000000" w:rsidRPr="00000000" w14:paraId="00000BFF">
      <w:pPr>
        <w:pStyle w:val="Heading1"/>
        <w:spacing w:after="240" w:before="240" w:lineRule="auto"/>
        <w:rPr/>
      </w:pPr>
      <w:bookmarkStart w:colFirst="0" w:colLast="0" w:name="_q51kt0y1j24k" w:id="216"/>
      <w:bookmarkEnd w:id="216"/>
      <w:r w:rsidDel="00000000" w:rsidR="00000000" w:rsidRPr="00000000">
        <w:rPr>
          <w:rtl w:val="0"/>
        </w:rPr>
      </w:r>
    </w:p>
    <w:tbl>
      <w:tblPr>
        <w:tblStyle w:val="Table91"/>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blHeader w:val="0"/>
        </w:trPr>
        <w:tc>
          <w:tcPr>
            <w:shd w:fill="f4cccc" w:val="clear"/>
          </w:tcPr>
          <w:p w:rsidR="00000000" w:rsidDel="00000000" w:rsidP="00000000" w:rsidRDefault="00000000" w:rsidRPr="00000000" w14:paraId="00000C00">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C01">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C02">
            <w:pPr>
              <w:widowControl w:val="0"/>
              <w:rPr>
                <w:b w:val="1"/>
                <w:bCs w:val="1"/>
                <w:sz w:val="28"/>
                <w:szCs w:val="28"/>
              </w:rPr>
            </w:pPr>
            <w:r w:rsidDel="00000000" w:rsidR="00000000" w:rsidRPr="00000000">
              <w:rPr>
                <w:b w:val="1"/>
                <w:bCs w:val="1"/>
                <w:sz w:val="28"/>
                <w:szCs w:val="28"/>
                <w:rtl w:val="0"/>
              </w:rPr>
              <w:t xml:space="preserve">Section 2 is now closed for review and we are no longer accepting comments. Thank you for your contributions!</w:t>
            </w:r>
          </w:p>
          <w:p w:rsidR="00000000" w:rsidDel="00000000" w:rsidP="00000000" w:rsidRDefault="00000000" w:rsidRPr="00000000" w14:paraId="00000C03">
            <w:pPr>
              <w:widowControl w:val="0"/>
              <w:rPr>
                <w:sz w:val="28"/>
                <w:szCs w:val="28"/>
              </w:rPr>
            </w:pPr>
            <w:r w:rsidDel="00000000" w:rsidR="00000000" w:rsidRPr="00000000">
              <w:rPr>
                <w:rtl w:val="0"/>
              </w:rPr>
            </w:r>
          </w:p>
          <w:p w:rsidR="00000000" w:rsidDel="00000000" w:rsidP="00000000" w:rsidRDefault="00000000" w:rsidRPr="00000000" w14:paraId="00000C04">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0C05">
            <w:pPr>
              <w:widowControl w:val="0"/>
              <w:rPr>
                <w:b w:val="1"/>
                <w:bCs w:val="1"/>
                <w:sz w:val="28"/>
                <w:szCs w:val="28"/>
              </w:rPr>
            </w:pPr>
            <w:r w:rsidDel="00000000" w:rsidR="00000000" w:rsidRPr="00000000">
              <w:rPr>
                <w:rtl w:val="0"/>
              </w:rPr>
            </w:r>
          </w:p>
          <w:p w:rsidR="00000000" w:rsidDel="00000000" w:rsidP="00000000" w:rsidRDefault="00000000" w:rsidRPr="00000000" w14:paraId="00000C06">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0C07">
      <w:pPr>
        <w:pStyle w:val="Heading1"/>
        <w:spacing w:after="240" w:before="240" w:lineRule="auto"/>
        <w:rPr/>
      </w:pPr>
      <w:bookmarkStart w:colFirst="0" w:colLast="0" w:name="_dc2st0mhhwuq" w:id="217"/>
      <w:bookmarkEnd w:id="217"/>
      <w:r w:rsidDel="00000000" w:rsidR="00000000" w:rsidRPr="00000000">
        <w:rPr>
          <w:rtl w:val="0"/>
        </w:rPr>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pStyle w:val="Heading1"/>
        <w:spacing w:after="240" w:before="240" w:lineRule="auto"/>
        <w:rPr>
          <w:b w:val="0"/>
          <w:bCs w:val="0"/>
        </w:rPr>
      </w:pPr>
      <w:bookmarkStart w:colFirst="0" w:colLast="0" w:name="_guccs4kpofa9" w:id="218"/>
      <w:bookmarkEnd w:id="218"/>
      <w:r w:rsidDel="00000000" w:rsidR="00000000" w:rsidRPr="00000000">
        <w:rPr>
          <w:rtl w:val="0"/>
        </w:rPr>
        <w:t xml:space="preserve">Climate Emotions – Ecoparalysis and Fatalism</w:t>
      </w:r>
      <w:r w:rsidDel="00000000" w:rsidR="00000000" w:rsidRPr="00000000">
        <w:rPr>
          <w:rtl w:val="0"/>
        </w:rPr>
      </w:r>
    </w:p>
    <w:tbl>
      <w:tblPr>
        <w:tblStyle w:val="Table9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0C12">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0C13">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0C14">
            <w:pPr>
              <w:widowControl w:val="0"/>
              <w:numPr>
                <w:ilvl w:val="0"/>
                <w:numId w:val="341"/>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0C15">
            <w:pPr>
              <w:widowControl w:val="0"/>
              <w:numPr>
                <w:ilvl w:val="0"/>
                <w:numId w:val="341"/>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0C16">
            <w:pPr>
              <w:widowControl w:val="0"/>
              <w:numPr>
                <w:ilvl w:val="0"/>
                <w:numId w:val="341"/>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0C17">
            <w:pPr>
              <w:widowControl w:val="0"/>
              <w:numPr>
                <w:ilvl w:val="0"/>
                <w:numId w:val="341"/>
              </w:numPr>
              <w:spacing w:line="240" w:lineRule="auto"/>
              <w:ind w:left="720" w:hanging="360"/>
            </w:pPr>
            <w:ins w:author="Mike Marchand" w:id="301" w:date="2025-12-01T01:27:34Z">
              <w:r w:rsidDel="00000000" w:rsidR="00000000" w:rsidRPr="00000000">
                <w:rPr>
                  <w:rtl w:val="0"/>
                </w:rPr>
                <w:t xml:space="preserve">Michael Marchand, sqilxw, syilx Nation - Cultural Safety Consultant </w:t>
              </w:r>
            </w:ins>
            <w:r w:rsidDel="00000000" w:rsidR="00000000" w:rsidRPr="00000000">
              <w:rPr>
                <w:rtl w:val="0"/>
              </w:rPr>
              <w:t xml:space="preserve"> </w:t>
            </w:r>
          </w:p>
          <w:p w:rsidR="00000000" w:rsidDel="00000000" w:rsidP="00000000" w:rsidRDefault="00000000" w:rsidRPr="00000000" w14:paraId="00000C18">
            <w:pPr>
              <w:widowControl w:val="0"/>
              <w:numPr>
                <w:ilvl w:val="0"/>
                <w:numId w:val="341"/>
              </w:numPr>
              <w:spacing w:line="240" w:lineRule="auto"/>
              <w:ind w:left="720" w:hanging="360"/>
            </w:pPr>
            <w:r w:rsidDel="00000000" w:rsidR="00000000" w:rsidRPr="00000000">
              <w:rPr>
                <w:rtl w:val="0"/>
              </w:rPr>
              <w:t xml:space="preserve"> </w:t>
            </w:r>
          </w:p>
          <w:p w:rsidR="00000000" w:rsidDel="00000000" w:rsidP="00000000" w:rsidRDefault="00000000" w:rsidRPr="00000000" w14:paraId="00000C19">
            <w:pPr>
              <w:widowControl w:val="0"/>
              <w:numPr>
                <w:ilvl w:val="0"/>
                <w:numId w:val="341"/>
              </w:numPr>
              <w:spacing w:line="240" w:lineRule="auto"/>
              <w:ind w:left="720" w:hanging="360"/>
            </w:pPr>
            <w:r w:rsidDel="00000000" w:rsidR="00000000" w:rsidRPr="00000000">
              <w:rPr>
                <w:rtl w:val="0"/>
              </w:rPr>
            </w:r>
          </w:p>
        </w:tc>
      </w:tr>
    </w:tbl>
    <w:p w:rsidR="00000000" w:rsidDel="00000000" w:rsidP="00000000" w:rsidRDefault="00000000" w:rsidRPr="00000000" w14:paraId="00000C1A">
      <w:pPr>
        <w:spacing w:after="240" w:before="240" w:lineRule="auto"/>
        <w:rPr/>
      </w:pPr>
      <w:r w:rsidDel="00000000" w:rsidR="00000000" w:rsidRPr="00000000">
        <w:rPr>
          <w:rtl w:val="0"/>
        </w:rPr>
      </w:r>
    </w:p>
    <w:tbl>
      <w:tblPr>
        <w:tblStyle w:val="Table9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0C1B">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0C1C">
            <w:pPr>
              <w:widowControl w:val="0"/>
              <w:spacing w:after="240" w:before="240" w:line="240" w:lineRule="auto"/>
              <w:rPr/>
            </w:pPr>
            <w:r w:rsidDel="00000000" w:rsidR="00000000" w:rsidRPr="00000000">
              <w:rPr>
                <w:rtl w:val="0"/>
              </w:rPr>
              <w:t xml:space="preserve">Sometimes, the sheer scale of climate change can make any step toward a solution feel pointless, leaving people trapped in what’s often described as “ecoparalysis” or a general sense of hopelessness. In these moments, the idea of curbing emissions or protecting a local wetland can seem painfully inadequate against the backdrop of melting ice caps and increasingly frequent extreme weather. This sense of powerlessness can become so overwhelming that individuals freeze up, convinced their actions won’t amount to much. They might disengage from conversations about the environment or avoid thinking about it altogether, hoping to spare themselves from ongoing anxiety and stress.</w:t>
            </w:r>
          </w:p>
          <w:p w:rsidR="00000000" w:rsidDel="00000000" w:rsidP="00000000" w:rsidRDefault="00000000" w:rsidRPr="00000000" w14:paraId="00000C1D">
            <w:pPr>
              <w:widowControl w:val="0"/>
              <w:spacing w:after="240" w:before="240" w:line="240" w:lineRule="auto"/>
              <w:rPr/>
            </w:pPr>
            <w:r w:rsidDel="00000000" w:rsidR="00000000" w:rsidRPr="00000000">
              <w:rPr>
                <w:rtl w:val="0"/>
              </w:rPr>
              <w:t xml:space="preserve">Yet, while feeling stuck and powerless is a natural response to existential threats, it also poses a real risk to collective progress. The more we convince ourselves that nothing can be done, the less we work together toward meaningful change. Fatalistic thoughts can reinforce this cycle, suggesting that the future is already doomed and that any efforts to alter the course of climate change are futile. This mindset not only undermines personal motivation but also dampens the broader potential of communities and policymakers to rally around solutions.</w:t>
            </w:r>
          </w:p>
          <w:p w:rsidR="00000000" w:rsidDel="00000000" w:rsidP="00000000" w:rsidRDefault="00000000" w:rsidRPr="00000000" w14:paraId="00000C1E">
            <w:pPr>
              <w:widowControl w:val="0"/>
              <w:spacing w:after="240" w:before="240" w:line="240" w:lineRule="auto"/>
              <w:rPr/>
            </w:pPr>
            <w:r w:rsidDel="00000000" w:rsidR="00000000" w:rsidRPr="00000000">
              <w:rPr>
                <w:rtl w:val="0"/>
              </w:rPr>
              <w:t xml:space="preserve">Still, recognizing these feelings for what they are—a normal reaction to an immense and complex crisis—can be the first step toward breaking free from inaction. By connecting with supportive networks, focusing on tangible local efforts, and remembering that small actions collectively add up, people can begin to replace paralysis with empowerment. Even modest victories—like organizing a successful recycling campaign or seeing a new climate policy take shape—can provide a powerful antidote to hopelessness. Ultimately, acknowledging that these emotions are common and valid helps us move beyond them, reminding us that the path away from ecoparalysis lies in shared endeavor, mutual support, and a commitment to forging a more sustainable future—no matter how daunting the headlines may be.</w:t>
            </w:r>
          </w:p>
          <w:p w:rsidR="00000000" w:rsidDel="00000000" w:rsidP="00000000" w:rsidRDefault="00000000" w:rsidRPr="00000000" w14:paraId="00000C1F">
            <w:pPr>
              <w:widowControl w:val="0"/>
              <w:spacing w:line="240" w:lineRule="auto"/>
              <w:rPr/>
            </w:pPr>
            <w:r w:rsidDel="00000000" w:rsidR="00000000" w:rsidRPr="00000000">
              <w:rPr>
                <w:rtl w:val="0"/>
              </w:rPr>
            </w:r>
          </w:p>
        </w:tc>
      </w:tr>
      <w:tr>
        <w:trPr>
          <w:cantSplit w:val="0"/>
          <w:tblHeader w:val="0"/>
        </w:trPr>
        <w:tc>
          <w:tcPr>
            <w:shd w:fill="ea9999" w:val="clear"/>
          </w:tcPr>
          <w:p w:rsidR="00000000" w:rsidDel="00000000" w:rsidP="00000000" w:rsidRDefault="00000000" w:rsidRPr="00000000" w14:paraId="00000C20">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0C21">
            <w:pPr>
              <w:spacing w:after="240" w:before="240" w:lineRule="auto"/>
              <w:rPr/>
            </w:pPr>
            <w:r w:rsidDel="00000000" w:rsidR="00000000" w:rsidRPr="00000000">
              <w:rPr>
                <w:rtl w:val="0"/>
              </w:rPr>
              <w:t xml:space="preserve">Ecoparalysis and fatalism represent more intense emotional responses to the climate crisis compared to denial and disengagement. While denial and disengagement involve minimizing or distancing oneself from climate issues, ecoparalysis and fatalism reflect a deeper sense of being overwhelmed and powerless in the face of environmental challenges. These emotions often emerge among individuals who are highly distressed by climate change, leading to inaction or a resigned belief that efforts to combat the crisis are futile. In this lesson, we will explore the psychological underpinnings of ecoparalysis and fatalism, examine how they manifest in climate contexts, and discuss strategies to overcome these barriers to foster hope, agency, and collective progress.</w:t>
            </w:r>
          </w:p>
          <w:tbl>
            <w:tblPr>
              <w:tblStyle w:val="Table94"/>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0C22">
                  <w:pPr>
                    <w:pStyle w:val="Heading2"/>
                    <w:spacing w:after="240" w:before="240" w:lineRule="auto"/>
                    <w:rPr/>
                  </w:pPr>
                  <w:bookmarkStart w:colFirst="0" w:colLast="0" w:name="_3xjexq61ewhr" w:id="219"/>
                  <w:bookmarkEnd w:id="219"/>
                  <w:r w:rsidDel="00000000" w:rsidR="00000000" w:rsidRPr="00000000">
                    <w:rPr>
                      <w:rtl w:val="0"/>
                    </w:rPr>
                    <w:t xml:space="preserve">Understanding Ecoparalysis and Fatalism</w:t>
                  </w:r>
                </w:p>
                <w:p w:rsidR="00000000" w:rsidDel="00000000" w:rsidP="00000000" w:rsidRDefault="00000000" w:rsidRPr="00000000" w14:paraId="00000C23">
                  <w:pPr>
                    <w:spacing w:after="240" w:before="240" w:lineRule="auto"/>
                    <w:rPr/>
                  </w:pPr>
                  <w:r w:rsidDel="00000000" w:rsidR="00000000" w:rsidRPr="00000000">
                    <w:rPr>
                      <w:rtl w:val="0"/>
                    </w:rPr>
                    <w:t xml:space="preserve">Ecoparalysis and fatalism are distinct yet interconnected emotional states that can significantly hinder climate action. They arise from the overwhelming nature of climate change and the perception that individual or collective efforts are insufficient to address the crisis. By delving into the theories that explain these emotions, we can better understand their impact and identify effective pathways to move beyond them: </w:t>
                  </w:r>
                </w:p>
                <w:p w:rsidR="00000000" w:rsidDel="00000000" w:rsidP="00000000" w:rsidRDefault="00000000" w:rsidRPr="00000000" w14:paraId="00000C24">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0C25">
                  <w:pPr>
                    <w:numPr>
                      <w:ilvl w:val="0"/>
                      <w:numId w:val="43"/>
                    </w:numPr>
                    <w:spacing w:after="0" w:afterAutospacing="0" w:before="240" w:lineRule="auto"/>
                    <w:ind w:left="720" w:hanging="360"/>
                    <w:rPr>
                      <w:b w:val="1"/>
                      <w:bCs w:val="1"/>
                    </w:rPr>
                  </w:pPr>
                  <w:r w:rsidDel="00000000" w:rsidR="00000000" w:rsidRPr="00000000">
                    <w:rPr>
                      <w:b w:val="1"/>
                      <w:bCs w:val="1"/>
                      <w:rtl w:val="0"/>
                    </w:rPr>
                    <w:t xml:space="preserve">Cognitive Overload</w:t>
                  </w:r>
                </w:p>
                <w:p w:rsidR="00000000" w:rsidDel="00000000" w:rsidP="00000000" w:rsidRDefault="00000000" w:rsidRPr="00000000" w14:paraId="00000C26">
                  <w:pPr>
                    <w:numPr>
                      <w:ilvl w:val="1"/>
                      <w:numId w:val="43"/>
                    </w:numPr>
                    <w:spacing w:after="0" w:afterAutospacing="0" w:before="0" w:beforeAutospacing="0" w:lineRule="auto"/>
                    <w:ind w:left="1440" w:hanging="360"/>
                  </w:pPr>
                  <w:r w:rsidDel="00000000" w:rsidR="00000000" w:rsidRPr="00000000">
                    <w:rPr>
                      <w:rtl w:val="0"/>
                    </w:rPr>
                    <w:t xml:space="preserve">Cognitive Overload occurs when the volume and complexity of information exceed an individual's capacity to process it effectively, leading to impaired decision-making and potential inaction.</w:t>
                  </w:r>
                </w:p>
                <w:p w:rsidR="00000000" w:rsidDel="00000000" w:rsidP="00000000" w:rsidRDefault="00000000" w:rsidRPr="00000000" w14:paraId="00000C27">
                  <w:pPr>
                    <w:numPr>
                      <w:ilvl w:val="1"/>
                      <w:numId w:val="43"/>
                    </w:numPr>
                    <w:spacing w:after="0" w:afterAutospacing="0" w:before="0" w:beforeAutospacing="0" w:lineRule="auto"/>
                    <w:ind w:left="1440" w:hanging="360"/>
                  </w:pPr>
                  <w:r w:rsidDel="00000000" w:rsidR="00000000" w:rsidRPr="00000000">
                    <w:rPr>
                      <w:rtl w:val="0"/>
                    </w:rPr>
                    <w:t xml:space="preserve">Thinkers and Contributions:</w:t>
                    <w:br w:type="textWrapping"/>
                    <w:t xml:space="preserve">George A. Miller was instrumental in introducing the concept of limited cognitive capacity in the 1950s, highlighting that humans can only hold a limited number of items in their working memory at once. Herbert A. Simon further expanded on this by developing theories on bounded rationality, which describe how individuals make decisions within the constraints of limited information and cognitive resources. Their work collectively underscores the challenges individuals face when inundated with excessive information.</w:t>
                  </w:r>
                </w:p>
                <w:p w:rsidR="00000000" w:rsidDel="00000000" w:rsidP="00000000" w:rsidRDefault="00000000" w:rsidRPr="00000000" w14:paraId="00000C28">
                  <w:pPr>
                    <w:numPr>
                      <w:ilvl w:val="1"/>
                      <w:numId w:val="43"/>
                    </w:numPr>
                    <w:spacing w:after="0" w:afterAutospacing="0" w:before="0" w:beforeAutospacing="0" w:lineRule="auto"/>
                    <w:ind w:left="1440" w:hanging="360"/>
                  </w:pPr>
                  <w:r w:rsidDel="00000000" w:rsidR="00000000" w:rsidRPr="00000000">
                    <w:rPr>
                      <w:rtl w:val="0"/>
                    </w:rPr>
                    <w:t xml:space="preserve">Key Principles:</w:t>
                    <w:br w:type="textWrapping"/>
                    <w:t xml:space="preserve">When individuals are exposed to an overwhelming amount of information, especially complex and conflicting data, their ability to process and act upon it diminishes. This can lead to decision paralysis, where making any choice becomes difficult.</w:t>
                  </w:r>
                </w:p>
                <w:p w:rsidR="00000000" w:rsidDel="00000000" w:rsidP="00000000" w:rsidRDefault="00000000" w:rsidRPr="00000000" w14:paraId="00000C29">
                  <w:pPr>
                    <w:numPr>
                      <w:ilvl w:val="1"/>
                      <w:numId w:val="43"/>
                    </w:numPr>
                    <w:spacing w:after="0" w:afterAutospacing="0" w:before="0" w:beforeAutospacing="0" w:lineRule="auto"/>
                    <w:ind w:left="1440" w:hanging="360"/>
                  </w:pPr>
                  <w:r w:rsidDel="00000000" w:rsidR="00000000" w:rsidRPr="00000000">
                    <w:rPr>
                      <w:rtl w:val="0"/>
                    </w:rPr>
                    <w:t xml:space="preserve">Evidence:</w:t>
                    <w:br w:type="textWrapping"/>
                    <w:t xml:space="preserve">Research by van der Linden et al. (2015) demonstrated that excessive information about climate change can decrease motivation to engage in pro-environmental behaviors. The perceived complexity and scale of the problem can make individuals feel incapable of addressing it effectively.</w:t>
                  </w:r>
                </w:p>
                <w:p w:rsidR="00000000" w:rsidDel="00000000" w:rsidP="00000000" w:rsidRDefault="00000000" w:rsidRPr="00000000" w14:paraId="00000C2A">
                  <w:pPr>
                    <w:numPr>
                      <w:ilvl w:val="1"/>
                      <w:numId w:val="43"/>
                    </w:numPr>
                    <w:spacing w:after="0" w:afterAutospacing="0" w:before="0" w:beforeAutospacing="0" w:lineRule="auto"/>
                    <w:ind w:left="1440" w:hanging="360"/>
                  </w:pPr>
                  <w:r w:rsidDel="00000000" w:rsidR="00000000" w:rsidRPr="00000000">
                    <w:rPr>
                      <w:rtl w:val="0"/>
                    </w:rPr>
                    <w:t xml:space="preserve">Climate Context Example:</w:t>
                    <w:br w:type="textWrapping"/>
                    <w:t xml:space="preserve">A person consistently exposed to detailed reports on rising sea levels, extreme weather events, and biodiversity loss may feel overwhelmed. The constant influx of complex information makes it challenging for them to decide on actionable steps, resulting in avoidance or inaction regarding climate change mitigation.</w:t>
                    <w:br w:type="textWrapping"/>
                  </w:r>
                </w:p>
                <w:p w:rsidR="00000000" w:rsidDel="00000000" w:rsidP="00000000" w:rsidRDefault="00000000" w:rsidRPr="00000000" w14:paraId="00000C2B">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Burnout</w:t>
                  </w:r>
                </w:p>
                <w:p w:rsidR="00000000" w:rsidDel="00000000" w:rsidP="00000000" w:rsidRDefault="00000000" w:rsidRPr="00000000" w14:paraId="00000C2C">
                  <w:pPr>
                    <w:numPr>
                      <w:ilvl w:val="1"/>
                      <w:numId w:val="43"/>
                    </w:numPr>
                    <w:spacing w:after="0" w:afterAutospacing="0" w:before="0" w:beforeAutospacing="0" w:lineRule="auto"/>
                    <w:ind w:left="1440" w:hanging="360"/>
                  </w:pPr>
                  <w:r w:rsidDel="00000000" w:rsidR="00000000" w:rsidRPr="00000000">
                    <w:rPr>
                      <w:rtl w:val="0"/>
                    </w:rPr>
                    <w:t xml:space="preserve">Burnout is a state of emotional, physical, and mental exhaustion caused by prolonged and excessive stress, leading to reduced motivation and decreased performance.</w:t>
                  </w:r>
                </w:p>
                <w:p w:rsidR="00000000" w:rsidDel="00000000" w:rsidP="00000000" w:rsidRDefault="00000000" w:rsidRPr="00000000" w14:paraId="00000C2D">
                  <w:pPr>
                    <w:numPr>
                      <w:ilvl w:val="1"/>
                      <w:numId w:val="43"/>
                    </w:numPr>
                    <w:spacing w:after="0" w:afterAutospacing="0" w:before="0" w:beforeAutospacing="0" w:lineRule="auto"/>
                    <w:ind w:left="1440" w:hanging="360"/>
                  </w:pPr>
                  <w:r w:rsidDel="00000000" w:rsidR="00000000" w:rsidRPr="00000000">
                    <w:rPr>
                      <w:rtl w:val="0"/>
                    </w:rPr>
                    <w:t xml:space="preserve">Thinkers and Contributions:</w:t>
                    <w:br w:type="textWrapping"/>
                    <w:t xml:space="preserve">Christina Maslach is a leading figure in burnout research, developing the Maslach Burnout Inventory to measure the phenomenon. Herbert Freudenberger coined the term "burnout" in the 1970s while studying healthcare workers, highlighting the emotional exhaustion and depersonalization associated with the condition.</w:t>
                  </w:r>
                </w:p>
                <w:p w:rsidR="00000000" w:rsidDel="00000000" w:rsidP="00000000" w:rsidRDefault="00000000" w:rsidRPr="00000000" w14:paraId="00000C2E">
                  <w:pPr>
                    <w:numPr>
                      <w:ilvl w:val="1"/>
                      <w:numId w:val="43"/>
                    </w:numPr>
                    <w:spacing w:after="0" w:afterAutospacing="0" w:before="0" w:beforeAutospacing="0" w:lineRule="auto"/>
                    <w:ind w:left="1440" w:hanging="360"/>
                  </w:pPr>
                  <w:r w:rsidDel="00000000" w:rsidR="00000000" w:rsidRPr="00000000">
                    <w:rPr>
                      <w:rtl w:val="0"/>
                    </w:rPr>
                    <w:t xml:space="preserve">Key Principles:</w:t>
                    <w:br w:type="textWrapping"/>
                    <w:t xml:space="preserve">Burnout is characterized by three main dimensions: emotional exhaustion, depersonalization (cynicism), and a reduced sense of personal accomplishment. In the context of climate change, sustained engagement with environmental issues can deplete an individual's emotional resources, leading to disengagement.</w:t>
                  </w:r>
                </w:p>
                <w:p w:rsidR="00000000" w:rsidDel="00000000" w:rsidP="00000000" w:rsidRDefault="00000000" w:rsidRPr="00000000" w14:paraId="00000C2F">
                  <w:pPr>
                    <w:numPr>
                      <w:ilvl w:val="1"/>
                      <w:numId w:val="43"/>
                    </w:numPr>
                    <w:spacing w:after="0" w:afterAutospacing="0" w:before="0" w:beforeAutospacing="0" w:lineRule="auto"/>
                    <w:ind w:left="1440" w:hanging="360"/>
                  </w:pPr>
                  <w:r w:rsidDel="00000000" w:rsidR="00000000" w:rsidRPr="00000000">
                    <w:rPr>
                      <w:rtl w:val="0"/>
                    </w:rPr>
                    <w:t xml:space="preserve">Evidence:</w:t>
                    <w:br w:type="textWrapping"/>
                    <w:t xml:space="preserve">Studies by Brossard &amp; Scheufele (2013) indicate that environmental activists and individuals deeply involved in climate causes often report high levels of stress and burnout. This sustained stress can lead to decreased participation and advocacy over time.</w:t>
                  </w:r>
                </w:p>
                <w:p w:rsidR="00000000" w:rsidDel="00000000" w:rsidP="00000000" w:rsidRDefault="00000000" w:rsidRPr="00000000" w14:paraId="00000C30">
                  <w:pPr>
                    <w:numPr>
                      <w:ilvl w:val="1"/>
                      <w:numId w:val="43"/>
                    </w:numPr>
                    <w:spacing w:after="0" w:afterAutospacing="0" w:before="0" w:beforeAutospacing="0" w:lineRule="auto"/>
                    <w:ind w:left="1440" w:hanging="360"/>
                  </w:pPr>
                  <w:r w:rsidDel="00000000" w:rsidR="00000000" w:rsidRPr="00000000">
                    <w:rPr>
                      <w:rtl w:val="0"/>
                    </w:rPr>
                    <w:t xml:space="preserve">Climate Context Example:</w:t>
                    <w:br w:type="textWrapping"/>
                    <w:t xml:space="preserve">An environmental activist tirelessly campaigning for policy changes may experience burnout from ongoing stress and the lack of visible progress. This exhaustion can lead them to withdraw from activism, even as environmental crises continue to escalate.</w:t>
                    <w:br w:type="textWrapping"/>
                  </w:r>
                </w:p>
                <w:p w:rsidR="00000000" w:rsidDel="00000000" w:rsidP="00000000" w:rsidRDefault="00000000" w:rsidRPr="00000000" w14:paraId="00000C31">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Existential Anxiety</w:t>
                  </w:r>
                </w:p>
                <w:p w:rsidR="00000000" w:rsidDel="00000000" w:rsidP="00000000" w:rsidRDefault="00000000" w:rsidRPr="00000000" w14:paraId="00000C32">
                  <w:pPr>
                    <w:numPr>
                      <w:ilvl w:val="1"/>
                      <w:numId w:val="43"/>
                    </w:numPr>
                    <w:spacing w:after="0" w:afterAutospacing="0" w:before="0" w:beforeAutospacing="0" w:lineRule="auto"/>
                    <w:ind w:left="1440" w:hanging="360"/>
                  </w:pPr>
                  <w:r w:rsidDel="00000000" w:rsidR="00000000" w:rsidRPr="00000000">
                    <w:rPr>
                      <w:rtl w:val="0"/>
                    </w:rPr>
                    <w:t xml:space="preserve">Existential Anxiety arises from confronting fundamental issues related to existence, such as meaning, death, and freedom, often triggered by awareness of mortality and the future of humanity.</w:t>
                  </w:r>
                </w:p>
                <w:p w:rsidR="00000000" w:rsidDel="00000000" w:rsidP="00000000" w:rsidRDefault="00000000" w:rsidRPr="00000000" w14:paraId="00000C33">
                  <w:pPr>
                    <w:numPr>
                      <w:ilvl w:val="1"/>
                      <w:numId w:val="43"/>
                    </w:numPr>
                    <w:spacing w:after="0" w:afterAutospacing="0" w:before="0" w:beforeAutospacing="0" w:lineRule="auto"/>
                    <w:ind w:left="1440" w:hanging="360"/>
                  </w:pPr>
                  <w:r w:rsidDel="00000000" w:rsidR="00000000" w:rsidRPr="00000000">
                    <w:rPr>
                      <w:rtl w:val="0"/>
                    </w:rPr>
                    <w:t xml:space="preserve">Thinkers and Contributions:</w:t>
                    <w:br w:type="textWrapping"/>
                    <w:t xml:space="preserve">Irvin Yalom is renowned for his work in existential psychotherapy, exploring how individuals grapple with existential concerns. Philosophers like Jean-Paul Sartre and Martin Heidegger delved into existentialism, examining the human condition and the inherent anxiety that comes with the freedom to choose and the inevitability of death.</w:t>
                  </w:r>
                </w:p>
                <w:p w:rsidR="00000000" w:rsidDel="00000000" w:rsidP="00000000" w:rsidRDefault="00000000" w:rsidRPr="00000000" w14:paraId="00000C34">
                  <w:pPr>
                    <w:numPr>
                      <w:ilvl w:val="1"/>
                      <w:numId w:val="43"/>
                    </w:numPr>
                    <w:spacing w:after="0" w:afterAutospacing="0" w:before="0" w:beforeAutospacing="0" w:lineRule="auto"/>
                    <w:ind w:left="1440" w:hanging="360"/>
                  </w:pPr>
                  <w:r w:rsidDel="00000000" w:rsidR="00000000" w:rsidRPr="00000000">
                    <w:rPr>
                      <w:rtl w:val="0"/>
                    </w:rPr>
                    <w:t xml:space="preserve">Key Principles:</w:t>
                    <w:br w:type="textWrapping"/>
                    <w:t xml:space="preserve">Existential Anxiety stems from the awareness of one's mortality and the responsibility of shaping one's life amidst uncertainty. In the context of climate change, the potential for catastrophic outcomes and the future of humanity can trigger profound anxiety about existence and purpose.</w:t>
                  </w:r>
                </w:p>
                <w:p w:rsidR="00000000" w:rsidDel="00000000" w:rsidP="00000000" w:rsidRDefault="00000000" w:rsidRPr="00000000" w14:paraId="00000C35">
                  <w:pPr>
                    <w:numPr>
                      <w:ilvl w:val="1"/>
                      <w:numId w:val="43"/>
                    </w:numPr>
                    <w:spacing w:after="0" w:afterAutospacing="0" w:before="0" w:beforeAutospacing="0" w:lineRule="auto"/>
                    <w:ind w:left="1440" w:hanging="360"/>
                  </w:pPr>
                  <w:r w:rsidDel="00000000" w:rsidR="00000000" w:rsidRPr="00000000">
                    <w:rPr>
                      <w:rtl w:val="0"/>
                    </w:rPr>
                    <w:t xml:space="preserve">Evidence:</w:t>
                    <w:br w:type="textWrapping"/>
                    <w:t xml:space="preserve">Clayton et al. (2017) found that heightened awareness of climate change is associated with increased levels of existential anxiety, which can negatively impact mental health and overall well-being.</w:t>
                  </w:r>
                </w:p>
                <w:p w:rsidR="00000000" w:rsidDel="00000000" w:rsidP="00000000" w:rsidRDefault="00000000" w:rsidRPr="00000000" w14:paraId="00000C36">
                  <w:pPr>
                    <w:numPr>
                      <w:ilvl w:val="1"/>
                      <w:numId w:val="43"/>
                    </w:numPr>
                    <w:spacing w:after="0" w:afterAutospacing="0" w:before="0" w:beforeAutospacing="0" w:lineRule="auto"/>
                    <w:ind w:left="1440" w:hanging="360"/>
                  </w:pPr>
                  <w:r w:rsidDel="00000000" w:rsidR="00000000" w:rsidRPr="00000000">
                    <w:rPr>
                      <w:rtl w:val="0"/>
                    </w:rPr>
                    <w:t xml:space="preserve">Climate Context Example:</w:t>
                    <w:br w:type="textWrapping"/>
                    <w:t xml:space="preserve">A university student deeply concerned about the planet's future and humanity's role may experience intense anxiety about whether meaningful change is achievable. This anxiety can affect their mental health and outlook on life, potentially leading to feelings of hopelessness.</w:t>
                    <w:br w:type="textWrapping"/>
                  </w:r>
                  <w:r w:rsidDel="00000000" w:rsidR="00000000" w:rsidRPr="00000000">
                    <w:rPr>
                      <w:rtl w:val="0"/>
                    </w:rPr>
                  </w:r>
                </w:p>
                <w:p w:rsidR="00000000" w:rsidDel="00000000" w:rsidP="00000000" w:rsidRDefault="00000000" w:rsidRPr="00000000" w14:paraId="00000C37">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Emotional Exhaustion</w:t>
                  </w:r>
                </w:p>
                <w:p w:rsidR="00000000" w:rsidDel="00000000" w:rsidP="00000000" w:rsidRDefault="00000000" w:rsidRPr="00000000" w14:paraId="00000C38">
                  <w:pPr>
                    <w:numPr>
                      <w:ilvl w:val="1"/>
                      <w:numId w:val="43"/>
                    </w:numPr>
                    <w:spacing w:after="0" w:afterAutospacing="0" w:before="0" w:beforeAutospacing="0" w:lineRule="auto"/>
                    <w:ind w:left="1440" w:hanging="360"/>
                  </w:pPr>
                  <w:r w:rsidDel="00000000" w:rsidR="00000000" w:rsidRPr="00000000">
                    <w:rPr>
                      <w:rtl w:val="0"/>
                    </w:rPr>
                    <w:t xml:space="preserve">Emotional Exhaustion refers to the depletion of emotional resources due to prolonged exposure to stressors, leading to a reduced capacity to cope and respond effectively.</w:t>
                  </w:r>
                </w:p>
                <w:p w:rsidR="00000000" w:rsidDel="00000000" w:rsidP="00000000" w:rsidRDefault="00000000" w:rsidRPr="00000000" w14:paraId="00000C39">
                  <w:pPr>
                    <w:numPr>
                      <w:ilvl w:val="1"/>
                      <w:numId w:val="43"/>
                    </w:numPr>
                    <w:spacing w:after="0" w:afterAutospacing="0" w:before="0" w:beforeAutospacing="0" w:lineRule="auto"/>
                    <w:ind w:left="1440" w:hanging="360"/>
                  </w:pPr>
                  <w:r w:rsidDel="00000000" w:rsidR="00000000" w:rsidRPr="00000000">
                    <w:rPr>
                      <w:rtl w:val="0"/>
                    </w:rPr>
                    <w:t xml:space="preserve">Thinkers and Contributions:</w:t>
                    <w:br w:type="textWrapping"/>
                    <w:t xml:space="preserve">Susan Folkman and Richard Lazarus developed the transactional model of stress and coping, which emphasizes how individuals manage and respond to stress. Christina Maslach also contributed significantly to understanding emotional exhaustion as a component of burnout.</w:t>
                  </w:r>
                </w:p>
                <w:p w:rsidR="00000000" w:rsidDel="00000000" w:rsidP="00000000" w:rsidRDefault="00000000" w:rsidRPr="00000000" w14:paraId="00000C3A">
                  <w:pPr>
                    <w:numPr>
                      <w:ilvl w:val="1"/>
                      <w:numId w:val="43"/>
                    </w:numPr>
                    <w:spacing w:after="0" w:afterAutospacing="0" w:before="0" w:beforeAutospacing="0" w:lineRule="auto"/>
                    <w:ind w:left="1440" w:hanging="360"/>
                  </w:pPr>
                  <w:r w:rsidDel="00000000" w:rsidR="00000000" w:rsidRPr="00000000">
                    <w:rPr>
                      <w:rtl w:val="0"/>
                    </w:rPr>
                    <w:t xml:space="preserve">Key Principles:</w:t>
                    <w:br w:type="textWrapping"/>
                    <w:t xml:space="preserve">When individuals are continuously exposed to distressing information or events, their emotional reserves become depleted. This exhaustion impairs their ability to engage proactively and respond to challenges effectively.</w:t>
                  </w:r>
                </w:p>
                <w:p w:rsidR="00000000" w:rsidDel="00000000" w:rsidP="00000000" w:rsidRDefault="00000000" w:rsidRPr="00000000" w14:paraId="00000C3B">
                  <w:pPr>
                    <w:numPr>
                      <w:ilvl w:val="1"/>
                      <w:numId w:val="43"/>
                    </w:numPr>
                    <w:spacing w:after="0" w:afterAutospacing="0" w:before="0" w:beforeAutospacing="0" w:lineRule="auto"/>
                    <w:ind w:left="1440" w:hanging="360"/>
                  </w:pPr>
                  <w:r w:rsidDel="00000000" w:rsidR="00000000" w:rsidRPr="00000000">
                    <w:rPr>
                      <w:rtl w:val="0"/>
                    </w:rPr>
                    <w:t xml:space="preserve">Evidence:</w:t>
                    <w:br w:type="textWrapping"/>
                    <w:t xml:space="preserve">Ojala (2012) found that individuals frequently exposed to climate-related stressors report higher levels of emotional exhaustion. This state can hinder their capacity to participate in proactive behaviors aimed at mitigating climate change.</w:t>
                  </w:r>
                </w:p>
                <w:p w:rsidR="00000000" w:rsidDel="00000000" w:rsidP="00000000" w:rsidRDefault="00000000" w:rsidRPr="00000000" w14:paraId="00000C3C">
                  <w:pPr>
                    <w:numPr>
                      <w:ilvl w:val="1"/>
                      <w:numId w:val="43"/>
                    </w:numPr>
                    <w:spacing w:after="0" w:afterAutospacing="0" w:before="0" w:beforeAutospacing="0" w:lineRule="auto"/>
                    <w:ind w:left="1440" w:hanging="360"/>
                  </w:pPr>
                  <w:r w:rsidDel="00000000" w:rsidR="00000000" w:rsidRPr="00000000">
                    <w:rPr>
                      <w:rtl w:val="0"/>
                    </w:rPr>
                    <w:t xml:space="preserve">Climate Context Example:</w:t>
                    <w:br w:type="textWrapping"/>
                    <w:t xml:space="preserve">A community member who repeatedly witnesses local environmental degradation and extreme weather events may feel emotionally drained. This exhaustion can lead to disengagement from community initiatives designed to combat climate change, despite the ongoing environmental threats.</w:t>
                    <w:br w:type="textWrapping"/>
                  </w:r>
                  <w:r w:rsidDel="00000000" w:rsidR="00000000" w:rsidRPr="00000000">
                    <w:rPr>
                      <w:rtl w:val="0"/>
                    </w:rPr>
                  </w:r>
                </w:p>
                <w:p w:rsidR="00000000" w:rsidDel="00000000" w:rsidP="00000000" w:rsidRDefault="00000000" w:rsidRPr="00000000" w14:paraId="00000C3D">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Social Cognitive Theory (Self-Efficacy)</w:t>
                  </w:r>
                </w:p>
                <w:p w:rsidR="00000000" w:rsidDel="00000000" w:rsidP="00000000" w:rsidRDefault="00000000" w:rsidRPr="00000000" w14:paraId="00000C3E">
                  <w:pPr>
                    <w:numPr>
                      <w:ilvl w:val="1"/>
                      <w:numId w:val="43"/>
                    </w:numPr>
                    <w:spacing w:after="0" w:afterAutospacing="0" w:before="0" w:beforeAutospacing="0" w:lineRule="auto"/>
                    <w:ind w:left="1440" w:hanging="360"/>
                  </w:pPr>
                  <w:r w:rsidDel="00000000" w:rsidR="00000000" w:rsidRPr="00000000">
                    <w:rPr>
                      <w:rtl w:val="0"/>
                    </w:rPr>
                    <w:t xml:space="preserve">Social Cognitive Theory emphasizes the role of observational learning, imitation, and modeling in behavior. A central concept within this theory is self-efficacy—the belief in one's ability to execute behaviors necessary to produce specific outcomes.</w:t>
                  </w:r>
                </w:p>
                <w:p w:rsidR="00000000" w:rsidDel="00000000" w:rsidP="00000000" w:rsidRDefault="00000000" w:rsidRPr="00000000" w14:paraId="00000C3F">
                  <w:pPr>
                    <w:numPr>
                      <w:ilvl w:val="1"/>
                      <w:numId w:val="43"/>
                    </w:numPr>
                    <w:spacing w:after="0" w:afterAutospacing="0" w:before="0" w:beforeAutospacing="0" w:lineRule="auto"/>
                    <w:ind w:left="1440" w:hanging="360"/>
                  </w:pPr>
                  <w:r w:rsidDel="00000000" w:rsidR="00000000" w:rsidRPr="00000000">
                    <w:rPr>
                      <w:rtl w:val="0"/>
                    </w:rPr>
                    <w:t xml:space="preserve">Thinkers and Contributions:</w:t>
                    <w:br w:type="textWrapping"/>
                    <w:t xml:space="preserve">Albert Bandura is the primary architect of Social Cognitive Theory. His work highlights how individuals learn from their environment and the importance of self-efficacy in shaping behavior and motivation.</w:t>
                  </w:r>
                </w:p>
                <w:p w:rsidR="00000000" w:rsidDel="00000000" w:rsidP="00000000" w:rsidRDefault="00000000" w:rsidRPr="00000000" w14:paraId="00000C40">
                  <w:pPr>
                    <w:numPr>
                      <w:ilvl w:val="1"/>
                      <w:numId w:val="43"/>
                    </w:numPr>
                    <w:spacing w:after="0" w:afterAutospacing="0" w:before="0" w:beforeAutospacing="0" w:lineRule="auto"/>
                    <w:ind w:left="1440" w:hanging="360"/>
                  </w:pPr>
                  <w:r w:rsidDel="00000000" w:rsidR="00000000" w:rsidRPr="00000000">
                    <w:rPr>
                      <w:rtl w:val="0"/>
                    </w:rPr>
                    <w:t xml:space="preserve">Key Principles:</w:t>
                    <w:br w:type="textWrapping"/>
                    <w:t xml:space="preserve">Self-efficacy influences how people think, feel, and act. High self-efficacy enhances motivation and resilience, while low self-efficacy can lead to feelings of powerlessness and inaction. In the context of climate change, individuals with high self-efficacy are more likely to engage in pro-environmental behaviors.</w:t>
                  </w:r>
                </w:p>
                <w:p w:rsidR="00000000" w:rsidDel="00000000" w:rsidP="00000000" w:rsidRDefault="00000000" w:rsidRPr="00000000" w14:paraId="00000C41">
                  <w:pPr>
                    <w:numPr>
                      <w:ilvl w:val="1"/>
                      <w:numId w:val="43"/>
                    </w:numPr>
                    <w:spacing w:after="0" w:afterAutospacing="0" w:before="0" w:beforeAutospacing="0" w:lineRule="auto"/>
                    <w:ind w:left="1440" w:hanging="360"/>
                  </w:pPr>
                  <w:r w:rsidDel="00000000" w:rsidR="00000000" w:rsidRPr="00000000">
                    <w:rPr>
                      <w:rtl w:val="0"/>
                    </w:rPr>
                    <w:t xml:space="preserve">Evidence:</w:t>
                    <w:br w:type="textWrapping"/>
                    <w:t xml:space="preserve">Bandura (1997) showed that individuals with higher self-efficacy regarding environmental actions are more likely to engage in sustainable behaviors. Conversely, those with low self-efficacy may feel powerless to effect change, contributing to fatalistic attitudes.</w:t>
                  </w:r>
                </w:p>
                <w:p w:rsidR="00000000" w:rsidDel="00000000" w:rsidP="00000000" w:rsidRDefault="00000000" w:rsidRPr="00000000" w14:paraId="00000C42">
                  <w:pPr>
                    <w:numPr>
                      <w:ilvl w:val="1"/>
                      <w:numId w:val="43"/>
                    </w:numPr>
                    <w:spacing w:after="0" w:afterAutospacing="0" w:before="0" w:beforeAutospacing="0" w:lineRule="auto"/>
                    <w:ind w:left="1440" w:hanging="360"/>
                  </w:pPr>
                  <w:r w:rsidDel="00000000" w:rsidR="00000000" w:rsidRPr="00000000">
                    <w:rPr>
                      <w:rtl w:val="0"/>
                    </w:rPr>
                    <w:t xml:space="preserve">Climate Context Example:</w:t>
                    <w:br w:type="textWrapping"/>
                    <w:t xml:space="preserve">A person who believes they can effectively reduce their carbon footprint through lifestyle changes is more likely to take actionable steps, such as recycling or using public transportation. In contrast, someone who doubts the impact of their actions may adopt a fatalistic stance, feeling that individual efforts are insignificant.</w:t>
                    <w:br w:type="textWrapping"/>
                  </w:r>
                  <w:r w:rsidDel="00000000" w:rsidR="00000000" w:rsidRPr="00000000">
                    <w:rPr>
                      <w:rtl w:val="0"/>
                    </w:rPr>
                  </w:r>
                </w:p>
                <w:p w:rsidR="00000000" w:rsidDel="00000000" w:rsidP="00000000" w:rsidRDefault="00000000" w:rsidRPr="00000000" w14:paraId="00000C43">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Tragedy of the Commons</w:t>
                  </w:r>
                </w:p>
                <w:p w:rsidR="00000000" w:rsidDel="00000000" w:rsidP="00000000" w:rsidRDefault="00000000" w:rsidRPr="00000000" w14:paraId="00000C44">
                  <w:pPr>
                    <w:numPr>
                      <w:ilvl w:val="1"/>
                      <w:numId w:val="43"/>
                    </w:numPr>
                    <w:spacing w:after="0" w:afterAutospacing="0" w:before="0" w:beforeAutospacing="0" w:lineRule="auto"/>
                    <w:ind w:left="1440" w:hanging="360"/>
                  </w:pPr>
                  <w:r w:rsidDel="00000000" w:rsidR="00000000" w:rsidRPr="00000000">
                    <w:rPr>
                      <w:rtl w:val="0"/>
                    </w:rPr>
                    <w:t xml:space="preserve">The Tragedy of the Commons describes a situation in which individuals, acting in their self-interest, deplete shared resources, leading to collective loss and environmental degradation.</w:t>
                  </w:r>
                </w:p>
                <w:p w:rsidR="00000000" w:rsidDel="00000000" w:rsidP="00000000" w:rsidRDefault="00000000" w:rsidRPr="00000000" w14:paraId="00000C45">
                  <w:pPr>
                    <w:numPr>
                      <w:ilvl w:val="1"/>
                      <w:numId w:val="43"/>
                    </w:numPr>
                    <w:spacing w:after="0" w:afterAutospacing="0" w:before="0" w:beforeAutospacing="0" w:lineRule="auto"/>
                    <w:ind w:left="1440" w:hanging="360"/>
                  </w:pPr>
                  <w:r w:rsidDel="00000000" w:rsidR="00000000" w:rsidRPr="00000000">
                    <w:rPr>
                      <w:rtl w:val="0"/>
                    </w:rPr>
                    <w:t xml:space="preserve">Thinkers and Contributions:</w:t>
                    <w:br w:type="textWrapping"/>
                    <w:t xml:space="preserve">Garrett Hardin introduced the concept in his 1968 essay, highlighting the challenges of managing common resources. Elinor Ostrom expanded on Hardin's work by demonstrating how communities can effectively manage common resources through collective action and governance.</w:t>
                  </w:r>
                </w:p>
                <w:p w:rsidR="00000000" w:rsidDel="00000000" w:rsidP="00000000" w:rsidRDefault="00000000" w:rsidRPr="00000000" w14:paraId="00000C46">
                  <w:pPr>
                    <w:numPr>
                      <w:ilvl w:val="1"/>
                      <w:numId w:val="43"/>
                    </w:numPr>
                    <w:spacing w:after="0" w:afterAutospacing="0" w:before="0" w:beforeAutospacing="0" w:lineRule="auto"/>
                    <w:ind w:left="1440" w:hanging="360"/>
                  </w:pPr>
                  <w:r w:rsidDel="00000000" w:rsidR="00000000" w:rsidRPr="00000000">
                    <w:rPr>
                      <w:rtl w:val="0"/>
                    </w:rPr>
                    <w:t xml:space="preserve">Key Principles:</w:t>
                    <w:br w:type="textWrapping"/>
                    <w:t xml:space="preserve">Without effective governance and cooperative management, shared resources are often overexploited. This overuse reinforces the perception that individual actions are insufficient to prevent environmental degradation, fostering fatalistic views.</w:t>
                  </w:r>
                </w:p>
                <w:p w:rsidR="00000000" w:rsidDel="00000000" w:rsidP="00000000" w:rsidRDefault="00000000" w:rsidRPr="00000000" w14:paraId="00000C47">
                  <w:pPr>
                    <w:numPr>
                      <w:ilvl w:val="1"/>
                      <w:numId w:val="43"/>
                    </w:numPr>
                    <w:spacing w:after="0" w:afterAutospacing="0" w:before="0" w:beforeAutospacing="0" w:lineRule="auto"/>
                    <w:ind w:left="1440" w:hanging="360"/>
                  </w:pPr>
                  <w:r w:rsidDel="00000000" w:rsidR="00000000" w:rsidRPr="00000000">
                    <w:rPr>
                      <w:rtl w:val="0"/>
                    </w:rPr>
                    <w:t xml:space="preserve">Evidence:</w:t>
                    <w:br w:type="textWrapping"/>
                    <w:t xml:space="preserve">Hardin (1968) argued that individual incentives often lead to the overuse of common resources. Ostrom (1990) provided empirical evidence that communities can self-organize to manage resources sustainably, countering the inevitability suggested by the Tragedy of the Commons.</w:t>
                  </w:r>
                </w:p>
                <w:p w:rsidR="00000000" w:rsidDel="00000000" w:rsidP="00000000" w:rsidRDefault="00000000" w:rsidRPr="00000000" w14:paraId="00000C48">
                  <w:pPr>
                    <w:numPr>
                      <w:ilvl w:val="1"/>
                      <w:numId w:val="43"/>
                    </w:numPr>
                    <w:spacing w:after="0" w:afterAutospacing="0" w:before="0" w:beforeAutospacing="0" w:lineRule="auto"/>
                    <w:ind w:left="1440" w:hanging="360"/>
                  </w:pPr>
                  <w:r w:rsidDel="00000000" w:rsidR="00000000" w:rsidRPr="00000000">
                    <w:rPr>
                      <w:rtl w:val="0"/>
                    </w:rPr>
                    <w:t xml:space="preserve">Climate Context Example:</w:t>
                    <w:br w:type="textWrapping"/>
                    <w:t xml:space="preserve">Widespread deforestation despite individual conservation efforts may lead individuals to feel that their actions are futile. This sense of inevitability can foster eco-paralysis and fatalism regarding environmental preservation, as the collective overuse seems unstoppable.</w:t>
                    <w:br w:type="textWrapping"/>
                  </w:r>
                  <w:r w:rsidDel="00000000" w:rsidR="00000000" w:rsidRPr="00000000">
                    <w:rPr>
                      <w:rtl w:val="0"/>
                    </w:rPr>
                  </w:r>
                </w:p>
                <w:p w:rsidR="00000000" w:rsidDel="00000000" w:rsidP="00000000" w:rsidRDefault="00000000" w:rsidRPr="00000000" w14:paraId="00000C49">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Moral Licensing</w:t>
                  </w:r>
                </w:p>
                <w:p w:rsidR="00000000" w:rsidDel="00000000" w:rsidP="00000000" w:rsidRDefault="00000000" w:rsidRPr="00000000" w14:paraId="00000C4A">
                  <w:pPr>
                    <w:numPr>
                      <w:ilvl w:val="1"/>
                      <w:numId w:val="43"/>
                    </w:numPr>
                    <w:spacing w:after="0" w:afterAutospacing="0" w:before="0" w:beforeAutospacing="0" w:lineRule="auto"/>
                    <w:ind w:left="1440" w:hanging="360"/>
                  </w:pPr>
                  <w:r w:rsidDel="00000000" w:rsidR="00000000" w:rsidRPr="00000000">
                    <w:rPr>
                      <w:rtl w:val="0"/>
                    </w:rPr>
                    <w:t xml:space="preserve">Moral Licensing is the phenomenon where individuals justify less ethical behavior after performing morally good actions, potentially undermining overall ethical standards.</w:t>
                  </w:r>
                </w:p>
                <w:p w:rsidR="00000000" w:rsidDel="00000000" w:rsidP="00000000" w:rsidRDefault="00000000" w:rsidRPr="00000000" w14:paraId="00000C4B">
                  <w:pPr>
                    <w:numPr>
                      <w:ilvl w:val="1"/>
                      <w:numId w:val="43"/>
                    </w:numPr>
                    <w:spacing w:after="0" w:afterAutospacing="0" w:before="0" w:beforeAutospacing="0" w:lineRule="auto"/>
                    <w:ind w:left="1440" w:hanging="360"/>
                  </w:pPr>
                  <w:r w:rsidDel="00000000" w:rsidR="00000000" w:rsidRPr="00000000">
                    <w:rPr>
                      <w:rtl w:val="0"/>
                    </w:rPr>
                    <w:t xml:space="preserve">Thinkers and Contributions:</w:t>
                    <w:br w:type="textWrapping"/>
                    <w:t xml:space="preserve">Joel Cooper conducted extensive research on Moral Licensing, exploring how initial moral actions can lead to subsequent less ethical behaviors. Jonathan Haidt also contributed by examining the interplay between morality and psychology, shedding light on how moral licensing operates within individuals.</w:t>
                  </w:r>
                </w:p>
                <w:p w:rsidR="00000000" w:rsidDel="00000000" w:rsidP="00000000" w:rsidRDefault="00000000" w:rsidRPr="00000000" w14:paraId="00000C4C">
                  <w:pPr>
                    <w:numPr>
                      <w:ilvl w:val="1"/>
                      <w:numId w:val="43"/>
                    </w:numPr>
                    <w:spacing w:after="0" w:afterAutospacing="0" w:before="0" w:beforeAutospacing="0" w:lineRule="auto"/>
                    <w:ind w:left="1440" w:hanging="360"/>
                  </w:pPr>
                  <w:r w:rsidDel="00000000" w:rsidR="00000000" w:rsidRPr="00000000">
                    <w:rPr>
                      <w:rtl w:val="0"/>
                    </w:rPr>
                    <w:t xml:space="preserve">Key Principles:</w:t>
                    <w:br w:type="textWrapping"/>
                    <w:t xml:space="preserve">After engaging in a morally commendable act, individuals may feel licensed to engage in behavior that contradicts their previous actions. This can lead to a net decrease in ethical behavior, as positive actions are offset by subsequent negative ones.</w:t>
                  </w:r>
                </w:p>
                <w:p w:rsidR="00000000" w:rsidDel="00000000" w:rsidP="00000000" w:rsidRDefault="00000000" w:rsidRPr="00000000" w14:paraId="00000C4D">
                  <w:pPr>
                    <w:numPr>
                      <w:ilvl w:val="1"/>
                      <w:numId w:val="43"/>
                    </w:numPr>
                    <w:spacing w:after="0" w:afterAutospacing="0" w:before="0" w:beforeAutospacing="0" w:lineRule="auto"/>
                    <w:ind w:left="1440" w:hanging="360"/>
                  </w:pPr>
                  <w:r w:rsidDel="00000000" w:rsidR="00000000" w:rsidRPr="00000000">
                    <w:rPr>
                      <w:rtl w:val="0"/>
                    </w:rPr>
                    <w:t xml:space="preserve">Evidence:</w:t>
                    <w:br w:type="textWrapping"/>
                    <w:t xml:space="preserve">Monin et al. (2014) found that individuals may use minor pro-environmental acts, such as recycling, to justify larger, less sustainable behaviors, like frequent use of single-use plastics. This undermines collective efforts to address climate change effectively.</w:t>
                  </w:r>
                </w:p>
                <w:p w:rsidR="00000000" w:rsidDel="00000000" w:rsidP="00000000" w:rsidRDefault="00000000" w:rsidRPr="00000000" w14:paraId="00000C4E">
                  <w:pPr>
                    <w:numPr>
                      <w:ilvl w:val="1"/>
                      <w:numId w:val="43"/>
                    </w:numPr>
                    <w:spacing w:after="240" w:before="0" w:beforeAutospacing="0" w:lineRule="auto"/>
                    <w:ind w:left="1440" w:hanging="360"/>
                  </w:pPr>
                  <w:r w:rsidDel="00000000" w:rsidR="00000000" w:rsidRPr="00000000">
                    <w:rPr>
                      <w:rtl w:val="0"/>
                    </w:rPr>
                    <w:t xml:space="preserve">Climate Context Example:</w:t>
                    <w:br w:type="textWrapping"/>
                    <w:t xml:space="preserve">A person diligently recycles and uses energy-efficient appliances but feels justified in frequently using single-use plastics, believing that their recycling efforts compensate for their less sustainable choices. This balance of actions can lead to overall inaction or minimal impact on climate change mitigation.</w:t>
                  </w:r>
                </w:p>
                <w:p w:rsidR="00000000" w:rsidDel="00000000" w:rsidP="00000000" w:rsidRDefault="00000000" w:rsidRPr="00000000" w14:paraId="00000C4F">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0C50">
            <w:pPr>
              <w:spacing w:after="240" w:before="240" w:lineRule="auto"/>
              <w:rPr/>
            </w:pPr>
            <w:r w:rsidDel="00000000" w:rsidR="00000000" w:rsidRPr="00000000">
              <w:rPr>
                <w:rtl w:val="0"/>
              </w:rPr>
            </w:r>
          </w:p>
          <w:p w:rsidR="00000000" w:rsidDel="00000000" w:rsidP="00000000" w:rsidRDefault="00000000" w:rsidRPr="00000000" w14:paraId="00000C51">
            <w:pPr>
              <w:pStyle w:val="Heading2"/>
              <w:spacing w:after="240" w:before="240" w:lineRule="auto"/>
              <w:rPr/>
            </w:pPr>
            <w:bookmarkStart w:colFirst="0" w:colLast="0" w:name="_5elt8bh4n4c" w:id="220"/>
            <w:bookmarkEnd w:id="220"/>
            <w:r w:rsidDel="00000000" w:rsidR="00000000" w:rsidRPr="00000000">
              <w:rPr>
                <w:rtl w:val="0"/>
              </w:rPr>
              <w:t xml:space="preserve">Manifestations of Ecoparalysis and Fatalism in Climate Contexts</w:t>
            </w:r>
          </w:p>
          <w:p w:rsidR="00000000" w:rsidDel="00000000" w:rsidP="00000000" w:rsidRDefault="00000000" w:rsidRPr="00000000" w14:paraId="00000C52">
            <w:pPr>
              <w:spacing w:after="240" w:before="240" w:lineRule="auto"/>
              <w:rPr/>
            </w:pPr>
            <w:r w:rsidDel="00000000" w:rsidR="00000000" w:rsidRPr="00000000">
              <w:rPr>
                <w:rtl w:val="0"/>
              </w:rPr>
              <w:t xml:space="preserve">Ecoparalysis and fatalism manifest in various ways, each contributing to a state of inaction and resignation. Understanding these manifestations helps in identifying when these emotions are taking hold and addressing them effectively.</w:t>
            </w:r>
          </w:p>
          <w:p w:rsidR="00000000" w:rsidDel="00000000" w:rsidP="00000000" w:rsidRDefault="00000000" w:rsidRPr="00000000" w14:paraId="00000C53">
            <w:pPr>
              <w:spacing w:after="240" w:before="240" w:lineRule="auto"/>
              <w:rPr/>
            </w:pPr>
            <w:r w:rsidDel="00000000" w:rsidR="00000000" w:rsidRPr="00000000">
              <w:rPr>
                <w:rtl w:val="0"/>
              </w:rPr>
            </w:r>
          </w:p>
          <w:p w:rsidR="00000000" w:rsidDel="00000000" w:rsidP="00000000" w:rsidRDefault="00000000" w:rsidRPr="00000000" w14:paraId="00000C54">
            <w:pPr>
              <w:spacing w:after="240" w:before="240" w:lineRule="auto"/>
              <w:rPr/>
            </w:pPr>
            <w:r w:rsidDel="00000000" w:rsidR="00000000" w:rsidRPr="00000000">
              <w:rPr>
                <w:b w:val="1"/>
                <w:bCs w:val="1"/>
                <w:rtl w:val="0"/>
              </w:rPr>
              <w:t xml:space="preserve">Ecoparalysis</w:t>
            </w:r>
            <w:r w:rsidDel="00000000" w:rsidR="00000000" w:rsidRPr="00000000">
              <w:rPr>
                <w:rtl w:val="0"/>
              </w:rPr>
              <w:t xml:space="preserve"> is characterized by an inability to take action despite a strong desire to do so. It stems from feeling overwhelmed by the scale of climate problems and doubting the effectiveness of individual efforts.</w:t>
            </w:r>
          </w:p>
          <w:p w:rsidR="00000000" w:rsidDel="00000000" w:rsidP="00000000" w:rsidRDefault="00000000" w:rsidRPr="00000000" w14:paraId="00000C55">
            <w:pPr>
              <w:spacing w:after="240" w:before="240" w:lineRule="auto"/>
              <w:rPr>
                <w:b w:val="1"/>
                <w:bCs w:val="1"/>
              </w:rPr>
            </w:pPr>
            <w:r w:rsidDel="00000000" w:rsidR="00000000" w:rsidRPr="00000000">
              <w:rPr>
                <w:b w:val="1"/>
                <w:bCs w:val="1"/>
                <w:rtl w:val="0"/>
              </w:rPr>
              <w:t xml:space="preserve">Triggers:</w:t>
            </w:r>
          </w:p>
          <w:p w:rsidR="00000000" w:rsidDel="00000000" w:rsidP="00000000" w:rsidRDefault="00000000" w:rsidRPr="00000000" w14:paraId="00000C56">
            <w:pPr>
              <w:numPr>
                <w:ilvl w:val="0"/>
                <w:numId w:val="96"/>
              </w:numPr>
              <w:spacing w:after="0" w:afterAutospacing="0" w:before="240" w:lineRule="auto"/>
              <w:ind w:left="720" w:hanging="360"/>
            </w:pPr>
            <w:r w:rsidDel="00000000" w:rsidR="00000000" w:rsidRPr="00000000">
              <w:rPr>
                <w:rtl w:val="0"/>
              </w:rPr>
              <w:t xml:space="preserve">The overwhelming scale of climate issues (e.g., global warming, biodiversity loss)</w:t>
              <w:br w:type="textWrapping"/>
            </w:r>
          </w:p>
          <w:p w:rsidR="00000000" w:rsidDel="00000000" w:rsidP="00000000" w:rsidRDefault="00000000" w:rsidRPr="00000000" w14:paraId="00000C57">
            <w:pPr>
              <w:numPr>
                <w:ilvl w:val="0"/>
                <w:numId w:val="96"/>
              </w:numPr>
              <w:spacing w:after="240" w:before="0" w:beforeAutospacing="0" w:lineRule="auto"/>
              <w:ind w:left="720" w:hanging="360"/>
            </w:pPr>
            <w:r w:rsidDel="00000000" w:rsidR="00000000" w:rsidRPr="00000000">
              <w:rPr>
                <w:rtl w:val="0"/>
              </w:rPr>
              <w:t xml:space="preserve">Perception that individual actions are insignificant (e.g., believing recycling is trivial compared to melting ice caps)</w:t>
            </w:r>
          </w:p>
          <w:p w:rsidR="00000000" w:rsidDel="00000000" w:rsidP="00000000" w:rsidRDefault="00000000" w:rsidRPr="00000000" w14:paraId="00000C58">
            <w:pPr>
              <w:spacing w:after="240" w:before="240" w:lineRule="auto"/>
              <w:rPr>
                <w:b w:val="1"/>
                <w:bCs w:val="1"/>
              </w:rPr>
            </w:pPr>
            <w:r w:rsidDel="00000000" w:rsidR="00000000" w:rsidRPr="00000000">
              <w:rPr>
                <w:b w:val="1"/>
                <w:bCs w:val="1"/>
                <w:rtl w:val="0"/>
              </w:rPr>
              <w:t xml:space="preserve">Symptoms:</w:t>
            </w:r>
          </w:p>
          <w:p w:rsidR="00000000" w:rsidDel="00000000" w:rsidP="00000000" w:rsidRDefault="00000000" w:rsidRPr="00000000" w14:paraId="00000C59">
            <w:pPr>
              <w:numPr>
                <w:ilvl w:val="0"/>
                <w:numId w:val="69"/>
              </w:numPr>
              <w:spacing w:after="0" w:afterAutospacing="0" w:before="240" w:lineRule="auto"/>
              <w:ind w:left="720" w:hanging="360"/>
            </w:pPr>
            <w:r w:rsidDel="00000000" w:rsidR="00000000" w:rsidRPr="00000000">
              <w:rPr>
                <w:rtl w:val="0"/>
              </w:rPr>
              <w:t xml:space="preserve">Emotional freezing, marked by avoidance of climate discussions or news</w:t>
              <w:br w:type="textWrapping"/>
            </w:r>
          </w:p>
          <w:p w:rsidR="00000000" w:rsidDel="00000000" w:rsidP="00000000" w:rsidRDefault="00000000" w:rsidRPr="00000000" w14:paraId="00000C5A">
            <w:pPr>
              <w:numPr>
                <w:ilvl w:val="0"/>
                <w:numId w:val="69"/>
              </w:numPr>
              <w:spacing w:after="0" w:afterAutospacing="0" w:before="0" w:beforeAutospacing="0" w:lineRule="auto"/>
              <w:ind w:left="720" w:hanging="360"/>
            </w:pPr>
            <w:r w:rsidDel="00000000" w:rsidR="00000000" w:rsidRPr="00000000">
              <w:rPr>
                <w:rtl w:val="0"/>
              </w:rPr>
              <w:t xml:space="preserve">Disengagement from sustainability efforts and climate activism</w:t>
              <w:br w:type="textWrapping"/>
            </w:r>
          </w:p>
          <w:p w:rsidR="00000000" w:rsidDel="00000000" w:rsidP="00000000" w:rsidRDefault="00000000" w:rsidRPr="00000000" w14:paraId="00000C5B">
            <w:pPr>
              <w:numPr>
                <w:ilvl w:val="0"/>
                <w:numId w:val="69"/>
              </w:numPr>
              <w:spacing w:after="240" w:before="0" w:beforeAutospacing="0" w:lineRule="auto"/>
              <w:ind w:left="720" w:hanging="360"/>
            </w:pPr>
            <w:r w:rsidDel="00000000" w:rsidR="00000000" w:rsidRPr="00000000">
              <w:rPr>
                <w:rtl w:val="0"/>
              </w:rPr>
              <w:t xml:space="preserve">Chronic stress and mental fatigue, making it difficult to sustain motivation</w:t>
              <w:br w:type="textWrapping"/>
            </w:r>
          </w:p>
          <w:p w:rsidR="00000000" w:rsidDel="00000000" w:rsidP="00000000" w:rsidRDefault="00000000" w:rsidRPr="00000000" w14:paraId="00000C5C">
            <w:pPr>
              <w:spacing w:after="240" w:before="240" w:lineRule="auto"/>
              <w:rPr/>
            </w:pPr>
            <w:r w:rsidDel="00000000" w:rsidR="00000000" w:rsidRPr="00000000">
              <w:rPr>
                <w:b w:val="1"/>
                <w:bCs w:val="1"/>
                <w:rtl w:val="0"/>
              </w:rPr>
              <w:t xml:space="preserve">Fatalism</w:t>
            </w:r>
            <w:r w:rsidDel="00000000" w:rsidR="00000000" w:rsidRPr="00000000">
              <w:rPr>
                <w:rtl w:val="0"/>
              </w:rPr>
              <w:t xml:space="preserve"> involves a resigned belief that climate change is irreversible and that humanity is doomed to fail in addressing it. This outlook leads to passive acceptance rather than proactive engagement.</w:t>
            </w:r>
          </w:p>
          <w:p w:rsidR="00000000" w:rsidDel="00000000" w:rsidP="00000000" w:rsidRDefault="00000000" w:rsidRPr="00000000" w14:paraId="00000C5D">
            <w:pPr>
              <w:spacing w:after="240" w:before="240" w:lineRule="auto"/>
              <w:rPr>
                <w:b w:val="1"/>
                <w:bCs w:val="1"/>
              </w:rPr>
            </w:pPr>
            <w:r w:rsidDel="00000000" w:rsidR="00000000" w:rsidRPr="00000000">
              <w:rPr>
                <w:b w:val="1"/>
                <w:bCs w:val="1"/>
                <w:rtl w:val="0"/>
              </w:rPr>
              <w:t xml:space="preserve">Triggers:</w:t>
            </w:r>
          </w:p>
          <w:p w:rsidR="00000000" w:rsidDel="00000000" w:rsidP="00000000" w:rsidRDefault="00000000" w:rsidRPr="00000000" w14:paraId="00000C5E">
            <w:pPr>
              <w:numPr>
                <w:ilvl w:val="0"/>
                <w:numId w:val="494"/>
              </w:numPr>
              <w:spacing w:after="0" w:afterAutospacing="0" w:before="240" w:lineRule="auto"/>
              <w:ind w:left="720" w:hanging="360"/>
            </w:pPr>
            <w:r w:rsidDel="00000000" w:rsidR="00000000" w:rsidRPr="00000000">
              <w:rPr>
                <w:rtl w:val="0"/>
              </w:rPr>
              <w:t xml:space="preserve">Perception that climate change is beyond mitigation and will continue to worsen regardless of actions taken</w:t>
              <w:br w:type="textWrapping"/>
            </w:r>
          </w:p>
          <w:p w:rsidR="00000000" w:rsidDel="00000000" w:rsidP="00000000" w:rsidRDefault="00000000" w:rsidRPr="00000000" w14:paraId="00000C5F">
            <w:pPr>
              <w:numPr>
                <w:ilvl w:val="0"/>
                <w:numId w:val="494"/>
              </w:numPr>
              <w:spacing w:after="240" w:before="0" w:beforeAutospacing="0" w:lineRule="auto"/>
              <w:ind w:left="720" w:hanging="360"/>
            </w:pPr>
            <w:r w:rsidDel="00000000" w:rsidR="00000000" w:rsidRPr="00000000">
              <w:rPr>
                <w:rtl w:val="0"/>
              </w:rPr>
              <w:t xml:space="preserve">Repeated exposure to catastrophic climate messaging without visible, actionable solutions</w:t>
            </w:r>
          </w:p>
          <w:p w:rsidR="00000000" w:rsidDel="00000000" w:rsidP="00000000" w:rsidRDefault="00000000" w:rsidRPr="00000000" w14:paraId="00000C60">
            <w:pPr>
              <w:spacing w:after="240" w:before="240" w:lineRule="auto"/>
              <w:rPr>
                <w:b w:val="1"/>
                <w:bCs w:val="1"/>
              </w:rPr>
            </w:pPr>
            <w:r w:rsidDel="00000000" w:rsidR="00000000" w:rsidRPr="00000000">
              <w:rPr>
                <w:b w:val="1"/>
                <w:bCs w:val="1"/>
                <w:rtl w:val="0"/>
              </w:rPr>
              <w:t xml:space="preserve">Symptoms:</w:t>
            </w:r>
          </w:p>
          <w:p w:rsidR="00000000" w:rsidDel="00000000" w:rsidP="00000000" w:rsidRDefault="00000000" w:rsidRPr="00000000" w14:paraId="00000C61">
            <w:pPr>
              <w:numPr>
                <w:ilvl w:val="0"/>
                <w:numId w:val="174"/>
              </w:numPr>
              <w:spacing w:after="0" w:afterAutospacing="0" w:before="240" w:lineRule="auto"/>
              <w:ind w:left="720" w:hanging="360"/>
            </w:pPr>
            <w:r w:rsidDel="00000000" w:rsidR="00000000" w:rsidRPr="00000000">
              <w:rPr>
                <w:rtl w:val="0"/>
              </w:rPr>
              <w:t xml:space="preserve">Resignation to inaction or a focus on short-term survival instead of long-term solutions</w:t>
              <w:br w:type="textWrapping"/>
            </w:r>
          </w:p>
          <w:p w:rsidR="00000000" w:rsidDel="00000000" w:rsidP="00000000" w:rsidRDefault="00000000" w:rsidRPr="00000000" w14:paraId="00000C62">
            <w:pPr>
              <w:numPr>
                <w:ilvl w:val="0"/>
                <w:numId w:val="174"/>
              </w:numPr>
              <w:spacing w:after="0" w:afterAutospacing="0" w:before="0" w:beforeAutospacing="0" w:lineRule="auto"/>
              <w:ind w:left="720" w:hanging="360"/>
            </w:pPr>
            <w:r w:rsidDel="00000000" w:rsidR="00000000" w:rsidRPr="00000000">
              <w:rPr>
                <w:rtl w:val="0"/>
              </w:rPr>
              <w:t xml:space="preserve">Loss of motivation to participate in community or policy efforts</w:t>
              <w:br w:type="textWrapping"/>
            </w:r>
          </w:p>
          <w:p w:rsidR="00000000" w:rsidDel="00000000" w:rsidP="00000000" w:rsidRDefault="00000000" w:rsidRPr="00000000" w14:paraId="00000C63">
            <w:pPr>
              <w:numPr>
                <w:ilvl w:val="0"/>
                <w:numId w:val="174"/>
              </w:numPr>
              <w:spacing w:after="240" w:before="0" w:beforeAutospacing="0" w:lineRule="auto"/>
              <w:ind w:left="720" w:hanging="360"/>
            </w:pPr>
            <w:r w:rsidDel="00000000" w:rsidR="00000000" w:rsidRPr="00000000">
              <w:rPr>
                <w:rtl w:val="0"/>
              </w:rPr>
              <w:t xml:space="preserve">Acceptance of a bleak future, leading to decreased engagement in climate-related activities</w:t>
            </w:r>
          </w:p>
          <w:p w:rsidR="00000000" w:rsidDel="00000000" w:rsidP="00000000" w:rsidRDefault="00000000" w:rsidRPr="00000000" w14:paraId="00000C64">
            <w:pPr>
              <w:spacing w:after="240" w:before="240" w:lineRule="auto"/>
              <w:rPr/>
            </w:pPr>
            <w:r w:rsidDel="00000000" w:rsidR="00000000" w:rsidRPr="00000000">
              <w:rPr>
                <w:rtl w:val="0"/>
              </w:rPr>
            </w:r>
          </w:p>
          <w:tbl>
            <w:tblPr>
              <w:tblStyle w:val="Table95"/>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0C65">
                  <w:pPr>
                    <w:pStyle w:val="Heading2"/>
                    <w:spacing w:after="240" w:before="240" w:lineRule="auto"/>
                    <w:rPr/>
                  </w:pPr>
                  <w:bookmarkStart w:colFirst="0" w:colLast="0" w:name="_i93ry5voojx6" w:id="221"/>
                  <w:bookmarkEnd w:id="221"/>
                  <w:r w:rsidDel="00000000" w:rsidR="00000000" w:rsidRPr="00000000">
                    <w:rPr>
                      <w:rtl w:val="0"/>
                    </w:rPr>
                    <w:t xml:space="preserve">Breaking the Cycle of Ecoparalysis and Fatalism</w:t>
                  </w:r>
                </w:p>
                <w:p w:rsidR="00000000" w:rsidDel="00000000" w:rsidP="00000000" w:rsidRDefault="00000000" w:rsidRPr="00000000" w14:paraId="00000C66">
                  <w:pPr>
                    <w:spacing w:after="240" w:before="240" w:lineRule="auto"/>
                    <w:rPr/>
                  </w:pPr>
                  <w:r w:rsidDel="00000000" w:rsidR="00000000" w:rsidRPr="00000000">
                    <w:rPr>
                      <w:rtl w:val="0"/>
                    </w:rPr>
                    <w:t xml:space="preserve">Overcoming ecoparalysis and fatalism requires intentional strategies that restore a sense of agency, purpose, and hope. By addressing the underlying psychological barriers, individuals can regain motivation and actively contribute to climate solutions.</w:t>
                  </w:r>
                </w:p>
                <w:p w:rsidR="00000000" w:rsidDel="00000000" w:rsidP="00000000" w:rsidRDefault="00000000" w:rsidRPr="00000000" w14:paraId="00000C67">
                  <w:pPr>
                    <w:spacing w:after="240" w:before="240" w:lineRule="auto"/>
                    <w:rPr>
                      <w:color w:val="ffffff"/>
                      <w:shd w:fill="920000" w:val="clear"/>
                    </w:rPr>
                  </w:pPr>
                  <w:r w:rsidDel="00000000" w:rsidR="00000000" w:rsidRPr="00000000">
                    <w:rPr>
                      <w:color w:val="ffffff"/>
                      <w:shd w:fill="920000" w:val="clear"/>
                      <w:rtl w:val="0"/>
                    </w:rPr>
                    <w:t xml:space="preserve">[FLIP CARDS]</w:t>
                  </w:r>
                </w:p>
                <w:p w:rsidR="00000000" w:rsidDel="00000000" w:rsidP="00000000" w:rsidRDefault="00000000" w:rsidRPr="00000000" w14:paraId="00000C68">
                  <w:pPr>
                    <w:spacing w:after="240" w:before="240" w:lineRule="auto"/>
                    <w:rPr>
                      <w:b w:val="1"/>
                      <w:bCs w:val="1"/>
                    </w:rPr>
                  </w:pPr>
                  <w:r w:rsidDel="00000000" w:rsidR="00000000" w:rsidRPr="00000000">
                    <w:rPr>
                      <w:b w:val="1"/>
                      <w:bCs w:val="1"/>
                      <w:rtl w:val="0"/>
                    </w:rPr>
                    <w:t xml:space="preserve">Key Strategies:</w:t>
                  </w:r>
                </w:p>
                <w:p w:rsidR="00000000" w:rsidDel="00000000" w:rsidP="00000000" w:rsidRDefault="00000000" w:rsidRPr="00000000" w14:paraId="00000C69">
                  <w:pPr>
                    <w:numPr>
                      <w:ilvl w:val="0"/>
                      <w:numId w:val="273"/>
                    </w:numPr>
                    <w:spacing w:after="0" w:afterAutospacing="0" w:before="240" w:lineRule="auto"/>
                    <w:ind w:left="720" w:hanging="360"/>
                  </w:pPr>
                  <w:r w:rsidDel="00000000" w:rsidR="00000000" w:rsidRPr="00000000">
                    <w:rPr>
                      <w:b w:val="1"/>
                      <w:bCs w:val="1"/>
                      <w:rtl w:val="0"/>
                    </w:rPr>
                    <w:t xml:space="preserve">Recognizing Emotions:</w:t>
                  </w:r>
                  <w:r w:rsidDel="00000000" w:rsidR="00000000" w:rsidRPr="00000000">
                    <w:rPr>
                      <w:rtl w:val="0"/>
                    </w:rPr>
                    <w:t xml:space="preserve"> Acknowledge that feelings of ecoparalysis and fatalism are natural responses, reducing shame or isolation and fostering self-compassion</w:t>
                    <w:br w:type="textWrapping"/>
                  </w:r>
                </w:p>
                <w:p w:rsidR="00000000" w:rsidDel="00000000" w:rsidP="00000000" w:rsidRDefault="00000000" w:rsidRPr="00000000" w14:paraId="00000C6A">
                  <w:pPr>
                    <w:numPr>
                      <w:ilvl w:val="0"/>
                      <w:numId w:val="273"/>
                    </w:numPr>
                    <w:spacing w:after="0" w:afterAutospacing="0" w:before="0" w:beforeAutospacing="0" w:lineRule="auto"/>
                    <w:ind w:left="720" w:hanging="360"/>
                  </w:pPr>
                  <w:r w:rsidDel="00000000" w:rsidR="00000000" w:rsidRPr="00000000">
                    <w:rPr>
                      <w:b w:val="1"/>
                      <w:bCs w:val="1"/>
                      <w:rtl w:val="0"/>
                    </w:rPr>
                    <w:t xml:space="preserve">Cognitive Behavioral Therapy (CBT):</w:t>
                  </w:r>
                  <w:r w:rsidDel="00000000" w:rsidR="00000000" w:rsidRPr="00000000">
                    <w:rPr>
                      <w:rtl w:val="0"/>
                    </w:rPr>
                    <w:t xml:space="preserve"> Identify and reframe catastrophic thought patterns to restore agency and reduce helplessness</w:t>
                    <w:br w:type="textWrapping"/>
                  </w:r>
                </w:p>
                <w:p w:rsidR="00000000" w:rsidDel="00000000" w:rsidP="00000000" w:rsidRDefault="00000000" w:rsidRPr="00000000" w14:paraId="00000C6B">
                  <w:pPr>
                    <w:numPr>
                      <w:ilvl w:val="0"/>
                      <w:numId w:val="273"/>
                    </w:numPr>
                    <w:spacing w:after="0" w:afterAutospacing="0" w:before="0" w:beforeAutospacing="0" w:lineRule="auto"/>
                    <w:ind w:left="720" w:hanging="360"/>
                  </w:pPr>
                  <w:r w:rsidDel="00000000" w:rsidR="00000000" w:rsidRPr="00000000">
                    <w:rPr>
                      <w:b w:val="1"/>
                      <w:bCs w:val="1"/>
                      <w:rtl w:val="0"/>
                    </w:rPr>
                    <w:t xml:space="preserve">Rebuilding Self-Efficacy:</w:t>
                  </w:r>
                  <w:r w:rsidDel="00000000" w:rsidR="00000000" w:rsidRPr="00000000">
                    <w:rPr>
                      <w:rtl w:val="0"/>
                    </w:rPr>
                    <w:t xml:space="preserve"> Break down overwhelming challenges into manageable actions to build confidence and momentum</w:t>
                    <w:br w:type="textWrapping"/>
                  </w:r>
                </w:p>
                <w:p w:rsidR="00000000" w:rsidDel="00000000" w:rsidP="00000000" w:rsidRDefault="00000000" w:rsidRPr="00000000" w14:paraId="00000C6C">
                  <w:pPr>
                    <w:numPr>
                      <w:ilvl w:val="0"/>
                      <w:numId w:val="273"/>
                    </w:numPr>
                    <w:spacing w:after="0" w:afterAutospacing="0" w:before="0" w:beforeAutospacing="0" w:lineRule="auto"/>
                    <w:ind w:left="720" w:hanging="360"/>
                  </w:pPr>
                  <w:r w:rsidDel="00000000" w:rsidR="00000000" w:rsidRPr="00000000">
                    <w:rPr>
                      <w:b w:val="1"/>
                      <w:bCs w:val="1"/>
                      <w:rtl w:val="0"/>
                    </w:rPr>
                    <w:t xml:space="preserve">Small Wins Approach:</w:t>
                  </w:r>
                  <w:r w:rsidDel="00000000" w:rsidR="00000000" w:rsidRPr="00000000">
                    <w:rPr>
                      <w:rtl w:val="0"/>
                    </w:rPr>
                    <w:t xml:space="preserve"> Focus on small, achievable actions like starting a community garden or advocating for local environmental policies to demonstrate tangible progress</w:t>
                    <w:br w:type="textWrapping"/>
                  </w:r>
                </w:p>
                <w:p w:rsidR="00000000" w:rsidDel="00000000" w:rsidP="00000000" w:rsidRDefault="00000000" w:rsidRPr="00000000" w14:paraId="00000C6D">
                  <w:pPr>
                    <w:numPr>
                      <w:ilvl w:val="0"/>
                      <w:numId w:val="273"/>
                    </w:numPr>
                    <w:spacing w:after="0" w:afterAutospacing="0" w:before="0" w:beforeAutospacing="0" w:lineRule="auto"/>
                    <w:ind w:left="720" w:hanging="360"/>
                  </w:pPr>
                  <w:r w:rsidDel="00000000" w:rsidR="00000000" w:rsidRPr="00000000">
                    <w:rPr>
                      <w:b w:val="1"/>
                      <w:bCs w:val="1"/>
                      <w:rtl w:val="0"/>
                    </w:rPr>
                    <w:t xml:space="preserve">Solution-Focused Thinking:</w:t>
                  </w:r>
                  <w:r w:rsidDel="00000000" w:rsidR="00000000" w:rsidRPr="00000000">
                    <w:rPr>
                      <w:rtl w:val="0"/>
                    </w:rPr>
                    <w:t xml:space="preserve"> Emphasize actionable goals that contribute to visible outcomes, shifting focus from despair to possibility</w:t>
                    <w:br w:type="textWrapping"/>
                  </w:r>
                </w:p>
                <w:p w:rsidR="00000000" w:rsidDel="00000000" w:rsidP="00000000" w:rsidRDefault="00000000" w:rsidRPr="00000000" w14:paraId="00000C6E">
                  <w:pPr>
                    <w:numPr>
                      <w:ilvl w:val="0"/>
                      <w:numId w:val="273"/>
                    </w:numPr>
                    <w:spacing w:after="0" w:afterAutospacing="0" w:before="0" w:beforeAutospacing="0" w:lineRule="auto"/>
                    <w:ind w:left="720" w:hanging="360"/>
                  </w:pPr>
                  <w:r w:rsidDel="00000000" w:rsidR="00000000" w:rsidRPr="00000000">
                    <w:rPr>
                      <w:b w:val="1"/>
                      <w:bCs w:val="1"/>
                      <w:rtl w:val="0"/>
                    </w:rPr>
                    <w:t xml:space="preserve">Cultivating Collective Efficacy:</w:t>
                  </w:r>
                  <w:r w:rsidDel="00000000" w:rsidR="00000000" w:rsidRPr="00000000">
                    <w:rPr>
                      <w:rtl w:val="0"/>
                    </w:rPr>
                    <w:t xml:space="preserve"> Join supportive networks or community groups to reinforce belief in meaningful change and foster belonging</w:t>
                    <w:br w:type="textWrapping"/>
                  </w:r>
                </w:p>
                <w:p w:rsidR="00000000" w:rsidDel="00000000" w:rsidP="00000000" w:rsidRDefault="00000000" w:rsidRPr="00000000" w14:paraId="00000C6F">
                  <w:pPr>
                    <w:numPr>
                      <w:ilvl w:val="0"/>
                      <w:numId w:val="273"/>
                    </w:numPr>
                    <w:spacing w:after="0" w:afterAutospacing="0" w:before="0" w:beforeAutospacing="0" w:lineRule="auto"/>
                    <w:ind w:left="720" w:hanging="360"/>
                  </w:pPr>
                  <w:r w:rsidDel="00000000" w:rsidR="00000000" w:rsidRPr="00000000">
                    <w:rPr>
                      <w:b w:val="1"/>
                      <w:bCs w:val="1"/>
                      <w:rtl w:val="0"/>
                    </w:rPr>
                    <w:t xml:space="preserve">Climate Marches:</w:t>
                  </w:r>
                  <w:r w:rsidDel="00000000" w:rsidR="00000000" w:rsidRPr="00000000">
                    <w:rPr>
                      <w:rtl w:val="0"/>
                    </w:rPr>
                    <w:t xml:space="preserve"> Participate in marches or local sustainability projects to engage collectively</w:t>
                    <w:br w:type="textWrapping"/>
                  </w:r>
                </w:p>
                <w:p w:rsidR="00000000" w:rsidDel="00000000" w:rsidP="00000000" w:rsidRDefault="00000000" w:rsidRPr="00000000" w14:paraId="00000C70">
                  <w:pPr>
                    <w:numPr>
                      <w:ilvl w:val="0"/>
                      <w:numId w:val="273"/>
                    </w:numPr>
                    <w:spacing w:after="0" w:afterAutospacing="0" w:before="0" w:beforeAutospacing="0" w:lineRule="auto"/>
                    <w:ind w:left="720" w:hanging="360"/>
                  </w:pPr>
                  <w:r w:rsidDel="00000000" w:rsidR="00000000" w:rsidRPr="00000000">
                    <w:rPr>
                      <w:b w:val="1"/>
                      <w:bCs w:val="1"/>
                      <w:rtl w:val="0"/>
                    </w:rPr>
                    <w:t xml:space="preserve">Advocacy Campaigns:</w:t>
                  </w:r>
                  <w:r w:rsidDel="00000000" w:rsidR="00000000" w:rsidRPr="00000000">
                    <w:rPr>
                      <w:rtl w:val="0"/>
                    </w:rPr>
                    <w:t xml:space="preserve"> Collaborate on campaigns to push for systemic reforms, such as renewable energy initiatives or conservation efforts</w:t>
                    <w:br w:type="textWrapping"/>
                  </w:r>
                </w:p>
                <w:p w:rsidR="00000000" w:rsidDel="00000000" w:rsidP="00000000" w:rsidRDefault="00000000" w:rsidRPr="00000000" w14:paraId="00000C71">
                  <w:pPr>
                    <w:numPr>
                      <w:ilvl w:val="0"/>
                      <w:numId w:val="273"/>
                    </w:numPr>
                    <w:spacing w:after="0" w:afterAutospacing="0" w:before="0" w:beforeAutospacing="0" w:lineRule="auto"/>
                    <w:ind w:left="720" w:hanging="360"/>
                  </w:pPr>
                  <w:r w:rsidDel="00000000" w:rsidR="00000000" w:rsidRPr="00000000">
                    <w:rPr>
                      <w:b w:val="1"/>
                      <w:bCs w:val="1"/>
                      <w:rtl w:val="0"/>
                    </w:rPr>
                    <w:t xml:space="preserve">Reframing Climate Narratives:</w:t>
                  </w:r>
                  <w:r w:rsidDel="00000000" w:rsidR="00000000" w:rsidRPr="00000000">
                    <w:rPr>
                      <w:rtl w:val="0"/>
                    </w:rPr>
                    <w:t xml:space="preserve"> Shift away from doom-laden messaging to narratives highlighting progress, innovation, and collaboration</w:t>
                    <w:br w:type="textWrapping"/>
                  </w:r>
                </w:p>
                <w:p w:rsidR="00000000" w:rsidDel="00000000" w:rsidP="00000000" w:rsidRDefault="00000000" w:rsidRPr="00000000" w14:paraId="00000C72">
                  <w:pPr>
                    <w:numPr>
                      <w:ilvl w:val="0"/>
                      <w:numId w:val="273"/>
                    </w:numPr>
                    <w:spacing w:after="0" w:afterAutospacing="0" w:before="0" w:beforeAutospacing="0" w:lineRule="auto"/>
                    <w:ind w:left="720" w:hanging="360"/>
                  </w:pPr>
                  <w:r w:rsidDel="00000000" w:rsidR="00000000" w:rsidRPr="00000000">
                    <w:rPr>
                      <w:b w:val="1"/>
                      <w:bCs w:val="1"/>
                      <w:rtl w:val="0"/>
                    </w:rPr>
                    <w:t xml:space="preserve">Positive Climate Stories:</w:t>
                  </w:r>
                  <w:r w:rsidDel="00000000" w:rsidR="00000000" w:rsidRPr="00000000">
                    <w:rPr>
                      <w:rtl w:val="0"/>
                    </w:rPr>
                    <w:t xml:space="preserve"> Highlight successes like renewable energy milestones or effective conservation efforts to inspire action</w:t>
                    <w:br w:type="textWrapping"/>
                  </w:r>
                </w:p>
                <w:p w:rsidR="00000000" w:rsidDel="00000000" w:rsidP="00000000" w:rsidRDefault="00000000" w:rsidRPr="00000000" w14:paraId="00000C73">
                  <w:pPr>
                    <w:numPr>
                      <w:ilvl w:val="0"/>
                      <w:numId w:val="273"/>
                    </w:numPr>
                    <w:spacing w:after="0" w:afterAutospacing="0" w:before="0" w:beforeAutospacing="0" w:lineRule="auto"/>
                    <w:ind w:left="720" w:hanging="360"/>
                    <w:rPr>
                      <w:ins w:author="Mike Marchand" w:id="302" w:date="2025-12-01T01:29:49Z"/>
                    </w:rPr>
                  </w:pPr>
                  <w:r w:rsidDel="00000000" w:rsidR="00000000" w:rsidRPr="00000000">
                    <w:rPr>
                      <w:b w:val="1"/>
                      <w:bCs w:val="1"/>
                      <w:rtl w:val="0"/>
                    </w:rPr>
                    <w:t xml:space="preserve">Mindfulness &amp; Resilience:</w:t>
                  </w:r>
                  <w:r w:rsidDel="00000000" w:rsidR="00000000" w:rsidRPr="00000000">
                    <w:rPr>
                      <w:rtl w:val="0"/>
                    </w:rPr>
                    <w:t xml:space="preserve"> Practice deep breathing, meditation, and journaling to manage stress and cultivate present-focused awareness</w:t>
                  </w:r>
                  <w:ins w:author="Mike Marchand" w:id="302" w:date="2025-12-01T01:29:49Z">
                    <w:r w:rsidDel="00000000" w:rsidR="00000000" w:rsidRPr="00000000">
                      <w:rPr>
                        <w:rtl w:val="0"/>
                      </w:rPr>
                    </w:r>
                  </w:ins>
                </w:p>
                <w:p w:rsidR="00000000" w:rsidDel="00000000" w:rsidP="00000000" w:rsidRDefault="00000000" w:rsidRPr="00000000" w14:paraId="00000C74">
                  <w:pPr>
                    <w:numPr>
                      <w:ilvl w:val="0"/>
                      <w:numId w:val="273"/>
                    </w:numPr>
                    <w:spacing w:after="240" w:before="0" w:beforeAutospacing="0" w:lineRule="auto"/>
                    <w:ind w:left="720" w:hanging="360"/>
                  </w:pPr>
                  <w:ins w:author="Mike Marchand" w:id="302" w:date="2025-12-01T01:29:49Z">
                    <w:r w:rsidDel="00000000" w:rsidR="00000000" w:rsidRPr="00000000">
                      <w:rPr>
                        <w:rtl w:val="0"/>
                      </w:rPr>
                      <w:t xml:space="preserve">INSERT Indigenous and/or intersectional approaches?</w:t>
                    </w:r>
                  </w:ins>
                  <w:r w:rsidDel="00000000" w:rsidR="00000000" w:rsidRPr="00000000">
                    <w:rPr>
                      <w:rtl w:val="0"/>
                    </w:rPr>
                  </w:r>
                </w:p>
                <w:p w:rsidR="00000000" w:rsidDel="00000000" w:rsidP="00000000" w:rsidRDefault="00000000" w:rsidRPr="00000000" w14:paraId="00000C75">
                  <w:pPr>
                    <w:spacing w:after="240" w:before="240" w:lineRule="auto"/>
                    <w:rPr>
                      <w:color w:val="ffffff"/>
                      <w:shd w:fill="920000" w:val="clear"/>
                    </w:rPr>
                  </w:pPr>
                  <w:r w:rsidDel="00000000" w:rsidR="00000000" w:rsidRPr="00000000">
                    <w:rPr>
                      <w:color w:val="ffffff"/>
                      <w:shd w:fill="920000" w:val="clear"/>
                      <w:rtl w:val="0"/>
                    </w:rPr>
                    <w:t xml:space="preserve">[END FLIP CARDS]</w:t>
                  </w:r>
                </w:p>
              </w:tc>
            </w:tr>
          </w:tbl>
          <w:p w:rsidR="00000000" w:rsidDel="00000000" w:rsidP="00000000" w:rsidRDefault="00000000" w:rsidRPr="00000000" w14:paraId="00000C76">
            <w:pPr>
              <w:spacing w:after="240" w:before="240" w:lineRule="auto"/>
              <w:rPr/>
            </w:pPr>
            <w:r w:rsidDel="00000000" w:rsidR="00000000" w:rsidRPr="00000000">
              <w:rPr>
                <w:rtl w:val="0"/>
              </w:rPr>
            </w:r>
          </w:p>
          <w:p w:rsidR="00000000" w:rsidDel="00000000" w:rsidP="00000000" w:rsidRDefault="00000000" w:rsidRPr="00000000" w14:paraId="00000C77">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0C78">
            <w:pPr>
              <w:widowControl w:val="0"/>
              <w:spacing w:line="240" w:lineRule="auto"/>
              <w:rPr>
                <w:b w:val="1"/>
                <w:bCs w:val="1"/>
              </w:rPr>
            </w:pPr>
            <w:r w:rsidDel="00000000" w:rsidR="00000000" w:rsidRPr="00000000">
              <w:rPr>
                <w:b w:val="1"/>
                <w:bCs w:val="1"/>
                <w:rtl w:val="0"/>
              </w:rPr>
              <w:t xml:space="preserve">Indigenous Perspectives</w:t>
            </w:r>
          </w:p>
        </w:tc>
        <w:tc>
          <w:tcPr>
            <w:shd w:fill="d9d2e9" w:val="clear"/>
          </w:tcPr>
          <w:p w:rsidR="00000000" w:rsidDel="00000000" w:rsidP="00000000" w:rsidRDefault="00000000" w:rsidRPr="00000000" w14:paraId="00000C79">
            <w:pPr>
              <w:spacing w:after="240" w:before="240" w:lineRule="auto"/>
              <w:rPr/>
            </w:pPr>
            <w:r w:rsidDel="00000000" w:rsidR="00000000" w:rsidRPr="00000000">
              <w:rPr>
                <w:rtl w:val="0"/>
              </w:rPr>
              <w:t xml:space="preserve">As this module explores ecoparalysis and fatalism, Indigenous perspectives offer important guidance for moving through helplessness into grounded action. While despair is a natural response to witnessing widespread environmental loss, many Indigenous teachings remind us that action rooted in cultural responsibility and stewardship can restore both meaning and direction. Responsibility is not about guilt or pressure; it is about relationship. When you are in relationship with the land, with your ancestors, and with future generations, there is always something to stand for and something to protect.</w:t>
            </w:r>
          </w:p>
          <w:p w:rsidR="00000000" w:rsidDel="00000000" w:rsidP="00000000" w:rsidRDefault="00000000" w:rsidRPr="00000000" w14:paraId="00000C7A">
            <w:pPr>
              <w:rPr/>
            </w:pPr>
            <w:r w:rsidDel="00000000" w:rsidR="00000000" w:rsidRPr="00000000">
              <w:rPr>
                <w:rtl w:val="0"/>
              </w:rPr>
              <w:t xml:space="preserve">Across many Indigenous </w:t>
            </w:r>
            <w:commentRangeStart w:id="195"/>
            <w:r w:rsidDel="00000000" w:rsidR="00000000" w:rsidRPr="00000000">
              <w:rPr>
                <w:rtl w:val="0"/>
              </w:rPr>
              <w:t xml:space="preserve">Nations</w:t>
            </w:r>
            <w:commentRangeEnd w:id="195"/>
            <w:r w:rsidDel="00000000" w:rsidR="00000000" w:rsidRPr="00000000">
              <w:commentReference w:id="195"/>
            </w:r>
            <w:r w:rsidDel="00000000" w:rsidR="00000000" w:rsidRPr="00000000">
              <w:rPr>
                <w:rtl w:val="0"/>
              </w:rPr>
              <w:t xml:space="preserve">, this sense of purpose is activated through self-determination. Whether it is reclaiming language, restoring ecosystems, defending territory, or teaching youth land-based knowledge, these acts are expressions of agency and care. Ceremony, storytelling, and</w:t>
            </w:r>
            <w:commentRangeStart w:id="196"/>
            <w:r w:rsidDel="00000000" w:rsidR="00000000" w:rsidRPr="00000000">
              <w:rPr>
                <w:rtl w:val="0"/>
              </w:rPr>
              <w:t xml:space="preserve"> seasonal practices reinforce the understanding that individuals are not powerless, they are part of a larger web of accountability and belonging. From this view, fatalism dissolves not through grand solutions, but through the steady, relational work of reciprocity. This perspective complements the empowerment themes of the module by showing how agency is cultivated through responsibility, and how purpose is sustained through action that emerges from love and duty to land and community.</w:t>
            </w:r>
            <w:commentRangeEnd w:id="196"/>
            <w:r w:rsidDel="00000000" w:rsidR="00000000" w:rsidRPr="00000000">
              <w:commentReference w:id="196"/>
            </w:r>
            <w:r w:rsidDel="00000000" w:rsidR="00000000" w:rsidRPr="00000000">
              <w:rPr>
                <w:rtl w:val="0"/>
              </w:rPr>
            </w:r>
          </w:p>
          <w:p w:rsidR="00000000" w:rsidDel="00000000" w:rsidP="00000000" w:rsidRDefault="00000000" w:rsidRPr="00000000" w14:paraId="00000C7B">
            <w:pPr>
              <w:widowControl w:val="0"/>
              <w:spacing w:line="240" w:lineRule="auto"/>
              <w:rPr/>
            </w:pPr>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0C7C">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0C7D">
            <w:pPr>
              <w:numPr>
                <w:ilvl w:val="0"/>
                <w:numId w:val="460"/>
              </w:numPr>
              <w:ind w:left="720" w:hanging="360"/>
            </w:pPr>
            <w:r w:rsidDel="00000000" w:rsidR="00000000" w:rsidRPr="00000000">
              <w:rPr>
                <w:rtl w:val="0"/>
              </w:rPr>
              <w:t xml:space="preserve">Ecoparalysis and fatalism are more severe emotional responses to climate change than denial and disengagement, often leading to inaction and resignation.</w:t>
            </w:r>
          </w:p>
          <w:p w:rsidR="00000000" w:rsidDel="00000000" w:rsidP="00000000" w:rsidRDefault="00000000" w:rsidRPr="00000000" w14:paraId="00000C7E">
            <w:pPr>
              <w:numPr>
                <w:ilvl w:val="0"/>
                <w:numId w:val="460"/>
              </w:numPr>
              <w:ind w:left="720" w:hanging="360"/>
            </w:pPr>
            <w:r w:rsidDel="00000000" w:rsidR="00000000" w:rsidRPr="00000000">
              <w:rPr>
                <w:rtl w:val="0"/>
              </w:rPr>
              <w:t xml:space="preserve">These emotions stem from cognitive overload, learned helplessness, existential anxiety, and emotional exhaustion, making individuals feel overwhelmed and powerless.</w:t>
            </w:r>
          </w:p>
          <w:p w:rsidR="00000000" w:rsidDel="00000000" w:rsidP="00000000" w:rsidRDefault="00000000" w:rsidRPr="00000000" w14:paraId="00000C7F">
            <w:pPr>
              <w:numPr>
                <w:ilvl w:val="0"/>
                <w:numId w:val="460"/>
              </w:numPr>
              <w:ind w:left="720" w:hanging="360"/>
            </w:pPr>
            <w:r w:rsidDel="00000000" w:rsidR="00000000" w:rsidRPr="00000000">
              <w:rPr>
                <w:rtl w:val="0"/>
              </w:rPr>
              <w:t xml:space="preserve">Ecoparalysis manifests as emotional freezing and chronic disengagement, while fatalism involves resignation and loss of motivation to act.</w:t>
            </w:r>
          </w:p>
          <w:p w:rsidR="00000000" w:rsidDel="00000000" w:rsidP="00000000" w:rsidRDefault="00000000" w:rsidRPr="00000000" w14:paraId="00000C80">
            <w:pPr>
              <w:numPr>
                <w:ilvl w:val="0"/>
                <w:numId w:val="460"/>
              </w:numPr>
              <w:ind w:left="720" w:hanging="360"/>
            </w:pPr>
            <w:r w:rsidDel="00000000" w:rsidR="00000000" w:rsidRPr="00000000">
              <w:rPr>
                <w:rtl w:val="0"/>
              </w:rPr>
              <w:t xml:space="preserve">Recognizing the validity of these emotions, rebuilding self-efficacy, cultivating collective efficacy, reframing climate narratives, and practicing mindfulness are essential for breaking the cycle of inaction.</w:t>
            </w:r>
          </w:p>
          <w:p w:rsidR="00000000" w:rsidDel="00000000" w:rsidP="00000000" w:rsidRDefault="00000000" w:rsidRPr="00000000" w14:paraId="00000C81">
            <w:pPr>
              <w:numPr>
                <w:ilvl w:val="0"/>
                <w:numId w:val="460"/>
              </w:numPr>
              <w:ind w:left="720" w:hanging="360"/>
            </w:pPr>
            <w:r w:rsidDel="00000000" w:rsidR="00000000" w:rsidRPr="00000000">
              <w:rPr>
                <w:rtl w:val="0"/>
              </w:rPr>
              <w:t xml:space="preserve">Addressing ecoparalysis and fatalism can lead to a stronger sense of purpose, enhanced social bonds, and increased mobilization for climate action, fostering meaningful environmental progress.</w:t>
            </w:r>
          </w:p>
          <w:p w:rsidR="00000000" w:rsidDel="00000000" w:rsidP="00000000" w:rsidRDefault="00000000" w:rsidRPr="00000000" w14:paraId="00000C82">
            <w:pPr>
              <w:numPr>
                <w:ilvl w:val="0"/>
                <w:numId w:val="460"/>
              </w:numPr>
              <w:ind w:left="720" w:hanging="360"/>
            </w:pPr>
            <w:r w:rsidDel="00000000" w:rsidR="00000000" w:rsidRPr="00000000">
              <w:rPr>
                <w:rtl w:val="0"/>
              </w:rPr>
              <w:t xml:space="preserve">Across many Indigenous Nations, ecoparalysis and fatalism are countered through self-determination and actions like reclamation of language, restoration of ecosystems, territory defence or teaching of land-based knowledge. </w:t>
            </w:r>
          </w:p>
          <w:p w:rsidR="00000000" w:rsidDel="00000000" w:rsidP="00000000" w:rsidRDefault="00000000" w:rsidRPr="00000000" w14:paraId="00000C83">
            <w:pPr>
              <w:rPr/>
            </w:pPr>
            <w:r w:rsidDel="00000000" w:rsidR="00000000" w:rsidRPr="00000000">
              <w:rPr>
                <w:rtl w:val="0"/>
              </w:rPr>
              <w:t xml:space="preserve">Ecoparalysis and fatalism, though daunting, can be overcome through intentional strategies that restore hope, agency, and community engagement. By addressing these intense emotional barriers, individuals and communities can move from feelings of helplessness to empowered action, contributing to a sustainable and hopeful future.</w:t>
            </w:r>
          </w:p>
        </w:tc>
      </w:tr>
      <w:tr>
        <w:trPr>
          <w:cantSplit w:val="0"/>
          <w:tblHeader w:val="0"/>
        </w:trPr>
        <w:tc>
          <w:tcPr>
            <w:shd w:fill="a4c2f4" w:val="clear"/>
          </w:tcPr>
          <w:p w:rsidR="00000000" w:rsidDel="00000000" w:rsidP="00000000" w:rsidRDefault="00000000" w:rsidRPr="00000000" w14:paraId="00000C84">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0C85">
            <w:pPr>
              <w:pStyle w:val="Heading2"/>
              <w:spacing w:after="240" w:before="240" w:lineRule="auto"/>
              <w:rPr/>
            </w:pPr>
            <w:bookmarkStart w:colFirst="0" w:colLast="0" w:name="_onqjrenorzd3" w:id="222"/>
            <w:bookmarkEnd w:id="222"/>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0C86">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Learners will explore the psychological roots and manifestations of ecoparalysis and fatalism, reflect on their impacts, and develop strategies to restore agency, resilience, and collective action.</w:t>
            </w:r>
          </w:p>
          <w:p w:rsidR="00000000" w:rsidDel="00000000" w:rsidP="00000000" w:rsidRDefault="00000000" w:rsidRPr="00000000" w14:paraId="00000C87">
            <w:pPr>
              <w:spacing w:after="240" w:before="240" w:lineRule="auto"/>
              <w:rPr>
                <w:u w:val="single"/>
              </w:rPr>
            </w:pPr>
            <w:r w:rsidDel="00000000" w:rsidR="00000000" w:rsidRPr="00000000">
              <w:rPr>
                <w:u w:val="single"/>
                <w:rtl w:val="0"/>
              </w:rPr>
              <w:t xml:space="preserve">Instructions:</w:t>
            </w:r>
          </w:p>
          <w:p w:rsidR="00000000" w:rsidDel="00000000" w:rsidP="00000000" w:rsidRDefault="00000000" w:rsidRPr="00000000" w14:paraId="00000C88">
            <w:pPr>
              <w:numPr>
                <w:ilvl w:val="0"/>
                <w:numId w:val="187"/>
              </w:numPr>
              <w:spacing w:after="0" w:afterAutospacing="0" w:before="240" w:lineRule="auto"/>
              <w:ind w:left="720" w:hanging="360"/>
            </w:pPr>
            <w:r w:rsidDel="00000000" w:rsidR="00000000" w:rsidRPr="00000000">
              <w:rPr>
                <w:b w:val="1"/>
                <w:bCs w:val="1"/>
                <w:rtl w:val="0"/>
              </w:rPr>
              <w:t xml:space="preserve">Understand the Emotions:</w:t>
            </w:r>
          </w:p>
          <w:p w:rsidR="00000000" w:rsidDel="00000000" w:rsidP="00000000" w:rsidRDefault="00000000" w:rsidRPr="00000000" w14:paraId="00000C89">
            <w:pPr>
              <w:numPr>
                <w:ilvl w:val="1"/>
                <w:numId w:val="187"/>
              </w:numPr>
              <w:spacing w:after="0" w:afterAutospacing="0" w:before="0" w:beforeAutospacing="0" w:lineRule="auto"/>
              <w:ind w:left="1440" w:hanging="360"/>
            </w:pPr>
            <w:r w:rsidDel="00000000" w:rsidR="00000000" w:rsidRPr="00000000">
              <w:rPr>
                <w:rtl w:val="0"/>
              </w:rPr>
              <w:t xml:space="preserve">Write brief definitions of ecoparalysis and fatalism in your own words.</w:t>
            </w:r>
          </w:p>
          <w:p w:rsidR="00000000" w:rsidDel="00000000" w:rsidP="00000000" w:rsidRDefault="00000000" w:rsidRPr="00000000" w14:paraId="00000C8A">
            <w:pPr>
              <w:numPr>
                <w:ilvl w:val="1"/>
                <w:numId w:val="187"/>
              </w:numPr>
              <w:spacing w:after="0" w:afterAutospacing="0" w:before="0" w:beforeAutospacing="0" w:lineRule="auto"/>
              <w:ind w:left="1440" w:hanging="360"/>
            </w:pPr>
            <w:r w:rsidDel="00000000" w:rsidR="00000000" w:rsidRPr="00000000">
              <w:rPr>
                <w:rtl w:val="0"/>
              </w:rPr>
              <w:t xml:space="preserve">Reflect on a time when you or someone you know felt overwhelmed by climate change. Answer the following:</w:t>
            </w:r>
          </w:p>
          <w:p w:rsidR="00000000" w:rsidDel="00000000" w:rsidP="00000000" w:rsidRDefault="00000000" w:rsidRPr="00000000" w14:paraId="00000C8B">
            <w:pPr>
              <w:numPr>
                <w:ilvl w:val="2"/>
                <w:numId w:val="187"/>
              </w:numPr>
              <w:spacing w:after="0" w:afterAutospacing="0" w:before="0" w:beforeAutospacing="0" w:lineRule="auto"/>
              <w:ind w:left="2160" w:hanging="360"/>
            </w:pPr>
            <w:r w:rsidDel="00000000" w:rsidR="00000000" w:rsidRPr="00000000">
              <w:rPr>
                <w:rtl w:val="0"/>
              </w:rPr>
              <w:t xml:space="preserve">What triggered the feeling?</w:t>
            </w:r>
          </w:p>
          <w:p w:rsidR="00000000" w:rsidDel="00000000" w:rsidP="00000000" w:rsidRDefault="00000000" w:rsidRPr="00000000" w14:paraId="00000C8C">
            <w:pPr>
              <w:numPr>
                <w:ilvl w:val="2"/>
                <w:numId w:val="187"/>
              </w:numPr>
              <w:spacing w:after="0" w:afterAutospacing="0" w:before="0" w:beforeAutospacing="0" w:lineRule="auto"/>
              <w:ind w:left="2160" w:hanging="360"/>
            </w:pPr>
            <w:r w:rsidDel="00000000" w:rsidR="00000000" w:rsidRPr="00000000">
              <w:rPr>
                <w:rtl w:val="0"/>
              </w:rPr>
              <w:t xml:space="preserve">Did it lead to inaction or resignation?</w:t>
            </w:r>
          </w:p>
          <w:p w:rsidR="00000000" w:rsidDel="00000000" w:rsidP="00000000" w:rsidRDefault="00000000" w:rsidRPr="00000000" w14:paraId="00000C8D">
            <w:pPr>
              <w:numPr>
                <w:ilvl w:val="0"/>
                <w:numId w:val="187"/>
              </w:numPr>
              <w:spacing w:after="0" w:afterAutospacing="0" w:before="0" w:beforeAutospacing="0" w:lineRule="auto"/>
              <w:ind w:left="720" w:hanging="360"/>
            </w:pPr>
            <w:r w:rsidDel="00000000" w:rsidR="00000000" w:rsidRPr="00000000">
              <w:rPr>
                <w:b w:val="1"/>
                <w:bCs w:val="1"/>
                <w:rtl w:val="0"/>
              </w:rPr>
              <w:t xml:space="preserve">Recognize Manifestations:</w:t>
            </w:r>
          </w:p>
          <w:p w:rsidR="00000000" w:rsidDel="00000000" w:rsidP="00000000" w:rsidRDefault="00000000" w:rsidRPr="00000000" w14:paraId="00000C8E">
            <w:pPr>
              <w:numPr>
                <w:ilvl w:val="1"/>
                <w:numId w:val="187"/>
              </w:numPr>
              <w:spacing w:after="0" w:afterAutospacing="0" w:before="0" w:beforeAutospacing="0" w:lineRule="auto"/>
              <w:ind w:left="1440" w:hanging="360"/>
            </w:pPr>
            <w:r w:rsidDel="00000000" w:rsidR="00000000" w:rsidRPr="00000000">
              <w:rPr>
                <w:rtl w:val="0"/>
              </w:rPr>
              <w:t xml:space="preserve">Review the symptoms of ecoparalysis and fatalism. Write down one example of each that you have observed or experienced. For example:</w:t>
            </w:r>
          </w:p>
          <w:p w:rsidR="00000000" w:rsidDel="00000000" w:rsidP="00000000" w:rsidRDefault="00000000" w:rsidRPr="00000000" w14:paraId="00000C8F">
            <w:pPr>
              <w:numPr>
                <w:ilvl w:val="2"/>
                <w:numId w:val="187"/>
              </w:numPr>
              <w:spacing w:after="0" w:afterAutospacing="0" w:before="0" w:beforeAutospacing="0" w:lineRule="auto"/>
              <w:ind w:left="2160" w:hanging="360"/>
            </w:pPr>
            <w:r w:rsidDel="00000000" w:rsidR="00000000" w:rsidRPr="00000000">
              <w:rPr>
                <w:i w:val="1"/>
                <w:iCs w:val="1"/>
                <w:rtl w:val="0"/>
              </w:rPr>
              <w:t xml:space="preserve">Ecoparalysis</w:t>
            </w:r>
            <w:r w:rsidDel="00000000" w:rsidR="00000000" w:rsidRPr="00000000">
              <w:rPr>
                <w:rtl w:val="0"/>
              </w:rPr>
              <w:t xml:space="preserve">: Avoiding climate news because it feels overwhelming.</w:t>
            </w:r>
          </w:p>
          <w:p w:rsidR="00000000" w:rsidDel="00000000" w:rsidP="00000000" w:rsidRDefault="00000000" w:rsidRPr="00000000" w14:paraId="00000C90">
            <w:pPr>
              <w:numPr>
                <w:ilvl w:val="2"/>
                <w:numId w:val="187"/>
              </w:numPr>
              <w:spacing w:after="0" w:afterAutospacing="0" w:before="0" w:beforeAutospacing="0" w:lineRule="auto"/>
              <w:ind w:left="2160" w:hanging="360"/>
            </w:pPr>
            <w:r w:rsidDel="00000000" w:rsidR="00000000" w:rsidRPr="00000000">
              <w:rPr>
                <w:i w:val="1"/>
                <w:iCs w:val="1"/>
                <w:rtl w:val="0"/>
              </w:rPr>
              <w:t xml:space="preserve">Fatalism</w:t>
            </w:r>
            <w:r w:rsidDel="00000000" w:rsidR="00000000" w:rsidRPr="00000000">
              <w:rPr>
                <w:rtl w:val="0"/>
              </w:rPr>
              <w:t xml:space="preserve">: Thinking, “It’s too late to stop climate change, so nothing I do matters.”</w:t>
            </w:r>
          </w:p>
          <w:p w:rsidR="00000000" w:rsidDel="00000000" w:rsidP="00000000" w:rsidRDefault="00000000" w:rsidRPr="00000000" w14:paraId="00000C91">
            <w:pPr>
              <w:numPr>
                <w:ilvl w:val="0"/>
                <w:numId w:val="187"/>
              </w:numPr>
              <w:spacing w:after="0" w:afterAutospacing="0" w:before="0" w:beforeAutospacing="0" w:lineRule="auto"/>
              <w:ind w:left="720" w:hanging="360"/>
            </w:pPr>
            <w:r w:rsidDel="00000000" w:rsidR="00000000" w:rsidRPr="00000000">
              <w:rPr>
                <w:b w:val="1"/>
                <w:bCs w:val="1"/>
                <w:rtl w:val="0"/>
              </w:rPr>
              <w:t xml:space="preserve">Explore Solutions:</w:t>
            </w:r>
          </w:p>
          <w:p w:rsidR="00000000" w:rsidDel="00000000" w:rsidP="00000000" w:rsidRDefault="00000000" w:rsidRPr="00000000" w14:paraId="00000C92">
            <w:pPr>
              <w:numPr>
                <w:ilvl w:val="1"/>
                <w:numId w:val="187"/>
              </w:numPr>
              <w:spacing w:after="0" w:afterAutospacing="0" w:before="0" w:beforeAutospacing="0" w:lineRule="auto"/>
              <w:ind w:left="1440" w:hanging="360"/>
            </w:pPr>
            <w:r w:rsidDel="00000000" w:rsidR="00000000" w:rsidRPr="00000000">
              <w:rPr>
                <w:rtl w:val="0"/>
              </w:rPr>
              <w:t xml:space="preserve">Identify two personal strategies for overcoming these emotions. Examples include:</w:t>
            </w:r>
          </w:p>
          <w:p w:rsidR="00000000" w:rsidDel="00000000" w:rsidP="00000000" w:rsidRDefault="00000000" w:rsidRPr="00000000" w14:paraId="00000C93">
            <w:pPr>
              <w:numPr>
                <w:ilvl w:val="2"/>
                <w:numId w:val="187"/>
              </w:numPr>
              <w:spacing w:after="0" w:afterAutospacing="0" w:before="0" w:beforeAutospacing="0" w:lineRule="auto"/>
              <w:ind w:left="2160" w:hanging="360"/>
            </w:pPr>
            <w:r w:rsidDel="00000000" w:rsidR="00000000" w:rsidRPr="00000000">
              <w:rPr>
                <w:rtl w:val="0"/>
              </w:rPr>
              <w:t xml:space="preserve">Breaking tasks into small, achievable actions.</w:t>
            </w:r>
          </w:p>
          <w:p w:rsidR="00000000" w:rsidDel="00000000" w:rsidP="00000000" w:rsidRDefault="00000000" w:rsidRPr="00000000" w14:paraId="00000C94">
            <w:pPr>
              <w:numPr>
                <w:ilvl w:val="2"/>
                <w:numId w:val="187"/>
              </w:numPr>
              <w:spacing w:after="0" w:afterAutospacing="0" w:before="0" w:beforeAutospacing="0" w:lineRule="auto"/>
              <w:ind w:left="2160" w:hanging="360"/>
            </w:pPr>
            <w:r w:rsidDel="00000000" w:rsidR="00000000" w:rsidRPr="00000000">
              <w:rPr>
                <w:rtl w:val="0"/>
              </w:rPr>
              <w:t xml:space="preserve">Practicing mindfulness to reduce feelings of overwhelm.</w:t>
            </w:r>
          </w:p>
          <w:p w:rsidR="00000000" w:rsidDel="00000000" w:rsidP="00000000" w:rsidRDefault="00000000" w:rsidRPr="00000000" w14:paraId="00000C95">
            <w:pPr>
              <w:numPr>
                <w:ilvl w:val="1"/>
                <w:numId w:val="187"/>
              </w:numPr>
              <w:spacing w:after="0" w:afterAutospacing="0" w:before="0" w:beforeAutospacing="0" w:lineRule="auto"/>
              <w:ind w:left="1440" w:hanging="360"/>
            </w:pPr>
            <w:r w:rsidDel="00000000" w:rsidR="00000000" w:rsidRPr="00000000">
              <w:rPr>
                <w:rtl w:val="0"/>
              </w:rPr>
              <w:t xml:space="preserve">Think about one collective strategy, such as joining a climate group or participating in local environmental initiatives.</w:t>
            </w:r>
          </w:p>
          <w:p w:rsidR="00000000" w:rsidDel="00000000" w:rsidP="00000000" w:rsidRDefault="00000000" w:rsidRPr="00000000" w14:paraId="00000C96">
            <w:pPr>
              <w:numPr>
                <w:ilvl w:val="0"/>
                <w:numId w:val="187"/>
              </w:numPr>
              <w:spacing w:after="0" w:afterAutospacing="0" w:before="0" w:beforeAutospacing="0" w:lineRule="auto"/>
              <w:ind w:left="720" w:hanging="360"/>
            </w:pPr>
            <w:r w:rsidDel="00000000" w:rsidR="00000000" w:rsidRPr="00000000">
              <w:rPr>
                <w:b w:val="1"/>
                <w:bCs w:val="1"/>
                <w:rtl w:val="0"/>
              </w:rPr>
              <w:t xml:space="preserve">Reframe Your Mindset:</w:t>
            </w:r>
          </w:p>
          <w:p w:rsidR="00000000" w:rsidDel="00000000" w:rsidP="00000000" w:rsidRDefault="00000000" w:rsidRPr="00000000" w14:paraId="00000C97">
            <w:pPr>
              <w:numPr>
                <w:ilvl w:val="1"/>
                <w:numId w:val="187"/>
              </w:numPr>
              <w:spacing w:after="0" w:afterAutospacing="0" w:before="0" w:beforeAutospacing="0" w:lineRule="auto"/>
              <w:ind w:left="1440" w:hanging="360"/>
            </w:pPr>
            <w:r w:rsidDel="00000000" w:rsidR="00000000" w:rsidRPr="00000000">
              <w:rPr>
                <w:rtl w:val="0"/>
              </w:rPr>
              <w:t xml:space="preserve">Choose one specific example of ecoparalysis or fatalism and reframe it using solution-focused thinking. For example:</w:t>
            </w:r>
          </w:p>
          <w:p w:rsidR="00000000" w:rsidDel="00000000" w:rsidP="00000000" w:rsidRDefault="00000000" w:rsidRPr="00000000" w14:paraId="00000C98">
            <w:pPr>
              <w:numPr>
                <w:ilvl w:val="2"/>
                <w:numId w:val="187"/>
              </w:numPr>
              <w:spacing w:after="0" w:afterAutospacing="0" w:before="0" w:beforeAutospacing="0" w:lineRule="auto"/>
              <w:ind w:left="2160" w:hanging="360"/>
            </w:pPr>
            <w:r w:rsidDel="00000000" w:rsidR="00000000" w:rsidRPr="00000000">
              <w:rPr>
                <w:rtl w:val="0"/>
              </w:rPr>
              <w:t xml:space="preserve">Instead of “I can’t make a difference,” try “Small actions, like organizing a local cleanup, can inspire others and create change.”</w:t>
            </w:r>
          </w:p>
          <w:p w:rsidR="00000000" w:rsidDel="00000000" w:rsidP="00000000" w:rsidRDefault="00000000" w:rsidRPr="00000000" w14:paraId="00000C99">
            <w:pPr>
              <w:numPr>
                <w:ilvl w:val="0"/>
                <w:numId w:val="187"/>
              </w:numPr>
              <w:spacing w:after="0" w:afterAutospacing="0" w:before="0" w:beforeAutospacing="0" w:lineRule="auto"/>
              <w:ind w:left="720" w:hanging="360"/>
            </w:pPr>
            <w:r w:rsidDel="00000000" w:rsidR="00000000" w:rsidRPr="00000000">
              <w:rPr>
                <w:b w:val="1"/>
                <w:bCs w:val="1"/>
                <w:rtl w:val="0"/>
              </w:rPr>
              <w:t xml:space="preserve">Write a Reflection:</w:t>
            </w:r>
          </w:p>
          <w:p w:rsidR="00000000" w:rsidDel="00000000" w:rsidP="00000000" w:rsidRDefault="00000000" w:rsidRPr="00000000" w14:paraId="00000C9A">
            <w:pPr>
              <w:numPr>
                <w:ilvl w:val="1"/>
                <w:numId w:val="187"/>
              </w:numPr>
              <w:spacing w:after="240" w:before="0" w:beforeAutospacing="0" w:lineRule="auto"/>
              <w:ind w:left="1440" w:hanging="360"/>
            </w:pPr>
            <w:r w:rsidDel="00000000" w:rsidR="00000000" w:rsidRPr="00000000">
              <w:rPr>
                <w:rtl w:val="0"/>
              </w:rPr>
              <w:t xml:space="preserve">Summarize what you’ve learned about ecoparalysis and fatalism. Reflect on how strategies like small wins, collective action, and positive narratives can help overcome feelings of helplessness.</w:t>
            </w:r>
          </w:p>
          <w:p w:rsidR="00000000" w:rsidDel="00000000" w:rsidP="00000000" w:rsidRDefault="00000000" w:rsidRPr="00000000" w14:paraId="00000C9B">
            <w:pPr>
              <w:pStyle w:val="Heading2"/>
              <w:spacing w:after="240" w:before="240" w:lineRule="auto"/>
              <w:rPr/>
            </w:pPr>
            <w:bookmarkStart w:colFirst="0" w:colLast="0" w:name="_hkmvgrl1mequ" w:id="223"/>
            <w:bookmarkEnd w:id="223"/>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0C9C">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Groups will collaboratively analyze the roots and impacts of ecoparalysis and fatalism, discuss strategies to address these emotions, and propose pathways to foster hope and resilience.</w:t>
            </w:r>
          </w:p>
          <w:p w:rsidR="00000000" w:rsidDel="00000000" w:rsidP="00000000" w:rsidRDefault="00000000" w:rsidRPr="00000000" w14:paraId="00000C9D">
            <w:pPr>
              <w:spacing w:after="240" w:before="240" w:lineRule="auto"/>
              <w:rPr/>
            </w:pPr>
            <w:r w:rsidDel="00000000" w:rsidR="00000000" w:rsidRPr="00000000">
              <w:rPr>
                <w:b w:val="1"/>
                <w:bCs w:val="1"/>
                <w:rtl w:val="0"/>
              </w:rPr>
              <w:t xml:space="preserve">Preparation Time:</w:t>
            </w:r>
            <w:r w:rsidDel="00000000" w:rsidR="00000000" w:rsidRPr="00000000">
              <w:rPr>
                <w:rtl w:val="0"/>
              </w:rPr>
              <w:t xml:space="preserve"> 15-20 minutes to prepare discussion prompts and optional case studies (e.g., individuals or communities experiencing ecoparalysis or fatalism).</w:t>
            </w:r>
          </w:p>
          <w:p w:rsidR="00000000" w:rsidDel="00000000" w:rsidP="00000000" w:rsidRDefault="00000000" w:rsidRPr="00000000" w14:paraId="00000C9E">
            <w:pPr>
              <w:spacing w:after="240" w:before="240" w:lineRule="auto"/>
              <w:rPr/>
            </w:pPr>
            <w:r w:rsidDel="00000000" w:rsidR="00000000" w:rsidRPr="00000000">
              <w:rPr>
                <w:b w:val="1"/>
                <w:bCs w:val="1"/>
                <w:rtl w:val="0"/>
              </w:rPr>
              <w:t xml:space="preserve">Time Allocation:</w:t>
            </w:r>
            <w:r w:rsidDel="00000000" w:rsidR="00000000" w:rsidRPr="00000000">
              <w:rPr>
                <w:rtl w:val="0"/>
              </w:rPr>
              <w:t xml:space="preserve"> 50-60 minutes.</w:t>
            </w:r>
          </w:p>
          <w:p w:rsidR="00000000" w:rsidDel="00000000" w:rsidP="00000000" w:rsidRDefault="00000000" w:rsidRPr="00000000" w14:paraId="00000C9F">
            <w:pPr>
              <w:spacing w:after="240" w:before="240" w:lineRule="auto"/>
              <w:rPr>
                <w:u w:val="single"/>
              </w:rPr>
            </w:pPr>
            <w:r w:rsidDel="00000000" w:rsidR="00000000" w:rsidRPr="00000000">
              <w:rPr>
                <w:u w:val="single"/>
                <w:rtl w:val="0"/>
              </w:rPr>
              <w:t xml:space="preserve">Facilitator Instructions:</w:t>
            </w:r>
          </w:p>
          <w:p w:rsidR="00000000" w:rsidDel="00000000" w:rsidP="00000000" w:rsidRDefault="00000000" w:rsidRPr="00000000" w14:paraId="00000CA0">
            <w:pPr>
              <w:numPr>
                <w:ilvl w:val="0"/>
                <w:numId w:val="137"/>
              </w:numPr>
              <w:spacing w:after="0" w:afterAutospacing="0" w:before="240" w:lineRule="auto"/>
              <w:ind w:left="720" w:hanging="360"/>
            </w:pPr>
            <w:r w:rsidDel="00000000" w:rsidR="00000000" w:rsidRPr="00000000">
              <w:rPr>
                <w:b w:val="1"/>
                <w:bCs w:val="1"/>
                <w:rtl w:val="0"/>
              </w:rPr>
              <w:t xml:space="preserve">Set the Stage (5-10 minutes):</w:t>
            </w:r>
          </w:p>
          <w:p w:rsidR="00000000" w:rsidDel="00000000" w:rsidP="00000000" w:rsidRDefault="00000000" w:rsidRPr="00000000" w14:paraId="00000CA1">
            <w:pPr>
              <w:numPr>
                <w:ilvl w:val="1"/>
                <w:numId w:val="137"/>
              </w:numPr>
              <w:spacing w:after="0" w:afterAutospacing="0" w:before="0" w:beforeAutospacing="0" w:lineRule="auto"/>
              <w:ind w:left="1440" w:hanging="360"/>
            </w:pPr>
            <w:r w:rsidDel="00000000" w:rsidR="00000000" w:rsidRPr="00000000">
              <w:rPr>
                <w:rtl w:val="0"/>
              </w:rPr>
              <w:t xml:space="preserve">Introduce ecoparalysis and fatalism as emotional responses to the overwhelming nature of climate change.</w:t>
            </w:r>
          </w:p>
          <w:p w:rsidR="00000000" w:rsidDel="00000000" w:rsidP="00000000" w:rsidRDefault="00000000" w:rsidRPr="00000000" w14:paraId="00000CA2">
            <w:pPr>
              <w:numPr>
                <w:ilvl w:val="1"/>
                <w:numId w:val="137"/>
              </w:numPr>
              <w:spacing w:after="0" w:afterAutospacing="0" w:before="0" w:beforeAutospacing="0" w:lineRule="auto"/>
              <w:ind w:left="1440" w:hanging="360"/>
            </w:pPr>
            <w:r w:rsidDel="00000000" w:rsidR="00000000" w:rsidRPr="00000000">
              <w:rPr>
                <w:rtl w:val="0"/>
              </w:rPr>
              <w:t xml:space="preserve">Highlight their psychological underpinnings, such as cognitive overload, learned helplessness, and existential anxiety.</w:t>
            </w:r>
          </w:p>
          <w:p w:rsidR="00000000" w:rsidDel="00000000" w:rsidP="00000000" w:rsidRDefault="00000000" w:rsidRPr="00000000" w14:paraId="00000CA3">
            <w:pPr>
              <w:numPr>
                <w:ilvl w:val="1"/>
                <w:numId w:val="137"/>
              </w:numPr>
              <w:spacing w:after="0" w:afterAutospacing="0" w:before="0" w:beforeAutospacing="0" w:lineRule="auto"/>
              <w:ind w:left="1440" w:hanging="360"/>
            </w:pPr>
            <w:r w:rsidDel="00000000" w:rsidR="00000000" w:rsidRPr="00000000">
              <w:rPr>
                <w:rtl w:val="0"/>
              </w:rPr>
              <w:t xml:space="preserve">Emphasize the importance of recognizing and addressing these emotions to restore agency and foster action.</w:t>
            </w:r>
          </w:p>
          <w:p w:rsidR="00000000" w:rsidDel="00000000" w:rsidP="00000000" w:rsidRDefault="00000000" w:rsidRPr="00000000" w14:paraId="00000CA4">
            <w:pPr>
              <w:numPr>
                <w:ilvl w:val="0"/>
                <w:numId w:val="137"/>
              </w:numPr>
              <w:spacing w:after="0" w:afterAutospacing="0" w:before="0" w:beforeAutospacing="0" w:lineRule="auto"/>
              <w:ind w:left="720" w:hanging="360"/>
            </w:pPr>
            <w:r w:rsidDel="00000000" w:rsidR="00000000" w:rsidRPr="00000000">
              <w:rPr>
                <w:b w:val="1"/>
                <w:bCs w:val="1"/>
                <w:rtl w:val="0"/>
              </w:rPr>
              <w:t xml:space="preserve">Group Discussions (20 minutes):</w:t>
            </w:r>
          </w:p>
          <w:p w:rsidR="00000000" w:rsidDel="00000000" w:rsidP="00000000" w:rsidRDefault="00000000" w:rsidRPr="00000000" w14:paraId="00000CA5">
            <w:pPr>
              <w:numPr>
                <w:ilvl w:val="1"/>
                <w:numId w:val="137"/>
              </w:numPr>
              <w:spacing w:after="0" w:afterAutospacing="0" w:before="0" w:beforeAutospacing="0" w:lineRule="auto"/>
              <w:ind w:left="1440" w:hanging="360"/>
            </w:pPr>
            <w:r w:rsidDel="00000000" w:rsidR="00000000" w:rsidRPr="00000000">
              <w:rPr>
                <w:rtl w:val="0"/>
              </w:rPr>
              <w:t xml:space="preserve">Divide learners into small groups of 3-5 participants. Assign each group a focus area:</w:t>
            </w:r>
          </w:p>
          <w:p w:rsidR="00000000" w:rsidDel="00000000" w:rsidP="00000000" w:rsidRDefault="00000000" w:rsidRPr="00000000" w14:paraId="00000CA6">
            <w:pPr>
              <w:numPr>
                <w:ilvl w:val="2"/>
                <w:numId w:val="137"/>
              </w:numPr>
              <w:spacing w:after="0" w:afterAutospacing="0" w:before="0" w:beforeAutospacing="0" w:lineRule="auto"/>
              <w:ind w:left="2160" w:hanging="360"/>
            </w:pPr>
            <w:r w:rsidDel="00000000" w:rsidR="00000000" w:rsidRPr="00000000">
              <w:rPr>
                <w:b w:val="1"/>
                <w:bCs w:val="1"/>
                <w:rtl w:val="0"/>
              </w:rPr>
              <w:t xml:space="preserve">Roots and Manifestations:</w:t>
            </w:r>
            <w:r w:rsidDel="00000000" w:rsidR="00000000" w:rsidRPr="00000000">
              <w:rPr>
                <w:rtl w:val="0"/>
              </w:rPr>
              <w:t xml:space="preserve"> What causes ecoparalysis and fatalism, and how do they show up in individuals or communities?</w:t>
            </w:r>
          </w:p>
          <w:p w:rsidR="00000000" w:rsidDel="00000000" w:rsidP="00000000" w:rsidRDefault="00000000" w:rsidRPr="00000000" w14:paraId="00000CA7">
            <w:pPr>
              <w:numPr>
                <w:ilvl w:val="2"/>
                <w:numId w:val="137"/>
              </w:numPr>
              <w:spacing w:after="0" w:afterAutospacing="0" w:before="0" w:beforeAutospacing="0" w:lineRule="auto"/>
              <w:ind w:left="2160" w:hanging="360"/>
            </w:pPr>
            <w:r w:rsidDel="00000000" w:rsidR="00000000" w:rsidRPr="00000000">
              <w:rPr>
                <w:b w:val="1"/>
                <w:bCs w:val="1"/>
                <w:rtl w:val="0"/>
              </w:rPr>
              <w:t xml:space="preserve">Psychological Barriers:</w:t>
            </w:r>
            <w:r w:rsidDel="00000000" w:rsidR="00000000" w:rsidRPr="00000000">
              <w:rPr>
                <w:rtl w:val="0"/>
              </w:rPr>
              <w:t xml:space="preserve"> How do cognitive overload, emotional exhaustion, or moral licensing contribute to these emotions?</w:t>
            </w:r>
          </w:p>
          <w:p w:rsidR="00000000" w:rsidDel="00000000" w:rsidP="00000000" w:rsidRDefault="00000000" w:rsidRPr="00000000" w14:paraId="00000CA8">
            <w:pPr>
              <w:numPr>
                <w:ilvl w:val="2"/>
                <w:numId w:val="137"/>
              </w:numPr>
              <w:spacing w:after="0" w:afterAutospacing="0" w:before="0" w:beforeAutospacing="0" w:lineRule="auto"/>
              <w:ind w:left="2160" w:hanging="360"/>
            </w:pPr>
            <w:r w:rsidDel="00000000" w:rsidR="00000000" w:rsidRPr="00000000">
              <w:rPr>
                <w:b w:val="1"/>
                <w:bCs w:val="1"/>
                <w:rtl w:val="0"/>
              </w:rPr>
              <w:t xml:space="preserve">Breaking the Cycle:</w:t>
            </w:r>
            <w:r w:rsidDel="00000000" w:rsidR="00000000" w:rsidRPr="00000000">
              <w:rPr>
                <w:rtl w:val="0"/>
              </w:rPr>
              <w:t xml:space="preserve"> What strategies can help individuals or groups move from helplessness to action?</w:t>
            </w:r>
          </w:p>
          <w:p w:rsidR="00000000" w:rsidDel="00000000" w:rsidP="00000000" w:rsidRDefault="00000000" w:rsidRPr="00000000" w14:paraId="00000CA9">
            <w:pPr>
              <w:numPr>
                <w:ilvl w:val="1"/>
                <w:numId w:val="137"/>
              </w:numPr>
              <w:spacing w:after="0" w:afterAutospacing="0" w:before="0" w:beforeAutospacing="0" w:lineRule="auto"/>
              <w:ind w:left="1440" w:hanging="360"/>
            </w:pPr>
            <w:r w:rsidDel="00000000" w:rsidR="00000000" w:rsidRPr="00000000">
              <w:rPr>
                <w:rtl w:val="0"/>
              </w:rPr>
              <w:t xml:space="preserve">Provide discussion prompts for each group:</w:t>
            </w:r>
          </w:p>
          <w:p w:rsidR="00000000" w:rsidDel="00000000" w:rsidP="00000000" w:rsidRDefault="00000000" w:rsidRPr="00000000" w14:paraId="00000CAA">
            <w:pPr>
              <w:numPr>
                <w:ilvl w:val="2"/>
                <w:numId w:val="137"/>
              </w:numPr>
              <w:spacing w:after="0" w:afterAutospacing="0" w:before="0" w:beforeAutospacing="0" w:lineRule="auto"/>
              <w:ind w:left="2160" w:hanging="360"/>
            </w:pPr>
            <w:r w:rsidDel="00000000" w:rsidR="00000000" w:rsidRPr="00000000">
              <w:rPr>
                <w:rtl w:val="0"/>
              </w:rPr>
              <w:t xml:space="preserve">Can you identify real-world examples of ecoparalysis or fatalism?</w:t>
            </w:r>
          </w:p>
          <w:p w:rsidR="00000000" w:rsidDel="00000000" w:rsidP="00000000" w:rsidRDefault="00000000" w:rsidRPr="00000000" w14:paraId="00000CAB">
            <w:pPr>
              <w:numPr>
                <w:ilvl w:val="2"/>
                <w:numId w:val="137"/>
              </w:numPr>
              <w:spacing w:after="0" w:afterAutospacing="0" w:before="0" w:beforeAutospacing="0" w:lineRule="auto"/>
              <w:ind w:left="2160" w:hanging="360"/>
            </w:pPr>
            <w:r w:rsidDel="00000000" w:rsidR="00000000" w:rsidRPr="00000000">
              <w:rPr>
                <w:rtl w:val="0"/>
              </w:rPr>
              <w:t xml:space="preserve">How might small wins or collective efforts counter feelings of overwhelm?</w:t>
            </w:r>
          </w:p>
          <w:p w:rsidR="00000000" w:rsidDel="00000000" w:rsidP="00000000" w:rsidRDefault="00000000" w:rsidRPr="00000000" w14:paraId="00000CAC">
            <w:pPr>
              <w:numPr>
                <w:ilvl w:val="2"/>
                <w:numId w:val="137"/>
              </w:numPr>
              <w:spacing w:after="0" w:afterAutospacing="0" w:before="0" w:beforeAutospacing="0" w:lineRule="auto"/>
              <w:ind w:left="2160" w:hanging="360"/>
            </w:pPr>
            <w:r w:rsidDel="00000000" w:rsidR="00000000" w:rsidRPr="00000000">
              <w:rPr>
                <w:rtl w:val="0"/>
              </w:rPr>
              <w:t xml:space="preserve">Why is it important to reframe climate narratives to focus on hope and progress?</w:t>
            </w:r>
          </w:p>
          <w:p w:rsidR="00000000" w:rsidDel="00000000" w:rsidP="00000000" w:rsidRDefault="00000000" w:rsidRPr="00000000" w14:paraId="00000CAD">
            <w:pPr>
              <w:numPr>
                <w:ilvl w:val="0"/>
                <w:numId w:val="137"/>
              </w:numPr>
              <w:spacing w:after="0" w:afterAutospacing="0" w:before="0" w:beforeAutospacing="0" w:lineRule="auto"/>
              <w:ind w:left="720" w:hanging="360"/>
            </w:pPr>
            <w:r w:rsidDel="00000000" w:rsidR="00000000" w:rsidRPr="00000000">
              <w:rPr>
                <w:b w:val="1"/>
                <w:bCs w:val="1"/>
                <w:rtl w:val="0"/>
              </w:rPr>
              <w:t xml:space="preserve">Propose Pathways to Action (15 minutes):</w:t>
            </w:r>
          </w:p>
          <w:p w:rsidR="00000000" w:rsidDel="00000000" w:rsidP="00000000" w:rsidRDefault="00000000" w:rsidRPr="00000000" w14:paraId="00000CAE">
            <w:pPr>
              <w:numPr>
                <w:ilvl w:val="1"/>
                <w:numId w:val="137"/>
              </w:numPr>
              <w:spacing w:after="0" w:afterAutospacing="0" w:before="0" w:beforeAutospacing="0" w:lineRule="auto"/>
              <w:ind w:left="1440" w:hanging="360"/>
            </w:pPr>
            <w:r w:rsidDel="00000000" w:rsidR="00000000" w:rsidRPr="00000000">
              <w:rPr>
                <w:rtl w:val="0"/>
              </w:rPr>
              <w:t xml:space="preserve">Ask groups to brainstorm practical strategies for addressing ecoparalysis and fatalism. Encourage them to include:</w:t>
            </w:r>
          </w:p>
          <w:p w:rsidR="00000000" w:rsidDel="00000000" w:rsidP="00000000" w:rsidRDefault="00000000" w:rsidRPr="00000000" w14:paraId="00000CAF">
            <w:pPr>
              <w:numPr>
                <w:ilvl w:val="2"/>
                <w:numId w:val="137"/>
              </w:numPr>
              <w:spacing w:after="0" w:afterAutospacing="0" w:before="0" w:beforeAutospacing="0" w:lineRule="auto"/>
              <w:ind w:left="2160" w:hanging="360"/>
            </w:pPr>
            <w:r w:rsidDel="00000000" w:rsidR="00000000" w:rsidRPr="00000000">
              <w:rPr>
                <w:b w:val="1"/>
                <w:bCs w:val="1"/>
                <w:rtl w:val="0"/>
              </w:rPr>
              <w:t xml:space="preserve">Personal Strategies:</w:t>
            </w:r>
            <w:r w:rsidDel="00000000" w:rsidR="00000000" w:rsidRPr="00000000">
              <w:rPr>
                <w:rtl w:val="0"/>
              </w:rPr>
              <w:t xml:space="preserve"> Mindfulness practices, reframing catastrophic thoughts, celebrating small achievements.</w:t>
            </w:r>
          </w:p>
          <w:p w:rsidR="00000000" w:rsidDel="00000000" w:rsidP="00000000" w:rsidRDefault="00000000" w:rsidRPr="00000000" w14:paraId="00000CB0">
            <w:pPr>
              <w:numPr>
                <w:ilvl w:val="2"/>
                <w:numId w:val="137"/>
              </w:numPr>
              <w:spacing w:after="0" w:afterAutospacing="0" w:before="0" w:beforeAutospacing="0" w:lineRule="auto"/>
              <w:ind w:left="2160" w:hanging="360"/>
            </w:pPr>
            <w:r w:rsidDel="00000000" w:rsidR="00000000" w:rsidRPr="00000000">
              <w:rPr>
                <w:b w:val="1"/>
                <w:bCs w:val="1"/>
                <w:rtl w:val="0"/>
              </w:rPr>
              <w:t xml:space="preserve">Community Initiatives:</w:t>
            </w:r>
            <w:r w:rsidDel="00000000" w:rsidR="00000000" w:rsidRPr="00000000">
              <w:rPr>
                <w:rtl w:val="0"/>
              </w:rPr>
              <w:t xml:space="preserve"> Starting support groups, organizing local environmental projects, highlighting success stories.</w:t>
            </w:r>
          </w:p>
          <w:p w:rsidR="00000000" w:rsidDel="00000000" w:rsidP="00000000" w:rsidRDefault="00000000" w:rsidRPr="00000000" w14:paraId="00000CB1">
            <w:pPr>
              <w:numPr>
                <w:ilvl w:val="2"/>
                <w:numId w:val="137"/>
              </w:numPr>
              <w:spacing w:after="0" w:afterAutospacing="0" w:before="0" w:beforeAutospacing="0" w:lineRule="auto"/>
              <w:ind w:left="2160" w:hanging="360"/>
            </w:pPr>
            <w:r w:rsidDel="00000000" w:rsidR="00000000" w:rsidRPr="00000000">
              <w:rPr>
                <w:b w:val="1"/>
                <w:bCs w:val="1"/>
                <w:rtl w:val="0"/>
              </w:rPr>
              <w:t xml:space="preserve">Policy and Advocacy Efforts:</w:t>
            </w:r>
            <w:r w:rsidDel="00000000" w:rsidR="00000000" w:rsidRPr="00000000">
              <w:rPr>
                <w:rtl w:val="0"/>
              </w:rPr>
              <w:t xml:space="preserve"> Campaigning for systemic reforms, sharing empowering narratives in media.</w:t>
            </w:r>
          </w:p>
          <w:p w:rsidR="00000000" w:rsidDel="00000000" w:rsidP="00000000" w:rsidRDefault="00000000" w:rsidRPr="00000000" w14:paraId="00000CB2">
            <w:pPr>
              <w:numPr>
                <w:ilvl w:val="1"/>
                <w:numId w:val="137"/>
              </w:numPr>
              <w:spacing w:after="0" w:afterAutospacing="0" w:before="0" w:beforeAutospacing="0" w:lineRule="auto"/>
              <w:ind w:left="1440" w:hanging="360"/>
            </w:pPr>
            <w:r w:rsidDel="00000000" w:rsidR="00000000" w:rsidRPr="00000000">
              <w:rPr>
                <w:rtl w:val="0"/>
              </w:rPr>
              <w:t xml:space="preserve">Groups should create a visual representation (e.g., a flowchart or infographic) of how these strategies can help break the cycle of inaction and foster engagement.</w:t>
            </w:r>
          </w:p>
          <w:p w:rsidR="00000000" w:rsidDel="00000000" w:rsidP="00000000" w:rsidRDefault="00000000" w:rsidRPr="00000000" w14:paraId="00000CB3">
            <w:pPr>
              <w:numPr>
                <w:ilvl w:val="0"/>
                <w:numId w:val="137"/>
              </w:numPr>
              <w:spacing w:after="0" w:afterAutospacing="0" w:before="0" w:beforeAutospacing="0" w:lineRule="auto"/>
              <w:ind w:left="720" w:hanging="360"/>
            </w:pPr>
            <w:r w:rsidDel="00000000" w:rsidR="00000000" w:rsidRPr="00000000">
              <w:rPr>
                <w:b w:val="1"/>
                <w:bCs w:val="1"/>
                <w:rtl w:val="0"/>
              </w:rPr>
              <w:t xml:space="preserve">Presentation and Debrief (15 minutes):</w:t>
            </w:r>
          </w:p>
          <w:p w:rsidR="00000000" w:rsidDel="00000000" w:rsidP="00000000" w:rsidRDefault="00000000" w:rsidRPr="00000000" w14:paraId="00000CB4">
            <w:pPr>
              <w:numPr>
                <w:ilvl w:val="1"/>
                <w:numId w:val="137"/>
              </w:numPr>
              <w:spacing w:after="0" w:afterAutospacing="0" w:before="0" w:beforeAutospacing="0" w:lineRule="auto"/>
              <w:ind w:left="1440" w:hanging="360"/>
            </w:pPr>
            <w:r w:rsidDel="00000000" w:rsidR="00000000" w:rsidRPr="00000000">
              <w:rPr>
                <w:rtl w:val="0"/>
              </w:rPr>
              <w:t xml:space="preserve">Each group presents their findings and proposed strategies.</w:t>
            </w:r>
          </w:p>
          <w:p w:rsidR="00000000" w:rsidDel="00000000" w:rsidP="00000000" w:rsidRDefault="00000000" w:rsidRPr="00000000" w14:paraId="00000CB5">
            <w:pPr>
              <w:numPr>
                <w:ilvl w:val="1"/>
                <w:numId w:val="137"/>
              </w:numPr>
              <w:spacing w:after="0" w:afterAutospacing="0" w:before="0" w:beforeAutospacing="0" w:lineRule="auto"/>
              <w:ind w:left="1440" w:hanging="360"/>
            </w:pPr>
            <w:r w:rsidDel="00000000" w:rsidR="00000000" w:rsidRPr="00000000">
              <w:rPr>
                <w:rtl w:val="0"/>
              </w:rPr>
              <w:t xml:space="preserve">Facilitate a class-wide discussion with questions such as:</w:t>
            </w:r>
          </w:p>
          <w:p w:rsidR="00000000" w:rsidDel="00000000" w:rsidP="00000000" w:rsidRDefault="00000000" w:rsidRPr="00000000" w14:paraId="00000CB6">
            <w:pPr>
              <w:numPr>
                <w:ilvl w:val="2"/>
                <w:numId w:val="137"/>
              </w:numPr>
              <w:spacing w:after="0" w:afterAutospacing="0" w:before="0" w:beforeAutospacing="0" w:lineRule="auto"/>
              <w:ind w:left="2160" w:hanging="360"/>
            </w:pPr>
            <w:r w:rsidDel="00000000" w:rsidR="00000000" w:rsidRPr="00000000">
              <w:rPr>
                <w:rtl w:val="0"/>
              </w:rPr>
              <w:t xml:space="preserve">“What role do individual actions play in addressing ecoparalysis and fatalism?”</w:t>
            </w:r>
          </w:p>
          <w:p w:rsidR="00000000" w:rsidDel="00000000" w:rsidP="00000000" w:rsidRDefault="00000000" w:rsidRPr="00000000" w14:paraId="00000CB7">
            <w:pPr>
              <w:numPr>
                <w:ilvl w:val="2"/>
                <w:numId w:val="137"/>
              </w:numPr>
              <w:spacing w:after="0" w:afterAutospacing="0" w:before="0" w:beforeAutospacing="0" w:lineRule="auto"/>
              <w:ind w:left="2160" w:hanging="360"/>
            </w:pPr>
            <w:r w:rsidDel="00000000" w:rsidR="00000000" w:rsidRPr="00000000">
              <w:rPr>
                <w:rtl w:val="0"/>
              </w:rPr>
              <w:t xml:space="preserve">“How can communities foster hope and collective efficacy in the face of overwhelming challenges?”</w:t>
            </w:r>
          </w:p>
          <w:p w:rsidR="00000000" w:rsidDel="00000000" w:rsidP="00000000" w:rsidRDefault="00000000" w:rsidRPr="00000000" w14:paraId="00000CB8">
            <w:pPr>
              <w:numPr>
                <w:ilvl w:val="2"/>
                <w:numId w:val="137"/>
              </w:numPr>
              <w:spacing w:after="240" w:before="0" w:beforeAutospacing="0" w:lineRule="auto"/>
              <w:ind w:left="2160" w:hanging="360"/>
            </w:pPr>
            <w:r w:rsidDel="00000000" w:rsidR="00000000" w:rsidRPr="00000000">
              <w:rPr>
                <w:rtl w:val="0"/>
              </w:rPr>
              <w:t xml:space="preserve">“Why is it important to balance acknowledging climate realities with emphasizing solutions?”</w:t>
            </w:r>
          </w:p>
          <w:p w:rsidR="00000000" w:rsidDel="00000000" w:rsidP="00000000" w:rsidRDefault="00000000" w:rsidRPr="00000000" w14:paraId="00000CB9">
            <w:pPr>
              <w:spacing w:after="240" w:before="240" w:lineRule="auto"/>
              <w:rPr>
                <w:b w:val="1"/>
                <w:bCs w:val="1"/>
              </w:rPr>
            </w:pPr>
            <w:r w:rsidDel="00000000" w:rsidR="00000000" w:rsidRPr="00000000">
              <w:rPr>
                <w:b w:val="1"/>
                <w:bCs w:val="1"/>
                <w:rtl w:val="0"/>
              </w:rPr>
              <w:t xml:space="preserve">Optional Variation:</w:t>
            </w:r>
          </w:p>
          <w:p w:rsidR="00000000" w:rsidDel="00000000" w:rsidP="00000000" w:rsidRDefault="00000000" w:rsidRPr="00000000" w14:paraId="00000CBA">
            <w:pPr>
              <w:spacing w:after="240" w:before="240" w:lineRule="auto"/>
              <w:rPr/>
            </w:pPr>
            <w:r w:rsidDel="00000000" w:rsidR="00000000" w:rsidRPr="00000000">
              <w:rPr>
                <w:rtl w:val="0"/>
              </w:rPr>
              <w:t xml:space="preserve">Provide case studies of individuals or communities experiencing ecoparalysis or fatalism. Assign groups to analyze the case, identify triggers and symptoms, and propose tailored strategies to foster hope and action.</w:t>
            </w:r>
          </w:p>
          <w:p w:rsidR="00000000" w:rsidDel="00000000" w:rsidP="00000000" w:rsidRDefault="00000000" w:rsidRPr="00000000" w14:paraId="00000CBB">
            <w:pPr>
              <w:spacing w:after="240" w:before="240" w:lineRule="auto"/>
              <w:rPr>
                <w:b w:val="1"/>
                <w:bCs w:val="1"/>
              </w:rPr>
            </w:pPr>
            <w:r w:rsidDel="00000000" w:rsidR="00000000" w:rsidRPr="00000000">
              <w:rPr>
                <w:b w:val="1"/>
                <w:bCs w:val="1"/>
                <w:rtl w:val="0"/>
              </w:rPr>
              <w:t xml:space="preserve">Reflection Exercise:</w:t>
            </w:r>
          </w:p>
          <w:p w:rsidR="00000000" w:rsidDel="00000000" w:rsidP="00000000" w:rsidRDefault="00000000" w:rsidRPr="00000000" w14:paraId="00000CBC">
            <w:pPr>
              <w:spacing w:after="240" w:before="240" w:lineRule="auto"/>
              <w:rPr/>
            </w:pPr>
            <w:r w:rsidDel="00000000" w:rsidR="00000000" w:rsidRPr="00000000">
              <w:rPr>
                <w:rtl w:val="0"/>
              </w:rPr>
              <w:t xml:space="preserve">Ask learners to journal about the following:</w:t>
            </w:r>
          </w:p>
          <w:p w:rsidR="00000000" w:rsidDel="00000000" w:rsidP="00000000" w:rsidRDefault="00000000" w:rsidRPr="00000000" w14:paraId="00000CBD">
            <w:pPr>
              <w:numPr>
                <w:ilvl w:val="0"/>
                <w:numId w:val="402"/>
              </w:numPr>
              <w:spacing w:after="0" w:afterAutospacing="0" w:before="240" w:lineRule="auto"/>
              <w:ind w:left="720" w:hanging="360"/>
            </w:pPr>
            <w:r w:rsidDel="00000000" w:rsidR="00000000" w:rsidRPr="00000000">
              <w:rPr>
                <w:rtl w:val="0"/>
              </w:rPr>
              <w:t xml:space="preserve">Have you ever felt paralyzed or resigned in the face of climate change?</w:t>
            </w:r>
          </w:p>
          <w:p w:rsidR="00000000" w:rsidDel="00000000" w:rsidP="00000000" w:rsidRDefault="00000000" w:rsidRPr="00000000" w14:paraId="00000CBE">
            <w:pPr>
              <w:numPr>
                <w:ilvl w:val="0"/>
                <w:numId w:val="402"/>
              </w:numPr>
              <w:spacing w:after="0" w:afterAutospacing="0" w:before="0" w:beforeAutospacing="0" w:lineRule="auto"/>
              <w:ind w:left="720" w:hanging="360"/>
            </w:pPr>
            <w:r w:rsidDel="00000000" w:rsidR="00000000" w:rsidRPr="00000000">
              <w:rPr>
                <w:rtl w:val="0"/>
              </w:rPr>
              <w:t xml:space="preserve">What steps can you take to restore your sense of agency and hope?</w:t>
            </w:r>
          </w:p>
          <w:p w:rsidR="00000000" w:rsidDel="00000000" w:rsidP="00000000" w:rsidRDefault="00000000" w:rsidRPr="00000000" w14:paraId="00000CBF">
            <w:pPr>
              <w:numPr>
                <w:ilvl w:val="0"/>
                <w:numId w:val="402"/>
              </w:numPr>
              <w:spacing w:after="240" w:before="0" w:beforeAutospacing="0" w:lineRule="auto"/>
              <w:ind w:left="720" w:hanging="360"/>
            </w:pPr>
            <w:r w:rsidDel="00000000" w:rsidR="00000000" w:rsidRPr="00000000">
              <w:rPr>
                <w:rtl w:val="0"/>
              </w:rPr>
              <w:t xml:space="preserve">How can you contribute to fostering resilience and engagement in your community?</w:t>
            </w:r>
          </w:p>
          <w:p w:rsidR="00000000" w:rsidDel="00000000" w:rsidP="00000000" w:rsidRDefault="00000000" w:rsidRPr="00000000" w14:paraId="00000CC0">
            <w:pPr>
              <w:widowControl w:val="0"/>
              <w:spacing w:line="240" w:lineRule="auto"/>
              <w:rPr/>
            </w:pPr>
            <w:r w:rsidDel="00000000" w:rsidR="00000000" w:rsidRPr="00000000">
              <w:rPr>
                <w:rtl w:val="0"/>
              </w:rPr>
            </w:r>
          </w:p>
        </w:tc>
      </w:tr>
      <w:tr>
        <w:trPr>
          <w:cantSplit w:val="0"/>
          <w:tblHeader w:val="0"/>
        </w:trPr>
        <w:tc>
          <w:tcPr>
            <w:shd w:fill="d5a6bd" w:val="clear"/>
          </w:tcPr>
          <w:p w:rsidR="00000000" w:rsidDel="00000000" w:rsidP="00000000" w:rsidRDefault="00000000" w:rsidRPr="00000000" w14:paraId="00000CC1">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0CC2">
            <w:pPr>
              <w:numPr>
                <w:ilvl w:val="0"/>
                <w:numId w:val="448"/>
              </w:numPr>
              <w:spacing w:after="0" w:afterAutospacing="0" w:before="240" w:lineRule="auto"/>
              <w:ind w:left="720" w:hanging="360"/>
            </w:pPr>
            <w:r w:rsidDel="00000000" w:rsidR="00000000" w:rsidRPr="00000000">
              <w:rPr>
                <w:rtl w:val="0"/>
              </w:rPr>
              <w:t xml:space="preserve">Bourban, M. (2023). Eco-anxiety and the responses of ecological citizenship and mindfulness. In </w:t>
            </w:r>
            <w:r w:rsidDel="00000000" w:rsidR="00000000" w:rsidRPr="00000000">
              <w:rPr>
                <w:i w:val="1"/>
                <w:iCs w:val="1"/>
                <w:rtl w:val="0"/>
              </w:rPr>
              <w:t xml:space="preserve">The Palgrave Handbook of Environmental Politics and Theory</w:t>
            </w:r>
            <w:r w:rsidDel="00000000" w:rsidR="00000000" w:rsidRPr="00000000">
              <w:rPr>
                <w:rtl w:val="0"/>
              </w:rPr>
              <w:t xml:space="preserve"> (pp. 65–88). Palgrave Macmillan.</w:t>
            </w:r>
            <w:hyperlink r:id="rId342">
              <w:r w:rsidDel="00000000" w:rsidR="00000000" w:rsidRPr="00000000">
                <w:rPr>
                  <w:rtl w:val="0"/>
                </w:rPr>
                <w:t xml:space="preserve"> </w:t>
              </w:r>
            </w:hyperlink>
            <w:hyperlink r:id="rId343">
              <w:r w:rsidDel="00000000" w:rsidR="00000000" w:rsidRPr="00000000">
                <w:rPr>
                  <w:color w:val="1155cc"/>
                  <w:u w:val="single"/>
                  <w:rtl w:val="0"/>
                </w:rPr>
                <w:t xml:space="preserve">https://doi.org/10.1007/978-3-031-22098-3_4</w:t>
                <w:br w:type="textWrapping"/>
              </w:r>
            </w:hyperlink>
            <w:r w:rsidDel="00000000" w:rsidR="00000000" w:rsidRPr="00000000">
              <w:rPr>
                <w:rtl w:val="0"/>
              </w:rPr>
            </w:r>
          </w:p>
          <w:p w:rsidR="00000000" w:rsidDel="00000000" w:rsidP="00000000" w:rsidRDefault="00000000" w:rsidRPr="00000000" w14:paraId="00000CC3">
            <w:pPr>
              <w:numPr>
                <w:ilvl w:val="0"/>
                <w:numId w:val="448"/>
              </w:numPr>
              <w:spacing w:after="0" w:afterAutospacing="0" w:before="0" w:beforeAutospacing="0" w:lineRule="auto"/>
              <w:ind w:left="720" w:hanging="360"/>
            </w:pPr>
            <w:r w:rsidDel="00000000" w:rsidR="00000000" w:rsidRPr="00000000">
              <w:rPr>
                <w:rtl w:val="0"/>
              </w:rPr>
              <w:t xml:space="preserve">Cosentino, M., Gal-Oz, R., Safer, D.L. (2024). Community-Based Resilience: The Influence of Collective Efficacy and Positive Deviance on Climate Change-Related Mental Health. In: Coren, E., Wang, H. (eds) </w:t>
            </w:r>
            <w:r w:rsidDel="00000000" w:rsidR="00000000" w:rsidRPr="00000000">
              <w:rPr>
                <w:i w:val="1"/>
                <w:iCs w:val="1"/>
                <w:rtl w:val="0"/>
              </w:rPr>
              <w:t xml:space="preserve">Storytelling to Accelerate Climate Solutions.</w:t>
            </w:r>
            <w:r w:rsidDel="00000000" w:rsidR="00000000" w:rsidRPr="00000000">
              <w:rPr>
                <w:rtl w:val="0"/>
              </w:rPr>
              <w:t xml:space="preserve"> Springer, Cham.</w:t>
            </w:r>
            <w:hyperlink r:id="rId344">
              <w:r w:rsidDel="00000000" w:rsidR="00000000" w:rsidRPr="00000000">
                <w:rPr>
                  <w:rtl w:val="0"/>
                </w:rPr>
                <w:t xml:space="preserve"> </w:t>
              </w:r>
            </w:hyperlink>
            <w:hyperlink r:id="rId345">
              <w:r w:rsidDel="00000000" w:rsidR="00000000" w:rsidRPr="00000000">
                <w:rPr>
                  <w:color w:val="1155cc"/>
                  <w:u w:val="single"/>
                  <w:rtl w:val="0"/>
                </w:rPr>
                <w:t xml:space="preserve">https://doi.org/10.1007/978-3-031-54790-4_15</w:t>
                <w:br w:type="textWrapping"/>
              </w:r>
            </w:hyperlink>
            <w:r w:rsidDel="00000000" w:rsidR="00000000" w:rsidRPr="00000000">
              <w:rPr>
                <w:rtl w:val="0"/>
              </w:rPr>
            </w:r>
          </w:p>
          <w:p w:rsidR="00000000" w:rsidDel="00000000" w:rsidP="00000000" w:rsidRDefault="00000000" w:rsidRPr="00000000" w14:paraId="00000CC4">
            <w:pPr>
              <w:numPr>
                <w:ilvl w:val="0"/>
                <w:numId w:val="448"/>
              </w:numPr>
              <w:spacing w:after="0" w:afterAutospacing="0" w:before="0" w:beforeAutospacing="0" w:lineRule="auto"/>
              <w:ind w:left="720" w:hanging="360"/>
            </w:pPr>
            <w:r w:rsidDel="00000000" w:rsidR="00000000" w:rsidRPr="00000000">
              <w:rPr>
                <w:rtl w:val="0"/>
              </w:rPr>
              <w:t xml:space="preserve">Egberink, F. (2023). Pro-environmental behaviour or eco-paralysis? A study on the effect of social cohesion on sustainable behaviour, moderated by climate anxiety (Master's thesis). Faculty of Social and Behavioural Sciences, Utrecht University.</w:t>
            </w:r>
            <w:hyperlink r:id="rId346">
              <w:r w:rsidDel="00000000" w:rsidR="00000000" w:rsidRPr="00000000">
                <w:rPr>
                  <w:rtl w:val="0"/>
                </w:rPr>
                <w:t xml:space="preserve"> </w:t>
              </w:r>
            </w:hyperlink>
            <w:hyperlink r:id="rId347">
              <w:r w:rsidDel="00000000" w:rsidR="00000000" w:rsidRPr="00000000">
                <w:rPr>
                  <w:color w:val="1155cc"/>
                  <w:u w:val="single"/>
                  <w:rtl w:val="0"/>
                </w:rPr>
                <w:t xml:space="preserve">https://studenttheses.uu.nl/bitstream/handle/20.500.12932/44321/Thesis_Floor_Egberink_4380223.pdf?sequence=1</w:t>
                <w:br w:type="textWrapping"/>
              </w:r>
            </w:hyperlink>
            <w:r w:rsidDel="00000000" w:rsidR="00000000" w:rsidRPr="00000000">
              <w:rPr>
                <w:rtl w:val="0"/>
              </w:rPr>
            </w:r>
          </w:p>
          <w:p w:rsidR="00000000" w:rsidDel="00000000" w:rsidP="00000000" w:rsidRDefault="00000000" w:rsidRPr="00000000" w14:paraId="00000CC5">
            <w:pPr>
              <w:numPr>
                <w:ilvl w:val="0"/>
                <w:numId w:val="448"/>
              </w:numPr>
              <w:spacing w:after="0" w:afterAutospacing="0" w:before="0" w:beforeAutospacing="0" w:lineRule="auto"/>
              <w:ind w:left="720" w:hanging="360"/>
            </w:pPr>
            <w:r w:rsidDel="00000000" w:rsidR="00000000" w:rsidRPr="00000000">
              <w:rPr>
                <w:rtl w:val="0"/>
              </w:rPr>
              <w:t xml:space="preserve">Greenberg, J., Pyszczynski, T., Solomon, S. (1986). The Causes and Consequences of a Need for Self-Esteem: A Terror Management Theory. In: Baumeister, R.F. (eds) </w:t>
            </w:r>
            <w:r w:rsidDel="00000000" w:rsidR="00000000" w:rsidRPr="00000000">
              <w:rPr>
                <w:i w:val="1"/>
                <w:iCs w:val="1"/>
                <w:rtl w:val="0"/>
              </w:rPr>
              <w:t xml:space="preserve">Public Self and Private Self.</w:t>
            </w:r>
            <w:r w:rsidDel="00000000" w:rsidR="00000000" w:rsidRPr="00000000">
              <w:rPr>
                <w:rtl w:val="0"/>
              </w:rPr>
              <w:t xml:space="preserve"> Springer Series in Social Psychology. Springer, New York, NY.</w:t>
            </w:r>
            <w:hyperlink r:id="rId348">
              <w:r w:rsidDel="00000000" w:rsidR="00000000" w:rsidRPr="00000000">
                <w:rPr>
                  <w:rtl w:val="0"/>
                </w:rPr>
                <w:t xml:space="preserve"> </w:t>
              </w:r>
            </w:hyperlink>
            <w:hyperlink r:id="rId349">
              <w:r w:rsidDel="00000000" w:rsidR="00000000" w:rsidRPr="00000000">
                <w:rPr>
                  <w:color w:val="1155cc"/>
                  <w:u w:val="single"/>
                  <w:rtl w:val="0"/>
                </w:rPr>
                <w:t xml:space="preserve">https://doi.org/10.1007/978-1-4613-9564-5_10</w:t>
                <w:br w:type="textWrapping"/>
              </w:r>
            </w:hyperlink>
            <w:r w:rsidDel="00000000" w:rsidR="00000000" w:rsidRPr="00000000">
              <w:rPr>
                <w:rtl w:val="0"/>
              </w:rPr>
            </w:r>
          </w:p>
          <w:p w:rsidR="00000000" w:rsidDel="00000000" w:rsidP="00000000" w:rsidRDefault="00000000" w:rsidRPr="00000000" w14:paraId="00000CC6">
            <w:pPr>
              <w:numPr>
                <w:ilvl w:val="0"/>
                <w:numId w:val="448"/>
              </w:numPr>
              <w:spacing w:after="0" w:afterAutospacing="0" w:before="0" w:beforeAutospacing="0" w:lineRule="auto"/>
              <w:ind w:left="720" w:hanging="360"/>
            </w:pPr>
            <w:r w:rsidDel="00000000" w:rsidR="00000000" w:rsidRPr="00000000">
              <w:rPr>
                <w:rtl w:val="0"/>
              </w:rPr>
              <w:t xml:space="preserve">Grossman, P., Niemann, L., Schmidt, S., &amp; Walach, H. (2003). Mindfulness-based stress reduction and health benefits: A meta-analysis. </w:t>
            </w:r>
            <w:r w:rsidDel="00000000" w:rsidR="00000000" w:rsidRPr="00000000">
              <w:rPr>
                <w:i w:val="1"/>
                <w:iCs w:val="1"/>
                <w:rtl w:val="0"/>
              </w:rPr>
              <w:t xml:space="preserve">Focus on Alternative and Complementary Therapies, 8(4),</w:t>
            </w:r>
            <w:r w:rsidDel="00000000" w:rsidR="00000000" w:rsidRPr="00000000">
              <w:rPr>
                <w:rtl w:val="0"/>
              </w:rPr>
              <w:t xml:space="preserve"> 500.</w:t>
            </w:r>
            <w:hyperlink r:id="rId350">
              <w:r w:rsidDel="00000000" w:rsidR="00000000" w:rsidRPr="00000000">
                <w:rPr>
                  <w:rtl w:val="0"/>
                </w:rPr>
                <w:t xml:space="preserve"> </w:t>
              </w:r>
            </w:hyperlink>
            <w:hyperlink r:id="rId351">
              <w:r w:rsidDel="00000000" w:rsidR="00000000" w:rsidRPr="00000000">
                <w:rPr>
                  <w:color w:val="1155cc"/>
                  <w:u w:val="single"/>
                  <w:rtl w:val="0"/>
                </w:rPr>
                <w:t xml:space="preserve">https://doi.org/10.1111/j.2042-7166.2003.tb04008.x</w:t>
                <w:br w:type="textWrapping"/>
              </w:r>
            </w:hyperlink>
            <w:r w:rsidDel="00000000" w:rsidR="00000000" w:rsidRPr="00000000">
              <w:rPr>
                <w:rtl w:val="0"/>
              </w:rPr>
            </w:r>
          </w:p>
          <w:p w:rsidR="00000000" w:rsidDel="00000000" w:rsidP="00000000" w:rsidRDefault="00000000" w:rsidRPr="00000000" w14:paraId="00000CC7">
            <w:pPr>
              <w:numPr>
                <w:ilvl w:val="0"/>
                <w:numId w:val="448"/>
              </w:numPr>
              <w:spacing w:after="0" w:afterAutospacing="0" w:before="0" w:beforeAutospacing="0" w:lineRule="auto"/>
              <w:ind w:left="720" w:hanging="360"/>
            </w:pPr>
            <w:r w:rsidDel="00000000" w:rsidR="00000000" w:rsidRPr="00000000">
              <w:rPr>
                <w:rtl w:val="0"/>
              </w:rPr>
              <w:t xml:space="preserve">Innocenti, M., Santarelli, G., Lombardi, G. S., Ciabini, L., Zjalic, D., Di Russo, M., &amp; Cadeddu, C. (2023). How Can Climate Change Anxiety Induce Both Pro-Environmental Behaviours and Eco-Paralysis? The Mediating Role of General Self-Efficacy. </w:t>
            </w:r>
            <w:r w:rsidDel="00000000" w:rsidR="00000000" w:rsidRPr="00000000">
              <w:rPr>
                <w:i w:val="1"/>
                <w:iCs w:val="1"/>
                <w:rtl w:val="0"/>
              </w:rPr>
              <w:t xml:space="preserve">International Journal of Environmental Research and Public Health, 20(4),</w:t>
            </w:r>
            <w:r w:rsidDel="00000000" w:rsidR="00000000" w:rsidRPr="00000000">
              <w:rPr>
                <w:rtl w:val="0"/>
              </w:rPr>
              <w:t xml:space="preserve"> 3085.</w:t>
            </w:r>
            <w:hyperlink r:id="rId352">
              <w:r w:rsidDel="00000000" w:rsidR="00000000" w:rsidRPr="00000000">
                <w:rPr>
                  <w:rtl w:val="0"/>
                </w:rPr>
                <w:t xml:space="preserve"> </w:t>
              </w:r>
            </w:hyperlink>
            <w:hyperlink r:id="rId353">
              <w:r w:rsidDel="00000000" w:rsidR="00000000" w:rsidRPr="00000000">
                <w:rPr>
                  <w:color w:val="1155cc"/>
                  <w:u w:val="single"/>
                  <w:rtl w:val="0"/>
                </w:rPr>
                <w:t xml:space="preserve">https://doi.org/10.3390/ijerph20043085</w:t>
                <w:br w:type="textWrapping"/>
              </w:r>
            </w:hyperlink>
            <w:r w:rsidDel="00000000" w:rsidR="00000000" w:rsidRPr="00000000">
              <w:rPr>
                <w:rtl w:val="0"/>
              </w:rPr>
            </w:r>
          </w:p>
          <w:p w:rsidR="00000000" w:rsidDel="00000000" w:rsidP="00000000" w:rsidRDefault="00000000" w:rsidRPr="00000000" w14:paraId="00000CC8">
            <w:pPr>
              <w:numPr>
                <w:ilvl w:val="0"/>
                <w:numId w:val="448"/>
              </w:numPr>
              <w:spacing w:after="0" w:afterAutospacing="0" w:before="0" w:beforeAutospacing="0" w:lineRule="auto"/>
              <w:ind w:left="720" w:hanging="360"/>
            </w:pPr>
            <w:r w:rsidDel="00000000" w:rsidR="00000000" w:rsidRPr="00000000">
              <w:rPr>
                <w:rtl w:val="0"/>
              </w:rPr>
              <w:t xml:space="preserve">Karl, J.A., Stanley, S.K. (2024). Is Mindfulness a Double-Edged Sword? Associations With Climate Anxiety and Pro-Environmental Behavior. </w:t>
            </w:r>
            <w:r w:rsidDel="00000000" w:rsidR="00000000" w:rsidRPr="00000000">
              <w:rPr>
                <w:i w:val="1"/>
                <w:iCs w:val="1"/>
                <w:rtl w:val="0"/>
              </w:rPr>
              <w:t xml:space="preserve">Mindfulness, 15,</w:t>
            </w:r>
            <w:r w:rsidDel="00000000" w:rsidR="00000000" w:rsidRPr="00000000">
              <w:rPr>
                <w:rtl w:val="0"/>
              </w:rPr>
              <w:t xml:space="preserve"> 2207–2217.</w:t>
            </w:r>
            <w:hyperlink r:id="rId354">
              <w:r w:rsidDel="00000000" w:rsidR="00000000" w:rsidRPr="00000000">
                <w:rPr>
                  <w:rtl w:val="0"/>
                </w:rPr>
                <w:t xml:space="preserve"> </w:t>
              </w:r>
            </w:hyperlink>
            <w:hyperlink r:id="rId355">
              <w:r w:rsidDel="00000000" w:rsidR="00000000" w:rsidRPr="00000000">
                <w:rPr>
                  <w:color w:val="1155cc"/>
                  <w:u w:val="single"/>
                  <w:rtl w:val="0"/>
                </w:rPr>
                <w:t xml:space="preserve">https://doi.org/10.1007/s12671-024-02427-1</w:t>
                <w:br w:type="textWrapping"/>
              </w:r>
            </w:hyperlink>
            <w:r w:rsidDel="00000000" w:rsidR="00000000" w:rsidRPr="00000000">
              <w:rPr>
                <w:rtl w:val="0"/>
              </w:rPr>
            </w:r>
          </w:p>
          <w:p w:rsidR="00000000" w:rsidDel="00000000" w:rsidP="00000000" w:rsidRDefault="00000000" w:rsidRPr="00000000" w14:paraId="00000CC9">
            <w:pPr>
              <w:numPr>
                <w:ilvl w:val="0"/>
                <w:numId w:val="448"/>
              </w:numPr>
              <w:spacing w:after="0" w:afterAutospacing="0" w:before="0" w:beforeAutospacing="0" w:lineRule="auto"/>
              <w:ind w:left="720" w:hanging="360"/>
            </w:pPr>
            <w:r w:rsidDel="00000000" w:rsidR="00000000" w:rsidRPr="00000000">
              <w:rPr>
                <w:rtl w:val="0"/>
              </w:rPr>
              <w:t xml:space="preserve">Keller, E., Marsh, J. E., Richardson, B. H., &amp; Ball, L. J. (2022). A systematic review of the psychological distance of climate change: Towards the development of an evidence-based construct. </w:t>
            </w:r>
            <w:r w:rsidDel="00000000" w:rsidR="00000000" w:rsidRPr="00000000">
              <w:rPr>
                <w:i w:val="1"/>
                <w:iCs w:val="1"/>
                <w:rtl w:val="0"/>
              </w:rPr>
              <w:t xml:space="preserve">Journal of Environmental Psychology, 81,</w:t>
            </w:r>
            <w:r w:rsidDel="00000000" w:rsidR="00000000" w:rsidRPr="00000000">
              <w:rPr>
                <w:rtl w:val="0"/>
              </w:rPr>
              <w:t xml:space="preserve"> Article 101822.</w:t>
            </w:r>
            <w:hyperlink r:id="rId356">
              <w:r w:rsidDel="00000000" w:rsidR="00000000" w:rsidRPr="00000000">
                <w:rPr>
                  <w:rtl w:val="0"/>
                </w:rPr>
                <w:t xml:space="preserve"> </w:t>
              </w:r>
            </w:hyperlink>
            <w:hyperlink r:id="rId357">
              <w:r w:rsidDel="00000000" w:rsidR="00000000" w:rsidRPr="00000000">
                <w:rPr>
                  <w:color w:val="1155cc"/>
                  <w:u w:val="single"/>
                  <w:rtl w:val="0"/>
                </w:rPr>
                <w:t xml:space="preserve">https://doi.org/10.1016/j.jenvp.2022.101822</w:t>
                <w:br w:type="textWrapping"/>
              </w:r>
            </w:hyperlink>
            <w:r w:rsidDel="00000000" w:rsidR="00000000" w:rsidRPr="00000000">
              <w:rPr>
                <w:rtl w:val="0"/>
              </w:rPr>
            </w:r>
          </w:p>
          <w:p w:rsidR="00000000" w:rsidDel="00000000" w:rsidP="00000000" w:rsidRDefault="00000000" w:rsidRPr="00000000" w14:paraId="00000CCA">
            <w:pPr>
              <w:numPr>
                <w:ilvl w:val="0"/>
                <w:numId w:val="448"/>
              </w:numPr>
              <w:spacing w:after="0" w:afterAutospacing="0" w:before="0" w:beforeAutospacing="0" w:lineRule="auto"/>
              <w:ind w:left="720" w:hanging="360"/>
            </w:pPr>
            <w:r w:rsidDel="00000000" w:rsidR="00000000" w:rsidRPr="00000000">
              <w:rPr>
                <w:rtl w:val="0"/>
              </w:rPr>
              <w:t xml:space="preserve">Lakoff, G. (2010). Why it Matters How We Frame the Environment. </w:t>
            </w:r>
            <w:r w:rsidDel="00000000" w:rsidR="00000000" w:rsidRPr="00000000">
              <w:rPr>
                <w:i w:val="1"/>
                <w:iCs w:val="1"/>
                <w:rtl w:val="0"/>
              </w:rPr>
              <w:t xml:space="preserve">Environmental Communication, 4(1),</w:t>
            </w:r>
            <w:r w:rsidDel="00000000" w:rsidR="00000000" w:rsidRPr="00000000">
              <w:rPr>
                <w:rtl w:val="0"/>
              </w:rPr>
              <w:t xml:space="preserve"> 70–81.</w:t>
            </w:r>
            <w:hyperlink r:id="rId358">
              <w:r w:rsidDel="00000000" w:rsidR="00000000" w:rsidRPr="00000000">
                <w:rPr>
                  <w:rtl w:val="0"/>
                </w:rPr>
                <w:t xml:space="preserve"> </w:t>
              </w:r>
            </w:hyperlink>
            <w:hyperlink r:id="rId359">
              <w:r w:rsidDel="00000000" w:rsidR="00000000" w:rsidRPr="00000000">
                <w:rPr>
                  <w:color w:val="1155cc"/>
                  <w:u w:val="single"/>
                  <w:rtl w:val="0"/>
                </w:rPr>
                <w:t xml:space="preserve">https://doi.org/10.1080/17524030903529749</w:t>
                <w:br w:type="textWrapping"/>
              </w:r>
            </w:hyperlink>
            <w:r w:rsidDel="00000000" w:rsidR="00000000" w:rsidRPr="00000000">
              <w:rPr>
                <w:rtl w:val="0"/>
              </w:rPr>
            </w:r>
          </w:p>
          <w:p w:rsidR="00000000" w:rsidDel="00000000" w:rsidP="00000000" w:rsidRDefault="00000000" w:rsidRPr="00000000" w14:paraId="00000CCB">
            <w:pPr>
              <w:numPr>
                <w:ilvl w:val="0"/>
                <w:numId w:val="448"/>
              </w:numPr>
              <w:spacing w:after="0" w:afterAutospacing="0" w:before="0" w:beforeAutospacing="0" w:lineRule="auto"/>
              <w:ind w:left="720" w:hanging="360"/>
            </w:pPr>
            <w:r w:rsidDel="00000000" w:rsidR="00000000" w:rsidRPr="00000000">
              <w:rPr>
                <w:rtl w:val="0"/>
              </w:rPr>
              <w:t xml:space="preserve">Li, C. (Cherise), Agyeiwaah, E., &amp; Zhao, Y. (2023). Understanding tourists’ eco-paralysis, environmental concern, and pro-environmental behavior: an explanatory sequential mixed methods study. </w:t>
            </w:r>
            <w:r w:rsidDel="00000000" w:rsidR="00000000" w:rsidRPr="00000000">
              <w:rPr>
                <w:i w:val="1"/>
                <w:iCs w:val="1"/>
                <w:rtl w:val="0"/>
              </w:rPr>
              <w:t xml:space="preserve">Journal of Sustainable Tourism, 32(10),</w:t>
            </w:r>
            <w:r w:rsidDel="00000000" w:rsidR="00000000" w:rsidRPr="00000000">
              <w:rPr>
                <w:rtl w:val="0"/>
              </w:rPr>
              <w:t xml:space="preserve"> 2060–2079.</w:t>
            </w:r>
            <w:hyperlink r:id="rId360">
              <w:r w:rsidDel="00000000" w:rsidR="00000000" w:rsidRPr="00000000">
                <w:rPr>
                  <w:rtl w:val="0"/>
                </w:rPr>
                <w:t xml:space="preserve"> </w:t>
              </w:r>
            </w:hyperlink>
            <w:hyperlink r:id="rId361">
              <w:r w:rsidDel="00000000" w:rsidR="00000000" w:rsidRPr="00000000">
                <w:rPr>
                  <w:color w:val="1155cc"/>
                  <w:u w:val="single"/>
                  <w:rtl w:val="0"/>
                </w:rPr>
                <w:t xml:space="preserve">https://doi.org/10.1080/09669582.2023.2266778</w:t>
                <w:br w:type="textWrapping"/>
              </w:r>
            </w:hyperlink>
            <w:r w:rsidDel="00000000" w:rsidR="00000000" w:rsidRPr="00000000">
              <w:rPr>
                <w:rtl w:val="0"/>
              </w:rPr>
            </w:r>
          </w:p>
          <w:p w:rsidR="00000000" w:rsidDel="00000000" w:rsidP="00000000" w:rsidRDefault="00000000" w:rsidRPr="00000000" w14:paraId="00000CCC">
            <w:pPr>
              <w:numPr>
                <w:ilvl w:val="0"/>
                <w:numId w:val="448"/>
              </w:numPr>
              <w:spacing w:after="0" w:afterAutospacing="0" w:before="0" w:beforeAutospacing="0" w:lineRule="auto"/>
              <w:ind w:left="720" w:hanging="360"/>
            </w:pPr>
            <w:r w:rsidDel="00000000" w:rsidR="00000000" w:rsidRPr="00000000">
              <w:rPr>
                <w:rtl w:val="0"/>
              </w:rPr>
              <w:t xml:space="preserve">Mayer, A., &amp; Smith, E. K. (2018). Unstoppable climate change? The influence of fatalistic beliefs about climate change on behavioural change and willingness to pay cross-nationally. </w:t>
            </w:r>
            <w:r w:rsidDel="00000000" w:rsidR="00000000" w:rsidRPr="00000000">
              <w:rPr>
                <w:i w:val="1"/>
                <w:iCs w:val="1"/>
                <w:rtl w:val="0"/>
              </w:rPr>
              <w:t xml:space="preserve">Climate Policy, 19(4),</w:t>
            </w:r>
            <w:r w:rsidDel="00000000" w:rsidR="00000000" w:rsidRPr="00000000">
              <w:rPr>
                <w:rtl w:val="0"/>
              </w:rPr>
              <w:t xml:space="preserve"> 511–523.</w:t>
            </w:r>
            <w:hyperlink r:id="rId362">
              <w:r w:rsidDel="00000000" w:rsidR="00000000" w:rsidRPr="00000000">
                <w:rPr>
                  <w:rtl w:val="0"/>
                </w:rPr>
                <w:t xml:space="preserve"> </w:t>
              </w:r>
            </w:hyperlink>
            <w:hyperlink r:id="rId363">
              <w:r w:rsidDel="00000000" w:rsidR="00000000" w:rsidRPr="00000000">
                <w:rPr>
                  <w:color w:val="1155cc"/>
                  <w:u w:val="single"/>
                  <w:rtl w:val="0"/>
                </w:rPr>
                <w:t xml:space="preserve">https://doi.org/10.1080/14693062.2018.1532872</w:t>
                <w:br w:type="textWrapping"/>
              </w:r>
            </w:hyperlink>
            <w:r w:rsidDel="00000000" w:rsidR="00000000" w:rsidRPr="00000000">
              <w:rPr>
                <w:rtl w:val="0"/>
              </w:rPr>
            </w:r>
          </w:p>
          <w:p w:rsidR="00000000" w:rsidDel="00000000" w:rsidP="00000000" w:rsidRDefault="00000000" w:rsidRPr="00000000" w14:paraId="00000CCD">
            <w:pPr>
              <w:numPr>
                <w:ilvl w:val="0"/>
                <w:numId w:val="448"/>
              </w:numPr>
              <w:spacing w:after="0" w:afterAutospacing="0" w:before="0" w:beforeAutospacing="0" w:lineRule="auto"/>
              <w:ind w:left="720" w:hanging="360"/>
            </w:pPr>
            <w:r w:rsidDel="00000000" w:rsidR="00000000" w:rsidRPr="00000000">
              <w:rPr>
                <w:rtl w:val="0"/>
              </w:rPr>
              <w:t xml:space="preserve">Merry, M. K., &amp; Mattingly, H. (2024). Framing the climate crisis: Dread and fatalism in media and interest group responses to IPCC reports. </w:t>
            </w:r>
            <w:r w:rsidDel="00000000" w:rsidR="00000000" w:rsidRPr="00000000">
              <w:rPr>
                <w:i w:val="1"/>
                <w:iCs w:val="1"/>
                <w:rtl w:val="0"/>
              </w:rPr>
              <w:t xml:space="preserve">Review of Policy Research, 41(1),</w:t>
            </w:r>
            <w:r w:rsidDel="00000000" w:rsidR="00000000" w:rsidRPr="00000000">
              <w:rPr>
                <w:rtl w:val="0"/>
              </w:rPr>
              <w:t xml:space="preserve"> 83–103.</w:t>
            </w:r>
            <w:hyperlink r:id="rId364">
              <w:r w:rsidDel="00000000" w:rsidR="00000000" w:rsidRPr="00000000">
                <w:rPr>
                  <w:rtl w:val="0"/>
                </w:rPr>
                <w:t xml:space="preserve"> </w:t>
              </w:r>
            </w:hyperlink>
            <w:hyperlink r:id="rId365">
              <w:r w:rsidDel="00000000" w:rsidR="00000000" w:rsidRPr="00000000">
                <w:rPr>
                  <w:color w:val="1155cc"/>
                  <w:u w:val="single"/>
                  <w:rtl w:val="0"/>
                </w:rPr>
                <w:t xml:space="preserve">https://doi.org/10.1111/ropr.12539</w:t>
                <w:br w:type="textWrapping"/>
              </w:r>
            </w:hyperlink>
            <w:r w:rsidDel="00000000" w:rsidR="00000000" w:rsidRPr="00000000">
              <w:rPr>
                <w:rtl w:val="0"/>
              </w:rPr>
            </w:r>
          </w:p>
          <w:p w:rsidR="00000000" w:rsidDel="00000000" w:rsidP="00000000" w:rsidRDefault="00000000" w:rsidRPr="00000000" w14:paraId="00000CCE">
            <w:pPr>
              <w:numPr>
                <w:ilvl w:val="0"/>
                <w:numId w:val="448"/>
              </w:numPr>
              <w:spacing w:after="0" w:afterAutospacing="0" w:before="0" w:beforeAutospacing="0" w:lineRule="auto"/>
              <w:ind w:left="720" w:hanging="360"/>
            </w:pPr>
            <w:r w:rsidDel="00000000" w:rsidR="00000000" w:rsidRPr="00000000">
              <w:rPr>
                <w:rtl w:val="0"/>
              </w:rPr>
              <w:t xml:space="preserve">Snyder, C. R. (2002). TARGET ARTICLE: Hope Theory: Rainbows in the Mind. </w:t>
            </w:r>
            <w:r w:rsidDel="00000000" w:rsidR="00000000" w:rsidRPr="00000000">
              <w:rPr>
                <w:i w:val="1"/>
                <w:iCs w:val="1"/>
                <w:rtl w:val="0"/>
              </w:rPr>
              <w:t xml:space="preserve">Psychological Inquiry, 13(4),</w:t>
            </w:r>
            <w:r w:rsidDel="00000000" w:rsidR="00000000" w:rsidRPr="00000000">
              <w:rPr>
                <w:rtl w:val="0"/>
              </w:rPr>
              <w:t xml:space="preserve"> 249–275.</w:t>
            </w:r>
            <w:hyperlink r:id="rId366">
              <w:r w:rsidDel="00000000" w:rsidR="00000000" w:rsidRPr="00000000">
                <w:rPr>
                  <w:rtl w:val="0"/>
                </w:rPr>
                <w:t xml:space="preserve"> </w:t>
              </w:r>
            </w:hyperlink>
            <w:hyperlink r:id="rId367">
              <w:r w:rsidDel="00000000" w:rsidR="00000000" w:rsidRPr="00000000">
                <w:rPr>
                  <w:color w:val="1155cc"/>
                  <w:u w:val="single"/>
                  <w:rtl w:val="0"/>
                </w:rPr>
                <w:t xml:space="preserve">https://doi.org/10.1207/S15327965PLI1304_01</w:t>
                <w:br w:type="textWrapping"/>
              </w:r>
            </w:hyperlink>
            <w:r w:rsidDel="00000000" w:rsidR="00000000" w:rsidRPr="00000000">
              <w:rPr>
                <w:rtl w:val="0"/>
              </w:rPr>
            </w:r>
          </w:p>
          <w:p w:rsidR="00000000" w:rsidDel="00000000" w:rsidP="00000000" w:rsidRDefault="00000000" w:rsidRPr="00000000" w14:paraId="00000CCF">
            <w:pPr>
              <w:numPr>
                <w:ilvl w:val="0"/>
                <w:numId w:val="448"/>
              </w:numPr>
              <w:spacing w:after="240" w:before="0" w:beforeAutospacing="0" w:lineRule="auto"/>
              <w:ind w:left="720" w:hanging="360"/>
            </w:pPr>
            <w:r w:rsidDel="00000000" w:rsidR="00000000" w:rsidRPr="00000000">
              <w:rPr>
                <w:rtl w:val="0"/>
              </w:rPr>
              <w:t xml:space="preserve">Weick, K. E. (1984). Small wins: Redefining the scale of social problems. </w:t>
            </w:r>
            <w:r w:rsidDel="00000000" w:rsidR="00000000" w:rsidRPr="00000000">
              <w:rPr>
                <w:i w:val="1"/>
                <w:iCs w:val="1"/>
                <w:rtl w:val="0"/>
              </w:rPr>
              <w:t xml:space="preserve">American Psychologist, 39(1),</w:t>
            </w:r>
            <w:r w:rsidDel="00000000" w:rsidR="00000000" w:rsidRPr="00000000">
              <w:rPr>
                <w:rtl w:val="0"/>
              </w:rPr>
              <w:t xml:space="preserve"> 40–49.</w:t>
            </w:r>
            <w:hyperlink r:id="rId368">
              <w:r w:rsidDel="00000000" w:rsidR="00000000" w:rsidRPr="00000000">
                <w:rPr>
                  <w:rtl w:val="0"/>
                </w:rPr>
                <w:t xml:space="preserve"> </w:t>
              </w:r>
            </w:hyperlink>
            <w:hyperlink r:id="rId369">
              <w:r w:rsidDel="00000000" w:rsidR="00000000" w:rsidRPr="00000000">
                <w:rPr>
                  <w:color w:val="1155cc"/>
                  <w:u w:val="single"/>
                  <w:rtl w:val="0"/>
                </w:rPr>
                <w:t xml:space="preserve">https://doi.org/10.1037/0003-066X.39.1.40</w:t>
              </w:r>
            </w:hyperlink>
            <w:r w:rsidDel="00000000" w:rsidR="00000000" w:rsidRPr="00000000">
              <w:rPr>
                <w:rtl w:val="0"/>
              </w:rPr>
            </w:r>
          </w:p>
        </w:tc>
      </w:tr>
    </w:tbl>
    <w:p w:rsidR="00000000" w:rsidDel="00000000" w:rsidP="00000000" w:rsidRDefault="00000000" w:rsidRPr="00000000" w14:paraId="00000CD0">
      <w:pPr>
        <w:rPr/>
        <w:sectPr>
          <w:headerReference r:id="rId370"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C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71" w:type="default"/>
          <w:type w:val="nextPage"/>
          <w:pgSz w:h="12240" w:w="15840" w:orient="landscape"/>
          <w:pgMar w:bottom="1440.0000000000002" w:top="1440.0000000000002" w:left="1440.0000000000002" w:right="1440.0000000000002" w:header="720" w:footer="720"/>
          <w:pgNumType w:start="1"/>
        </w:sectPr>
      </w:pPr>
      <w:bookmarkStart w:colFirst="0" w:colLast="0" w:name="_agm5zzd5qeo7" w:id="224"/>
      <w:bookmarkEnd w:id="2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Assessing and Screening for Climate-related ...</w:t>
      </w:r>
      <w:r w:rsidDel="00000000" w:rsidR="00000000" w:rsidRPr="00000000">
        <w:rPr>
          <w:rtl w:val="0"/>
        </w:rPr>
      </w:r>
    </w:p>
    <w:p w:rsidR="00000000" w:rsidDel="00000000" w:rsidP="00000000" w:rsidRDefault="00000000" w:rsidRPr="00000000" w14:paraId="00000CD2">
      <w:pPr>
        <w:pStyle w:val="Heading1"/>
        <w:spacing w:after="240" w:before="240" w:lineRule="auto"/>
        <w:rPr/>
      </w:pPr>
      <w:bookmarkStart w:colFirst="0" w:colLast="0" w:name="_os8w1kva4tan" w:id="225"/>
      <w:bookmarkEnd w:id="225"/>
      <w:r w:rsidDel="00000000" w:rsidR="00000000" w:rsidRPr="00000000">
        <w:rPr>
          <w:rtl w:val="0"/>
        </w:rPr>
      </w:r>
    </w:p>
    <w:tbl>
      <w:tblPr>
        <w:tblStyle w:val="Table96"/>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blHeader w:val="0"/>
        </w:trPr>
        <w:tc>
          <w:tcPr>
            <w:shd w:fill="f4cccc" w:val="clear"/>
          </w:tcPr>
          <w:p w:rsidR="00000000" w:rsidDel="00000000" w:rsidP="00000000" w:rsidRDefault="00000000" w:rsidRPr="00000000" w14:paraId="00000CD3">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CD4">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CD5">
            <w:pPr>
              <w:widowControl w:val="0"/>
              <w:rPr>
                <w:b w:val="1"/>
                <w:bCs w:val="1"/>
                <w:sz w:val="28"/>
                <w:szCs w:val="28"/>
              </w:rPr>
            </w:pPr>
            <w:r w:rsidDel="00000000" w:rsidR="00000000" w:rsidRPr="00000000">
              <w:rPr>
                <w:b w:val="1"/>
                <w:bCs w:val="1"/>
                <w:sz w:val="28"/>
                <w:szCs w:val="28"/>
                <w:rtl w:val="0"/>
              </w:rPr>
              <w:t xml:space="preserve">Section 2 is now closed for review and we are no longer accepting comments. Thank you for your contributions!</w:t>
            </w:r>
          </w:p>
          <w:p w:rsidR="00000000" w:rsidDel="00000000" w:rsidP="00000000" w:rsidRDefault="00000000" w:rsidRPr="00000000" w14:paraId="00000CD6">
            <w:pPr>
              <w:widowControl w:val="0"/>
              <w:rPr>
                <w:sz w:val="28"/>
                <w:szCs w:val="28"/>
              </w:rPr>
            </w:pPr>
            <w:r w:rsidDel="00000000" w:rsidR="00000000" w:rsidRPr="00000000">
              <w:rPr>
                <w:rtl w:val="0"/>
              </w:rPr>
            </w:r>
          </w:p>
          <w:p w:rsidR="00000000" w:rsidDel="00000000" w:rsidP="00000000" w:rsidRDefault="00000000" w:rsidRPr="00000000" w14:paraId="00000CD7">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0CD8">
            <w:pPr>
              <w:widowControl w:val="0"/>
              <w:rPr>
                <w:b w:val="1"/>
                <w:bCs w:val="1"/>
                <w:sz w:val="28"/>
                <w:szCs w:val="28"/>
              </w:rPr>
            </w:pPr>
            <w:r w:rsidDel="00000000" w:rsidR="00000000" w:rsidRPr="00000000">
              <w:rPr>
                <w:rtl w:val="0"/>
              </w:rPr>
            </w:r>
          </w:p>
          <w:p w:rsidR="00000000" w:rsidDel="00000000" w:rsidP="00000000" w:rsidRDefault="00000000" w:rsidRPr="00000000" w14:paraId="00000CD9">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0CDA">
      <w:pPr>
        <w:pStyle w:val="Heading1"/>
        <w:spacing w:after="240" w:before="240" w:lineRule="auto"/>
        <w:rPr/>
      </w:pPr>
      <w:bookmarkStart w:colFirst="0" w:colLast="0" w:name="_47j7wacak0a2" w:id="226"/>
      <w:bookmarkEnd w:id="226"/>
      <w:r w:rsidDel="00000000" w:rsidR="00000000" w:rsidRPr="00000000">
        <w:rPr>
          <w:rtl w:val="0"/>
        </w:rPr>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pStyle w:val="Heading1"/>
        <w:spacing w:after="240" w:before="240" w:lineRule="auto"/>
        <w:rPr>
          <w:b w:val="0"/>
          <w:bCs w:val="0"/>
        </w:rPr>
      </w:pPr>
      <w:bookmarkStart w:colFirst="0" w:colLast="0" w:name="_xw7ehhm2xguh" w:id="227"/>
      <w:bookmarkEnd w:id="227"/>
      <w:r w:rsidDel="00000000" w:rsidR="00000000" w:rsidRPr="00000000">
        <w:rPr>
          <w:rtl w:val="0"/>
        </w:rPr>
        <w:t xml:space="preserve">Assessing and Screening for Climate-related Mental Health Conditions</w:t>
      </w:r>
      <w:r w:rsidDel="00000000" w:rsidR="00000000" w:rsidRPr="00000000">
        <w:rPr>
          <w:rtl w:val="0"/>
        </w:rPr>
      </w:r>
    </w:p>
    <w:tbl>
      <w:tblPr>
        <w:tblStyle w:val="Table97"/>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0CE3">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0CE4">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0CE5">
            <w:pPr>
              <w:widowControl w:val="0"/>
              <w:numPr>
                <w:ilvl w:val="0"/>
                <w:numId w:val="385"/>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0CE6">
            <w:pPr>
              <w:widowControl w:val="0"/>
              <w:numPr>
                <w:ilvl w:val="0"/>
                <w:numId w:val="385"/>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0CE7">
            <w:pPr>
              <w:widowControl w:val="0"/>
              <w:numPr>
                <w:ilvl w:val="0"/>
                <w:numId w:val="385"/>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0CE8">
            <w:pPr>
              <w:widowControl w:val="0"/>
              <w:numPr>
                <w:ilvl w:val="0"/>
                <w:numId w:val="385"/>
              </w:numPr>
              <w:spacing w:line="240" w:lineRule="auto"/>
              <w:ind w:left="720" w:hanging="360"/>
            </w:pPr>
            <w:r w:rsidDel="00000000" w:rsidR="00000000" w:rsidRPr="00000000">
              <w:rPr>
                <w:rtl w:val="0"/>
              </w:rPr>
              <w:t xml:space="preserve"> </w:t>
            </w:r>
            <w:ins w:author="Mike Marchand" w:id="303" w:date="2025-12-01T01:31:56Z">
              <w:r w:rsidDel="00000000" w:rsidR="00000000" w:rsidRPr="00000000">
                <w:rPr>
                  <w:rtl w:val="0"/>
                </w:rPr>
                <w:t xml:space="preserve">Michael Marchand, sqilxw, syilx Nation - Cultural Safety Consultant </w:t>
              </w:r>
            </w:ins>
            <w:r w:rsidDel="00000000" w:rsidR="00000000" w:rsidRPr="00000000">
              <w:rPr>
                <w:rtl w:val="0"/>
              </w:rPr>
            </w:r>
          </w:p>
          <w:p w:rsidR="00000000" w:rsidDel="00000000" w:rsidP="00000000" w:rsidRDefault="00000000" w:rsidRPr="00000000" w14:paraId="00000CE9">
            <w:pPr>
              <w:widowControl w:val="0"/>
              <w:numPr>
                <w:ilvl w:val="0"/>
                <w:numId w:val="385"/>
              </w:numPr>
              <w:spacing w:line="240" w:lineRule="auto"/>
              <w:ind w:left="720" w:hanging="360"/>
            </w:pPr>
            <w:r w:rsidDel="00000000" w:rsidR="00000000" w:rsidRPr="00000000">
              <w:rPr>
                <w:rtl w:val="0"/>
              </w:rPr>
              <w:t xml:space="preserve"> </w:t>
            </w:r>
          </w:p>
          <w:p w:rsidR="00000000" w:rsidDel="00000000" w:rsidP="00000000" w:rsidRDefault="00000000" w:rsidRPr="00000000" w14:paraId="00000CEA">
            <w:pPr>
              <w:widowControl w:val="0"/>
              <w:numPr>
                <w:ilvl w:val="0"/>
                <w:numId w:val="385"/>
              </w:numPr>
              <w:spacing w:line="240" w:lineRule="auto"/>
              <w:ind w:left="720" w:hanging="360"/>
            </w:pPr>
            <w:r w:rsidDel="00000000" w:rsidR="00000000" w:rsidRPr="00000000">
              <w:rPr>
                <w:rtl w:val="0"/>
              </w:rPr>
            </w:r>
          </w:p>
        </w:tc>
      </w:tr>
    </w:tbl>
    <w:p w:rsidR="00000000" w:rsidDel="00000000" w:rsidP="00000000" w:rsidRDefault="00000000" w:rsidRPr="00000000" w14:paraId="00000CEB">
      <w:pPr>
        <w:spacing w:after="240" w:before="240" w:lineRule="auto"/>
        <w:rPr/>
      </w:pPr>
      <w:r w:rsidDel="00000000" w:rsidR="00000000" w:rsidRPr="00000000">
        <w:rPr>
          <w:rtl w:val="0"/>
        </w:rPr>
      </w:r>
    </w:p>
    <w:tbl>
      <w:tblPr>
        <w:tblStyle w:val="Table98"/>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0CEC">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0CED">
            <w:pPr>
              <w:widowControl w:val="0"/>
              <w:spacing w:after="240" w:before="240" w:line="240" w:lineRule="auto"/>
              <w:rPr/>
            </w:pPr>
            <w:r w:rsidDel="00000000" w:rsidR="00000000" w:rsidRPr="00000000">
              <w:rPr>
                <w:rtl w:val="0"/>
              </w:rPr>
              <w:t xml:space="preserve">Finally, it’s worth taking a moment to discuss how we can identify and measure </w:t>
            </w:r>
            <w:del w:author="Mike Marchand" w:id="304" w:date="2025-12-08T21:34:30Z">
              <w:r w:rsidDel="00000000" w:rsidR="00000000" w:rsidRPr="00000000">
                <w:rPr>
                  <w:rtl w:val="0"/>
                </w:rPr>
                <w:delText xml:space="preserve">these </w:delText>
              </w:r>
            </w:del>
            <w:r w:rsidDel="00000000" w:rsidR="00000000" w:rsidRPr="00000000">
              <w:rPr>
                <w:rtl w:val="0"/>
              </w:rPr>
              <w:t xml:space="preserve">climate-related emotions—not just in formal research settings, but also in everyday interactions where people are grappling with eco-anxiety, grief, or a sense of powerlessness. Because this is still a developing field, many practitioners begin with standard mental health tools like the GAD-7 for anxiety or the PHQ-9 for depression, then add follow-up questions specifically about climate worries. At the same time, new scales have emerged that target eco-distress more directly—like the Climate Anxiety Scale and various solastalgia or environmental distress measures—though they’re still undergoing testing and refinement in different cultural and age groups. Quantitative approaches can be informative, especially for identifying when regular concern crosses into more disruptive or debilitating territory. However, it’s equally important to recognize that these scales aren’t the final word on someone’s emotional reality. Often, the most powerful way to understand and support people dealing with climate emotions is through genuine human connection. Active listening strategies—like asking open-ended questions, reflecting back what you hear, and refraining from judgment—can create a safe space for individuals to share their fears, anger, or guilt without feeling dismissed. In many cases, simply knowing that someone is willing to listen and validate these concerns can be more impactful than a numbered score on a questionnaire. As climate psychology continues to evolve, it’s essential to balance the insights gained from systematic measurement with the empathetic presence that comes from one person truly hearing another.</w:t>
            </w:r>
          </w:p>
          <w:p w:rsidR="00000000" w:rsidDel="00000000" w:rsidP="00000000" w:rsidRDefault="00000000" w:rsidRPr="00000000" w14:paraId="00000CEE">
            <w:pPr>
              <w:widowControl w:val="0"/>
              <w:spacing w:line="240" w:lineRule="auto"/>
              <w:rPr/>
            </w:pPr>
            <w:r w:rsidDel="00000000" w:rsidR="00000000" w:rsidRPr="00000000">
              <w:rPr>
                <w:rtl w:val="0"/>
              </w:rPr>
            </w:r>
          </w:p>
        </w:tc>
      </w:tr>
      <w:tr>
        <w:trPr>
          <w:cantSplit w:val="0"/>
          <w:tblHeader w:val="0"/>
        </w:trPr>
        <w:tc>
          <w:tcPr>
            <w:shd w:fill="ea9999" w:val="clear"/>
          </w:tcPr>
          <w:p w:rsidR="00000000" w:rsidDel="00000000" w:rsidP="00000000" w:rsidRDefault="00000000" w:rsidRPr="00000000" w14:paraId="00000CEF">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0CF0">
            <w:pPr>
              <w:rPr/>
            </w:pPr>
            <w:r w:rsidDel="00000000" w:rsidR="00000000" w:rsidRPr="00000000">
              <w:rPr>
                <w:rtl w:val="0"/>
              </w:rPr>
              <w:t xml:space="preserve">Assessing and screening for climate-related mental health conditions is an essential component of climate psychology, enabling professionals to identify and support individuals experiencing eco-anxiety, ecological grief, solastalgia, and related emotions. As the field evolves, it integrates both adapted existing mental health tools and develops new climate-specific measures, complemented by empathetic, qualitative approaches. This lesson explores the various instruments and tools available for assessing climate-related mental health conditions, along with less formal approaches that emphasize understanding and connection.</w:t>
            </w:r>
          </w:p>
          <w:p w:rsidR="00000000" w:rsidDel="00000000" w:rsidP="00000000" w:rsidRDefault="00000000" w:rsidRPr="00000000" w14:paraId="00000CF1">
            <w:pPr>
              <w:pStyle w:val="Heading2"/>
              <w:spacing w:after="240" w:before="240" w:lineRule="auto"/>
              <w:rPr/>
            </w:pPr>
            <w:bookmarkStart w:colFirst="0" w:colLast="0" w:name="_tr4k7xy7w6fi" w:id="228"/>
            <w:bookmarkEnd w:id="228"/>
            <w:r w:rsidDel="00000000" w:rsidR="00000000" w:rsidRPr="00000000">
              <w:rPr>
                <w:rtl w:val="0"/>
              </w:rPr>
              <w:t xml:space="preserve">Assessing and Screening for Climate-related Mental Health Conditions</w:t>
            </w:r>
          </w:p>
          <w:p w:rsidR="00000000" w:rsidDel="00000000" w:rsidP="00000000" w:rsidRDefault="00000000" w:rsidRPr="00000000" w14:paraId="00000CF2">
            <w:pPr>
              <w:spacing w:after="240" w:before="240" w:lineRule="auto"/>
              <w:rPr/>
            </w:pPr>
            <w:r w:rsidDel="00000000" w:rsidR="00000000" w:rsidRPr="00000000">
              <w:rPr>
                <w:rtl w:val="0"/>
              </w:rPr>
              <w:t xml:space="preserve">As climate change intensifies, so does its impact on mental health. Accurately identifying and measuring climate-related emotions is crucial for providing appropriate support and fostering resilience. This section delves into the tools and processes used to assess these emotions, highlighting both standardized instruments and innovative, climate-specific measures. Additionally, we explore qualitative methods that capture the nuanced experiences of individuals affected by the climate crisis.</w:t>
            </w:r>
          </w:p>
          <w:p w:rsidR="00000000" w:rsidDel="00000000" w:rsidP="00000000" w:rsidRDefault="00000000" w:rsidRPr="00000000" w14:paraId="00000CF3">
            <w:pPr>
              <w:spacing w:after="240" w:before="240" w:lineRule="auto"/>
              <w:rPr/>
            </w:pPr>
            <w:r w:rsidDel="00000000" w:rsidR="00000000" w:rsidRPr="00000000">
              <w:rPr>
                <w:rtl w:val="0"/>
              </w:rPr>
            </w:r>
          </w:p>
          <w:tbl>
            <w:tblPr>
              <w:tblStyle w:val="Table99"/>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0CF4">
                  <w:pPr>
                    <w:pStyle w:val="Heading2"/>
                    <w:spacing w:after="240" w:before="240" w:lineRule="auto"/>
                    <w:rPr/>
                  </w:pPr>
                  <w:bookmarkStart w:colFirst="0" w:colLast="0" w:name="_ngytr9r1b8te" w:id="229"/>
                  <w:bookmarkEnd w:id="229"/>
                  <w:r w:rsidDel="00000000" w:rsidR="00000000" w:rsidRPr="00000000">
                    <w:rPr>
                      <w:rtl w:val="0"/>
                    </w:rPr>
                    <w:t xml:space="preserve">Existing Mental Health Tools and Their Adaptation</w:t>
                  </w:r>
                </w:p>
                <w:p w:rsidR="00000000" w:rsidDel="00000000" w:rsidP="00000000" w:rsidRDefault="00000000" w:rsidRPr="00000000" w14:paraId="00000CF5">
                  <w:pPr>
                    <w:rPr/>
                  </w:pPr>
                  <w:r w:rsidDel="00000000" w:rsidR="00000000" w:rsidRPr="00000000">
                    <w:rPr>
                      <w:rtl w:val="0"/>
                    </w:rPr>
                    <w:t xml:space="preserve">Adapting established mental health </w:t>
                  </w:r>
                  <w:commentRangeStart w:id="197"/>
                  <w:r w:rsidDel="00000000" w:rsidR="00000000" w:rsidRPr="00000000">
                    <w:rPr>
                      <w:rtl w:val="0"/>
                    </w:rPr>
                    <w:t xml:space="preserve">instruments </w:t>
                  </w:r>
                  <w:commentRangeEnd w:id="197"/>
                  <w:r w:rsidDel="00000000" w:rsidR="00000000" w:rsidRPr="00000000">
                    <w:commentReference w:id="197"/>
                  </w:r>
                  <w:r w:rsidDel="00000000" w:rsidR="00000000" w:rsidRPr="00000000">
                    <w:rPr>
                      <w:rtl w:val="0"/>
                    </w:rPr>
                    <w:t xml:space="preserve">to address climate-specific concerns ensures that assessments remain relevant and comprehensive. These tools provide a foundation for identifying generalized mental health issues that may be exacerbated by climate change.</w:t>
                  </w:r>
                </w:p>
                <w:p w:rsidR="00000000" w:rsidDel="00000000" w:rsidP="00000000" w:rsidRDefault="00000000" w:rsidRPr="00000000" w14:paraId="00000CF6">
                  <w:pPr>
                    <w:rPr/>
                  </w:pPr>
                  <w:r w:rsidDel="00000000" w:rsidR="00000000" w:rsidRPr="00000000">
                    <w:rPr>
                      <w:rtl w:val="0"/>
                    </w:rPr>
                    <w:t xml:space="preserve">To date, formal assessments have utilized traditional established scales as well as climate-specific scales. </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b w:val="1"/>
                      <w:bCs w:val="1"/>
                      <w:u w:val="single"/>
                    </w:rPr>
                  </w:pPr>
                  <w:r w:rsidDel="00000000" w:rsidR="00000000" w:rsidRPr="00000000">
                    <w:rPr>
                      <w:u w:val="single"/>
                      <w:rtl w:val="0"/>
                    </w:rPr>
                    <w:t xml:space="preserve">Below we list some of these tools:</w:t>
                  </w:r>
                  <w:r w:rsidDel="00000000" w:rsidR="00000000" w:rsidRPr="00000000">
                    <w:rPr>
                      <w:rtl w:val="0"/>
                    </w:rPr>
                  </w:r>
                </w:p>
                <w:p w:rsidR="00000000" w:rsidDel="00000000" w:rsidP="00000000" w:rsidRDefault="00000000" w:rsidRPr="00000000" w14:paraId="00000CF9">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0CFA">
                  <w:pPr>
                    <w:numPr>
                      <w:ilvl w:val="0"/>
                      <w:numId w:val="243"/>
                    </w:numPr>
                    <w:spacing w:after="0" w:afterAutospacing="0" w:before="240" w:lineRule="auto"/>
                    <w:ind w:left="720" w:hanging="360"/>
                    <w:rPr>
                      <w:b w:val="1"/>
                      <w:bCs w:val="1"/>
                    </w:rPr>
                  </w:pPr>
                  <w:r w:rsidDel="00000000" w:rsidR="00000000" w:rsidRPr="00000000">
                    <w:rPr>
                      <w:b w:val="1"/>
                      <w:bCs w:val="1"/>
                      <w:rtl w:val="0"/>
                    </w:rPr>
                    <w:t xml:space="preserve">Climate change perceptions and actions metrics</w:t>
                  </w:r>
                </w:p>
                <w:p w:rsidR="00000000" w:rsidDel="00000000" w:rsidP="00000000" w:rsidRDefault="00000000" w:rsidRPr="00000000" w14:paraId="00000CFB">
                  <w:pPr>
                    <w:numPr>
                      <w:ilvl w:val="1"/>
                      <w:numId w:val="243"/>
                    </w:numPr>
                    <w:spacing w:after="0" w:afterAutospacing="0" w:before="0" w:beforeAutospacing="0" w:lineRule="auto"/>
                    <w:ind w:left="1440" w:hanging="360"/>
                  </w:pPr>
                  <w:r w:rsidDel="00000000" w:rsidR="00000000" w:rsidRPr="00000000">
                    <w:rPr>
                      <w:rtl w:val="0"/>
                    </w:rPr>
                    <w:t xml:space="preserve">Climate Change Perceptions Scale: a scale evaluating individual perceptions on the reality, cause, and consequences of climate change.</w:t>
                  </w:r>
                </w:p>
                <w:p w:rsidR="00000000" w:rsidDel="00000000" w:rsidP="00000000" w:rsidRDefault="00000000" w:rsidRPr="00000000" w14:paraId="00000CFC">
                  <w:pPr>
                    <w:numPr>
                      <w:ilvl w:val="1"/>
                      <w:numId w:val="243"/>
                    </w:numPr>
                    <w:spacing w:after="0" w:afterAutospacing="0" w:before="0" w:beforeAutospacing="0" w:lineRule="auto"/>
                    <w:ind w:left="1440" w:hanging="360"/>
                  </w:pPr>
                  <w:r w:rsidDel="00000000" w:rsidR="00000000" w:rsidRPr="00000000">
                    <w:rPr>
                      <w:rtl w:val="0"/>
                    </w:rPr>
                    <w:t xml:space="preserve">Climate Change Skepticism Questionnaire (CCS-Q): a questionnaire used to assess climate change skepticism, including doubts on if climate change is happening, if it is human caused, if it will cause adverse consequences, and if it is possible to take effective action in response.</w:t>
                  </w:r>
                </w:p>
                <w:p w:rsidR="00000000" w:rsidDel="00000000" w:rsidP="00000000" w:rsidRDefault="00000000" w:rsidRPr="00000000" w14:paraId="00000CFD">
                  <w:pPr>
                    <w:numPr>
                      <w:ilvl w:val="1"/>
                      <w:numId w:val="243"/>
                    </w:numPr>
                    <w:spacing w:after="0" w:afterAutospacing="0" w:before="0" w:beforeAutospacing="0" w:lineRule="auto"/>
                    <w:ind w:left="1440" w:hanging="360"/>
                  </w:pPr>
                  <w:r w:rsidDel="00000000" w:rsidR="00000000" w:rsidRPr="00000000">
                    <w:rPr>
                      <w:rtl w:val="0"/>
                    </w:rPr>
                    <w:t xml:space="preserve">Six Americas Super Short Survey: a four-question shortened version of a longer “Six Americas” survey to categorize individual perceptions of climate change into six groups: Alarmed, Concerned, Cautious, Disengaged, Doubtful, and Dismissive.</w:t>
                  </w:r>
                </w:p>
                <w:p w:rsidR="00000000" w:rsidDel="00000000" w:rsidP="00000000" w:rsidRDefault="00000000" w:rsidRPr="00000000" w14:paraId="00000CFE">
                  <w:pPr>
                    <w:numPr>
                      <w:ilvl w:val="1"/>
                      <w:numId w:val="243"/>
                    </w:numPr>
                    <w:spacing w:after="0" w:afterAutospacing="0" w:before="0" w:beforeAutospacing="0" w:lineRule="auto"/>
                    <w:ind w:left="1440" w:hanging="360"/>
                  </w:pPr>
                  <w:r w:rsidDel="00000000" w:rsidR="00000000" w:rsidRPr="00000000">
                    <w:rPr>
                      <w:rtl w:val="0"/>
                    </w:rPr>
                    <w:t xml:space="preserve">Pro-Environmental Behaviour Scale (PEBS): a self-reported 13-item tool to assess pro-environmental actions. This includes four main factors of conservation lifestyle behaviors, social environmentalism, environmental citizenship, and land stewardship.</w:t>
                  </w:r>
                  <w:r w:rsidDel="00000000" w:rsidR="00000000" w:rsidRPr="00000000">
                    <w:rPr>
                      <w:rtl w:val="0"/>
                    </w:rPr>
                  </w:r>
                </w:p>
                <w:p w:rsidR="00000000" w:rsidDel="00000000" w:rsidP="00000000" w:rsidRDefault="00000000" w:rsidRPr="00000000" w14:paraId="00000CFF">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Climate and Eco-Emotions-Focused Mental Health Tools</w:t>
                  </w:r>
                </w:p>
                <w:p w:rsidR="00000000" w:rsidDel="00000000" w:rsidP="00000000" w:rsidRDefault="00000000" w:rsidRPr="00000000" w14:paraId="00000D00">
                  <w:pPr>
                    <w:numPr>
                      <w:ilvl w:val="1"/>
                      <w:numId w:val="243"/>
                    </w:numPr>
                    <w:spacing w:after="0" w:afterAutospacing="0" w:before="0" w:beforeAutospacing="0" w:lineRule="auto"/>
                    <w:ind w:left="1440" w:hanging="360"/>
                  </w:pPr>
                  <w:r w:rsidDel="00000000" w:rsidR="00000000" w:rsidRPr="00000000">
                    <w:rPr>
                      <w:rtl w:val="0"/>
                    </w:rPr>
                    <w:t xml:space="preserve">Inventory of Climate Emotions: a “self-report tool to assess multiple emotional responses to climate change.”</w:t>
                  </w:r>
                </w:p>
                <w:p w:rsidR="00000000" w:rsidDel="00000000" w:rsidP="00000000" w:rsidRDefault="00000000" w:rsidRPr="00000000" w14:paraId="00000D01">
                  <w:pPr>
                    <w:numPr>
                      <w:ilvl w:val="1"/>
                      <w:numId w:val="243"/>
                    </w:numPr>
                    <w:spacing w:after="0" w:afterAutospacing="0" w:before="0" w:beforeAutospacing="0" w:lineRule="auto"/>
                    <w:ind w:left="1440" w:hanging="360"/>
                  </w:pPr>
                  <w:r w:rsidDel="00000000" w:rsidR="00000000" w:rsidRPr="00000000">
                    <w:rPr>
                      <w:rtl w:val="0"/>
                    </w:rPr>
                    <w:t xml:space="preserve">Climate Change Worry Scale (CCWS): a “ten-item self-report measure designed to assess the level of troubling, disturbing thoughts that people experience about climate change.”</w:t>
                  </w:r>
                </w:p>
                <w:p w:rsidR="00000000" w:rsidDel="00000000" w:rsidP="00000000" w:rsidRDefault="00000000" w:rsidRPr="00000000" w14:paraId="00000D02">
                  <w:pPr>
                    <w:numPr>
                      <w:ilvl w:val="1"/>
                      <w:numId w:val="243"/>
                    </w:numPr>
                    <w:spacing w:after="0" w:afterAutospacing="0" w:before="0" w:beforeAutospacing="0" w:lineRule="auto"/>
                    <w:ind w:left="1440" w:hanging="360"/>
                  </w:pPr>
                  <w:r w:rsidDel="00000000" w:rsidR="00000000" w:rsidRPr="00000000">
                    <w:rPr>
                      <w:rtl w:val="0"/>
                    </w:rPr>
                    <w:t xml:space="preserve">Climate change distress and impairment scale (CC-DIS): a scale that aims to measure and distinguish climate change distress from functional impairment.</w:t>
                  </w:r>
                </w:p>
                <w:p w:rsidR="00000000" w:rsidDel="00000000" w:rsidP="00000000" w:rsidRDefault="00000000" w:rsidRPr="00000000" w14:paraId="00000D03">
                  <w:pPr>
                    <w:numPr>
                      <w:ilvl w:val="1"/>
                      <w:numId w:val="243"/>
                    </w:numPr>
                    <w:spacing w:after="0" w:afterAutospacing="0" w:before="0" w:beforeAutospacing="0" w:lineRule="auto"/>
                    <w:ind w:left="1440" w:hanging="360"/>
                  </w:pPr>
                  <w:r w:rsidDel="00000000" w:rsidR="00000000" w:rsidRPr="00000000">
                    <w:rPr>
                      <w:rtl w:val="0"/>
                    </w:rPr>
                    <w:t xml:space="preserve">Climate Change Anxiety Scale (CCAS):a scale aiming to measure climate anxiety levels based on a self-reporting questionnaire.</w:t>
                  </w:r>
                </w:p>
                <w:p w:rsidR="00000000" w:rsidDel="00000000" w:rsidP="00000000" w:rsidRDefault="00000000" w:rsidRPr="00000000" w14:paraId="00000D04">
                  <w:pPr>
                    <w:numPr>
                      <w:ilvl w:val="1"/>
                      <w:numId w:val="243"/>
                    </w:numPr>
                    <w:spacing w:after="0" w:afterAutospacing="0" w:before="0" w:beforeAutospacing="0" w:lineRule="auto"/>
                    <w:ind w:left="1440" w:hanging="360"/>
                  </w:pPr>
                  <w:r w:rsidDel="00000000" w:rsidR="00000000" w:rsidRPr="00000000">
                    <w:rPr>
                      <w:rtl w:val="0"/>
                    </w:rPr>
                    <w:t xml:space="preserve">Hogg Eco-Anxiety Scale: a 13-item questionnaire tool to measure anxiety in relation to environmental impacts that captures four main areas of eco-anxiety: “affective symptoms, rumination, behavioural symptoms, and anxiety about one’s impact on the planet.”</w:t>
                  </w:r>
                </w:p>
                <w:p w:rsidR="00000000" w:rsidDel="00000000" w:rsidP="00000000" w:rsidRDefault="00000000" w:rsidRPr="00000000" w14:paraId="00000D05">
                  <w:pPr>
                    <w:numPr>
                      <w:ilvl w:val="1"/>
                      <w:numId w:val="243"/>
                    </w:numPr>
                    <w:spacing w:after="0" w:afterAutospacing="0" w:before="0" w:beforeAutospacing="0" w:lineRule="auto"/>
                    <w:ind w:left="1440" w:hanging="360"/>
                  </w:pPr>
                  <w:r w:rsidDel="00000000" w:rsidR="00000000" w:rsidRPr="00000000">
                    <w:rPr>
                      <w:rtl w:val="0"/>
                    </w:rPr>
                    <w:t xml:space="preserve">Scale Of Solastalgia (SOS): a scale of ten items in two dimensions (</w:t>
                  </w:r>
                  <w:r w:rsidDel="00000000" w:rsidR="00000000" w:rsidRPr="00000000">
                    <w:rPr>
                      <w:i w:val="1"/>
                      <w:iCs w:val="1"/>
                      <w:rtl w:val="0"/>
                    </w:rPr>
                    <w:t xml:space="preserve">solace </w:t>
                  </w:r>
                  <w:r w:rsidDel="00000000" w:rsidR="00000000" w:rsidRPr="00000000">
                    <w:rPr>
                      <w:rtl w:val="0"/>
                    </w:rPr>
                    <w:t xml:space="preserve">and </w:t>
                  </w:r>
                  <w:r w:rsidDel="00000000" w:rsidR="00000000" w:rsidRPr="00000000">
                    <w:rPr>
                      <w:i w:val="1"/>
                      <w:iCs w:val="1"/>
                      <w:rtl w:val="0"/>
                    </w:rPr>
                    <w:t xml:space="preserve">algia</w:t>
                  </w:r>
                  <w:r w:rsidDel="00000000" w:rsidR="00000000" w:rsidRPr="00000000">
                    <w:rPr>
                      <w:rtl w:val="0"/>
                    </w:rPr>
                    <w:t xml:space="preserve">) to measure experiences of solastalgia.</w:t>
                  </w:r>
                </w:p>
                <w:p w:rsidR="00000000" w:rsidDel="00000000" w:rsidP="00000000" w:rsidRDefault="00000000" w:rsidRPr="00000000" w14:paraId="00000D06">
                  <w:pPr>
                    <w:numPr>
                      <w:ilvl w:val="1"/>
                      <w:numId w:val="243"/>
                    </w:numPr>
                    <w:spacing w:after="0" w:afterAutospacing="0" w:before="0" w:beforeAutospacing="0" w:lineRule="auto"/>
                    <w:ind w:left="1440" w:hanging="360"/>
                  </w:pPr>
                  <w:r w:rsidDel="00000000" w:rsidR="00000000" w:rsidRPr="00000000">
                    <w:rPr>
                      <w:rtl w:val="0"/>
                    </w:rPr>
                    <w:t xml:space="preserve">Brief Solastalgia Scale (BSS): a short scale of five items to measure experiences of solastalgia.</w:t>
                  </w:r>
                </w:p>
                <w:p w:rsidR="00000000" w:rsidDel="00000000" w:rsidP="00000000" w:rsidRDefault="00000000" w:rsidRPr="00000000" w14:paraId="00000D07">
                  <w:pPr>
                    <w:numPr>
                      <w:ilvl w:val="1"/>
                      <w:numId w:val="243"/>
                    </w:numPr>
                    <w:spacing w:after="0" w:afterAutospacing="0" w:before="0" w:beforeAutospacing="0" w:lineRule="auto"/>
                    <w:ind w:left="1440" w:hanging="360"/>
                  </w:pPr>
                  <w:r w:rsidDel="00000000" w:rsidR="00000000" w:rsidRPr="00000000">
                    <w:rPr>
                      <w:rtl w:val="0"/>
                    </w:rPr>
                    <w:t xml:space="preserve">The Eco-Guilt Questionnaire (EPiQ-11): an 11-item questionnaire and measure of various facets of eco-guilt, including guilt associated with self, friends/family, and being part of harmful systems.</w:t>
                  </w:r>
                </w:p>
                <w:p w:rsidR="00000000" w:rsidDel="00000000" w:rsidP="00000000" w:rsidRDefault="00000000" w:rsidRPr="00000000" w14:paraId="00000D08">
                  <w:pPr>
                    <w:numPr>
                      <w:ilvl w:val="1"/>
                      <w:numId w:val="243"/>
                    </w:numPr>
                    <w:spacing w:after="0" w:afterAutospacing="0" w:before="0" w:beforeAutospacing="0" w:lineRule="auto"/>
                    <w:ind w:left="1440" w:hanging="360"/>
                  </w:pPr>
                  <w:r w:rsidDel="00000000" w:rsidR="00000000" w:rsidRPr="00000000">
                    <w:rPr>
                      <w:rtl w:val="0"/>
                    </w:rPr>
                    <w:t xml:space="preserve">Ecological Grief Questionnaire (EGriQ-6): a six-item questionnaire and measure of ecological grief.</w:t>
                  </w:r>
                </w:p>
                <w:p w:rsidR="00000000" w:rsidDel="00000000" w:rsidP="00000000" w:rsidRDefault="00000000" w:rsidRPr="00000000" w14:paraId="00000D09">
                  <w:pPr>
                    <w:numPr>
                      <w:ilvl w:val="1"/>
                      <w:numId w:val="243"/>
                    </w:numPr>
                    <w:spacing w:after="0" w:afterAutospacing="0" w:before="0" w:beforeAutospacing="0" w:lineRule="auto"/>
                    <w:ind w:left="1440" w:hanging="360"/>
                  </w:pPr>
                  <w:r w:rsidDel="00000000" w:rsidR="00000000" w:rsidRPr="00000000">
                    <w:rPr>
                      <w:rtl w:val="0"/>
                    </w:rPr>
                    <w:t xml:space="preserve">Eco-Paralysis Scale: a 12-question tool to measure eco-paralysis.</w:t>
                  </w:r>
                </w:p>
                <w:p w:rsidR="00000000" w:rsidDel="00000000" w:rsidP="00000000" w:rsidRDefault="00000000" w:rsidRPr="00000000" w14:paraId="00000D0A">
                  <w:pPr>
                    <w:numPr>
                      <w:ilvl w:val="1"/>
                      <w:numId w:val="243"/>
                    </w:numPr>
                    <w:spacing w:after="0" w:afterAutospacing="0" w:before="0" w:beforeAutospacing="0" w:lineRule="auto"/>
                    <w:ind w:left="1440" w:hanging="360"/>
                  </w:pPr>
                  <w:r w:rsidDel="00000000" w:rsidR="00000000" w:rsidRPr="00000000">
                    <w:rPr>
                      <w:rtl w:val="0"/>
                    </w:rPr>
                    <w:t xml:space="preserve">Climate Change Hope Scale (CCHS): an 11-question tool developed to measure climate hope among US high school students.</w:t>
                  </w:r>
                  <w:r w:rsidDel="00000000" w:rsidR="00000000" w:rsidRPr="00000000">
                    <w:rPr>
                      <w:rtl w:val="0"/>
                    </w:rPr>
                  </w:r>
                </w:p>
                <w:p w:rsidR="00000000" w:rsidDel="00000000" w:rsidP="00000000" w:rsidRDefault="00000000" w:rsidRPr="00000000" w14:paraId="00000D0B">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General Mental Health and Emotions Scales</w:t>
                  </w:r>
                </w:p>
                <w:p w:rsidR="00000000" w:rsidDel="00000000" w:rsidP="00000000" w:rsidRDefault="00000000" w:rsidRPr="00000000" w14:paraId="00000D0C">
                  <w:pPr>
                    <w:numPr>
                      <w:ilvl w:val="1"/>
                      <w:numId w:val="243"/>
                    </w:numPr>
                    <w:spacing w:after="0" w:afterAutospacing="0" w:before="0" w:beforeAutospacing="0" w:lineRule="auto"/>
                    <w:ind w:left="1440" w:hanging="360"/>
                  </w:pPr>
                  <w:r w:rsidDel="00000000" w:rsidR="00000000" w:rsidRPr="00000000">
                    <w:rPr>
                      <w:rtl w:val="0"/>
                    </w:rPr>
                    <w:t xml:space="preserve">Depression Anxiety Stress Scale (DASS): a self-reported 42-item tool to “measure the three related negative emotional states of depression, anxiety and tension/stress.” A 21-item version of this scale for youth aged 7 to 18 has also been developed as the Depression Anxiety Stress Scales for Youth (DASS-Y).</w:t>
                  </w:r>
                </w:p>
                <w:p w:rsidR="00000000" w:rsidDel="00000000" w:rsidP="00000000" w:rsidRDefault="00000000" w:rsidRPr="00000000" w14:paraId="00000D0D">
                  <w:pPr>
                    <w:numPr>
                      <w:ilvl w:val="1"/>
                      <w:numId w:val="243"/>
                    </w:numPr>
                    <w:spacing w:after="0" w:afterAutospacing="0" w:before="0" w:beforeAutospacing="0" w:lineRule="auto"/>
                    <w:ind w:left="1440" w:hanging="360"/>
                  </w:pPr>
                  <w:r w:rsidDel="00000000" w:rsidR="00000000" w:rsidRPr="00000000">
                    <w:rPr>
                      <w:rtl w:val="0"/>
                    </w:rPr>
                    <w:t xml:space="preserve">Kessler Psychological Distress Scale (K6 and K10): six question and ten question screening scales for psychological distress. These scales have been used in various government health surveys.</w:t>
                  </w:r>
                </w:p>
                <w:p w:rsidR="00000000" w:rsidDel="00000000" w:rsidP="00000000" w:rsidRDefault="00000000" w:rsidRPr="00000000" w14:paraId="00000D0E">
                  <w:pPr>
                    <w:numPr>
                      <w:ilvl w:val="1"/>
                      <w:numId w:val="243"/>
                    </w:numPr>
                    <w:spacing w:after="0" w:afterAutospacing="0" w:before="0" w:beforeAutospacing="0" w:lineRule="auto"/>
                    <w:ind w:left="1440" w:hanging="360"/>
                  </w:pPr>
                  <w:r w:rsidDel="00000000" w:rsidR="00000000" w:rsidRPr="00000000">
                    <w:rPr>
                      <w:rtl w:val="0"/>
                    </w:rPr>
                    <w:t xml:space="preserve">Generalized anxiety disorder scale (GAD-7): a seven-item questionnaire and scale used to identify severity and probable diagnosis of generalized anxiety disorder.</w:t>
                  </w:r>
                </w:p>
                <w:p w:rsidR="00000000" w:rsidDel="00000000" w:rsidP="00000000" w:rsidRDefault="00000000" w:rsidRPr="00000000" w14:paraId="00000D0F">
                  <w:pPr>
                    <w:numPr>
                      <w:ilvl w:val="1"/>
                      <w:numId w:val="243"/>
                    </w:numPr>
                    <w:spacing w:after="0" w:afterAutospacing="0" w:before="0" w:beforeAutospacing="0" w:lineRule="auto"/>
                    <w:ind w:left="1440" w:hanging="360"/>
                  </w:pPr>
                  <w:r w:rsidDel="00000000" w:rsidR="00000000" w:rsidRPr="00000000">
                    <w:rPr>
                      <w:rtl w:val="0"/>
                    </w:rPr>
                    <w:t xml:space="preserve">Patient Health Questionnaire 9 (PHQ-9): a self-administered nine-item subset of the larger PHQ questionnaire and scale, the PHQ-9 is used to diagnose depression and identify its severity.</w:t>
                  </w:r>
                </w:p>
                <w:p w:rsidR="00000000" w:rsidDel="00000000" w:rsidP="00000000" w:rsidRDefault="00000000" w:rsidRPr="00000000" w14:paraId="00000D10">
                  <w:pPr>
                    <w:numPr>
                      <w:ilvl w:val="1"/>
                      <w:numId w:val="243"/>
                    </w:numPr>
                    <w:spacing w:after="0" w:afterAutospacing="0" w:before="0" w:beforeAutospacing="0" w:lineRule="auto"/>
                    <w:ind w:left="1440" w:hanging="360"/>
                  </w:pPr>
                  <w:r w:rsidDel="00000000" w:rsidR="00000000" w:rsidRPr="00000000">
                    <w:rPr>
                      <w:rtl w:val="0"/>
                    </w:rPr>
                    <w:t xml:space="preserve">Pretraumatic Stress Reactions Checklist (PreCL): a 17-item checklist developed based on existing standardized PTSD checklists and adapted to focus on pretraumatic stress reactions in soldiers before deployment.</w:t>
                  </w:r>
                </w:p>
                <w:p w:rsidR="00000000" w:rsidDel="00000000" w:rsidP="00000000" w:rsidRDefault="00000000" w:rsidRPr="00000000" w14:paraId="00000D11">
                  <w:pPr>
                    <w:numPr>
                      <w:ilvl w:val="1"/>
                      <w:numId w:val="243"/>
                    </w:numPr>
                    <w:spacing w:after="0" w:afterAutospacing="0" w:before="0" w:beforeAutospacing="0" w:lineRule="auto"/>
                    <w:ind w:left="1440" w:hanging="360"/>
                  </w:pPr>
                  <w:r w:rsidDel="00000000" w:rsidR="00000000" w:rsidRPr="00000000">
                    <w:rPr>
                      <w:rtl w:val="0"/>
                    </w:rPr>
                    <w:t xml:space="preserve">PTSD Checklist for DSM-5 (PCL-5) a 20-item self-report tool to “screen individuals for PTSD and make a provisional diagnosis.” While clinician interviews are the “gold standard” for diagnosis and screening, this checklist may be more accessible and can also be used to “monitor symptom change during and after treatment.”</w:t>
                  </w:r>
                </w:p>
                <w:p w:rsidR="00000000" w:rsidDel="00000000" w:rsidP="00000000" w:rsidRDefault="00000000" w:rsidRPr="00000000" w14:paraId="00000D12">
                  <w:pPr>
                    <w:numPr>
                      <w:ilvl w:val="1"/>
                      <w:numId w:val="243"/>
                    </w:numPr>
                    <w:spacing w:after="0" w:afterAutospacing="0" w:before="0" w:beforeAutospacing="0" w:lineRule="auto"/>
                    <w:ind w:left="1440" w:hanging="360"/>
                  </w:pPr>
                  <w:r w:rsidDel="00000000" w:rsidR="00000000" w:rsidRPr="00000000">
                    <w:rPr>
                      <w:rtl w:val="0"/>
                    </w:rPr>
                    <w:t xml:space="preserve">Short Post-traumatic Stress Disorder Rating Interview (SPRINT): an eight-item “self-report measure that assesses the core symptoms of PTSD (intrusion, avoidance, numbing, arousal) along with somatic malaise, stress vulnerability, and role and social functional impairment.”</w:t>
                  </w:r>
                </w:p>
                <w:p w:rsidR="00000000" w:rsidDel="00000000" w:rsidP="00000000" w:rsidRDefault="00000000" w:rsidRPr="00000000" w14:paraId="00000D13">
                  <w:pPr>
                    <w:numPr>
                      <w:ilvl w:val="1"/>
                      <w:numId w:val="243"/>
                    </w:numPr>
                    <w:spacing w:after="0" w:afterAutospacing="0" w:before="0" w:beforeAutospacing="0" w:lineRule="auto"/>
                    <w:ind w:left="1440" w:hanging="360"/>
                  </w:pPr>
                  <w:r w:rsidDel="00000000" w:rsidR="00000000" w:rsidRPr="00000000">
                    <w:rPr>
                      <w:rtl w:val="0"/>
                    </w:rPr>
                    <w:t xml:space="preserve">Impact of Event Scale (IES-R): a 22-item self-reporting tool for distress caused by traumatic events and corresponding to the DSM-IV symptoms of PTSD. In this tool, respondents “are asked to identify a specific stressful life event and then indicate how much they were distressed or bothered during the past seven days.”</w:t>
                  </w:r>
                </w:p>
                <w:p w:rsidR="00000000" w:rsidDel="00000000" w:rsidP="00000000" w:rsidRDefault="00000000" w:rsidRPr="00000000" w14:paraId="00000D14">
                  <w:pPr>
                    <w:numPr>
                      <w:ilvl w:val="1"/>
                      <w:numId w:val="243"/>
                    </w:numPr>
                    <w:spacing w:after="0" w:afterAutospacing="0" w:before="0" w:beforeAutospacing="0" w:lineRule="auto"/>
                    <w:ind w:left="1440" w:hanging="360"/>
                  </w:pPr>
                  <w:r w:rsidDel="00000000" w:rsidR="00000000" w:rsidRPr="00000000">
                    <w:rPr>
                      <w:rtl w:val="0"/>
                    </w:rPr>
                    <w:t xml:space="preserve">PTSD-8: a short, eight-item screening tool for PTSD based on the DSM-IV with good psychometric properties in samples of disaster victims.</w:t>
                  </w:r>
                </w:p>
                <w:p w:rsidR="00000000" w:rsidDel="00000000" w:rsidP="00000000" w:rsidRDefault="00000000" w:rsidRPr="00000000" w14:paraId="00000D15">
                  <w:pPr>
                    <w:numPr>
                      <w:ilvl w:val="1"/>
                      <w:numId w:val="243"/>
                    </w:numPr>
                    <w:spacing w:after="0" w:afterAutospacing="0" w:before="0" w:beforeAutospacing="0" w:lineRule="auto"/>
                    <w:ind w:left="1440" w:hanging="360"/>
                  </w:pPr>
                  <w:r w:rsidDel="00000000" w:rsidR="00000000" w:rsidRPr="00000000">
                    <w:rPr>
                      <w:rtl w:val="0"/>
                    </w:rPr>
                    <w:t xml:space="preserve">Posttraumatic Growth Inventory (PTGI): a 21-item tool to assess “positive outcomes reported by persons who have experienced traumatic events” based on five main factor areas of “New Possibilities, Relating to Others, Personal Strength, Spiritual Change, and Appreciation of Life.”</w:t>
                  </w:r>
                  <w:r w:rsidDel="00000000" w:rsidR="00000000" w:rsidRPr="00000000">
                    <w:rPr>
                      <w:rtl w:val="0"/>
                    </w:rPr>
                  </w:r>
                </w:p>
                <w:p w:rsidR="00000000" w:rsidDel="00000000" w:rsidP="00000000" w:rsidRDefault="00000000" w:rsidRPr="00000000" w14:paraId="00000D16">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Other Potentially Relevant Instruments</w:t>
                  </w:r>
                </w:p>
                <w:p w:rsidR="00000000" w:rsidDel="00000000" w:rsidP="00000000" w:rsidRDefault="00000000" w:rsidRPr="00000000" w14:paraId="00000D17">
                  <w:pPr>
                    <w:numPr>
                      <w:ilvl w:val="1"/>
                      <w:numId w:val="243"/>
                    </w:numPr>
                    <w:spacing w:after="0" w:afterAutospacing="0" w:before="0" w:beforeAutospacing="0" w:lineRule="auto"/>
                    <w:ind w:left="1440" w:hanging="360"/>
                  </w:pPr>
                  <w:r w:rsidDel="00000000" w:rsidR="00000000" w:rsidRPr="00000000">
                    <w:rPr>
                      <w:rtl w:val="0"/>
                    </w:rPr>
                    <w:t xml:space="preserve">Cognitive Avoidance Questionnaire (CAQ): a “25-item self-report measure of the tendency to employ cognitive avoidance strategies when dealing with threatening intrusive thoughts.” This questionnaire can be used to </w:t>
                  </w:r>
                  <w:ins w:author="Mike Marchand" w:id="305" w:date="2025-12-04T05:49:20Z">
                    <w:r w:rsidDel="00000000" w:rsidR="00000000" w:rsidRPr="00000000">
                      <w:rPr>
                        <w:rtl w:val="0"/>
                      </w:rPr>
                      <w:t xml:space="preserve">assess</w:t>
                    </w:r>
                  </w:ins>
                  <w:del w:author="Mike Marchand" w:id="305" w:date="2025-12-04T05:49:20Z">
                    <w:r w:rsidDel="00000000" w:rsidR="00000000" w:rsidRPr="00000000">
                      <w:rPr>
                        <w:rtl w:val="0"/>
                      </w:rPr>
                      <w:delText xml:space="preserve">assesses</w:delText>
                    </w:r>
                  </w:del>
                  <w:r w:rsidDel="00000000" w:rsidR="00000000" w:rsidRPr="00000000">
                    <w:rPr>
                      <w:rtl w:val="0"/>
                    </w:rPr>
                    <w:t xml:space="preserve"> five worry-related cognitive avoidance strategies: “Thought Suppression, Thought Substitution, Distraction, Avoidance of Threatening Stimuli, and the Transformation of Images into Thoughts.”</w:t>
                  </w:r>
                </w:p>
                <w:p w:rsidR="00000000" w:rsidDel="00000000" w:rsidP="00000000" w:rsidRDefault="00000000" w:rsidRPr="00000000" w14:paraId="00000D18">
                  <w:pPr>
                    <w:numPr>
                      <w:ilvl w:val="1"/>
                      <w:numId w:val="243"/>
                    </w:numPr>
                    <w:spacing w:after="0" w:afterAutospacing="0" w:before="0" w:beforeAutospacing="0" w:lineRule="auto"/>
                    <w:ind w:left="1440" w:hanging="360"/>
                  </w:pPr>
                  <w:r w:rsidDel="00000000" w:rsidR="00000000" w:rsidRPr="00000000">
                    <w:rPr>
                      <w:rtl w:val="0"/>
                    </w:rPr>
                    <w:t xml:space="preserve">Brief Resilience Scale (BRS): a six-item questionnaire to assess individual ability to “bounce back from stress.”</w:t>
                  </w:r>
                </w:p>
                <w:p w:rsidR="00000000" w:rsidDel="00000000" w:rsidP="00000000" w:rsidRDefault="00000000" w:rsidRPr="00000000" w14:paraId="00000D19">
                  <w:pPr>
                    <w:numPr>
                      <w:ilvl w:val="1"/>
                      <w:numId w:val="243"/>
                    </w:numPr>
                    <w:spacing w:after="0" w:afterAutospacing="0" w:before="0" w:beforeAutospacing="0" w:lineRule="auto"/>
                    <w:ind w:left="1440" w:hanging="360"/>
                  </w:pPr>
                  <w:r w:rsidDel="00000000" w:rsidR="00000000" w:rsidRPr="00000000">
                    <w:rPr>
                      <w:rtl w:val="0"/>
                    </w:rPr>
                    <w:t xml:space="preserve">Rugged Resilience Measure (RRM): a ten-item measure to assess individual resilience factors, including “ability to cope with stress, adaptability, emotional self-regulation/self-control, meaning making/purpose, motivation/embracing challenges, optimism, perseverance/grit, pride in achievements, problem-solving ability, and self-belief/self-efficacy.”</w:t>
                  </w:r>
                </w:p>
                <w:p w:rsidR="00000000" w:rsidDel="00000000" w:rsidP="00000000" w:rsidRDefault="00000000" w:rsidRPr="00000000" w14:paraId="00000D1A">
                  <w:pPr>
                    <w:numPr>
                      <w:ilvl w:val="1"/>
                      <w:numId w:val="243"/>
                    </w:numPr>
                    <w:spacing w:after="0" w:afterAutospacing="0" w:before="0" w:beforeAutospacing="0" w:lineRule="auto"/>
                    <w:ind w:left="1440" w:hanging="360"/>
                  </w:pPr>
                  <w:r w:rsidDel="00000000" w:rsidR="00000000" w:rsidRPr="00000000">
                    <w:rPr>
                      <w:rtl w:val="0"/>
                    </w:rPr>
                    <w:t xml:space="preserve">The Emotional Climate Scale: a questionnaire consisting of eight emotions to gauge the emotional climate. This has been used to assess the emotional climate of different environments for various groups of children.</w:t>
                  </w:r>
                </w:p>
                <w:p w:rsidR="00000000" w:rsidDel="00000000" w:rsidP="00000000" w:rsidRDefault="00000000" w:rsidRPr="00000000" w14:paraId="00000D1B">
                  <w:pPr>
                    <w:numPr>
                      <w:ilvl w:val="1"/>
                      <w:numId w:val="243"/>
                    </w:numPr>
                    <w:spacing w:after="0" w:afterAutospacing="0" w:before="0" w:beforeAutospacing="0" w:lineRule="auto"/>
                    <w:ind w:left="1440" w:hanging="360"/>
                  </w:pPr>
                  <w:r w:rsidDel="00000000" w:rsidR="00000000" w:rsidRPr="00000000">
                    <w:rPr>
                      <w:rtl w:val="0"/>
                    </w:rPr>
                    <w:t xml:space="preserve">Generalized Self-Efficacy Scale (GSE): a ten-item scale used to assess an individual’s perceptions of their self-efficacy, including the “belief that one can perform a novel or difficult tasks, or cope with adversity.”</w:t>
                  </w:r>
                </w:p>
                <w:p w:rsidR="00000000" w:rsidDel="00000000" w:rsidP="00000000" w:rsidRDefault="00000000" w:rsidRPr="00000000" w14:paraId="00000D1C">
                  <w:pPr>
                    <w:numPr>
                      <w:ilvl w:val="1"/>
                      <w:numId w:val="243"/>
                    </w:numPr>
                    <w:spacing w:after="240" w:before="0" w:beforeAutospacing="0" w:lineRule="auto"/>
                    <w:ind w:left="1440" w:hanging="360"/>
                  </w:pPr>
                  <w:r w:rsidDel="00000000" w:rsidR="00000000" w:rsidRPr="00000000">
                    <w:rPr>
                      <w:rtl w:val="0"/>
                    </w:rPr>
                    <w:t xml:space="preserve">Collective Efficacy Scale (CES): a ten-item scale used in community surveys to measure “collective efficacy, defined as social cohesion among neighbors combined with their willingness to intervene on behalf of the common good.”</w:t>
                  </w:r>
                </w:p>
                <w:p w:rsidR="00000000" w:rsidDel="00000000" w:rsidP="00000000" w:rsidRDefault="00000000" w:rsidRPr="00000000" w14:paraId="00000D1D">
                  <w:pPr>
                    <w:spacing w:after="240" w:before="240" w:lineRule="auto"/>
                    <w:rPr/>
                  </w:pPr>
                  <w:r w:rsidDel="00000000" w:rsidR="00000000" w:rsidRPr="00000000">
                    <w:rPr>
                      <w:color w:val="ffffff"/>
                      <w:shd w:fill="920000" w:val="clear"/>
                      <w:rtl w:val="0"/>
                    </w:rPr>
                    <w:t xml:space="preserve">[END DROP DOWN]</w:t>
                  </w:r>
                  <w:r w:rsidDel="00000000" w:rsidR="00000000" w:rsidRPr="00000000">
                    <w:rPr>
                      <w:rtl w:val="0"/>
                    </w:rPr>
                  </w:r>
                </w:p>
              </w:tc>
            </w:tr>
          </w:tbl>
          <w:p w:rsidR="00000000" w:rsidDel="00000000" w:rsidP="00000000" w:rsidRDefault="00000000" w:rsidRPr="00000000" w14:paraId="00000D1E">
            <w:pPr>
              <w:spacing w:after="240" w:before="240" w:lineRule="auto"/>
              <w:rPr/>
            </w:pPr>
            <w:r w:rsidDel="00000000" w:rsidR="00000000" w:rsidRPr="00000000">
              <w:rPr>
                <w:rtl w:val="0"/>
              </w:rPr>
            </w:r>
          </w:p>
          <w:p w:rsidR="00000000" w:rsidDel="00000000" w:rsidP="00000000" w:rsidRDefault="00000000" w:rsidRPr="00000000" w14:paraId="00000D1F">
            <w:pPr>
              <w:pStyle w:val="Heading2"/>
              <w:spacing w:after="240" w:before="240" w:lineRule="auto"/>
              <w:rPr/>
            </w:pPr>
            <w:bookmarkStart w:colFirst="0" w:colLast="0" w:name="_9mp1trtnydq9" w:id="230"/>
            <w:bookmarkEnd w:id="230"/>
            <w:r w:rsidDel="00000000" w:rsidR="00000000" w:rsidRPr="00000000">
              <w:rPr>
                <w:rtl w:val="0"/>
              </w:rPr>
              <w:t xml:space="preserve">Ethical Considerations in Assessment</w:t>
            </w:r>
          </w:p>
          <w:p w:rsidR="00000000" w:rsidDel="00000000" w:rsidP="00000000" w:rsidRDefault="00000000" w:rsidRPr="00000000" w14:paraId="00000D20">
            <w:pPr>
              <w:spacing w:after="240" w:before="240" w:lineRule="auto"/>
              <w:rPr/>
            </w:pPr>
            <w:r w:rsidDel="00000000" w:rsidR="00000000" w:rsidRPr="00000000">
              <w:rPr>
                <w:rtl w:val="0"/>
              </w:rPr>
              <w:t xml:space="preserve">When assessing climate-related mental health conditions, it is crucial to uphold ethical standards to ensure respectful and effective support.</w:t>
            </w:r>
          </w:p>
          <w:p w:rsidR="00000000" w:rsidDel="00000000" w:rsidP="00000000" w:rsidRDefault="00000000" w:rsidRPr="00000000" w14:paraId="00000D21">
            <w:pPr>
              <w:numPr>
                <w:ilvl w:val="0"/>
                <w:numId w:val="559"/>
              </w:numPr>
              <w:ind w:left="720" w:hanging="360"/>
            </w:pPr>
            <w:r w:rsidDel="00000000" w:rsidR="00000000" w:rsidRPr="00000000">
              <w:rPr>
                <w:b w:val="1"/>
                <w:bCs w:val="1"/>
                <w:rtl w:val="0"/>
              </w:rPr>
              <w:t xml:space="preserve">Avoiding Pathologization</w:t>
            </w:r>
            <w:r w:rsidDel="00000000" w:rsidR="00000000" w:rsidRPr="00000000">
              <w:rPr>
                <w:rtl w:val="0"/>
              </w:rPr>
              <w:br w:type="textWrapping"/>
              <w:t xml:space="preserve">Recognize that climate-related emotions are natural responses to real threats and avoid labeling them as overreactions or mental illnesses unnecessarily.</w:t>
            </w:r>
          </w:p>
          <w:p w:rsidR="00000000" w:rsidDel="00000000" w:rsidP="00000000" w:rsidRDefault="00000000" w:rsidRPr="00000000" w14:paraId="00000D22">
            <w:pPr>
              <w:numPr>
                <w:ilvl w:val="1"/>
                <w:numId w:val="559"/>
              </w:numPr>
              <w:ind w:left="1440" w:hanging="360"/>
            </w:pPr>
            <w:r w:rsidDel="00000000" w:rsidR="00000000" w:rsidRPr="00000000">
              <w:rPr>
                <w:rtl w:val="0"/>
              </w:rPr>
              <w:t xml:space="preserve">Approach: Frame assessments in a way that validates individuals’ experiences without stigmatizing their emotions.</w:t>
            </w:r>
          </w:p>
          <w:p w:rsidR="00000000" w:rsidDel="00000000" w:rsidP="00000000" w:rsidRDefault="00000000" w:rsidRPr="00000000" w14:paraId="00000D23">
            <w:pPr>
              <w:numPr>
                <w:ilvl w:val="0"/>
                <w:numId w:val="559"/>
              </w:numPr>
              <w:ind w:left="720" w:hanging="360"/>
            </w:pPr>
            <w:r w:rsidDel="00000000" w:rsidR="00000000" w:rsidRPr="00000000">
              <w:rPr>
                <w:b w:val="1"/>
                <w:bCs w:val="1"/>
                <w:rtl w:val="0"/>
              </w:rPr>
              <w:t xml:space="preserve">Balancing Assessment with Action</w:t>
            </w:r>
            <w:r w:rsidDel="00000000" w:rsidR="00000000" w:rsidRPr="00000000">
              <w:rPr>
                <w:rtl w:val="0"/>
              </w:rPr>
              <w:br w:type="textWrapping"/>
              <w:t xml:space="preserve">Ensure that screening tools are paired with pathways for support, including access to therapy, community engagement, and opportunities for advocacy.</w:t>
            </w:r>
          </w:p>
          <w:p w:rsidR="00000000" w:rsidDel="00000000" w:rsidP="00000000" w:rsidRDefault="00000000" w:rsidRPr="00000000" w14:paraId="00000D24">
            <w:pPr>
              <w:numPr>
                <w:ilvl w:val="1"/>
                <w:numId w:val="559"/>
              </w:numPr>
              <w:ind w:left="1440" w:hanging="360"/>
            </w:pPr>
            <w:r w:rsidDel="00000000" w:rsidR="00000000" w:rsidRPr="00000000">
              <w:rPr>
                <w:rtl w:val="0"/>
              </w:rPr>
              <w:t xml:space="preserve">Example: Provide resources and referrals for individuals identified as needing further support during or after assessments.</w:t>
            </w:r>
          </w:p>
          <w:p w:rsidR="00000000" w:rsidDel="00000000" w:rsidP="00000000" w:rsidRDefault="00000000" w:rsidRPr="00000000" w14:paraId="00000D25">
            <w:pPr>
              <w:numPr>
                <w:ilvl w:val="0"/>
                <w:numId w:val="559"/>
              </w:numPr>
              <w:ind w:left="720" w:hanging="360"/>
            </w:pPr>
            <w:r w:rsidDel="00000000" w:rsidR="00000000" w:rsidRPr="00000000">
              <w:rPr>
                <w:b w:val="1"/>
                <w:bCs w:val="1"/>
                <w:rtl w:val="0"/>
              </w:rPr>
              <w:t xml:space="preserve">Respecting Autonomy and Privacy</w:t>
            </w:r>
            <w:r w:rsidDel="00000000" w:rsidR="00000000" w:rsidRPr="00000000">
              <w:rPr>
                <w:rtl w:val="0"/>
              </w:rPr>
              <w:br w:type="textWrapping"/>
              <w:t xml:space="preserve">Maintain individuals’ autonomy by empowering them to share their experiences voluntarily and ensuring their privacy is protected during assessments.</w:t>
            </w:r>
          </w:p>
          <w:p w:rsidR="00000000" w:rsidDel="00000000" w:rsidP="00000000" w:rsidRDefault="00000000" w:rsidRPr="00000000" w14:paraId="00000D26">
            <w:pPr>
              <w:numPr>
                <w:ilvl w:val="1"/>
                <w:numId w:val="559"/>
              </w:numPr>
              <w:ind w:left="1440" w:hanging="360"/>
            </w:pPr>
            <w:r w:rsidDel="00000000" w:rsidR="00000000" w:rsidRPr="00000000">
              <w:rPr>
                <w:rtl w:val="0"/>
              </w:rPr>
              <w:t xml:space="preserve">Approach: Use confidential settings and secure data handling practices to safeguard personal information.</w:t>
            </w:r>
          </w:p>
          <w:p w:rsidR="00000000" w:rsidDel="00000000" w:rsidP="00000000" w:rsidRDefault="00000000" w:rsidRPr="00000000" w14:paraId="00000D27">
            <w:pPr>
              <w:pStyle w:val="Heading2"/>
              <w:spacing w:after="240" w:before="240" w:lineRule="auto"/>
              <w:rPr/>
            </w:pPr>
            <w:bookmarkStart w:colFirst="0" w:colLast="0" w:name="_frs1m0aa0quj" w:id="231"/>
            <w:bookmarkEnd w:id="231"/>
            <w:r w:rsidDel="00000000" w:rsidR="00000000" w:rsidRPr="00000000">
              <w:rPr>
                <w:rtl w:val="0"/>
              </w:rPr>
              <w:t xml:space="preserve">Informal Conversations as an Assessment Tool</w:t>
            </w:r>
          </w:p>
          <w:p w:rsidR="00000000" w:rsidDel="00000000" w:rsidP="00000000" w:rsidRDefault="00000000" w:rsidRPr="00000000" w14:paraId="00000D28">
            <w:pPr>
              <w:spacing w:after="240" w:before="240" w:lineRule="auto"/>
              <w:rPr/>
            </w:pPr>
            <w:r w:rsidDel="00000000" w:rsidR="00000000" w:rsidRPr="00000000">
              <w:rPr>
                <w:rtl w:val="0"/>
              </w:rPr>
              <w:t xml:space="preserve">Informal conversations provide nuanced insights into climate-related emotions, complementing standardized tools. They foster trust and openness, allowing individuals to express eco-anxiety, ecological grief, or solastalgia in a relaxed setting. Mental health professionals and community leaders gain deeper understanding, enabling tailored support.</w:t>
            </w:r>
          </w:p>
          <w:p w:rsidR="00000000" w:rsidDel="00000000" w:rsidP="00000000" w:rsidRDefault="00000000" w:rsidRPr="00000000" w14:paraId="00000D29">
            <w:pPr>
              <w:spacing w:after="240" w:before="240" w:lineRule="auto"/>
              <w:rPr>
                <w:b w:val="1"/>
                <w:bCs w:val="1"/>
              </w:rPr>
            </w:pPr>
            <w:r w:rsidDel="00000000" w:rsidR="00000000" w:rsidRPr="00000000">
              <w:rPr>
                <w:b w:val="1"/>
                <w:bCs w:val="1"/>
                <w:rtl w:val="0"/>
              </w:rPr>
              <w:t xml:space="preserve">Tips for Facilitating Informal Conversations About Climate Emotions</w:t>
            </w:r>
          </w:p>
          <w:p w:rsidR="00000000" w:rsidDel="00000000" w:rsidP="00000000" w:rsidRDefault="00000000" w:rsidRPr="00000000" w14:paraId="00000D2A">
            <w:pPr>
              <w:spacing w:after="240" w:before="240" w:lineRule="auto"/>
              <w:rPr/>
            </w:pPr>
            <w:r w:rsidDel="00000000" w:rsidR="00000000" w:rsidRPr="00000000">
              <w:rPr>
                <w:rtl w:val="0"/>
              </w:rPr>
              <w:t xml:space="preserve">Implementing informal conversations as an assessment tool involves several key steps to ensure they are conducted effectively and sensitively:</w:t>
            </w:r>
          </w:p>
          <w:p w:rsidR="00000000" w:rsidDel="00000000" w:rsidP="00000000" w:rsidRDefault="00000000" w:rsidRPr="00000000" w14:paraId="00000D2B">
            <w:pPr>
              <w:numPr>
                <w:ilvl w:val="0"/>
                <w:numId w:val="346"/>
              </w:numPr>
              <w:spacing w:after="0" w:afterAutospacing="0" w:before="240" w:lineRule="auto"/>
              <w:ind w:left="720" w:hanging="360"/>
            </w:pPr>
            <w:r w:rsidDel="00000000" w:rsidR="00000000" w:rsidRPr="00000000">
              <w:rPr>
                <w:b w:val="1"/>
                <w:bCs w:val="1"/>
                <w:rtl w:val="0"/>
              </w:rPr>
              <w:t xml:space="preserve">Create a Safe and Supportive Environment</w:t>
            </w:r>
          </w:p>
          <w:p w:rsidR="00000000" w:rsidDel="00000000" w:rsidP="00000000" w:rsidRDefault="00000000" w:rsidRPr="00000000" w14:paraId="00000D2C">
            <w:pPr>
              <w:numPr>
                <w:ilvl w:val="1"/>
                <w:numId w:val="346"/>
              </w:numPr>
              <w:spacing w:after="0" w:afterAutospacing="0" w:before="0" w:beforeAutospacing="0" w:lineRule="auto"/>
              <w:ind w:left="1440" w:hanging="360"/>
            </w:pPr>
            <w:r w:rsidDel="00000000" w:rsidR="00000000" w:rsidRPr="00000000">
              <w:rPr>
                <w:rtl w:val="0"/>
              </w:rPr>
              <w:t xml:space="preserve">Choose a quiet, comfortable setting free from distractions where individuals feel at ease to share openly.</w:t>
            </w:r>
          </w:p>
          <w:p w:rsidR="00000000" w:rsidDel="00000000" w:rsidP="00000000" w:rsidRDefault="00000000" w:rsidRPr="00000000" w14:paraId="00000D2D">
            <w:pPr>
              <w:numPr>
                <w:ilvl w:val="1"/>
                <w:numId w:val="346"/>
              </w:numPr>
              <w:spacing w:after="0" w:afterAutospacing="0" w:before="0" w:beforeAutospacing="0" w:lineRule="auto"/>
              <w:ind w:left="1440" w:hanging="360"/>
            </w:pPr>
            <w:r w:rsidDel="00000000" w:rsidR="00000000" w:rsidRPr="00000000">
              <w:rPr>
                <w:rtl w:val="0"/>
              </w:rPr>
              <w:t xml:space="preserve">Begin with introductions and casual conversation to build rapport, demonstrating empathy and genuine interest in the individual's experiences.</w:t>
            </w:r>
          </w:p>
          <w:p w:rsidR="00000000" w:rsidDel="00000000" w:rsidP="00000000" w:rsidRDefault="00000000" w:rsidRPr="00000000" w14:paraId="00000D2E">
            <w:pPr>
              <w:numPr>
                <w:ilvl w:val="0"/>
                <w:numId w:val="346"/>
              </w:numPr>
              <w:spacing w:after="0" w:afterAutospacing="0" w:before="0" w:beforeAutospacing="0" w:lineRule="auto"/>
              <w:ind w:left="720" w:hanging="360"/>
            </w:pPr>
            <w:r w:rsidDel="00000000" w:rsidR="00000000" w:rsidRPr="00000000">
              <w:rPr>
                <w:b w:val="1"/>
                <w:bCs w:val="1"/>
                <w:rtl w:val="0"/>
              </w:rPr>
              <w:t xml:space="preserve">Initiate Open-Ended Dialogue</w:t>
            </w:r>
          </w:p>
          <w:p w:rsidR="00000000" w:rsidDel="00000000" w:rsidP="00000000" w:rsidRDefault="00000000" w:rsidRPr="00000000" w14:paraId="00000D2F">
            <w:pPr>
              <w:numPr>
                <w:ilvl w:val="1"/>
                <w:numId w:val="346"/>
              </w:numPr>
              <w:spacing w:after="0" w:afterAutospacing="0" w:before="0" w:beforeAutospacing="0" w:lineRule="auto"/>
              <w:ind w:left="1440" w:hanging="360"/>
            </w:pPr>
            <w:r w:rsidDel="00000000" w:rsidR="00000000" w:rsidRPr="00000000">
              <w:rPr>
                <w:rtl w:val="0"/>
              </w:rPr>
              <w:t xml:space="preserve">Use open-ended questions to encourage expansive sharing, such as:</w:t>
            </w:r>
          </w:p>
          <w:p w:rsidR="00000000" w:rsidDel="00000000" w:rsidP="00000000" w:rsidRDefault="00000000" w:rsidRPr="00000000" w14:paraId="00000D30">
            <w:pPr>
              <w:numPr>
                <w:ilvl w:val="2"/>
                <w:numId w:val="346"/>
              </w:numPr>
              <w:spacing w:after="0" w:afterAutospacing="0" w:before="0" w:beforeAutospacing="0" w:lineRule="auto"/>
              <w:ind w:left="2160" w:hanging="360"/>
            </w:pPr>
            <w:r w:rsidDel="00000000" w:rsidR="00000000" w:rsidRPr="00000000">
              <w:rPr>
                <w:rtl w:val="0"/>
              </w:rPr>
              <w:t xml:space="preserve">“How do you feel about the current state of the environment?”</w:t>
            </w:r>
          </w:p>
          <w:p w:rsidR="00000000" w:rsidDel="00000000" w:rsidP="00000000" w:rsidRDefault="00000000" w:rsidRPr="00000000" w14:paraId="00000D31">
            <w:pPr>
              <w:numPr>
                <w:ilvl w:val="2"/>
                <w:numId w:val="346"/>
              </w:numPr>
              <w:spacing w:after="0" w:afterAutospacing="0" w:before="0" w:beforeAutospacing="0" w:lineRule="auto"/>
              <w:ind w:left="2160" w:hanging="360"/>
            </w:pPr>
            <w:r w:rsidDel="00000000" w:rsidR="00000000" w:rsidRPr="00000000">
              <w:rPr>
                <w:rtl w:val="0"/>
              </w:rPr>
              <w:t xml:space="preserve">“Can you share your thoughts on how climate change affects you personally?”</w:t>
            </w:r>
          </w:p>
          <w:p w:rsidR="00000000" w:rsidDel="00000000" w:rsidP="00000000" w:rsidRDefault="00000000" w:rsidRPr="00000000" w14:paraId="00000D32">
            <w:pPr>
              <w:numPr>
                <w:ilvl w:val="1"/>
                <w:numId w:val="346"/>
              </w:numPr>
              <w:spacing w:after="0" w:afterAutospacing="0" w:before="0" w:beforeAutospacing="0" w:lineRule="auto"/>
              <w:ind w:left="1440" w:hanging="360"/>
            </w:pPr>
            <w:r w:rsidDel="00000000" w:rsidR="00000000" w:rsidRPr="00000000">
              <w:rPr>
                <w:rtl w:val="0"/>
              </w:rPr>
              <w:t xml:space="preserve">Allow individuals to lead the conversation, giving them the space to discuss what matters most to them without feeling pressured.</w:t>
            </w:r>
          </w:p>
          <w:p w:rsidR="00000000" w:rsidDel="00000000" w:rsidP="00000000" w:rsidRDefault="00000000" w:rsidRPr="00000000" w14:paraId="00000D33">
            <w:pPr>
              <w:numPr>
                <w:ilvl w:val="0"/>
                <w:numId w:val="346"/>
              </w:numPr>
              <w:spacing w:after="0" w:afterAutospacing="0" w:before="0" w:beforeAutospacing="0" w:lineRule="auto"/>
              <w:ind w:left="720" w:hanging="360"/>
            </w:pPr>
            <w:r w:rsidDel="00000000" w:rsidR="00000000" w:rsidRPr="00000000">
              <w:rPr>
                <w:b w:val="1"/>
                <w:bCs w:val="1"/>
                <w:rtl w:val="0"/>
              </w:rPr>
              <w:t xml:space="preserve">Use Reflective Listening</w:t>
            </w:r>
          </w:p>
          <w:p w:rsidR="00000000" w:rsidDel="00000000" w:rsidP="00000000" w:rsidRDefault="00000000" w:rsidRPr="00000000" w14:paraId="00000D34">
            <w:pPr>
              <w:numPr>
                <w:ilvl w:val="1"/>
                <w:numId w:val="346"/>
              </w:numPr>
              <w:spacing w:after="0" w:afterAutospacing="0" w:before="0" w:beforeAutospacing="0" w:lineRule="auto"/>
              <w:ind w:left="1440" w:hanging="360"/>
            </w:pPr>
            <w:r w:rsidDel="00000000" w:rsidR="00000000" w:rsidRPr="00000000">
              <w:rPr>
                <w:rtl w:val="0"/>
              </w:rPr>
              <w:t xml:space="preserve">Reflect back what the individual has said to show understanding and validate their emotions. For example:</w:t>
            </w:r>
          </w:p>
          <w:p w:rsidR="00000000" w:rsidDel="00000000" w:rsidP="00000000" w:rsidRDefault="00000000" w:rsidRPr="00000000" w14:paraId="00000D35">
            <w:pPr>
              <w:numPr>
                <w:ilvl w:val="2"/>
                <w:numId w:val="346"/>
              </w:numPr>
              <w:spacing w:after="0" w:afterAutospacing="0" w:before="0" w:beforeAutospacing="0" w:lineRule="auto"/>
              <w:ind w:left="2160" w:hanging="360"/>
            </w:pPr>
            <w:r w:rsidDel="00000000" w:rsidR="00000000" w:rsidRPr="00000000">
              <w:rPr>
                <w:rtl w:val="0"/>
              </w:rPr>
              <w:t xml:space="preserve">“It sounds like you’re feeling overwhelmed by the lack of action on climate change.”</w:t>
            </w:r>
          </w:p>
          <w:p w:rsidR="00000000" w:rsidDel="00000000" w:rsidP="00000000" w:rsidRDefault="00000000" w:rsidRPr="00000000" w14:paraId="00000D36">
            <w:pPr>
              <w:numPr>
                <w:ilvl w:val="1"/>
                <w:numId w:val="346"/>
              </w:numPr>
              <w:spacing w:after="0" w:afterAutospacing="0" w:before="0" w:beforeAutospacing="0" w:lineRule="auto"/>
              <w:ind w:left="1440" w:hanging="360"/>
            </w:pPr>
            <w:r w:rsidDel="00000000" w:rsidR="00000000" w:rsidRPr="00000000">
              <w:rPr>
                <w:rtl w:val="0"/>
              </w:rPr>
              <w:t xml:space="preserve">Prompt further elaboration with gentle prompts like, “Can you tell me more about that?” or “How does that make you feel?”</w:t>
            </w:r>
          </w:p>
          <w:p w:rsidR="00000000" w:rsidDel="00000000" w:rsidP="00000000" w:rsidRDefault="00000000" w:rsidRPr="00000000" w14:paraId="00000D37">
            <w:pPr>
              <w:numPr>
                <w:ilvl w:val="0"/>
                <w:numId w:val="346"/>
              </w:numPr>
              <w:spacing w:after="0" w:afterAutospacing="0" w:before="0" w:beforeAutospacing="0" w:lineRule="auto"/>
              <w:ind w:left="720" w:hanging="360"/>
            </w:pPr>
            <w:r w:rsidDel="00000000" w:rsidR="00000000" w:rsidRPr="00000000">
              <w:rPr>
                <w:b w:val="1"/>
                <w:bCs w:val="1"/>
                <w:rtl w:val="0"/>
              </w:rPr>
              <w:t xml:space="preserve">Identify Emotional Themes</w:t>
            </w:r>
          </w:p>
          <w:p w:rsidR="00000000" w:rsidDel="00000000" w:rsidP="00000000" w:rsidRDefault="00000000" w:rsidRPr="00000000" w14:paraId="00000D38">
            <w:pPr>
              <w:numPr>
                <w:ilvl w:val="1"/>
                <w:numId w:val="346"/>
              </w:numPr>
              <w:spacing w:after="0" w:afterAutospacing="0" w:before="0" w:beforeAutospacing="0" w:lineRule="auto"/>
              <w:ind w:left="1440" w:hanging="360"/>
            </w:pPr>
            <w:r w:rsidDel="00000000" w:rsidR="00000000" w:rsidRPr="00000000">
              <w:rPr>
                <w:rtl w:val="0"/>
              </w:rPr>
              <w:t xml:space="preserve">Pay attention to common themes and emotions that emerge, such as fear, sadness, frustration, or hope.</w:t>
            </w:r>
          </w:p>
          <w:p w:rsidR="00000000" w:rsidDel="00000000" w:rsidP="00000000" w:rsidRDefault="00000000" w:rsidRPr="00000000" w14:paraId="00000D39">
            <w:pPr>
              <w:numPr>
                <w:ilvl w:val="1"/>
                <w:numId w:val="346"/>
              </w:numPr>
              <w:spacing w:after="0" w:afterAutospacing="0" w:before="0" w:beforeAutospacing="0" w:lineRule="auto"/>
              <w:ind w:left="1440" w:hanging="360"/>
            </w:pPr>
            <w:r w:rsidDel="00000000" w:rsidR="00000000" w:rsidRPr="00000000">
              <w:rPr>
                <w:rtl w:val="0"/>
              </w:rPr>
              <w:t xml:space="preserve">Note specific events or information that trigger these emotions, helping to contextualize their experiences.</w:t>
            </w:r>
          </w:p>
          <w:p w:rsidR="00000000" w:rsidDel="00000000" w:rsidP="00000000" w:rsidRDefault="00000000" w:rsidRPr="00000000" w14:paraId="00000D3A">
            <w:pPr>
              <w:numPr>
                <w:ilvl w:val="0"/>
                <w:numId w:val="346"/>
              </w:numPr>
              <w:spacing w:after="0" w:afterAutospacing="0" w:before="0" w:beforeAutospacing="0" w:lineRule="auto"/>
              <w:ind w:left="720" w:hanging="360"/>
            </w:pPr>
            <w:r w:rsidDel="00000000" w:rsidR="00000000" w:rsidRPr="00000000">
              <w:rPr>
                <w:b w:val="1"/>
                <w:bCs w:val="1"/>
                <w:rtl w:val="0"/>
              </w:rPr>
              <w:t xml:space="preserve">Provide Resources and Support</w:t>
            </w:r>
          </w:p>
          <w:p w:rsidR="00000000" w:rsidDel="00000000" w:rsidP="00000000" w:rsidRDefault="00000000" w:rsidRPr="00000000" w14:paraId="00000D3B">
            <w:pPr>
              <w:numPr>
                <w:ilvl w:val="1"/>
                <w:numId w:val="346"/>
              </w:numPr>
              <w:spacing w:after="0" w:afterAutospacing="0" w:before="0" w:beforeAutospacing="0" w:lineRule="auto"/>
              <w:ind w:left="1440" w:hanging="360"/>
            </w:pPr>
            <w:r w:rsidDel="00000000" w:rsidR="00000000" w:rsidRPr="00000000">
              <w:rPr>
                <w:rtl w:val="0"/>
              </w:rPr>
              <w:t xml:space="preserve">Share resources related to mental health support, such as counseling services, support groups, or community initiatives.</w:t>
            </w:r>
          </w:p>
          <w:p w:rsidR="00000000" w:rsidDel="00000000" w:rsidP="00000000" w:rsidRDefault="00000000" w:rsidRPr="00000000" w14:paraId="00000D3C">
            <w:pPr>
              <w:numPr>
                <w:ilvl w:val="1"/>
                <w:numId w:val="346"/>
              </w:numPr>
              <w:spacing w:after="0" w:afterAutospacing="0" w:before="0" w:beforeAutospacing="0" w:lineRule="auto"/>
              <w:ind w:left="1440" w:hanging="360"/>
            </w:pPr>
            <w:r w:rsidDel="00000000" w:rsidR="00000000" w:rsidRPr="00000000">
              <w:rPr>
                <w:rtl w:val="0"/>
              </w:rPr>
              <w:t xml:space="preserve">Suggest involvement in local climate action groups or sustainability projects to foster a sense of agency and community.</w:t>
            </w:r>
          </w:p>
          <w:p w:rsidR="00000000" w:rsidDel="00000000" w:rsidP="00000000" w:rsidRDefault="00000000" w:rsidRPr="00000000" w14:paraId="00000D3D">
            <w:pPr>
              <w:numPr>
                <w:ilvl w:val="0"/>
                <w:numId w:val="346"/>
              </w:numPr>
              <w:spacing w:after="0" w:afterAutospacing="0" w:before="0" w:beforeAutospacing="0" w:lineRule="auto"/>
              <w:ind w:left="720" w:hanging="360"/>
            </w:pPr>
            <w:r w:rsidDel="00000000" w:rsidR="00000000" w:rsidRPr="00000000">
              <w:rPr>
                <w:b w:val="1"/>
                <w:bCs w:val="1"/>
                <w:rtl w:val="0"/>
              </w:rPr>
              <w:t xml:space="preserve">Maintain Confidentiality and Respect</w:t>
            </w:r>
          </w:p>
          <w:p w:rsidR="00000000" w:rsidDel="00000000" w:rsidP="00000000" w:rsidRDefault="00000000" w:rsidRPr="00000000" w14:paraId="00000D3E">
            <w:pPr>
              <w:numPr>
                <w:ilvl w:val="1"/>
                <w:numId w:val="346"/>
              </w:numPr>
              <w:spacing w:after="0" w:afterAutospacing="0" w:before="0" w:beforeAutospacing="0" w:lineRule="auto"/>
              <w:ind w:left="1440" w:hanging="360"/>
            </w:pPr>
            <w:r w:rsidDel="00000000" w:rsidR="00000000" w:rsidRPr="00000000">
              <w:rPr>
                <w:rtl w:val="0"/>
              </w:rPr>
              <w:t xml:space="preserve">Assure individuals that their conversations are confidential, creating a safe space for honest sharing.</w:t>
            </w:r>
          </w:p>
          <w:p w:rsidR="00000000" w:rsidDel="00000000" w:rsidP="00000000" w:rsidRDefault="00000000" w:rsidRPr="00000000" w14:paraId="00000D3F">
            <w:pPr>
              <w:numPr>
                <w:ilvl w:val="1"/>
                <w:numId w:val="346"/>
              </w:numPr>
              <w:spacing w:after="0" w:afterAutospacing="0" w:before="0" w:beforeAutospacing="0" w:lineRule="auto"/>
              <w:ind w:left="1440" w:hanging="360"/>
            </w:pPr>
            <w:r w:rsidDel="00000000" w:rsidR="00000000" w:rsidRPr="00000000">
              <w:rPr>
                <w:rtl w:val="0"/>
              </w:rPr>
              <w:t xml:space="preserve">Acknowledge and honor personal boundaries, allowing individuals to share at their own pace without feeling judged or pressured.</w:t>
            </w:r>
          </w:p>
          <w:p w:rsidR="00000000" w:rsidDel="00000000" w:rsidP="00000000" w:rsidRDefault="00000000" w:rsidRPr="00000000" w14:paraId="00000D40">
            <w:pPr>
              <w:numPr>
                <w:ilvl w:val="0"/>
                <w:numId w:val="346"/>
              </w:numPr>
              <w:spacing w:after="0" w:afterAutospacing="0" w:before="0" w:beforeAutospacing="0" w:lineRule="auto"/>
              <w:ind w:left="720" w:hanging="360"/>
            </w:pPr>
            <w:r w:rsidDel="00000000" w:rsidR="00000000" w:rsidRPr="00000000">
              <w:rPr>
                <w:b w:val="1"/>
                <w:bCs w:val="1"/>
                <w:rtl w:val="0"/>
              </w:rPr>
              <w:t xml:space="preserve">Follow Up and Continuous Engagement</w:t>
            </w:r>
          </w:p>
          <w:p w:rsidR="00000000" w:rsidDel="00000000" w:rsidP="00000000" w:rsidRDefault="00000000" w:rsidRPr="00000000" w14:paraId="00000D41">
            <w:pPr>
              <w:numPr>
                <w:ilvl w:val="1"/>
                <w:numId w:val="346"/>
              </w:numPr>
              <w:spacing w:after="0" w:afterAutospacing="0" w:before="0" w:beforeAutospacing="0" w:lineRule="auto"/>
              <w:ind w:left="1440" w:hanging="360"/>
            </w:pPr>
            <w:r w:rsidDel="00000000" w:rsidR="00000000" w:rsidRPr="00000000">
              <w:rPr>
                <w:rtl w:val="0"/>
              </w:rPr>
              <w:t xml:space="preserve">Arrange future conversations to monitor progress and provide ongoing support, demonstrating sustained commitment to their well-being.</w:t>
            </w:r>
          </w:p>
          <w:p w:rsidR="00000000" w:rsidDel="00000000" w:rsidP="00000000" w:rsidRDefault="00000000" w:rsidRPr="00000000" w14:paraId="00000D42">
            <w:pPr>
              <w:numPr>
                <w:ilvl w:val="1"/>
                <w:numId w:val="346"/>
              </w:numPr>
              <w:spacing w:after="240" w:before="0" w:beforeAutospacing="0" w:lineRule="auto"/>
              <w:ind w:left="1440" w:hanging="360"/>
            </w:pPr>
            <w:r w:rsidDel="00000000" w:rsidR="00000000" w:rsidRPr="00000000">
              <w:rPr>
                <w:rtl w:val="0"/>
              </w:rPr>
              <w:t xml:space="preserve">Encourage participation in community events or support networks where individuals can connect with others who share similar concerns, reducing feelings of isolation.</w:t>
            </w:r>
          </w:p>
        </w:tc>
      </w:tr>
      <w:tr>
        <w:trPr>
          <w:cantSplit w:val="0"/>
          <w:tblHeader w:val="0"/>
        </w:trPr>
        <w:tc>
          <w:tcPr>
            <w:shd w:fill="b4a7d6" w:val="clear"/>
          </w:tcPr>
          <w:p w:rsidR="00000000" w:rsidDel="00000000" w:rsidP="00000000" w:rsidRDefault="00000000" w:rsidRPr="00000000" w14:paraId="00000D43">
            <w:pPr>
              <w:widowControl w:val="0"/>
              <w:spacing w:line="240" w:lineRule="auto"/>
              <w:rPr>
                <w:b w:val="1"/>
                <w:bCs w:val="1"/>
              </w:rPr>
            </w:pPr>
            <w:r w:rsidDel="00000000" w:rsidR="00000000" w:rsidRPr="00000000">
              <w:rPr>
                <w:b w:val="1"/>
                <w:bCs w:val="1"/>
                <w:rtl w:val="0"/>
              </w:rPr>
              <w:t xml:space="preserve">Indigenous Perspectives</w:t>
            </w:r>
          </w:p>
        </w:tc>
        <w:tc>
          <w:tcPr>
            <w:shd w:fill="d9d2e9" w:val="clear"/>
          </w:tcPr>
          <w:p w:rsidR="00000000" w:rsidDel="00000000" w:rsidP="00000000" w:rsidRDefault="00000000" w:rsidRPr="00000000" w14:paraId="00000D44">
            <w:pPr>
              <w:spacing w:after="240" w:before="240" w:lineRule="auto"/>
              <w:rPr/>
            </w:pPr>
            <w:r w:rsidDel="00000000" w:rsidR="00000000" w:rsidRPr="00000000">
              <w:rPr>
                <w:rtl w:val="0"/>
              </w:rPr>
              <w:t xml:space="preserve">As this module emphasizes the importance of assessing climate-related mental health conditions, Indigenous perspectives remind us that assessments must be grounded in cultural context and relational understanding. Emotions like grief, worry, or anger in response to land loss and environmental change are often not signs of clinical illness but expressions of deep cultural connection, responsibility, and relational ethics. Effective and respectful assessment in Indigenous communities requires more than checklists or clinical tools. It involves listening with humility, acknowledging historical and ongoing harms, and including Elders and Knowledge Keepers who hold insight into emotional and spiritual well-being.</w:t>
            </w:r>
          </w:p>
          <w:p w:rsidR="00000000" w:rsidDel="00000000" w:rsidP="00000000" w:rsidRDefault="00000000" w:rsidRPr="00000000" w14:paraId="00000D45">
            <w:pPr>
              <w:spacing w:after="240" w:before="240" w:lineRule="auto"/>
              <w:rPr/>
            </w:pPr>
            <w:r w:rsidDel="00000000" w:rsidR="00000000" w:rsidRPr="00000000">
              <w:rPr>
                <w:rtl w:val="0"/>
              </w:rPr>
              <w:t xml:space="preserve">Assessment processes should distinguish between culturally valid emotional responses and indicators of clinical concern. What may appear as distress or dysfunction through a Western lens may in fact be a culturally coherent response to relational rupture, and may call for ceremony, land-based healing, or community gathering rather than individual therapy alone. Involving the broader community ensures that responses are not pathologized and that care is aligned with collective values. This perspective supports the module's focus on ethical, empathetic, and context-sensitive screening by reinforcing the need for assessments that honor lived experiences, cultural knowledge, and Indigenous self-determination in mental health care.</w:t>
            </w:r>
            <w:commentRangeStart w:id="198"/>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0D46">
            <w:pPr>
              <w:widowControl w:val="0"/>
              <w:spacing w:line="240" w:lineRule="auto"/>
              <w:rPr>
                <w:b w:val="1"/>
                <w:bCs w:val="1"/>
              </w:rPr>
            </w:pPr>
            <w:commentRangeEnd w:id="198"/>
            <w:r w:rsidDel="00000000" w:rsidR="00000000" w:rsidRPr="00000000">
              <w:commentReference w:id="198"/>
            </w: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0D47">
            <w:pPr>
              <w:numPr>
                <w:ilvl w:val="0"/>
                <w:numId w:val="278"/>
              </w:numPr>
              <w:spacing w:after="0" w:afterAutospacing="0" w:before="240" w:lineRule="auto"/>
              <w:ind w:left="720" w:hanging="360"/>
            </w:pPr>
            <w:r w:rsidDel="00000000" w:rsidR="00000000" w:rsidRPr="00000000">
              <w:rPr>
                <w:rtl w:val="0"/>
              </w:rPr>
              <w:t xml:space="preserve">A combination of adapted standardized scales and climate-specific measures provides a robust framework for assessing climate-related mental health conditions.</w:t>
            </w:r>
          </w:p>
          <w:p w:rsidR="00000000" w:rsidDel="00000000" w:rsidP="00000000" w:rsidRDefault="00000000" w:rsidRPr="00000000" w14:paraId="00000D48">
            <w:pPr>
              <w:numPr>
                <w:ilvl w:val="0"/>
                <w:numId w:val="278"/>
              </w:numPr>
              <w:spacing w:after="0" w:afterAutospacing="0" w:before="0" w:beforeAutospacing="0" w:lineRule="auto"/>
              <w:ind w:left="720" w:hanging="360"/>
            </w:pPr>
            <w:r w:rsidDel="00000000" w:rsidR="00000000" w:rsidRPr="00000000">
              <w:rPr>
                <w:rtl w:val="0"/>
              </w:rPr>
              <w:t xml:space="preserve">Integrating quantitative and qualitative methods ensures a nuanced understanding of individuals’ experiences, capturing both measurable symptoms and personal narratives.</w:t>
            </w:r>
          </w:p>
          <w:p w:rsidR="00000000" w:rsidDel="00000000" w:rsidP="00000000" w:rsidRDefault="00000000" w:rsidRPr="00000000" w14:paraId="00000D49">
            <w:pPr>
              <w:numPr>
                <w:ilvl w:val="0"/>
                <w:numId w:val="278"/>
              </w:numPr>
              <w:spacing w:after="0" w:afterAutospacing="0" w:before="0" w:beforeAutospacing="0" w:lineRule="auto"/>
              <w:ind w:left="720" w:hanging="360"/>
            </w:pPr>
            <w:r w:rsidDel="00000000" w:rsidR="00000000" w:rsidRPr="00000000">
              <w:rPr>
                <w:rtl w:val="0"/>
              </w:rPr>
              <w:t xml:space="preserve">Upholding ethical standards by avoiding pathologization, balancing assessment with actionable support, and respecting autonomy and privacy is essential for effective mental health care.</w:t>
            </w:r>
          </w:p>
          <w:p w:rsidR="00000000" w:rsidDel="00000000" w:rsidP="00000000" w:rsidRDefault="00000000" w:rsidRPr="00000000" w14:paraId="00000D4A">
            <w:pPr>
              <w:numPr>
                <w:ilvl w:val="0"/>
                <w:numId w:val="278"/>
              </w:numPr>
              <w:spacing w:after="0" w:afterAutospacing="0" w:before="0" w:beforeAutospacing="0" w:lineRule="auto"/>
              <w:ind w:left="720" w:hanging="360"/>
            </w:pPr>
            <w:r w:rsidDel="00000000" w:rsidR="00000000" w:rsidRPr="00000000">
              <w:rPr>
                <w:rtl w:val="0"/>
              </w:rPr>
              <w:t xml:space="preserve">Informal conversations can play critical roles in mitigating feelings of isolation and fostering resilience, enhancing the overall effectiveness of assessments.</w:t>
            </w:r>
          </w:p>
          <w:p w:rsidR="00000000" w:rsidDel="00000000" w:rsidP="00000000" w:rsidRDefault="00000000" w:rsidRPr="00000000" w14:paraId="00000D4B">
            <w:pPr>
              <w:numPr>
                <w:ilvl w:val="0"/>
                <w:numId w:val="278"/>
              </w:numPr>
              <w:spacing w:after="240" w:before="0" w:beforeAutospacing="0" w:lineRule="auto"/>
              <w:ind w:left="720" w:hanging="360"/>
            </w:pPr>
            <w:r w:rsidDel="00000000" w:rsidR="00000000" w:rsidRPr="00000000">
              <w:rPr>
                <w:rtl w:val="0"/>
              </w:rPr>
              <w:t xml:space="preserve">Effective and respectful assessment in Indigenous communities requires more than checklists or clinical tools and should be done with humility, acknowledgement of historical and ongoing harms, and collaboration with trusted Indigenous partners.</w:t>
            </w:r>
          </w:p>
          <w:p w:rsidR="00000000" w:rsidDel="00000000" w:rsidP="00000000" w:rsidRDefault="00000000" w:rsidRPr="00000000" w14:paraId="00000D4C">
            <w:pPr>
              <w:spacing w:after="240" w:before="240" w:lineRule="auto"/>
              <w:rPr/>
            </w:pPr>
            <w:r w:rsidDel="00000000" w:rsidR="00000000" w:rsidRPr="00000000">
              <w:rPr>
                <w:rtl w:val="0"/>
              </w:rPr>
              <w:t xml:space="preserve">Assessing and screening for climate-related mental health conditions require a multifaceted approach that combines validated instruments with empathetic, context-sensitive methods. By leveraging both quantitative and qualitative tools, respecting ethical considerations, and fostering connections, mental health professionals can effectively support individuals navigating the emotional complexities of climate change. As the field evolves, ongoing refinement of these tools will ensure that assessments remain relevant and responsive to the dynamic challenges posed by the climate crisis.</w:t>
            </w:r>
          </w:p>
        </w:tc>
      </w:tr>
      <w:tr>
        <w:trPr>
          <w:cantSplit w:val="0"/>
          <w:tblHeader w:val="0"/>
        </w:trPr>
        <w:tc>
          <w:tcPr>
            <w:shd w:fill="a4c2f4" w:val="clear"/>
          </w:tcPr>
          <w:p w:rsidR="00000000" w:rsidDel="00000000" w:rsidP="00000000" w:rsidRDefault="00000000" w:rsidRPr="00000000" w14:paraId="00000D4D">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0D4E">
            <w:pPr>
              <w:pStyle w:val="Heading2"/>
              <w:spacing w:after="240" w:before="240" w:lineRule="auto"/>
              <w:rPr/>
            </w:pPr>
            <w:bookmarkStart w:colFirst="0" w:colLast="0" w:name="_d3mvdtnqxmrr" w:id="232"/>
            <w:bookmarkEnd w:id="232"/>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0D4F">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Learners will explore existing tools for assessing climate-related emotions, develop their own assessment tools (e.g., scales or conversation guides) for one selected emotion, and test their tools through peer or individual feedback.</w:t>
            </w:r>
          </w:p>
          <w:p w:rsidR="00000000" w:rsidDel="00000000" w:rsidP="00000000" w:rsidRDefault="00000000" w:rsidRPr="00000000" w14:paraId="00000D50">
            <w:pPr>
              <w:spacing w:after="240" w:before="240" w:lineRule="auto"/>
              <w:rPr>
                <w:u w:val="single"/>
              </w:rPr>
            </w:pPr>
            <w:r w:rsidDel="00000000" w:rsidR="00000000" w:rsidRPr="00000000">
              <w:rPr>
                <w:u w:val="single"/>
                <w:rtl w:val="0"/>
              </w:rPr>
              <w:t xml:space="preserve">Instructions:</w:t>
            </w:r>
          </w:p>
          <w:p w:rsidR="00000000" w:rsidDel="00000000" w:rsidP="00000000" w:rsidRDefault="00000000" w:rsidRPr="00000000" w14:paraId="00000D51">
            <w:pPr>
              <w:numPr>
                <w:ilvl w:val="0"/>
                <w:numId w:val="167"/>
              </w:numPr>
              <w:spacing w:after="0" w:afterAutospacing="0" w:before="240" w:lineRule="auto"/>
              <w:ind w:left="720" w:hanging="360"/>
            </w:pPr>
            <w:r w:rsidDel="00000000" w:rsidR="00000000" w:rsidRPr="00000000">
              <w:rPr>
                <w:b w:val="1"/>
                <w:bCs w:val="1"/>
                <w:rtl w:val="0"/>
              </w:rPr>
              <w:t xml:space="preserve">Explore Existing Tools:</w:t>
            </w:r>
          </w:p>
          <w:p w:rsidR="00000000" w:rsidDel="00000000" w:rsidP="00000000" w:rsidRDefault="00000000" w:rsidRPr="00000000" w14:paraId="00000D52">
            <w:pPr>
              <w:numPr>
                <w:ilvl w:val="1"/>
                <w:numId w:val="167"/>
              </w:numPr>
              <w:spacing w:after="0" w:afterAutospacing="0" w:before="0" w:beforeAutospacing="0" w:lineRule="auto"/>
              <w:ind w:left="1440" w:hanging="360"/>
            </w:pPr>
            <w:r w:rsidDel="00000000" w:rsidR="00000000" w:rsidRPr="00000000">
              <w:rPr>
                <w:rtl w:val="0"/>
              </w:rPr>
              <w:t xml:space="preserve">Research or review tools such as the Climate Anxiety Scale (CAS), Environmental Distress Scale (EDS), or Solastalgia Measures.</w:t>
            </w:r>
          </w:p>
          <w:p w:rsidR="00000000" w:rsidDel="00000000" w:rsidP="00000000" w:rsidRDefault="00000000" w:rsidRPr="00000000" w14:paraId="00000D53">
            <w:pPr>
              <w:numPr>
                <w:ilvl w:val="1"/>
                <w:numId w:val="167"/>
              </w:numPr>
              <w:spacing w:after="0" w:afterAutospacing="0" w:before="0" w:beforeAutospacing="0" w:lineRule="auto"/>
              <w:ind w:left="1440" w:hanging="360"/>
            </w:pPr>
            <w:r w:rsidDel="00000000" w:rsidR="00000000" w:rsidRPr="00000000">
              <w:rPr>
                <w:rtl w:val="0"/>
              </w:rPr>
              <w:t xml:space="preserve">Note the types of questions these tools ask and how they measure emotions (e.g., Likert scales, open-ended prompts).</w:t>
            </w:r>
          </w:p>
          <w:p w:rsidR="00000000" w:rsidDel="00000000" w:rsidP="00000000" w:rsidRDefault="00000000" w:rsidRPr="00000000" w14:paraId="00000D54">
            <w:pPr>
              <w:numPr>
                <w:ilvl w:val="0"/>
                <w:numId w:val="167"/>
              </w:numPr>
              <w:spacing w:after="0" w:afterAutospacing="0" w:before="0" w:beforeAutospacing="0" w:lineRule="auto"/>
              <w:ind w:left="720" w:hanging="360"/>
            </w:pPr>
            <w:r w:rsidDel="00000000" w:rsidR="00000000" w:rsidRPr="00000000">
              <w:rPr>
                <w:b w:val="1"/>
                <w:bCs w:val="1"/>
                <w:rtl w:val="0"/>
              </w:rPr>
              <w:t xml:space="preserve">Choose an Emotion to Assess:</w:t>
            </w:r>
          </w:p>
          <w:p w:rsidR="00000000" w:rsidDel="00000000" w:rsidP="00000000" w:rsidRDefault="00000000" w:rsidRPr="00000000" w14:paraId="00000D55">
            <w:pPr>
              <w:numPr>
                <w:ilvl w:val="1"/>
                <w:numId w:val="167"/>
              </w:numPr>
              <w:spacing w:after="0" w:afterAutospacing="0" w:before="0" w:beforeAutospacing="0" w:lineRule="auto"/>
              <w:ind w:left="1440" w:hanging="360"/>
            </w:pPr>
            <w:r w:rsidDel="00000000" w:rsidR="00000000" w:rsidRPr="00000000">
              <w:rPr>
                <w:rtl w:val="0"/>
              </w:rPr>
              <w:t xml:space="preserve">Select one climate emotion, such as eco-anxiety, solastalgia, or ecological grief, that you’d like to focus on for your assessment tool.</w:t>
            </w:r>
          </w:p>
          <w:p w:rsidR="00000000" w:rsidDel="00000000" w:rsidP="00000000" w:rsidRDefault="00000000" w:rsidRPr="00000000" w14:paraId="00000D56">
            <w:pPr>
              <w:numPr>
                <w:ilvl w:val="0"/>
                <w:numId w:val="167"/>
              </w:numPr>
              <w:spacing w:after="0" w:afterAutospacing="0" w:before="0" w:beforeAutospacing="0" w:lineRule="auto"/>
              <w:ind w:left="720" w:hanging="360"/>
            </w:pPr>
            <w:r w:rsidDel="00000000" w:rsidR="00000000" w:rsidRPr="00000000">
              <w:rPr>
                <w:b w:val="1"/>
                <w:bCs w:val="1"/>
                <w:rtl w:val="0"/>
              </w:rPr>
              <w:t xml:space="preserve">Design Your Tool:</w:t>
            </w:r>
          </w:p>
          <w:p w:rsidR="00000000" w:rsidDel="00000000" w:rsidP="00000000" w:rsidRDefault="00000000" w:rsidRPr="00000000" w14:paraId="00000D57">
            <w:pPr>
              <w:numPr>
                <w:ilvl w:val="1"/>
                <w:numId w:val="167"/>
              </w:numPr>
              <w:spacing w:after="0" w:afterAutospacing="0" w:before="0" w:beforeAutospacing="0" w:lineRule="auto"/>
              <w:ind w:left="1440" w:hanging="360"/>
            </w:pPr>
            <w:r w:rsidDel="00000000" w:rsidR="00000000" w:rsidRPr="00000000">
              <w:rPr>
                <w:rtl w:val="0"/>
              </w:rPr>
              <w:t xml:space="preserve">Create a set of 5-7 questions to assess your chosen emotion. Choose either:</w:t>
            </w:r>
          </w:p>
          <w:p w:rsidR="00000000" w:rsidDel="00000000" w:rsidP="00000000" w:rsidRDefault="00000000" w:rsidRPr="00000000" w14:paraId="00000D58">
            <w:pPr>
              <w:numPr>
                <w:ilvl w:val="2"/>
                <w:numId w:val="167"/>
              </w:numPr>
              <w:spacing w:after="0" w:afterAutospacing="0" w:before="0" w:beforeAutospacing="0" w:lineRule="auto"/>
              <w:ind w:left="2160" w:hanging="360"/>
            </w:pPr>
            <w:r w:rsidDel="00000000" w:rsidR="00000000" w:rsidRPr="00000000">
              <w:rPr>
                <w:b w:val="1"/>
                <w:bCs w:val="1"/>
                <w:rtl w:val="0"/>
              </w:rPr>
              <w:t xml:space="preserve">A Scale:</w:t>
            </w:r>
            <w:r w:rsidDel="00000000" w:rsidR="00000000" w:rsidRPr="00000000">
              <w:rPr>
                <w:rtl w:val="0"/>
              </w:rPr>
              <w:t xml:space="preserve"> Use a rating system (e.g., “On a scale of 1-5, how often do you feel overwhelmed when thinking about climate change?”).</w:t>
            </w:r>
          </w:p>
          <w:p w:rsidR="00000000" w:rsidDel="00000000" w:rsidP="00000000" w:rsidRDefault="00000000" w:rsidRPr="00000000" w14:paraId="00000D59">
            <w:pPr>
              <w:numPr>
                <w:ilvl w:val="2"/>
                <w:numId w:val="167"/>
              </w:numPr>
              <w:spacing w:after="0" w:afterAutospacing="0" w:before="0" w:beforeAutospacing="0" w:lineRule="auto"/>
              <w:ind w:left="2160" w:hanging="360"/>
            </w:pPr>
            <w:r w:rsidDel="00000000" w:rsidR="00000000" w:rsidRPr="00000000">
              <w:rPr>
                <w:b w:val="1"/>
                <w:bCs w:val="1"/>
                <w:rtl w:val="0"/>
              </w:rPr>
              <w:t xml:space="preserve">A Conversation Guide:</w:t>
            </w:r>
            <w:r w:rsidDel="00000000" w:rsidR="00000000" w:rsidRPr="00000000">
              <w:rPr>
                <w:rtl w:val="0"/>
              </w:rPr>
              <w:t xml:space="preserve"> Draft open-ended questions for a dialogue (e.g., “What specific aspects of climate change concern you the most, and why?”).</w:t>
            </w:r>
          </w:p>
          <w:p w:rsidR="00000000" w:rsidDel="00000000" w:rsidP="00000000" w:rsidRDefault="00000000" w:rsidRPr="00000000" w14:paraId="00000D5A">
            <w:pPr>
              <w:numPr>
                <w:ilvl w:val="0"/>
                <w:numId w:val="167"/>
              </w:numPr>
              <w:spacing w:after="0" w:afterAutospacing="0" w:before="0" w:beforeAutospacing="0" w:lineRule="auto"/>
              <w:ind w:left="720" w:hanging="360"/>
            </w:pPr>
            <w:r w:rsidDel="00000000" w:rsidR="00000000" w:rsidRPr="00000000">
              <w:rPr>
                <w:b w:val="1"/>
                <w:bCs w:val="1"/>
                <w:rtl w:val="0"/>
              </w:rPr>
              <w:t xml:space="preserve">Test Your Tool:</w:t>
            </w:r>
          </w:p>
          <w:p w:rsidR="00000000" w:rsidDel="00000000" w:rsidP="00000000" w:rsidRDefault="00000000" w:rsidRPr="00000000" w14:paraId="00000D5B">
            <w:pPr>
              <w:numPr>
                <w:ilvl w:val="1"/>
                <w:numId w:val="167"/>
              </w:numPr>
              <w:spacing w:after="0" w:afterAutospacing="0" w:before="0" w:beforeAutospacing="0" w:lineRule="auto"/>
              <w:ind w:left="1440" w:hanging="360"/>
            </w:pPr>
            <w:r w:rsidDel="00000000" w:rsidR="00000000" w:rsidRPr="00000000">
              <w:rPr>
                <w:rtl w:val="0"/>
              </w:rPr>
              <w:t xml:space="preserve">Reach out to a friend, family member, or colleague to test your tool.</w:t>
            </w:r>
          </w:p>
          <w:p w:rsidR="00000000" w:rsidDel="00000000" w:rsidP="00000000" w:rsidRDefault="00000000" w:rsidRPr="00000000" w14:paraId="00000D5C">
            <w:pPr>
              <w:numPr>
                <w:ilvl w:val="1"/>
                <w:numId w:val="167"/>
              </w:numPr>
              <w:spacing w:after="0" w:afterAutospacing="0" w:before="0" w:beforeAutospacing="0" w:lineRule="auto"/>
              <w:ind w:left="1440" w:hanging="360"/>
            </w:pPr>
            <w:r w:rsidDel="00000000" w:rsidR="00000000" w:rsidRPr="00000000">
              <w:rPr>
                <w:rtl w:val="0"/>
              </w:rPr>
              <w:t xml:space="preserve">If using a scale, ask them to complete the questions and provide feedback on clarity.</w:t>
            </w:r>
          </w:p>
          <w:p w:rsidR="00000000" w:rsidDel="00000000" w:rsidP="00000000" w:rsidRDefault="00000000" w:rsidRPr="00000000" w14:paraId="00000D5D">
            <w:pPr>
              <w:numPr>
                <w:ilvl w:val="1"/>
                <w:numId w:val="167"/>
              </w:numPr>
              <w:spacing w:after="0" w:afterAutospacing="0" w:before="0" w:beforeAutospacing="0" w:lineRule="auto"/>
              <w:ind w:left="1440" w:hanging="360"/>
            </w:pPr>
            <w:r w:rsidDel="00000000" w:rsidR="00000000" w:rsidRPr="00000000">
              <w:rPr>
                <w:rtl w:val="0"/>
              </w:rPr>
              <w:t xml:space="preserve">If using a conversation guide, engage them in a discussion and note their reactions to your questions.</w:t>
            </w:r>
          </w:p>
          <w:p w:rsidR="00000000" w:rsidDel="00000000" w:rsidP="00000000" w:rsidRDefault="00000000" w:rsidRPr="00000000" w14:paraId="00000D5E">
            <w:pPr>
              <w:numPr>
                <w:ilvl w:val="0"/>
                <w:numId w:val="167"/>
              </w:numPr>
              <w:spacing w:after="0" w:afterAutospacing="0" w:before="0" w:beforeAutospacing="0" w:lineRule="auto"/>
              <w:ind w:left="720" w:hanging="360"/>
            </w:pPr>
            <w:r w:rsidDel="00000000" w:rsidR="00000000" w:rsidRPr="00000000">
              <w:rPr>
                <w:b w:val="1"/>
                <w:bCs w:val="1"/>
                <w:rtl w:val="0"/>
              </w:rPr>
              <w:t xml:space="preserve">Reflect on Your Experience:</w:t>
            </w:r>
          </w:p>
          <w:p w:rsidR="00000000" w:rsidDel="00000000" w:rsidP="00000000" w:rsidRDefault="00000000" w:rsidRPr="00000000" w14:paraId="00000D5F">
            <w:pPr>
              <w:numPr>
                <w:ilvl w:val="1"/>
                <w:numId w:val="167"/>
              </w:numPr>
              <w:spacing w:after="0" w:afterAutospacing="0" w:before="0" w:beforeAutospacing="0" w:lineRule="auto"/>
              <w:ind w:left="1440" w:hanging="360"/>
            </w:pPr>
            <w:r w:rsidDel="00000000" w:rsidR="00000000" w:rsidRPr="00000000">
              <w:rPr>
                <w:rtl w:val="0"/>
              </w:rPr>
              <w:t xml:space="preserve">Write a short reflection addressing the following:</w:t>
            </w:r>
          </w:p>
          <w:p w:rsidR="00000000" w:rsidDel="00000000" w:rsidP="00000000" w:rsidRDefault="00000000" w:rsidRPr="00000000" w14:paraId="00000D60">
            <w:pPr>
              <w:numPr>
                <w:ilvl w:val="2"/>
                <w:numId w:val="167"/>
              </w:numPr>
              <w:spacing w:after="0" w:afterAutospacing="0" w:before="0" w:beforeAutospacing="0" w:lineRule="auto"/>
              <w:ind w:left="2160" w:hanging="360"/>
            </w:pPr>
            <w:r w:rsidDel="00000000" w:rsidR="00000000" w:rsidRPr="00000000">
              <w:rPr>
                <w:rtl w:val="0"/>
              </w:rPr>
              <w:t xml:space="preserve">What worked well about your tool?</w:t>
            </w:r>
          </w:p>
          <w:p w:rsidR="00000000" w:rsidDel="00000000" w:rsidP="00000000" w:rsidRDefault="00000000" w:rsidRPr="00000000" w14:paraId="00000D61">
            <w:pPr>
              <w:numPr>
                <w:ilvl w:val="2"/>
                <w:numId w:val="167"/>
              </w:numPr>
              <w:spacing w:after="0" w:afterAutospacing="0" w:before="0" w:beforeAutospacing="0" w:lineRule="auto"/>
              <w:ind w:left="2160" w:hanging="360"/>
            </w:pPr>
            <w:r w:rsidDel="00000000" w:rsidR="00000000" w:rsidRPr="00000000">
              <w:rPr>
                <w:rtl w:val="0"/>
              </w:rPr>
              <w:t xml:space="preserve">What improvements could you make?</w:t>
            </w:r>
          </w:p>
          <w:p w:rsidR="00000000" w:rsidDel="00000000" w:rsidP="00000000" w:rsidRDefault="00000000" w:rsidRPr="00000000" w14:paraId="00000D62">
            <w:pPr>
              <w:numPr>
                <w:ilvl w:val="2"/>
                <w:numId w:val="167"/>
              </w:numPr>
              <w:spacing w:after="240" w:before="0" w:beforeAutospacing="0" w:lineRule="auto"/>
              <w:ind w:left="2160" w:hanging="360"/>
            </w:pPr>
            <w:r w:rsidDel="00000000" w:rsidR="00000000" w:rsidRPr="00000000">
              <w:rPr>
                <w:rtl w:val="0"/>
              </w:rPr>
              <w:t xml:space="preserve">How effective was it in identifying or understanding the chosen emotion?</w:t>
            </w:r>
          </w:p>
          <w:p w:rsidR="00000000" w:rsidDel="00000000" w:rsidP="00000000" w:rsidRDefault="00000000" w:rsidRPr="00000000" w14:paraId="00000D63">
            <w:pPr>
              <w:pStyle w:val="Heading2"/>
              <w:spacing w:after="240" w:before="240" w:lineRule="auto"/>
              <w:rPr/>
            </w:pPr>
            <w:bookmarkStart w:colFirst="0" w:colLast="0" w:name="_7oldjv31s171" w:id="233"/>
            <w:bookmarkEnd w:id="233"/>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0D64">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Groups will collaboratively develop and test tools for assessing specific climate emotions, share their tools with peers, and refine them based on feedback.</w:t>
            </w:r>
          </w:p>
          <w:p w:rsidR="00000000" w:rsidDel="00000000" w:rsidP="00000000" w:rsidRDefault="00000000" w:rsidRPr="00000000" w14:paraId="00000D65">
            <w:pPr>
              <w:spacing w:after="240" w:before="240" w:lineRule="auto"/>
              <w:rPr/>
            </w:pPr>
            <w:r w:rsidDel="00000000" w:rsidR="00000000" w:rsidRPr="00000000">
              <w:rPr>
                <w:b w:val="1"/>
                <w:bCs w:val="1"/>
                <w:rtl w:val="0"/>
              </w:rPr>
              <w:t xml:space="preserve">Preparation Time:</w:t>
            </w:r>
            <w:r w:rsidDel="00000000" w:rsidR="00000000" w:rsidRPr="00000000">
              <w:rPr>
                <w:rtl w:val="0"/>
              </w:rPr>
              <w:t xml:space="preserve"> 15-20 minutes to prepare summaries of existing tools (e.g., CAS, CCWS) and guidelines for creating assessment tools.</w:t>
            </w:r>
          </w:p>
          <w:p w:rsidR="00000000" w:rsidDel="00000000" w:rsidP="00000000" w:rsidRDefault="00000000" w:rsidRPr="00000000" w14:paraId="00000D66">
            <w:pPr>
              <w:spacing w:after="240" w:before="240" w:lineRule="auto"/>
              <w:rPr/>
            </w:pPr>
            <w:r w:rsidDel="00000000" w:rsidR="00000000" w:rsidRPr="00000000">
              <w:rPr>
                <w:b w:val="1"/>
                <w:bCs w:val="1"/>
                <w:rtl w:val="0"/>
              </w:rPr>
              <w:t xml:space="preserve">Time Allocation:</w:t>
            </w:r>
            <w:r w:rsidDel="00000000" w:rsidR="00000000" w:rsidRPr="00000000">
              <w:rPr>
                <w:rtl w:val="0"/>
              </w:rPr>
              <w:t xml:space="preserve"> 60-75 minutes.</w:t>
            </w:r>
          </w:p>
          <w:p w:rsidR="00000000" w:rsidDel="00000000" w:rsidP="00000000" w:rsidRDefault="00000000" w:rsidRPr="00000000" w14:paraId="00000D67">
            <w:pPr>
              <w:spacing w:after="240" w:before="240" w:lineRule="auto"/>
              <w:rPr>
                <w:u w:val="single"/>
              </w:rPr>
            </w:pPr>
            <w:r w:rsidDel="00000000" w:rsidR="00000000" w:rsidRPr="00000000">
              <w:rPr>
                <w:u w:val="single"/>
                <w:rtl w:val="0"/>
              </w:rPr>
              <w:t xml:space="preserve">Facilitator Instructions:</w:t>
            </w:r>
          </w:p>
          <w:p w:rsidR="00000000" w:rsidDel="00000000" w:rsidP="00000000" w:rsidRDefault="00000000" w:rsidRPr="00000000" w14:paraId="00000D68">
            <w:pPr>
              <w:numPr>
                <w:ilvl w:val="0"/>
                <w:numId w:val="173"/>
              </w:numPr>
              <w:spacing w:after="0" w:afterAutospacing="0" w:before="240" w:lineRule="auto"/>
              <w:ind w:left="720" w:hanging="360"/>
            </w:pPr>
            <w:r w:rsidDel="00000000" w:rsidR="00000000" w:rsidRPr="00000000">
              <w:rPr>
                <w:b w:val="1"/>
                <w:bCs w:val="1"/>
                <w:rtl w:val="0"/>
              </w:rPr>
              <w:t xml:space="preserve">Introduce the Task (10 minutes):</w:t>
            </w:r>
          </w:p>
          <w:p w:rsidR="00000000" w:rsidDel="00000000" w:rsidP="00000000" w:rsidRDefault="00000000" w:rsidRPr="00000000" w14:paraId="00000D69">
            <w:pPr>
              <w:numPr>
                <w:ilvl w:val="1"/>
                <w:numId w:val="173"/>
              </w:numPr>
              <w:spacing w:after="0" w:afterAutospacing="0" w:before="0" w:beforeAutospacing="0" w:lineRule="auto"/>
              <w:ind w:left="1440" w:hanging="360"/>
            </w:pPr>
            <w:r w:rsidDel="00000000" w:rsidR="00000000" w:rsidRPr="00000000">
              <w:rPr>
                <w:rtl w:val="0"/>
              </w:rPr>
              <w:t xml:space="preserve">Provide an overview of existing climate emotion assessment tools (e.g., CAS, EDS, Solastalgia Measures).</w:t>
            </w:r>
          </w:p>
          <w:p w:rsidR="00000000" w:rsidDel="00000000" w:rsidP="00000000" w:rsidRDefault="00000000" w:rsidRPr="00000000" w14:paraId="00000D6A">
            <w:pPr>
              <w:numPr>
                <w:ilvl w:val="1"/>
                <w:numId w:val="173"/>
              </w:numPr>
              <w:spacing w:after="0" w:afterAutospacing="0" w:before="0" w:beforeAutospacing="0" w:lineRule="auto"/>
              <w:ind w:left="1440" w:hanging="360"/>
            </w:pPr>
            <w:r w:rsidDel="00000000" w:rsidR="00000000" w:rsidRPr="00000000">
              <w:rPr>
                <w:rtl w:val="0"/>
              </w:rPr>
              <w:t xml:space="preserve">Highlight the importance of both quantitative (scales) and qualitative (conversation guides) methods for assessing emotions.</w:t>
            </w:r>
          </w:p>
          <w:p w:rsidR="00000000" w:rsidDel="00000000" w:rsidP="00000000" w:rsidRDefault="00000000" w:rsidRPr="00000000" w14:paraId="00000D6B">
            <w:pPr>
              <w:numPr>
                <w:ilvl w:val="1"/>
                <w:numId w:val="173"/>
              </w:numPr>
              <w:spacing w:after="0" w:afterAutospacing="0" w:before="0" w:beforeAutospacing="0" w:lineRule="auto"/>
              <w:ind w:left="1440" w:hanging="360"/>
            </w:pPr>
            <w:r w:rsidDel="00000000" w:rsidR="00000000" w:rsidRPr="00000000">
              <w:rPr>
                <w:rtl w:val="0"/>
              </w:rPr>
              <w:t xml:space="preserve">Explain the activity: Each group will create a tool for assessing one climate emotion, test it with peers, and refine it based on feedback.</w:t>
            </w:r>
          </w:p>
          <w:p w:rsidR="00000000" w:rsidDel="00000000" w:rsidP="00000000" w:rsidRDefault="00000000" w:rsidRPr="00000000" w14:paraId="00000D6C">
            <w:pPr>
              <w:numPr>
                <w:ilvl w:val="0"/>
                <w:numId w:val="173"/>
              </w:numPr>
              <w:spacing w:after="0" w:afterAutospacing="0" w:before="0" w:beforeAutospacing="0" w:lineRule="auto"/>
              <w:ind w:left="720" w:hanging="360"/>
            </w:pPr>
            <w:r w:rsidDel="00000000" w:rsidR="00000000" w:rsidRPr="00000000">
              <w:rPr>
                <w:b w:val="1"/>
                <w:bCs w:val="1"/>
                <w:rtl w:val="0"/>
              </w:rPr>
              <w:t xml:space="preserve">Group Work: Designing Tools (20 minutes):</w:t>
            </w:r>
          </w:p>
          <w:p w:rsidR="00000000" w:rsidDel="00000000" w:rsidP="00000000" w:rsidRDefault="00000000" w:rsidRPr="00000000" w14:paraId="00000D6D">
            <w:pPr>
              <w:numPr>
                <w:ilvl w:val="1"/>
                <w:numId w:val="173"/>
              </w:numPr>
              <w:spacing w:after="0" w:afterAutospacing="0" w:before="0" w:beforeAutospacing="0" w:lineRule="auto"/>
              <w:ind w:left="1440" w:hanging="360"/>
            </w:pPr>
            <w:r w:rsidDel="00000000" w:rsidR="00000000" w:rsidRPr="00000000">
              <w:rPr>
                <w:rtl w:val="0"/>
              </w:rPr>
              <w:t xml:space="preserve">Divide learners into small groups (3-5 participants). Assign or allow them to choose one climate emotion to focus on (e.g., eco-anxiety, guilt, resilience).</w:t>
            </w:r>
          </w:p>
          <w:p w:rsidR="00000000" w:rsidDel="00000000" w:rsidP="00000000" w:rsidRDefault="00000000" w:rsidRPr="00000000" w14:paraId="00000D6E">
            <w:pPr>
              <w:numPr>
                <w:ilvl w:val="1"/>
                <w:numId w:val="173"/>
              </w:numPr>
              <w:spacing w:after="0" w:afterAutospacing="0" w:before="0" w:beforeAutospacing="0" w:lineRule="auto"/>
              <w:ind w:left="1440" w:hanging="360"/>
            </w:pPr>
            <w:r w:rsidDel="00000000" w:rsidR="00000000" w:rsidRPr="00000000">
              <w:rPr>
                <w:rtl w:val="0"/>
              </w:rPr>
              <w:t xml:space="preserve">Each group will:</w:t>
            </w:r>
          </w:p>
          <w:p w:rsidR="00000000" w:rsidDel="00000000" w:rsidP="00000000" w:rsidRDefault="00000000" w:rsidRPr="00000000" w14:paraId="00000D6F">
            <w:pPr>
              <w:numPr>
                <w:ilvl w:val="2"/>
                <w:numId w:val="173"/>
              </w:numPr>
              <w:spacing w:after="0" w:afterAutospacing="0" w:before="0" w:beforeAutospacing="0" w:lineRule="auto"/>
              <w:ind w:left="2160" w:hanging="360"/>
            </w:pPr>
            <w:r w:rsidDel="00000000" w:rsidR="00000000" w:rsidRPr="00000000">
              <w:rPr>
                <w:b w:val="1"/>
                <w:bCs w:val="1"/>
                <w:rtl w:val="0"/>
              </w:rPr>
              <w:t xml:space="preserve">Review Existing Tools:</w:t>
            </w:r>
            <w:r w:rsidDel="00000000" w:rsidR="00000000" w:rsidRPr="00000000">
              <w:rPr>
                <w:rtl w:val="0"/>
              </w:rPr>
              <w:t xml:space="preserve"> Use provided examples to inspire their design.</w:t>
            </w:r>
          </w:p>
          <w:p w:rsidR="00000000" w:rsidDel="00000000" w:rsidP="00000000" w:rsidRDefault="00000000" w:rsidRPr="00000000" w14:paraId="00000D70">
            <w:pPr>
              <w:numPr>
                <w:ilvl w:val="2"/>
                <w:numId w:val="173"/>
              </w:numPr>
              <w:spacing w:after="0" w:afterAutospacing="0" w:before="0" w:beforeAutospacing="0" w:lineRule="auto"/>
              <w:ind w:left="2160" w:hanging="360"/>
            </w:pPr>
            <w:r w:rsidDel="00000000" w:rsidR="00000000" w:rsidRPr="00000000">
              <w:rPr>
                <w:b w:val="1"/>
                <w:bCs w:val="1"/>
                <w:rtl w:val="0"/>
              </w:rPr>
              <w:t xml:space="preserve">Create Their Tool:</w:t>
            </w:r>
            <w:r w:rsidDel="00000000" w:rsidR="00000000" w:rsidRPr="00000000">
              <w:rPr>
                <w:rtl w:val="0"/>
              </w:rPr>
              <w:t xml:space="preserve"> Develop a 5-7 item assessment scale or a conversation guide with open-ended questions.</w:t>
            </w:r>
          </w:p>
          <w:p w:rsidR="00000000" w:rsidDel="00000000" w:rsidP="00000000" w:rsidRDefault="00000000" w:rsidRPr="00000000" w14:paraId="00000D71">
            <w:pPr>
              <w:numPr>
                <w:ilvl w:val="3"/>
                <w:numId w:val="173"/>
              </w:numPr>
              <w:spacing w:after="0" w:afterAutospacing="0" w:before="0" w:beforeAutospacing="0" w:lineRule="auto"/>
              <w:ind w:left="2880" w:hanging="360"/>
            </w:pPr>
            <w:r w:rsidDel="00000000" w:rsidR="00000000" w:rsidRPr="00000000">
              <w:rPr>
                <w:rtl w:val="0"/>
              </w:rPr>
              <w:t xml:space="preserve">For scales, use prompts like “Rate the following statement on a scale of 1-5: ‘I feel helpless when thinking about climate change.’”</w:t>
            </w:r>
          </w:p>
          <w:p w:rsidR="00000000" w:rsidDel="00000000" w:rsidP="00000000" w:rsidRDefault="00000000" w:rsidRPr="00000000" w14:paraId="00000D72">
            <w:pPr>
              <w:numPr>
                <w:ilvl w:val="3"/>
                <w:numId w:val="173"/>
              </w:numPr>
              <w:spacing w:after="0" w:afterAutospacing="0" w:before="0" w:beforeAutospacing="0" w:lineRule="auto"/>
              <w:ind w:left="2880" w:hanging="360"/>
            </w:pPr>
            <w:r w:rsidDel="00000000" w:rsidR="00000000" w:rsidRPr="00000000">
              <w:rPr>
                <w:rtl w:val="0"/>
              </w:rPr>
              <w:t xml:space="preserve">For conversation guides, include questions such as, “Can you describe a time when climate change impacted your mood or behavior?”</w:t>
            </w:r>
          </w:p>
          <w:p w:rsidR="00000000" w:rsidDel="00000000" w:rsidP="00000000" w:rsidRDefault="00000000" w:rsidRPr="00000000" w14:paraId="00000D73">
            <w:pPr>
              <w:numPr>
                <w:ilvl w:val="0"/>
                <w:numId w:val="173"/>
              </w:numPr>
              <w:spacing w:after="0" w:afterAutospacing="0" w:before="0" w:beforeAutospacing="0" w:lineRule="auto"/>
              <w:ind w:left="720" w:hanging="360"/>
            </w:pPr>
            <w:r w:rsidDel="00000000" w:rsidR="00000000" w:rsidRPr="00000000">
              <w:rPr>
                <w:b w:val="1"/>
                <w:bCs w:val="1"/>
                <w:rtl w:val="0"/>
              </w:rPr>
              <w:t xml:space="preserve">Tool Testing and Peer Feedback (20 minutes):</w:t>
            </w:r>
          </w:p>
          <w:p w:rsidR="00000000" w:rsidDel="00000000" w:rsidP="00000000" w:rsidRDefault="00000000" w:rsidRPr="00000000" w14:paraId="00000D74">
            <w:pPr>
              <w:numPr>
                <w:ilvl w:val="1"/>
                <w:numId w:val="173"/>
              </w:numPr>
              <w:spacing w:after="0" w:afterAutospacing="0" w:before="0" w:beforeAutospacing="0" w:lineRule="auto"/>
              <w:ind w:left="1440" w:hanging="360"/>
            </w:pPr>
            <w:r w:rsidDel="00000000" w:rsidR="00000000" w:rsidRPr="00000000">
              <w:rPr>
                <w:rtl w:val="0"/>
              </w:rPr>
              <w:t xml:space="preserve">Pair groups to test each other’s tools. One group will act as assessors, while the other acts as respondents.</w:t>
            </w:r>
          </w:p>
          <w:p w:rsidR="00000000" w:rsidDel="00000000" w:rsidP="00000000" w:rsidRDefault="00000000" w:rsidRPr="00000000" w14:paraId="00000D75">
            <w:pPr>
              <w:numPr>
                <w:ilvl w:val="1"/>
                <w:numId w:val="173"/>
              </w:numPr>
              <w:spacing w:after="0" w:afterAutospacing="0" w:before="0" w:beforeAutospacing="0" w:lineRule="auto"/>
              <w:ind w:left="1440" w:hanging="360"/>
            </w:pPr>
            <w:r w:rsidDel="00000000" w:rsidR="00000000" w:rsidRPr="00000000">
              <w:rPr>
                <w:rtl w:val="0"/>
              </w:rPr>
              <w:t xml:space="preserve">After testing, groups should provide feedback:</w:t>
            </w:r>
          </w:p>
          <w:p w:rsidR="00000000" w:rsidDel="00000000" w:rsidP="00000000" w:rsidRDefault="00000000" w:rsidRPr="00000000" w14:paraId="00000D76">
            <w:pPr>
              <w:numPr>
                <w:ilvl w:val="2"/>
                <w:numId w:val="173"/>
              </w:numPr>
              <w:spacing w:after="0" w:afterAutospacing="0" w:before="0" w:beforeAutospacing="0" w:lineRule="auto"/>
              <w:ind w:left="2160" w:hanging="360"/>
            </w:pPr>
            <w:r w:rsidDel="00000000" w:rsidR="00000000" w:rsidRPr="00000000">
              <w:rPr>
                <w:rtl w:val="0"/>
              </w:rPr>
              <w:t xml:space="preserve">Were the questions clear and engaging?</w:t>
            </w:r>
          </w:p>
          <w:p w:rsidR="00000000" w:rsidDel="00000000" w:rsidP="00000000" w:rsidRDefault="00000000" w:rsidRPr="00000000" w14:paraId="00000D77">
            <w:pPr>
              <w:numPr>
                <w:ilvl w:val="2"/>
                <w:numId w:val="173"/>
              </w:numPr>
              <w:spacing w:after="0" w:afterAutospacing="0" w:before="0" w:beforeAutospacing="0" w:lineRule="auto"/>
              <w:ind w:left="2160" w:hanging="360"/>
            </w:pPr>
            <w:r w:rsidDel="00000000" w:rsidR="00000000" w:rsidRPr="00000000">
              <w:rPr>
                <w:rtl w:val="0"/>
              </w:rPr>
              <w:t xml:space="preserve">Did the tool effectively capture the intended emotion?</w:t>
            </w:r>
          </w:p>
          <w:p w:rsidR="00000000" w:rsidDel="00000000" w:rsidP="00000000" w:rsidRDefault="00000000" w:rsidRPr="00000000" w14:paraId="00000D78">
            <w:pPr>
              <w:numPr>
                <w:ilvl w:val="2"/>
                <w:numId w:val="173"/>
              </w:numPr>
              <w:spacing w:after="0" w:afterAutospacing="0" w:before="0" w:beforeAutospacing="0" w:lineRule="auto"/>
              <w:ind w:left="2160" w:hanging="360"/>
            </w:pPr>
            <w:r w:rsidDel="00000000" w:rsidR="00000000" w:rsidRPr="00000000">
              <w:rPr>
                <w:rtl w:val="0"/>
              </w:rPr>
              <w:t xml:space="preserve">What could be improved?</w:t>
            </w:r>
          </w:p>
          <w:p w:rsidR="00000000" w:rsidDel="00000000" w:rsidP="00000000" w:rsidRDefault="00000000" w:rsidRPr="00000000" w14:paraId="00000D79">
            <w:pPr>
              <w:numPr>
                <w:ilvl w:val="0"/>
                <w:numId w:val="173"/>
              </w:numPr>
              <w:spacing w:after="0" w:afterAutospacing="0" w:before="0" w:beforeAutospacing="0" w:lineRule="auto"/>
              <w:ind w:left="720" w:hanging="360"/>
            </w:pPr>
            <w:r w:rsidDel="00000000" w:rsidR="00000000" w:rsidRPr="00000000">
              <w:rPr>
                <w:b w:val="1"/>
                <w:bCs w:val="1"/>
                <w:rtl w:val="0"/>
              </w:rPr>
              <w:t xml:space="preserve">Refinement and Debrief (15-20 minutes):</w:t>
            </w:r>
          </w:p>
          <w:p w:rsidR="00000000" w:rsidDel="00000000" w:rsidP="00000000" w:rsidRDefault="00000000" w:rsidRPr="00000000" w14:paraId="00000D7A">
            <w:pPr>
              <w:numPr>
                <w:ilvl w:val="1"/>
                <w:numId w:val="173"/>
              </w:numPr>
              <w:spacing w:after="0" w:afterAutospacing="0" w:before="0" w:beforeAutospacing="0" w:lineRule="auto"/>
              <w:ind w:left="1440" w:hanging="360"/>
            </w:pPr>
            <w:r w:rsidDel="00000000" w:rsidR="00000000" w:rsidRPr="00000000">
              <w:rPr>
                <w:rtl w:val="0"/>
              </w:rPr>
              <w:t xml:space="preserve">Groups refine their tools based on peer feedback.</w:t>
            </w:r>
          </w:p>
          <w:p w:rsidR="00000000" w:rsidDel="00000000" w:rsidP="00000000" w:rsidRDefault="00000000" w:rsidRPr="00000000" w14:paraId="00000D7B">
            <w:pPr>
              <w:numPr>
                <w:ilvl w:val="1"/>
                <w:numId w:val="173"/>
              </w:numPr>
              <w:spacing w:after="0" w:afterAutospacing="0" w:before="0" w:beforeAutospacing="0" w:lineRule="auto"/>
              <w:ind w:left="1440" w:hanging="360"/>
            </w:pPr>
            <w:r w:rsidDel="00000000" w:rsidR="00000000" w:rsidRPr="00000000">
              <w:rPr>
                <w:rtl w:val="0"/>
              </w:rPr>
              <w:t xml:space="preserve">Facilitate a debrief discussion:</w:t>
            </w:r>
          </w:p>
          <w:p w:rsidR="00000000" w:rsidDel="00000000" w:rsidP="00000000" w:rsidRDefault="00000000" w:rsidRPr="00000000" w14:paraId="00000D7C">
            <w:pPr>
              <w:numPr>
                <w:ilvl w:val="2"/>
                <w:numId w:val="173"/>
              </w:numPr>
              <w:spacing w:after="0" w:afterAutospacing="0" w:before="0" w:beforeAutospacing="0" w:lineRule="auto"/>
              <w:ind w:left="2160" w:hanging="360"/>
            </w:pPr>
            <w:r w:rsidDel="00000000" w:rsidR="00000000" w:rsidRPr="00000000">
              <w:rPr>
                <w:rtl w:val="0"/>
              </w:rPr>
              <w:t xml:space="preserve">“What challenges did you face in creating your tool?”</w:t>
            </w:r>
          </w:p>
          <w:p w:rsidR="00000000" w:rsidDel="00000000" w:rsidP="00000000" w:rsidRDefault="00000000" w:rsidRPr="00000000" w14:paraId="00000D7D">
            <w:pPr>
              <w:numPr>
                <w:ilvl w:val="2"/>
                <w:numId w:val="173"/>
              </w:numPr>
              <w:spacing w:after="0" w:afterAutospacing="0" w:before="0" w:beforeAutospacing="0" w:lineRule="auto"/>
              <w:ind w:left="2160" w:hanging="360"/>
            </w:pPr>
            <w:r w:rsidDel="00000000" w:rsidR="00000000" w:rsidRPr="00000000">
              <w:rPr>
                <w:rtl w:val="0"/>
              </w:rPr>
              <w:t xml:space="preserve">“How did peer feedback help improve your design?”</w:t>
            </w:r>
          </w:p>
          <w:p w:rsidR="00000000" w:rsidDel="00000000" w:rsidP="00000000" w:rsidRDefault="00000000" w:rsidRPr="00000000" w14:paraId="00000D7E">
            <w:pPr>
              <w:numPr>
                <w:ilvl w:val="2"/>
                <w:numId w:val="173"/>
              </w:numPr>
              <w:spacing w:after="240" w:before="0" w:beforeAutospacing="0" w:lineRule="auto"/>
              <w:ind w:left="2160" w:hanging="360"/>
            </w:pPr>
            <w:r w:rsidDel="00000000" w:rsidR="00000000" w:rsidRPr="00000000">
              <w:rPr>
                <w:rtl w:val="0"/>
              </w:rPr>
              <w:t xml:space="preserve">“How might these tools be useful in real-world climate psychology contexts?”</w:t>
            </w:r>
          </w:p>
          <w:p w:rsidR="00000000" w:rsidDel="00000000" w:rsidP="00000000" w:rsidRDefault="00000000" w:rsidRPr="00000000" w14:paraId="00000D7F">
            <w:pPr>
              <w:spacing w:after="240" w:before="240" w:lineRule="auto"/>
              <w:rPr>
                <w:b w:val="1"/>
                <w:bCs w:val="1"/>
              </w:rPr>
            </w:pPr>
            <w:r w:rsidDel="00000000" w:rsidR="00000000" w:rsidRPr="00000000">
              <w:rPr>
                <w:b w:val="1"/>
                <w:bCs w:val="1"/>
                <w:rtl w:val="0"/>
              </w:rPr>
              <w:t xml:space="preserve">Optional Variation:</w:t>
            </w:r>
          </w:p>
          <w:p w:rsidR="00000000" w:rsidDel="00000000" w:rsidP="00000000" w:rsidRDefault="00000000" w:rsidRPr="00000000" w14:paraId="00000D80">
            <w:pPr>
              <w:numPr>
                <w:ilvl w:val="0"/>
                <w:numId w:val="146"/>
              </w:numPr>
              <w:spacing w:after="240" w:before="240" w:lineRule="auto"/>
              <w:ind w:left="720" w:hanging="360"/>
            </w:pPr>
            <w:r w:rsidDel="00000000" w:rsidR="00000000" w:rsidRPr="00000000">
              <w:rPr>
                <w:rtl w:val="0"/>
              </w:rPr>
              <w:t xml:space="preserve">Provide a scenario or case study (e.g., a community affected by extreme weather) and ask groups to tailor their tools to this context.</w:t>
            </w:r>
          </w:p>
          <w:p w:rsidR="00000000" w:rsidDel="00000000" w:rsidP="00000000" w:rsidRDefault="00000000" w:rsidRPr="00000000" w14:paraId="00000D81">
            <w:pPr>
              <w:spacing w:after="240" w:before="240" w:lineRule="auto"/>
              <w:rPr>
                <w:b w:val="1"/>
                <w:bCs w:val="1"/>
              </w:rPr>
            </w:pPr>
            <w:r w:rsidDel="00000000" w:rsidR="00000000" w:rsidRPr="00000000">
              <w:rPr>
                <w:b w:val="1"/>
                <w:bCs w:val="1"/>
                <w:rtl w:val="0"/>
              </w:rPr>
              <w:t xml:space="preserve">Reflection Exercise:</w:t>
            </w:r>
          </w:p>
          <w:p w:rsidR="00000000" w:rsidDel="00000000" w:rsidP="00000000" w:rsidRDefault="00000000" w:rsidRPr="00000000" w14:paraId="00000D82">
            <w:pPr>
              <w:spacing w:after="240" w:before="240" w:lineRule="auto"/>
              <w:rPr/>
            </w:pPr>
            <w:r w:rsidDel="00000000" w:rsidR="00000000" w:rsidRPr="00000000">
              <w:rPr>
                <w:rtl w:val="0"/>
              </w:rPr>
              <w:t xml:space="preserve">Ask learners to journal about the following:</w:t>
            </w:r>
          </w:p>
          <w:p w:rsidR="00000000" w:rsidDel="00000000" w:rsidP="00000000" w:rsidRDefault="00000000" w:rsidRPr="00000000" w14:paraId="00000D83">
            <w:pPr>
              <w:numPr>
                <w:ilvl w:val="0"/>
                <w:numId w:val="550"/>
              </w:numPr>
              <w:spacing w:after="0" w:afterAutospacing="0" w:before="240" w:lineRule="auto"/>
              <w:ind w:left="720" w:hanging="360"/>
            </w:pPr>
            <w:r w:rsidDel="00000000" w:rsidR="00000000" w:rsidRPr="00000000">
              <w:rPr>
                <w:rtl w:val="0"/>
              </w:rPr>
              <w:t xml:space="preserve">How does creating an assessment tool deepen your understanding of climate emotions?</w:t>
            </w:r>
          </w:p>
          <w:p w:rsidR="00000000" w:rsidDel="00000000" w:rsidP="00000000" w:rsidRDefault="00000000" w:rsidRPr="00000000" w14:paraId="00000D84">
            <w:pPr>
              <w:numPr>
                <w:ilvl w:val="0"/>
                <w:numId w:val="550"/>
              </w:numPr>
              <w:spacing w:after="0" w:afterAutospacing="0" w:before="0" w:beforeAutospacing="0" w:lineRule="auto"/>
              <w:ind w:left="720" w:hanging="360"/>
            </w:pPr>
            <w:r w:rsidDel="00000000" w:rsidR="00000000" w:rsidRPr="00000000">
              <w:rPr>
                <w:rtl w:val="0"/>
              </w:rPr>
              <w:t xml:space="preserve">What challenges arise in measuring complex emotions like eco-anxiety or solastalgia?</w:t>
            </w:r>
          </w:p>
          <w:p w:rsidR="00000000" w:rsidDel="00000000" w:rsidP="00000000" w:rsidRDefault="00000000" w:rsidRPr="00000000" w14:paraId="00000D85">
            <w:pPr>
              <w:numPr>
                <w:ilvl w:val="0"/>
                <w:numId w:val="550"/>
              </w:numPr>
              <w:spacing w:after="240" w:before="0" w:beforeAutospacing="0" w:lineRule="auto"/>
              <w:ind w:left="720" w:hanging="360"/>
            </w:pPr>
            <w:r w:rsidDel="00000000" w:rsidR="00000000" w:rsidRPr="00000000">
              <w:rPr>
                <w:rtl w:val="0"/>
              </w:rPr>
              <w:t xml:space="preserve">How can these tools empower individuals and communities to address climate-related mental health challenges?</w:t>
              <w:br w:type="textWrapping"/>
            </w:r>
          </w:p>
        </w:tc>
      </w:tr>
      <w:tr>
        <w:trPr>
          <w:cantSplit w:val="0"/>
          <w:tblHeader w:val="0"/>
        </w:trPr>
        <w:tc>
          <w:tcPr>
            <w:shd w:fill="d5a6bd" w:val="clear"/>
          </w:tcPr>
          <w:p w:rsidR="00000000" w:rsidDel="00000000" w:rsidP="00000000" w:rsidRDefault="00000000" w:rsidRPr="00000000" w14:paraId="00000D86">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0D87">
            <w:pPr>
              <w:numPr>
                <w:ilvl w:val="0"/>
                <w:numId w:val="525"/>
              </w:numPr>
              <w:spacing w:after="0" w:afterAutospacing="0" w:before="240" w:lineRule="auto"/>
              <w:ind w:left="720" w:hanging="360"/>
            </w:pPr>
            <w:r w:rsidDel="00000000" w:rsidR="00000000" w:rsidRPr="00000000">
              <w:rPr>
                <w:rtl w:val="0"/>
              </w:rPr>
              <w:t xml:space="preserve">Clayton, S., &amp; Karazsia, B. T. (2020). Development and validation of a measure of climate change anxiety. </w:t>
            </w:r>
            <w:r w:rsidDel="00000000" w:rsidR="00000000" w:rsidRPr="00000000">
              <w:rPr>
                <w:i w:val="1"/>
                <w:iCs w:val="1"/>
                <w:rtl w:val="0"/>
              </w:rPr>
              <w:t xml:space="preserve">Journal of Environmental Psychology, 69,</w:t>
            </w:r>
            <w:r w:rsidDel="00000000" w:rsidR="00000000" w:rsidRPr="00000000">
              <w:rPr>
                <w:rtl w:val="0"/>
              </w:rPr>
              <w:t xml:space="preserve"> Article 101434.</w:t>
            </w:r>
            <w:hyperlink r:id="rId372">
              <w:r w:rsidDel="00000000" w:rsidR="00000000" w:rsidRPr="00000000">
                <w:rPr>
                  <w:rtl w:val="0"/>
                </w:rPr>
                <w:t xml:space="preserve"> </w:t>
              </w:r>
            </w:hyperlink>
            <w:hyperlink r:id="rId373">
              <w:r w:rsidDel="00000000" w:rsidR="00000000" w:rsidRPr="00000000">
                <w:rPr>
                  <w:color w:val="1155cc"/>
                  <w:u w:val="single"/>
                  <w:rtl w:val="0"/>
                </w:rPr>
                <w:t xml:space="preserve">https://doi.org/10.1016/j.jenvp.2020.101434</w:t>
                <w:br w:type="textWrapping"/>
              </w:r>
            </w:hyperlink>
            <w:r w:rsidDel="00000000" w:rsidR="00000000" w:rsidRPr="00000000">
              <w:rPr>
                <w:rtl w:val="0"/>
              </w:rPr>
            </w:r>
          </w:p>
          <w:p w:rsidR="00000000" w:rsidDel="00000000" w:rsidP="00000000" w:rsidRDefault="00000000" w:rsidRPr="00000000" w14:paraId="00000D88">
            <w:pPr>
              <w:numPr>
                <w:ilvl w:val="0"/>
                <w:numId w:val="525"/>
              </w:numPr>
              <w:spacing w:after="0" w:afterAutospacing="0" w:before="0" w:beforeAutospacing="0" w:lineRule="auto"/>
              <w:ind w:left="720" w:hanging="360"/>
            </w:pPr>
            <w:r w:rsidDel="00000000" w:rsidR="00000000" w:rsidRPr="00000000">
              <w:rPr>
                <w:rtl w:val="0"/>
              </w:rPr>
              <w:t xml:space="preserve">Christensen, B. K., et al. (2024). The Brief Solastalgia Scale: A Psychometric Evaluation and Revision. </w:t>
            </w:r>
            <w:r w:rsidDel="00000000" w:rsidR="00000000" w:rsidRPr="00000000">
              <w:rPr>
                <w:i w:val="1"/>
                <w:iCs w:val="1"/>
                <w:rtl w:val="0"/>
              </w:rPr>
              <w:t xml:space="preserve">EcoHealth, 21(1),</w:t>
            </w:r>
            <w:r w:rsidDel="00000000" w:rsidR="00000000" w:rsidRPr="00000000">
              <w:rPr>
                <w:rtl w:val="0"/>
              </w:rPr>
              <w:t xml:space="preserve"> 83–93.</w:t>
            </w:r>
            <w:hyperlink r:id="rId374">
              <w:r w:rsidDel="00000000" w:rsidR="00000000" w:rsidRPr="00000000">
                <w:rPr>
                  <w:rtl w:val="0"/>
                </w:rPr>
                <w:t xml:space="preserve"> </w:t>
              </w:r>
            </w:hyperlink>
            <w:hyperlink r:id="rId375">
              <w:r w:rsidDel="00000000" w:rsidR="00000000" w:rsidRPr="00000000">
                <w:rPr>
                  <w:color w:val="1155cc"/>
                  <w:u w:val="single"/>
                  <w:rtl w:val="0"/>
                </w:rPr>
                <w:t xml:space="preserve">https://doi.org/10.1007/s10393-024-01673-y</w:t>
                <w:br w:type="textWrapping"/>
              </w:r>
            </w:hyperlink>
            <w:r w:rsidDel="00000000" w:rsidR="00000000" w:rsidRPr="00000000">
              <w:rPr>
                <w:rtl w:val="0"/>
              </w:rPr>
            </w:r>
          </w:p>
          <w:p w:rsidR="00000000" w:rsidDel="00000000" w:rsidP="00000000" w:rsidRDefault="00000000" w:rsidRPr="00000000" w14:paraId="00000D89">
            <w:pPr>
              <w:numPr>
                <w:ilvl w:val="0"/>
                <w:numId w:val="525"/>
              </w:numPr>
              <w:spacing w:after="0" w:afterAutospacing="0" w:before="0" w:beforeAutospacing="0" w:lineRule="auto"/>
              <w:ind w:left="720" w:hanging="360"/>
            </w:pPr>
            <w:r w:rsidDel="00000000" w:rsidR="00000000" w:rsidRPr="00000000">
              <w:rPr>
                <w:rtl w:val="0"/>
              </w:rPr>
              <w:t xml:space="preserve">Hepp, J., et al. (2023). Introduction and behavioral validation of the climate change distress and impairment scale. </w:t>
            </w:r>
            <w:r w:rsidDel="00000000" w:rsidR="00000000" w:rsidRPr="00000000">
              <w:rPr>
                <w:i w:val="1"/>
                <w:iCs w:val="1"/>
                <w:rtl w:val="0"/>
              </w:rPr>
              <w:t xml:space="preserve">Scientific Reports, 13(1),</w:t>
            </w:r>
            <w:r w:rsidDel="00000000" w:rsidR="00000000" w:rsidRPr="00000000">
              <w:rPr>
                <w:rtl w:val="0"/>
              </w:rPr>
              <w:t xml:space="preserve"> 11272.</w:t>
            </w:r>
            <w:hyperlink r:id="rId376">
              <w:r w:rsidDel="00000000" w:rsidR="00000000" w:rsidRPr="00000000">
                <w:rPr>
                  <w:rtl w:val="0"/>
                </w:rPr>
                <w:t xml:space="preserve"> </w:t>
              </w:r>
            </w:hyperlink>
            <w:hyperlink r:id="rId377">
              <w:r w:rsidDel="00000000" w:rsidR="00000000" w:rsidRPr="00000000">
                <w:rPr>
                  <w:color w:val="1155cc"/>
                  <w:u w:val="single"/>
                  <w:rtl w:val="0"/>
                </w:rPr>
                <w:t xml:space="preserve">https://doi.org/10.1038/s41598-023-37573-4</w:t>
                <w:br w:type="textWrapping"/>
              </w:r>
            </w:hyperlink>
            <w:r w:rsidDel="00000000" w:rsidR="00000000" w:rsidRPr="00000000">
              <w:rPr>
                <w:rtl w:val="0"/>
              </w:rPr>
            </w:r>
          </w:p>
          <w:p w:rsidR="00000000" w:rsidDel="00000000" w:rsidP="00000000" w:rsidRDefault="00000000" w:rsidRPr="00000000" w14:paraId="00000D8A">
            <w:pPr>
              <w:numPr>
                <w:ilvl w:val="0"/>
                <w:numId w:val="525"/>
              </w:numPr>
              <w:spacing w:after="0" w:afterAutospacing="0" w:before="0" w:beforeAutospacing="0" w:lineRule="auto"/>
              <w:ind w:left="720" w:hanging="360"/>
            </w:pPr>
            <w:r w:rsidDel="00000000" w:rsidR="00000000" w:rsidRPr="00000000">
              <w:rPr>
                <w:rtl w:val="0"/>
              </w:rPr>
              <w:t xml:space="preserve">Higginbotham, N., et al. (2006). Validation of an Environmental Distress Scale. </w:t>
            </w:r>
            <w:r w:rsidDel="00000000" w:rsidR="00000000" w:rsidRPr="00000000">
              <w:rPr>
                <w:i w:val="1"/>
                <w:iCs w:val="1"/>
                <w:rtl w:val="0"/>
              </w:rPr>
              <w:t xml:space="preserve">EcoHealth, 3,</w:t>
            </w:r>
            <w:r w:rsidDel="00000000" w:rsidR="00000000" w:rsidRPr="00000000">
              <w:rPr>
                <w:rtl w:val="0"/>
              </w:rPr>
              <w:t xml:space="preserve"> 245–254.</w:t>
            </w:r>
            <w:hyperlink r:id="rId378">
              <w:r w:rsidDel="00000000" w:rsidR="00000000" w:rsidRPr="00000000">
                <w:rPr>
                  <w:rtl w:val="0"/>
                </w:rPr>
                <w:t xml:space="preserve"> </w:t>
              </w:r>
            </w:hyperlink>
            <w:hyperlink r:id="rId379">
              <w:r w:rsidDel="00000000" w:rsidR="00000000" w:rsidRPr="00000000">
                <w:rPr>
                  <w:color w:val="1155cc"/>
                  <w:u w:val="single"/>
                  <w:rtl w:val="0"/>
                </w:rPr>
                <w:t xml:space="preserve">https://doi.org/10.1007/s10393-006-0069-x</w:t>
                <w:br w:type="textWrapping"/>
              </w:r>
            </w:hyperlink>
            <w:r w:rsidDel="00000000" w:rsidR="00000000" w:rsidRPr="00000000">
              <w:rPr>
                <w:rtl w:val="0"/>
              </w:rPr>
            </w:r>
          </w:p>
          <w:p w:rsidR="00000000" w:rsidDel="00000000" w:rsidP="00000000" w:rsidRDefault="00000000" w:rsidRPr="00000000" w14:paraId="00000D8B">
            <w:pPr>
              <w:numPr>
                <w:ilvl w:val="0"/>
                <w:numId w:val="525"/>
              </w:numPr>
              <w:spacing w:after="0" w:afterAutospacing="0" w:before="0" w:beforeAutospacing="0" w:lineRule="auto"/>
              <w:ind w:left="720" w:hanging="360"/>
            </w:pPr>
            <w:r w:rsidDel="00000000" w:rsidR="00000000" w:rsidRPr="00000000">
              <w:rPr>
                <w:rtl w:val="0"/>
              </w:rPr>
              <w:t xml:space="preserve">Hogg, T. L., et al. (2021). The Hogg Eco-Anxiety Scale: Development and validation of a multidimensional scale. </w:t>
            </w:r>
            <w:r w:rsidDel="00000000" w:rsidR="00000000" w:rsidRPr="00000000">
              <w:rPr>
                <w:i w:val="1"/>
                <w:iCs w:val="1"/>
                <w:rtl w:val="0"/>
              </w:rPr>
              <w:t xml:space="preserve">Global Environmental Change, 71,</w:t>
            </w:r>
            <w:r w:rsidDel="00000000" w:rsidR="00000000" w:rsidRPr="00000000">
              <w:rPr>
                <w:rtl w:val="0"/>
              </w:rPr>
              <w:t xml:space="preserve"> Article 102391.</w:t>
            </w:r>
            <w:hyperlink r:id="rId380">
              <w:r w:rsidDel="00000000" w:rsidR="00000000" w:rsidRPr="00000000">
                <w:rPr>
                  <w:rtl w:val="0"/>
                </w:rPr>
                <w:t xml:space="preserve"> </w:t>
              </w:r>
            </w:hyperlink>
            <w:hyperlink r:id="rId381">
              <w:r w:rsidDel="00000000" w:rsidR="00000000" w:rsidRPr="00000000">
                <w:rPr>
                  <w:color w:val="1155cc"/>
                  <w:u w:val="single"/>
                  <w:rtl w:val="0"/>
                </w:rPr>
                <w:t xml:space="preserve">https://doi.org/10.1016/j.gloenvcha.2021.102391</w:t>
                <w:br w:type="textWrapping"/>
              </w:r>
            </w:hyperlink>
            <w:r w:rsidDel="00000000" w:rsidR="00000000" w:rsidRPr="00000000">
              <w:rPr>
                <w:rtl w:val="0"/>
              </w:rPr>
            </w:r>
          </w:p>
          <w:p w:rsidR="00000000" w:rsidDel="00000000" w:rsidP="00000000" w:rsidRDefault="00000000" w:rsidRPr="00000000" w14:paraId="00000D8C">
            <w:pPr>
              <w:numPr>
                <w:ilvl w:val="0"/>
                <w:numId w:val="525"/>
              </w:numPr>
              <w:spacing w:after="0" w:afterAutospacing="0" w:before="0" w:beforeAutospacing="0" w:lineRule="auto"/>
              <w:ind w:left="720" w:hanging="360"/>
            </w:pPr>
            <w:r w:rsidDel="00000000" w:rsidR="00000000" w:rsidRPr="00000000">
              <w:rPr>
                <w:rtl w:val="0"/>
              </w:rPr>
              <w:t xml:space="preserve">Jones, C. A., &amp; Lucas, C. (2023). ‘Listen to me!’: Young people’s experiences of talking about emotional impacts of climate change. </w:t>
            </w:r>
            <w:r w:rsidDel="00000000" w:rsidR="00000000" w:rsidRPr="00000000">
              <w:rPr>
                <w:i w:val="1"/>
                <w:iCs w:val="1"/>
                <w:rtl w:val="0"/>
              </w:rPr>
              <w:t xml:space="preserve">Global Environmental Change, 83,</w:t>
            </w:r>
            <w:r w:rsidDel="00000000" w:rsidR="00000000" w:rsidRPr="00000000">
              <w:rPr>
                <w:rtl w:val="0"/>
              </w:rPr>
              <w:t xml:space="preserve"> Article 102744.</w:t>
            </w:r>
            <w:hyperlink r:id="rId382">
              <w:r w:rsidDel="00000000" w:rsidR="00000000" w:rsidRPr="00000000">
                <w:rPr>
                  <w:rtl w:val="0"/>
                </w:rPr>
                <w:t xml:space="preserve"> </w:t>
              </w:r>
            </w:hyperlink>
            <w:hyperlink r:id="rId383">
              <w:r w:rsidDel="00000000" w:rsidR="00000000" w:rsidRPr="00000000">
                <w:rPr>
                  <w:color w:val="1155cc"/>
                  <w:u w:val="single"/>
                  <w:rtl w:val="0"/>
                </w:rPr>
                <w:t xml:space="preserve">https://doi.org/10.1016/j.gloenvcha.2023.102744</w:t>
                <w:br w:type="textWrapping"/>
              </w:r>
            </w:hyperlink>
            <w:r w:rsidDel="00000000" w:rsidR="00000000" w:rsidRPr="00000000">
              <w:rPr>
                <w:rtl w:val="0"/>
              </w:rPr>
            </w:r>
          </w:p>
          <w:p w:rsidR="00000000" w:rsidDel="00000000" w:rsidP="00000000" w:rsidRDefault="00000000" w:rsidRPr="00000000" w14:paraId="00000D8D">
            <w:pPr>
              <w:numPr>
                <w:ilvl w:val="0"/>
                <w:numId w:val="525"/>
              </w:numPr>
              <w:spacing w:after="0" w:afterAutospacing="0" w:before="0" w:beforeAutospacing="0" w:lineRule="auto"/>
              <w:ind w:left="720" w:hanging="360"/>
            </w:pPr>
            <w:r w:rsidDel="00000000" w:rsidR="00000000" w:rsidRPr="00000000">
              <w:rPr>
                <w:rtl w:val="0"/>
              </w:rPr>
              <w:t xml:space="preserve">Kroenke, K., Spitzer, R. L., &amp; Williams, J. B. (2001). The PHQ-9: validity of a brief depression severity measure. </w:t>
            </w:r>
            <w:r w:rsidDel="00000000" w:rsidR="00000000" w:rsidRPr="00000000">
              <w:rPr>
                <w:i w:val="1"/>
                <w:iCs w:val="1"/>
                <w:rtl w:val="0"/>
              </w:rPr>
              <w:t xml:space="preserve">Journal of General Internal Medicine, 16(9),</w:t>
            </w:r>
            <w:r w:rsidDel="00000000" w:rsidR="00000000" w:rsidRPr="00000000">
              <w:rPr>
                <w:rtl w:val="0"/>
              </w:rPr>
              <w:t xml:space="preserve"> 606–613.</w:t>
            </w:r>
            <w:hyperlink r:id="rId384">
              <w:r w:rsidDel="00000000" w:rsidR="00000000" w:rsidRPr="00000000">
                <w:rPr>
                  <w:rtl w:val="0"/>
                </w:rPr>
                <w:t xml:space="preserve"> </w:t>
              </w:r>
            </w:hyperlink>
            <w:hyperlink r:id="rId385">
              <w:r w:rsidDel="00000000" w:rsidR="00000000" w:rsidRPr="00000000">
                <w:rPr>
                  <w:color w:val="1155cc"/>
                  <w:u w:val="single"/>
                  <w:rtl w:val="0"/>
                </w:rPr>
                <w:t xml:space="preserve">https://doi.org/10.1046/j.1525-1497.2001.016009606.x</w:t>
                <w:br w:type="textWrapping"/>
              </w:r>
            </w:hyperlink>
            <w:r w:rsidDel="00000000" w:rsidR="00000000" w:rsidRPr="00000000">
              <w:rPr>
                <w:rtl w:val="0"/>
              </w:rPr>
            </w:r>
          </w:p>
          <w:p w:rsidR="00000000" w:rsidDel="00000000" w:rsidP="00000000" w:rsidRDefault="00000000" w:rsidRPr="00000000" w14:paraId="00000D8E">
            <w:pPr>
              <w:numPr>
                <w:ilvl w:val="0"/>
                <w:numId w:val="525"/>
              </w:numPr>
              <w:spacing w:after="0" w:afterAutospacing="0" w:before="0" w:beforeAutospacing="0" w:lineRule="auto"/>
              <w:ind w:left="720" w:hanging="360"/>
            </w:pPr>
            <w:r w:rsidDel="00000000" w:rsidR="00000000" w:rsidRPr="00000000">
              <w:rPr>
                <w:rtl w:val="0"/>
              </w:rPr>
              <w:t xml:space="preserve">Spitzer, R. L., et al. (2006). A brief measure for assessing generalized anxiety disorder: the GAD-7. </w:t>
            </w:r>
            <w:r w:rsidDel="00000000" w:rsidR="00000000" w:rsidRPr="00000000">
              <w:rPr>
                <w:i w:val="1"/>
                <w:iCs w:val="1"/>
                <w:rtl w:val="0"/>
              </w:rPr>
              <w:t xml:space="preserve">Archives of Internal Medicine, 166(10),</w:t>
            </w:r>
            <w:r w:rsidDel="00000000" w:rsidR="00000000" w:rsidRPr="00000000">
              <w:rPr>
                <w:rtl w:val="0"/>
              </w:rPr>
              <w:t xml:space="preserve"> 1092–1097.</w:t>
            </w:r>
            <w:hyperlink r:id="rId386">
              <w:r w:rsidDel="00000000" w:rsidR="00000000" w:rsidRPr="00000000">
                <w:rPr>
                  <w:rtl w:val="0"/>
                </w:rPr>
                <w:t xml:space="preserve"> </w:t>
              </w:r>
            </w:hyperlink>
            <w:hyperlink r:id="rId387">
              <w:r w:rsidDel="00000000" w:rsidR="00000000" w:rsidRPr="00000000">
                <w:rPr>
                  <w:color w:val="1155cc"/>
                  <w:u w:val="single"/>
                  <w:rtl w:val="0"/>
                </w:rPr>
                <w:t xml:space="preserve">https://doi.org/10.1001/archinte.166.10.1092</w:t>
                <w:br w:type="textWrapping"/>
              </w:r>
            </w:hyperlink>
            <w:r w:rsidDel="00000000" w:rsidR="00000000" w:rsidRPr="00000000">
              <w:rPr>
                <w:rtl w:val="0"/>
              </w:rPr>
            </w:r>
          </w:p>
          <w:p w:rsidR="00000000" w:rsidDel="00000000" w:rsidP="00000000" w:rsidRDefault="00000000" w:rsidRPr="00000000" w14:paraId="00000D8F">
            <w:pPr>
              <w:numPr>
                <w:ilvl w:val="0"/>
                <w:numId w:val="525"/>
              </w:numPr>
              <w:spacing w:after="0" w:afterAutospacing="0" w:before="0" w:beforeAutospacing="0" w:lineRule="auto"/>
              <w:ind w:left="720" w:hanging="360"/>
            </w:pPr>
            <w:r w:rsidDel="00000000" w:rsidR="00000000" w:rsidRPr="00000000">
              <w:rPr>
                <w:rtl w:val="0"/>
              </w:rPr>
              <w:t xml:space="preserve">Stewart, A. E. (2021). Psychometric Properties of the Climate Change Worry Scale. </w:t>
            </w:r>
            <w:r w:rsidDel="00000000" w:rsidR="00000000" w:rsidRPr="00000000">
              <w:rPr>
                <w:i w:val="1"/>
                <w:iCs w:val="1"/>
                <w:rtl w:val="0"/>
              </w:rPr>
              <w:t xml:space="preserve">International Journal of Environmental Research and Public Health, 18(2),</w:t>
            </w:r>
            <w:r w:rsidDel="00000000" w:rsidR="00000000" w:rsidRPr="00000000">
              <w:rPr>
                <w:rtl w:val="0"/>
              </w:rPr>
              <w:t xml:space="preserve"> 494.</w:t>
            </w:r>
            <w:hyperlink r:id="rId388">
              <w:r w:rsidDel="00000000" w:rsidR="00000000" w:rsidRPr="00000000">
                <w:rPr>
                  <w:rtl w:val="0"/>
                </w:rPr>
                <w:t xml:space="preserve"> </w:t>
              </w:r>
            </w:hyperlink>
            <w:hyperlink r:id="rId389">
              <w:r w:rsidDel="00000000" w:rsidR="00000000" w:rsidRPr="00000000">
                <w:rPr>
                  <w:color w:val="1155cc"/>
                  <w:u w:val="single"/>
                  <w:rtl w:val="0"/>
                </w:rPr>
                <w:t xml:space="preserve">https://doi.org/10.3390/ijerph18020494</w:t>
                <w:br w:type="textWrapping"/>
              </w:r>
            </w:hyperlink>
            <w:r w:rsidDel="00000000" w:rsidR="00000000" w:rsidRPr="00000000">
              <w:rPr>
                <w:rtl w:val="0"/>
              </w:rPr>
            </w:r>
          </w:p>
          <w:p w:rsidR="00000000" w:rsidDel="00000000" w:rsidP="00000000" w:rsidRDefault="00000000" w:rsidRPr="00000000" w14:paraId="00000D90">
            <w:pPr>
              <w:numPr>
                <w:ilvl w:val="0"/>
                <w:numId w:val="525"/>
              </w:numPr>
              <w:spacing w:after="0" w:afterAutospacing="0" w:before="0" w:beforeAutospacing="0" w:lineRule="auto"/>
              <w:ind w:left="720" w:hanging="360"/>
            </w:pPr>
            <w:r w:rsidDel="00000000" w:rsidR="00000000" w:rsidRPr="00000000">
              <w:rPr>
                <w:rtl w:val="0"/>
              </w:rPr>
              <w:t xml:space="preserve">van Valkengoed, A. M. (2023). Climate anxiety is not a mental health problem. </w:t>
            </w:r>
            <w:r w:rsidDel="00000000" w:rsidR="00000000" w:rsidRPr="00000000">
              <w:rPr>
                <w:i w:val="1"/>
                <w:iCs w:val="1"/>
                <w:rtl w:val="0"/>
              </w:rPr>
              <w:t xml:space="preserve">Bulletin of the Atomic Scientists, 79(6),</w:t>
            </w:r>
            <w:r w:rsidDel="00000000" w:rsidR="00000000" w:rsidRPr="00000000">
              <w:rPr>
                <w:rtl w:val="0"/>
              </w:rPr>
              <w:t xml:space="preserve"> 385–387.</w:t>
            </w:r>
            <w:hyperlink r:id="rId390">
              <w:r w:rsidDel="00000000" w:rsidR="00000000" w:rsidRPr="00000000">
                <w:rPr>
                  <w:rtl w:val="0"/>
                </w:rPr>
                <w:t xml:space="preserve"> </w:t>
              </w:r>
            </w:hyperlink>
            <w:hyperlink r:id="rId391">
              <w:r w:rsidDel="00000000" w:rsidR="00000000" w:rsidRPr="00000000">
                <w:rPr>
                  <w:color w:val="1155cc"/>
                  <w:u w:val="single"/>
                  <w:rtl w:val="0"/>
                </w:rPr>
                <w:t xml:space="preserve">https://doi.org/10.1080/00963402.2023.2266942</w:t>
                <w:br w:type="textWrapping"/>
              </w:r>
            </w:hyperlink>
            <w:r w:rsidDel="00000000" w:rsidR="00000000" w:rsidRPr="00000000">
              <w:rPr>
                <w:rtl w:val="0"/>
              </w:rPr>
            </w:r>
          </w:p>
          <w:p w:rsidR="00000000" w:rsidDel="00000000" w:rsidP="00000000" w:rsidRDefault="00000000" w:rsidRPr="00000000" w14:paraId="00000D91">
            <w:pPr>
              <w:numPr>
                <w:ilvl w:val="0"/>
                <w:numId w:val="525"/>
              </w:numPr>
              <w:spacing w:after="240" w:before="0" w:beforeAutospacing="0" w:lineRule="auto"/>
              <w:ind w:left="720" w:hanging="360"/>
            </w:pPr>
            <w:r w:rsidDel="00000000" w:rsidR="00000000" w:rsidRPr="00000000">
              <w:rPr>
                <w:rtl w:val="0"/>
              </w:rPr>
              <w:t xml:space="preserve">Xue, S., et al. (2024). Mental health and psychosocial interventions in the context of climate change: a scoping review. </w:t>
            </w:r>
            <w:r w:rsidDel="00000000" w:rsidR="00000000" w:rsidRPr="00000000">
              <w:rPr>
                <w:i w:val="1"/>
                <w:iCs w:val="1"/>
                <w:rtl w:val="0"/>
              </w:rPr>
              <w:t xml:space="preserve">npj Mental Health Res, 3,</w:t>
            </w:r>
            <w:r w:rsidDel="00000000" w:rsidR="00000000" w:rsidRPr="00000000">
              <w:rPr>
                <w:rtl w:val="0"/>
              </w:rPr>
              <w:t xml:space="preserve"> 10.</w:t>
            </w:r>
            <w:hyperlink r:id="rId392">
              <w:r w:rsidDel="00000000" w:rsidR="00000000" w:rsidRPr="00000000">
                <w:rPr>
                  <w:rtl w:val="0"/>
                </w:rPr>
                <w:t xml:space="preserve"> </w:t>
              </w:r>
            </w:hyperlink>
            <w:hyperlink r:id="rId393">
              <w:r w:rsidDel="00000000" w:rsidR="00000000" w:rsidRPr="00000000">
                <w:rPr>
                  <w:color w:val="1155cc"/>
                  <w:u w:val="single"/>
                  <w:rtl w:val="0"/>
                </w:rPr>
                <w:t xml:space="preserve">https://doi.org/10.1038/s44184-024-00054-1</w:t>
              </w:r>
            </w:hyperlink>
            <w:r w:rsidDel="00000000" w:rsidR="00000000" w:rsidRPr="00000000">
              <w:rPr>
                <w:rtl w:val="0"/>
              </w:rPr>
            </w:r>
          </w:p>
          <w:p w:rsidR="00000000" w:rsidDel="00000000" w:rsidP="00000000" w:rsidRDefault="00000000" w:rsidRPr="00000000" w14:paraId="00000D92">
            <w:pPr>
              <w:widowControl w:val="0"/>
              <w:spacing w:line="240" w:lineRule="auto"/>
              <w:rPr/>
            </w:pPr>
            <w:r w:rsidDel="00000000" w:rsidR="00000000" w:rsidRPr="00000000">
              <w:rPr>
                <w:rtl w:val="0"/>
              </w:rPr>
            </w:r>
          </w:p>
        </w:tc>
      </w:tr>
    </w:tbl>
    <w:p w:rsidR="00000000" w:rsidDel="00000000" w:rsidP="00000000" w:rsidRDefault="00000000" w:rsidRPr="00000000" w14:paraId="00000D93">
      <w:pPr>
        <w:rPr/>
        <w:sectPr>
          <w:headerReference r:id="rId394"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D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95" w:type="default"/>
          <w:type w:val="nextPage"/>
          <w:pgSz w:h="12240" w:w="15840" w:orient="landscape"/>
          <w:pgMar w:bottom="1440.0000000000002" w:top="1440.0000000000002" w:left="1440.0000000000002" w:right="1440.0000000000002" w:header="720" w:footer="720"/>
          <w:pgNumType w:start="1"/>
        </w:sectPr>
      </w:pPr>
      <w:bookmarkStart w:colFirst="0" w:colLast="0" w:name="_kmskt9ltog5v" w:id="234"/>
      <w:bookmarkEnd w:id="2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Quiz 2</w:t>
      </w:r>
      <w:r w:rsidDel="00000000" w:rsidR="00000000" w:rsidRPr="00000000">
        <w:rPr>
          <w:rtl w:val="0"/>
        </w:rPr>
      </w:r>
    </w:p>
    <w:p w:rsidR="00000000" w:rsidDel="00000000" w:rsidP="00000000" w:rsidRDefault="00000000" w:rsidRPr="00000000" w14:paraId="00000D95">
      <w:pPr>
        <w:pStyle w:val="Heading1"/>
        <w:spacing w:after="240" w:before="240" w:lineRule="auto"/>
        <w:rPr/>
      </w:pPr>
      <w:bookmarkStart w:colFirst="0" w:colLast="0" w:name="_w84hcjujgfri" w:id="235"/>
      <w:bookmarkEnd w:id="235"/>
      <w:r w:rsidDel="00000000" w:rsidR="00000000" w:rsidRPr="00000000">
        <w:rPr>
          <w:rtl w:val="0"/>
        </w:rPr>
      </w:r>
    </w:p>
    <w:tbl>
      <w:tblPr>
        <w:tblStyle w:val="Table100"/>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blHeader w:val="0"/>
        </w:trPr>
        <w:tc>
          <w:tcPr>
            <w:shd w:fill="f4cccc" w:val="clear"/>
          </w:tcPr>
          <w:p w:rsidR="00000000" w:rsidDel="00000000" w:rsidP="00000000" w:rsidRDefault="00000000" w:rsidRPr="00000000" w14:paraId="00000D96">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D97">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D98">
            <w:pPr>
              <w:widowControl w:val="0"/>
              <w:rPr>
                <w:b w:val="1"/>
                <w:bCs w:val="1"/>
                <w:sz w:val="28"/>
                <w:szCs w:val="28"/>
              </w:rPr>
            </w:pPr>
            <w:r w:rsidDel="00000000" w:rsidR="00000000" w:rsidRPr="00000000">
              <w:rPr>
                <w:b w:val="1"/>
                <w:bCs w:val="1"/>
                <w:sz w:val="28"/>
                <w:szCs w:val="28"/>
                <w:rtl w:val="0"/>
              </w:rPr>
              <w:t xml:space="preserve">Section 2 is now closed for review and we are no longer accepting comments. Thank you for your contributions!</w:t>
            </w:r>
          </w:p>
          <w:p w:rsidR="00000000" w:rsidDel="00000000" w:rsidP="00000000" w:rsidRDefault="00000000" w:rsidRPr="00000000" w14:paraId="00000D99">
            <w:pPr>
              <w:widowControl w:val="0"/>
              <w:rPr>
                <w:sz w:val="28"/>
                <w:szCs w:val="28"/>
              </w:rPr>
            </w:pPr>
            <w:r w:rsidDel="00000000" w:rsidR="00000000" w:rsidRPr="00000000">
              <w:rPr>
                <w:rtl w:val="0"/>
              </w:rPr>
            </w:r>
          </w:p>
          <w:p w:rsidR="00000000" w:rsidDel="00000000" w:rsidP="00000000" w:rsidRDefault="00000000" w:rsidRPr="00000000" w14:paraId="00000D9A">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0D9B">
            <w:pPr>
              <w:widowControl w:val="0"/>
              <w:rPr>
                <w:b w:val="1"/>
                <w:bCs w:val="1"/>
                <w:sz w:val="28"/>
                <w:szCs w:val="28"/>
              </w:rPr>
            </w:pPr>
            <w:r w:rsidDel="00000000" w:rsidR="00000000" w:rsidRPr="00000000">
              <w:rPr>
                <w:rtl w:val="0"/>
              </w:rPr>
            </w:r>
          </w:p>
          <w:p w:rsidR="00000000" w:rsidDel="00000000" w:rsidP="00000000" w:rsidRDefault="00000000" w:rsidRPr="00000000" w14:paraId="00000D9C">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0D9D">
      <w:pPr>
        <w:pStyle w:val="Heading1"/>
        <w:spacing w:after="240" w:before="240" w:lineRule="auto"/>
        <w:rPr/>
      </w:pPr>
      <w:bookmarkStart w:colFirst="0" w:colLast="0" w:name="_6ozhzo7oo05a" w:id="236"/>
      <w:bookmarkEnd w:id="236"/>
      <w:r w:rsidDel="00000000" w:rsidR="00000000" w:rsidRPr="00000000">
        <w:rPr>
          <w:rtl w:val="0"/>
        </w:rPr>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pStyle w:val="Heading1"/>
        <w:spacing w:after="240" w:before="240" w:lineRule="auto"/>
        <w:rPr>
          <w:b w:val="0"/>
          <w:bCs w:val="0"/>
        </w:rPr>
      </w:pPr>
      <w:bookmarkStart w:colFirst="0" w:colLast="0" w:name="_2u337mehs1w9" w:id="237"/>
      <w:bookmarkEnd w:id="237"/>
      <w:r w:rsidDel="00000000" w:rsidR="00000000" w:rsidRPr="00000000">
        <w:rPr>
          <w:rtl w:val="0"/>
        </w:rPr>
        <w:t xml:space="preserve">Quiz #2</w:t>
      </w:r>
      <w:r w:rsidDel="00000000" w:rsidR="00000000" w:rsidRPr="00000000">
        <w:rPr>
          <w:rtl w:val="0"/>
        </w:rPr>
      </w:r>
    </w:p>
    <w:tbl>
      <w:tblPr>
        <w:tblStyle w:val="Table10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0DA8">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0DA9">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0DAA">
            <w:pPr>
              <w:widowControl w:val="0"/>
              <w:numPr>
                <w:ilvl w:val="0"/>
                <w:numId w:val="536"/>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0DAB">
            <w:pPr>
              <w:widowControl w:val="0"/>
              <w:numPr>
                <w:ilvl w:val="0"/>
                <w:numId w:val="536"/>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0DAC">
            <w:pPr>
              <w:widowControl w:val="0"/>
              <w:numPr>
                <w:ilvl w:val="0"/>
                <w:numId w:val="536"/>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0DAD">
            <w:pPr>
              <w:widowControl w:val="0"/>
              <w:numPr>
                <w:ilvl w:val="0"/>
                <w:numId w:val="536"/>
              </w:numPr>
              <w:spacing w:line="240" w:lineRule="auto"/>
              <w:ind w:left="720" w:hanging="360"/>
            </w:pPr>
            <w:ins w:author="Mike Marchand" w:id="306" w:date="2025-12-08T21:36:34Z">
              <w:r w:rsidDel="00000000" w:rsidR="00000000" w:rsidRPr="00000000">
                <w:rPr>
                  <w:rtl w:val="0"/>
                </w:rPr>
                <w:t xml:space="preserve">Michael Marchand, sqilxw, syilx Nation - Cultural Safety Consultant </w:t>
              </w:r>
            </w:ins>
            <w:r w:rsidDel="00000000" w:rsidR="00000000" w:rsidRPr="00000000">
              <w:rPr>
                <w:rtl w:val="0"/>
              </w:rPr>
              <w:t xml:space="preserve"> </w:t>
            </w:r>
          </w:p>
          <w:p w:rsidR="00000000" w:rsidDel="00000000" w:rsidP="00000000" w:rsidRDefault="00000000" w:rsidRPr="00000000" w14:paraId="00000DAE">
            <w:pPr>
              <w:widowControl w:val="0"/>
              <w:numPr>
                <w:ilvl w:val="0"/>
                <w:numId w:val="536"/>
              </w:numPr>
              <w:spacing w:line="240" w:lineRule="auto"/>
              <w:ind w:left="720" w:hanging="360"/>
            </w:pPr>
            <w:r w:rsidDel="00000000" w:rsidR="00000000" w:rsidRPr="00000000">
              <w:rPr>
                <w:rtl w:val="0"/>
              </w:rPr>
              <w:t xml:space="preserve"> </w:t>
            </w:r>
          </w:p>
          <w:p w:rsidR="00000000" w:rsidDel="00000000" w:rsidP="00000000" w:rsidRDefault="00000000" w:rsidRPr="00000000" w14:paraId="00000DAF">
            <w:pPr>
              <w:widowControl w:val="0"/>
              <w:numPr>
                <w:ilvl w:val="0"/>
                <w:numId w:val="536"/>
              </w:numPr>
              <w:spacing w:line="240" w:lineRule="auto"/>
              <w:ind w:left="720" w:hanging="360"/>
            </w:pPr>
            <w:r w:rsidDel="00000000" w:rsidR="00000000" w:rsidRPr="00000000">
              <w:rPr>
                <w:rtl w:val="0"/>
              </w:rPr>
            </w:r>
          </w:p>
        </w:tc>
      </w:tr>
    </w:tbl>
    <w:p w:rsidR="00000000" w:rsidDel="00000000" w:rsidP="00000000" w:rsidRDefault="00000000" w:rsidRPr="00000000" w14:paraId="00000DB0">
      <w:pPr>
        <w:spacing w:after="240" w:before="240" w:lineRule="auto"/>
        <w:rPr/>
      </w:pPr>
      <w:r w:rsidDel="00000000" w:rsidR="00000000" w:rsidRPr="00000000">
        <w:rPr>
          <w:rtl w:val="0"/>
        </w:rPr>
      </w:r>
    </w:p>
    <w:tbl>
      <w:tblPr>
        <w:tblStyle w:val="Table10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0DB1">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0DB2">
            <w:pPr>
              <w:widowControl w:val="0"/>
              <w:spacing w:after="240" w:before="240" w:line="240" w:lineRule="auto"/>
              <w:rPr/>
            </w:pPr>
            <w:r w:rsidDel="00000000" w:rsidR="00000000" w:rsidRPr="00000000">
              <w:rPr>
                <w:rtl w:val="0"/>
              </w:rPr>
              <w:t xml:space="preserve">Phew! You've done it! </w:t>
            </w:r>
            <w:ins w:author="Mike Marchand" w:id="307" w:date="2025-12-08T21:36:41Z">
              <w:r w:rsidDel="00000000" w:rsidR="00000000" w:rsidRPr="00000000">
                <w:rPr>
                  <w:rtl w:val="0"/>
                </w:rPr>
                <w:t xml:space="preserve">That's</w:t>
              </w:r>
            </w:ins>
            <w:del w:author="Mike Marchand" w:id="307" w:date="2025-12-08T21:36:41Z">
              <w:r w:rsidDel="00000000" w:rsidR="00000000" w:rsidRPr="00000000">
                <w:rPr>
                  <w:rtl w:val="0"/>
                </w:rPr>
                <w:delText xml:space="preserve">Thats</w:delText>
              </w:r>
            </w:del>
            <w:r w:rsidDel="00000000" w:rsidR="00000000" w:rsidRPr="00000000">
              <w:rPr>
                <w:rtl w:val="0"/>
              </w:rPr>
              <w:t xml:space="preserve"> a wrap on section 2, where we've discussed major theories of emotions and introduced the varied ways that individuals are responding to climate change. In the next section we will talk about some of the factors that shape how people respond, but before we do, </w:t>
            </w:r>
            <w:ins w:author="Mike Marchand" w:id="308" w:date="2025-12-08T21:36:48Z">
              <w:r w:rsidDel="00000000" w:rsidR="00000000" w:rsidRPr="00000000">
                <w:rPr>
                  <w:rtl w:val="0"/>
                </w:rPr>
                <w:t xml:space="preserve">let's</w:t>
              </w:r>
            </w:ins>
            <w:del w:author="Mike Marchand" w:id="308" w:date="2025-12-08T21:36:48Z">
              <w:r w:rsidDel="00000000" w:rsidR="00000000" w:rsidRPr="00000000">
                <w:rPr>
                  <w:rtl w:val="0"/>
                </w:rPr>
                <w:delText xml:space="preserve">lets</w:delText>
              </w:r>
            </w:del>
            <w:r w:rsidDel="00000000" w:rsidR="00000000" w:rsidRPr="00000000">
              <w:rPr>
                <w:rtl w:val="0"/>
              </w:rPr>
              <w:t xml:space="preserve"> take the opportunity to see what you've learned!</w:t>
            </w:r>
          </w:p>
          <w:p w:rsidR="00000000" w:rsidDel="00000000" w:rsidP="00000000" w:rsidRDefault="00000000" w:rsidRPr="00000000" w14:paraId="00000DB3">
            <w:pPr>
              <w:widowControl w:val="0"/>
              <w:spacing w:line="240" w:lineRule="auto"/>
              <w:rPr/>
            </w:pPr>
            <w:r w:rsidDel="00000000" w:rsidR="00000000" w:rsidRPr="00000000">
              <w:rPr>
                <w:rtl w:val="0"/>
              </w:rPr>
            </w:r>
          </w:p>
        </w:tc>
      </w:tr>
      <w:tr>
        <w:trPr>
          <w:cantSplit w:val="0"/>
          <w:tblHeader w:val="0"/>
        </w:trPr>
        <w:tc>
          <w:tcPr>
            <w:shd w:fill="ea9999" w:val="clear"/>
          </w:tcPr>
          <w:p w:rsidR="00000000" w:rsidDel="00000000" w:rsidP="00000000" w:rsidRDefault="00000000" w:rsidRPr="00000000" w14:paraId="00000DB4">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0DB5">
            <w:pPr>
              <w:rPr/>
            </w:pPr>
            <w:r w:rsidDel="00000000" w:rsidR="00000000" w:rsidRPr="00000000">
              <w:rPr>
                <w:rtl w:val="0"/>
              </w:rPr>
              <w:t xml:space="preserve">Congratulations on completing the second section of this course! We hope you’ve enjoyed the journey!</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Now let’s review what you’ve picked up from this section!</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b w:val="1"/>
                <w:bCs w:val="1"/>
              </w:rPr>
            </w:pPr>
            <w:r w:rsidDel="00000000" w:rsidR="00000000" w:rsidRPr="00000000">
              <w:rPr>
                <w:b w:val="1"/>
                <w:bCs w:val="1"/>
                <w:rtl w:val="0"/>
              </w:rPr>
              <w:t xml:space="preserve">1. Which theory suggests that emotion arises from the interpretation of bodily changes?</w:t>
            </w:r>
          </w:p>
          <w:p w:rsidR="00000000" w:rsidDel="00000000" w:rsidP="00000000" w:rsidRDefault="00000000" w:rsidRPr="00000000" w14:paraId="00000DBA">
            <w:pPr>
              <w:numPr>
                <w:ilvl w:val="0"/>
                <w:numId w:val="407"/>
              </w:numPr>
              <w:ind w:left="720" w:hanging="360"/>
            </w:pPr>
            <w:r w:rsidDel="00000000" w:rsidR="00000000" w:rsidRPr="00000000">
              <w:rPr>
                <w:rtl w:val="0"/>
              </w:rPr>
              <w:t xml:space="preserve">Cannon-Bard Theory</w:t>
            </w:r>
          </w:p>
          <w:p w:rsidR="00000000" w:rsidDel="00000000" w:rsidP="00000000" w:rsidRDefault="00000000" w:rsidRPr="00000000" w14:paraId="00000DBB">
            <w:pPr>
              <w:numPr>
                <w:ilvl w:val="0"/>
                <w:numId w:val="407"/>
              </w:numPr>
              <w:ind w:left="720" w:hanging="360"/>
            </w:pPr>
            <w:r w:rsidDel="00000000" w:rsidR="00000000" w:rsidRPr="00000000">
              <w:rPr>
                <w:rtl w:val="0"/>
              </w:rPr>
              <w:t xml:space="preserve">James-Lange Theory</w:t>
            </w:r>
          </w:p>
          <w:p w:rsidR="00000000" w:rsidDel="00000000" w:rsidP="00000000" w:rsidRDefault="00000000" w:rsidRPr="00000000" w14:paraId="00000DBC">
            <w:pPr>
              <w:numPr>
                <w:ilvl w:val="0"/>
                <w:numId w:val="407"/>
              </w:numPr>
              <w:ind w:left="720" w:hanging="360"/>
            </w:pPr>
            <w:r w:rsidDel="00000000" w:rsidR="00000000" w:rsidRPr="00000000">
              <w:rPr>
                <w:rtl w:val="0"/>
              </w:rPr>
              <w:t xml:space="preserve">Schachter-Singer Two-Factor Theory</w:t>
            </w:r>
          </w:p>
          <w:p w:rsidR="00000000" w:rsidDel="00000000" w:rsidP="00000000" w:rsidRDefault="00000000" w:rsidRPr="00000000" w14:paraId="00000DBD">
            <w:pPr>
              <w:numPr>
                <w:ilvl w:val="0"/>
                <w:numId w:val="407"/>
              </w:numPr>
              <w:ind w:left="720" w:hanging="360"/>
            </w:pPr>
            <w:r w:rsidDel="00000000" w:rsidR="00000000" w:rsidRPr="00000000">
              <w:rPr>
                <w:rtl w:val="0"/>
              </w:rPr>
              <w:t xml:space="preserve">Facial Feedback Hypothesis</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b w:val="1"/>
                <w:bCs w:val="1"/>
              </w:rPr>
            </w:pPr>
            <w:r w:rsidDel="00000000" w:rsidR="00000000" w:rsidRPr="00000000">
              <w:rPr>
                <w:b w:val="1"/>
                <w:bCs w:val="1"/>
                <w:rtl w:val="0"/>
              </w:rPr>
              <w:t xml:space="preserve">2. Which theory posits that physiological arousal and cognitive labeling together create emotion?</w:t>
            </w:r>
          </w:p>
          <w:p w:rsidR="00000000" w:rsidDel="00000000" w:rsidP="00000000" w:rsidRDefault="00000000" w:rsidRPr="00000000" w14:paraId="00000DC0">
            <w:pPr>
              <w:numPr>
                <w:ilvl w:val="0"/>
                <w:numId w:val="200"/>
              </w:numPr>
              <w:ind w:left="720" w:hanging="360"/>
            </w:pPr>
            <w:r w:rsidDel="00000000" w:rsidR="00000000" w:rsidRPr="00000000">
              <w:rPr>
                <w:rtl w:val="0"/>
              </w:rPr>
              <w:t xml:space="preserve">James-Lange Theory</w:t>
            </w:r>
          </w:p>
          <w:p w:rsidR="00000000" w:rsidDel="00000000" w:rsidP="00000000" w:rsidRDefault="00000000" w:rsidRPr="00000000" w14:paraId="00000DC1">
            <w:pPr>
              <w:numPr>
                <w:ilvl w:val="0"/>
                <w:numId w:val="200"/>
              </w:numPr>
              <w:ind w:left="720" w:hanging="360"/>
            </w:pPr>
            <w:r w:rsidDel="00000000" w:rsidR="00000000" w:rsidRPr="00000000">
              <w:rPr>
                <w:rtl w:val="0"/>
              </w:rPr>
              <w:t xml:space="preserve">Constructed Theory of Emotion (Barrett)</w:t>
            </w:r>
          </w:p>
          <w:p w:rsidR="00000000" w:rsidDel="00000000" w:rsidP="00000000" w:rsidRDefault="00000000" w:rsidRPr="00000000" w14:paraId="00000DC2">
            <w:pPr>
              <w:numPr>
                <w:ilvl w:val="0"/>
                <w:numId w:val="200"/>
              </w:numPr>
              <w:ind w:left="720" w:hanging="360"/>
            </w:pPr>
            <w:r w:rsidDel="00000000" w:rsidR="00000000" w:rsidRPr="00000000">
              <w:rPr>
                <w:rtl w:val="0"/>
              </w:rPr>
              <w:t xml:space="preserve">Schachter-Singer Two-Factor Theory</w:t>
            </w:r>
          </w:p>
          <w:p w:rsidR="00000000" w:rsidDel="00000000" w:rsidP="00000000" w:rsidRDefault="00000000" w:rsidRPr="00000000" w14:paraId="00000DC3">
            <w:pPr>
              <w:numPr>
                <w:ilvl w:val="0"/>
                <w:numId w:val="200"/>
              </w:numPr>
              <w:ind w:left="720" w:hanging="360"/>
            </w:pPr>
            <w:r w:rsidDel="00000000" w:rsidR="00000000" w:rsidRPr="00000000">
              <w:rPr>
                <w:rtl w:val="0"/>
              </w:rPr>
              <w:t xml:space="preserve">Lazarus’ Cognitive-Mediational Theory</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b w:val="1"/>
                <w:bCs w:val="1"/>
              </w:rPr>
            </w:pPr>
            <w:r w:rsidDel="00000000" w:rsidR="00000000" w:rsidRPr="00000000">
              <w:rPr>
                <w:b w:val="1"/>
                <w:bCs w:val="1"/>
                <w:rtl w:val="0"/>
              </w:rPr>
              <w:t xml:space="preserve">3. According to Richard Lazarus’ Cognitive-Mediational Theory, emotions primarily arise from:</w:t>
            </w:r>
          </w:p>
          <w:p w:rsidR="00000000" w:rsidDel="00000000" w:rsidP="00000000" w:rsidRDefault="00000000" w:rsidRPr="00000000" w14:paraId="00000DC6">
            <w:pPr>
              <w:numPr>
                <w:ilvl w:val="0"/>
                <w:numId w:val="224"/>
              </w:numPr>
              <w:ind w:left="720" w:hanging="360"/>
            </w:pPr>
            <w:r w:rsidDel="00000000" w:rsidR="00000000" w:rsidRPr="00000000">
              <w:rPr>
                <w:rtl w:val="0"/>
              </w:rPr>
              <w:t xml:space="preserve">Genetic predispositions to specific core feelings.</w:t>
            </w:r>
          </w:p>
          <w:p w:rsidR="00000000" w:rsidDel="00000000" w:rsidP="00000000" w:rsidRDefault="00000000" w:rsidRPr="00000000" w14:paraId="00000DC7">
            <w:pPr>
              <w:numPr>
                <w:ilvl w:val="0"/>
                <w:numId w:val="224"/>
              </w:numPr>
              <w:ind w:left="720" w:hanging="360"/>
            </w:pPr>
            <w:r w:rsidDel="00000000" w:rsidR="00000000" w:rsidRPr="00000000">
              <w:rPr>
                <w:rtl w:val="0"/>
              </w:rPr>
              <w:t xml:space="preserve">How we appraise or evaluate a situation’s relevance to our well-being.</w:t>
            </w:r>
          </w:p>
          <w:p w:rsidR="00000000" w:rsidDel="00000000" w:rsidP="00000000" w:rsidRDefault="00000000" w:rsidRPr="00000000" w14:paraId="00000DC8">
            <w:pPr>
              <w:numPr>
                <w:ilvl w:val="0"/>
                <w:numId w:val="224"/>
              </w:numPr>
              <w:ind w:left="720" w:hanging="360"/>
            </w:pPr>
            <w:r w:rsidDel="00000000" w:rsidR="00000000" w:rsidRPr="00000000">
              <w:rPr>
                <w:rtl w:val="0"/>
              </w:rPr>
              <w:t xml:space="preserve">Fixed, universal facial expressions.</w:t>
            </w:r>
          </w:p>
          <w:p w:rsidR="00000000" w:rsidDel="00000000" w:rsidP="00000000" w:rsidRDefault="00000000" w:rsidRPr="00000000" w14:paraId="00000DC9">
            <w:pPr>
              <w:numPr>
                <w:ilvl w:val="0"/>
                <w:numId w:val="224"/>
              </w:numPr>
              <w:ind w:left="720" w:hanging="360"/>
            </w:pPr>
            <w:r w:rsidDel="00000000" w:rsidR="00000000" w:rsidRPr="00000000">
              <w:rPr>
                <w:rtl w:val="0"/>
              </w:rPr>
              <w:t xml:space="preserve">Fast, automatic brain responses independent of cognition.</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b w:val="1"/>
                <w:bCs w:val="1"/>
              </w:rPr>
            </w:pPr>
            <w:r w:rsidDel="00000000" w:rsidR="00000000" w:rsidRPr="00000000">
              <w:rPr>
                <w:b w:val="1"/>
                <w:bCs w:val="1"/>
                <w:rtl w:val="0"/>
              </w:rPr>
              <w:t xml:space="preserve">4. Lisa Feldman Barrett’s Constructed Theory of Emotion states that:</w:t>
            </w:r>
          </w:p>
          <w:p w:rsidR="00000000" w:rsidDel="00000000" w:rsidP="00000000" w:rsidRDefault="00000000" w:rsidRPr="00000000" w14:paraId="00000DCC">
            <w:pPr>
              <w:numPr>
                <w:ilvl w:val="0"/>
                <w:numId w:val="170"/>
              </w:numPr>
              <w:ind w:left="720" w:hanging="360"/>
            </w:pPr>
            <w:r w:rsidDel="00000000" w:rsidR="00000000" w:rsidRPr="00000000">
              <w:rPr>
                <w:rtl w:val="0"/>
              </w:rPr>
              <w:t xml:space="preserve">Emotions are universally hardwired in specific brain regions.</w:t>
            </w:r>
          </w:p>
          <w:p w:rsidR="00000000" w:rsidDel="00000000" w:rsidP="00000000" w:rsidRDefault="00000000" w:rsidRPr="00000000" w14:paraId="00000DCD">
            <w:pPr>
              <w:numPr>
                <w:ilvl w:val="0"/>
                <w:numId w:val="170"/>
              </w:numPr>
              <w:ind w:left="720" w:hanging="360"/>
            </w:pPr>
            <w:r w:rsidDel="00000000" w:rsidR="00000000" w:rsidRPr="00000000">
              <w:rPr>
                <w:rtl w:val="0"/>
              </w:rPr>
              <w:t xml:space="preserve">There are seven universally recognized ‘basic’ emotions.</w:t>
            </w:r>
          </w:p>
          <w:p w:rsidR="00000000" w:rsidDel="00000000" w:rsidP="00000000" w:rsidRDefault="00000000" w:rsidRPr="00000000" w14:paraId="00000DCE">
            <w:pPr>
              <w:numPr>
                <w:ilvl w:val="0"/>
                <w:numId w:val="170"/>
              </w:numPr>
              <w:ind w:left="720" w:hanging="360"/>
            </w:pPr>
            <w:r w:rsidDel="00000000" w:rsidR="00000000" w:rsidRPr="00000000">
              <w:rPr>
                <w:rtl w:val="0"/>
              </w:rPr>
              <w:t xml:space="preserve">Emotions are ‘constructed’ by the brain through past experiences, context, and cultural factors.</w:t>
            </w:r>
          </w:p>
          <w:p w:rsidR="00000000" w:rsidDel="00000000" w:rsidP="00000000" w:rsidRDefault="00000000" w:rsidRPr="00000000" w14:paraId="00000DCF">
            <w:pPr>
              <w:numPr>
                <w:ilvl w:val="0"/>
                <w:numId w:val="170"/>
              </w:numPr>
              <w:ind w:left="720" w:hanging="360"/>
            </w:pPr>
            <w:r w:rsidDel="00000000" w:rsidR="00000000" w:rsidRPr="00000000">
              <w:rPr>
                <w:rtl w:val="0"/>
              </w:rPr>
              <w:t xml:space="preserve">Emotions arise only after our body initiates a specific response.</w:t>
            </w:r>
          </w:p>
          <w:p w:rsidR="00000000" w:rsidDel="00000000" w:rsidP="00000000" w:rsidRDefault="00000000" w:rsidRPr="00000000" w14:paraId="00000DD0">
            <w:pPr>
              <w:ind w:left="720" w:firstLine="0"/>
              <w:rPr/>
            </w:pPr>
            <w:r w:rsidDel="00000000" w:rsidR="00000000" w:rsidRPr="00000000">
              <w:rPr>
                <w:rtl w:val="0"/>
              </w:rPr>
            </w:r>
          </w:p>
          <w:p w:rsidR="00000000" w:rsidDel="00000000" w:rsidP="00000000" w:rsidRDefault="00000000" w:rsidRPr="00000000" w14:paraId="00000DD1">
            <w:pPr>
              <w:rPr>
                <w:b w:val="1"/>
                <w:bCs w:val="1"/>
              </w:rPr>
            </w:pPr>
            <w:r w:rsidDel="00000000" w:rsidR="00000000" w:rsidRPr="00000000">
              <w:rPr>
                <w:b w:val="1"/>
                <w:bCs w:val="1"/>
                <w:rtl w:val="0"/>
              </w:rPr>
              <w:t xml:space="preserve">5. Which of the following best defines “solastalgia” in the context of climate emotions?</w:t>
            </w:r>
          </w:p>
          <w:p w:rsidR="00000000" w:rsidDel="00000000" w:rsidP="00000000" w:rsidRDefault="00000000" w:rsidRPr="00000000" w14:paraId="00000DD2">
            <w:pPr>
              <w:numPr>
                <w:ilvl w:val="0"/>
                <w:numId w:val="108"/>
              </w:numPr>
              <w:ind w:left="720" w:hanging="360"/>
            </w:pPr>
            <w:r w:rsidDel="00000000" w:rsidR="00000000" w:rsidRPr="00000000">
              <w:rPr>
                <w:rtl w:val="0"/>
              </w:rPr>
              <w:t xml:space="preserve">A hopeful feeling that the environment will remain unchanged.</w:t>
            </w:r>
          </w:p>
          <w:p w:rsidR="00000000" w:rsidDel="00000000" w:rsidP="00000000" w:rsidRDefault="00000000" w:rsidRPr="00000000" w14:paraId="00000DD3">
            <w:pPr>
              <w:numPr>
                <w:ilvl w:val="0"/>
                <w:numId w:val="108"/>
              </w:numPr>
              <w:ind w:left="720" w:hanging="360"/>
            </w:pPr>
            <w:r w:rsidDel="00000000" w:rsidR="00000000" w:rsidRPr="00000000">
              <w:rPr>
                <w:rtl w:val="0"/>
              </w:rPr>
              <w:t xml:space="preserve">Distress or ‘homesickness’ one experiences when the home environment is changing around them.</w:t>
            </w:r>
          </w:p>
          <w:p w:rsidR="00000000" w:rsidDel="00000000" w:rsidP="00000000" w:rsidRDefault="00000000" w:rsidRPr="00000000" w14:paraId="00000DD4">
            <w:pPr>
              <w:numPr>
                <w:ilvl w:val="0"/>
                <w:numId w:val="108"/>
              </w:numPr>
              <w:ind w:left="720" w:hanging="360"/>
            </w:pPr>
            <w:r w:rsidDel="00000000" w:rsidR="00000000" w:rsidRPr="00000000">
              <w:rPr>
                <w:rtl w:val="0"/>
              </w:rPr>
              <w:t xml:space="preserve">A form of joy in seeing the environment evolve naturally.</w:t>
            </w:r>
          </w:p>
          <w:p w:rsidR="00000000" w:rsidDel="00000000" w:rsidP="00000000" w:rsidRDefault="00000000" w:rsidRPr="00000000" w14:paraId="00000DD5">
            <w:pPr>
              <w:numPr>
                <w:ilvl w:val="0"/>
                <w:numId w:val="108"/>
              </w:numPr>
              <w:ind w:left="720" w:hanging="360"/>
            </w:pPr>
            <w:r w:rsidDel="00000000" w:rsidR="00000000" w:rsidRPr="00000000">
              <w:rPr>
                <w:rtl w:val="0"/>
              </w:rPr>
              <w:t xml:space="preserve">An urge to travel away from areas affected by climate change.</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b w:val="1"/>
                <w:bCs w:val="1"/>
              </w:rPr>
            </w:pPr>
            <w:r w:rsidDel="00000000" w:rsidR="00000000" w:rsidRPr="00000000">
              <w:rPr>
                <w:b w:val="1"/>
                <w:bCs w:val="1"/>
                <w:rtl w:val="0"/>
              </w:rPr>
              <w:t xml:space="preserve">6. Paul Ekman’s research suggests certain emotions are universally recognized via facial expressions. Which set below is among his proposed ‘universal’ emotions?</w:t>
            </w:r>
          </w:p>
          <w:p w:rsidR="00000000" w:rsidDel="00000000" w:rsidP="00000000" w:rsidRDefault="00000000" w:rsidRPr="00000000" w14:paraId="00000DD8">
            <w:pPr>
              <w:numPr>
                <w:ilvl w:val="0"/>
                <w:numId w:val="505"/>
              </w:numPr>
              <w:ind w:left="720" w:hanging="360"/>
            </w:pPr>
            <w:r w:rsidDel="00000000" w:rsidR="00000000" w:rsidRPr="00000000">
              <w:rPr>
                <w:rtl w:val="0"/>
              </w:rPr>
              <w:t xml:space="preserve">Love, trust, nostalgia, envy</w:t>
            </w:r>
          </w:p>
          <w:p w:rsidR="00000000" w:rsidDel="00000000" w:rsidP="00000000" w:rsidRDefault="00000000" w:rsidRPr="00000000" w14:paraId="00000DD9">
            <w:pPr>
              <w:numPr>
                <w:ilvl w:val="0"/>
                <w:numId w:val="505"/>
              </w:numPr>
              <w:ind w:left="720" w:hanging="360"/>
            </w:pPr>
            <w:r w:rsidDel="00000000" w:rsidR="00000000" w:rsidRPr="00000000">
              <w:rPr>
                <w:rtl w:val="0"/>
              </w:rPr>
              <w:t xml:space="preserve">Happiness, sadness, anger, fear, disgust, surprise</w:t>
            </w:r>
          </w:p>
          <w:p w:rsidR="00000000" w:rsidDel="00000000" w:rsidP="00000000" w:rsidRDefault="00000000" w:rsidRPr="00000000" w14:paraId="00000DDA">
            <w:pPr>
              <w:numPr>
                <w:ilvl w:val="0"/>
                <w:numId w:val="505"/>
              </w:numPr>
              <w:ind w:left="720" w:hanging="360"/>
            </w:pPr>
            <w:r w:rsidDel="00000000" w:rsidR="00000000" w:rsidRPr="00000000">
              <w:rPr>
                <w:rtl w:val="0"/>
              </w:rPr>
              <w:t xml:space="preserve">Anxiety, relief, pride, guilt</w:t>
            </w:r>
          </w:p>
          <w:p w:rsidR="00000000" w:rsidDel="00000000" w:rsidP="00000000" w:rsidRDefault="00000000" w:rsidRPr="00000000" w14:paraId="00000DDB">
            <w:pPr>
              <w:numPr>
                <w:ilvl w:val="0"/>
                <w:numId w:val="505"/>
              </w:numPr>
              <w:ind w:left="720" w:hanging="360"/>
            </w:pPr>
            <w:r w:rsidDel="00000000" w:rsidR="00000000" w:rsidRPr="00000000">
              <w:rPr>
                <w:rtl w:val="0"/>
              </w:rPr>
              <w:t xml:space="preserve">Gratitude, jealousy, compassion, awe</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b w:val="1"/>
                <w:bCs w:val="1"/>
              </w:rPr>
            </w:pPr>
            <w:r w:rsidDel="00000000" w:rsidR="00000000" w:rsidRPr="00000000">
              <w:rPr>
                <w:b w:val="1"/>
                <w:bCs w:val="1"/>
                <w:rtl w:val="0"/>
              </w:rPr>
              <w:t xml:space="preserve">7. The Cannon-Bard Theory of emotion proposes that:</w:t>
            </w:r>
          </w:p>
          <w:p w:rsidR="00000000" w:rsidDel="00000000" w:rsidP="00000000" w:rsidRDefault="00000000" w:rsidRPr="00000000" w14:paraId="00000DDE">
            <w:pPr>
              <w:numPr>
                <w:ilvl w:val="0"/>
                <w:numId w:val="286"/>
              </w:numPr>
              <w:ind w:left="720" w:hanging="360"/>
            </w:pPr>
            <w:r w:rsidDel="00000000" w:rsidR="00000000" w:rsidRPr="00000000">
              <w:rPr>
                <w:rtl w:val="0"/>
              </w:rPr>
              <w:t xml:space="preserve">Physiological responses precede emotional awareness.</w:t>
            </w:r>
          </w:p>
          <w:p w:rsidR="00000000" w:rsidDel="00000000" w:rsidP="00000000" w:rsidRDefault="00000000" w:rsidRPr="00000000" w14:paraId="00000DDF">
            <w:pPr>
              <w:numPr>
                <w:ilvl w:val="0"/>
                <w:numId w:val="286"/>
              </w:numPr>
              <w:ind w:left="720" w:hanging="360"/>
            </w:pPr>
            <w:r w:rsidDel="00000000" w:rsidR="00000000" w:rsidRPr="00000000">
              <w:rPr>
                <w:rtl w:val="0"/>
              </w:rPr>
              <w:t xml:space="preserve">Emotional experience and bodily responses occur simultaneously.</w:t>
            </w:r>
          </w:p>
          <w:p w:rsidR="00000000" w:rsidDel="00000000" w:rsidP="00000000" w:rsidRDefault="00000000" w:rsidRPr="00000000" w14:paraId="00000DE0">
            <w:pPr>
              <w:numPr>
                <w:ilvl w:val="0"/>
                <w:numId w:val="286"/>
              </w:numPr>
              <w:ind w:left="720" w:hanging="360"/>
            </w:pPr>
            <w:r w:rsidDel="00000000" w:rsidR="00000000" w:rsidRPr="00000000">
              <w:rPr>
                <w:rtl w:val="0"/>
              </w:rPr>
              <w:t xml:space="preserve">Emotions result only from labeling one’s arousal.</w:t>
            </w:r>
          </w:p>
          <w:p w:rsidR="00000000" w:rsidDel="00000000" w:rsidP="00000000" w:rsidRDefault="00000000" w:rsidRPr="00000000" w14:paraId="00000DE1">
            <w:pPr>
              <w:numPr>
                <w:ilvl w:val="0"/>
                <w:numId w:val="286"/>
              </w:numPr>
              <w:ind w:left="720" w:hanging="360"/>
            </w:pPr>
            <w:r w:rsidDel="00000000" w:rsidR="00000000" w:rsidRPr="00000000">
              <w:rPr>
                <w:rtl w:val="0"/>
              </w:rPr>
              <w:t xml:space="preserve">We learn emotions through observation and imitation.</w:t>
            </w:r>
          </w:p>
          <w:p w:rsidR="00000000" w:rsidDel="00000000" w:rsidP="00000000" w:rsidRDefault="00000000" w:rsidRPr="00000000" w14:paraId="00000DE2">
            <w:pPr>
              <w:ind w:left="720" w:firstLine="0"/>
              <w:rPr/>
            </w:pPr>
            <w:r w:rsidDel="00000000" w:rsidR="00000000" w:rsidRPr="00000000">
              <w:rPr>
                <w:rtl w:val="0"/>
              </w:rPr>
            </w:r>
          </w:p>
          <w:p w:rsidR="00000000" w:rsidDel="00000000" w:rsidP="00000000" w:rsidRDefault="00000000" w:rsidRPr="00000000" w14:paraId="00000DE3">
            <w:pPr>
              <w:rPr>
                <w:b w:val="1"/>
                <w:bCs w:val="1"/>
              </w:rPr>
            </w:pPr>
            <w:r w:rsidDel="00000000" w:rsidR="00000000" w:rsidRPr="00000000">
              <w:rPr>
                <w:b w:val="1"/>
                <w:bCs w:val="1"/>
                <w:rtl w:val="0"/>
              </w:rPr>
              <w:t xml:space="preserve">8. Which of the following best describes ‘pre-traumatic stress’ in the context of climate change?</w:t>
            </w:r>
          </w:p>
          <w:p w:rsidR="00000000" w:rsidDel="00000000" w:rsidP="00000000" w:rsidRDefault="00000000" w:rsidRPr="00000000" w14:paraId="00000DE4">
            <w:pPr>
              <w:numPr>
                <w:ilvl w:val="0"/>
                <w:numId w:val="395"/>
              </w:numPr>
              <w:ind w:left="720" w:hanging="360"/>
            </w:pPr>
            <w:r w:rsidDel="00000000" w:rsidR="00000000" w:rsidRPr="00000000">
              <w:rPr>
                <w:rtl w:val="0"/>
              </w:rPr>
              <w:t xml:space="preserve">Emotional numbness after experiencing a disaster.</w:t>
            </w:r>
          </w:p>
          <w:p w:rsidR="00000000" w:rsidDel="00000000" w:rsidP="00000000" w:rsidRDefault="00000000" w:rsidRPr="00000000" w14:paraId="00000DE5">
            <w:pPr>
              <w:numPr>
                <w:ilvl w:val="0"/>
                <w:numId w:val="395"/>
              </w:numPr>
              <w:ind w:left="720" w:hanging="360"/>
            </w:pPr>
            <w:r w:rsidDel="00000000" w:rsidR="00000000" w:rsidRPr="00000000">
              <w:rPr>
                <w:rtl w:val="0"/>
              </w:rPr>
              <w:t xml:space="preserve">Heightened anxiety and worry about future climate disasters that have not yet occurred.</w:t>
            </w:r>
          </w:p>
          <w:p w:rsidR="00000000" w:rsidDel="00000000" w:rsidP="00000000" w:rsidRDefault="00000000" w:rsidRPr="00000000" w14:paraId="00000DE6">
            <w:pPr>
              <w:numPr>
                <w:ilvl w:val="0"/>
                <w:numId w:val="395"/>
              </w:numPr>
              <w:ind w:left="720" w:hanging="360"/>
            </w:pPr>
            <w:r w:rsidDel="00000000" w:rsidR="00000000" w:rsidRPr="00000000">
              <w:rPr>
                <w:rtl w:val="0"/>
              </w:rPr>
              <w:t xml:space="preserve">Total denial that climate disasters could ever happen.</w:t>
            </w:r>
          </w:p>
          <w:p w:rsidR="00000000" w:rsidDel="00000000" w:rsidP="00000000" w:rsidRDefault="00000000" w:rsidRPr="00000000" w14:paraId="00000DE7">
            <w:pPr>
              <w:numPr>
                <w:ilvl w:val="0"/>
                <w:numId w:val="395"/>
              </w:numPr>
              <w:ind w:left="720" w:hanging="360"/>
            </w:pPr>
            <w:r w:rsidDel="00000000" w:rsidR="00000000" w:rsidRPr="00000000">
              <w:rPr>
                <w:rtl w:val="0"/>
              </w:rPr>
              <w:t xml:space="preserve">Grief after witnessing permanent environmental destruction.</w:t>
            </w:r>
          </w:p>
          <w:p w:rsidR="00000000" w:rsidDel="00000000" w:rsidP="00000000" w:rsidRDefault="00000000" w:rsidRPr="00000000" w14:paraId="00000DE8">
            <w:pPr>
              <w:ind w:left="720" w:firstLine="0"/>
              <w:rPr/>
            </w:pPr>
            <w:r w:rsidDel="00000000" w:rsidR="00000000" w:rsidRPr="00000000">
              <w:rPr>
                <w:rtl w:val="0"/>
              </w:rPr>
            </w:r>
          </w:p>
          <w:p w:rsidR="00000000" w:rsidDel="00000000" w:rsidP="00000000" w:rsidRDefault="00000000" w:rsidRPr="00000000" w14:paraId="00000DE9">
            <w:pPr>
              <w:rPr>
                <w:b w:val="1"/>
                <w:bCs w:val="1"/>
              </w:rPr>
            </w:pPr>
            <w:r w:rsidDel="00000000" w:rsidR="00000000" w:rsidRPr="00000000">
              <w:rPr>
                <w:b w:val="1"/>
                <w:bCs w:val="1"/>
                <w:rtl w:val="0"/>
              </w:rPr>
              <w:t xml:space="preserve">9. Repeated exposure to severe climate events can result in ‘cumulative trauma,’ which means:</w:t>
            </w:r>
          </w:p>
          <w:p w:rsidR="00000000" w:rsidDel="00000000" w:rsidP="00000000" w:rsidRDefault="00000000" w:rsidRPr="00000000" w14:paraId="00000DEA">
            <w:pPr>
              <w:numPr>
                <w:ilvl w:val="0"/>
                <w:numId w:val="218"/>
              </w:numPr>
              <w:ind w:left="720" w:hanging="360"/>
            </w:pPr>
            <w:r w:rsidDel="00000000" w:rsidR="00000000" w:rsidRPr="00000000">
              <w:rPr>
                <w:rtl w:val="0"/>
              </w:rPr>
              <w:t xml:space="preserve">Individuals become immune to stress after the first disaster.</w:t>
            </w:r>
          </w:p>
          <w:p w:rsidR="00000000" w:rsidDel="00000000" w:rsidP="00000000" w:rsidRDefault="00000000" w:rsidRPr="00000000" w14:paraId="00000DEB">
            <w:pPr>
              <w:numPr>
                <w:ilvl w:val="0"/>
                <w:numId w:val="218"/>
              </w:numPr>
              <w:ind w:left="720" w:hanging="360"/>
            </w:pPr>
            <w:r w:rsidDel="00000000" w:rsidR="00000000" w:rsidRPr="00000000">
              <w:rPr>
                <w:rtl w:val="0"/>
              </w:rPr>
              <w:t xml:space="preserve">Each new disaster intensifies existing distress, creating deeper mental health impacts over time.</w:t>
            </w:r>
          </w:p>
          <w:p w:rsidR="00000000" w:rsidDel="00000000" w:rsidP="00000000" w:rsidRDefault="00000000" w:rsidRPr="00000000" w14:paraId="00000DEC">
            <w:pPr>
              <w:numPr>
                <w:ilvl w:val="0"/>
                <w:numId w:val="218"/>
              </w:numPr>
              <w:ind w:left="720" w:hanging="360"/>
            </w:pPr>
            <w:r w:rsidDel="00000000" w:rsidR="00000000" w:rsidRPr="00000000">
              <w:rPr>
                <w:rtl w:val="0"/>
              </w:rPr>
              <w:t xml:space="preserve">Only physical damage accumulates, while emotional effects remain constant.</w:t>
            </w:r>
          </w:p>
          <w:p w:rsidR="00000000" w:rsidDel="00000000" w:rsidP="00000000" w:rsidRDefault="00000000" w:rsidRPr="00000000" w14:paraId="00000DED">
            <w:pPr>
              <w:numPr>
                <w:ilvl w:val="0"/>
                <w:numId w:val="218"/>
              </w:numPr>
              <w:ind w:left="720" w:hanging="360"/>
            </w:pPr>
            <w:r w:rsidDel="00000000" w:rsidR="00000000" w:rsidRPr="00000000">
              <w:rPr>
                <w:rtl w:val="0"/>
              </w:rPr>
              <w:t xml:space="preserve">Communities recover more quickly the more events they experience.</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b w:val="1"/>
                <w:bCs w:val="1"/>
              </w:rPr>
            </w:pPr>
            <w:r w:rsidDel="00000000" w:rsidR="00000000" w:rsidRPr="00000000">
              <w:rPr>
                <w:b w:val="1"/>
                <w:bCs w:val="1"/>
                <w:rtl w:val="0"/>
              </w:rPr>
              <w:t xml:space="preserve">10. Which statement below accurately reflects the difference between normal emotional reactions and diagnosable mental health conditions?</w:t>
            </w:r>
          </w:p>
          <w:p w:rsidR="00000000" w:rsidDel="00000000" w:rsidP="00000000" w:rsidRDefault="00000000" w:rsidRPr="00000000" w14:paraId="00000DF0">
            <w:pPr>
              <w:numPr>
                <w:ilvl w:val="0"/>
                <w:numId w:val="376"/>
              </w:numPr>
              <w:ind w:left="720" w:hanging="360"/>
            </w:pPr>
            <w:r w:rsidDel="00000000" w:rsidR="00000000" w:rsidRPr="00000000">
              <w:rPr>
                <w:rtl w:val="0"/>
              </w:rPr>
              <w:t xml:space="preserve">Normal emotions last for months, while mental health conditions are always short-lived.</w:t>
            </w:r>
          </w:p>
          <w:p w:rsidR="00000000" w:rsidDel="00000000" w:rsidP="00000000" w:rsidRDefault="00000000" w:rsidRPr="00000000" w14:paraId="00000DF1">
            <w:pPr>
              <w:numPr>
                <w:ilvl w:val="0"/>
                <w:numId w:val="376"/>
              </w:numPr>
              <w:ind w:left="720" w:hanging="360"/>
            </w:pPr>
            <w:r w:rsidDel="00000000" w:rsidR="00000000" w:rsidRPr="00000000">
              <w:rPr>
                <w:rtl w:val="0"/>
              </w:rPr>
              <w:t xml:space="preserve">Normal emotions are typically transient and situational, whereas mental health conditions involve persistent, impairing patterns of emotion or behavior.</w:t>
            </w:r>
          </w:p>
          <w:p w:rsidR="00000000" w:rsidDel="00000000" w:rsidP="00000000" w:rsidRDefault="00000000" w:rsidRPr="00000000" w14:paraId="00000DF2">
            <w:pPr>
              <w:numPr>
                <w:ilvl w:val="0"/>
                <w:numId w:val="376"/>
              </w:numPr>
              <w:ind w:left="720" w:hanging="360"/>
            </w:pPr>
            <w:r w:rsidDel="00000000" w:rsidR="00000000" w:rsidRPr="00000000">
              <w:rPr>
                <w:rtl w:val="0"/>
              </w:rPr>
              <w:t xml:space="preserve">Any strong emotional reaction is automatically a mental health disorder.</w:t>
            </w:r>
          </w:p>
          <w:p w:rsidR="00000000" w:rsidDel="00000000" w:rsidP="00000000" w:rsidRDefault="00000000" w:rsidRPr="00000000" w14:paraId="00000DF3">
            <w:pPr>
              <w:numPr>
                <w:ilvl w:val="0"/>
                <w:numId w:val="376"/>
              </w:numPr>
              <w:ind w:left="720" w:hanging="360"/>
            </w:pPr>
            <w:r w:rsidDel="00000000" w:rsidR="00000000" w:rsidRPr="00000000">
              <w:rPr>
                <w:rtl w:val="0"/>
              </w:rPr>
              <w:t xml:space="preserve">Mental health conditions never involve emotional responses to external events.</w:t>
            </w:r>
          </w:p>
          <w:p w:rsidR="00000000" w:rsidDel="00000000" w:rsidP="00000000" w:rsidRDefault="00000000" w:rsidRPr="00000000" w14:paraId="00000DF4">
            <w:pPr>
              <w:ind w:left="720" w:firstLine="0"/>
              <w:rPr/>
            </w:pPr>
            <w:r w:rsidDel="00000000" w:rsidR="00000000" w:rsidRPr="00000000">
              <w:rPr>
                <w:rtl w:val="0"/>
              </w:rPr>
            </w:r>
          </w:p>
          <w:p w:rsidR="00000000" w:rsidDel="00000000" w:rsidP="00000000" w:rsidRDefault="00000000" w:rsidRPr="00000000" w14:paraId="00000DF5">
            <w:pPr>
              <w:rPr>
                <w:b w:val="1"/>
                <w:bCs w:val="1"/>
              </w:rPr>
            </w:pPr>
            <w:r w:rsidDel="00000000" w:rsidR="00000000" w:rsidRPr="00000000">
              <w:rPr>
                <w:b w:val="1"/>
                <w:bCs w:val="1"/>
                <w:rtl w:val="0"/>
              </w:rPr>
              <w:t xml:space="preserve">11. True/False: James-Lange Theory asserts that we label our emotions after noticing specific bodily changes.</w:t>
            </w:r>
          </w:p>
          <w:p w:rsidR="00000000" w:rsidDel="00000000" w:rsidP="00000000" w:rsidRDefault="00000000" w:rsidRPr="00000000" w14:paraId="00000DF6">
            <w:pPr>
              <w:rPr/>
            </w:pPr>
            <w:r w:rsidDel="00000000" w:rsidR="00000000" w:rsidRPr="00000000">
              <w:rPr>
                <w:rtl w:val="0"/>
              </w:rPr>
              <w:t xml:space="preserve"> True</w:t>
              <w:br w:type="textWrapping"/>
              <w:t xml:space="preserve"> False</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b w:val="1"/>
                <w:bCs w:val="1"/>
              </w:rPr>
            </w:pPr>
            <w:r w:rsidDel="00000000" w:rsidR="00000000" w:rsidRPr="00000000">
              <w:rPr>
                <w:b w:val="1"/>
                <w:bCs w:val="1"/>
                <w:rtl w:val="0"/>
              </w:rPr>
              <w:t xml:space="preserve">12. True/False: “Solastalgia” describes a sense of comfort from an unchanged environment.</w:t>
            </w:r>
          </w:p>
          <w:p w:rsidR="00000000" w:rsidDel="00000000" w:rsidP="00000000" w:rsidRDefault="00000000" w:rsidRPr="00000000" w14:paraId="00000DF9">
            <w:pPr>
              <w:rPr/>
            </w:pPr>
            <w:r w:rsidDel="00000000" w:rsidR="00000000" w:rsidRPr="00000000">
              <w:rPr>
                <w:rtl w:val="0"/>
              </w:rPr>
              <w:t xml:space="preserve"> True</w:t>
              <w:br w:type="textWrapping"/>
              <w:t xml:space="preserve"> False</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b w:val="1"/>
                <w:bCs w:val="1"/>
              </w:rPr>
            </w:pPr>
            <w:r w:rsidDel="00000000" w:rsidR="00000000" w:rsidRPr="00000000">
              <w:rPr>
                <w:b w:val="1"/>
                <w:bCs w:val="1"/>
                <w:rtl w:val="0"/>
              </w:rPr>
              <w:t xml:space="preserve">13. True/False: Lisa Feldman Barrett’s Constructed Theory of Emotion proposes that there is a single “fear center” in the brain.</w:t>
            </w:r>
          </w:p>
          <w:p w:rsidR="00000000" w:rsidDel="00000000" w:rsidP="00000000" w:rsidRDefault="00000000" w:rsidRPr="00000000" w14:paraId="00000DFC">
            <w:pPr>
              <w:rPr/>
            </w:pPr>
            <w:r w:rsidDel="00000000" w:rsidR="00000000" w:rsidRPr="00000000">
              <w:rPr>
                <w:rtl w:val="0"/>
              </w:rPr>
              <w:t xml:space="preserve"> True</w:t>
              <w:br w:type="textWrapping"/>
              <w:t xml:space="preserve"> False</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b w:val="1"/>
                <w:bCs w:val="1"/>
              </w:rPr>
            </w:pPr>
            <w:r w:rsidDel="00000000" w:rsidR="00000000" w:rsidRPr="00000000">
              <w:rPr>
                <w:b w:val="1"/>
                <w:bCs w:val="1"/>
                <w:rtl w:val="0"/>
              </w:rPr>
              <w:t xml:space="preserve">14. True/False: Guilt and shame are moral emotions that can arise when individuals perceive a personal or collective role in environmental harm.</w:t>
            </w:r>
          </w:p>
          <w:p w:rsidR="00000000" w:rsidDel="00000000" w:rsidP="00000000" w:rsidRDefault="00000000" w:rsidRPr="00000000" w14:paraId="00000DFF">
            <w:pPr>
              <w:rPr/>
            </w:pPr>
            <w:r w:rsidDel="00000000" w:rsidR="00000000" w:rsidRPr="00000000">
              <w:rPr>
                <w:rtl w:val="0"/>
              </w:rPr>
              <w:t xml:space="preserve"> True</w:t>
              <w:br w:type="textWrapping"/>
              <w:t xml:space="preserve"> False</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b w:val="1"/>
                <w:bCs w:val="1"/>
              </w:rPr>
            </w:pPr>
            <w:r w:rsidDel="00000000" w:rsidR="00000000" w:rsidRPr="00000000">
              <w:rPr>
                <w:b w:val="1"/>
                <w:bCs w:val="1"/>
                <w:rtl w:val="0"/>
              </w:rPr>
              <w:t xml:space="preserve">15. True/False: Climate worry and climate anxiety are identical; neither disrupts daily life more than the other.</w:t>
            </w:r>
          </w:p>
          <w:p w:rsidR="00000000" w:rsidDel="00000000" w:rsidP="00000000" w:rsidRDefault="00000000" w:rsidRPr="00000000" w14:paraId="00000E02">
            <w:pPr>
              <w:rPr/>
            </w:pPr>
            <w:r w:rsidDel="00000000" w:rsidR="00000000" w:rsidRPr="00000000">
              <w:rPr>
                <w:rtl w:val="0"/>
              </w:rPr>
              <w:t xml:space="preserve"> True</w:t>
              <w:br w:type="textWrapping"/>
              <w:t xml:space="preserve"> False</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b w:val="1"/>
                <w:bCs w:val="1"/>
              </w:rPr>
            </w:pPr>
            <w:r w:rsidDel="00000000" w:rsidR="00000000" w:rsidRPr="00000000">
              <w:rPr>
                <w:b w:val="1"/>
                <w:bCs w:val="1"/>
                <w:rtl w:val="0"/>
              </w:rPr>
              <w:t xml:space="preserve">16. In your own words, explain how “pre-traumatic stress” differs from “post-traumatic stress” in the context of climate-related events.</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b w:val="1"/>
                <w:bCs w:val="1"/>
              </w:rPr>
            </w:pPr>
            <w:r w:rsidDel="00000000" w:rsidR="00000000" w:rsidRPr="00000000">
              <w:rPr>
                <w:b w:val="1"/>
                <w:bCs w:val="1"/>
                <w:rtl w:val="0"/>
              </w:rPr>
              <w:t xml:space="preserve">17. Describe how combining both ‘quantitative (standardized scales)’ and ‘qualitative (informal conversations)’ approaches can enhance our understanding of climate-related emotional responses.</w:t>
            </w:r>
          </w:p>
          <w:p w:rsidR="00000000" w:rsidDel="00000000" w:rsidP="00000000" w:rsidRDefault="00000000" w:rsidRPr="00000000" w14:paraId="00000E07">
            <w:pPr>
              <w:widowControl w:val="0"/>
              <w:spacing w:line="240" w:lineRule="auto"/>
              <w:rPr/>
            </w:pPr>
            <w:r w:rsidDel="00000000" w:rsidR="00000000" w:rsidRPr="00000000">
              <w:rPr>
                <w:rtl w:val="0"/>
              </w:rPr>
            </w:r>
          </w:p>
        </w:tc>
      </w:tr>
    </w:tbl>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sectPr>
          <w:headerReference r:id="rId396"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E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97" w:type="default"/>
          <w:type w:val="nextPage"/>
          <w:pgSz w:h="12240" w:w="15840" w:orient="landscape"/>
          <w:pgMar w:bottom="1440.0000000000002" w:top="1440.0000000000002" w:left="1440.0000000000002" w:right="1440.0000000000002" w:header="720" w:footer="720"/>
          <w:pgNumType w:start="1"/>
        </w:sectPr>
      </w:pPr>
      <w:bookmarkStart w:colFirst="0" w:colLast="0" w:name="_kllprsnngcrd" w:id="238"/>
      <w:bookmarkEnd w:id="2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Section 3: Factors Influencing Mental Health ...</w:t>
      </w:r>
      <w:r w:rsidDel="00000000" w:rsidR="00000000" w:rsidRPr="00000000">
        <w:rPr>
          <w:rtl w:val="0"/>
        </w:rPr>
      </w:r>
    </w:p>
    <w:p w:rsidR="00000000" w:rsidDel="00000000" w:rsidP="00000000" w:rsidRDefault="00000000" w:rsidRPr="00000000" w14:paraId="00000E0B">
      <w:pPr>
        <w:pStyle w:val="Heading1"/>
        <w:spacing w:after="240" w:before="240" w:lineRule="auto"/>
        <w:rPr/>
      </w:pPr>
      <w:bookmarkStart w:colFirst="0" w:colLast="0" w:name="_flkfv4qvqd34" w:id="239"/>
      <w:bookmarkEnd w:id="239"/>
      <w:r w:rsidDel="00000000" w:rsidR="00000000" w:rsidRPr="00000000">
        <w:rPr>
          <w:rtl w:val="0"/>
        </w:rPr>
      </w:r>
    </w:p>
    <w:tbl>
      <w:tblPr>
        <w:tblStyle w:val="Table103"/>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rHeight w:val="1851.2255859374998" w:hRule="atLeast"/>
          <w:tblHeader w:val="0"/>
        </w:trPr>
        <w:tc>
          <w:tcPr>
            <w:shd w:fill="f4cccc" w:val="clear"/>
          </w:tcPr>
          <w:p w:rsidR="00000000" w:rsidDel="00000000" w:rsidP="00000000" w:rsidRDefault="00000000" w:rsidRPr="00000000" w14:paraId="00000E0C">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E0D">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E0E">
            <w:pPr>
              <w:widowControl w:val="0"/>
              <w:rPr>
                <w:b w:val="1"/>
                <w:bCs w:val="1"/>
                <w:sz w:val="28"/>
                <w:szCs w:val="28"/>
              </w:rPr>
            </w:pPr>
            <w:r w:rsidDel="00000000" w:rsidR="00000000" w:rsidRPr="00000000">
              <w:rPr>
                <w:b w:val="1"/>
                <w:bCs w:val="1"/>
                <w:sz w:val="28"/>
                <w:szCs w:val="28"/>
                <w:rtl w:val="0"/>
              </w:rPr>
              <w:t xml:space="preserve">Section 3 is now closed for review and we are no longer accepting comments. Thank you for your contributions!</w:t>
            </w:r>
          </w:p>
          <w:p w:rsidR="00000000" w:rsidDel="00000000" w:rsidP="00000000" w:rsidRDefault="00000000" w:rsidRPr="00000000" w14:paraId="00000E0F">
            <w:pPr>
              <w:widowControl w:val="0"/>
              <w:rPr>
                <w:sz w:val="28"/>
                <w:szCs w:val="28"/>
              </w:rPr>
            </w:pPr>
            <w:r w:rsidDel="00000000" w:rsidR="00000000" w:rsidRPr="00000000">
              <w:rPr>
                <w:rtl w:val="0"/>
              </w:rPr>
            </w:r>
          </w:p>
          <w:p w:rsidR="00000000" w:rsidDel="00000000" w:rsidP="00000000" w:rsidRDefault="00000000" w:rsidRPr="00000000" w14:paraId="00000E10">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0E11">
            <w:pPr>
              <w:widowControl w:val="0"/>
              <w:rPr>
                <w:b w:val="1"/>
                <w:bCs w:val="1"/>
                <w:sz w:val="28"/>
                <w:szCs w:val="28"/>
              </w:rPr>
            </w:pPr>
            <w:r w:rsidDel="00000000" w:rsidR="00000000" w:rsidRPr="00000000">
              <w:rPr>
                <w:rtl w:val="0"/>
              </w:rPr>
            </w:r>
          </w:p>
          <w:p w:rsidR="00000000" w:rsidDel="00000000" w:rsidP="00000000" w:rsidRDefault="00000000" w:rsidRPr="00000000" w14:paraId="00000E12">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0E13">
      <w:pPr>
        <w:pStyle w:val="Heading1"/>
        <w:spacing w:after="240" w:before="240" w:lineRule="auto"/>
        <w:rPr/>
      </w:pPr>
      <w:bookmarkStart w:colFirst="0" w:colLast="0" w:name="_s3ds2sof4qel" w:id="240"/>
      <w:bookmarkEnd w:id="240"/>
      <w:r w:rsidDel="00000000" w:rsidR="00000000" w:rsidRPr="00000000">
        <w:rPr>
          <w:rtl w:val="0"/>
        </w:rPr>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pStyle w:val="Heading1"/>
        <w:spacing w:after="240" w:before="240" w:lineRule="auto"/>
        <w:rPr>
          <w:b w:val="0"/>
          <w:bCs w:val="0"/>
        </w:rPr>
      </w:pPr>
      <w:bookmarkStart w:colFirst="0" w:colLast="0" w:name="_p19t1am9fhdw" w:id="241"/>
      <w:bookmarkEnd w:id="241"/>
      <w:r w:rsidDel="00000000" w:rsidR="00000000" w:rsidRPr="00000000">
        <w:rPr>
          <w:rtl w:val="0"/>
        </w:rPr>
        <w:t xml:space="preserve">Understanding the Causes of Climate Emotions</w:t>
      </w:r>
      <w:r w:rsidDel="00000000" w:rsidR="00000000" w:rsidRPr="00000000">
        <w:rPr>
          <w:rtl w:val="0"/>
        </w:rPr>
      </w:r>
    </w:p>
    <w:tbl>
      <w:tblPr>
        <w:tblStyle w:val="Table10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0E1E">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0E1F">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0E20">
            <w:pPr>
              <w:widowControl w:val="0"/>
              <w:numPr>
                <w:ilvl w:val="0"/>
                <w:numId w:val="368"/>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0E21">
            <w:pPr>
              <w:widowControl w:val="0"/>
              <w:numPr>
                <w:ilvl w:val="0"/>
                <w:numId w:val="368"/>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0E22">
            <w:pPr>
              <w:widowControl w:val="0"/>
              <w:numPr>
                <w:ilvl w:val="0"/>
                <w:numId w:val="368"/>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0E23">
            <w:pPr>
              <w:widowControl w:val="0"/>
              <w:numPr>
                <w:ilvl w:val="0"/>
                <w:numId w:val="368"/>
              </w:numPr>
              <w:spacing w:line="240" w:lineRule="auto"/>
              <w:ind w:left="720" w:hanging="360"/>
            </w:pPr>
            <w:r w:rsidDel="00000000" w:rsidR="00000000" w:rsidRPr="00000000">
              <w:rPr>
                <w:rtl w:val="0"/>
              </w:rPr>
              <w:t xml:space="preserve"> </w:t>
            </w:r>
            <w:ins w:author="Canadian Coalition Seniors Mental Health" w:id="309" w:date="2025-12-09T21:34:09Z">
              <w:r w:rsidDel="00000000" w:rsidR="00000000" w:rsidRPr="00000000">
                <w:rPr>
                  <w:rtl w:val="0"/>
                </w:rPr>
                <w:t xml:space="preserve">Monique Beneteau, Canadian Coalition for Seniors’ Mental Health</w:t>
              </w:r>
            </w:ins>
            <w:r w:rsidDel="00000000" w:rsidR="00000000" w:rsidRPr="00000000">
              <w:rPr>
                <w:rtl w:val="0"/>
              </w:rPr>
            </w:r>
          </w:p>
          <w:p w:rsidR="00000000" w:rsidDel="00000000" w:rsidP="00000000" w:rsidRDefault="00000000" w:rsidRPr="00000000" w14:paraId="00000E24">
            <w:pPr>
              <w:widowControl w:val="0"/>
              <w:numPr>
                <w:ilvl w:val="0"/>
                <w:numId w:val="368"/>
              </w:numPr>
              <w:spacing w:line="240" w:lineRule="auto"/>
              <w:ind w:left="720" w:hanging="360"/>
            </w:pPr>
            <w:r w:rsidDel="00000000" w:rsidR="00000000" w:rsidRPr="00000000">
              <w:rPr>
                <w:rtl w:val="0"/>
              </w:rPr>
              <w:t xml:space="preserve"> </w:t>
            </w:r>
          </w:p>
          <w:p w:rsidR="00000000" w:rsidDel="00000000" w:rsidP="00000000" w:rsidRDefault="00000000" w:rsidRPr="00000000" w14:paraId="00000E25">
            <w:pPr>
              <w:widowControl w:val="0"/>
              <w:numPr>
                <w:ilvl w:val="0"/>
                <w:numId w:val="368"/>
              </w:numPr>
              <w:spacing w:line="240" w:lineRule="auto"/>
              <w:ind w:left="720" w:hanging="360"/>
            </w:pPr>
            <w:r w:rsidDel="00000000" w:rsidR="00000000" w:rsidRPr="00000000">
              <w:rPr>
                <w:rtl w:val="0"/>
              </w:rPr>
            </w:r>
          </w:p>
        </w:tc>
      </w:tr>
    </w:tbl>
    <w:p w:rsidR="00000000" w:rsidDel="00000000" w:rsidP="00000000" w:rsidRDefault="00000000" w:rsidRPr="00000000" w14:paraId="00000E26">
      <w:pPr>
        <w:spacing w:after="240" w:before="240" w:lineRule="auto"/>
        <w:rPr/>
      </w:pPr>
      <w:r w:rsidDel="00000000" w:rsidR="00000000" w:rsidRPr="00000000">
        <w:rPr>
          <w:rtl w:val="0"/>
        </w:rPr>
      </w:r>
    </w:p>
    <w:tbl>
      <w:tblPr>
        <w:tblStyle w:val="Table10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0E27">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0E28">
            <w:pPr>
              <w:widowControl w:val="0"/>
              <w:spacing w:after="240" w:before="240" w:line="240" w:lineRule="auto"/>
              <w:rPr/>
            </w:pPr>
            <w:r w:rsidDel="00000000" w:rsidR="00000000" w:rsidRPr="00000000">
              <w:rPr>
                <w:rtl w:val="0"/>
              </w:rPr>
              <w:t xml:space="preserve">When we think about climate emotions—whether it’s anxiety, grief, anger, or hope—it’s helpful to understand that these feelings don’t arise in a vacuum. Emotions are functional; they’re part of how we adapt, survive, and make sense of the world around us. In the context of climate change, these emotions are responses to very real challenges: rising sea levels, extreme weather events, environmental degradation,</w:t>
            </w:r>
            <w:commentRangeStart w:id="199"/>
            <w:r w:rsidDel="00000000" w:rsidR="00000000" w:rsidRPr="00000000">
              <w:rPr>
                <w:rtl w:val="0"/>
              </w:rPr>
              <w:t xml:space="preserve"> </w:t>
            </w:r>
            <w:commentRangeEnd w:id="199"/>
            <w:r w:rsidDel="00000000" w:rsidR="00000000" w:rsidRPr="00000000">
              <w:commentReference w:id="199"/>
            </w:r>
            <w:r w:rsidDel="00000000" w:rsidR="00000000" w:rsidRPr="00000000">
              <w:rPr>
                <w:rtl w:val="0"/>
              </w:rPr>
              <w:t xml:space="preserve">and the deep social inequalities that climate change exposes. They’re not just random reactions; they’re signals telling us something important about the world and our place in it.</w:t>
            </w:r>
          </w:p>
          <w:p w:rsidR="00000000" w:rsidDel="00000000" w:rsidP="00000000" w:rsidRDefault="00000000" w:rsidRPr="00000000" w14:paraId="00000E29">
            <w:pPr>
              <w:widowControl w:val="0"/>
              <w:spacing w:after="240" w:before="240" w:line="240" w:lineRule="auto"/>
              <w:rPr/>
            </w:pPr>
            <w:r w:rsidDel="00000000" w:rsidR="00000000" w:rsidRPr="00000000">
              <w:rPr>
                <w:rtl w:val="0"/>
              </w:rPr>
              <w:t xml:space="preserve">For a long time, we’ve tended to think about mental health</w:t>
            </w:r>
            <w:ins w:author="Ashley Stoltz" w:id="310" w:date="2025-12-15T05:01:28Z">
              <w:r w:rsidDel="00000000" w:rsidR="00000000" w:rsidRPr="00000000">
                <w:rPr>
                  <w:rtl w:val="0"/>
                </w:rPr>
                <w:t xml:space="preserve">, </w:t>
              </w:r>
            </w:ins>
            <w:del w:author="Ashley Stoltz" w:id="310" w:date="2025-12-15T05:01:28Z">
              <w:r w:rsidDel="00000000" w:rsidR="00000000" w:rsidRPr="00000000">
                <w:rPr>
                  <w:rtl w:val="0"/>
                </w:rPr>
                <w:delText xml:space="preserve">—</w:delText>
              </w:r>
            </w:del>
            <w:r w:rsidDel="00000000" w:rsidR="00000000" w:rsidRPr="00000000">
              <w:rPr>
                <w:rtl w:val="0"/>
              </w:rPr>
              <w:t xml:space="preserve">and emotions more broadly</w:t>
            </w:r>
            <w:ins w:author="Ashley Stoltz" w:id="311" w:date="2025-12-15T05:01:31Z">
              <w:r w:rsidDel="00000000" w:rsidR="00000000" w:rsidRPr="00000000">
                <w:rPr>
                  <w:rtl w:val="0"/>
                </w:rPr>
                <w:t xml:space="preserve">, </w:t>
              </w:r>
            </w:ins>
            <w:del w:author="Ashley Stoltz" w:id="311" w:date="2025-12-15T05:01:31Z">
              <w:r w:rsidDel="00000000" w:rsidR="00000000" w:rsidRPr="00000000">
                <w:rPr>
                  <w:rtl w:val="0"/>
                </w:rPr>
                <w:delText xml:space="preserve">—</w:delText>
              </w:r>
            </w:del>
            <w:r w:rsidDel="00000000" w:rsidR="00000000" w:rsidRPr="00000000">
              <w:rPr>
                <w:rtl w:val="0"/>
              </w:rPr>
              <w:t xml:space="preserve">through the lens of a biomedical model. This model focuses on things like chemical imbalances in the brain or genetic predispositions to certain conditions. While these factors are important, we’ve come to understand that they’re only part of the story. Increasingly, researchers and practitioners recognize that emotions and mental health are shaped by a wide range of influences: our social environment, the life events we’ve experienced, and the systems of inequality and opportunity that surround us.</w:t>
            </w:r>
          </w:p>
          <w:p w:rsidR="00000000" w:rsidDel="00000000" w:rsidP="00000000" w:rsidRDefault="00000000" w:rsidRPr="00000000" w14:paraId="00000E2A">
            <w:pPr>
              <w:widowControl w:val="0"/>
              <w:spacing w:after="240" w:before="240" w:line="240" w:lineRule="auto"/>
              <w:rPr/>
            </w:pPr>
            <w:r w:rsidDel="00000000" w:rsidR="00000000" w:rsidRPr="00000000">
              <w:rPr>
                <w:rtl w:val="0"/>
              </w:rPr>
              <w:t xml:space="preserve">This broader understanding is often called the sociological model or the biopsychosocial model. It looks at how biological, psychological, and social factors interact to shape our emotional responses. Layered on top of that is a lifecourse perspective, which acknowledges that our experiences—and how we respond to them—change as we move through different stages of life. A teenager thinking about their future in a warming world might experience eco-anxiety very differently than a retiree watching changes unfold in a beloved hometown.</w:t>
            </w:r>
          </w:p>
          <w:p w:rsidR="00000000" w:rsidDel="00000000" w:rsidP="00000000" w:rsidRDefault="00000000" w:rsidRPr="00000000" w14:paraId="00000E2B">
            <w:pPr>
              <w:widowControl w:val="0"/>
              <w:spacing w:after="240" w:before="240" w:line="240" w:lineRule="auto"/>
              <w:rPr/>
            </w:pPr>
            <w:r w:rsidDel="00000000" w:rsidR="00000000" w:rsidRPr="00000000">
              <w:rPr>
                <w:rtl w:val="0"/>
              </w:rPr>
              <w:t xml:space="preserve">In the sections ahead, we’ll unpack these layers in more detail. First, we’ll explore the social and environmental drivers of climate emotions, looking at how the climate crisis itself—rising temperatures, biodiversity loss, extreme weather—creates emotional responses. We’ll also examine how social factors, like media narratives or political debates, amplify or mitigate these feelings. Then, we’ll dive into developmental and lifespan perspectives, exploring how age and life stage shape how people perceive and respond to climate threats. From there, we’ll turn to marginalization and vulnerability, considering how some communities—whether due to economic, geographic, or cultural factors—are more exposed to both environmental risks and their emotional tolls.</w:t>
            </w:r>
          </w:p>
          <w:p w:rsidR="00000000" w:rsidDel="00000000" w:rsidP="00000000" w:rsidRDefault="00000000" w:rsidRPr="00000000" w14:paraId="00000E2C">
            <w:pPr>
              <w:widowControl w:val="0"/>
              <w:spacing w:after="240" w:before="240" w:line="240" w:lineRule="auto"/>
              <w:rPr/>
            </w:pPr>
            <w:r w:rsidDel="00000000" w:rsidR="00000000" w:rsidRPr="00000000">
              <w:rPr>
                <w:rtl w:val="0"/>
              </w:rPr>
              <w:t xml:space="preserve">This will lead us into a discussion of intersectionality, which explores how overlapping identities—such as race, gender, socioeconomic status, </w:t>
            </w:r>
            <w:ins w:author="Canadian Coalition Seniors Mental Health" w:id="312" w:date="2025-12-09T21:32:57Z">
              <w:r w:rsidDel="00000000" w:rsidR="00000000" w:rsidRPr="00000000">
                <w:rPr>
                  <w:rtl w:val="0"/>
                </w:rPr>
                <w:t xml:space="preserve">age </w:t>
              </w:r>
            </w:ins>
            <w:r w:rsidDel="00000000" w:rsidR="00000000" w:rsidRPr="00000000">
              <w:rPr>
                <w:rtl w:val="0"/>
              </w:rPr>
              <w:t xml:space="preserve">and disability—create unique experiences of climate emotions. Finally, we’ll close with climate justice, highlighting how addressing inequality is critical not only for climate solutions but also for reducing the emotional burden on those most affected.</w:t>
            </w:r>
          </w:p>
          <w:p w:rsidR="00000000" w:rsidDel="00000000" w:rsidP="00000000" w:rsidRDefault="00000000" w:rsidRPr="00000000" w14:paraId="00000E2D">
            <w:pPr>
              <w:widowControl w:val="0"/>
              <w:spacing w:after="240" w:before="240" w:line="240" w:lineRule="auto"/>
              <w:rPr/>
            </w:pPr>
            <w:r w:rsidDel="00000000" w:rsidR="00000000" w:rsidRPr="00000000">
              <w:rPr>
                <w:rtl w:val="0"/>
              </w:rPr>
              <w:t xml:space="preserve">By the end of this section, you’ll have a deeper understanding of why people feel the way they do about climate change—not just in terms of individual reactions, but also through the broader social, environmental, and systemic contexts that shape these emotions. Together, this knowledge can help us move beyond despair and towards solutions that are compassionate, inclusive, and just. Let’s get started.</w:t>
            </w:r>
          </w:p>
        </w:tc>
      </w:tr>
      <w:tr>
        <w:trPr>
          <w:cantSplit w:val="0"/>
          <w:tblHeader w:val="0"/>
        </w:trPr>
        <w:tc>
          <w:tcPr>
            <w:shd w:fill="ea9999" w:val="clear"/>
          </w:tcPr>
          <w:p w:rsidR="00000000" w:rsidDel="00000000" w:rsidP="00000000" w:rsidRDefault="00000000" w:rsidRPr="00000000" w14:paraId="00000E2E">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0E2F">
            <w:pPr>
              <w:rPr/>
            </w:pPr>
            <w:r w:rsidDel="00000000" w:rsidR="00000000" w:rsidRPr="00000000">
              <w:rPr>
                <w:b w:val="1"/>
                <w:bCs w:val="1"/>
                <w:rtl w:val="0"/>
              </w:rPr>
              <w:t xml:space="preserve">​​Welcome to Section 3:</w:t>
            </w:r>
            <w:r w:rsidDel="00000000" w:rsidR="00000000" w:rsidRPr="00000000">
              <w:rPr>
                <w:rtl w:val="0"/>
              </w:rPr>
              <w:t xml:space="preserve"> Factors Influencing Mental Health in a Changing Climate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E30">
            <w:pPr>
              <w:spacing w:after="240" w:before="240" w:lineRule="auto"/>
              <w:rPr>
                <w:b w:val="1"/>
                <w:bCs w:val="1"/>
              </w:rPr>
            </w:pPr>
            <w:r w:rsidDel="00000000" w:rsidR="00000000" w:rsidRPr="00000000">
              <w:rPr>
                <w:b w:val="1"/>
                <w:bCs w:val="1"/>
                <w:rtl w:val="0"/>
              </w:rPr>
              <w:t xml:space="preserve">In this section of the course, you will learn:</w:t>
            </w:r>
          </w:p>
          <w:p w:rsidR="00000000" w:rsidDel="00000000" w:rsidP="00000000" w:rsidRDefault="00000000" w:rsidRPr="00000000" w14:paraId="00000E31">
            <w:pPr>
              <w:numPr>
                <w:ilvl w:val="0"/>
                <w:numId w:val="503"/>
              </w:numPr>
              <w:spacing w:after="0" w:afterAutospacing="0" w:before="240" w:lineRule="auto"/>
              <w:ind w:left="720" w:hanging="360"/>
            </w:pPr>
            <w:r w:rsidDel="00000000" w:rsidR="00000000" w:rsidRPr="00000000">
              <w:rPr>
                <w:rtl w:val="0"/>
              </w:rPr>
              <w:t xml:space="preserve">The root causes of climate emotions and why they arise in response to climate change.</w:t>
            </w:r>
          </w:p>
          <w:p w:rsidR="00000000" w:rsidDel="00000000" w:rsidP="00000000" w:rsidRDefault="00000000" w:rsidRPr="00000000" w14:paraId="00000E32">
            <w:pPr>
              <w:numPr>
                <w:ilvl w:val="0"/>
                <w:numId w:val="503"/>
              </w:numPr>
              <w:spacing w:after="0" w:afterAutospacing="0" w:before="0" w:beforeAutospacing="0" w:lineRule="auto"/>
              <w:ind w:left="720" w:hanging="360"/>
            </w:pPr>
            <w:r w:rsidDel="00000000" w:rsidR="00000000" w:rsidRPr="00000000">
              <w:rPr>
                <w:rtl w:val="0"/>
              </w:rPr>
              <w:t xml:space="preserve">The social and environmental drivers that shape our emotional responses, from rising sea levels to media narratives.</w:t>
            </w:r>
          </w:p>
          <w:p w:rsidR="00000000" w:rsidDel="00000000" w:rsidP="00000000" w:rsidRDefault="00000000" w:rsidRPr="00000000" w14:paraId="00000E33">
            <w:pPr>
              <w:numPr>
                <w:ilvl w:val="0"/>
                <w:numId w:val="503"/>
              </w:numPr>
              <w:spacing w:after="0" w:afterAutospacing="0" w:before="0" w:beforeAutospacing="0" w:lineRule="auto"/>
              <w:ind w:left="720" w:hanging="360"/>
            </w:pPr>
            <w:r w:rsidDel="00000000" w:rsidR="00000000" w:rsidRPr="00000000">
              <w:rPr>
                <w:rtl w:val="0"/>
              </w:rPr>
              <w:t xml:space="preserve">How emotions evolve across the lifespan, with perspectives on developmental stages from youth to older adulthood.</w:t>
            </w:r>
          </w:p>
          <w:p w:rsidR="00000000" w:rsidDel="00000000" w:rsidP="00000000" w:rsidRDefault="00000000" w:rsidRPr="00000000" w14:paraId="00000E34">
            <w:pPr>
              <w:numPr>
                <w:ilvl w:val="0"/>
                <w:numId w:val="503"/>
              </w:numPr>
              <w:spacing w:after="0" w:afterAutospacing="0" w:before="0" w:beforeAutospacing="0" w:lineRule="auto"/>
              <w:ind w:left="720" w:hanging="360"/>
            </w:pPr>
            <w:r w:rsidDel="00000000" w:rsidR="00000000" w:rsidRPr="00000000">
              <w:rPr>
                <w:rtl w:val="0"/>
              </w:rPr>
              <w:t xml:space="preserve">The unique challenges faced by marginalized communities, who bear disproportionate risks and emotional burdens due to systemic and structural inequities.</w:t>
            </w:r>
          </w:p>
          <w:p w:rsidR="00000000" w:rsidDel="00000000" w:rsidP="00000000" w:rsidRDefault="00000000" w:rsidRPr="00000000" w14:paraId="00000E35">
            <w:pPr>
              <w:numPr>
                <w:ilvl w:val="0"/>
                <w:numId w:val="503"/>
              </w:numPr>
              <w:spacing w:after="240" w:before="0" w:beforeAutospacing="0" w:lineRule="auto"/>
              <w:ind w:left="720" w:hanging="360"/>
            </w:pPr>
            <w:r w:rsidDel="00000000" w:rsidR="00000000" w:rsidRPr="00000000">
              <w:rPr>
                <w:rtl w:val="0"/>
              </w:rPr>
              <w:t xml:space="preserve">The role of intersectionality in understanding how overlapping identities shape vulnerability and resilience to climate emotions.</w:t>
            </w:r>
          </w:p>
        </w:tc>
      </w:tr>
    </w:tbl>
    <w:p w:rsidR="00000000" w:rsidDel="00000000" w:rsidP="00000000" w:rsidRDefault="00000000" w:rsidRPr="00000000" w14:paraId="00000E36">
      <w:pPr>
        <w:rPr/>
        <w:sectPr>
          <w:headerReference r:id="rId398"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E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99" w:type="default"/>
          <w:type w:val="nextPage"/>
          <w:pgSz w:h="12240" w:w="15840" w:orient="landscape"/>
          <w:pgMar w:bottom="1440.0000000000002" w:top="1440.0000000000002" w:left="1440.0000000000002" w:right="1440.0000000000002" w:header="720" w:footer="720"/>
          <w:pgNumType w:start="1"/>
        </w:sectPr>
      </w:pPr>
      <w:bookmarkStart w:colFirst="0" w:colLast="0" w:name="_61532pm9njqx" w:id="242"/>
      <w:bookmarkEnd w:id="2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Social and Environmental Drivers</w:t>
      </w:r>
      <w:r w:rsidDel="00000000" w:rsidR="00000000" w:rsidRPr="00000000">
        <w:rPr>
          <w:rtl w:val="0"/>
        </w:rPr>
      </w:r>
    </w:p>
    <w:p w:rsidR="00000000" w:rsidDel="00000000" w:rsidP="00000000" w:rsidRDefault="00000000" w:rsidRPr="00000000" w14:paraId="00000E38">
      <w:pPr>
        <w:pStyle w:val="Heading1"/>
        <w:spacing w:after="240" w:before="240" w:lineRule="auto"/>
        <w:rPr/>
      </w:pPr>
      <w:bookmarkStart w:colFirst="0" w:colLast="0" w:name="_mcif3q4dxyj" w:id="243"/>
      <w:bookmarkEnd w:id="243"/>
      <w:r w:rsidDel="00000000" w:rsidR="00000000" w:rsidRPr="00000000">
        <w:rPr>
          <w:rtl w:val="0"/>
        </w:rPr>
      </w:r>
    </w:p>
    <w:tbl>
      <w:tblPr>
        <w:tblStyle w:val="Table106"/>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rHeight w:val="1851.2255859374998" w:hRule="atLeast"/>
          <w:tblHeader w:val="0"/>
        </w:trPr>
        <w:tc>
          <w:tcPr>
            <w:shd w:fill="f4cccc" w:val="clear"/>
          </w:tcPr>
          <w:p w:rsidR="00000000" w:rsidDel="00000000" w:rsidP="00000000" w:rsidRDefault="00000000" w:rsidRPr="00000000" w14:paraId="00000E39">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E3A">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E3B">
            <w:pPr>
              <w:widowControl w:val="0"/>
              <w:rPr>
                <w:b w:val="1"/>
                <w:bCs w:val="1"/>
                <w:sz w:val="28"/>
                <w:szCs w:val="28"/>
              </w:rPr>
            </w:pPr>
            <w:r w:rsidDel="00000000" w:rsidR="00000000" w:rsidRPr="00000000">
              <w:rPr>
                <w:b w:val="1"/>
                <w:bCs w:val="1"/>
                <w:sz w:val="28"/>
                <w:szCs w:val="28"/>
                <w:rtl w:val="0"/>
              </w:rPr>
              <w:t xml:space="preserve">Section 3 is now closed for review and we are no longer accepting comments. Thank you for your contributions!</w:t>
            </w:r>
          </w:p>
          <w:p w:rsidR="00000000" w:rsidDel="00000000" w:rsidP="00000000" w:rsidRDefault="00000000" w:rsidRPr="00000000" w14:paraId="00000E3C">
            <w:pPr>
              <w:widowControl w:val="0"/>
              <w:rPr>
                <w:sz w:val="28"/>
                <w:szCs w:val="28"/>
              </w:rPr>
            </w:pPr>
            <w:r w:rsidDel="00000000" w:rsidR="00000000" w:rsidRPr="00000000">
              <w:rPr>
                <w:rtl w:val="0"/>
              </w:rPr>
            </w:r>
          </w:p>
          <w:p w:rsidR="00000000" w:rsidDel="00000000" w:rsidP="00000000" w:rsidRDefault="00000000" w:rsidRPr="00000000" w14:paraId="00000E3D">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0E3E">
            <w:pPr>
              <w:widowControl w:val="0"/>
              <w:rPr>
                <w:b w:val="1"/>
                <w:bCs w:val="1"/>
                <w:sz w:val="28"/>
                <w:szCs w:val="28"/>
              </w:rPr>
            </w:pPr>
            <w:r w:rsidDel="00000000" w:rsidR="00000000" w:rsidRPr="00000000">
              <w:rPr>
                <w:rtl w:val="0"/>
              </w:rPr>
            </w:r>
          </w:p>
          <w:p w:rsidR="00000000" w:rsidDel="00000000" w:rsidP="00000000" w:rsidRDefault="00000000" w:rsidRPr="00000000" w14:paraId="00000E3F">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0E40">
      <w:pPr>
        <w:pStyle w:val="Heading1"/>
        <w:spacing w:after="240" w:before="240" w:lineRule="auto"/>
        <w:rPr/>
      </w:pPr>
      <w:bookmarkStart w:colFirst="0" w:colLast="0" w:name="_6nm0hk58t1gu" w:id="244"/>
      <w:bookmarkEnd w:id="244"/>
      <w:r w:rsidDel="00000000" w:rsidR="00000000" w:rsidRPr="00000000">
        <w:rPr>
          <w:rtl w:val="0"/>
        </w:rPr>
      </w:r>
    </w:p>
    <w:p w:rsidR="00000000" w:rsidDel="00000000" w:rsidP="00000000" w:rsidRDefault="00000000" w:rsidRPr="00000000" w14:paraId="00000E41">
      <w:pPr>
        <w:pStyle w:val="Heading1"/>
        <w:spacing w:after="240" w:before="240" w:lineRule="auto"/>
        <w:rPr/>
      </w:pPr>
      <w:bookmarkStart w:colFirst="0" w:colLast="0" w:name="_cw2cexnuwczh" w:id="245"/>
      <w:bookmarkEnd w:id="245"/>
      <w:r w:rsidDel="00000000" w:rsidR="00000000" w:rsidRPr="00000000">
        <w:rPr>
          <w:rtl w:val="0"/>
        </w:rPr>
      </w:r>
    </w:p>
    <w:p w:rsidR="00000000" w:rsidDel="00000000" w:rsidP="00000000" w:rsidRDefault="00000000" w:rsidRPr="00000000" w14:paraId="00000E42">
      <w:pPr>
        <w:pStyle w:val="Heading1"/>
        <w:spacing w:after="240" w:before="240" w:lineRule="auto"/>
        <w:rPr/>
      </w:pPr>
      <w:bookmarkStart w:colFirst="0" w:colLast="0" w:name="_hj9i2xekfvqk" w:id="246"/>
      <w:bookmarkEnd w:id="246"/>
      <w:r w:rsidDel="00000000" w:rsidR="00000000" w:rsidRPr="00000000">
        <w:rPr>
          <w:rtl w:val="0"/>
        </w:rPr>
      </w:r>
    </w:p>
    <w:p w:rsidR="00000000" w:rsidDel="00000000" w:rsidP="00000000" w:rsidRDefault="00000000" w:rsidRPr="00000000" w14:paraId="00000E43">
      <w:pPr>
        <w:pStyle w:val="Heading1"/>
        <w:spacing w:after="240" w:before="240" w:lineRule="auto"/>
        <w:rPr/>
      </w:pPr>
      <w:bookmarkStart w:colFirst="0" w:colLast="0" w:name="_57sdgygw1mn5" w:id="247"/>
      <w:bookmarkEnd w:id="247"/>
      <w:r w:rsidDel="00000000" w:rsidR="00000000" w:rsidRPr="00000000">
        <w:rPr>
          <w:rtl w:val="0"/>
        </w:rPr>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pStyle w:val="Heading1"/>
        <w:spacing w:after="240" w:before="240" w:lineRule="auto"/>
        <w:rPr>
          <w:b w:val="0"/>
          <w:bCs w:val="0"/>
        </w:rPr>
      </w:pPr>
      <w:bookmarkStart w:colFirst="0" w:colLast="0" w:name="_syhhunuc4kap" w:id="248"/>
      <w:bookmarkEnd w:id="248"/>
      <w:r w:rsidDel="00000000" w:rsidR="00000000" w:rsidRPr="00000000">
        <w:rPr>
          <w:rtl w:val="0"/>
        </w:rPr>
        <w:t xml:space="preserve">Social and Environmental Drivers </w:t>
      </w:r>
      <w:r w:rsidDel="00000000" w:rsidR="00000000" w:rsidRPr="00000000">
        <w:rPr>
          <w:rtl w:val="0"/>
        </w:rPr>
      </w:r>
    </w:p>
    <w:tbl>
      <w:tblPr>
        <w:tblStyle w:val="Table107"/>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0E46">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0E47">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0E48">
            <w:pPr>
              <w:widowControl w:val="0"/>
              <w:numPr>
                <w:ilvl w:val="0"/>
                <w:numId w:val="217"/>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0E49">
            <w:pPr>
              <w:widowControl w:val="0"/>
              <w:numPr>
                <w:ilvl w:val="0"/>
                <w:numId w:val="217"/>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0E4A">
            <w:pPr>
              <w:widowControl w:val="0"/>
              <w:numPr>
                <w:ilvl w:val="0"/>
                <w:numId w:val="217"/>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0E4B">
            <w:pPr>
              <w:widowControl w:val="0"/>
              <w:numPr>
                <w:ilvl w:val="0"/>
                <w:numId w:val="217"/>
              </w:numPr>
              <w:spacing w:line="240" w:lineRule="auto"/>
              <w:ind w:left="720" w:hanging="360"/>
            </w:pPr>
            <w:ins w:author="Lily Barraclough" w:id="313" w:date="2025-11-06T16:38:50Z">
              <w:r w:rsidDel="00000000" w:rsidR="00000000" w:rsidRPr="00000000">
                <w:rPr>
                  <w:rtl w:val="0"/>
                </w:rPr>
                <w:t xml:space="preserve">Lilian Barraclough, College of Social and Applied Human Sciences, University of Guelph &amp; Youth Climate Lab</w:t>
              </w:r>
            </w:ins>
            <w:r w:rsidDel="00000000" w:rsidR="00000000" w:rsidRPr="00000000">
              <w:rPr>
                <w:rtl w:val="0"/>
              </w:rPr>
              <w:t xml:space="preserve"> </w:t>
            </w:r>
          </w:p>
          <w:p w:rsidR="00000000" w:rsidDel="00000000" w:rsidP="00000000" w:rsidRDefault="00000000" w:rsidRPr="00000000" w14:paraId="00000E4C">
            <w:pPr>
              <w:widowControl w:val="0"/>
              <w:numPr>
                <w:ilvl w:val="0"/>
                <w:numId w:val="217"/>
              </w:numPr>
              <w:spacing w:line="240" w:lineRule="auto"/>
              <w:ind w:left="720" w:hanging="360"/>
            </w:pPr>
            <w:r w:rsidDel="00000000" w:rsidR="00000000" w:rsidRPr="00000000">
              <w:rPr>
                <w:rtl w:val="0"/>
              </w:rPr>
              <w:t xml:space="preserve"> </w:t>
            </w:r>
            <w:ins w:author="Mike Marchand" w:id="314" w:date="2025-12-08T21:37:14Z">
              <w:r w:rsidDel="00000000" w:rsidR="00000000" w:rsidRPr="00000000">
                <w:rPr>
                  <w:rtl w:val="0"/>
                </w:rPr>
                <w:t xml:space="preserve">Michael Marchand, sqilxw, syilx Nation - Cultural Safety Consultant </w:t>
              </w:r>
            </w:ins>
            <w:r w:rsidDel="00000000" w:rsidR="00000000" w:rsidRPr="00000000">
              <w:rPr>
                <w:rtl w:val="0"/>
              </w:rPr>
            </w:r>
          </w:p>
          <w:p w:rsidR="00000000" w:rsidDel="00000000" w:rsidP="00000000" w:rsidRDefault="00000000" w:rsidRPr="00000000" w14:paraId="00000E4D">
            <w:pPr>
              <w:widowControl w:val="0"/>
              <w:numPr>
                <w:ilvl w:val="0"/>
                <w:numId w:val="217"/>
              </w:numPr>
              <w:spacing w:line="240" w:lineRule="auto"/>
              <w:ind w:left="720" w:hanging="360"/>
            </w:pPr>
            <w:ins w:author="Canadian Coalition Seniors Mental Health" w:id="315" w:date="2025-12-09T21:53:18Z">
              <w:r w:rsidDel="00000000" w:rsidR="00000000" w:rsidRPr="00000000">
                <w:rPr>
                  <w:rtl w:val="0"/>
                </w:rPr>
                <w:t xml:space="preserve">Monique Beneteau, Canadian Coalition for Seniors’ Mental Health</w:t>
              </w:r>
            </w:ins>
            <w:r w:rsidDel="00000000" w:rsidR="00000000" w:rsidRPr="00000000">
              <w:rPr>
                <w:rtl w:val="0"/>
              </w:rPr>
            </w:r>
          </w:p>
        </w:tc>
      </w:tr>
    </w:tbl>
    <w:p w:rsidR="00000000" w:rsidDel="00000000" w:rsidP="00000000" w:rsidRDefault="00000000" w:rsidRPr="00000000" w14:paraId="00000E4E">
      <w:pPr>
        <w:spacing w:after="240" w:before="240" w:lineRule="auto"/>
        <w:rPr/>
      </w:pPr>
      <w:r w:rsidDel="00000000" w:rsidR="00000000" w:rsidRPr="00000000">
        <w:rPr>
          <w:rtl w:val="0"/>
        </w:rPr>
      </w:r>
    </w:p>
    <w:tbl>
      <w:tblPr>
        <w:tblStyle w:val="Table108"/>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0E4F">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0E50">
            <w:pPr>
              <w:widowControl w:val="0"/>
              <w:spacing w:after="240" w:before="240" w:line="240" w:lineRule="auto"/>
              <w:rPr/>
            </w:pPr>
            <w:r w:rsidDel="00000000" w:rsidR="00000000" w:rsidRPr="00000000">
              <w:rPr>
                <w:rtl w:val="0"/>
              </w:rPr>
              <w:t xml:space="preserve">When </w:t>
            </w:r>
            <w:del w:author="Mike Marchand" w:id="316" w:date="2025-12-08T21:37:31Z">
              <w:r w:rsidDel="00000000" w:rsidR="00000000" w:rsidRPr="00000000">
                <w:rPr>
                  <w:rtl w:val="0"/>
                </w:rPr>
                <w:delText xml:space="preserve">we </w:delText>
              </w:r>
            </w:del>
            <w:r w:rsidDel="00000000" w:rsidR="00000000" w:rsidRPr="00000000">
              <w:rPr>
                <w:rtl w:val="0"/>
              </w:rPr>
              <w:t xml:space="preserve">talk</w:t>
            </w:r>
            <w:ins w:author="Mike Marchand" w:id="317" w:date="2025-12-08T21:37:27Z">
              <w:r w:rsidDel="00000000" w:rsidR="00000000" w:rsidRPr="00000000">
                <w:rPr>
                  <w:rtl w:val="0"/>
                </w:rPr>
                <w:t xml:space="preserve">ing</w:t>
              </w:r>
            </w:ins>
            <w:r w:rsidDel="00000000" w:rsidR="00000000" w:rsidRPr="00000000">
              <w:rPr>
                <w:rtl w:val="0"/>
              </w:rPr>
              <w:t xml:space="preserve"> about the social and environmental drivers of climate emotions, we’re really exploring the underlying forces that shape how people respond to the climate crisis emotionally. These drivers act as both the context and the catalysts for our feelings—whether it’s fear, grief, anger, or even hope. By understanding these forces, we can better appreciate why people feel the way they do and how those emotions are a functional response to what’s happening around them.</w:t>
            </w:r>
          </w:p>
          <w:p w:rsidR="00000000" w:rsidDel="00000000" w:rsidP="00000000" w:rsidRDefault="00000000" w:rsidRPr="00000000" w14:paraId="00000E51">
            <w:pPr>
              <w:widowControl w:val="0"/>
              <w:spacing w:after="240" w:before="240" w:line="240" w:lineRule="auto"/>
              <w:rPr/>
            </w:pPr>
            <w:r w:rsidDel="00000000" w:rsidR="00000000" w:rsidRPr="00000000">
              <w:rPr>
                <w:rtl w:val="0"/>
              </w:rPr>
              <w:t xml:space="preserve">On the environmental side, the drivers are often visible and tangible. Rising sea levels, extreme weather events, deforestation, biodiversity loss—these are not abstract ideas; they’re real and happening all around us. When a community is flooded or a wildfire devastates a beloved forest, it’s natural for people to feel fear, sadness, and even rage. These emotions are signals, alerting us to the fact that something is wrong and prompting us to take action to protect what we care about. Even subtle environmental changes, like shifts in seasonal patterns or the disappearance of familiar species, can trigger a sense of unease or grief, especially for those who feel deeply connected to the natural world.</w:t>
            </w:r>
          </w:p>
          <w:p w:rsidR="00000000" w:rsidDel="00000000" w:rsidP="00000000" w:rsidRDefault="00000000" w:rsidRPr="00000000" w14:paraId="00000E52">
            <w:pPr>
              <w:widowControl w:val="0"/>
              <w:spacing w:after="240" w:before="240" w:line="240" w:lineRule="auto"/>
              <w:rPr/>
            </w:pPr>
            <w:r w:rsidDel="00000000" w:rsidR="00000000" w:rsidRPr="00000000">
              <w:rPr>
                <w:rtl w:val="0"/>
              </w:rPr>
              <w:t xml:space="preserve">But the social drivers are just as powerful. Media coverage, for instance, plays a significant role in shaping climate emotions. Constant exposure to catastrophic headlines can amplify feelings of anxiety or hopelessness, especially if the coverage lacks a focus on solutions. On the other hand, media can also inspire hope and action when it highlights success stories, innovations, or community resilience in the face of environmental challenges.</w:t>
            </w:r>
          </w:p>
          <w:p w:rsidR="00000000" w:rsidDel="00000000" w:rsidP="00000000" w:rsidRDefault="00000000" w:rsidRPr="00000000" w14:paraId="00000E53">
            <w:pPr>
              <w:widowControl w:val="0"/>
              <w:spacing w:after="240" w:before="240" w:line="240" w:lineRule="auto"/>
              <w:rPr/>
            </w:pPr>
            <w:r w:rsidDel="00000000" w:rsidR="00000000" w:rsidRPr="00000000">
              <w:rPr>
                <w:rtl w:val="0"/>
              </w:rPr>
              <w:t xml:space="preserve">Then there’s the role of political and economic systems. When people </w:t>
            </w:r>
            <w:ins w:author="Mike Marchand" w:id="318" w:date="2025-12-08T21:38:06Z">
              <w:commentRangeStart w:id="200"/>
              <w:r w:rsidDel="00000000" w:rsidR="00000000" w:rsidRPr="00000000">
                <w:rPr>
                  <w:rtl w:val="0"/>
                </w:rPr>
                <w:t xml:space="preserve"> observe or experience? </w:t>
              </w:r>
            </w:ins>
            <w:del w:author="Mike Marchand" w:id="318" w:date="2025-12-08T21:38:06Z">
              <w:commentRangeEnd w:id="200"/>
              <w:r w:rsidDel="00000000" w:rsidR="00000000" w:rsidRPr="00000000">
                <w:commentReference w:id="200"/>
              </w:r>
              <w:r w:rsidDel="00000000" w:rsidR="00000000" w:rsidRPr="00000000">
                <w:rPr>
                  <w:rtl w:val="0"/>
                </w:rPr>
                <w:delText xml:space="preserve">see </w:delText>
              </w:r>
            </w:del>
            <w:r w:rsidDel="00000000" w:rsidR="00000000" w:rsidRPr="00000000">
              <w:rPr>
                <w:rtl w:val="0"/>
              </w:rPr>
              <w:t xml:space="preserve">governments or corporations prioritizing short-term profits over long-term sustainability, it can lead to feelings of anger or powerlessness. Conversely, when leaders take bold climate action, it can foster a sense of hope and collective empowerment. Social norms and cultural narratives also shape how we feel about climate change. For example, in some communities, discussing environmental issues is encouraged and celebrated, while in others, it may be dismissed or even stigmatized, leaving individuals feeling isolated in their concerns.</w:t>
            </w:r>
          </w:p>
          <w:p w:rsidR="00000000" w:rsidDel="00000000" w:rsidP="00000000" w:rsidRDefault="00000000" w:rsidRPr="00000000" w14:paraId="00000E54">
            <w:pPr>
              <w:widowControl w:val="0"/>
              <w:spacing w:after="240" w:before="240" w:line="240" w:lineRule="auto"/>
              <w:rPr/>
            </w:pPr>
            <w:r w:rsidDel="00000000" w:rsidR="00000000" w:rsidRPr="00000000">
              <w:rPr>
                <w:rtl w:val="0"/>
              </w:rPr>
              <w:t xml:space="preserve">It’s also important to consider how these social and environmental drivers interact. For instance, extreme weather events don’t just destroy infrastructure; they disrupt social networks, separate families, and strain community resources. This compounds the emotional toll, as people not only face the immediate loss of homes or livelihoods but also lose the support systems that help them cope. Similarly, systemic inequalities mean that some communities bear the brunt of climate impacts while having the least resources to adapt, exacerbating feelings of vulnerability and injustice.</w:t>
            </w:r>
          </w:p>
          <w:p w:rsidR="00000000" w:rsidDel="00000000" w:rsidP="00000000" w:rsidRDefault="00000000" w:rsidRPr="00000000" w14:paraId="00000E55">
            <w:pPr>
              <w:widowControl w:val="0"/>
              <w:spacing w:after="240" w:before="240" w:line="240" w:lineRule="auto"/>
              <w:rPr/>
            </w:pPr>
            <w:r w:rsidDel="00000000" w:rsidR="00000000" w:rsidRPr="00000000">
              <w:rPr>
                <w:rtl w:val="0"/>
              </w:rPr>
              <w:t xml:space="preserve">These drivers are interconnected, and their effects ripple across individual, community, and societal levels. But within this complexity lies an opportunity: by addressing the root causes of climate emotions—whether it’s advocating for stronger environmental policies, amplifying hopeful narratives, or rebuilding social connections—we can help channel these emotions into constructive action. Climate emotions are not just signs of distress; they’re signals of what we value and a call to protect it. By understanding the forces that shape these feelings, we can begin to respond in ways that build resilience, foster connection, and inspire meaningful change.</w:t>
            </w:r>
          </w:p>
        </w:tc>
      </w:tr>
      <w:tr>
        <w:trPr>
          <w:cantSplit w:val="0"/>
          <w:tblHeader w:val="0"/>
        </w:trPr>
        <w:tc>
          <w:tcPr>
            <w:shd w:fill="ea9999" w:val="clear"/>
          </w:tcPr>
          <w:p w:rsidR="00000000" w:rsidDel="00000000" w:rsidP="00000000" w:rsidRDefault="00000000" w:rsidRPr="00000000" w14:paraId="00000E56">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0E57">
            <w:pPr>
              <w:spacing w:after="240" w:before="240" w:lineRule="auto"/>
              <w:rPr/>
            </w:pPr>
            <w:r w:rsidDel="00000000" w:rsidR="00000000" w:rsidRPr="00000000">
              <w:rPr>
                <w:rtl w:val="0"/>
              </w:rPr>
              <w:t xml:space="preserve">Climate emotions are deeply influenced by the environmental and social contexts in which individuals and communities exist. These drivers, often interconnected, act as both triggers and amplifiers of emotional responses to climate change. Understanding these forces provides valuable insight into why people react differently to environmental changes and how these reactions can signal what we value, ultimately prompting actions to protect those values. In this lesson, we will explore the various environmental and social drivers of climate emotions, examine their interactions, and discuss strategies to address them effectively.</w:t>
            </w:r>
          </w:p>
          <w:p w:rsidR="00000000" w:rsidDel="00000000" w:rsidP="00000000" w:rsidRDefault="00000000" w:rsidRPr="00000000" w14:paraId="00000E58">
            <w:pPr>
              <w:spacing w:after="240" w:before="240" w:lineRule="auto"/>
              <w:rPr/>
            </w:pPr>
            <w:r w:rsidDel="00000000" w:rsidR="00000000" w:rsidRPr="00000000">
              <w:rPr>
                <w:rtl w:val="0"/>
              </w:rPr>
            </w:r>
          </w:p>
          <w:tbl>
            <w:tblPr>
              <w:tblStyle w:val="Table109"/>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0E59">
                  <w:pPr>
                    <w:pStyle w:val="Heading2"/>
                    <w:spacing w:after="240" w:before="240" w:lineRule="auto"/>
                    <w:rPr/>
                  </w:pPr>
                  <w:bookmarkStart w:colFirst="0" w:colLast="0" w:name="_z392my19qupp" w:id="249"/>
                  <w:bookmarkEnd w:id="249"/>
                  <w:r w:rsidDel="00000000" w:rsidR="00000000" w:rsidRPr="00000000">
                    <w:rPr>
                      <w:rtl w:val="0"/>
                    </w:rPr>
                    <w:t xml:space="preserve">Environmental Drivers of Climate Emotions</w:t>
                  </w:r>
                </w:p>
                <w:p w:rsidR="00000000" w:rsidDel="00000000" w:rsidP="00000000" w:rsidRDefault="00000000" w:rsidRPr="00000000" w14:paraId="00000E5A">
                  <w:pPr>
                    <w:spacing w:after="240" w:before="240" w:lineRule="auto"/>
                    <w:rPr/>
                  </w:pPr>
                  <w:r w:rsidDel="00000000" w:rsidR="00000000" w:rsidRPr="00000000">
                    <w:rPr>
                      <w:rtl w:val="0"/>
                    </w:rPr>
                    <w:t xml:space="preserve">Environmental changes, both immediate and gradual, significantly shape our emotional responses to climate change. These changes can evoke a range of emotions, from fear and grief to sadness and nostalgia, depending on the nature and scale of the impact.</w:t>
                  </w:r>
                </w:p>
                <w:p w:rsidR="00000000" w:rsidDel="00000000" w:rsidP="00000000" w:rsidRDefault="00000000" w:rsidRPr="00000000" w14:paraId="00000E5B">
                  <w:pPr>
                    <w:spacing w:after="240" w:before="240" w:lineRule="auto"/>
                    <w:rPr>
                      <w:u w:val="single"/>
                    </w:rPr>
                  </w:pPr>
                  <w:r w:rsidDel="00000000" w:rsidR="00000000" w:rsidRPr="00000000">
                    <w:rPr>
                      <w:u w:val="single"/>
                      <w:rtl w:val="0"/>
                    </w:rPr>
                    <w:t xml:space="preserve">Below are some examples of </w:t>
                  </w:r>
                  <w:r w:rsidDel="00000000" w:rsidR="00000000" w:rsidRPr="00000000">
                    <w:rPr>
                      <w:b w:val="1"/>
                      <w:bCs w:val="1"/>
                      <w:u w:val="single"/>
                      <w:rtl w:val="0"/>
                    </w:rPr>
                    <w:t xml:space="preserve">environmental drivers</w:t>
                  </w:r>
                  <w:r w:rsidDel="00000000" w:rsidR="00000000" w:rsidRPr="00000000">
                    <w:rPr>
                      <w:u w:val="single"/>
                      <w:rtl w:val="0"/>
                    </w:rPr>
                    <w:t xml:space="preserve"> of climate emotions: </w:t>
                  </w:r>
                </w:p>
                <w:p w:rsidR="00000000" w:rsidDel="00000000" w:rsidP="00000000" w:rsidRDefault="00000000" w:rsidRPr="00000000" w14:paraId="00000E5C">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0E5D">
                  <w:pPr>
                    <w:numPr>
                      <w:ilvl w:val="0"/>
                      <w:numId w:val="447"/>
                    </w:numPr>
                    <w:spacing w:after="0" w:afterAutospacing="0" w:before="240" w:lineRule="auto"/>
                    <w:ind w:left="720" w:hanging="360"/>
                    <w:rPr>
                      <w:b w:val="1"/>
                      <w:bCs w:val="1"/>
                    </w:rPr>
                  </w:pPr>
                  <w:r w:rsidDel="00000000" w:rsidR="00000000" w:rsidRPr="00000000">
                    <w:rPr>
                      <w:b w:val="1"/>
                      <w:bCs w:val="1"/>
                      <w:rtl w:val="0"/>
                    </w:rPr>
                    <w:t xml:space="preserve">Visible and Tangible Environmental Changes</w:t>
                  </w:r>
                </w:p>
                <w:p w:rsidR="00000000" w:rsidDel="00000000" w:rsidP="00000000" w:rsidRDefault="00000000" w:rsidRPr="00000000" w14:paraId="00000E5E">
                  <w:pPr>
                    <w:numPr>
                      <w:ilvl w:val="1"/>
                      <w:numId w:val="447"/>
                    </w:numPr>
                    <w:spacing w:after="0" w:afterAutospacing="0" w:before="0" w:beforeAutospacing="0" w:lineRule="auto"/>
                    <w:ind w:left="1440" w:hanging="360"/>
                  </w:pPr>
                  <w:r w:rsidDel="00000000" w:rsidR="00000000" w:rsidRPr="00000000">
                    <w:rPr>
                      <w:rtl w:val="0"/>
                    </w:rPr>
                    <w:t xml:space="preserve">Extreme weather events such as hurricanes, wildfires, and floods trigger immediate and intense emotions like fear, grief, and anger. For instance, residents displaced by wildfires may experience acute stress and ecological grief over the loss of their homes and local ecosystems. Key thinkers like Glenn Albrecht, who introduced the concept of solastalgia, and Timothy Morton, known for his work on hyperobjects, explore how large-scale environmental phenomena provoke existential unease and profound emotional responses.</w:t>
                  </w:r>
                </w:p>
                <w:p w:rsidR="00000000" w:rsidDel="00000000" w:rsidP="00000000" w:rsidRDefault="00000000" w:rsidRPr="00000000" w14:paraId="00000E5F">
                  <w:pPr>
                    <w:numPr>
                      <w:ilvl w:val="1"/>
                      <w:numId w:val="447"/>
                    </w:numPr>
                    <w:spacing w:after="0" w:afterAutospacing="0" w:before="0" w:beforeAutospacing="0" w:lineRule="auto"/>
                    <w:ind w:left="1440" w:hanging="360"/>
                  </w:pPr>
                  <w:r w:rsidDel="00000000" w:rsidR="00000000" w:rsidRPr="00000000">
                    <w:rPr>
                      <w:rtl w:val="0"/>
                    </w:rPr>
                    <w:t xml:space="preserve">On the other hand, gradual environmental degradation, including biodiversity loss, deforestation, and shifting seasonal patterns, leads to more subtle yet equally profound emotions such as unease, sadness, or nostalgia. Individuals with strong connections to nature, such as Indigenous communities or farmers, are particularly sensitive to these changes. </w:t>
                  </w:r>
                  <w:hyperlink r:id="rId400">
                    <w:r w:rsidDel="00000000" w:rsidR="00000000" w:rsidRPr="00000000">
                      <w:rPr>
                        <w:color w:val="1155cc"/>
                        <w:u w:val="single"/>
                        <w:rtl w:val="0"/>
                      </w:rPr>
                      <w:t xml:space="preserve">The Biophilia Hypothesis</w:t>
                    </w:r>
                  </w:hyperlink>
                  <w:r w:rsidDel="00000000" w:rsidR="00000000" w:rsidRPr="00000000">
                    <w:rPr>
                      <w:rtl w:val="0"/>
                    </w:rPr>
                    <w:t xml:space="preserve">, proposed by E.O. Wilson, suggests that humans have an innate connection to nature, and its disruption can result in significant emotional and psychological distress.</w:t>
                  </w:r>
                </w:p>
                <w:p w:rsidR="00000000" w:rsidDel="00000000" w:rsidP="00000000" w:rsidRDefault="00000000" w:rsidRPr="00000000" w14:paraId="00000E60">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Ecological Signals as Emotional Triggers</w:t>
                  </w:r>
                </w:p>
                <w:p w:rsidR="00000000" w:rsidDel="00000000" w:rsidP="00000000" w:rsidRDefault="00000000" w:rsidRPr="00000000" w14:paraId="00000E61">
                  <w:pPr>
                    <w:numPr>
                      <w:ilvl w:val="1"/>
                      <w:numId w:val="447"/>
                    </w:numPr>
                    <w:spacing w:after="0" w:afterAutospacing="0" w:before="0" w:beforeAutospacing="0" w:lineRule="auto"/>
                    <w:ind w:left="1440" w:hanging="360"/>
                  </w:pPr>
                  <w:r w:rsidDel="00000000" w:rsidR="00000000" w:rsidRPr="00000000">
                    <w:rPr>
                      <w:rtl w:val="0"/>
                    </w:rPr>
                    <w:t xml:space="preserve">Environmental changes act as emotional signals that alert individuals to potential threats. From an evolutionary psychology perspective, emotions like fear and anger serve as survival mechanisms, prompting actions when people perceive environmental threats. Paul Ekman’s foundational work on primary emotions linked to environmental stressors illustrates how these emotions drive behaviors such as fleeing from wildfires or preparing for storms.</w:t>
                  </w:r>
                </w:p>
                <w:p w:rsidR="00000000" w:rsidDel="00000000" w:rsidP="00000000" w:rsidRDefault="00000000" w:rsidRPr="00000000" w14:paraId="00000E62">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Compounding Effects of Climate Events</w:t>
                  </w:r>
                </w:p>
                <w:p w:rsidR="00000000" w:rsidDel="00000000" w:rsidP="00000000" w:rsidRDefault="00000000" w:rsidRPr="00000000" w14:paraId="00000E63">
                  <w:pPr>
                    <w:numPr>
                      <w:ilvl w:val="1"/>
                      <w:numId w:val="447"/>
                    </w:numPr>
                    <w:spacing w:after="240" w:before="0" w:beforeAutospacing="0" w:lineRule="auto"/>
                    <w:ind w:left="1440" w:hanging="360"/>
                  </w:pPr>
                  <w:r w:rsidDel="00000000" w:rsidR="00000000" w:rsidRPr="00000000">
                    <w:rPr>
                      <w:rtl w:val="0"/>
                    </w:rPr>
                    <w:t xml:space="preserve">Repeated exposure to climate-related disasters or ongoing environmental degradation amplifies emotional responses. For example, communities facing recurrent flooding may experience cumulative trauma and heightened anxiety, making it increasingly difficult to maintain emotional stability and resilience. </w:t>
                  </w:r>
                </w:p>
                <w:p w:rsidR="00000000" w:rsidDel="00000000" w:rsidP="00000000" w:rsidRDefault="00000000" w:rsidRPr="00000000" w14:paraId="00000E64">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0E65">
            <w:pPr>
              <w:spacing w:after="240" w:before="240" w:lineRule="auto"/>
              <w:rPr/>
            </w:pPr>
            <w:r w:rsidDel="00000000" w:rsidR="00000000" w:rsidRPr="00000000">
              <w:rPr>
                <w:rtl w:val="0"/>
              </w:rPr>
            </w:r>
          </w:p>
          <w:p w:rsidR="00000000" w:rsidDel="00000000" w:rsidP="00000000" w:rsidRDefault="00000000" w:rsidRPr="00000000" w14:paraId="00000E66">
            <w:pPr>
              <w:spacing w:after="240" w:before="240" w:lineRule="auto"/>
              <w:rPr/>
            </w:pPr>
            <w:r w:rsidDel="00000000" w:rsidR="00000000" w:rsidRPr="00000000">
              <w:rPr>
                <w:rtl w:val="0"/>
              </w:rPr>
            </w:r>
          </w:p>
          <w:tbl>
            <w:tblPr>
              <w:tblStyle w:val="Table110"/>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0E67">
                  <w:pPr>
                    <w:pStyle w:val="Heading2"/>
                    <w:spacing w:after="240" w:before="240" w:lineRule="auto"/>
                    <w:rPr/>
                  </w:pPr>
                  <w:bookmarkStart w:colFirst="0" w:colLast="0" w:name="_9mgwgizacu0w" w:id="250"/>
                  <w:bookmarkEnd w:id="250"/>
                  <w:r w:rsidDel="00000000" w:rsidR="00000000" w:rsidRPr="00000000">
                    <w:rPr>
                      <w:rtl w:val="0"/>
                    </w:rPr>
                    <w:t xml:space="preserve">Social Drivers of Climate Emotions</w:t>
                  </w:r>
                </w:p>
                <w:p w:rsidR="00000000" w:rsidDel="00000000" w:rsidP="00000000" w:rsidRDefault="00000000" w:rsidRPr="00000000" w14:paraId="00000E68">
                  <w:pPr>
                    <w:spacing w:after="240" w:before="240" w:lineRule="auto"/>
                    <w:rPr/>
                  </w:pPr>
                  <w:r w:rsidDel="00000000" w:rsidR="00000000" w:rsidRPr="00000000">
                    <w:rPr>
                      <w:rtl w:val="0"/>
                    </w:rPr>
                    <w:t xml:space="preserve">Beyond direct environmental impacts, social factors play a crucial role in shaping climate-related emotions. Media narratives, political and economic systems, and cultural contexts all influence how individuals and communities perceive and respond to climate change.</w:t>
                  </w:r>
                </w:p>
                <w:p w:rsidR="00000000" w:rsidDel="00000000" w:rsidP="00000000" w:rsidRDefault="00000000" w:rsidRPr="00000000" w14:paraId="00000E69">
                  <w:pPr>
                    <w:spacing w:after="240" w:before="240" w:lineRule="auto"/>
                    <w:rPr>
                      <w:u w:val="single"/>
                    </w:rPr>
                  </w:pPr>
                  <w:r w:rsidDel="00000000" w:rsidR="00000000" w:rsidRPr="00000000">
                    <w:rPr>
                      <w:u w:val="single"/>
                      <w:rtl w:val="0"/>
                    </w:rPr>
                    <w:t xml:space="preserve">Below are some examples of </w:t>
                  </w:r>
                  <w:r w:rsidDel="00000000" w:rsidR="00000000" w:rsidRPr="00000000">
                    <w:rPr>
                      <w:b w:val="1"/>
                      <w:bCs w:val="1"/>
                      <w:u w:val="single"/>
                      <w:rtl w:val="0"/>
                    </w:rPr>
                    <w:t xml:space="preserve">social drivers</w:t>
                  </w:r>
                  <w:r w:rsidDel="00000000" w:rsidR="00000000" w:rsidRPr="00000000">
                    <w:rPr>
                      <w:u w:val="single"/>
                      <w:rtl w:val="0"/>
                    </w:rPr>
                    <w:t xml:space="preserve"> of climate emotions:</w:t>
                  </w:r>
                </w:p>
                <w:p w:rsidR="00000000" w:rsidDel="00000000" w:rsidP="00000000" w:rsidRDefault="00000000" w:rsidRPr="00000000" w14:paraId="00000E6A">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0E6B">
                  <w:pPr>
                    <w:numPr>
                      <w:ilvl w:val="0"/>
                      <w:numId w:val="281"/>
                    </w:numPr>
                    <w:spacing w:after="0" w:afterAutospacing="0" w:before="240" w:lineRule="auto"/>
                    <w:ind w:left="720" w:hanging="360"/>
                    <w:rPr>
                      <w:b w:val="1"/>
                      <w:bCs w:val="1"/>
                    </w:rPr>
                  </w:pPr>
                  <w:r w:rsidDel="00000000" w:rsidR="00000000" w:rsidRPr="00000000">
                    <w:rPr>
                      <w:b w:val="1"/>
                      <w:bCs w:val="1"/>
                      <w:rtl w:val="0"/>
                    </w:rPr>
                    <w:t xml:space="preserve">Media and Communication</w:t>
                  </w:r>
                </w:p>
                <w:p w:rsidR="00000000" w:rsidDel="00000000" w:rsidP="00000000" w:rsidRDefault="00000000" w:rsidRPr="00000000" w14:paraId="00000E6C">
                  <w:pPr>
                    <w:numPr>
                      <w:ilvl w:val="1"/>
                      <w:numId w:val="281"/>
                    </w:numPr>
                    <w:spacing w:after="0" w:afterAutospacing="0" w:before="0" w:beforeAutospacing="0" w:lineRule="auto"/>
                    <w:ind w:left="1440" w:hanging="360"/>
                  </w:pPr>
                  <w:r w:rsidDel="00000000" w:rsidR="00000000" w:rsidRPr="00000000">
                    <w:rPr>
                      <w:rtl w:val="0"/>
                    </w:rPr>
                    <w:t xml:space="preserve">The way climate change is portrayed in the media significantly affects public emotions. Constant exposure to catastrophic headlines can foster feelings of anxiety, despair, or fatalism. Conversely, solution-focused narratives that highlight progress and collective action can inspire hope and encourage positive emotional responses. George Gerbner’s Cultivation Theory explores how prolonged media exposure shapes perceptions and emotions, emphasizing the powerful role of media in either exacerbating fear or fostering optimism.</w:t>
                    <w:br w:type="textWrapping"/>
                    <w:t xml:space="preserve">Social media platforms further amplify both constructive and destructive emotional responses through rapid information sharing. Viral images of climate disasters can evoke global grief but also inspire international solidarity and donations, demonstrating the dual impact of media amplification on climate emotions.</w:t>
                  </w:r>
                </w:p>
                <w:p w:rsidR="00000000" w:rsidDel="00000000" w:rsidP="00000000" w:rsidRDefault="00000000" w:rsidRPr="00000000" w14:paraId="00000E6D">
                  <w:pPr>
                    <w:numPr>
                      <w:ilvl w:val="0"/>
                      <w:numId w:val="281"/>
                    </w:numPr>
                    <w:spacing w:after="0" w:afterAutospacing="0" w:before="0" w:beforeAutospacing="0" w:lineRule="auto"/>
                    <w:ind w:left="720" w:hanging="360"/>
                    <w:rPr>
                      <w:b w:val="1"/>
                      <w:bCs w:val="1"/>
                    </w:rPr>
                  </w:pPr>
                  <w:r w:rsidDel="00000000" w:rsidR="00000000" w:rsidRPr="00000000">
                    <w:rPr>
                      <w:b w:val="1"/>
                      <w:bCs w:val="1"/>
                      <w:rtl w:val="0"/>
                    </w:rPr>
                    <w:t xml:space="preserve">Political and Economic Systems</w:t>
                  </w:r>
                </w:p>
                <w:p w:rsidR="00000000" w:rsidDel="00000000" w:rsidP="00000000" w:rsidRDefault="00000000" w:rsidRPr="00000000" w14:paraId="00000E6E">
                  <w:pPr>
                    <w:numPr>
                      <w:ilvl w:val="1"/>
                      <w:numId w:val="281"/>
                    </w:numPr>
                    <w:spacing w:after="0" w:afterAutospacing="0" w:before="0" w:beforeAutospacing="0" w:lineRule="auto"/>
                    <w:ind w:left="1440" w:hanging="360"/>
                  </w:pPr>
                  <w:r w:rsidDel="00000000" w:rsidR="00000000" w:rsidRPr="00000000">
                    <w:rPr>
                      <w:rtl w:val="0"/>
                    </w:rPr>
                    <w:t xml:space="preserve">The perceived negligence of government inaction or corporate prioritization of profit over sustainability often evokes emotions such as anger and powerlessness. For example, communities protesting fossil fuel subsidies frequently report feelings of frustration over systemic inertia. In contrast, bold leadership and decisive action, such as the passage of renewable energy legislation, can act as catalysts for hope and empowerment. Amartya Sen’s concept of Development as Freedom links the role of institutions in shaping emotional well-being and agency, highlighting how effective governance can mitigate negative emotions and foster positive ones.</w:t>
                  </w:r>
                </w:p>
                <w:p w:rsidR="00000000" w:rsidDel="00000000" w:rsidP="00000000" w:rsidRDefault="00000000" w:rsidRPr="00000000" w14:paraId="00000E6F">
                  <w:pPr>
                    <w:numPr>
                      <w:ilvl w:val="0"/>
                      <w:numId w:val="281"/>
                    </w:numPr>
                    <w:spacing w:after="0" w:afterAutospacing="0" w:before="0" w:beforeAutospacing="0" w:lineRule="auto"/>
                    <w:ind w:left="720" w:hanging="360"/>
                    <w:rPr>
                      <w:b w:val="1"/>
                      <w:bCs w:val="1"/>
                    </w:rPr>
                  </w:pPr>
                  <w:r w:rsidDel="00000000" w:rsidR="00000000" w:rsidRPr="00000000">
                    <w:rPr>
                      <w:b w:val="1"/>
                      <w:bCs w:val="1"/>
                      <w:rtl w:val="0"/>
                    </w:rPr>
                    <w:t xml:space="preserve">Social Norms and Cultural Contexts</w:t>
                  </w:r>
                </w:p>
                <w:p w:rsidR="00000000" w:rsidDel="00000000" w:rsidP="00000000" w:rsidRDefault="00000000" w:rsidRPr="00000000" w14:paraId="00000E70">
                  <w:pPr>
                    <w:numPr>
                      <w:ilvl w:val="1"/>
                      <w:numId w:val="281"/>
                    </w:numPr>
                    <w:spacing w:after="0" w:afterAutospacing="0" w:before="0" w:beforeAutospacing="0" w:lineRule="auto"/>
                    <w:ind w:left="1440" w:hanging="360"/>
                  </w:pPr>
                  <w:r w:rsidDel="00000000" w:rsidR="00000000" w:rsidRPr="00000000">
                    <w:rPr>
                      <w:rtl w:val="0"/>
                    </w:rPr>
                    <w:t xml:space="preserve">Social norms and cultural contexts significantly influence how climate concerns are expressed and addressed. In some societies, discussing environmental concerns is normalized, fostering emotional validation and collective action. For instance, Scandinavian countries integrate sustainability into daily life, reducing eco-anxiety through visible progress and communal support. Conversely, in other contexts, climate concerns may be stigmatized or dismissed, leading to isolation and exacerbated feelings of alienation. In regions dependent on fossil fuels, admitting climate concerns might be seen as disloyal or countercultural, reinforcing negative emotional responses and hindering collective action.</w:t>
                  </w:r>
                </w:p>
                <w:p w:rsidR="00000000" w:rsidDel="00000000" w:rsidP="00000000" w:rsidRDefault="00000000" w:rsidRPr="00000000" w14:paraId="00000E71">
                  <w:pPr>
                    <w:numPr>
                      <w:ilvl w:val="0"/>
                      <w:numId w:val="281"/>
                    </w:numPr>
                    <w:spacing w:after="0" w:afterAutospacing="0" w:before="0" w:beforeAutospacing="0" w:lineRule="auto"/>
                    <w:ind w:left="720" w:hanging="360"/>
                    <w:rPr>
                      <w:b w:val="1"/>
                      <w:bCs w:val="1"/>
                    </w:rPr>
                  </w:pPr>
                  <w:r w:rsidDel="00000000" w:rsidR="00000000" w:rsidRPr="00000000">
                    <w:rPr>
                      <w:b w:val="1"/>
                      <w:bCs w:val="1"/>
                      <w:rtl w:val="0"/>
                    </w:rPr>
                    <w:t xml:space="preserve">Occupational Vulnerabilities</w:t>
                  </w:r>
                </w:p>
                <w:p w:rsidR="00000000" w:rsidDel="00000000" w:rsidP="00000000" w:rsidRDefault="00000000" w:rsidRPr="00000000" w14:paraId="00000E72">
                  <w:pPr>
                    <w:numPr>
                      <w:ilvl w:val="1"/>
                      <w:numId w:val="281"/>
                    </w:numPr>
                    <w:spacing w:after="0" w:afterAutospacing="0" w:before="0" w:beforeAutospacing="0" w:lineRule="auto"/>
                    <w:ind w:left="1440" w:hanging="360"/>
                  </w:pPr>
                  <w:r w:rsidDel="00000000" w:rsidR="00000000" w:rsidRPr="00000000">
                    <w:rPr>
                      <w:rtl w:val="0"/>
                    </w:rPr>
                    <w:t xml:space="preserve">Certain professions place individuals at the forefront of climate change impacts, making them particularly vulnerable to climate-related stress, trauma, and moral distress. </w:t>
                  </w:r>
                </w:p>
                <w:p w:rsidR="00000000" w:rsidDel="00000000" w:rsidP="00000000" w:rsidRDefault="00000000" w:rsidRPr="00000000" w14:paraId="00000E73">
                  <w:pPr>
                    <w:numPr>
                      <w:ilvl w:val="1"/>
                      <w:numId w:val="281"/>
                    </w:numPr>
                    <w:spacing w:after="0" w:afterAutospacing="0" w:before="0" w:beforeAutospacing="0" w:lineRule="auto"/>
                    <w:ind w:left="1440" w:hanging="360"/>
                  </w:pPr>
                  <w:r w:rsidDel="00000000" w:rsidR="00000000" w:rsidRPr="00000000">
                    <w:rPr>
                      <w:rtl w:val="0"/>
                    </w:rPr>
                    <w:t xml:space="preserve">Climate scientists, engineers, negotiators, emergency responders, humanitarian workers, migrant laborers, farm workers, and extractive industry employees often experience emotional strain not only from the physical risks of their work, but also from witnessing environmental degradation, navigating ethical tensions, or feeling a lack of systemic response. </w:t>
                  </w:r>
                </w:p>
                <w:p w:rsidR="00000000" w:rsidDel="00000000" w:rsidP="00000000" w:rsidRDefault="00000000" w:rsidRPr="00000000" w14:paraId="00000E74">
                  <w:pPr>
                    <w:numPr>
                      <w:ilvl w:val="1"/>
                      <w:numId w:val="281"/>
                    </w:numPr>
                    <w:spacing w:before="0" w:beforeAutospacing="0" w:lineRule="auto"/>
                    <w:ind w:left="1440" w:hanging="360"/>
                  </w:pPr>
                  <w:r w:rsidDel="00000000" w:rsidR="00000000" w:rsidRPr="00000000">
                    <w:rPr>
                      <w:rtl w:val="0"/>
                    </w:rPr>
                    <w:t xml:space="preserve">These roles, while essential, are emotionally complex — particularly when livelihoods are tied to industries entangled with ecological harm or precarious climate futures.</w:t>
                  </w:r>
                </w:p>
                <w:p w:rsidR="00000000" w:rsidDel="00000000" w:rsidP="00000000" w:rsidRDefault="00000000" w:rsidRPr="00000000" w14:paraId="00000E75">
                  <w:pPr>
                    <w:spacing w:after="240" w:before="240" w:lineRule="auto"/>
                    <w:rPr/>
                  </w:pPr>
                  <w:r w:rsidDel="00000000" w:rsidR="00000000" w:rsidRPr="00000000">
                    <w:rPr>
                      <w:color w:val="ffffff"/>
                      <w:shd w:fill="920000" w:val="clear"/>
                      <w:rtl w:val="0"/>
                    </w:rPr>
                    <w:t xml:space="preserve">[END DROP DOWN]</w:t>
                  </w:r>
                  <w:r w:rsidDel="00000000" w:rsidR="00000000" w:rsidRPr="00000000">
                    <w:rPr>
                      <w:rtl w:val="0"/>
                    </w:rPr>
                  </w:r>
                </w:p>
              </w:tc>
            </w:tr>
          </w:tbl>
          <w:p w:rsidR="00000000" w:rsidDel="00000000" w:rsidP="00000000" w:rsidRDefault="00000000" w:rsidRPr="00000000" w14:paraId="00000E76">
            <w:pPr>
              <w:spacing w:after="240" w:before="240" w:lineRule="auto"/>
              <w:rPr/>
            </w:pPr>
            <w:r w:rsidDel="00000000" w:rsidR="00000000" w:rsidRPr="00000000">
              <w:rPr>
                <w:rtl w:val="0"/>
              </w:rPr>
            </w:r>
          </w:p>
          <w:p w:rsidR="00000000" w:rsidDel="00000000" w:rsidP="00000000" w:rsidRDefault="00000000" w:rsidRPr="00000000" w14:paraId="00000E77">
            <w:pPr>
              <w:spacing w:after="240" w:before="240" w:lineRule="auto"/>
              <w:rPr/>
            </w:pPr>
            <w:r w:rsidDel="00000000" w:rsidR="00000000" w:rsidRPr="00000000">
              <w:rPr>
                <w:rtl w:val="0"/>
              </w:rPr>
            </w:r>
          </w:p>
          <w:tbl>
            <w:tblPr>
              <w:tblStyle w:val="Table111"/>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0E78">
                  <w:pPr>
                    <w:pStyle w:val="Heading2"/>
                    <w:spacing w:after="240" w:before="240" w:lineRule="auto"/>
                    <w:rPr/>
                  </w:pPr>
                  <w:bookmarkStart w:colFirst="0" w:colLast="0" w:name="_w4yydjjmx268" w:id="251"/>
                  <w:bookmarkEnd w:id="251"/>
                  <w:r w:rsidDel="00000000" w:rsidR="00000000" w:rsidRPr="00000000">
                    <w:rPr>
                      <w:rtl w:val="0"/>
                    </w:rPr>
                    <w:t xml:space="preserve">Interactions Between Environmental and Social Drivers</w:t>
                  </w:r>
                </w:p>
                <w:p w:rsidR="00000000" w:rsidDel="00000000" w:rsidP="00000000" w:rsidRDefault="00000000" w:rsidRPr="00000000" w14:paraId="00000E79">
                  <w:pPr>
                    <w:spacing w:after="240" w:before="240" w:lineRule="auto"/>
                    <w:rPr/>
                  </w:pPr>
                  <w:r w:rsidDel="00000000" w:rsidR="00000000" w:rsidRPr="00000000">
                    <w:rPr>
                      <w:rtl w:val="0"/>
                    </w:rPr>
                    <w:t xml:space="preserve">The interplay between environmental and social drivers creates a complex emotional landscape around climate change. Understanding these interactions is essential for addressing the multifaceted nature of climate emotions.</w:t>
                  </w:r>
                </w:p>
                <w:p w:rsidR="00000000" w:rsidDel="00000000" w:rsidP="00000000" w:rsidRDefault="00000000" w:rsidRPr="00000000" w14:paraId="00000E7A">
                  <w:pPr>
                    <w:spacing w:after="240" w:before="240" w:lineRule="auto"/>
                    <w:rPr>
                      <w:u w:val="single"/>
                    </w:rPr>
                  </w:pPr>
                  <w:r w:rsidDel="00000000" w:rsidR="00000000" w:rsidRPr="00000000">
                    <w:rPr>
                      <w:u w:val="single"/>
                      <w:rtl w:val="0"/>
                    </w:rPr>
                    <w:t xml:space="preserve">Below are some examples of</w:t>
                  </w:r>
                  <w:r w:rsidDel="00000000" w:rsidR="00000000" w:rsidRPr="00000000">
                    <w:rPr>
                      <w:b w:val="1"/>
                      <w:bCs w:val="1"/>
                      <w:u w:val="single"/>
                      <w:rtl w:val="0"/>
                    </w:rPr>
                    <w:t xml:space="preserve"> how environmental and social drivers of climate emotions may interact with one another</w:t>
                  </w:r>
                  <w:r w:rsidDel="00000000" w:rsidR="00000000" w:rsidRPr="00000000">
                    <w:rPr>
                      <w:u w:val="single"/>
                      <w:rtl w:val="0"/>
                    </w:rPr>
                    <w:t xml:space="preserve"> to compound them:</w:t>
                  </w:r>
                </w:p>
                <w:p w:rsidR="00000000" w:rsidDel="00000000" w:rsidP="00000000" w:rsidRDefault="00000000" w:rsidRPr="00000000" w14:paraId="00000E7B">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0E7C">
                  <w:pPr>
                    <w:numPr>
                      <w:ilvl w:val="0"/>
                      <w:numId w:val="482"/>
                    </w:numPr>
                    <w:spacing w:after="0" w:afterAutospacing="0" w:before="240" w:lineRule="auto"/>
                    <w:ind w:left="720" w:hanging="360"/>
                    <w:rPr>
                      <w:b w:val="1"/>
                      <w:bCs w:val="1"/>
                    </w:rPr>
                  </w:pPr>
                  <w:r w:rsidDel="00000000" w:rsidR="00000000" w:rsidRPr="00000000">
                    <w:rPr>
                      <w:b w:val="1"/>
                      <w:bCs w:val="1"/>
                      <w:rtl w:val="0"/>
                    </w:rPr>
                    <w:t xml:space="preserve">Disruption of Social Networks</w:t>
                  </w:r>
                </w:p>
                <w:p w:rsidR="00000000" w:rsidDel="00000000" w:rsidP="00000000" w:rsidRDefault="00000000" w:rsidRPr="00000000" w14:paraId="00000E7D">
                  <w:pPr>
                    <w:numPr>
                      <w:ilvl w:val="1"/>
                      <w:numId w:val="482"/>
                    </w:numPr>
                    <w:spacing w:after="0" w:afterAutospacing="0" w:before="0" w:beforeAutospacing="0" w:lineRule="auto"/>
                    <w:ind w:left="1440" w:hanging="360"/>
                  </w:pPr>
                  <w:r w:rsidDel="00000000" w:rsidR="00000000" w:rsidRPr="00000000">
                    <w:rPr>
                      <w:rtl w:val="0"/>
                    </w:rPr>
                    <w:t xml:space="preserve">Extreme weather events not only destroy physical infrastructure but also disrupt social networks, including families, friendships, and community bonds. The emotional impact of losing support systems compounds feelings of grief and anxiety. For example, post-hurricane displacement can separate families, intensifying feelings of helplessness and isolation.</w:t>
                    <w:br w:type="textWrapping"/>
                  </w:r>
                </w:p>
                <w:p w:rsidR="00000000" w:rsidDel="00000000" w:rsidP="00000000" w:rsidRDefault="00000000" w:rsidRPr="00000000" w14:paraId="00000E7E">
                  <w:pPr>
                    <w:numPr>
                      <w:ilvl w:val="0"/>
                      <w:numId w:val="482"/>
                    </w:numPr>
                    <w:spacing w:after="0" w:afterAutospacing="0" w:before="0" w:beforeAutospacing="0" w:lineRule="auto"/>
                    <w:ind w:left="720" w:hanging="360"/>
                    <w:rPr>
                      <w:b w:val="1"/>
                      <w:bCs w:val="1"/>
                    </w:rPr>
                  </w:pPr>
                  <w:r w:rsidDel="00000000" w:rsidR="00000000" w:rsidRPr="00000000">
                    <w:rPr>
                      <w:b w:val="1"/>
                      <w:bCs w:val="1"/>
                      <w:rtl w:val="0"/>
                    </w:rPr>
                    <w:t xml:space="preserve">Systemic Inequities</w:t>
                  </w:r>
                </w:p>
                <w:p w:rsidR="00000000" w:rsidDel="00000000" w:rsidP="00000000" w:rsidRDefault="00000000" w:rsidRPr="00000000" w14:paraId="00000E7F">
                  <w:pPr>
                    <w:numPr>
                      <w:ilvl w:val="1"/>
                      <w:numId w:val="482"/>
                    </w:numPr>
                    <w:spacing w:after="0" w:afterAutospacing="0" w:before="0" w:beforeAutospacing="0" w:lineRule="auto"/>
                    <w:ind w:left="1440" w:hanging="360"/>
                  </w:pPr>
                  <w:r w:rsidDel="00000000" w:rsidR="00000000" w:rsidRPr="00000000">
                    <w:rPr>
                      <w:rtl w:val="0"/>
                    </w:rPr>
                    <w:t xml:space="preserve">Climate change disproportionately affects marginalized communities while having the least access to resources for adaptation such as racialized </w:t>
                  </w:r>
                  <w:commentRangeStart w:id="201"/>
                  <w:r w:rsidDel="00000000" w:rsidR="00000000" w:rsidRPr="00000000">
                    <w:rPr>
                      <w:rtl w:val="0"/>
                    </w:rPr>
                    <w:t xml:space="preserve">communities </w:t>
                  </w:r>
                  <w:commentRangeEnd w:id="201"/>
                  <w:r w:rsidDel="00000000" w:rsidR="00000000" w:rsidRPr="00000000">
                    <w:commentReference w:id="201"/>
                  </w:r>
                  <w:r w:rsidDel="00000000" w:rsidR="00000000" w:rsidRPr="00000000">
                    <w:rPr>
                      <w:rtl w:val="0"/>
                    </w:rPr>
                    <w:t xml:space="preserve">socioeconomically disadvantaged. This unequal burden evokes emotions such as anger, grief, and powerlessness, highlighting systemic injustices. Robert Bullard’s work on Environmental Justice explores how these inequities deepen emotional distress and reinforce feelings of vulnerability and injustice.</w:t>
                    <w:br w:type="textWrapping"/>
                  </w:r>
                </w:p>
                <w:p w:rsidR="00000000" w:rsidDel="00000000" w:rsidP="00000000" w:rsidRDefault="00000000" w:rsidRPr="00000000" w14:paraId="00000E80">
                  <w:pPr>
                    <w:numPr>
                      <w:ilvl w:val="0"/>
                      <w:numId w:val="482"/>
                    </w:numPr>
                    <w:spacing w:after="0" w:afterAutospacing="0" w:before="0" w:beforeAutospacing="0" w:lineRule="auto"/>
                    <w:ind w:left="720" w:hanging="360"/>
                  </w:pPr>
                  <w:r w:rsidDel="00000000" w:rsidR="00000000" w:rsidRPr="00000000">
                    <w:rPr>
                      <w:b w:val="1"/>
                      <w:bCs w:val="1"/>
                      <w:rtl w:val="0"/>
                    </w:rPr>
                    <w:t xml:space="preserve">The Role of Collective Trauma</w:t>
                  </w:r>
                </w:p>
                <w:p w:rsidR="00000000" w:rsidDel="00000000" w:rsidP="00000000" w:rsidRDefault="00000000" w:rsidRPr="00000000" w14:paraId="00000E81">
                  <w:pPr>
                    <w:numPr>
                      <w:ilvl w:val="1"/>
                      <w:numId w:val="482"/>
                    </w:numPr>
                    <w:spacing w:after="240" w:before="0" w:beforeAutospacing="0" w:lineRule="auto"/>
                    <w:ind w:left="1440" w:hanging="360"/>
                  </w:pPr>
                  <w:r w:rsidDel="00000000" w:rsidR="00000000" w:rsidRPr="00000000">
                    <w:rPr>
                      <w:rtl w:val="0"/>
                    </w:rPr>
                    <w:t xml:space="preserve">Repeated climate shocks create collective emotional experiences within communities, fostering a sense of shared trauma. Kai Erikson’s concept of collective trauma examines the long-term psychological impacts of disasters on social cohesion, emphasizing how repeated environmental stressors can erode community bonds and collective resilience.</w:t>
                  </w:r>
                </w:p>
                <w:p w:rsidR="00000000" w:rsidDel="00000000" w:rsidP="00000000" w:rsidRDefault="00000000" w:rsidRPr="00000000" w14:paraId="00000E82">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0E83">
            <w:pPr>
              <w:spacing w:after="240" w:before="240" w:lineRule="auto"/>
              <w:rPr/>
            </w:pPr>
            <w:r w:rsidDel="00000000" w:rsidR="00000000" w:rsidRPr="00000000">
              <w:rPr>
                <w:rtl w:val="0"/>
              </w:rPr>
            </w:r>
          </w:p>
          <w:p w:rsidR="00000000" w:rsidDel="00000000" w:rsidP="00000000" w:rsidRDefault="00000000" w:rsidRPr="00000000" w14:paraId="00000E84">
            <w:pPr>
              <w:spacing w:after="240" w:before="240" w:lineRule="auto"/>
              <w:rPr>
                <w:b w:val="1"/>
                <w:bCs w:val="1"/>
              </w:rPr>
            </w:pPr>
            <w:r w:rsidDel="00000000" w:rsidR="00000000" w:rsidRPr="00000000">
              <w:rPr>
                <w:rtl w:val="0"/>
              </w:rPr>
            </w:r>
          </w:p>
          <w:tbl>
            <w:tblPr>
              <w:tblStyle w:val="Table112"/>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0E85">
                  <w:pPr>
                    <w:spacing w:after="240" w:before="240" w:lineRule="auto"/>
                    <w:rPr>
                      <w:b w:val="1"/>
                      <w:bCs w:val="1"/>
                    </w:rPr>
                  </w:pPr>
                  <w:r w:rsidDel="00000000" w:rsidR="00000000" w:rsidRPr="00000000">
                    <w:rPr>
                      <w:b w:val="1"/>
                      <w:bCs w:val="1"/>
                      <w:rtl w:val="0"/>
                    </w:rPr>
                    <w:t xml:space="preserve">Watch</w:t>
                  </w:r>
                </w:p>
                <w:p w:rsidR="00000000" w:rsidDel="00000000" w:rsidP="00000000" w:rsidRDefault="00000000" w:rsidRPr="00000000" w14:paraId="00000E86">
                  <w:pPr>
                    <w:numPr>
                      <w:ilvl w:val="0"/>
                      <w:numId w:val="482"/>
                    </w:numPr>
                    <w:spacing w:after="240" w:before="240" w:lineRule="auto"/>
                    <w:ind w:left="720" w:hanging="360"/>
                  </w:pPr>
                  <w:hyperlink r:id="rId401">
                    <w:r w:rsidDel="00000000" w:rsidR="00000000" w:rsidRPr="00000000">
                      <w:rPr>
                        <w:color w:val="1155cc"/>
                        <w:u w:val="single"/>
                        <w:rtl w:val="0"/>
                      </w:rPr>
                      <w:t xml:space="preserve">Click here</w:t>
                    </w:r>
                  </w:hyperlink>
                  <w:r w:rsidDel="00000000" w:rsidR="00000000" w:rsidRPr="00000000">
                    <w:rPr>
                      <w:rtl w:val="0"/>
                    </w:rPr>
                    <w:t xml:space="preserve"> to watch YouTube video: </w:t>
                  </w:r>
                  <w:r w:rsidDel="00000000" w:rsidR="00000000" w:rsidRPr="00000000">
                    <w:rPr>
                      <w:b w:val="1"/>
                      <w:bCs w:val="1"/>
                      <w:rtl w:val="0"/>
                    </w:rPr>
                    <w:t xml:space="preserve">The Father of Environmental Justice Reflects on the Movement He Helped to Start </w:t>
                  </w:r>
                  <w:r w:rsidDel="00000000" w:rsidR="00000000" w:rsidRPr="00000000">
                    <w:rPr>
                      <w:rtl w:val="0"/>
                    </w:rPr>
                    <w:t xml:space="preserve">(Scientific American)</w:t>
                  </w:r>
                  <w:hyperlink r:id="rId402">
                    <w:r w:rsidDel="00000000" w:rsidR="00000000" w:rsidRPr="00000000">
                      <w:rPr>
                        <w:rtl w:val="0"/>
                      </w:rPr>
                      <w:t xml:space="preserve"> </w:t>
                    </w:r>
                  </w:hyperlink>
                  <w:r w:rsidDel="00000000" w:rsidR="00000000" w:rsidRPr="00000000">
                    <w:rPr>
                      <w:rtl w:val="0"/>
                    </w:rPr>
                    <w:t xml:space="preserve">where Robert Bullard explains his work and research on environmental justice. (5:23 minutes)</w:t>
                  </w:r>
                  <w:r w:rsidDel="00000000" w:rsidR="00000000" w:rsidRPr="00000000">
                    <w:rPr>
                      <w:rtl w:val="0"/>
                    </w:rPr>
                  </w:r>
                </w:p>
              </w:tc>
            </w:tr>
          </w:tbl>
          <w:p w:rsidR="00000000" w:rsidDel="00000000" w:rsidP="00000000" w:rsidRDefault="00000000" w:rsidRPr="00000000" w14:paraId="00000E87">
            <w:pPr>
              <w:spacing w:after="240" w:before="240" w:lineRule="auto"/>
              <w:rPr>
                <w:b w:val="1"/>
                <w:bCs w:val="1"/>
              </w:rPr>
            </w:pPr>
            <w:r w:rsidDel="00000000" w:rsidR="00000000" w:rsidRPr="00000000">
              <w:rPr>
                <w:rtl w:val="0"/>
              </w:rPr>
            </w:r>
          </w:p>
          <w:p w:rsidR="00000000" w:rsidDel="00000000" w:rsidP="00000000" w:rsidRDefault="00000000" w:rsidRPr="00000000" w14:paraId="00000E88">
            <w:pPr>
              <w:spacing w:after="240" w:before="240" w:lineRule="auto"/>
              <w:rPr/>
            </w:pPr>
            <w:r w:rsidDel="00000000" w:rsidR="00000000" w:rsidRPr="00000000">
              <w:rPr>
                <w:b w:val="1"/>
                <w:bCs w:val="1"/>
                <w:rtl w:val="0"/>
              </w:rPr>
              <w:t xml:space="preserve">Why Social and Environmental Drivers Matter</w:t>
            </w:r>
            <w:r w:rsidDel="00000000" w:rsidR="00000000" w:rsidRPr="00000000">
              <w:rPr>
                <w:rtl w:val="0"/>
              </w:rPr>
              <w:br w:type="textWrapping"/>
              <w:t xml:space="preserve">Understanding the social and environmental drivers of climate emotions illuminates the intricate interplay between external conditions and internal emotional states. Climate emotions are not isolated reactions; they are shaped by tangible environmental events, systemic forces, and social contexts. By addressing these drivers comprehensively—through policy reforms, effective communication, and community engagement—we can better support individuals and societies as they navigate the emotional landscape of climate change. When harnessed constructively, these emotions can become powerful motivators for resilience and meaningful action, driving progress toward a sustainable and equitable future.</w:t>
            </w:r>
          </w:p>
          <w:p w:rsidR="00000000" w:rsidDel="00000000" w:rsidP="00000000" w:rsidRDefault="00000000" w:rsidRPr="00000000" w14:paraId="00000E89">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0E8A">
            <w:pPr>
              <w:widowControl w:val="0"/>
              <w:spacing w:line="240" w:lineRule="auto"/>
              <w:rPr>
                <w:b w:val="1"/>
                <w:bCs w:val="1"/>
              </w:rPr>
            </w:pPr>
            <w:r w:rsidDel="00000000" w:rsidR="00000000" w:rsidRPr="00000000">
              <w:rPr>
                <w:b w:val="1"/>
                <w:bCs w:val="1"/>
                <w:rtl w:val="0"/>
              </w:rPr>
              <w:t xml:space="preserve">Indigenous Perspectives</w:t>
            </w:r>
          </w:p>
        </w:tc>
        <w:tc>
          <w:tcPr>
            <w:shd w:fill="d9d2e9" w:val="clear"/>
          </w:tcPr>
          <w:p w:rsidR="00000000" w:rsidDel="00000000" w:rsidP="00000000" w:rsidRDefault="00000000" w:rsidRPr="00000000" w14:paraId="00000E8B">
            <w:pPr>
              <w:spacing w:after="240" w:before="240" w:lineRule="auto"/>
              <w:rPr/>
            </w:pPr>
            <w:r w:rsidDel="00000000" w:rsidR="00000000" w:rsidRPr="00000000">
              <w:rPr>
                <w:rtl w:val="0"/>
              </w:rPr>
              <w:t xml:space="preserve">As this module explores how social and environmental drivers shape climate-related emotions, Indigenous perspectives offer a critical view of how these forces are deeply interconnected.</w:t>
            </w:r>
            <w:commentRangeStart w:id="202"/>
            <w:r w:rsidDel="00000000" w:rsidR="00000000" w:rsidRPr="00000000">
              <w:rPr>
                <w:rtl w:val="0"/>
              </w:rPr>
              <w:t xml:space="preserve"> </w:t>
            </w:r>
            <w:commentRangeEnd w:id="202"/>
            <w:r w:rsidDel="00000000" w:rsidR="00000000" w:rsidRPr="00000000">
              <w:commentReference w:id="202"/>
            </w:r>
            <w:r w:rsidDel="00000000" w:rsidR="00000000" w:rsidRPr="00000000">
              <w:rPr>
                <w:rtl w:val="0"/>
              </w:rPr>
              <w:t xml:space="preserve">For many Indigenous communities, environmental degradation cannot be separated from the impacts of colonization. The destruction of ecosystems, displacement from traditional territories, and erosion of land-based practices are not isolated environmental events—they are also social and cultural traumas. These disruptions affect not only physical survival but also mental, spiritual, and community health.</w:t>
            </w:r>
          </w:p>
          <w:p w:rsidR="00000000" w:rsidDel="00000000" w:rsidP="00000000" w:rsidRDefault="00000000" w:rsidRPr="00000000" w14:paraId="00000E8C">
            <w:pPr>
              <w:spacing w:after="240" w:before="240" w:lineRule="auto"/>
              <w:rPr/>
            </w:pPr>
            <w:r w:rsidDel="00000000" w:rsidR="00000000" w:rsidRPr="00000000">
              <w:rPr>
                <w:rtl w:val="0"/>
              </w:rPr>
              <w:t xml:space="preserve">Land is not just a backdrop for life. It is a relative, a teacher, and a source of identity. When land is harmed or taken, the resulting distress includes grief for what has been lost and fear for what may come. These feelings are intensified by ongoing social injustices such as poverty, systemic racism, and cultural erasure. In this context, emotional responses are shaped by centuries of imposed disconnection and broken responsibilities. Indigenous frameworks emphasize that healing must come through restoring relationships—with land, with each other, and with ancestral ways of knowing. This aligns with the module’s focus on intersecting drivers by showing that the emotional burden of climate change is often compounded for Indigenous Peoples, and that solutions must support both ecological restoration and social justice.</w:t>
            </w:r>
          </w:p>
          <w:p w:rsidR="00000000" w:rsidDel="00000000" w:rsidP="00000000" w:rsidRDefault="00000000" w:rsidRPr="00000000" w14:paraId="00000E8D">
            <w:pPr>
              <w:widowControl w:val="0"/>
              <w:spacing w:line="240" w:lineRule="auto"/>
              <w:rPr/>
            </w:pPr>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0E8E">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0E8F">
            <w:pPr>
              <w:numPr>
                <w:ilvl w:val="0"/>
                <w:numId w:val="534"/>
              </w:numPr>
              <w:spacing w:after="0" w:afterAutospacing="0" w:before="240" w:lineRule="auto"/>
              <w:ind w:left="720" w:hanging="360"/>
            </w:pPr>
            <w:r w:rsidDel="00000000" w:rsidR="00000000" w:rsidRPr="00000000">
              <w:rPr>
                <w:rtl w:val="0"/>
              </w:rPr>
              <w:t xml:space="preserve">Visible and tangible environmental changes, such as extreme weather events and gradual degradation, trigger a range of emotions from fear and grief to unease and nostalgia.</w:t>
              <w:br w:type="textWrapping"/>
            </w:r>
          </w:p>
          <w:p w:rsidR="00000000" w:rsidDel="00000000" w:rsidP="00000000" w:rsidRDefault="00000000" w:rsidRPr="00000000" w14:paraId="00000E90">
            <w:pPr>
              <w:numPr>
                <w:ilvl w:val="0"/>
                <w:numId w:val="534"/>
              </w:numPr>
              <w:spacing w:after="0" w:afterAutospacing="0" w:before="0" w:beforeAutospacing="0" w:lineRule="auto"/>
              <w:ind w:left="720" w:hanging="360"/>
            </w:pPr>
            <w:r w:rsidDel="00000000" w:rsidR="00000000" w:rsidRPr="00000000">
              <w:rPr>
                <w:rtl w:val="0"/>
              </w:rPr>
              <w:t xml:space="preserve">Media narratives, political and economic systems, and cultural contexts significantly shape how individuals and communities experience and respond to climate change.</w:t>
              <w:br w:type="textWrapping"/>
            </w:r>
          </w:p>
          <w:p w:rsidR="00000000" w:rsidDel="00000000" w:rsidP="00000000" w:rsidRDefault="00000000" w:rsidRPr="00000000" w14:paraId="00000E91">
            <w:pPr>
              <w:numPr>
                <w:ilvl w:val="0"/>
                <w:numId w:val="534"/>
              </w:numPr>
              <w:spacing w:after="0" w:afterAutospacing="0" w:before="0" w:beforeAutospacing="0" w:lineRule="auto"/>
              <w:ind w:left="720" w:hanging="360"/>
            </w:pPr>
            <w:r w:rsidDel="00000000" w:rsidR="00000000" w:rsidRPr="00000000">
              <w:rPr>
                <w:rtl w:val="0"/>
              </w:rPr>
              <w:t xml:space="preserve">The interaction between environmental and social drivers, including the disruption of social networks and systemic inequities, creates a complex emotional landscape that affects collective resilience and individual well-being.</w:t>
              <w:br w:type="textWrapping"/>
            </w:r>
          </w:p>
          <w:p w:rsidR="00000000" w:rsidDel="00000000" w:rsidP="00000000" w:rsidRDefault="00000000" w:rsidRPr="00000000" w14:paraId="00000E92">
            <w:pPr>
              <w:numPr>
                <w:ilvl w:val="0"/>
                <w:numId w:val="534"/>
              </w:numPr>
              <w:spacing w:after="0" w:afterAutospacing="0" w:before="0" w:beforeAutospacing="0" w:lineRule="auto"/>
              <w:ind w:left="720" w:hanging="360"/>
            </w:pPr>
            <w:r w:rsidDel="00000000" w:rsidR="00000000" w:rsidRPr="00000000">
              <w:rPr>
                <w:rtl w:val="0"/>
              </w:rPr>
              <w:t xml:space="preserve">Addressing climate emotions effectively requires a comprehensive strategy that includes advocating for stronger environmental policies, reframing media narratives, and building robust social connections.</w:t>
              <w:br w:type="textWrapping"/>
            </w:r>
          </w:p>
          <w:p w:rsidR="00000000" w:rsidDel="00000000" w:rsidP="00000000" w:rsidRDefault="00000000" w:rsidRPr="00000000" w14:paraId="00000E93">
            <w:pPr>
              <w:numPr>
                <w:ilvl w:val="0"/>
                <w:numId w:val="534"/>
              </w:numPr>
              <w:spacing w:after="200" w:afterAutospacing="0" w:lineRule="auto"/>
              <w:ind w:left="720" w:hanging="360"/>
            </w:pPr>
            <w:r w:rsidDel="00000000" w:rsidR="00000000" w:rsidRPr="00000000">
              <w:rPr>
                <w:rtl w:val="0"/>
              </w:rPr>
              <w:t xml:space="preserve">Climate emotions, when understood and managed appropriately, can signal what we value and drive proactive actions to protect our environment and communities.</w:t>
            </w:r>
          </w:p>
          <w:p w:rsidR="00000000" w:rsidDel="00000000" w:rsidP="00000000" w:rsidRDefault="00000000" w:rsidRPr="00000000" w14:paraId="00000E94">
            <w:pPr>
              <w:numPr>
                <w:ilvl w:val="0"/>
                <w:numId w:val="534"/>
              </w:numPr>
              <w:spacing w:after="0" w:afterAutospacing="0" w:before="200" w:beforeAutospacing="0" w:lineRule="auto"/>
              <w:ind w:left="720" w:hanging="360"/>
            </w:pPr>
            <w:r w:rsidDel="00000000" w:rsidR="00000000" w:rsidRPr="00000000">
              <w:rPr>
                <w:rtl w:val="0"/>
              </w:rPr>
              <w:t xml:space="preserve">The emotional impacts of climate change and environmental degradation on Indigenous Peoples are intertwined with the ongoing impacts of colonization, making social justice and ecological restoration both important parts of healing.</w:t>
              <w:br w:type="textWrapping"/>
            </w:r>
          </w:p>
          <w:p w:rsidR="00000000" w:rsidDel="00000000" w:rsidP="00000000" w:rsidRDefault="00000000" w:rsidRPr="00000000" w14:paraId="00000E95">
            <w:pPr>
              <w:numPr>
                <w:ilvl w:val="0"/>
                <w:numId w:val="534"/>
              </w:numPr>
              <w:spacing w:after="240" w:before="0" w:beforeAutospacing="0" w:lineRule="auto"/>
              <w:ind w:left="720" w:hanging="360"/>
            </w:pPr>
            <w:r w:rsidDel="00000000" w:rsidR="00000000" w:rsidRPr="00000000">
              <w:rPr>
                <w:rtl w:val="0"/>
              </w:rPr>
              <w:t xml:space="preserve">Understanding the drivers of climate emotions is essential for fostering a supportive and resilient society capable of confronting and mitigating the challenges posed by climate change. By recognizing and addressing both environmental and social factors, we can transform emotional responses into catalysts for positive and sustained climate action.</w:t>
            </w:r>
          </w:p>
        </w:tc>
      </w:tr>
      <w:tr>
        <w:trPr>
          <w:cantSplit w:val="0"/>
          <w:tblHeader w:val="0"/>
        </w:trPr>
        <w:tc>
          <w:tcPr>
            <w:shd w:fill="a4c2f4" w:val="clear"/>
          </w:tcPr>
          <w:p w:rsidR="00000000" w:rsidDel="00000000" w:rsidP="00000000" w:rsidRDefault="00000000" w:rsidRPr="00000000" w14:paraId="00000E96">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0E97">
            <w:pPr>
              <w:spacing w:after="240" w:before="240" w:lineRule="auto"/>
              <w:rPr/>
            </w:pPr>
            <w:r w:rsidDel="00000000" w:rsidR="00000000" w:rsidRPr="00000000">
              <w:rPr>
                <w:rtl w:val="0"/>
              </w:rPr>
              <w:t xml:space="preserve">Below are active learning activities that you can use to enhance your learning experience for the content presented in this module. One version is designed to be done on your own and the other is designed to be done with others.</w:t>
            </w:r>
          </w:p>
          <w:p w:rsidR="00000000" w:rsidDel="00000000" w:rsidP="00000000" w:rsidRDefault="00000000" w:rsidRPr="00000000" w14:paraId="00000E98">
            <w:pPr>
              <w:pStyle w:val="Heading2"/>
              <w:spacing w:after="240" w:before="240" w:lineRule="auto"/>
              <w:rPr/>
            </w:pPr>
            <w:bookmarkStart w:colFirst="0" w:colLast="0" w:name="_j8795vhhlqk2" w:id="252"/>
            <w:bookmarkEnd w:id="252"/>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0E99">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Learners will identify and analyze social and environmental drivers of climate emotions, examine how these factors interact, and discuss strategies for addressing them to foster resilience and proactive climate action.</w:t>
            </w:r>
          </w:p>
          <w:p w:rsidR="00000000" w:rsidDel="00000000" w:rsidP="00000000" w:rsidRDefault="00000000" w:rsidRPr="00000000" w14:paraId="00000E9A">
            <w:pPr>
              <w:spacing w:after="240" w:before="240" w:lineRule="auto"/>
              <w:rPr>
                <w:u w:val="single"/>
              </w:rPr>
            </w:pPr>
            <w:r w:rsidDel="00000000" w:rsidR="00000000" w:rsidRPr="00000000">
              <w:rPr>
                <w:u w:val="single"/>
                <w:rtl w:val="0"/>
              </w:rPr>
              <w:t xml:space="preserve">Instructions:</w:t>
            </w:r>
          </w:p>
          <w:p w:rsidR="00000000" w:rsidDel="00000000" w:rsidP="00000000" w:rsidRDefault="00000000" w:rsidRPr="00000000" w14:paraId="00000E9B">
            <w:pPr>
              <w:numPr>
                <w:ilvl w:val="0"/>
                <w:numId w:val="65"/>
              </w:numPr>
              <w:spacing w:after="0" w:afterAutospacing="0" w:before="240" w:lineRule="auto"/>
              <w:ind w:left="720" w:hanging="360"/>
            </w:pPr>
            <w:r w:rsidDel="00000000" w:rsidR="00000000" w:rsidRPr="00000000">
              <w:rPr>
                <w:b w:val="1"/>
                <w:bCs w:val="1"/>
                <w:rtl w:val="0"/>
              </w:rPr>
              <w:t xml:space="preserve">Define Drivers of Climate Emotions:</w:t>
            </w:r>
          </w:p>
          <w:p w:rsidR="00000000" w:rsidDel="00000000" w:rsidP="00000000" w:rsidRDefault="00000000" w:rsidRPr="00000000" w14:paraId="00000E9C">
            <w:pPr>
              <w:numPr>
                <w:ilvl w:val="1"/>
                <w:numId w:val="65"/>
              </w:numPr>
              <w:spacing w:after="0" w:afterAutospacing="0" w:before="0" w:beforeAutospacing="0" w:lineRule="auto"/>
              <w:ind w:left="1440" w:hanging="360"/>
            </w:pPr>
            <w:r w:rsidDel="00000000" w:rsidR="00000000" w:rsidRPr="00000000">
              <w:rPr>
                <w:rtl w:val="0"/>
              </w:rPr>
              <w:t xml:space="preserve">Begin by defining social and environmental drivers of climate emotions in your own words.</w:t>
            </w:r>
          </w:p>
          <w:p w:rsidR="00000000" w:rsidDel="00000000" w:rsidP="00000000" w:rsidRDefault="00000000" w:rsidRPr="00000000" w14:paraId="00000E9D">
            <w:pPr>
              <w:numPr>
                <w:ilvl w:val="1"/>
                <w:numId w:val="65"/>
              </w:numPr>
              <w:spacing w:after="0" w:afterAutospacing="0" w:before="0" w:beforeAutospacing="0" w:lineRule="auto"/>
              <w:ind w:left="1440" w:hanging="360"/>
            </w:pPr>
            <w:r w:rsidDel="00000000" w:rsidR="00000000" w:rsidRPr="00000000">
              <w:rPr>
                <w:rtl w:val="0"/>
              </w:rPr>
              <w:t xml:space="preserve">Write a short paragraph explaining why these drivers are important to understand when addressing climate change.</w:t>
            </w:r>
          </w:p>
          <w:p w:rsidR="00000000" w:rsidDel="00000000" w:rsidP="00000000" w:rsidRDefault="00000000" w:rsidRPr="00000000" w14:paraId="00000E9E">
            <w:pPr>
              <w:numPr>
                <w:ilvl w:val="0"/>
                <w:numId w:val="65"/>
              </w:numPr>
              <w:spacing w:after="0" w:afterAutospacing="0" w:before="0" w:beforeAutospacing="0" w:lineRule="auto"/>
              <w:ind w:left="720" w:hanging="360"/>
            </w:pPr>
            <w:r w:rsidDel="00000000" w:rsidR="00000000" w:rsidRPr="00000000">
              <w:rPr>
                <w:b w:val="1"/>
                <w:bCs w:val="1"/>
                <w:rtl w:val="0"/>
              </w:rPr>
              <w:t xml:space="preserve">Identify Examples of Drivers:</w:t>
            </w:r>
          </w:p>
          <w:p w:rsidR="00000000" w:rsidDel="00000000" w:rsidP="00000000" w:rsidRDefault="00000000" w:rsidRPr="00000000" w14:paraId="00000E9F">
            <w:pPr>
              <w:numPr>
                <w:ilvl w:val="1"/>
                <w:numId w:val="65"/>
              </w:numPr>
              <w:spacing w:after="0" w:afterAutospacing="0" w:before="0" w:beforeAutospacing="0" w:lineRule="auto"/>
              <w:ind w:left="1440" w:hanging="360"/>
            </w:pPr>
            <w:r w:rsidDel="00000000" w:rsidR="00000000" w:rsidRPr="00000000">
              <w:rPr>
                <w:rtl w:val="0"/>
              </w:rPr>
              <w:t xml:space="preserve">Reflect on your own experiences or observations. List one example each of:</w:t>
            </w:r>
          </w:p>
          <w:p w:rsidR="00000000" w:rsidDel="00000000" w:rsidP="00000000" w:rsidRDefault="00000000" w:rsidRPr="00000000" w14:paraId="00000EA0">
            <w:pPr>
              <w:numPr>
                <w:ilvl w:val="2"/>
                <w:numId w:val="65"/>
              </w:numPr>
              <w:spacing w:after="0" w:afterAutospacing="0" w:before="0" w:beforeAutospacing="0" w:lineRule="auto"/>
              <w:ind w:left="2160" w:hanging="360"/>
            </w:pPr>
            <w:r w:rsidDel="00000000" w:rsidR="00000000" w:rsidRPr="00000000">
              <w:rPr>
                <w:b w:val="1"/>
                <w:bCs w:val="1"/>
                <w:rtl w:val="0"/>
              </w:rPr>
              <w:t xml:space="preserve">Environmental Drivers</w:t>
            </w:r>
            <w:r w:rsidDel="00000000" w:rsidR="00000000" w:rsidRPr="00000000">
              <w:rPr>
                <w:rtl w:val="0"/>
              </w:rPr>
              <w:t xml:space="preserve"> (e.g., seeing deforestation in your community, experiencing extreme weather).</w:t>
            </w:r>
          </w:p>
          <w:p w:rsidR="00000000" w:rsidDel="00000000" w:rsidP="00000000" w:rsidRDefault="00000000" w:rsidRPr="00000000" w14:paraId="00000EA1">
            <w:pPr>
              <w:numPr>
                <w:ilvl w:val="2"/>
                <w:numId w:val="65"/>
              </w:numPr>
              <w:spacing w:after="0" w:afterAutospacing="0" w:before="0" w:beforeAutospacing="0" w:lineRule="auto"/>
              <w:ind w:left="2160" w:hanging="360"/>
            </w:pPr>
            <w:r w:rsidDel="00000000" w:rsidR="00000000" w:rsidRPr="00000000">
              <w:rPr>
                <w:b w:val="1"/>
                <w:bCs w:val="1"/>
                <w:rtl w:val="0"/>
              </w:rPr>
              <w:t xml:space="preserve">Social Drivers</w:t>
            </w:r>
            <w:r w:rsidDel="00000000" w:rsidR="00000000" w:rsidRPr="00000000">
              <w:rPr>
                <w:rtl w:val="0"/>
              </w:rPr>
              <w:t xml:space="preserve"> (e.g., media headlines, cultural attitudes about climate change).</w:t>
            </w:r>
          </w:p>
          <w:p w:rsidR="00000000" w:rsidDel="00000000" w:rsidP="00000000" w:rsidRDefault="00000000" w:rsidRPr="00000000" w14:paraId="00000EA2">
            <w:pPr>
              <w:numPr>
                <w:ilvl w:val="0"/>
                <w:numId w:val="65"/>
              </w:numPr>
              <w:spacing w:after="0" w:afterAutospacing="0" w:before="0" w:beforeAutospacing="0" w:lineRule="auto"/>
              <w:ind w:left="720" w:hanging="360"/>
            </w:pPr>
            <w:r w:rsidDel="00000000" w:rsidR="00000000" w:rsidRPr="00000000">
              <w:rPr>
                <w:b w:val="1"/>
                <w:bCs w:val="1"/>
                <w:rtl w:val="0"/>
              </w:rPr>
              <w:t xml:space="preserve">Analyze Interactions Between Drivers:</w:t>
            </w:r>
          </w:p>
          <w:p w:rsidR="00000000" w:rsidDel="00000000" w:rsidP="00000000" w:rsidRDefault="00000000" w:rsidRPr="00000000" w14:paraId="00000EA3">
            <w:pPr>
              <w:numPr>
                <w:ilvl w:val="1"/>
                <w:numId w:val="65"/>
              </w:numPr>
              <w:spacing w:after="0" w:afterAutospacing="0" w:before="0" w:beforeAutospacing="0" w:lineRule="auto"/>
              <w:ind w:left="1440" w:hanging="360"/>
            </w:pPr>
            <w:r w:rsidDel="00000000" w:rsidR="00000000" w:rsidRPr="00000000">
              <w:rPr>
                <w:rtl w:val="0"/>
              </w:rPr>
              <w:t xml:space="preserve">Choose one example of an environmental driver and one example of a social driver. Answer the following:</w:t>
            </w:r>
          </w:p>
          <w:p w:rsidR="00000000" w:rsidDel="00000000" w:rsidP="00000000" w:rsidRDefault="00000000" w:rsidRPr="00000000" w14:paraId="00000EA4">
            <w:pPr>
              <w:numPr>
                <w:ilvl w:val="2"/>
                <w:numId w:val="65"/>
              </w:numPr>
              <w:spacing w:after="0" w:afterAutospacing="0" w:before="0" w:beforeAutospacing="0" w:lineRule="auto"/>
              <w:ind w:left="2160" w:hanging="360"/>
            </w:pPr>
            <w:r w:rsidDel="00000000" w:rsidR="00000000" w:rsidRPr="00000000">
              <w:rPr>
                <w:rtl w:val="0"/>
              </w:rPr>
              <w:t xml:space="preserve">How do these two drivers interact to shape climate emotions?</w:t>
            </w:r>
          </w:p>
          <w:p w:rsidR="00000000" w:rsidDel="00000000" w:rsidP="00000000" w:rsidRDefault="00000000" w:rsidRPr="00000000" w14:paraId="00000EA5">
            <w:pPr>
              <w:numPr>
                <w:ilvl w:val="2"/>
                <w:numId w:val="65"/>
              </w:numPr>
              <w:spacing w:after="0" w:afterAutospacing="0" w:before="0" w:beforeAutospacing="0" w:lineRule="auto"/>
              <w:ind w:left="2160" w:hanging="360"/>
            </w:pPr>
            <w:r w:rsidDel="00000000" w:rsidR="00000000" w:rsidRPr="00000000">
              <w:rPr>
                <w:rtl w:val="0"/>
              </w:rPr>
              <w:t xml:space="preserve">For example: Does a news report about rising sea levels amplify the fear caused by witnessing flooding?</w:t>
            </w:r>
          </w:p>
          <w:p w:rsidR="00000000" w:rsidDel="00000000" w:rsidP="00000000" w:rsidRDefault="00000000" w:rsidRPr="00000000" w14:paraId="00000EA6">
            <w:pPr>
              <w:numPr>
                <w:ilvl w:val="0"/>
                <w:numId w:val="65"/>
              </w:numPr>
              <w:spacing w:after="0" w:afterAutospacing="0" w:before="0" w:beforeAutospacing="0" w:lineRule="auto"/>
              <w:ind w:left="720" w:hanging="360"/>
            </w:pPr>
            <w:r w:rsidDel="00000000" w:rsidR="00000000" w:rsidRPr="00000000">
              <w:rPr>
                <w:b w:val="1"/>
                <w:bCs w:val="1"/>
                <w:rtl w:val="0"/>
              </w:rPr>
              <w:t xml:space="preserve">Create a Map of Emotional Impact:</w:t>
            </w:r>
          </w:p>
          <w:p w:rsidR="00000000" w:rsidDel="00000000" w:rsidP="00000000" w:rsidRDefault="00000000" w:rsidRPr="00000000" w14:paraId="00000EA7">
            <w:pPr>
              <w:numPr>
                <w:ilvl w:val="1"/>
                <w:numId w:val="65"/>
              </w:numPr>
              <w:spacing w:after="0" w:afterAutospacing="0" w:before="0" w:beforeAutospacing="0" w:lineRule="auto"/>
              <w:ind w:left="1440" w:hanging="360"/>
            </w:pPr>
            <w:r w:rsidDel="00000000" w:rsidR="00000000" w:rsidRPr="00000000">
              <w:rPr>
                <w:rtl w:val="0"/>
              </w:rPr>
              <w:t xml:space="preserve">Draw (or describe in text) a simple “cause-and-effect map” that shows how one environmental and one social driver influence specific emotions.</w:t>
            </w:r>
          </w:p>
          <w:p w:rsidR="00000000" w:rsidDel="00000000" w:rsidP="00000000" w:rsidRDefault="00000000" w:rsidRPr="00000000" w14:paraId="00000EA8">
            <w:pPr>
              <w:numPr>
                <w:ilvl w:val="2"/>
                <w:numId w:val="65"/>
              </w:numPr>
              <w:spacing w:after="0" w:afterAutospacing="0" w:before="0" w:beforeAutospacing="0" w:lineRule="auto"/>
              <w:ind w:left="2160" w:hanging="360"/>
            </w:pPr>
            <w:r w:rsidDel="00000000" w:rsidR="00000000" w:rsidRPr="00000000">
              <w:rPr>
                <w:rtl w:val="0"/>
              </w:rPr>
              <w:t xml:space="preserve">Example: A diagram showing how wildfires (environmental driver) and media coverage (social driver) together lead to fear, grief, or motivation to act.</w:t>
            </w:r>
          </w:p>
          <w:p w:rsidR="00000000" w:rsidDel="00000000" w:rsidP="00000000" w:rsidRDefault="00000000" w:rsidRPr="00000000" w14:paraId="00000EA9">
            <w:pPr>
              <w:numPr>
                <w:ilvl w:val="0"/>
                <w:numId w:val="65"/>
              </w:numPr>
              <w:spacing w:after="0" w:afterAutospacing="0" w:before="0" w:beforeAutospacing="0" w:lineRule="auto"/>
              <w:ind w:left="720" w:hanging="360"/>
            </w:pPr>
            <w:r w:rsidDel="00000000" w:rsidR="00000000" w:rsidRPr="00000000">
              <w:rPr>
                <w:b w:val="1"/>
                <w:bCs w:val="1"/>
                <w:rtl w:val="0"/>
              </w:rPr>
              <w:t xml:space="preserve">Reflection on Solutions:</w:t>
            </w:r>
          </w:p>
          <w:p w:rsidR="00000000" w:rsidDel="00000000" w:rsidP="00000000" w:rsidRDefault="00000000" w:rsidRPr="00000000" w14:paraId="00000EAA">
            <w:pPr>
              <w:numPr>
                <w:ilvl w:val="1"/>
                <w:numId w:val="65"/>
              </w:numPr>
              <w:spacing w:after="0" w:afterAutospacing="0" w:before="0" w:beforeAutospacing="0" w:lineRule="auto"/>
              <w:ind w:left="1440" w:hanging="360"/>
            </w:pPr>
            <w:r w:rsidDel="00000000" w:rsidR="00000000" w:rsidRPr="00000000">
              <w:rPr>
                <w:rtl w:val="0"/>
              </w:rPr>
              <w:t xml:space="preserve">Write a short reflection:</w:t>
            </w:r>
          </w:p>
          <w:p w:rsidR="00000000" w:rsidDel="00000000" w:rsidP="00000000" w:rsidRDefault="00000000" w:rsidRPr="00000000" w14:paraId="00000EAB">
            <w:pPr>
              <w:numPr>
                <w:ilvl w:val="2"/>
                <w:numId w:val="65"/>
              </w:numPr>
              <w:spacing w:after="0" w:afterAutospacing="0" w:before="0" w:beforeAutospacing="0" w:lineRule="auto"/>
              <w:ind w:left="2160" w:hanging="360"/>
            </w:pPr>
            <w:commentRangeStart w:id="203"/>
            <w:r w:rsidDel="00000000" w:rsidR="00000000" w:rsidRPr="00000000">
              <w:rPr>
                <w:rtl w:val="0"/>
              </w:rPr>
              <w:t xml:space="preserve">How can understanding these drivers help communities address climate emotions?</w:t>
            </w:r>
            <w:commentRangeEnd w:id="203"/>
            <w:r w:rsidDel="00000000" w:rsidR="00000000" w:rsidRPr="00000000">
              <w:commentReference w:id="203"/>
            </w:r>
            <w:r w:rsidDel="00000000" w:rsidR="00000000" w:rsidRPr="00000000">
              <w:rPr>
                <w:rtl w:val="0"/>
              </w:rPr>
            </w:r>
          </w:p>
          <w:p w:rsidR="00000000" w:rsidDel="00000000" w:rsidP="00000000" w:rsidRDefault="00000000" w:rsidRPr="00000000" w14:paraId="00000EAC">
            <w:pPr>
              <w:numPr>
                <w:ilvl w:val="2"/>
                <w:numId w:val="65"/>
              </w:numPr>
              <w:spacing w:after="240" w:before="0" w:beforeAutospacing="0" w:lineRule="auto"/>
              <w:ind w:left="2160" w:hanging="360"/>
            </w:pPr>
            <w:r w:rsidDel="00000000" w:rsidR="00000000" w:rsidRPr="00000000">
              <w:rPr>
                <w:rtl w:val="0"/>
              </w:rPr>
              <w:t xml:space="preserve">What actions can you take, individually or with others, to mitigate negative climate emotions driven by these factors?</w:t>
            </w:r>
          </w:p>
          <w:p w:rsidR="00000000" w:rsidDel="00000000" w:rsidP="00000000" w:rsidRDefault="00000000" w:rsidRPr="00000000" w14:paraId="00000EAD">
            <w:pPr>
              <w:pStyle w:val="Heading2"/>
              <w:spacing w:after="240" w:before="240" w:lineRule="auto"/>
              <w:rPr/>
            </w:pPr>
            <w:bookmarkStart w:colFirst="0" w:colLast="0" w:name="_xbyugkd1wmur" w:id="253"/>
            <w:bookmarkEnd w:id="253"/>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0EAE">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Groups will collaboratively identify social and environmental drivers of climate emotions, analyze their interactions, and propose strategies to address their impacts on individuals and communities.</w:t>
            </w:r>
          </w:p>
          <w:p w:rsidR="00000000" w:rsidDel="00000000" w:rsidP="00000000" w:rsidRDefault="00000000" w:rsidRPr="00000000" w14:paraId="00000EAF">
            <w:pPr>
              <w:spacing w:after="240" w:before="240" w:lineRule="auto"/>
              <w:rPr/>
            </w:pPr>
            <w:r w:rsidDel="00000000" w:rsidR="00000000" w:rsidRPr="00000000">
              <w:rPr>
                <w:b w:val="1"/>
                <w:bCs w:val="1"/>
                <w:rtl w:val="0"/>
              </w:rPr>
              <w:t xml:space="preserve">Preparation Time:</w:t>
            </w:r>
            <w:r w:rsidDel="00000000" w:rsidR="00000000" w:rsidRPr="00000000">
              <w:rPr>
                <w:rtl w:val="0"/>
              </w:rPr>
              <w:t xml:space="preserve"> 15-20 minutes to prepare handouts summarizing key drivers and interactions, along with guiding questions.</w:t>
            </w:r>
          </w:p>
          <w:p w:rsidR="00000000" w:rsidDel="00000000" w:rsidP="00000000" w:rsidRDefault="00000000" w:rsidRPr="00000000" w14:paraId="00000EB0">
            <w:pPr>
              <w:spacing w:after="240" w:before="240" w:lineRule="auto"/>
              <w:rPr/>
            </w:pPr>
            <w:r w:rsidDel="00000000" w:rsidR="00000000" w:rsidRPr="00000000">
              <w:rPr>
                <w:b w:val="1"/>
                <w:bCs w:val="1"/>
                <w:rtl w:val="0"/>
              </w:rPr>
              <w:t xml:space="preserve">Time Allocation:</w:t>
            </w:r>
            <w:r w:rsidDel="00000000" w:rsidR="00000000" w:rsidRPr="00000000">
              <w:rPr>
                <w:rtl w:val="0"/>
              </w:rPr>
              <w:t xml:space="preserve"> 60 minutes.</w:t>
            </w:r>
          </w:p>
          <w:p w:rsidR="00000000" w:rsidDel="00000000" w:rsidP="00000000" w:rsidRDefault="00000000" w:rsidRPr="00000000" w14:paraId="00000EB1">
            <w:pPr>
              <w:spacing w:after="240" w:before="240" w:lineRule="auto"/>
              <w:rPr>
                <w:u w:val="single"/>
              </w:rPr>
            </w:pPr>
            <w:r w:rsidDel="00000000" w:rsidR="00000000" w:rsidRPr="00000000">
              <w:rPr>
                <w:u w:val="single"/>
                <w:rtl w:val="0"/>
              </w:rPr>
              <w:t xml:space="preserve">Facilitator Instructions:</w:t>
            </w:r>
          </w:p>
          <w:p w:rsidR="00000000" w:rsidDel="00000000" w:rsidP="00000000" w:rsidRDefault="00000000" w:rsidRPr="00000000" w14:paraId="00000EB2">
            <w:pPr>
              <w:numPr>
                <w:ilvl w:val="0"/>
                <w:numId w:val="492"/>
              </w:numPr>
              <w:spacing w:after="0" w:afterAutospacing="0" w:before="240" w:lineRule="auto"/>
              <w:ind w:left="720" w:hanging="360"/>
            </w:pPr>
            <w:r w:rsidDel="00000000" w:rsidR="00000000" w:rsidRPr="00000000">
              <w:rPr>
                <w:b w:val="1"/>
                <w:bCs w:val="1"/>
                <w:rtl w:val="0"/>
              </w:rPr>
              <w:t xml:space="preserve">Set the Stage (10 minutes):</w:t>
            </w:r>
          </w:p>
          <w:p w:rsidR="00000000" w:rsidDel="00000000" w:rsidP="00000000" w:rsidRDefault="00000000" w:rsidRPr="00000000" w14:paraId="00000EB3">
            <w:pPr>
              <w:numPr>
                <w:ilvl w:val="1"/>
                <w:numId w:val="492"/>
              </w:numPr>
              <w:spacing w:after="0" w:afterAutospacing="0" w:before="0" w:beforeAutospacing="0" w:lineRule="auto"/>
              <w:ind w:left="1440" w:hanging="360"/>
            </w:pPr>
            <w:r w:rsidDel="00000000" w:rsidR="00000000" w:rsidRPr="00000000">
              <w:rPr>
                <w:rtl w:val="0"/>
              </w:rPr>
              <w:t xml:space="preserve">Introduce the concepts of </w:t>
            </w:r>
            <w:r w:rsidDel="00000000" w:rsidR="00000000" w:rsidRPr="00000000">
              <w:rPr>
                <w:b w:val="1"/>
                <w:bCs w:val="1"/>
                <w:rtl w:val="0"/>
              </w:rPr>
              <w:t xml:space="preserve">social and environmental drivers</w:t>
            </w:r>
            <w:r w:rsidDel="00000000" w:rsidR="00000000" w:rsidRPr="00000000">
              <w:rPr>
                <w:rtl w:val="0"/>
              </w:rPr>
              <w:t xml:space="preserve"> of climate emotions.</w:t>
            </w:r>
          </w:p>
          <w:p w:rsidR="00000000" w:rsidDel="00000000" w:rsidP="00000000" w:rsidRDefault="00000000" w:rsidRPr="00000000" w14:paraId="00000EB4">
            <w:pPr>
              <w:numPr>
                <w:ilvl w:val="1"/>
                <w:numId w:val="492"/>
              </w:numPr>
              <w:spacing w:after="0" w:afterAutospacing="0" w:before="0" w:beforeAutospacing="0" w:lineRule="auto"/>
              <w:ind w:left="1440" w:hanging="360"/>
            </w:pPr>
            <w:r w:rsidDel="00000000" w:rsidR="00000000" w:rsidRPr="00000000">
              <w:rPr>
                <w:rtl w:val="0"/>
              </w:rPr>
              <w:t xml:space="preserve">Provide examples from the content (e.g., visible environmental changes, media narratives, systemic inequities).</w:t>
            </w:r>
          </w:p>
          <w:p w:rsidR="00000000" w:rsidDel="00000000" w:rsidP="00000000" w:rsidRDefault="00000000" w:rsidRPr="00000000" w14:paraId="00000EB5">
            <w:pPr>
              <w:numPr>
                <w:ilvl w:val="1"/>
                <w:numId w:val="492"/>
              </w:numPr>
              <w:spacing w:after="0" w:afterAutospacing="0" w:before="0" w:beforeAutospacing="0" w:lineRule="auto"/>
              <w:ind w:left="1440" w:hanging="360"/>
            </w:pPr>
            <w:r w:rsidDel="00000000" w:rsidR="00000000" w:rsidRPr="00000000">
              <w:rPr>
                <w:rtl w:val="0"/>
              </w:rPr>
              <w:t xml:space="preserve">Explain the importance of analyzing these drivers and their interactions to understand the emotional landscape of climate change.</w:t>
            </w:r>
          </w:p>
          <w:p w:rsidR="00000000" w:rsidDel="00000000" w:rsidP="00000000" w:rsidRDefault="00000000" w:rsidRPr="00000000" w14:paraId="00000EB6">
            <w:pPr>
              <w:numPr>
                <w:ilvl w:val="0"/>
                <w:numId w:val="492"/>
              </w:numPr>
              <w:spacing w:after="0" w:afterAutospacing="0" w:before="0" w:beforeAutospacing="0" w:lineRule="auto"/>
              <w:ind w:left="720" w:hanging="360"/>
            </w:pPr>
            <w:r w:rsidDel="00000000" w:rsidR="00000000" w:rsidRPr="00000000">
              <w:rPr>
                <w:b w:val="1"/>
                <w:bCs w:val="1"/>
                <w:rtl w:val="0"/>
              </w:rPr>
              <w:t xml:space="preserve">Group Activity: Identify Drivers (15 minutes):</w:t>
            </w:r>
          </w:p>
          <w:p w:rsidR="00000000" w:rsidDel="00000000" w:rsidP="00000000" w:rsidRDefault="00000000" w:rsidRPr="00000000" w14:paraId="00000EB7">
            <w:pPr>
              <w:numPr>
                <w:ilvl w:val="1"/>
                <w:numId w:val="492"/>
              </w:numPr>
              <w:spacing w:after="0" w:afterAutospacing="0" w:before="0" w:beforeAutospacing="0" w:lineRule="auto"/>
              <w:ind w:left="1440" w:hanging="360"/>
            </w:pPr>
            <w:r w:rsidDel="00000000" w:rsidR="00000000" w:rsidRPr="00000000">
              <w:rPr>
                <w:rtl w:val="0"/>
              </w:rPr>
              <w:t xml:space="preserve">Divide participants into small groups of 3-5. Assign each group to focus on either:</w:t>
            </w:r>
          </w:p>
          <w:p w:rsidR="00000000" w:rsidDel="00000000" w:rsidP="00000000" w:rsidRDefault="00000000" w:rsidRPr="00000000" w14:paraId="00000EB8">
            <w:pPr>
              <w:numPr>
                <w:ilvl w:val="2"/>
                <w:numId w:val="492"/>
              </w:numPr>
              <w:spacing w:after="0" w:afterAutospacing="0" w:before="0" w:beforeAutospacing="0" w:lineRule="auto"/>
              <w:ind w:left="2160" w:hanging="360"/>
            </w:pPr>
            <w:r w:rsidDel="00000000" w:rsidR="00000000" w:rsidRPr="00000000">
              <w:rPr>
                <w:b w:val="1"/>
                <w:bCs w:val="1"/>
                <w:rtl w:val="0"/>
              </w:rPr>
              <w:t xml:space="preserve">Environmental Drivers:</w:t>
            </w:r>
            <w:r w:rsidDel="00000000" w:rsidR="00000000" w:rsidRPr="00000000">
              <w:rPr>
                <w:rtl w:val="0"/>
              </w:rPr>
              <w:t xml:space="preserve"> Brainstorm examples such as extreme weather, biodiversity loss, or pollution.</w:t>
            </w:r>
          </w:p>
          <w:p w:rsidR="00000000" w:rsidDel="00000000" w:rsidP="00000000" w:rsidRDefault="00000000" w:rsidRPr="00000000" w14:paraId="00000EB9">
            <w:pPr>
              <w:numPr>
                <w:ilvl w:val="2"/>
                <w:numId w:val="492"/>
              </w:numPr>
              <w:spacing w:after="0" w:afterAutospacing="0" w:before="0" w:beforeAutospacing="0" w:lineRule="auto"/>
              <w:ind w:left="2160" w:hanging="360"/>
            </w:pPr>
            <w:r w:rsidDel="00000000" w:rsidR="00000000" w:rsidRPr="00000000">
              <w:rPr>
                <w:b w:val="1"/>
                <w:bCs w:val="1"/>
                <w:rtl w:val="0"/>
              </w:rPr>
              <w:t xml:space="preserve">Social Drivers:</w:t>
            </w:r>
            <w:r w:rsidDel="00000000" w:rsidR="00000000" w:rsidRPr="00000000">
              <w:rPr>
                <w:rtl w:val="0"/>
              </w:rPr>
              <w:t xml:space="preserve"> Brainstorm examples like political inaction, divisive media coverage, or cultural norms.</w:t>
            </w:r>
          </w:p>
          <w:p w:rsidR="00000000" w:rsidDel="00000000" w:rsidP="00000000" w:rsidRDefault="00000000" w:rsidRPr="00000000" w14:paraId="00000EBA">
            <w:pPr>
              <w:numPr>
                <w:ilvl w:val="1"/>
                <w:numId w:val="492"/>
              </w:numPr>
              <w:spacing w:after="0" w:afterAutospacing="0" w:before="0" w:beforeAutospacing="0" w:lineRule="auto"/>
              <w:ind w:left="1440" w:hanging="360"/>
            </w:pPr>
            <w:r w:rsidDel="00000000" w:rsidR="00000000" w:rsidRPr="00000000">
              <w:rPr>
                <w:rtl w:val="0"/>
              </w:rPr>
              <w:t xml:space="preserve">Ask groups to document specific ways their assigned drivers influence climate emotions (e.g., fear, anger, hope).</w:t>
            </w:r>
          </w:p>
          <w:p w:rsidR="00000000" w:rsidDel="00000000" w:rsidP="00000000" w:rsidRDefault="00000000" w:rsidRPr="00000000" w14:paraId="00000EBB">
            <w:pPr>
              <w:numPr>
                <w:ilvl w:val="0"/>
                <w:numId w:val="492"/>
              </w:numPr>
              <w:spacing w:after="0" w:afterAutospacing="0" w:before="0" w:beforeAutospacing="0" w:lineRule="auto"/>
              <w:ind w:left="720" w:hanging="360"/>
            </w:pPr>
            <w:r w:rsidDel="00000000" w:rsidR="00000000" w:rsidRPr="00000000">
              <w:rPr>
                <w:b w:val="1"/>
                <w:bCs w:val="1"/>
                <w:rtl w:val="0"/>
              </w:rPr>
              <w:t xml:space="preserve">Analyze Interactions (15 minutes):</w:t>
            </w:r>
          </w:p>
          <w:p w:rsidR="00000000" w:rsidDel="00000000" w:rsidP="00000000" w:rsidRDefault="00000000" w:rsidRPr="00000000" w14:paraId="00000EBC">
            <w:pPr>
              <w:numPr>
                <w:ilvl w:val="1"/>
                <w:numId w:val="492"/>
              </w:numPr>
              <w:spacing w:after="0" w:afterAutospacing="0" w:before="0" w:beforeAutospacing="0" w:lineRule="auto"/>
              <w:ind w:left="1440" w:hanging="360"/>
            </w:pPr>
            <w:r w:rsidDel="00000000" w:rsidR="00000000" w:rsidRPr="00000000">
              <w:rPr>
                <w:rtl w:val="0"/>
              </w:rPr>
              <w:t xml:space="preserve">Regroup and assign mixed teams (combining social and environmental groups).</w:t>
            </w:r>
          </w:p>
          <w:p w:rsidR="00000000" w:rsidDel="00000000" w:rsidP="00000000" w:rsidRDefault="00000000" w:rsidRPr="00000000" w14:paraId="00000EBD">
            <w:pPr>
              <w:numPr>
                <w:ilvl w:val="1"/>
                <w:numId w:val="492"/>
              </w:numPr>
              <w:spacing w:after="0" w:afterAutospacing="0" w:before="0" w:beforeAutospacing="0" w:lineRule="auto"/>
              <w:ind w:left="1440" w:hanging="360"/>
            </w:pPr>
            <w:r w:rsidDel="00000000" w:rsidR="00000000" w:rsidRPr="00000000">
              <w:rPr>
                <w:rtl w:val="0"/>
              </w:rPr>
              <w:t xml:space="preserve">Each mixed group selects one environmental driver and one social driver to analyze together.</w:t>
            </w:r>
          </w:p>
          <w:p w:rsidR="00000000" w:rsidDel="00000000" w:rsidP="00000000" w:rsidRDefault="00000000" w:rsidRPr="00000000" w14:paraId="00000EBE">
            <w:pPr>
              <w:numPr>
                <w:ilvl w:val="1"/>
                <w:numId w:val="492"/>
              </w:numPr>
              <w:spacing w:after="0" w:afterAutospacing="0" w:before="0" w:beforeAutospacing="0" w:lineRule="auto"/>
              <w:ind w:left="1440" w:hanging="360"/>
            </w:pPr>
            <w:r w:rsidDel="00000000" w:rsidR="00000000" w:rsidRPr="00000000">
              <w:rPr>
                <w:rtl w:val="0"/>
              </w:rPr>
              <w:t xml:space="preserve">Guide them to:</w:t>
            </w:r>
          </w:p>
          <w:p w:rsidR="00000000" w:rsidDel="00000000" w:rsidP="00000000" w:rsidRDefault="00000000" w:rsidRPr="00000000" w14:paraId="00000EBF">
            <w:pPr>
              <w:numPr>
                <w:ilvl w:val="2"/>
                <w:numId w:val="492"/>
              </w:numPr>
              <w:spacing w:after="0" w:afterAutospacing="0" w:before="0" w:beforeAutospacing="0" w:lineRule="auto"/>
              <w:ind w:left="2160" w:hanging="360"/>
            </w:pPr>
            <w:r w:rsidDel="00000000" w:rsidR="00000000" w:rsidRPr="00000000">
              <w:rPr>
                <w:rtl w:val="0"/>
              </w:rPr>
              <w:t xml:space="preserve">Explain how the two drivers interact to shape emotional responses.</w:t>
            </w:r>
          </w:p>
          <w:p w:rsidR="00000000" w:rsidDel="00000000" w:rsidP="00000000" w:rsidRDefault="00000000" w:rsidRPr="00000000" w14:paraId="00000EC0">
            <w:pPr>
              <w:numPr>
                <w:ilvl w:val="2"/>
                <w:numId w:val="492"/>
              </w:numPr>
              <w:spacing w:after="0" w:afterAutospacing="0" w:before="0" w:beforeAutospacing="0" w:lineRule="auto"/>
              <w:ind w:left="2160" w:hanging="360"/>
            </w:pPr>
            <w:r w:rsidDel="00000000" w:rsidR="00000000" w:rsidRPr="00000000">
              <w:rPr>
                <w:rtl w:val="0"/>
              </w:rPr>
              <w:t xml:space="preserve">Identify examples of compounding effects (e.g., media exaggerating visible climate disasters).</w:t>
            </w:r>
          </w:p>
          <w:p w:rsidR="00000000" w:rsidDel="00000000" w:rsidP="00000000" w:rsidRDefault="00000000" w:rsidRPr="00000000" w14:paraId="00000EC1">
            <w:pPr>
              <w:numPr>
                <w:ilvl w:val="2"/>
                <w:numId w:val="492"/>
              </w:numPr>
              <w:spacing w:after="0" w:afterAutospacing="0" w:before="0" w:beforeAutospacing="0" w:lineRule="auto"/>
              <w:ind w:left="2160" w:hanging="360"/>
            </w:pPr>
            <w:r w:rsidDel="00000000" w:rsidR="00000000" w:rsidRPr="00000000">
              <w:rPr>
                <w:rtl w:val="0"/>
              </w:rPr>
              <w:t xml:space="preserve">Propose solutions or strategies to address these interactions (e.g., improving media narratives or community preparedness).</w:t>
            </w:r>
          </w:p>
          <w:p w:rsidR="00000000" w:rsidDel="00000000" w:rsidP="00000000" w:rsidRDefault="00000000" w:rsidRPr="00000000" w14:paraId="00000EC2">
            <w:pPr>
              <w:numPr>
                <w:ilvl w:val="0"/>
                <w:numId w:val="492"/>
              </w:numPr>
              <w:spacing w:after="0" w:afterAutospacing="0" w:before="0" w:beforeAutospacing="0" w:lineRule="auto"/>
              <w:ind w:left="720" w:hanging="360"/>
            </w:pPr>
            <w:r w:rsidDel="00000000" w:rsidR="00000000" w:rsidRPr="00000000">
              <w:rPr>
                <w:b w:val="1"/>
                <w:bCs w:val="1"/>
                <w:rtl w:val="0"/>
              </w:rPr>
              <w:t xml:space="preserve">Present and Discuss (15 minutes):</w:t>
            </w:r>
          </w:p>
          <w:p w:rsidR="00000000" w:rsidDel="00000000" w:rsidP="00000000" w:rsidRDefault="00000000" w:rsidRPr="00000000" w14:paraId="00000EC3">
            <w:pPr>
              <w:numPr>
                <w:ilvl w:val="1"/>
                <w:numId w:val="492"/>
              </w:numPr>
              <w:spacing w:after="0" w:afterAutospacing="0" w:before="0" w:beforeAutospacing="0" w:lineRule="auto"/>
              <w:ind w:left="1440" w:hanging="360"/>
            </w:pPr>
            <w:r w:rsidDel="00000000" w:rsidR="00000000" w:rsidRPr="00000000">
              <w:rPr>
                <w:rtl w:val="0"/>
              </w:rPr>
              <w:t xml:space="preserve">Each group presents their findings and proposed strategies.</w:t>
            </w:r>
          </w:p>
          <w:p w:rsidR="00000000" w:rsidDel="00000000" w:rsidP="00000000" w:rsidRDefault="00000000" w:rsidRPr="00000000" w14:paraId="00000EC4">
            <w:pPr>
              <w:numPr>
                <w:ilvl w:val="1"/>
                <w:numId w:val="492"/>
              </w:numPr>
              <w:spacing w:after="0" w:afterAutospacing="0" w:before="0" w:beforeAutospacing="0" w:lineRule="auto"/>
              <w:ind w:left="1440" w:hanging="360"/>
            </w:pPr>
            <w:r w:rsidDel="00000000" w:rsidR="00000000" w:rsidRPr="00000000">
              <w:rPr>
                <w:rtl w:val="0"/>
              </w:rPr>
              <w:t xml:space="preserve">Facilitate a class-wide discussion with questions like:</w:t>
            </w:r>
          </w:p>
          <w:p w:rsidR="00000000" w:rsidDel="00000000" w:rsidP="00000000" w:rsidRDefault="00000000" w:rsidRPr="00000000" w14:paraId="00000EC5">
            <w:pPr>
              <w:numPr>
                <w:ilvl w:val="2"/>
                <w:numId w:val="492"/>
              </w:numPr>
              <w:spacing w:after="0" w:afterAutospacing="0" w:before="0" w:beforeAutospacing="0" w:lineRule="auto"/>
              <w:ind w:left="2160" w:hanging="360"/>
            </w:pPr>
            <w:r w:rsidDel="00000000" w:rsidR="00000000" w:rsidRPr="00000000">
              <w:rPr>
                <w:rtl w:val="0"/>
              </w:rPr>
              <w:t xml:space="preserve">“What patterns or common themes did you notice across groups?”</w:t>
            </w:r>
          </w:p>
          <w:p w:rsidR="00000000" w:rsidDel="00000000" w:rsidP="00000000" w:rsidRDefault="00000000" w:rsidRPr="00000000" w14:paraId="00000EC6">
            <w:pPr>
              <w:numPr>
                <w:ilvl w:val="2"/>
                <w:numId w:val="492"/>
              </w:numPr>
              <w:spacing w:after="0" w:afterAutospacing="0" w:before="0" w:beforeAutospacing="0" w:lineRule="auto"/>
              <w:ind w:left="2160" w:hanging="360"/>
            </w:pPr>
            <w:r w:rsidDel="00000000" w:rsidR="00000000" w:rsidRPr="00000000">
              <w:rPr>
                <w:rtl w:val="0"/>
              </w:rPr>
              <w:t xml:space="preserve">“How can communities address the combined effects of these drivers to foster resilience?”</w:t>
            </w:r>
          </w:p>
          <w:p w:rsidR="00000000" w:rsidDel="00000000" w:rsidP="00000000" w:rsidRDefault="00000000" w:rsidRPr="00000000" w14:paraId="00000EC7">
            <w:pPr>
              <w:numPr>
                <w:ilvl w:val="0"/>
                <w:numId w:val="492"/>
              </w:numPr>
              <w:spacing w:after="0" w:afterAutospacing="0" w:before="0" w:beforeAutospacing="0" w:lineRule="auto"/>
              <w:ind w:left="720" w:hanging="360"/>
            </w:pPr>
            <w:r w:rsidDel="00000000" w:rsidR="00000000" w:rsidRPr="00000000">
              <w:rPr>
                <w:b w:val="1"/>
                <w:bCs w:val="1"/>
                <w:rtl w:val="0"/>
              </w:rPr>
              <w:t xml:space="preserve">Reflection (5 minutes):</w:t>
            </w:r>
          </w:p>
          <w:p w:rsidR="00000000" w:rsidDel="00000000" w:rsidP="00000000" w:rsidRDefault="00000000" w:rsidRPr="00000000" w14:paraId="00000EC8">
            <w:pPr>
              <w:numPr>
                <w:ilvl w:val="1"/>
                <w:numId w:val="492"/>
              </w:numPr>
              <w:spacing w:after="0" w:afterAutospacing="0" w:before="0" w:beforeAutospacing="0" w:lineRule="auto"/>
              <w:ind w:left="1440" w:hanging="360"/>
            </w:pPr>
            <w:r w:rsidDel="00000000" w:rsidR="00000000" w:rsidRPr="00000000">
              <w:rPr>
                <w:rtl w:val="0"/>
              </w:rPr>
              <w:t xml:space="preserve">End with a reflective prompt:</w:t>
            </w:r>
          </w:p>
          <w:p w:rsidR="00000000" w:rsidDel="00000000" w:rsidP="00000000" w:rsidRDefault="00000000" w:rsidRPr="00000000" w14:paraId="00000EC9">
            <w:pPr>
              <w:numPr>
                <w:ilvl w:val="2"/>
                <w:numId w:val="492"/>
              </w:numPr>
              <w:spacing w:after="0" w:afterAutospacing="0" w:before="0" w:beforeAutospacing="0" w:lineRule="auto"/>
              <w:ind w:left="2160" w:hanging="360"/>
            </w:pPr>
            <w:r w:rsidDel="00000000" w:rsidR="00000000" w:rsidRPr="00000000">
              <w:rPr>
                <w:rtl w:val="0"/>
              </w:rPr>
              <w:t xml:space="preserve">“What was the most surprising connection you discovered between environmental and social drivers?”</w:t>
            </w:r>
          </w:p>
          <w:p w:rsidR="00000000" w:rsidDel="00000000" w:rsidP="00000000" w:rsidRDefault="00000000" w:rsidRPr="00000000" w14:paraId="00000ECA">
            <w:pPr>
              <w:numPr>
                <w:ilvl w:val="2"/>
                <w:numId w:val="492"/>
              </w:numPr>
              <w:spacing w:after="240" w:before="0" w:beforeAutospacing="0" w:lineRule="auto"/>
              <w:ind w:left="2160" w:hanging="360"/>
            </w:pPr>
            <w:r w:rsidDel="00000000" w:rsidR="00000000" w:rsidRPr="00000000">
              <w:rPr>
                <w:rtl w:val="0"/>
              </w:rPr>
              <w:t xml:space="preserve">“How can understanding these drivers guide personal and collective climate actions?”</w:t>
            </w:r>
          </w:p>
          <w:p w:rsidR="00000000" w:rsidDel="00000000" w:rsidP="00000000" w:rsidRDefault="00000000" w:rsidRPr="00000000" w14:paraId="00000ECB">
            <w:pPr>
              <w:spacing w:after="240" w:before="240" w:lineRule="auto"/>
              <w:rPr>
                <w:b w:val="1"/>
                <w:bCs w:val="1"/>
              </w:rPr>
            </w:pPr>
            <w:r w:rsidDel="00000000" w:rsidR="00000000" w:rsidRPr="00000000">
              <w:rPr>
                <w:b w:val="1"/>
                <w:bCs w:val="1"/>
                <w:rtl w:val="0"/>
              </w:rPr>
              <w:t xml:space="preserve">Optional Variation:</w:t>
            </w:r>
          </w:p>
          <w:p w:rsidR="00000000" w:rsidDel="00000000" w:rsidP="00000000" w:rsidRDefault="00000000" w:rsidRPr="00000000" w14:paraId="00000ECC">
            <w:pPr>
              <w:spacing w:after="240" w:before="240" w:lineRule="auto"/>
              <w:rPr/>
            </w:pPr>
            <w:r w:rsidDel="00000000" w:rsidR="00000000" w:rsidRPr="00000000">
              <w:rPr>
                <w:rtl w:val="0"/>
              </w:rPr>
              <w:t xml:space="preserve">Provide case studies of communities affected by climate change. Ask groups to analyze the drivers of climate emotions in each case, how they interact, and how interventions could mitigate negative impacts and foster resilience.</w:t>
            </w:r>
          </w:p>
          <w:p w:rsidR="00000000" w:rsidDel="00000000" w:rsidP="00000000" w:rsidRDefault="00000000" w:rsidRPr="00000000" w14:paraId="00000ECD">
            <w:pPr>
              <w:spacing w:after="240" w:before="240" w:lineRule="auto"/>
              <w:rPr>
                <w:b w:val="1"/>
                <w:bCs w:val="1"/>
              </w:rPr>
            </w:pPr>
            <w:r w:rsidDel="00000000" w:rsidR="00000000" w:rsidRPr="00000000">
              <w:rPr>
                <w:b w:val="1"/>
                <w:bCs w:val="1"/>
                <w:rtl w:val="0"/>
              </w:rPr>
              <w:t xml:space="preserve">Reflection Exercise:</w:t>
            </w:r>
          </w:p>
          <w:p w:rsidR="00000000" w:rsidDel="00000000" w:rsidP="00000000" w:rsidRDefault="00000000" w:rsidRPr="00000000" w14:paraId="00000ECE">
            <w:pPr>
              <w:spacing w:after="240" w:before="240" w:lineRule="auto"/>
              <w:rPr/>
            </w:pPr>
            <w:r w:rsidDel="00000000" w:rsidR="00000000" w:rsidRPr="00000000">
              <w:rPr>
                <w:rtl w:val="0"/>
              </w:rPr>
              <w:t xml:space="preserve">Ask learners to journal about the following:</w:t>
            </w:r>
          </w:p>
          <w:p w:rsidR="00000000" w:rsidDel="00000000" w:rsidP="00000000" w:rsidRDefault="00000000" w:rsidRPr="00000000" w14:paraId="00000ECF">
            <w:pPr>
              <w:numPr>
                <w:ilvl w:val="0"/>
                <w:numId w:val="29"/>
              </w:numPr>
              <w:spacing w:after="0" w:afterAutospacing="0" w:before="240" w:lineRule="auto"/>
              <w:ind w:left="720" w:hanging="360"/>
            </w:pPr>
            <w:r w:rsidDel="00000000" w:rsidR="00000000" w:rsidRPr="00000000">
              <w:rPr>
                <w:rtl w:val="0"/>
              </w:rPr>
              <w:t xml:space="preserve">How do environmental and social drivers shape your own emotional responses to climate change?</w:t>
            </w:r>
          </w:p>
          <w:p w:rsidR="00000000" w:rsidDel="00000000" w:rsidP="00000000" w:rsidRDefault="00000000" w:rsidRPr="00000000" w14:paraId="00000ED0">
            <w:pPr>
              <w:numPr>
                <w:ilvl w:val="0"/>
                <w:numId w:val="29"/>
              </w:numPr>
              <w:spacing w:after="0" w:afterAutospacing="0" w:before="0" w:beforeAutospacing="0" w:lineRule="auto"/>
              <w:ind w:left="720" w:hanging="360"/>
            </w:pPr>
            <w:r w:rsidDel="00000000" w:rsidR="00000000" w:rsidRPr="00000000">
              <w:rPr>
                <w:rtl w:val="0"/>
              </w:rPr>
              <w:t xml:space="preserve">What strategies can you use to manage the impact of these drivers on yourself or others?</w:t>
            </w:r>
          </w:p>
          <w:p w:rsidR="00000000" w:rsidDel="00000000" w:rsidP="00000000" w:rsidRDefault="00000000" w:rsidRPr="00000000" w14:paraId="00000ED1">
            <w:pPr>
              <w:numPr>
                <w:ilvl w:val="0"/>
                <w:numId w:val="29"/>
              </w:numPr>
              <w:spacing w:after="240" w:before="0" w:beforeAutospacing="0" w:lineRule="auto"/>
              <w:ind w:left="720" w:hanging="360"/>
            </w:pPr>
            <w:r w:rsidDel="00000000" w:rsidR="00000000" w:rsidRPr="00000000">
              <w:rPr>
                <w:rtl w:val="0"/>
              </w:rPr>
              <w:t xml:space="preserve">How can addressing these drivers create opportunities for meaningful climate action?</w:t>
            </w:r>
          </w:p>
          <w:p w:rsidR="00000000" w:rsidDel="00000000" w:rsidP="00000000" w:rsidRDefault="00000000" w:rsidRPr="00000000" w14:paraId="00000ED2">
            <w:pPr>
              <w:widowControl w:val="0"/>
              <w:spacing w:line="240" w:lineRule="auto"/>
              <w:rPr/>
            </w:pPr>
            <w:r w:rsidDel="00000000" w:rsidR="00000000" w:rsidRPr="00000000">
              <w:rPr>
                <w:rtl w:val="0"/>
              </w:rPr>
            </w:r>
          </w:p>
        </w:tc>
      </w:tr>
      <w:tr>
        <w:trPr>
          <w:cantSplit w:val="0"/>
          <w:tblHeader w:val="0"/>
        </w:trPr>
        <w:tc>
          <w:tcPr>
            <w:shd w:fill="d5a6bd" w:val="clear"/>
          </w:tcPr>
          <w:p w:rsidR="00000000" w:rsidDel="00000000" w:rsidP="00000000" w:rsidRDefault="00000000" w:rsidRPr="00000000" w14:paraId="00000ED3">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0ED4">
            <w:pPr>
              <w:numPr>
                <w:ilvl w:val="0"/>
                <w:numId w:val="411"/>
              </w:numPr>
              <w:spacing w:after="0" w:afterAutospacing="0" w:before="240" w:lineRule="auto"/>
              <w:ind w:left="720" w:hanging="360"/>
            </w:pPr>
            <w:r w:rsidDel="00000000" w:rsidR="00000000" w:rsidRPr="00000000">
              <w:rPr>
                <w:rtl w:val="0"/>
              </w:rPr>
              <w:t xml:space="preserve">Albrecht, G., Sartore, G. M., Connor, L., Higginbotham, N., Freeman, S., Kelly, B., Stain, H., Tonna, A., &amp; Pollard, G. (2007). Solastalgia: the distress caused by environmental change. Australasian psychiatry : bulletin of Royal Australian and New Zealand College of Psychiatrists, 15 Suppl 1, S95–S98.</w:t>
            </w:r>
            <w:hyperlink r:id="rId403">
              <w:r w:rsidDel="00000000" w:rsidR="00000000" w:rsidRPr="00000000">
                <w:rPr>
                  <w:rtl w:val="0"/>
                </w:rPr>
                <w:t xml:space="preserve"> </w:t>
              </w:r>
            </w:hyperlink>
            <w:hyperlink r:id="rId404">
              <w:r w:rsidDel="00000000" w:rsidR="00000000" w:rsidRPr="00000000">
                <w:rPr>
                  <w:color w:val="1155cc"/>
                  <w:u w:val="single"/>
                  <w:rtl w:val="0"/>
                </w:rPr>
                <w:t xml:space="preserve">https://doi.org/10.1080/10398560701701288</w:t>
                <w:br w:type="textWrapping"/>
              </w:r>
            </w:hyperlink>
            <w:r w:rsidDel="00000000" w:rsidR="00000000" w:rsidRPr="00000000">
              <w:rPr>
                <w:rtl w:val="0"/>
              </w:rPr>
            </w:r>
          </w:p>
          <w:p w:rsidR="00000000" w:rsidDel="00000000" w:rsidP="00000000" w:rsidRDefault="00000000" w:rsidRPr="00000000" w14:paraId="00000ED5">
            <w:pPr>
              <w:numPr>
                <w:ilvl w:val="0"/>
                <w:numId w:val="411"/>
              </w:numPr>
              <w:spacing w:after="0" w:afterAutospacing="0" w:before="0" w:beforeAutospacing="0" w:lineRule="auto"/>
              <w:ind w:left="720" w:hanging="360"/>
            </w:pPr>
            <w:r w:rsidDel="00000000" w:rsidR="00000000" w:rsidRPr="00000000">
              <w:rPr>
                <w:rtl w:val="0"/>
              </w:rPr>
              <w:t xml:space="preserve">Andersen, K., Djerf-Pierre, M., &amp; Shehata, A. (2024). The Scary World Syndrome: News Orientations, Negativity Bias, and the Cultivation of Anxiety. Mass Communication and Society, 27(3), 502–524.</w:t>
            </w:r>
            <w:hyperlink r:id="rId405">
              <w:r w:rsidDel="00000000" w:rsidR="00000000" w:rsidRPr="00000000">
                <w:rPr>
                  <w:rtl w:val="0"/>
                </w:rPr>
                <w:t xml:space="preserve"> </w:t>
              </w:r>
            </w:hyperlink>
            <w:hyperlink r:id="rId406">
              <w:r w:rsidDel="00000000" w:rsidR="00000000" w:rsidRPr="00000000">
                <w:rPr>
                  <w:color w:val="1155cc"/>
                  <w:u w:val="single"/>
                  <w:rtl w:val="0"/>
                </w:rPr>
                <w:t xml:space="preserve">https://doi.org/10.1080/15205436.2023.2297829</w:t>
                <w:br w:type="textWrapping"/>
              </w:r>
            </w:hyperlink>
            <w:r w:rsidDel="00000000" w:rsidR="00000000" w:rsidRPr="00000000">
              <w:rPr>
                <w:rtl w:val="0"/>
              </w:rPr>
            </w:r>
          </w:p>
          <w:p w:rsidR="00000000" w:rsidDel="00000000" w:rsidP="00000000" w:rsidRDefault="00000000" w:rsidRPr="00000000" w14:paraId="00000ED6">
            <w:pPr>
              <w:numPr>
                <w:ilvl w:val="0"/>
                <w:numId w:val="411"/>
              </w:numPr>
              <w:spacing w:after="0" w:afterAutospacing="0" w:before="0" w:beforeAutospacing="0" w:lineRule="auto"/>
              <w:ind w:left="720" w:hanging="360"/>
            </w:pPr>
            <w:r w:rsidDel="00000000" w:rsidR="00000000" w:rsidRPr="00000000">
              <w:rPr>
                <w:rtl w:val="0"/>
              </w:rPr>
              <w:t xml:space="preserve">Assaduzzaman, M., Filatova, T., Coenen, F., &amp; Lovett, J. (2020). Freedom of choice to migrate: adaptation to climate change in Bangladesh. International Journal of Sustainable Development &amp; World Ecology, 27(7), 652–661.</w:t>
            </w:r>
            <w:hyperlink r:id="rId407">
              <w:r w:rsidDel="00000000" w:rsidR="00000000" w:rsidRPr="00000000">
                <w:rPr>
                  <w:rtl w:val="0"/>
                </w:rPr>
                <w:t xml:space="preserve"> </w:t>
              </w:r>
            </w:hyperlink>
            <w:hyperlink r:id="rId408">
              <w:r w:rsidDel="00000000" w:rsidR="00000000" w:rsidRPr="00000000">
                <w:rPr>
                  <w:color w:val="1155cc"/>
                  <w:u w:val="single"/>
                  <w:rtl w:val="0"/>
                </w:rPr>
                <w:t xml:space="preserve">https://doi.org/10.1080/13504509.2020.1754959</w:t>
                <w:br w:type="textWrapping"/>
              </w:r>
            </w:hyperlink>
            <w:r w:rsidDel="00000000" w:rsidR="00000000" w:rsidRPr="00000000">
              <w:rPr>
                <w:rtl w:val="0"/>
              </w:rPr>
            </w:r>
          </w:p>
          <w:p w:rsidR="00000000" w:rsidDel="00000000" w:rsidP="00000000" w:rsidRDefault="00000000" w:rsidRPr="00000000" w14:paraId="00000ED7">
            <w:pPr>
              <w:numPr>
                <w:ilvl w:val="0"/>
                <w:numId w:val="411"/>
              </w:numPr>
              <w:spacing w:after="0" w:afterAutospacing="0" w:before="0" w:beforeAutospacing="0" w:lineRule="auto"/>
              <w:ind w:left="720" w:hanging="360"/>
            </w:pPr>
            <w:r w:rsidDel="00000000" w:rsidR="00000000" w:rsidRPr="00000000">
              <w:rPr>
                <w:rtl w:val="0"/>
              </w:rPr>
              <w:t xml:space="preserve">Barbiero, G., &amp; Berto, R. (2021). Biophilia as Evolutionary Adaptation: An Onto- and Phylogenetic Framework for Biophilic Design. Frontiers in psychology, 12, 700709.</w:t>
            </w:r>
            <w:hyperlink r:id="rId409">
              <w:r w:rsidDel="00000000" w:rsidR="00000000" w:rsidRPr="00000000">
                <w:rPr>
                  <w:rtl w:val="0"/>
                </w:rPr>
                <w:t xml:space="preserve"> </w:t>
              </w:r>
            </w:hyperlink>
            <w:hyperlink r:id="rId410">
              <w:r w:rsidDel="00000000" w:rsidR="00000000" w:rsidRPr="00000000">
                <w:rPr>
                  <w:color w:val="1155cc"/>
                  <w:u w:val="single"/>
                  <w:rtl w:val="0"/>
                </w:rPr>
                <w:t xml:space="preserve">https://doi.org/10.3389/fpsyg.2021.700709</w:t>
                <w:br w:type="textWrapping"/>
              </w:r>
            </w:hyperlink>
            <w:r w:rsidDel="00000000" w:rsidR="00000000" w:rsidRPr="00000000">
              <w:rPr>
                <w:rtl w:val="0"/>
              </w:rPr>
            </w:r>
          </w:p>
          <w:p w:rsidR="00000000" w:rsidDel="00000000" w:rsidP="00000000" w:rsidRDefault="00000000" w:rsidRPr="00000000" w14:paraId="00000ED8">
            <w:pPr>
              <w:numPr>
                <w:ilvl w:val="0"/>
                <w:numId w:val="411"/>
              </w:numPr>
              <w:spacing w:after="0" w:afterAutospacing="0" w:before="0" w:beforeAutospacing="0" w:lineRule="auto"/>
              <w:ind w:left="720" w:hanging="360"/>
            </w:pPr>
            <w:r w:rsidDel="00000000" w:rsidR="00000000" w:rsidRPr="00000000">
              <w:rPr>
                <w:rtl w:val="0"/>
              </w:rPr>
              <w:t xml:space="preserve">Boulton, E. (2016), Climate change as a ‘hyperobject’: a critical review of Timothy Morton's reframing narrative. WIREs Clim Change, 7: 772-785.</w:t>
            </w:r>
            <w:hyperlink r:id="rId411">
              <w:r w:rsidDel="00000000" w:rsidR="00000000" w:rsidRPr="00000000">
                <w:rPr>
                  <w:rtl w:val="0"/>
                </w:rPr>
                <w:t xml:space="preserve"> </w:t>
              </w:r>
            </w:hyperlink>
            <w:hyperlink r:id="rId412">
              <w:r w:rsidDel="00000000" w:rsidR="00000000" w:rsidRPr="00000000">
                <w:rPr>
                  <w:color w:val="1155cc"/>
                  <w:u w:val="single"/>
                  <w:rtl w:val="0"/>
                </w:rPr>
                <w:t xml:space="preserve">https://doi.org/10.1002/wcc.410</w:t>
                <w:br w:type="textWrapping"/>
              </w:r>
            </w:hyperlink>
            <w:r w:rsidDel="00000000" w:rsidR="00000000" w:rsidRPr="00000000">
              <w:rPr>
                <w:rtl w:val="0"/>
              </w:rPr>
            </w:r>
          </w:p>
          <w:p w:rsidR="00000000" w:rsidDel="00000000" w:rsidP="00000000" w:rsidRDefault="00000000" w:rsidRPr="00000000" w14:paraId="00000ED9">
            <w:pPr>
              <w:numPr>
                <w:ilvl w:val="0"/>
                <w:numId w:val="411"/>
              </w:numPr>
              <w:spacing w:after="0" w:afterAutospacing="0" w:before="0" w:beforeAutospacing="0" w:lineRule="auto"/>
              <w:ind w:left="720" w:hanging="360"/>
            </w:pPr>
            <w:r w:rsidDel="00000000" w:rsidR="00000000" w:rsidRPr="00000000">
              <w:rPr>
                <w:rtl w:val="0"/>
              </w:rPr>
              <w:t xml:space="preserve">Bullard, D. D., Gardezi, M., Chennault, C. &amp; Dankbar, H., (2016) “Climate Change and Environmental Justice: A Conversation with Dr. Robert Bullard”, Journal of Critical Thought and Praxis 5(2).</w:t>
            </w:r>
            <w:hyperlink r:id="rId413">
              <w:r w:rsidDel="00000000" w:rsidR="00000000" w:rsidRPr="00000000">
                <w:rPr>
                  <w:rtl w:val="0"/>
                </w:rPr>
                <w:t xml:space="preserve"> </w:t>
              </w:r>
            </w:hyperlink>
            <w:hyperlink r:id="rId414">
              <w:r w:rsidDel="00000000" w:rsidR="00000000" w:rsidRPr="00000000">
                <w:rPr>
                  <w:color w:val="1155cc"/>
                  <w:u w:val="single"/>
                  <w:rtl w:val="0"/>
                </w:rPr>
                <w:t xml:space="preserve">https://www.iastatedigitalpress.com/jctp/article/id/566/</w:t>
                <w:br w:type="textWrapping"/>
              </w:r>
            </w:hyperlink>
            <w:r w:rsidDel="00000000" w:rsidR="00000000" w:rsidRPr="00000000">
              <w:rPr>
                <w:rtl w:val="0"/>
              </w:rPr>
            </w:r>
          </w:p>
          <w:p w:rsidR="00000000" w:rsidDel="00000000" w:rsidP="00000000" w:rsidRDefault="00000000" w:rsidRPr="00000000" w14:paraId="00000EDA">
            <w:pPr>
              <w:numPr>
                <w:ilvl w:val="0"/>
                <w:numId w:val="411"/>
              </w:numPr>
              <w:spacing w:after="0" w:afterAutospacing="0" w:before="0" w:beforeAutospacing="0" w:lineRule="auto"/>
              <w:ind w:left="720" w:hanging="360"/>
            </w:pPr>
            <w:r w:rsidDel="00000000" w:rsidR="00000000" w:rsidRPr="00000000">
              <w:rPr>
                <w:rtl w:val="0"/>
              </w:rPr>
              <w:t xml:space="preserve">Demals, T., &amp; Hyard, A. (2014). Is Amartya Sen's sustainable freedom a broader vision of sustainability? Ecological Economics, 102, 33–38.</w:t>
            </w:r>
            <w:hyperlink r:id="rId415">
              <w:r w:rsidDel="00000000" w:rsidR="00000000" w:rsidRPr="00000000">
                <w:rPr>
                  <w:rtl w:val="0"/>
                </w:rPr>
                <w:t xml:space="preserve"> </w:t>
              </w:r>
            </w:hyperlink>
            <w:hyperlink r:id="rId416">
              <w:r w:rsidDel="00000000" w:rsidR="00000000" w:rsidRPr="00000000">
                <w:rPr>
                  <w:color w:val="1155cc"/>
                  <w:u w:val="single"/>
                  <w:rtl w:val="0"/>
                </w:rPr>
                <w:t xml:space="preserve">https://doi.org/10.1016/j.ecolecon.2014.03.009</w:t>
                <w:br w:type="textWrapping"/>
              </w:r>
            </w:hyperlink>
            <w:r w:rsidDel="00000000" w:rsidR="00000000" w:rsidRPr="00000000">
              <w:rPr>
                <w:rtl w:val="0"/>
              </w:rPr>
            </w:r>
          </w:p>
          <w:p w:rsidR="00000000" w:rsidDel="00000000" w:rsidP="00000000" w:rsidRDefault="00000000" w:rsidRPr="00000000" w14:paraId="00000EDB">
            <w:pPr>
              <w:numPr>
                <w:ilvl w:val="0"/>
                <w:numId w:val="411"/>
              </w:numPr>
              <w:spacing w:after="0" w:afterAutospacing="0" w:before="0" w:beforeAutospacing="0" w:lineRule="auto"/>
              <w:ind w:left="720" w:hanging="360"/>
            </w:pPr>
            <w:r w:rsidDel="00000000" w:rsidR="00000000" w:rsidRPr="00000000">
              <w:rPr>
                <w:rtl w:val="0"/>
              </w:rPr>
              <w:t xml:space="preserve">Erikson Kai T. 1976. Everything in Its Path: Destruction of Community in the Buffalo Creek Flood. New York: Simon and Schuster.</w:t>
            </w:r>
            <w:hyperlink r:id="rId417">
              <w:r w:rsidDel="00000000" w:rsidR="00000000" w:rsidRPr="00000000">
                <w:rPr>
                  <w:rtl w:val="0"/>
                </w:rPr>
                <w:t xml:space="preserve"> </w:t>
              </w:r>
            </w:hyperlink>
            <w:hyperlink r:id="rId418">
              <w:r w:rsidDel="00000000" w:rsidR="00000000" w:rsidRPr="00000000">
                <w:rPr>
                  <w:color w:val="1155cc"/>
                  <w:u w:val="single"/>
                  <w:rtl w:val="0"/>
                </w:rPr>
                <w:t xml:space="preserve">https://www.amazon.ca/Everything-its-Path-Kai-Erikson/dp/0671240676</w:t>
                <w:br w:type="textWrapping"/>
              </w:r>
            </w:hyperlink>
            <w:r w:rsidDel="00000000" w:rsidR="00000000" w:rsidRPr="00000000">
              <w:rPr>
                <w:rtl w:val="0"/>
              </w:rPr>
            </w:r>
          </w:p>
          <w:p w:rsidR="00000000" w:rsidDel="00000000" w:rsidP="00000000" w:rsidRDefault="00000000" w:rsidRPr="00000000" w14:paraId="00000EDC">
            <w:pPr>
              <w:numPr>
                <w:ilvl w:val="0"/>
                <w:numId w:val="411"/>
              </w:numPr>
              <w:spacing w:after="0" w:afterAutospacing="0" w:before="0" w:beforeAutospacing="0" w:lineRule="auto"/>
              <w:ind w:left="720" w:hanging="360"/>
            </w:pPr>
            <w:r w:rsidDel="00000000" w:rsidR="00000000" w:rsidRPr="00000000">
              <w:rPr>
                <w:rtl w:val="0"/>
              </w:rPr>
              <w:t xml:space="preserve">Gaekwad, J. S., Sal Moslehian, A., Roös, P. B., &amp; Walker, A. (2022). A Meta-Analysis of Emotional Evidence for the Biophilia Hypothesis and Implications for Biophilic Design. Frontiers in psychology, 13, 750245.</w:t>
            </w:r>
            <w:hyperlink r:id="rId419">
              <w:r w:rsidDel="00000000" w:rsidR="00000000" w:rsidRPr="00000000">
                <w:rPr>
                  <w:rtl w:val="0"/>
                </w:rPr>
                <w:t xml:space="preserve"> </w:t>
              </w:r>
            </w:hyperlink>
            <w:hyperlink r:id="rId420">
              <w:r w:rsidDel="00000000" w:rsidR="00000000" w:rsidRPr="00000000">
                <w:rPr>
                  <w:color w:val="1155cc"/>
                  <w:u w:val="single"/>
                  <w:rtl w:val="0"/>
                </w:rPr>
                <w:t xml:space="preserve">https://doi.org/10.3389/fpsyg.2022.750245</w:t>
                <w:br w:type="textWrapping"/>
              </w:r>
            </w:hyperlink>
            <w:r w:rsidDel="00000000" w:rsidR="00000000" w:rsidRPr="00000000">
              <w:rPr>
                <w:rtl w:val="0"/>
              </w:rPr>
            </w:r>
          </w:p>
          <w:p w:rsidR="00000000" w:rsidDel="00000000" w:rsidP="00000000" w:rsidRDefault="00000000" w:rsidRPr="00000000" w14:paraId="00000EDD">
            <w:pPr>
              <w:numPr>
                <w:ilvl w:val="0"/>
                <w:numId w:val="411"/>
              </w:numPr>
              <w:spacing w:after="0" w:afterAutospacing="0" w:before="0" w:beforeAutospacing="0" w:lineRule="auto"/>
              <w:ind w:left="720" w:hanging="360"/>
            </w:pPr>
            <w:r w:rsidDel="00000000" w:rsidR="00000000" w:rsidRPr="00000000">
              <w:rPr>
                <w:rtl w:val="0"/>
              </w:rPr>
              <w:t xml:space="preserve">Graham, H., Golder, S. Social media engagement in people and climate change. npj Clim. Action 3, 89 (2024).</w:t>
            </w:r>
            <w:hyperlink r:id="rId421">
              <w:r w:rsidDel="00000000" w:rsidR="00000000" w:rsidRPr="00000000">
                <w:rPr>
                  <w:rtl w:val="0"/>
                </w:rPr>
                <w:t xml:space="preserve"> </w:t>
              </w:r>
            </w:hyperlink>
            <w:hyperlink r:id="rId422">
              <w:r w:rsidDel="00000000" w:rsidR="00000000" w:rsidRPr="00000000">
                <w:rPr>
                  <w:color w:val="1155cc"/>
                  <w:u w:val="single"/>
                  <w:rtl w:val="0"/>
                </w:rPr>
                <w:t xml:space="preserve">https://doi.org/10.1038/s44168-024-00167-5</w:t>
                <w:br w:type="textWrapping"/>
              </w:r>
            </w:hyperlink>
            <w:r w:rsidDel="00000000" w:rsidR="00000000" w:rsidRPr="00000000">
              <w:rPr>
                <w:rtl w:val="0"/>
              </w:rPr>
            </w:r>
          </w:p>
          <w:p w:rsidR="00000000" w:rsidDel="00000000" w:rsidP="00000000" w:rsidRDefault="00000000" w:rsidRPr="00000000" w14:paraId="00000EDE">
            <w:pPr>
              <w:numPr>
                <w:ilvl w:val="0"/>
                <w:numId w:val="411"/>
              </w:numPr>
              <w:spacing w:after="0" w:afterAutospacing="0" w:before="0" w:beforeAutospacing="0" w:lineRule="auto"/>
              <w:ind w:left="720" w:hanging="360"/>
            </w:pPr>
            <w:r w:rsidDel="00000000" w:rsidR="00000000" w:rsidRPr="00000000">
              <w:rPr>
                <w:rtl w:val="0"/>
              </w:rPr>
              <w:t xml:space="preserve">Heanoy, E. Z., &amp; Brown, N. R. (2024). Impact of Natural Disasters on Mental Health: Evidence and Implications. Healthcare (Basel, Switzerland), 12(18), 1812.</w:t>
            </w:r>
            <w:hyperlink r:id="rId423">
              <w:r w:rsidDel="00000000" w:rsidR="00000000" w:rsidRPr="00000000">
                <w:rPr>
                  <w:rtl w:val="0"/>
                </w:rPr>
                <w:t xml:space="preserve"> </w:t>
              </w:r>
            </w:hyperlink>
            <w:hyperlink r:id="rId424">
              <w:r w:rsidDel="00000000" w:rsidR="00000000" w:rsidRPr="00000000">
                <w:rPr>
                  <w:color w:val="1155cc"/>
                  <w:u w:val="single"/>
                  <w:rtl w:val="0"/>
                </w:rPr>
                <w:t xml:space="preserve">https://doi.org/10.3390/healthcare12181812</w:t>
                <w:br w:type="textWrapping"/>
              </w:r>
            </w:hyperlink>
            <w:r w:rsidDel="00000000" w:rsidR="00000000" w:rsidRPr="00000000">
              <w:rPr>
                <w:rtl w:val="0"/>
              </w:rPr>
            </w:r>
          </w:p>
          <w:p w:rsidR="00000000" w:rsidDel="00000000" w:rsidP="00000000" w:rsidRDefault="00000000" w:rsidRPr="00000000" w14:paraId="00000EDF">
            <w:pPr>
              <w:numPr>
                <w:ilvl w:val="0"/>
                <w:numId w:val="411"/>
              </w:numPr>
              <w:spacing w:after="0" w:afterAutospacing="0" w:before="0" w:beforeAutospacing="0" w:lineRule="auto"/>
              <w:ind w:left="720" w:hanging="360"/>
            </w:pPr>
            <w:r w:rsidDel="00000000" w:rsidR="00000000" w:rsidRPr="00000000">
              <w:rPr>
                <w:rtl w:val="0"/>
              </w:rPr>
              <w:t xml:space="preserve">Kałwak, W., &amp; Weihgold, V. (2022). The relationality of ecological emotions: An interdisciplinary critique of individual resilience as psychology’s response to the climate crisis. Frontiers in Psychology, 13, Article 823620.</w:t>
            </w:r>
            <w:hyperlink r:id="rId425">
              <w:r w:rsidDel="00000000" w:rsidR="00000000" w:rsidRPr="00000000">
                <w:rPr>
                  <w:rtl w:val="0"/>
                </w:rPr>
                <w:t xml:space="preserve"> </w:t>
              </w:r>
            </w:hyperlink>
            <w:hyperlink r:id="rId426">
              <w:r w:rsidDel="00000000" w:rsidR="00000000" w:rsidRPr="00000000">
                <w:rPr>
                  <w:color w:val="1155cc"/>
                  <w:u w:val="single"/>
                  <w:rtl w:val="0"/>
                </w:rPr>
                <w:t xml:space="preserve">https://doi.org/10.3389/fpsyg.2022.823620</w:t>
                <w:br w:type="textWrapping"/>
              </w:r>
            </w:hyperlink>
            <w:r w:rsidDel="00000000" w:rsidR="00000000" w:rsidRPr="00000000">
              <w:rPr>
                <w:rtl w:val="0"/>
              </w:rPr>
            </w:r>
          </w:p>
          <w:p w:rsidR="00000000" w:rsidDel="00000000" w:rsidP="00000000" w:rsidRDefault="00000000" w:rsidRPr="00000000" w14:paraId="00000EE0">
            <w:pPr>
              <w:numPr>
                <w:ilvl w:val="0"/>
                <w:numId w:val="411"/>
              </w:numPr>
              <w:spacing w:after="0" w:afterAutospacing="0" w:before="0" w:beforeAutospacing="0" w:lineRule="auto"/>
              <w:ind w:left="720" w:hanging="360"/>
            </w:pPr>
            <w:r w:rsidDel="00000000" w:rsidR="00000000" w:rsidRPr="00000000">
              <w:rPr>
                <w:rtl w:val="0"/>
              </w:rPr>
              <w:t xml:space="preserve">Keya, T. A., Leela, A., Ahabib, N., Rashid, M., &amp; Bakthavatchalam, P. (2023). Mental Health Disorders Due to Disaster Exposure: A Systematic Review and Meta-Analysis. Cureus, 15(4), e37031.</w:t>
            </w:r>
            <w:hyperlink r:id="rId427">
              <w:r w:rsidDel="00000000" w:rsidR="00000000" w:rsidRPr="00000000">
                <w:rPr>
                  <w:rtl w:val="0"/>
                </w:rPr>
                <w:t xml:space="preserve"> </w:t>
              </w:r>
            </w:hyperlink>
            <w:hyperlink r:id="rId428">
              <w:r w:rsidDel="00000000" w:rsidR="00000000" w:rsidRPr="00000000">
                <w:rPr>
                  <w:color w:val="1155cc"/>
                  <w:u w:val="single"/>
                  <w:rtl w:val="0"/>
                </w:rPr>
                <w:t xml:space="preserve">https://doi.org/10.7759/cureus.37031</w:t>
              </w:r>
            </w:hyperlink>
            <w:r w:rsidDel="00000000" w:rsidR="00000000" w:rsidRPr="00000000">
              <w:rPr>
                <w:rtl w:val="0"/>
              </w:rPr>
            </w:r>
          </w:p>
          <w:p w:rsidR="00000000" w:rsidDel="00000000" w:rsidP="00000000" w:rsidRDefault="00000000" w:rsidRPr="00000000" w14:paraId="00000EE1">
            <w:pPr>
              <w:numPr>
                <w:ilvl w:val="0"/>
                <w:numId w:val="411"/>
              </w:numPr>
              <w:spacing w:after="0" w:afterAutospacing="0" w:before="0" w:beforeAutospacing="0" w:lineRule="auto"/>
              <w:ind w:left="720" w:hanging="360"/>
            </w:pPr>
            <w:r w:rsidDel="00000000" w:rsidR="00000000" w:rsidRPr="00000000">
              <w:rPr>
                <w:rtl w:val="0"/>
              </w:rPr>
              <w:t xml:space="preserve">Penrod, H. (2021). Media consumption effects on climate change beliefs. Honors College Theses, 103. Murray State University.</w:t>
            </w:r>
            <w:hyperlink r:id="rId429">
              <w:r w:rsidDel="00000000" w:rsidR="00000000" w:rsidRPr="00000000">
                <w:rPr>
                  <w:rtl w:val="0"/>
                </w:rPr>
                <w:t xml:space="preserve"> </w:t>
              </w:r>
            </w:hyperlink>
            <w:hyperlink r:id="rId430">
              <w:r w:rsidDel="00000000" w:rsidR="00000000" w:rsidRPr="00000000">
                <w:rPr>
                  <w:color w:val="1155cc"/>
                  <w:u w:val="single"/>
                  <w:rtl w:val="0"/>
                </w:rPr>
                <w:t xml:space="preserve">https://digitalcommons.murraystate.edu/honorstheses/103</w:t>
                <w:br w:type="textWrapping"/>
              </w:r>
            </w:hyperlink>
            <w:r w:rsidDel="00000000" w:rsidR="00000000" w:rsidRPr="00000000">
              <w:rPr>
                <w:rtl w:val="0"/>
              </w:rPr>
            </w:r>
          </w:p>
          <w:p w:rsidR="00000000" w:rsidDel="00000000" w:rsidP="00000000" w:rsidRDefault="00000000" w:rsidRPr="00000000" w14:paraId="00000EE2">
            <w:pPr>
              <w:numPr>
                <w:ilvl w:val="0"/>
                <w:numId w:val="411"/>
              </w:numPr>
              <w:spacing w:after="240" w:before="0" w:beforeAutospacing="0" w:lineRule="auto"/>
              <w:ind w:left="720" w:hanging="360"/>
            </w:pPr>
            <w:r w:rsidDel="00000000" w:rsidR="00000000" w:rsidRPr="00000000">
              <w:rPr>
                <w:rtl w:val="0"/>
              </w:rPr>
              <w:t xml:space="preserve">Tuitjer, L., &amp; Dirksmeier, P. (2021). Social media and perceived climate change efficacy: A European comparison. Digital Geography and Society, 2, Article 100018.</w:t>
            </w:r>
            <w:hyperlink r:id="rId431">
              <w:r w:rsidDel="00000000" w:rsidR="00000000" w:rsidRPr="00000000">
                <w:rPr>
                  <w:rtl w:val="0"/>
                </w:rPr>
                <w:t xml:space="preserve"> </w:t>
              </w:r>
            </w:hyperlink>
            <w:hyperlink r:id="rId432">
              <w:r w:rsidDel="00000000" w:rsidR="00000000" w:rsidRPr="00000000">
                <w:rPr>
                  <w:color w:val="1155cc"/>
                  <w:u w:val="single"/>
                  <w:rtl w:val="0"/>
                </w:rPr>
                <w:t xml:space="preserve">https://doi.org/10.1016/j.diggeo.2021.100018</w:t>
              </w:r>
            </w:hyperlink>
            <w:r w:rsidDel="00000000" w:rsidR="00000000" w:rsidRPr="00000000">
              <w:rPr>
                <w:rtl w:val="0"/>
              </w:rPr>
            </w:r>
          </w:p>
        </w:tc>
      </w:tr>
    </w:tbl>
    <w:p w:rsidR="00000000" w:rsidDel="00000000" w:rsidP="00000000" w:rsidRDefault="00000000" w:rsidRPr="00000000" w14:paraId="00000EE3">
      <w:pPr>
        <w:rPr/>
        <w:sectPr>
          <w:headerReference r:id="rId433"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E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34" w:type="default"/>
          <w:type w:val="nextPage"/>
          <w:pgSz w:h="12240" w:w="15840" w:orient="landscape"/>
          <w:pgMar w:bottom="1440.0000000000002" w:top="1440.0000000000002" w:left="1440.0000000000002" w:right="1440.0000000000002" w:header="720" w:footer="720"/>
          <w:pgNumType w:start="1"/>
        </w:sectPr>
      </w:pPr>
      <w:bookmarkStart w:colFirst="0" w:colLast="0" w:name="_rx73jhj8wkxl" w:id="254"/>
      <w:bookmarkEnd w:id="2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Developmental and Lifespan Perspectives</w:t>
      </w:r>
      <w:r w:rsidDel="00000000" w:rsidR="00000000" w:rsidRPr="00000000">
        <w:rPr>
          <w:rtl w:val="0"/>
        </w:rPr>
      </w:r>
    </w:p>
    <w:p w:rsidR="00000000" w:rsidDel="00000000" w:rsidP="00000000" w:rsidRDefault="00000000" w:rsidRPr="00000000" w14:paraId="00000EE5">
      <w:pPr>
        <w:pStyle w:val="Heading1"/>
        <w:spacing w:after="240" w:before="240" w:lineRule="auto"/>
        <w:rPr/>
      </w:pPr>
      <w:bookmarkStart w:colFirst="0" w:colLast="0" w:name="_lh8c3e1t4z5f" w:id="255"/>
      <w:bookmarkEnd w:id="255"/>
      <w:r w:rsidDel="00000000" w:rsidR="00000000" w:rsidRPr="00000000">
        <w:rPr>
          <w:rtl w:val="0"/>
        </w:rPr>
      </w:r>
    </w:p>
    <w:tbl>
      <w:tblPr>
        <w:tblStyle w:val="Table113"/>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rHeight w:val="1851.2255859374998" w:hRule="atLeast"/>
          <w:tblHeader w:val="0"/>
        </w:trPr>
        <w:tc>
          <w:tcPr>
            <w:shd w:fill="f4cccc" w:val="clear"/>
          </w:tcPr>
          <w:p w:rsidR="00000000" w:rsidDel="00000000" w:rsidP="00000000" w:rsidRDefault="00000000" w:rsidRPr="00000000" w14:paraId="00000EE6">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EE7">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EE8">
            <w:pPr>
              <w:widowControl w:val="0"/>
              <w:rPr>
                <w:b w:val="1"/>
                <w:bCs w:val="1"/>
                <w:sz w:val="28"/>
                <w:szCs w:val="28"/>
              </w:rPr>
            </w:pPr>
            <w:r w:rsidDel="00000000" w:rsidR="00000000" w:rsidRPr="00000000">
              <w:rPr>
                <w:b w:val="1"/>
                <w:bCs w:val="1"/>
                <w:sz w:val="28"/>
                <w:szCs w:val="28"/>
                <w:rtl w:val="0"/>
              </w:rPr>
              <w:t xml:space="preserve">Section 3 is now closed for review and we are no longer accepting comments. Thank you for your contributions!</w:t>
            </w:r>
          </w:p>
          <w:p w:rsidR="00000000" w:rsidDel="00000000" w:rsidP="00000000" w:rsidRDefault="00000000" w:rsidRPr="00000000" w14:paraId="00000EE9">
            <w:pPr>
              <w:widowControl w:val="0"/>
              <w:rPr>
                <w:sz w:val="28"/>
                <w:szCs w:val="28"/>
              </w:rPr>
            </w:pPr>
            <w:r w:rsidDel="00000000" w:rsidR="00000000" w:rsidRPr="00000000">
              <w:rPr>
                <w:rtl w:val="0"/>
              </w:rPr>
            </w:r>
          </w:p>
          <w:p w:rsidR="00000000" w:rsidDel="00000000" w:rsidP="00000000" w:rsidRDefault="00000000" w:rsidRPr="00000000" w14:paraId="00000EEA">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0EEB">
            <w:pPr>
              <w:widowControl w:val="0"/>
              <w:rPr>
                <w:b w:val="1"/>
                <w:bCs w:val="1"/>
                <w:sz w:val="28"/>
                <w:szCs w:val="28"/>
              </w:rPr>
            </w:pPr>
            <w:r w:rsidDel="00000000" w:rsidR="00000000" w:rsidRPr="00000000">
              <w:rPr>
                <w:rtl w:val="0"/>
              </w:rPr>
            </w:r>
          </w:p>
          <w:p w:rsidR="00000000" w:rsidDel="00000000" w:rsidP="00000000" w:rsidRDefault="00000000" w:rsidRPr="00000000" w14:paraId="00000EEC">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0EED">
      <w:pPr>
        <w:pStyle w:val="Heading1"/>
        <w:spacing w:after="240" w:before="240" w:lineRule="auto"/>
        <w:rPr/>
      </w:pPr>
      <w:bookmarkStart w:colFirst="0" w:colLast="0" w:name="_7pktnjfcxx81" w:id="256"/>
      <w:bookmarkEnd w:id="256"/>
      <w:r w:rsidDel="00000000" w:rsidR="00000000" w:rsidRPr="00000000">
        <w:rPr>
          <w:rtl w:val="0"/>
        </w:rPr>
      </w:r>
    </w:p>
    <w:p w:rsidR="00000000" w:rsidDel="00000000" w:rsidP="00000000" w:rsidRDefault="00000000" w:rsidRPr="00000000" w14:paraId="00000EEE">
      <w:pPr>
        <w:pStyle w:val="Heading1"/>
        <w:spacing w:after="240" w:before="240" w:lineRule="auto"/>
        <w:rPr/>
      </w:pPr>
      <w:bookmarkStart w:colFirst="0" w:colLast="0" w:name="_4lwye55vs17r" w:id="257"/>
      <w:bookmarkEnd w:id="257"/>
      <w:r w:rsidDel="00000000" w:rsidR="00000000" w:rsidRPr="00000000">
        <w:rPr>
          <w:rtl w:val="0"/>
        </w:rPr>
      </w:r>
    </w:p>
    <w:p w:rsidR="00000000" w:rsidDel="00000000" w:rsidP="00000000" w:rsidRDefault="00000000" w:rsidRPr="00000000" w14:paraId="00000EEF">
      <w:pPr>
        <w:pStyle w:val="Heading1"/>
        <w:spacing w:after="240" w:before="240" w:lineRule="auto"/>
        <w:rPr/>
      </w:pPr>
      <w:bookmarkStart w:colFirst="0" w:colLast="0" w:name="_ogts8gxzhvut" w:id="258"/>
      <w:bookmarkEnd w:id="258"/>
      <w:r w:rsidDel="00000000" w:rsidR="00000000" w:rsidRPr="00000000">
        <w:rPr>
          <w:rtl w:val="0"/>
        </w:rPr>
      </w:r>
    </w:p>
    <w:p w:rsidR="00000000" w:rsidDel="00000000" w:rsidP="00000000" w:rsidRDefault="00000000" w:rsidRPr="00000000" w14:paraId="00000EF0">
      <w:pPr>
        <w:pStyle w:val="Heading1"/>
        <w:spacing w:after="240" w:before="240" w:lineRule="auto"/>
        <w:rPr/>
      </w:pPr>
      <w:bookmarkStart w:colFirst="0" w:colLast="0" w:name="_1fgjntt7t7po" w:id="259"/>
      <w:bookmarkEnd w:id="259"/>
      <w:r w:rsidDel="00000000" w:rsidR="00000000" w:rsidRPr="00000000">
        <w:rPr>
          <w:rtl w:val="0"/>
        </w:rPr>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pStyle w:val="Heading1"/>
        <w:spacing w:after="240" w:before="240" w:lineRule="auto"/>
        <w:rPr>
          <w:b w:val="0"/>
          <w:bCs w:val="0"/>
        </w:rPr>
      </w:pPr>
      <w:bookmarkStart w:colFirst="0" w:colLast="0" w:name="_24xkm1pl36y7" w:id="260"/>
      <w:bookmarkEnd w:id="260"/>
      <w:r w:rsidDel="00000000" w:rsidR="00000000" w:rsidRPr="00000000">
        <w:rPr>
          <w:rtl w:val="0"/>
        </w:rPr>
        <w:t xml:space="preserve">Developmental and Lifespan Perspectives</w:t>
      </w:r>
      <w:r w:rsidDel="00000000" w:rsidR="00000000" w:rsidRPr="00000000">
        <w:rPr>
          <w:rtl w:val="0"/>
        </w:rPr>
      </w:r>
    </w:p>
    <w:tbl>
      <w:tblPr>
        <w:tblStyle w:val="Table11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0EF3">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0EF4">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0EF5">
            <w:pPr>
              <w:widowControl w:val="0"/>
              <w:numPr>
                <w:ilvl w:val="0"/>
                <w:numId w:val="199"/>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0EF6">
            <w:pPr>
              <w:widowControl w:val="0"/>
              <w:numPr>
                <w:ilvl w:val="0"/>
                <w:numId w:val="199"/>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0EF7">
            <w:pPr>
              <w:widowControl w:val="0"/>
              <w:numPr>
                <w:ilvl w:val="0"/>
                <w:numId w:val="199"/>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0EF8">
            <w:pPr>
              <w:widowControl w:val="0"/>
              <w:numPr>
                <w:ilvl w:val="0"/>
                <w:numId w:val="199"/>
              </w:numPr>
              <w:spacing w:line="240" w:lineRule="auto"/>
              <w:ind w:left="720" w:hanging="360"/>
            </w:pPr>
            <w:r w:rsidDel="00000000" w:rsidR="00000000" w:rsidRPr="00000000">
              <w:rPr>
                <w:rtl w:val="0"/>
              </w:rPr>
              <w:t xml:space="preserve"> </w:t>
            </w:r>
            <w:ins w:author="Mike Marchand" w:id="319" w:date="2025-12-08T22:20:28Z">
              <w:r w:rsidDel="00000000" w:rsidR="00000000" w:rsidRPr="00000000">
                <w:rPr>
                  <w:rtl w:val="0"/>
                </w:rPr>
                <w:t xml:space="preserve">Michael Marchand, sqilxw, syilx Nation - Cultural Safety Consultant </w:t>
              </w:r>
            </w:ins>
            <w:r w:rsidDel="00000000" w:rsidR="00000000" w:rsidRPr="00000000">
              <w:rPr>
                <w:rtl w:val="0"/>
              </w:rPr>
            </w:r>
          </w:p>
          <w:p w:rsidR="00000000" w:rsidDel="00000000" w:rsidP="00000000" w:rsidRDefault="00000000" w:rsidRPr="00000000" w14:paraId="00000EF9">
            <w:pPr>
              <w:widowControl w:val="0"/>
              <w:numPr>
                <w:ilvl w:val="0"/>
                <w:numId w:val="199"/>
              </w:numPr>
              <w:spacing w:line="240" w:lineRule="auto"/>
              <w:ind w:left="720" w:hanging="360"/>
            </w:pPr>
            <w:r w:rsidDel="00000000" w:rsidR="00000000" w:rsidRPr="00000000">
              <w:rPr>
                <w:rtl w:val="0"/>
              </w:rPr>
              <w:t xml:space="preserve"> </w:t>
            </w:r>
            <w:ins w:author="Canadian Coalition Seniors Mental Health" w:id="320" w:date="2025-12-09T22:12:58Z">
              <w:commentRangeStart w:id="204"/>
              <w:r w:rsidDel="00000000" w:rsidR="00000000" w:rsidRPr="00000000">
                <w:rPr>
                  <w:rtl w:val="0"/>
                </w:rPr>
                <w:t xml:space="preserve">Monique Beneteau, Canadian Coalition for Seniors’ Mental Health</w:t>
              </w:r>
            </w:ins>
            <w:commentRangeEnd w:id="204"/>
            <w:r w:rsidDel="00000000" w:rsidR="00000000" w:rsidRPr="00000000">
              <w:commentReference w:id="204"/>
            </w:r>
            <w:r w:rsidDel="00000000" w:rsidR="00000000" w:rsidRPr="00000000">
              <w:rPr>
                <w:rtl w:val="0"/>
              </w:rPr>
            </w:r>
          </w:p>
          <w:p w:rsidR="00000000" w:rsidDel="00000000" w:rsidP="00000000" w:rsidRDefault="00000000" w:rsidRPr="00000000" w14:paraId="00000EFA">
            <w:pPr>
              <w:widowControl w:val="0"/>
              <w:numPr>
                <w:ilvl w:val="0"/>
                <w:numId w:val="199"/>
              </w:numPr>
              <w:spacing w:line="240" w:lineRule="auto"/>
              <w:ind w:left="720" w:hanging="360"/>
              <w:rPr>
                <w:ins w:author="Ashley Stoltz" w:id="321" w:date="2025-12-15T05:35:22Z"/>
              </w:rPr>
            </w:pPr>
            <w:ins w:author="Ashley Stoltz" w:id="321" w:date="2025-12-15T05:35:22Z">
              <w:r w:rsidDel="00000000" w:rsidR="00000000" w:rsidRPr="00000000">
                <w:rPr>
                  <w:rtl w:val="0"/>
                </w:rPr>
                <w:t xml:space="preserve">Ashley Stoltz, Faculty of Health Sciences, Simon Fraser University</w:t>
              </w:r>
            </w:ins>
          </w:p>
          <w:p w:rsidR="00000000" w:rsidDel="00000000" w:rsidP="00000000" w:rsidRDefault="00000000" w:rsidRPr="00000000" w14:paraId="00000EFB">
            <w:pPr>
              <w:widowControl w:val="0"/>
              <w:numPr>
                <w:ilvl w:val="0"/>
                <w:numId w:val="199"/>
              </w:numPr>
              <w:spacing w:line="240" w:lineRule="auto"/>
              <w:ind w:left="720" w:hanging="360"/>
            </w:pPr>
            <w:r w:rsidDel="00000000" w:rsidR="00000000" w:rsidRPr="00000000">
              <w:rPr>
                <w:rtl w:val="0"/>
              </w:rPr>
            </w:r>
          </w:p>
        </w:tc>
      </w:tr>
    </w:tbl>
    <w:p w:rsidR="00000000" w:rsidDel="00000000" w:rsidP="00000000" w:rsidRDefault="00000000" w:rsidRPr="00000000" w14:paraId="00000EFC">
      <w:pPr>
        <w:spacing w:after="240" w:before="240" w:lineRule="auto"/>
        <w:rPr/>
      </w:pPr>
      <w:r w:rsidDel="00000000" w:rsidR="00000000" w:rsidRPr="00000000">
        <w:rPr>
          <w:rtl w:val="0"/>
        </w:rPr>
      </w:r>
    </w:p>
    <w:tbl>
      <w:tblPr>
        <w:tblStyle w:val="Table11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10665"/>
        <w:tblGridChange w:id="0">
          <w:tblGrid>
            <w:gridCol w:w="2295"/>
            <w:gridCol w:w="10665"/>
          </w:tblGrid>
        </w:tblGridChange>
      </w:tblGrid>
      <w:tr>
        <w:trPr>
          <w:cantSplit w:val="0"/>
          <w:tblHeader w:val="0"/>
        </w:trPr>
        <w:tc>
          <w:tcPr>
            <w:shd w:fill="f9cb9c" w:val="clear"/>
          </w:tcPr>
          <w:p w:rsidR="00000000" w:rsidDel="00000000" w:rsidP="00000000" w:rsidRDefault="00000000" w:rsidRPr="00000000" w14:paraId="00000EFD">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0EFE">
            <w:pPr>
              <w:widowControl w:val="0"/>
              <w:spacing w:after="240" w:before="240" w:line="240" w:lineRule="auto"/>
              <w:rPr/>
            </w:pPr>
            <w:r w:rsidDel="00000000" w:rsidR="00000000" w:rsidRPr="00000000">
              <w:rPr>
                <w:rtl w:val="0"/>
              </w:rPr>
              <w:t xml:space="preserve">Just as social and environmental drivers create the broader context for our emotions, an individual’s developmental stage influences how they interpret and react to that context. Climate emotions aren’t static—they evolve as people move through different phases of life, shaped by their priorities, experiences, and abilities to engage with the challenges they face.</w:t>
            </w:r>
          </w:p>
          <w:p w:rsidR="00000000" w:rsidDel="00000000" w:rsidP="00000000" w:rsidRDefault="00000000" w:rsidRPr="00000000" w14:paraId="00000EFF">
            <w:pPr>
              <w:widowControl w:val="0"/>
              <w:spacing w:after="240" w:before="240" w:line="240" w:lineRule="auto"/>
              <w:rPr/>
            </w:pPr>
            <w:r w:rsidDel="00000000" w:rsidR="00000000" w:rsidRPr="00000000">
              <w:rPr>
                <w:rtl w:val="0"/>
              </w:rPr>
              <w:t xml:space="preserve">For children and adolescents, climate emotions often stem from growing awareness of the crisis combined with a limited sense of agency. Young people are at a stage of life where they are learning about the world and envisioning their future, which makes the existential nature of climate change particularly distressing. For some, this awareness manifests as eco-anxiety, fueled by fears about what their adult lives might look like on a warming planet. Others might channel their emotions into activism, inspired by peers and role models who frame action as a way to reclaim hope. The social environments of young people—family, schools, and media—play a crucial role here, shaping whether their emotions evolve into despair, empowerment, or somewhere in between.</w:t>
            </w:r>
          </w:p>
          <w:p w:rsidR="00000000" w:rsidDel="00000000" w:rsidP="00000000" w:rsidRDefault="00000000" w:rsidRPr="00000000" w14:paraId="00000F00">
            <w:pPr>
              <w:widowControl w:val="0"/>
              <w:spacing w:after="240" w:before="240" w:line="240" w:lineRule="auto"/>
              <w:rPr/>
            </w:pPr>
            <w:r w:rsidDel="00000000" w:rsidR="00000000" w:rsidRPr="00000000">
              <w:rPr>
                <w:rtl w:val="0"/>
              </w:rPr>
              <w:t xml:space="preserve">In early adulthood, climate emotions often intersect with decisions about career, family, and lifestyle. This is a time when people are balancing idealism with pragmatism, grappling with questions about how to align their values with the demands of everyday life. For example, someone might feel guilt or shame over the carbon footprint of their commute or dietary choices, even as they struggle to make ends meet. Climate concerns during this stage are often entangled with questions of identity and purpose, making this a critical period for emotional and social support.</w:t>
            </w:r>
          </w:p>
          <w:p w:rsidR="00000000" w:rsidDel="00000000" w:rsidP="00000000" w:rsidRDefault="00000000" w:rsidRPr="00000000" w14:paraId="00000F01">
            <w:pPr>
              <w:widowControl w:val="0"/>
              <w:spacing w:after="240" w:before="240" w:line="240" w:lineRule="auto"/>
              <w:rPr/>
            </w:pPr>
            <w:r w:rsidDel="00000000" w:rsidR="00000000" w:rsidRPr="00000000">
              <w:rPr>
                <w:rtl w:val="0"/>
              </w:rPr>
              <w:t xml:space="preserve">Midlife, for many, brings a shift in perspective as responsibilities expand to include families, careers, and communities. For parents, climate emotions can take on an added dimension of urgency, driven by concerns for their children’s future. The emotions here might be more complex, blending grief for what’s already been lost with anger or frustration at the slow pace of change. Yet, midlife can also be a time of great resilience, as people draw on their life experience and established social networks to take meaningful action, whether that’s joining local initiatives or advocating for policy change.</w:t>
            </w:r>
          </w:p>
          <w:p w:rsidR="00000000" w:rsidDel="00000000" w:rsidP="00000000" w:rsidRDefault="00000000" w:rsidRPr="00000000" w14:paraId="00000F02">
            <w:pPr>
              <w:widowControl w:val="0"/>
              <w:spacing w:after="240" w:before="240" w:line="240" w:lineRule="auto"/>
              <w:rPr/>
            </w:pPr>
            <w:r w:rsidDel="00000000" w:rsidR="00000000" w:rsidRPr="00000000">
              <w:rPr>
                <w:rtl w:val="0"/>
              </w:rPr>
              <w:t xml:space="preserve">For older adults, climate emotions are shaped by a lifetime of experiences and a different sense of time. Some may feel grief or solastalgia as they witness firsthand the environmental changes that have unfolded over decades—landscapes they’ve known their whole lives disappearing, species they remember as children no longer present. At the same time, older adults often serve as wisdom-keepers, offering historical perspective and grounding resilience for younger generations. However, they may also feel excluded from climate conversations or activism due to ageism or mobility challenges, underscoring the importance of intergenerational approaches that honor their contributions.</w:t>
            </w:r>
          </w:p>
          <w:p w:rsidR="00000000" w:rsidDel="00000000" w:rsidP="00000000" w:rsidRDefault="00000000" w:rsidRPr="00000000" w14:paraId="00000F03">
            <w:pPr>
              <w:widowControl w:val="0"/>
              <w:spacing w:after="240" w:before="240" w:line="240" w:lineRule="auto"/>
              <w:rPr/>
            </w:pPr>
            <w:r w:rsidDel="00000000" w:rsidR="00000000" w:rsidRPr="00000000">
              <w:rPr>
                <w:rtl w:val="0"/>
              </w:rPr>
              <w:t xml:space="preserve">Across all stages of life, there is a shared need for connection and validation. Whether someone is a teenager frightened by their first news of melting ice caps or a retiree mourning the loss of a familiar coastline, their emotions are a functional response to the reality they face. By recognizing how these responses shift and evolve over the lifespan, we can provide targeted support that respects where people are in their journey. This developmental lens helps us meet people where they are, whether through education, community engagement, or policies that address specific age-related concerns.</w:t>
            </w:r>
          </w:p>
          <w:p w:rsidR="00000000" w:rsidDel="00000000" w:rsidP="00000000" w:rsidRDefault="00000000" w:rsidRPr="00000000" w14:paraId="00000F04">
            <w:pPr>
              <w:widowControl w:val="0"/>
              <w:spacing w:after="240" w:before="240" w:line="240" w:lineRule="auto"/>
              <w:rPr/>
            </w:pPr>
            <w:r w:rsidDel="00000000" w:rsidR="00000000" w:rsidRPr="00000000">
              <w:rPr>
                <w:rtl w:val="0"/>
              </w:rPr>
              <w:t xml:space="preserve">In the next section, we’ll expand this perspective to consider how overlapping factors like marginalization and vulnerability further shape the emotional landscape of climate change, adding critical nuance to our understanding of who feels the burden most and why. Together, these insights deepen our capacity to respond with compassion and create solutions that are both inclusive and effective.</w:t>
            </w:r>
          </w:p>
        </w:tc>
      </w:tr>
      <w:tr>
        <w:trPr>
          <w:cantSplit w:val="0"/>
          <w:tblHeader w:val="0"/>
        </w:trPr>
        <w:tc>
          <w:tcPr>
            <w:shd w:fill="ea9999" w:val="clear"/>
          </w:tcPr>
          <w:p w:rsidR="00000000" w:rsidDel="00000000" w:rsidP="00000000" w:rsidRDefault="00000000" w:rsidRPr="00000000" w14:paraId="00000F05">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0F06">
            <w:pPr>
              <w:spacing w:after="240" w:before="240" w:lineRule="auto"/>
              <w:rPr/>
            </w:pPr>
            <w:r w:rsidDel="00000000" w:rsidR="00000000" w:rsidRPr="00000000">
              <w:rPr>
                <w:rtl w:val="0"/>
              </w:rPr>
              <w:t xml:space="preserve">Understanding how climate emotions evolve across different stages of life is essential for providing targeted support and fostering resilience. From childhood awareness to the reflective wisdom of older adulthood, each developmental stage shapes how individuals perceive and respond to the realities of climate change. This lesson explores the dynamic nature of climate emotions throughout the lifespan, highlighting the unique challenges and opportunities at each stage and offering strategies to support individuals in translating their emotions into meaningful climate action.</w:t>
            </w:r>
          </w:p>
          <w:p w:rsidR="00000000" w:rsidDel="00000000" w:rsidP="00000000" w:rsidRDefault="00000000" w:rsidRPr="00000000" w14:paraId="00000F07">
            <w:pPr>
              <w:spacing w:after="240" w:before="240" w:lineRule="auto"/>
              <w:rPr/>
            </w:pPr>
            <w:r w:rsidDel="00000000" w:rsidR="00000000" w:rsidRPr="00000000">
              <w:rPr>
                <w:rtl w:val="0"/>
              </w:rPr>
            </w:r>
          </w:p>
          <w:tbl>
            <w:tblPr>
              <w:tblStyle w:val="Table116"/>
              <w:tblW w:w="10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5"/>
              <w:tblGridChange w:id="0">
                <w:tblGrid>
                  <w:gridCol w:w="10465"/>
                </w:tblGrid>
              </w:tblGridChange>
            </w:tblGrid>
            <w:tr>
              <w:trPr>
                <w:cantSplit w:val="0"/>
                <w:tblHeader w:val="0"/>
              </w:trPr>
              <w:tc>
                <w:tcPr>
                  <w:shd w:fill="d86564" w:val="clear"/>
                </w:tcPr>
                <w:p w:rsidR="00000000" w:rsidDel="00000000" w:rsidP="00000000" w:rsidRDefault="00000000" w:rsidRPr="00000000" w14:paraId="00000F08">
                  <w:pPr>
                    <w:pStyle w:val="Heading2"/>
                    <w:spacing w:after="240" w:before="240" w:lineRule="auto"/>
                    <w:rPr/>
                  </w:pPr>
                  <w:bookmarkStart w:colFirst="0" w:colLast="0" w:name="_irt87430xjh7" w:id="261"/>
                  <w:bookmarkEnd w:id="261"/>
                  <w:r w:rsidDel="00000000" w:rsidR="00000000" w:rsidRPr="00000000">
                    <w:rPr>
                      <w:rtl w:val="0"/>
                    </w:rPr>
                    <w:t xml:space="preserve">Developmental and Lifespan Perspectives on Climate Emotions</w:t>
                  </w:r>
                </w:p>
                <w:p w:rsidR="00000000" w:rsidDel="00000000" w:rsidP="00000000" w:rsidRDefault="00000000" w:rsidRPr="00000000" w14:paraId="00000F09">
                  <w:pPr>
                    <w:spacing w:after="240" w:before="240" w:lineRule="auto"/>
                    <w:rPr/>
                  </w:pPr>
                  <w:r w:rsidDel="00000000" w:rsidR="00000000" w:rsidRPr="00000000">
                    <w:rPr>
                      <w:rtl w:val="0"/>
                    </w:rPr>
                    <w:t xml:space="preserve">Climate emotions are not static; they change and deepen as individuals progress through various life stages. A developmental and lifespan perspective allows us to appreciate how cognitive abilities, social roles, and life experiences influence emotional responses to climate change. By understanding these shifts, we can better support individuals in navigating their emotional landscapes and empower them to engage proactively with environmental challenges.</w:t>
                  </w:r>
                </w:p>
                <w:p w:rsidR="00000000" w:rsidDel="00000000" w:rsidP="00000000" w:rsidRDefault="00000000" w:rsidRPr="00000000" w14:paraId="00000F0A">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0F0B">
                  <w:pPr>
                    <w:numPr>
                      <w:ilvl w:val="0"/>
                      <w:numId w:val="354"/>
                    </w:numPr>
                    <w:spacing w:after="240" w:before="240" w:lineRule="auto"/>
                    <w:ind w:left="720" w:hanging="360"/>
                    <w:rPr>
                      <w:b w:val="1"/>
                      <w:bCs w:val="1"/>
                    </w:rPr>
                  </w:pPr>
                  <w:r w:rsidDel="00000000" w:rsidR="00000000" w:rsidRPr="00000000">
                    <w:rPr>
                      <w:b w:val="1"/>
                      <w:bCs w:val="1"/>
                      <w:rtl w:val="0"/>
                    </w:rPr>
                    <w:t xml:space="preserve">Childhood and Adolescence: Awakening to the Crisis</w:t>
                  </w:r>
                </w:p>
                <w:p w:rsidR="00000000" w:rsidDel="00000000" w:rsidP="00000000" w:rsidRDefault="00000000" w:rsidRPr="00000000" w14:paraId="00000F0C">
                  <w:pPr>
                    <w:spacing w:after="240" w:before="240" w:lineRule="auto"/>
                    <w:ind w:left="720" w:firstLine="0"/>
                    <w:rPr/>
                  </w:pPr>
                  <w:r w:rsidDel="00000000" w:rsidR="00000000" w:rsidRPr="00000000">
                    <w:rPr>
                      <w:rtl w:val="0"/>
                    </w:rPr>
                    <w:t xml:space="preserve">As children grow into adolescents, their increasing cognitive abilities enable them to comprehend the complex and often alarming realities of climate change. This heightened awareness can evoke powerful emotions such as eco-anxiety and fear for the future.</w:t>
                  </w:r>
                </w:p>
                <w:p w:rsidR="00000000" w:rsidDel="00000000" w:rsidP="00000000" w:rsidRDefault="00000000" w:rsidRPr="00000000" w14:paraId="00000F0D">
                  <w:pPr>
                    <w:numPr>
                      <w:ilvl w:val="1"/>
                      <w:numId w:val="354"/>
                    </w:numPr>
                    <w:spacing w:after="0" w:afterAutospacing="0" w:before="240" w:lineRule="auto"/>
                    <w:ind w:left="1440" w:hanging="360"/>
                    <w:rPr>
                      <w:b w:val="1"/>
                      <w:bCs w:val="1"/>
                    </w:rPr>
                  </w:pPr>
                  <w:r w:rsidDel="00000000" w:rsidR="00000000" w:rsidRPr="00000000">
                    <w:rPr>
                      <w:b w:val="1"/>
                      <w:bCs w:val="1"/>
                      <w:rtl w:val="0"/>
                    </w:rPr>
                    <w:t xml:space="preserve">Emotional Responses in Youth</w:t>
                  </w:r>
                </w:p>
                <w:p w:rsidR="00000000" w:rsidDel="00000000" w:rsidP="00000000" w:rsidRDefault="00000000" w:rsidRPr="00000000" w14:paraId="00000F0E">
                  <w:pPr>
                    <w:numPr>
                      <w:ilvl w:val="2"/>
                      <w:numId w:val="354"/>
                    </w:numPr>
                    <w:spacing w:after="0" w:afterAutospacing="0" w:before="0" w:beforeAutospacing="0" w:lineRule="auto"/>
                    <w:ind w:left="2160" w:hanging="360"/>
                  </w:pPr>
                  <w:r w:rsidDel="00000000" w:rsidR="00000000" w:rsidRPr="00000000">
                    <w:rPr>
                      <w:b w:val="1"/>
                      <w:bCs w:val="1"/>
                      <w:rtl w:val="0"/>
                    </w:rPr>
                    <w:t xml:space="preserve">Eco-Anxiety and Fear of the Future</w:t>
                    <w:br w:type="textWrapping"/>
                  </w:r>
                  <w:r w:rsidDel="00000000" w:rsidR="00000000" w:rsidRPr="00000000">
                    <w:rPr>
                      <w:rtl w:val="0"/>
                    </w:rPr>
                    <w:t xml:space="preserve">Children and adolescents begin to grasp the long-term implications of climate change, leading to anxiety about their future and the planet's well-being. Jean Piaget’s stages of cognitive development highlight that as young people enter the formal operational stage around age 12, they can think abstractly about large-scale issues like climate change, intensifying their emotional responses.</w:t>
                  </w:r>
                </w:p>
                <w:p w:rsidR="00000000" w:rsidDel="00000000" w:rsidP="00000000" w:rsidRDefault="00000000" w:rsidRPr="00000000" w14:paraId="00000F0F">
                  <w:pPr>
                    <w:numPr>
                      <w:ilvl w:val="1"/>
                      <w:numId w:val="354"/>
                    </w:numPr>
                    <w:spacing w:after="0" w:afterAutospacing="0" w:before="0" w:beforeAutospacing="0" w:lineRule="auto"/>
                    <w:ind w:left="1440" w:hanging="360"/>
                    <w:rPr>
                      <w:b w:val="1"/>
                      <w:bCs w:val="1"/>
                    </w:rPr>
                  </w:pPr>
                  <w:r w:rsidDel="00000000" w:rsidR="00000000" w:rsidRPr="00000000">
                    <w:rPr>
                      <w:b w:val="1"/>
                      <w:bCs w:val="1"/>
                      <w:rtl w:val="0"/>
                    </w:rPr>
                    <w:t xml:space="preserve">The Role of Social Influences</w:t>
                  </w:r>
                </w:p>
                <w:p w:rsidR="00000000" w:rsidDel="00000000" w:rsidP="00000000" w:rsidRDefault="00000000" w:rsidRPr="00000000" w14:paraId="00000F10">
                  <w:pPr>
                    <w:numPr>
                      <w:ilvl w:val="2"/>
                      <w:numId w:val="354"/>
                    </w:numPr>
                    <w:spacing w:after="0" w:afterAutospacing="0" w:before="0" w:beforeAutospacing="0" w:lineRule="auto"/>
                    <w:ind w:left="2160" w:hanging="360"/>
                  </w:pPr>
                  <w:r w:rsidDel="00000000" w:rsidR="00000000" w:rsidRPr="00000000">
                    <w:rPr>
                      <w:b w:val="1"/>
                      <w:bCs w:val="1"/>
                      <w:rtl w:val="0"/>
                    </w:rPr>
                    <w:t xml:space="preserve">Family, Schools, and Media</w:t>
                    <w:br w:type="textWrapping"/>
                  </w:r>
                  <w:r w:rsidDel="00000000" w:rsidR="00000000" w:rsidRPr="00000000">
                    <w:rPr>
                      <w:rtl w:val="0"/>
                    </w:rPr>
                    <w:t xml:space="preserve">Social environments significantly shape how young people experience climate emotions. According to Albert Bandura’s Social Learning Theory, role models such as parents, educators, and activists influence youth by modeling emotional and behavioral responses to climate issues. For instance, activists like Greta Thunberg inspire many young individuals to channel their eco-anxiety into proactive climate action.</w:t>
                  </w:r>
                </w:p>
                <w:p w:rsidR="00000000" w:rsidDel="00000000" w:rsidP="00000000" w:rsidRDefault="00000000" w:rsidRPr="00000000" w14:paraId="00000F11">
                  <w:pPr>
                    <w:numPr>
                      <w:ilvl w:val="1"/>
                      <w:numId w:val="354"/>
                    </w:numPr>
                    <w:spacing w:after="0" w:afterAutospacing="0" w:before="0" w:beforeAutospacing="0" w:lineRule="auto"/>
                    <w:ind w:left="1440" w:hanging="360"/>
                    <w:rPr>
                      <w:b w:val="1"/>
                      <w:bCs w:val="1"/>
                    </w:rPr>
                  </w:pPr>
                  <w:r w:rsidDel="00000000" w:rsidR="00000000" w:rsidRPr="00000000">
                    <w:rPr>
                      <w:b w:val="1"/>
                      <w:bCs w:val="1"/>
                      <w:rtl w:val="0"/>
                    </w:rPr>
                    <w:t xml:space="preserve">Challenges and Opportunities</w:t>
                  </w:r>
                </w:p>
                <w:p w:rsidR="00000000" w:rsidDel="00000000" w:rsidP="00000000" w:rsidRDefault="00000000" w:rsidRPr="00000000" w14:paraId="00000F12">
                  <w:pPr>
                    <w:numPr>
                      <w:ilvl w:val="2"/>
                      <w:numId w:val="354"/>
                    </w:numPr>
                    <w:spacing w:after="0" w:afterAutospacing="0" w:before="0" w:beforeAutospacing="0" w:lineRule="auto"/>
                    <w:ind w:left="2160" w:hanging="360"/>
                  </w:pPr>
                  <w:r w:rsidDel="00000000" w:rsidR="00000000" w:rsidRPr="00000000">
                    <w:rPr>
                      <w:b w:val="1"/>
                      <w:bCs w:val="1"/>
                      <w:rtl w:val="0"/>
                    </w:rPr>
                    <w:t xml:space="preserve">Limited Agency vs. Empowerment</w:t>
                    <w:br w:type="textWrapping"/>
                  </w:r>
                  <w:r w:rsidDel="00000000" w:rsidR="00000000" w:rsidRPr="00000000">
                    <w:rPr>
                      <w:rtl w:val="0"/>
                    </w:rPr>
                    <w:t xml:space="preserve">While young people may feel limited in their ability to effect change, structured opportunities for engagement, such as school climate clubs and community projects, can foster a sense of empowerment. Erik Erikson’s psychosocial stages emphasize the importance of developing a sense of purpose during adolescence, which can be supported through activism and community involvement, transforming feelings of helplessness into motivated action.</w:t>
                  </w:r>
                </w:p>
                <w:p w:rsidR="00000000" w:rsidDel="00000000" w:rsidP="00000000" w:rsidRDefault="00000000" w:rsidRPr="00000000" w14:paraId="00000F13">
                  <w:pPr>
                    <w:numPr>
                      <w:ilvl w:val="0"/>
                      <w:numId w:val="354"/>
                    </w:numPr>
                    <w:spacing w:after="240" w:before="0" w:beforeAutospacing="0" w:lineRule="auto"/>
                    <w:ind w:left="720" w:hanging="360"/>
                    <w:rPr>
                      <w:b w:val="1"/>
                      <w:bCs w:val="1"/>
                    </w:rPr>
                  </w:pPr>
                  <w:r w:rsidDel="00000000" w:rsidR="00000000" w:rsidRPr="00000000">
                    <w:rPr>
                      <w:b w:val="1"/>
                      <w:bCs w:val="1"/>
                      <w:rtl w:val="0"/>
                    </w:rPr>
                    <w:t xml:space="preserve">Early Adulthood: Balancing Idealism and Pragmatism</w:t>
                  </w:r>
                </w:p>
                <w:p w:rsidR="00000000" w:rsidDel="00000000" w:rsidP="00000000" w:rsidRDefault="00000000" w:rsidRPr="00000000" w14:paraId="00000F14">
                  <w:pPr>
                    <w:spacing w:after="240" w:before="240" w:lineRule="auto"/>
                    <w:ind w:left="720" w:firstLine="0"/>
                    <w:rPr/>
                  </w:pPr>
                  <w:r w:rsidDel="00000000" w:rsidR="00000000" w:rsidRPr="00000000">
                    <w:rPr>
                      <w:rtl w:val="0"/>
                    </w:rPr>
                    <w:t xml:space="preserve">In early adulthood, individuals grapple with aligning their climate values with emerging independence, career aspirations, and lifestyle choices. This stage is marked by a complex interplay of hope and guilt as they strive to balance idealism with practical realities.</w:t>
                  </w:r>
                </w:p>
                <w:p w:rsidR="00000000" w:rsidDel="00000000" w:rsidP="00000000" w:rsidRDefault="00000000" w:rsidRPr="00000000" w14:paraId="00000F15">
                  <w:pPr>
                    <w:numPr>
                      <w:ilvl w:val="1"/>
                      <w:numId w:val="354"/>
                    </w:numPr>
                    <w:spacing w:after="0" w:afterAutospacing="0" w:before="240" w:lineRule="auto"/>
                    <w:ind w:left="1440" w:hanging="360"/>
                    <w:rPr>
                      <w:b w:val="1"/>
                      <w:bCs w:val="1"/>
                    </w:rPr>
                  </w:pPr>
                  <w:r w:rsidDel="00000000" w:rsidR="00000000" w:rsidRPr="00000000">
                    <w:rPr>
                      <w:b w:val="1"/>
                      <w:bCs w:val="1"/>
                      <w:rtl w:val="0"/>
                    </w:rPr>
                    <w:t xml:space="preserve">Emotional Complexity</w:t>
                  </w:r>
                </w:p>
                <w:p w:rsidR="00000000" w:rsidDel="00000000" w:rsidP="00000000" w:rsidRDefault="00000000" w:rsidRPr="00000000" w14:paraId="00000F16">
                  <w:pPr>
                    <w:numPr>
                      <w:ilvl w:val="2"/>
                      <w:numId w:val="354"/>
                    </w:numPr>
                    <w:spacing w:after="0" w:afterAutospacing="0" w:before="0" w:beforeAutospacing="0" w:lineRule="auto"/>
                    <w:ind w:left="2160" w:hanging="360"/>
                  </w:pPr>
                  <w:r w:rsidDel="00000000" w:rsidR="00000000" w:rsidRPr="00000000">
                    <w:rPr>
                      <w:b w:val="1"/>
                      <w:bCs w:val="1"/>
                      <w:rtl w:val="0"/>
                    </w:rPr>
                    <w:t xml:space="preserve">Hope and Guilt</w:t>
                    <w:br w:type="textWrapping"/>
                  </w:r>
                  <w:r w:rsidDel="00000000" w:rsidR="00000000" w:rsidRPr="00000000">
                    <w:rPr>
                      <w:rtl w:val="0"/>
                    </w:rPr>
                    <w:t xml:space="preserve">Young adults often experience a mix of hope for a sustainable future and guilt over actions that may contradict their environmental values. For example, choosing between a high-paying job in an unsustainable industry and a lower-paying role aligned with environmental values can create internal conflict.</w:t>
                  </w:r>
                </w:p>
                <w:p w:rsidR="00000000" w:rsidDel="00000000" w:rsidP="00000000" w:rsidRDefault="00000000" w:rsidRPr="00000000" w14:paraId="00000F17">
                  <w:pPr>
                    <w:numPr>
                      <w:ilvl w:val="1"/>
                      <w:numId w:val="354"/>
                    </w:numPr>
                    <w:spacing w:after="0" w:afterAutospacing="0" w:before="0" w:beforeAutospacing="0" w:lineRule="auto"/>
                    <w:ind w:left="1440" w:hanging="360"/>
                    <w:rPr>
                      <w:b w:val="1"/>
                      <w:bCs w:val="1"/>
                    </w:rPr>
                  </w:pPr>
                  <w:r w:rsidDel="00000000" w:rsidR="00000000" w:rsidRPr="00000000">
                    <w:rPr>
                      <w:b w:val="1"/>
                      <w:bCs w:val="1"/>
                      <w:rtl w:val="0"/>
                    </w:rPr>
                    <w:t xml:space="preserve">Identity and Purpose</w:t>
                  </w:r>
                </w:p>
                <w:p w:rsidR="00000000" w:rsidDel="00000000" w:rsidP="00000000" w:rsidRDefault="00000000" w:rsidRPr="00000000" w14:paraId="00000F18">
                  <w:pPr>
                    <w:numPr>
                      <w:ilvl w:val="2"/>
                      <w:numId w:val="354"/>
                    </w:numPr>
                    <w:spacing w:after="0" w:afterAutospacing="0" w:before="0" w:beforeAutospacing="0" w:lineRule="auto"/>
                    <w:ind w:left="2160" w:hanging="360"/>
                  </w:pPr>
                  <w:r w:rsidDel="00000000" w:rsidR="00000000" w:rsidRPr="00000000">
                    <w:rPr>
                      <w:b w:val="1"/>
                      <w:bCs w:val="1"/>
                      <w:rtl w:val="0"/>
                    </w:rPr>
                    <w:t xml:space="preserve">Intersecting with Broader Questions</w:t>
                    <w:br w:type="textWrapping"/>
                  </w:r>
                  <w:r w:rsidDel="00000000" w:rsidR="00000000" w:rsidRPr="00000000">
                    <w:rPr>
                      <w:rtl w:val="0"/>
                    </w:rPr>
                    <w:t xml:space="preserve">Climate emotions intersect with broader questions of purpose and belonging, making this a critical period for social and emotional support. Finding a sense of identity that incorporates environmental stewardship can enhance personal fulfillment and commitment to climate action.</w:t>
                  </w:r>
                </w:p>
                <w:p w:rsidR="00000000" w:rsidDel="00000000" w:rsidP="00000000" w:rsidRDefault="00000000" w:rsidRPr="00000000" w14:paraId="00000F19">
                  <w:pPr>
                    <w:numPr>
                      <w:ilvl w:val="1"/>
                      <w:numId w:val="354"/>
                    </w:numPr>
                    <w:spacing w:after="0" w:afterAutospacing="0" w:before="0" w:beforeAutospacing="0" w:lineRule="auto"/>
                    <w:ind w:left="1440" w:hanging="360"/>
                    <w:rPr>
                      <w:b w:val="1"/>
                      <w:bCs w:val="1"/>
                    </w:rPr>
                  </w:pPr>
                  <w:r w:rsidDel="00000000" w:rsidR="00000000" w:rsidRPr="00000000">
                    <w:rPr>
                      <w:b w:val="1"/>
                      <w:bCs w:val="1"/>
                      <w:rtl w:val="0"/>
                    </w:rPr>
                    <w:t xml:space="preserve">The Role of Social Networks</w:t>
                  </w:r>
                </w:p>
                <w:p w:rsidR="00000000" w:rsidDel="00000000" w:rsidP="00000000" w:rsidRDefault="00000000" w:rsidRPr="00000000" w14:paraId="00000F1A">
                  <w:pPr>
                    <w:numPr>
                      <w:ilvl w:val="2"/>
                      <w:numId w:val="354"/>
                    </w:numPr>
                    <w:spacing w:after="0" w:afterAutospacing="0" w:before="0" w:beforeAutospacing="0" w:lineRule="auto"/>
                    <w:ind w:left="2160" w:hanging="360"/>
                  </w:pPr>
                  <w:r w:rsidDel="00000000" w:rsidR="00000000" w:rsidRPr="00000000">
                    <w:rPr>
                      <w:b w:val="1"/>
                      <w:bCs w:val="1"/>
                      <w:rtl w:val="0"/>
                    </w:rPr>
                    <w:t xml:space="preserve">Peer Influence and Workplace Culture</w:t>
                    <w:br w:type="textWrapping"/>
                  </w:r>
                  <w:r w:rsidDel="00000000" w:rsidR="00000000" w:rsidRPr="00000000">
                    <w:rPr>
                      <w:rtl w:val="0"/>
                    </w:rPr>
                    <w:t xml:space="preserve">Social networks, including peers and workplace environments, play a pivotal role in shaping climate emotions and behaviors. Supportive environments encourage sustainable behaviors and reduce feelings of guilt or resignation, while unsupportive ones may reinforce negative emotions. Building strong, like-minded networks can enhance motivation and collective efficacy.</w:t>
                  </w:r>
                </w:p>
                <w:p w:rsidR="00000000" w:rsidDel="00000000" w:rsidP="00000000" w:rsidRDefault="00000000" w:rsidRPr="00000000" w14:paraId="00000F1B">
                  <w:pPr>
                    <w:numPr>
                      <w:ilvl w:val="0"/>
                      <w:numId w:val="354"/>
                    </w:numPr>
                    <w:spacing w:after="240" w:before="0" w:beforeAutospacing="0" w:lineRule="auto"/>
                    <w:ind w:left="720" w:hanging="360"/>
                    <w:rPr>
                      <w:b w:val="1"/>
                      <w:bCs w:val="1"/>
                    </w:rPr>
                  </w:pPr>
                  <w:r w:rsidDel="00000000" w:rsidR="00000000" w:rsidRPr="00000000">
                    <w:rPr>
                      <w:b w:val="1"/>
                      <w:bCs w:val="1"/>
                      <w:rtl w:val="0"/>
                    </w:rPr>
                    <w:t xml:space="preserve">Midlife: Responsibility and Complexity</w:t>
                  </w:r>
                </w:p>
                <w:p w:rsidR="00000000" w:rsidDel="00000000" w:rsidP="00000000" w:rsidRDefault="00000000" w:rsidRPr="00000000" w14:paraId="00000F1C">
                  <w:pPr>
                    <w:spacing w:after="240" w:before="240" w:lineRule="auto"/>
                    <w:ind w:left="720" w:firstLine="0"/>
                    <w:rPr/>
                  </w:pPr>
                  <w:r w:rsidDel="00000000" w:rsidR="00000000" w:rsidRPr="00000000">
                    <w:rPr>
                      <w:rtl w:val="0"/>
                    </w:rPr>
                    <w:t xml:space="preserve">Midlife is characterized by a heightened sense of responsibility, often linked to concerns about future generations and the sustainability of communities. Individuals in this stage navigate blended emotions of grief, frustration, and hope, drawing on their life experiences to contribute meaningfully to climate initiatives.</w:t>
                  </w:r>
                </w:p>
                <w:p w:rsidR="00000000" w:rsidDel="00000000" w:rsidP="00000000" w:rsidRDefault="00000000" w:rsidRPr="00000000" w14:paraId="00000F1D">
                  <w:pPr>
                    <w:numPr>
                      <w:ilvl w:val="1"/>
                      <w:numId w:val="354"/>
                    </w:numPr>
                    <w:spacing w:after="0" w:afterAutospacing="0" w:before="240" w:lineRule="auto"/>
                    <w:ind w:left="1440" w:hanging="360"/>
                    <w:rPr>
                      <w:b w:val="1"/>
                      <w:bCs w:val="1"/>
                    </w:rPr>
                  </w:pPr>
                  <w:r w:rsidDel="00000000" w:rsidR="00000000" w:rsidRPr="00000000">
                    <w:rPr>
                      <w:b w:val="1"/>
                      <w:bCs w:val="1"/>
                      <w:rtl w:val="0"/>
                    </w:rPr>
                    <w:t xml:space="preserve">Parental Climate Emotions</w:t>
                  </w:r>
                </w:p>
                <w:p w:rsidR="00000000" w:rsidDel="00000000" w:rsidP="00000000" w:rsidRDefault="00000000" w:rsidRPr="00000000" w14:paraId="00000F1E">
                  <w:pPr>
                    <w:numPr>
                      <w:ilvl w:val="2"/>
                      <w:numId w:val="354"/>
                    </w:numPr>
                    <w:spacing w:after="0" w:afterAutospacing="0" w:before="0" w:beforeAutospacing="0" w:lineRule="auto"/>
                    <w:ind w:left="2160" w:hanging="360"/>
                  </w:pPr>
                  <w:r w:rsidDel="00000000" w:rsidR="00000000" w:rsidRPr="00000000">
                    <w:rPr>
                      <w:b w:val="1"/>
                      <w:bCs w:val="1"/>
                      <w:rtl w:val="0"/>
                    </w:rPr>
                    <w:t xml:space="preserve">Attachment Theory</w:t>
                    <w:br w:type="textWrapping"/>
                  </w:r>
                  <w:r w:rsidDel="00000000" w:rsidR="00000000" w:rsidRPr="00000000">
                    <w:rPr>
                      <w:rtl w:val="0"/>
                    </w:rPr>
                    <w:t xml:space="preserve">Parents often view climate emotions through the lens of their children’s futures. John Bowlby’s Attachment Theory suggests that parental concern is deeply rooted in the drive to protect one’s offspring, intensifying emotional responses to climate threats and motivating protective actions.</w:t>
                  </w:r>
                </w:p>
                <w:p w:rsidR="00000000" w:rsidDel="00000000" w:rsidP="00000000" w:rsidRDefault="00000000" w:rsidRPr="00000000" w14:paraId="00000F1F">
                  <w:pPr>
                    <w:numPr>
                      <w:ilvl w:val="1"/>
                      <w:numId w:val="354"/>
                    </w:numPr>
                    <w:spacing w:after="0" w:afterAutospacing="0" w:before="0" w:beforeAutospacing="0" w:lineRule="auto"/>
                    <w:ind w:left="1440" w:hanging="360"/>
                    <w:rPr>
                      <w:b w:val="1"/>
                      <w:bCs w:val="1"/>
                    </w:rPr>
                  </w:pPr>
                  <w:r w:rsidDel="00000000" w:rsidR="00000000" w:rsidRPr="00000000">
                    <w:rPr>
                      <w:b w:val="1"/>
                      <w:bCs w:val="1"/>
                      <w:rtl w:val="0"/>
                    </w:rPr>
                    <w:t xml:space="preserve">Blended Emotions</w:t>
                  </w:r>
                </w:p>
                <w:p w:rsidR="00000000" w:rsidDel="00000000" w:rsidP="00000000" w:rsidRDefault="00000000" w:rsidRPr="00000000" w14:paraId="00000F20">
                  <w:pPr>
                    <w:numPr>
                      <w:ilvl w:val="2"/>
                      <w:numId w:val="354"/>
                    </w:numPr>
                    <w:spacing w:after="0" w:afterAutospacing="0" w:before="0" w:beforeAutospacing="0" w:lineRule="auto"/>
                    <w:ind w:left="2160" w:hanging="360"/>
                  </w:pPr>
                  <w:r w:rsidDel="00000000" w:rsidR="00000000" w:rsidRPr="00000000">
                    <w:rPr>
                      <w:b w:val="1"/>
                      <w:bCs w:val="1"/>
                      <w:rtl w:val="0"/>
                    </w:rPr>
                    <w:t xml:space="preserve">Grief, Frustration, and Hope</w:t>
                    <w:br w:type="textWrapping"/>
                  </w:r>
                  <w:r w:rsidDel="00000000" w:rsidR="00000000" w:rsidRPr="00000000">
                    <w:rPr>
                      <w:rtl w:val="0"/>
                    </w:rPr>
                    <w:t xml:space="preserve">Climate emotions in midlife involve a combination of grief for environmental losses, frustration at systemic inaction, and hope inspired by community efforts. Erik Erikson’s stage of Generativity vs. Stagnation emphasizes the desire to contribute to the well-being of future generations, which can manifest as activism or local leadership in climate initiatives.</w:t>
                  </w:r>
                </w:p>
                <w:p w:rsidR="00000000" w:rsidDel="00000000" w:rsidP="00000000" w:rsidRDefault="00000000" w:rsidRPr="00000000" w14:paraId="00000F21">
                  <w:pPr>
                    <w:numPr>
                      <w:ilvl w:val="1"/>
                      <w:numId w:val="354"/>
                    </w:numPr>
                    <w:spacing w:after="0" w:afterAutospacing="0" w:before="0" w:beforeAutospacing="0" w:lineRule="auto"/>
                    <w:ind w:left="1440" w:hanging="360"/>
                    <w:rPr>
                      <w:b w:val="1"/>
                      <w:bCs w:val="1"/>
                    </w:rPr>
                  </w:pPr>
                  <w:r w:rsidDel="00000000" w:rsidR="00000000" w:rsidRPr="00000000">
                    <w:rPr>
                      <w:b w:val="1"/>
                      <w:bCs w:val="1"/>
                      <w:rtl w:val="0"/>
                    </w:rPr>
                    <w:t xml:space="preserve">Drawing on Life Experience</w:t>
                  </w:r>
                </w:p>
                <w:p w:rsidR="00000000" w:rsidDel="00000000" w:rsidP="00000000" w:rsidRDefault="00000000" w:rsidRPr="00000000" w14:paraId="00000F22">
                  <w:pPr>
                    <w:numPr>
                      <w:ilvl w:val="2"/>
                      <w:numId w:val="354"/>
                    </w:numPr>
                    <w:spacing w:after="0" w:afterAutospacing="0" w:before="0" w:beforeAutospacing="0" w:lineRule="auto"/>
                    <w:ind w:left="2160" w:hanging="360"/>
                  </w:pPr>
                  <w:r w:rsidDel="00000000" w:rsidR="00000000" w:rsidRPr="00000000">
                    <w:rPr>
                      <w:b w:val="1"/>
                      <w:bCs w:val="1"/>
                      <w:rtl w:val="0"/>
                    </w:rPr>
                    <w:t xml:space="preserve">Resilience and Resourcefulness</w:t>
                    <w:br w:type="textWrapping"/>
                  </w:r>
                  <w:r w:rsidDel="00000000" w:rsidR="00000000" w:rsidRPr="00000000">
                    <w:rPr>
                      <w:rtl w:val="0"/>
                    </w:rPr>
                    <w:t xml:space="preserve">Individuals in midlife often leverage their established social networks and life experiences to address climate challenges more effectively. Leading local environmental projects or mentoring younger activists exemplifies how life experience enhances resilience and fosters impactful contributions to climate action.</w:t>
                  </w:r>
                </w:p>
                <w:p w:rsidR="00000000" w:rsidDel="00000000" w:rsidP="00000000" w:rsidRDefault="00000000" w:rsidRPr="00000000" w14:paraId="00000F23">
                  <w:pPr>
                    <w:numPr>
                      <w:ilvl w:val="0"/>
                      <w:numId w:val="354"/>
                    </w:numPr>
                    <w:spacing w:after="240" w:before="0" w:beforeAutospacing="0" w:lineRule="auto"/>
                    <w:ind w:left="720" w:hanging="360"/>
                    <w:rPr>
                      <w:b w:val="1"/>
                      <w:bCs w:val="1"/>
                    </w:rPr>
                  </w:pPr>
                  <w:r w:rsidDel="00000000" w:rsidR="00000000" w:rsidRPr="00000000">
                    <w:rPr>
                      <w:b w:val="1"/>
                      <w:bCs w:val="1"/>
                      <w:rtl w:val="0"/>
                    </w:rPr>
                    <w:t xml:space="preserve">Older Adulthood: Reflection, Legacy, and Wisdom</w:t>
                  </w:r>
                </w:p>
                <w:p w:rsidR="00000000" w:rsidDel="00000000" w:rsidP="00000000" w:rsidRDefault="00000000" w:rsidRPr="00000000" w14:paraId="00000F24">
                  <w:pPr>
                    <w:spacing w:after="240" w:before="240" w:lineRule="auto"/>
                    <w:ind w:left="720" w:firstLine="0"/>
                    <w:rPr/>
                  </w:pPr>
                  <w:r w:rsidDel="00000000" w:rsidR="00000000" w:rsidRPr="00000000">
                    <w:rPr>
                      <w:rtl w:val="0"/>
                    </w:rPr>
                    <w:t xml:space="preserve">Older adults bring a wealth of experience and wisdom to the climate conversation, often experiencing profound emotions as they witness firsthand the changes in their environments over their lifetimes. This stage involves reflection on legacy, the role of wisdom-keepers, and navigating the challenges of exclusion from active climate discussions.</w:t>
                  </w:r>
                </w:p>
                <w:p w:rsidR="00000000" w:rsidDel="00000000" w:rsidP="00000000" w:rsidRDefault="00000000" w:rsidRPr="00000000" w14:paraId="00000F25">
                  <w:pPr>
                    <w:numPr>
                      <w:ilvl w:val="1"/>
                      <w:numId w:val="354"/>
                    </w:numPr>
                    <w:spacing w:after="0" w:afterAutospacing="0" w:before="240" w:lineRule="auto"/>
                    <w:ind w:left="1440" w:hanging="360"/>
                    <w:rPr>
                      <w:b w:val="1"/>
                      <w:bCs w:val="1"/>
                    </w:rPr>
                  </w:pPr>
                  <w:r w:rsidDel="00000000" w:rsidR="00000000" w:rsidRPr="00000000">
                    <w:rPr>
                      <w:b w:val="1"/>
                      <w:bCs w:val="1"/>
                      <w:rtl w:val="0"/>
                    </w:rPr>
                    <w:t xml:space="preserve">Witnessing Environmental Change</w:t>
                  </w:r>
                </w:p>
                <w:p w:rsidR="00000000" w:rsidDel="00000000" w:rsidP="00000000" w:rsidRDefault="00000000" w:rsidRPr="00000000" w14:paraId="00000F26">
                  <w:pPr>
                    <w:numPr>
                      <w:ilvl w:val="2"/>
                      <w:numId w:val="354"/>
                    </w:numPr>
                    <w:spacing w:after="0" w:afterAutospacing="0" w:before="0" w:beforeAutospacing="0" w:lineRule="auto"/>
                    <w:ind w:left="2160" w:hanging="360"/>
                  </w:pPr>
                  <w:r w:rsidDel="00000000" w:rsidR="00000000" w:rsidRPr="00000000">
                    <w:rPr>
                      <w:b w:val="1"/>
                      <w:bCs w:val="1"/>
                      <w:rtl w:val="0"/>
                    </w:rPr>
                    <w:t xml:space="preserve">Profound Grief and Solastalgia</w:t>
                    <w:br w:type="textWrapping"/>
                  </w:r>
                  <w:r w:rsidDel="00000000" w:rsidR="00000000" w:rsidRPr="00000000">
                    <w:rPr>
                      <w:rtl w:val="0"/>
                    </w:rPr>
                    <w:t xml:space="preserve">Older adults often feel deep grief and solastalgia as they observe environmental degradation and loss over time. Farmers witnessing changing rainfall patterns or elders mourning the loss of biodiversity exemplify how long-term environmental changes evoke intense emotional responses.</w:t>
                  </w:r>
                </w:p>
                <w:p w:rsidR="00000000" w:rsidDel="00000000" w:rsidP="00000000" w:rsidRDefault="00000000" w:rsidRPr="00000000" w14:paraId="00000F27">
                  <w:pPr>
                    <w:numPr>
                      <w:ilvl w:val="1"/>
                      <w:numId w:val="354"/>
                    </w:numPr>
                    <w:spacing w:after="0" w:afterAutospacing="0" w:before="0" w:beforeAutospacing="0" w:lineRule="auto"/>
                    <w:ind w:left="1440" w:hanging="360"/>
                    <w:rPr>
                      <w:b w:val="1"/>
                      <w:bCs w:val="1"/>
                    </w:rPr>
                  </w:pPr>
                  <w:r w:rsidDel="00000000" w:rsidR="00000000" w:rsidRPr="00000000">
                    <w:rPr>
                      <w:b w:val="1"/>
                      <w:bCs w:val="1"/>
                      <w:rtl w:val="0"/>
                    </w:rPr>
                    <w:t xml:space="preserve">Role as Wisdom-Keepers</w:t>
                  </w:r>
                </w:p>
                <w:p w:rsidR="00000000" w:rsidDel="00000000" w:rsidP="00000000" w:rsidRDefault="00000000" w:rsidRPr="00000000" w14:paraId="00000F28">
                  <w:pPr>
                    <w:numPr>
                      <w:ilvl w:val="2"/>
                      <w:numId w:val="354"/>
                    </w:numPr>
                    <w:spacing w:after="0" w:afterAutospacing="0" w:before="0" w:beforeAutospacing="0" w:lineRule="auto"/>
                    <w:ind w:left="2160" w:hanging="360"/>
                  </w:pPr>
                  <w:r w:rsidDel="00000000" w:rsidR="00000000" w:rsidRPr="00000000">
                    <w:rPr>
                      <w:b w:val="1"/>
                      <w:bCs w:val="1"/>
                      <w:rtl w:val="0"/>
                    </w:rPr>
                    <w:t xml:space="preserve">Intergenerational Bridges</w:t>
                    <w:br w:type="textWrapping"/>
                  </w:r>
                  <w:r w:rsidDel="00000000" w:rsidR="00000000" w:rsidRPr="00000000">
                    <w:rPr>
                      <w:rtl w:val="0"/>
                    </w:rPr>
                    <w:t xml:space="preserve">Older adults serve as intergenerational bridges, offering historical perspectives, traditional ecological knowledge, and mentorship. Bronfenbrenner’s Ecological Systems Theory highlights how older adults influence younger generations and communities through their wisdom and experiences, fostering collective resilience and informed climate action.</w:t>
                  </w:r>
                </w:p>
                <w:p w:rsidR="00000000" w:rsidDel="00000000" w:rsidP="00000000" w:rsidRDefault="00000000" w:rsidRPr="00000000" w14:paraId="00000F29">
                  <w:pPr>
                    <w:numPr>
                      <w:ilvl w:val="1"/>
                      <w:numId w:val="354"/>
                    </w:numPr>
                    <w:spacing w:after="0" w:afterAutospacing="0" w:before="0" w:beforeAutospacing="0" w:lineRule="auto"/>
                    <w:ind w:left="1440" w:hanging="360"/>
                    <w:rPr>
                      <w:b w:val="1"/>
                      <w:bCs w:val="1"/>
                    </w:rPr>
                  </w:pPr>
                  <w:r w:rsidDel="00000000" w:rsidR="00000000" w:rsidRPr="00000000">
                    <w:rPr>
                      <w:b w:val="1"/>
                      <w:bCs w:val="1"/>
                      <w:rtl w:val="0"/>
                    </w:rPr>
                    <w:t xml:space="preserve">Challenges of Exclusion</w:t>
                  </w:r>
                </w:p>
                <w:p w:rsidR="00000000" w:rsidDel="00000000" w:rsidP="00000000" w:rsidRDefault="00000000" w:rsidRPr="00000000" w14:paraId="00000F2A">
                  <w:pPr>
                    <w:numPr>
                      <w:ilvl w:val="2"/>
                      <w:numId w:val="354"/>
                    </w:numPr>
                    <w:spacing w:after="240" w:before="0" w:beforeAutospacing="0" w:lineRule="auto"/>
                    <w:ind w:left="2160" w:hanging="360"/>
                  </w:pPr>
                  <w:r w:rsidDel="00000000" w:rsidR="00000000" w:rsidRPr="00000000">
                    <w:rPr>
                      <w:b w:val="1"/>
                      <w:bCs w:val="1"/>
                      <w:rtl w:val="0"/>
                    </w:rPr>
                    <w:t xml:space="preserve">Ageism and Physical Limitations</w:t>
                    <w:br w:type="textWrapping"/>
                  </w:r>
                  <w:r w:rsidDel="00000000" w:rsidR="00000000" w:rsidRPr="00000000">
                    <w:rPr>
                      <w:rtl w:val="0"/>
                    </w:rPr>
                    <w:t xml:space="preserve">Despite their valuable perspectives, older adults may face ageism and physical limitations that lead to feelings of exclusion from climate conversations and activism. Addressing these barriers ensures that their contributions are recognized and integrated into broader climate strategies, enhancing community support and intergenerational solidarity.</w:t>
                  </w:r>
                </w:p>
                <w:p w:rsidR="00000000" w:rsidDel="00000000" w:rsidP="00000000" w:rsidRDefault="00000000" w:rsidRPr="00000000" w14:paraId="00000F2B">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0F2C">
            <w:pPr>
              <w:spacing w:after="240" w:before="240" w:lineRule="auto"/>
              <w:rPr/>
            </w:pPr>
            <w:r w:rsidDel="00000000" w:rsidR="00000000" w:rsidRPr="00000000">
              <w:rPr>
                <w:rtl w:val="0"/>
              </w:rPr>
            </w:r>
          </w:p>
          <w:p w:rsidR="00000000" w:rsidDel="00000000" w:rsidP="00000000" w:rsidRDefault="00000000" w:rsidRPr="00000000" w14:paraId="00000F2D">
            <w:pPr>
              <w:pStyle w:val="Heading2"/>
              <w:spacing w:after="240" w:before="240" w:lineRule="auto"/>
              <w:rPr/>
            </w:pPr>
            <w:bookmarkStart w:colFirst="0" w:colLast="0" w:name="_149jdfualkx8" w:id="262"/>
            <w:bookmarkEnd w:id="262"/>
            <w:commentRangeStart w:id="205"/>
            <w:r w:rsidDel="00000000" w:rsidR="00000000" w:rsidRPr="00000000">
              <w:rPr>
                <w:rtl w:val="0"/>
              </w:rPr>
              <w:t xml:space="preserve">Youth Activism and the </w:t>
            </w:r>
            <w:r w:rsidDel="00000000" w:rsidR="00000000" w:rsidRPr="00000000">
              <w:rPr>
                <w:rtl w:val="0"/>
              </w:rPr>
              <w:t xml:space="preserve">Power of Intergenerational Collaboration</w:t>
            </w:r>
            <w:r w:rsidDel="00000000" w:rsidR="00000000" w:rsidRPr="00000000">
              <w:rPr>
                <w:rtl w:val="0"/>
              </w:rPr>
            </w:r>
          </w:p>
          <w:p w:rsidR="00000000" w:rsidDel="00000000" w:rsidP="00000000" w:rsidRDefault="00000000" w:rsidRPr="00000000" w14:paraId="00000F2E">
            <w:pPr>
              <w:spacing w:after="240" w:before="240" w:lineRule="auto"/>
              <w:rPr/>
            </w:pPr>
            <w:r w:rsidDel="00000000" w:rsidR="00000000" w:rsidRPr="00000000">
              <w:rPr>
                <w:rtl w:val="0"/>
              </w:rPr>
              <w:t xml:space="preserve">Adults have a key role to play in supporting youth as they navigate climate emotions and grow into leadership roles. Youth are powerful leaders and changemakers, and their voices must be valued, respected and included in decision making processes and climate organizing spaces. Intergenerational support can help youth feel supported, and empowered.</w:t>
            </w:r>
          </w:p>
          <w:p w:rsidR="00000000" w:rsidDel="00000000" w:rsidP="00000000" w:rsidRDefault="00000000" w:rsidRPr="00000000" w14:paraId="00000F2F">
            <w:pPr>
              <w:spacing w:after="240" w:before="240" w:lineRule="auto"/>
              <w:rPr/>
            </w:pPr>
            <w:r w:rsidDel="00000000" w:rsidR="00000000" w:rsidRPr="00000000">
              <w:rPr>
                <w:rtl w:val="0"/>
              </w:rPr>
              <w:t xml:space="preserve">One useful framework for building this support is the </w:t>
            </w:r>
            <w:r w:rsidDel="00000000" w:rsidR="00000000" w:rsidRPr="00000000">
              <w:rPr>
                <w:b w:val="1"/>
                <w:bCs w:val="1"/>
                <w:rtl w:val="0"/>
              </w:rPr>
              <w:t xml:space="preserve">7 P’s Framework</w:t>
            </w:r>
            <w:r w:rsidDel="00000000" w:rsidR="00000000" w:rsidRPr="00000000">
              <w:rPr>
                <w:rtl w:val="0"/>
              </w:rPr>
              <w:t xml:space="preserve"> (Cahill &amp; Dadvand), that can be adapted for climate organizing:</w:t>
            </w:r>
          </w:p>
          <w:p w:rsidR="00000000" w:rsidDel="00000000" w:rsidP="00000000" w:rsidRDefault="00000000" w:rsidRPr="00000000" w14:paraId="00000F30">
            <w:pPr>
              <w:numPr>
                <w:ilvl w:val="0"/>
                <w:numId w:val="568"/>
              </w:numPr>
              <w:spacing w:after="0" w:afterAutospacing="0" w:before="240" w:lineRule="auto"/>
              <w:ind w:left="720" w:hanging="360"/>
            </w:pPr>
            <w:r w:rsidDel="00000000" w:rsidR="00000000" w:rsidRPr="00000000">
              <w:rPr>
                <w:b w:val="1"/>
                <w:bCs w:val="1"/>
                <w:rtl w:val="0"/>
              </w:rPr>
              <w:t xml:space="preserve">Place</w:t>
            </w:r>
            <w:r w:rsidDel="00000000" w:rsidR="00000000" w:rsidRPr="00000000">
              <w:rPr>
                <w:rtl w:val="0"/>
              </w:rPr>
              <w:t xml:space="preserve"> – Consider how space (physical, virtual, social) affects youth participation.</w:t>
            </w:r>
          </w:p>
          <w:p w:rsidR="00000000" w:rsidDel="00000000" w:rsidP="00000000" w:rsidRDefault="00000000" w:rsidRPr="00000000" w14:paraId="00000F31">
            <w:pPr>
              <w:numPr>
                <w:ilvl w:val="0"/>
                <w:numId w:val="568"/>
              </w:numPr>
              <w:spacing w:after="0" w:afterAutospacing="0" w:before="0" w:beforeAutospacing="0" w:lineRule="auto"/>
              <w:ind w:left="720" w:hanging="360"/>
            </w:pPr>
            <w:r w:rsidDel="00000000" w:rsidR="00000000" w:rsidRPr="00000000">
              <w:rPr>
                <w:b w:val="1"/>
                <w:bCs w:val="1"/>
                <w:rtl w:val="0"/>
              </w:rPr>
              <w:t xml:space="preserve">Protection</w:t>
            </w:r>
            <w:r w:rsidDel="00000000" w:rsidR="00000000" w:rsidRPr="00000000">
              <w:rPr>
                <w:rtl w:val="0"/>
              </w:rPr>
              <w:t xml:space="preserve"> – Ensure political, social, and psychological safety.</w:t>
            </w:r>
          </w:p>
          <w:p w:rsidR="00000000" w:rsidDel="00000000" w:rsidP="00000000" w:rsidRDefault="00000000" w:rsidRPr="00000000" w14:paraId="00000F32">
            <w:pPr>
              <w:numPr>
                <w:ilvl w:val="0"/>
                <w:numId w:val="568"/>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 Clearly communicate goals and give youth a role in shaping them.</w:t>
            </w:r>
          </w:p>
          <w:p w:rsidR="00000000" w:rsidDel="00000000" w:rsidP="00000000" w:rsidRDefault="00000000" w:rsidRPr="00000000" w14:paraId="00000F33">
            <w:pPr>
              <w:numPr>
                <w:ilvl w:val="0"/>
                <w:numId w:val="568"/>
              </w:numPr>
              <w:spacing w:after="0" w:afterAutospacing="0" w:before="0" w:beforeAutospacing="0" w:lineRule="auto"/>
              <w:ind w:left="720" w:hanging="360"/>
            </w:pPr>
            <w:r w:rsidDel="00000000" w:rsidR="00000000" w:rsidRPr="00000000">
              <w:rPr>
                <w:b w:val="1"/>
                <w:bCs w:val="1"/>
                <w:rtl w:val="0"/>
              </w:rPr>
              <w:t xml:space="preserve">Power Relations</w:t>
            </w:r>
            <w:r w:rsidDel="00000000" w:rsidR="00000000" w:rsidRPr="00000000">
              <w:rPr>
                <w:rtl w:val="0"/>
              </w:rPr>
              <w:t xml:space="preserve"> – Balance roles and responsibilities equitably.</w:t>
            </w:r>
          </w:p>
          <w:p w:rsidR="00000000" w:rsidDel="00000000" w:rsidP="00000000" w:rsidRDefault="00000000" w:rsidRPr="00000000" w14:paraId="00000F34">
            <w:pPr>
              <w:numPr>
                <w:ilvl w:val="0"/>
                <w:numId w:val="568"/>
              </w:numPr>
              <w:spacing w:after="0" w:afterAutospacing="0" w:before="0" w:beforeAutospacing="0" w:lineRule="auto"/>
              <w:ind w:left="720" w:hanging="360"/>
            </w:pPr>
            <w:r w:rsidDel="00000000" w:rsidR="00000000" w:rsidRPr="00000000">
              <w:rPr>
                <w:b w:val="1"/>
                <w:bCs w:val="1"/>
                <w:rtl w:val="0"/>
              </w:rPr>
              <w:t xml:space="preserve">Perspective</w:t>
            </w:r>
            <w:r w:rsidDel="00000000" w:rsidR="00000000" w:rsidRPr="00000000">
              <w:rPr>
                <w:rtl w:val="0"/>
              </w:rPr>
              <w:t xml:space="preserve"> – Honor the diverse identities, cultures, and experiences youth bring.</w:t>
            </w:r>
          </w:p>
          <w:p w:rsidR="00000000" w:rsidDel="00000000" w:rsidP="00000000" w:rsidRDefault="00000000" w:rsidRPr="00000000" w14:paraId="00000F35">
            <w:pPr>
              <w:numPr>
                <w:ilvl w:val="0"/>
                <w:numId w:val="568"/>
              </w:numPr>
              <w:spacing w:after="0" w:afterAutospacing="0" w:before="0" w:beforeAutospacing="0" w:lineRule="auto"/>
              <w:ind w:left="720" w:hanging="360"/>
            </w:pPr>
            <w:r w:rsidDel="00000000" w:rsidR="00000000" w:rsidRPr="00000000">
              <w:rPr>
                <w:b w:val="1"/>
                <w:bCs w:val="1"/>
                <w:rtl w:val="0"/>
              </w:rPr>
              <w:t xml:space="preserve">Positioning</w:t>
            </w:r>
            <w:r w:rsidDel="00000000" w:rsidR="00000000" w:rsidRPr="00000000">
              <w:rPr>
                <w:rtl w:val="0"/>
              </w:rPr>
              <w:t xml:space="preserve"> – Frame youth not just as learners or victims, but as leaders.</w:t>
            </w:r>
          </w:p>
          <w:p w:rsidR="00000000" w:rsidDel="00000000" w:rsidP="00000000" w:rsidRDefault="00000000" w:rsidRPr="00000000" w14:paraId="00000F36">
            <w:pPr>
              <w:numPr>
                <w:ilvl w:val="0"/>
                <w:numId w:val="568"/>
              </w:numPr>
              <w:spacing w:after="24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 Involve youth meaningfully throughout all stages of program or project development.</w:t>
            </w:r>
          </w:p>
          <w:p w:rsidR="00000000" w:rsidDel="00000000" w:rsidP="00000000" w:rsidRDefault="00000000" w:rsidRPr="00000000" w14:paraId="00000F37">
            <w:pPr>
              <w:spacing w:after="240" w:before="240" w:lineRule="auto"/>
              <w:rPr>
                <w:b w:val="1"/>
                <w:bCs w:val="1"/>
              </w:rPr>
            </w:pPr>
            <w:commentRangeEnd w:id="205"/>
            <w:r w:rsidDel="00000000" w:rsidR="00000000" w:rsidRPr="00000000">
              <w:commentReference w:id="205"/>
            </w:r>
            <w:r w:rsidDel="00000000" w:rsidR="00000000" w:rsidRPr="00000000">
              <w:rPr>
                <w:rtl w:val="0"/>
              </w:rPr>
            </w:r>
          </w:p>
          <w:tbl>
            <w:tblPr>
              <w:tblStyle w:val="Table117"/>
              <w:tblW w:w="10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5"/>
              <w:tblGridChange w:id="0">
                <w:tblGrid>
                  <w:gridCol w:w="10465"/>
                </w:tblGrid>
              </w:tblGridChange>
            </w:tblGrid>
            <w:tr>
              <w:trPr>
                <w:cantSplit w:val="0"/>
                <w:tblHeader w:val="0"/>
              </w:trPr>
              <w:tc>
                <w:tcPr>
                  <w:shd w:fill="d86564" w:val="clear"/>
                </w:tcPr>
                <w:p w:rsidR="00000000" w:rsidDel="00000000" w:rsidP="00000000" w:rsidRDefault="00000000" w:rsidRPr="00000000" w14:paraId="00000F38">
                  <w:pPr>
                    <w:spacing w:after="240" w:before="240" w:lineRule="auto"/>
                    <w:rPr>
                      <w:b w:val="1"/>
                      <w:bCs w:val="1"/>
                    </w:rPr>
                  </w:pPr>
                  <w:commentRangeStart w:id="206"/>
                  <w:r w:rsidDel="00000000" w:rsidR="00000000" w:rsidRPr="00000000">
                    <w:rPr>
                      <w:b w:val="1"/>
                      <w:bCs w:val="1"/>
                      <w:rtl w:val="0"/>
                    </w:rPr>
                    <w:t xml:space="preserve">Explore</w:t>
                  </w:r>
                  <w:r w:rsidDel="00000000" w:rsidR="00000000" w:rsidRPr="00000000">
                    <w:rPr>
                      <w:rtl w:val="0"/>
                    </w:rPr>
                  </w:r>
                </w:p>
                <w:p w:rsidR="00000000" w:rsidDel="00000000" w:rsidP="00000000" w:rsidRDefault="00000000" w:rsidRPr="00000000" w14:paraId="00000F39">
                  <w:pPr>
                    <w:spacing w:after="240" w:before="240" w:lineRule="auto"/>
                    <w:rPr/>
                  </w:pPr>
                  <w:hyperlink r:id="rId435">
                    <w:r w:rsidDel="00000000" w:rsidR="00000000" w:rsidRPr="00000000">
                      <w:rPr>
                        <w:color w:val="1155cc"/>
                        <w:u w:val="single"/>
                        <w:rtl w:val="0"/>
                      </w:rPr>
                      <w:t xml:space="preserve">Click here</w:t>
                    </w:r>
                  </w:hyperlink>
                  <w:r w:rsidDel="00000000" w:rsidR="00000000" w:rsidRPr="00000000">
                    <w:rPr>
                      <w:rtl w:val="0"/>
                    </w:rPr>
                    <w:t xml:space="preserve"> to learn about the </w:t>
                  </w:r>
                  <w:r w:rsidDel="00000000" w:rsidR="00000000" w:rsidRPr="00000000">
                    <w:rPr>
                      <w:b w:val="1"/>
                      <w:bCs w:val="1"/>
                      <w:rtl w:val="0"/>
                    </w:rPr>
                    <w:t xml:space="preserve">Climate Kinship Project</w:t>
                  </w:r>
                  <w:r w:rsidDel="00000000" w:rsidR="00000000" w:rsidRPr="00000000">
                    <w:rPr>
                      <w:rtl w:val="0"/>
                    </w:rPr>
                    <w:t xml:space="preserve"> - by Kawartha World Issues Centre in Collaboration with For Our Grandchildren. This project is an excellent example of intergenerational climate mentoring and relationship building. It connects seniors (55+) and youth (15–30) for collaborative workshops, meaningful conversations and shared climate action.</w:t>
                  </w:r>
                </w:p>
                <w:p w:rsidR="00000000" w:rsidDel="00000000" w:rsidP="00000000" w:rsidRDefault="00000000" w:rsidRPr="00000000" w14:paraId="00000F3A">
                  <w:pPr>
                    <w:spacing w:after="240" w:before="240" w:lineRule="auto"/>
                    <w:rPr/>
                  </w:pPr>
                  <w:hyperlink r:id="rId436">
                    <w:r w:rsidDel="00000000" w:rsidR="00000000" w:rsidRPr="00000000">
                      <w:rPr>
                        <w:color w:val="1155cc"/>
                        <w:u w:val="single"/>
                        <w:rtl w:val="0"/>
                      </w:rPr>
                      <w:t xml:space="preserve">Click here</w:t>
                    </w:r>
                  </w:hyperlink>
                  <w:r w:rsidDel="00000000" w:rsidR="00000000" w:rsidRPr="00000000">
                    <w:rPr>
                      <w:rtl w:val="0"/>
                    </w:rPr>
                    <w:t xml:space="preserve"> to learn about the</w:t>
                  </w:r>
                  <w:r w:rsidDel="00000000" w:rsidR="00000000" w:rsidRPr="00000000">
                    <w:rPr>
                      <w:b w:val="1"/>
                      <w:bCs w:val="1"/>
                      <w:rtl w:val="0"/>
                    </w:rPr>
                    <w:t xml:space="preserve"> Suzuki Elders</w:t>
                  </w:r>
                  <w:r w:rsidDel="00000000" w:rsidR="00000000" w:rsidRPr="00000000">
                    <w:rPr>
                      <w:rtl w:val="0"/>
                    </w:rPr>
                    <w:t xml:space="preserve">. They are a voluntary network of elders working with younger generations in environmental dialogue, mentoring, and action.</w:t>
                  </w:r>
                </w:p>
                <w:p w:rsidR="00000000" w:rsidDel="00000000" w:rsidP="00000000" w:rsidRDefault="00000000" w:rsidRPr="00000000" w14:paraId="00000F3B">
                  <w:pPr>
                    <w:spacing w:after="240" w:before="240" w:lineRule="auto"/>
                    <w:rPr>
                      <w:ins w:author="Ashley Stoltz" w:id="322" w:date="2025-12-15T05:31:18Z"/>
                    </w:rPr>
                  </w:pPr>
                  <w:hyperlink r:id="rId437">
                    <w:r w:rsidDel="00000000" w:rsidR="00000000" w:rsidRPr="00000000">
                      <w:rPr>
                        <w:color w:val="1155cc"/>
                        <w:u w:val="single"/>
                        <w:rtl w:val="0"/>
                      </w:rPr>
                      <w:t xml:space="preserve">Click here</w:t>
                    </w:r>
                  </w:hyperlink>
                  <w:r w:rsidDel="00000000" w:rsidR="00000000" w:rsidRPr="00000000">
                    <w:rPr>
                      <w:rtl w:val="0"/>
                    </w:rPr>
                    <w:t xml:space="preserve"> to see​​ the </w:t>
                  </w:r>
                  <w:r w:rsidDel="00000000" w:rsidR="00000000" w:rsidRPr="00000000">
                    <w:rPr>
                      <w:b w:val="1"/>
                      <w:bCs w:val="1"/>
                      <w:rtl w:val="0"/>
                    </w:rPr>
                    <w:t xml:space="preserve">Youth Climate Engagement Strategy - by the City of Toronto and prepared by Youth Climate Action in Toronto.</w:t>
                  </w:r>
                  <w:r w:rsidDel="00000000" w:rsidR="00000000" w:rsidRPr="00000000">
                    <w:rPr>
                      <w:rtl w:val="0"/>
                    </w:rPr>
                    <w:t xml:space="preserve"> This is an example of a practical policy and engagement framework developed for and in collaboration with youth.</w:t>
                  </w:r>
                  <w:ins w:author="Ashley Stoltz" w:id="322" w:date="2025-12-15T05:31:18Z">
                    <w:commentRangeEnd w:id="206"/>
                    <w:r w:rsidDel="00000000" w:rsidR="00000000" w:rsidRPr="00000000">
                      <w:commentReference w:id="206"/>
                    </w:r>
                    <w:r w:rsidDel="00000000" w:rsidR="00000000" w:rsidRPr="00000000">
                      <w:rPr>
                        <w:rtl w:val="0"/>
                      </w:rPr>
                    </w:r>
                  </w:ins>
                </w:p>
                <w:p w:rsidR="00000000" w:rsidDel="00000000" w:rsidP="00000000" w:rsidRDefault="00000000" w:rsidRPr="00000000" w14:paraId="00000F3C">
                  <w:pPr>
                    <w:spacing w:after="240" w:before="240" w:lineRule="auto"/>
                    <w:rPr/>
                  </w:pPr>
                  <w:ins w:author="Ashley Stoltz" w:id="322" w:date="2025-12-15T05:31:18Z">
                    <w:r w:rsidDel="00000000" w:rsidR="00000000" w:rsidRPr="00000000">
                      <w:fldChar w:fldCharType="begin"/>
                    </w:r>
                    <w:r w:rsidDel="00000000" w:rsidR="00000000" w:rsidRPr="00000000">
                      <w:instrText xml:space="preserve">HYPERLINK "https://www.youthclimatecorps.com/?gad_source=1&amp;gad_campaignid=17884298521&amp;gbraid=0AAAAAobL08iwivqW3ysGonwsyyKAxFjb1&amp;gclid=CjwKCAiA3fnJBhAgEiwAyqmY5UsOAId1aEp1hEzfbehfTwXV1p61P8V2tACNP5OvpR-GhvcKbtermhoCjocQAvD_BwE"</w:instrText>
                    </w:r>
                    <w:r w:rsidDel="00000000" w:rsidR="00000000" w:rsidRPr="00000000">
                      <w:fldChar w:fldCharType="separate"/>
                    </w:r>
                    <w:r w:rsidDel="00000000" w:rsidR="00000000" w:rsidRPr="00000000">
                      <w:rPr>
                        <w:color w:val="1155cc"/>
                        <w:u w:val="single"/>
                        <w:rtl w:val="0"/>
                      </w:rPr>
                      <w:t xml:space="preserve">Click here</w:t>
                    </w:r>
                    <w:r w:rsidDel="00000000" w:rsidR="00000000" w:rsidRPr="00000000">
                      <w:fldChar w:fldCharType="end"/>
                    </w:r>
                    <w:r w:rsidDel="00000000" w:rsidR="00000000" w:rsidRPr="00000000">
                      <w:rPr>
                        <w:rtl w:val="0"/>
                      </w:rPr>
                      <w:t xml:space="preserve"> to learn about the </w:t>
                    </w:r>
                    <w:r w:rsidDel="00000000" w:rsidR="00000000" w:rsidRPr="00000000">
                      <w:rPr>
                        <w:b w:val="1"/>
                        <w:bCs w:val="1"/>
                        <w:rtl w:val="0"/>
                      </w:rPr>
                      <w:t xml:space="preserve">Youth Climate Corps BC</w:t>
                    </w:r>
                    <w:r w:rsidDel="00000000" w:rsidR="00000000" w:rsidRPr="00000000">
                      <w:rPr>
                        <w:rtl w:val="0"/>
                      </w:rPr>
                      <w:t xml:space="preserve">, a non-profit public program that builds on youth leadership to foster climate resilience and a livable, low-carbon future while paying young people in British Columbia a living wage.</w:t>
                    </w:r>
                  </w:ins>
                  <w:r w:rsidDel="00000000" w:rsidR="00000000" w:rsidRPr="00000000">
                    <w:rPr>
                      <w:rtl w:val="0"/>
                    </w:rPr>
                  </w:r>
                </w:p>
              </w:tc>
            </w:tr>
          </w:tbl>
          <w:p w:rsidR="00000000" w:rsidDel="00000000" w:rsidP="00000000" w:rsidRDefault="00000000" w:rsidRPr="00000000" w14:paraId="00000F3D">
            <w:pPr>
              <w:pStyle w:val="Heading2"/>
              <w:spacing w:after="240" w:before="240" w:lineRule="auto"/>
              <w:rPr/>
            </w:pPr>
            <w:bookmarkStart w:colFirst="0" w:colLast="0" w:name="_sa1hq9l7giv1" w:id="263"/>
            <w:bookmarkEnd w:id="263"/>
            <w:r w:rsidDel="00000000" w:rsidR="00000000" w:rsidRPr="00000000">
              <w:rPr>
                <w:rtl w:val="0"/>
              </w:rPr>
            </w:r>
          </w:p>
          <w:p w:rsidR="00000000" w:rsidDel="00000000" w:rsidP="00000000" w:rsidRDefault="00000000" w:rsidRPr="00000000" w14:paraId="00000F3E">
            <w:pPr>
              <w:pStyle w:val="Heading2"/>
              <w:spacing w:after="240" w:before="240" w:lineRule="auto"/>
              <w:rPr/>
            </w:pPr>
            <w:bookmarkStart w:colFirst="0" w:colLast="0" w:name="_7xi5r162zm8l" w:id="264"/>
            <w:bookmarkEnd w:id="264"/>
            <w:r w:rsidDel="00000000" w:rsidR="00000000" w:rsidRPr="00000000">
              <w:rPr>
                <w:rtl w:val="0"/>
              </w:rPr>
              <w:t xml:space="preserve">Why Developmental Perspectives Matter</w:t>
            </w:r>
          </w:p>
          <w:p w:rsidR="00000000" w:rsidDel="00000000" w:rsidP="00000000" w:rsidRDefault="00000000" w:rsidRPr="00000000" w14:paraId="00000F3F">
            <w:pPr>
              <w:spacing w:after="240" w:before="240" w:lineRule="auto"/>
              <w:rPr/>
            </w:pPr>
            <w:r w:rsidDel="00000000" w:rsidR="00000000" w:rsidRPr="00000000">
              <w:rPr>
                <w:rtl w:val="0"/>
              </w:rPr>
              <w:t xml:space="preserve">By considering how climate emotions evolve across the lifespan, we gain a deeper understanding of the diverse ways people engage with environmental challenges. This developmental lens enables tailored interventions—whether through education, community engagement, or policy—that meet individuals where they are and support them in translating their emotions into meaningful action. Recognizing these shifting emotional landscapes fosters greater empathy, resilience, and collective momentum for addressing the climate crisis.</w:t>
            </w:r>
          </w:p>
          <w:p w:rsidR="00000000" w:rsidDel="00000000" w:rsidP="00000000" w:rsidRDefault="00000000" w:rsidRPr="00000000" w14:paraId="00000F40">
            <w:pPr>
              <w:spacing w:after="240" w:before="240" w:lineRule="auto"/>
              <w:rPr/>
            </w:pPr>
            <w:r w:rsidDel="00000000" w:rsidR="00000000" w:rsidRPr="00000000">
              <w:rPr>
                <w:rtl w:val="0"/>
              </w:rPr>
            </w:r>
          </w:p>
          <w:tbl>
            <w:tblPr>
              <w:tblStyle w:val="Table118"/>
              <w:tblW w:w="10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5"/>
              <w:tblGridChange w:id="0">
                <w:tblGrid>
                  <w:gridCol w:w="10465"/>
                </w:tblGrid>
              </w:tblGridChange>
            </w:tblGrid>
            <w:tr>
              <w:trPr>
                <w:cantSplit w:val="0"/>
                <w:tblHeader w:val="0"/>
              </w:trPr>
              <w:tc>
                <w:tcPr>
                  <w:shd w:fill="d86564" w:val="clear"/>
                </w:tcPr>
                <w:p w:rsidR="00000000" w:rsidDel="00000000" w:rsidP="00000000" w:rsidRDefault="00000000" w:rsidRPr="00000000" w14:paraId="00000F41">
                  <w:pPr>
                    <w:pStyle w:val="Heading2"/>
                    <w:spacing w:after="240" w:before="240" w:lineRule="auto"/>
                    <w:rPr/>
                  </w:pPr>
                  <w:bookmarkStart w:colFirst="0" w:colLast="0" w:name="_lg1ikf4f7dqs" w:id="265"/>
                  <w:bookmarkEnd w:id="265"/>
                  <w:r w:rsidDel="00000000" w:rsidR="00000000" w:rsidRPr="00000000">
                    <w:rPr>
                      <w:rtl w:val="0"/>
                    </w:rPr>
                    <w:t xml:space="preserve">Key Theories Relevant to Understanding Lifecourse and Developmental Perspectives on Climate Emotions</w:t>
                  </w:r>
                </w:p>
                <w:p w:rsidR="00000000" w:rsidDel="00000000" w:rsidP="00000000" w:rsidRDefault="00000000" w:rsidRPr="00000000" w14:paraId="00000F42">
                  <w:pPr>
                    <w:spacing w:after="240" w:before="240" w:lineRule="auto"/>
                    <w:rPr/>
                  </w:pPr>
                  <w:r w:rsidDel="00000000" w:rsidR="00000000" w:rsidRPr="00000000">
                    <w:rPr>
                      <w:rtl w:val="0"/>
                    </w:rPr>
                    <w:t xml:space="preserve">To fully grasp the complexity of climate emotions across the lifespan, it is essential to delve into the theoretical frameworks that underpin these emotional responses. Each theory offers a unique lens through which we can understand how individuals interpret and react to the realities of climate change at various stages of their lives.</w:t>
                  </w:r>
                </w:p>
                <w:p w:rsidR="00000000" w:rsidDel="00000000" w:rsidP="00000000" w:rsidRDefault="00000000" w:rsidRPr="00000000" w14:paraId="00000F43">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0F44">
                  <w:pPr>
                    <w:numPr>
                      <w:ilvl w:val="0"/>
                      <w:numId w:val="195"/>
                    </w:numPr>
                    <w:spacing w:after="240" w:before="240" w:lineRule="auto"/>
                    <w:ind w:left="720" w:hanging="360"/>
                    <w:rPr>
                      <w:b w:val="1"/>
                      <w:bCs w:val="1"/>
                    </w:rPr>
                  </w:pPr>
                  <w:r w:rsidDel="00000000" w:rsidR="00000000" w:rsidRPr="00000000">
                    <w:rPr>
                      <w:b w:val="1"/>
                      <w:bCs w:val="1"/>
                      <w:rtl w:val="0"/>
                    </w:rPr>
                    <w:t xml:space="preserve">Piaget’s Cognitive Development Theory</w:t>
                  </w:r>
                </w:p>
                <w:p w:rsidR="00000000" w:rsidDel="00000000" w:rsidP="00000000" w:rsidRDefault="00000000" w:rsidRPr="00000000" w14:paraId="00000F45">
                  <w:pPr>
                    <w:spacing w:after="240" w:before="240" w:lineRule="auto"/>
                    <w:ind w:left="720" w:firstLine="0"/>
                    <w:rPr/>
                  </w:pPr>
                  <w:r w:rsidDel="00000000" w:rsidR="00000000" w:rsidRPr="00000000">
                    <w:rPr>
                      <w:rtl w:val="0"/>
                    </w:rPr>
                    <w:t xml:space="preserve">Jean Piaget’s Cognitive Development Theory is a cornerstone of developmental psychology, outlining how individuals progress through distinct stages of cognitive maturity from childhood to adulthood. Piaget identified four main stages: Sensorimotor, Preoperational, Concrete Operational, and Formal Operational. Each stage represents a different level of cognitive complexity and capacity for abstract thinking.</w:t>
                  </w:r>
                </w:p>
                <w:p w:rsidR="00000000" w:rsidDel="00000000" w:rsidP="00000000" w:rsidRDefault="00000000" w:rsidRPr="00000000" w14:paraId="00000F46">
                  <w:pPr>
                    <w:numPr>
                      <w:ilvl w:val="1"/>
                      <w:numId w:val="195"/>
                    </w:numPr>
                    <w:spacing w:after="0" w:afterAutospacing="0" w:before="240" w:lineRule="auto"/>
                    <w:ind w:left="1440" w:hanging="360"/>
                    <w:rPr>
                      <w:b w:val="1"/>
                      <w:bCs w:val="1"/>
                    </w:rPr>
                  </w:pPr>
                  <w:r w:rsidDel="00000000" w:rsidR="00000000" w:rsidRPr="00000000">
                    <w:rPr>
                      <w:b w:val="1"/>
                      <w:bCs w:val="1"/>
                      <w:rtl w:val="0"/>
                    </w:rPr>
                    <w:t xml:space="preserve">Key Principles and Contributions</w:t>
                  </w:r>
                </w:p>
                <w:p w:rsidR="00000000" w:rsidDel="00000000" w:rsidP="00000000" w:rsidRDefault="00000000" w:rsidRPr="00000000" w14:paraId="00000F47">
                  <w:pPr>
                    <w:numPr>
                      <w:ilvl w:val="2"/>
                      <w:numId w:val="195"/>
                    </w:numPr>
                    <w:spacing w:after="0" w:afterAutospacing="0" w:before="0" w:beforeAutospacing="0" w:lineRule="auto"/>
                    <w:ind w:left="2160" w:hanging="360"/>
                  </w:pPr>
                  <w:r w:rsidDel="00000000" w:rsidR="00000000" w:rsidRPr="00000000">
                    <w:rPr>
                      <w:b w:val="1"/>
                      <w:bCs w:val="1"/>
                      <w:rtl w:val="0"/>
                    </w:rPr>
                    <w:t xml:space="preserve">Stages of Development</w:t>
                  </w:r>
                  <w:r w:rsidDel="00000000" w:rsidR="00000000" w:rsidRPr="00000000">
                    <w:rPr>
                      <w:rtl w:val="0"/>
                    </w:rPr>
                    <w:t xml:space="preserve">: Piaget proposed that children move through four stages, each characterized by different abilities:</w:t>
                  </w:r>
                </w:p>
                <w:p w:rsidR="00000000" w:rsidDel="00000000" w:rsidP="00000000" w:rsidRDefault="00000000" w:rsidRPr="00000000" w14:paraId="00000F48">
                  <w:pPr>
                    <w:numPr>
                      <w:ilvl w:val="3"/>
                      <w:numId w:val="195"/>
                    </w:numPr>
                    <w:spacing w:after="0" w:afterAutospacing="0" w:before="0" w:beforeAutospacing="0" w:lineRule="auto"/>
                    <w:ind w:left="2880" w:hanging="360"/>
                  </w:pPr>
                  <w:r w:rsidDel="00000000" w:rsidR="00000000" w:rsidRPr="00000000">
                    <w:rPr>
                      <w:b w:val="1"/>
                      <w:bCs w:val="1"/>
                      <w:rtl w:val="0"/>
                    </w:rPr>
                    <w:t xml:space="preserve">Sensorimotor (0-2 years)</w:t>
                  </w:r>
                  <w:r w:rsidDel="00000000" w:rsidR="00000000" w:rsidRPr="00000000">
                    <w:rPr>
                      <w:rtl w:val="0"/>
                    </w:rPr>
                    <w:t xml:space="preserve">: Learning through physical interaction with the environment.</w:t>
                  </w:r>
                </w:p>
                <w:p w:rsidR="00000000" w:rsidDel="00000000" w:rsidP="00000000" w:rsidRDefault="00000000" w:rsidRPr="00000000" w14:paraId="00000F49">
                  <w:pPr>
                    <w:numPr>
                      <w:ilvl w:val="3"/>
                      <w:numId w:val="195"/>
                    </w:numPr>
                    <w:spacing w:after="0" w:afterAutospacing="0" w:before="0" w:beforeAutospacing="0" w:lineRule="auto"/>
                    <w:ind w:left="2880" w:hanging="360"/>
                  </w:pPr>
                  <w:r w:rsidDel="00000000" w:rsidR="00000000" w:rsidRPr="00000000">
                    <w:rPr>
                      <w:b w:val="1"/>
                      <w:bCs w:val="1"/>
                      <w:rtl w:val="0"/>
                    </w:rPr>
                    <w:t xml:space="preserve">Preoperational (2-7 years)</w:t>
                  </w:r>
                  <w:r w:rsidDel="00000000" w:rsidR="00000000" w:rsidRPr="00000000">
                    <w:rPr>
                      <w:rtl w:val="0"/>
                    </w:rPr>
                    <w:t xml:space="preserve">: Development of language and symbolic thinking, yet limited by egocentrism.</w:t>
                  </w:r>
                </w:p>
                <w:p w:rsidR="00000000" w:rsidDel="00000000" w:rsidP="00000000" w:rsidRDefault="00000000" w:rsidRPr="00000000" w14:paraId="00000F4A">
                  <w:pPr>
                    <w:numPr>
                      <w:ilvl w:val="3"/>
                      <w:numId w:val="195"/>
                    </w:numPr>
                    <w:spacing w:after="0" w:afterAutospacing="0" w:before="0" w:beforeAutospacing="0" w:lineRule="auto"/>
                    <w:ind w:left="2880" w:hanging="360"/>
                  </w:pPr>
                  <w:r w:rsidDel="00000000" w:rsidR="00000000" w:rsidRPr="00000000">
                    <w:rPr>
                      <w:b w:val="1"/>
                      <w:bCs w:val="1"/>
                      <w:rtl w:val="0"/>
                    </w:rPr>
                    <w:t xml:space="preserve">Concrete Operational (7-11 years)</w:t>
                  </w:r>
                  <w:r w:rsidDel="00000000" w:rsidR="00000000" w:rsidRPr="00000000">
                    <w:rPr>
                      <w:rtl w:val="0"/>
                    </w:rPr>
                    <w:t xml:space="preserve">: Logical thinking about concrete events, understanding of conservation.</w:t>
                  </w:r>
                </w:p>
                <w:p w:rsidR="00000000" w:rsidDel="00000000" w:rsidP="00000000" w:rsidRDefault="00000000" w:rsidRPr="00000000" w14:paraId="00000F4B">
                  <w:pPr>
                    <w:numPr>
                      <w:ilvl w:val="3"/>
                      <w:numId w:val="195"/>
                    </w:numPr>
                    <w:spacing w:after="0" w:afterAutospacing="0" w:before="0" w:beforeAutospacing="0" w:lineRule="auto"/>
                    <w:ind w:left="2880" w:hanging="360"/>
                  </w:pPr>
                  <w:r w:rsidDel="00000000" w:rsidR="00000000" w:rsidRPr="00000000">
                    <w:rPr>
                      <w:b w:val="1"/>
                      <w:bCs w:val="1"/>
                      <w:rtl w:val="0"/>
                    </w:rPr>
                    <w:t xml:space="preserve">Formal Operational (12 years and up)</w:t>
                  </w:r>
                  <w:r w:rsidDel="00000000" w:rsidR="00000000" w:rsidRPr="00000000">
                    <w:rPr>
                      <w:rtl w:val="0"/>
                    </w:rPr>
                    <w:t xml:space="preserve">: Ability to think abstractly, reason logically, and plan systematically.</w:t>
                  </w:r>
                </w:p>
                <w:p w:rsidR="00000000" w:rsidDel="00000000" w:rsidP="00000000" w:rsidRDefault="00000000" w:rsidRPr="00000000" w14:paraId="00000F4C">
                  <w:pPr>
                    <w:numPr>
                      <w:ilvl w:val="2"/>
                      <w:numId w:val="195"/>
                    </w:numPr>
                    <w:spacing w:after="0" w:afterAutospacing="0" w:before="0" w:beforeAutospacing="0" w:lineRule="auto"/>
                    <w:ind w:left="2160" w:hanging="360"/>
                  </w:pPr>
                  <w:r w:rsidDel="00000000" w:rsidR="00000000" w:rsidRPr="00000000">
                    <w:rPr>
                      <w:b w:val="1"/>
                      <w:bCs w:val="1"/>
                      <w:rtl w:val="0"/>
                    </w:rPr>
                    <w:t xml:space="preserve">Constructivism</w:t>
                  </w:r>
                  <w:r w:rsidDel="00000000" w:rsidR="00000000" w:rsidRPr="00000000">
                    <w:rPr>
                      <w:rtl w:val="0"/>
                    </w:rPr>
                    <w:t xml:space="preserve">: Piaget emphasized that children actively construct their understanding of the world through experiences and interactions.</w:t>
                  </w:r>
                </w:p>
                <w:p w:rsidR="00000000" w:rsidDel="00000000" w:rsidP="00000000" w:rsidRDefault="00000000" w:rsidRPr="00000000" w14:paraId="00000F4D">
                  <w:pPr>
                    <w:numPr>
                      <w:ilvl w:val="2"/>
                      <w:numId w:val="195"/>
                    </w:numPr>
                    <w:spacing w:after="0" w:afterAutospacing="0" w:before="0" w:beforeAutospacing="0" w:lineRule="auto"/>
                    <w:ind w:left="2160" w:hanging="360"/>
                  </w:pPr>
                  <w:r w:rsidDel="00000000" w:rsidR="00000000" w:rsidRPr="00000000">
                    <w:rPr>
                      <w:b w:val="1"/>
                      <w:bCs w:val="1"/>
                      <w:rtl w:val="0"/>
                    </w:rPr>
                    <w:t xml:space="preserve">Assimilation and Accommodation</w:t>
                  </w:r>
                  <w:r w:rsidDel="00000000" w:rsidR="00000000" w:rsidRPr="00000000">
                    <w:rPr>
                      <w:rtl w:val="0"/>
                    </w:rPr>
                    <w:t xml:space="preserve">: These processes describe how individuals incorporate new information into existing cognitive schemas (assimilation) and adjust their schemas to accommodate new information (accommodation).</w:t>
                  </w:r>
                </w:p>
                <w:p w:rsidR="00000000" w:rsidDel="00000000" w:rsidP="00000000" w:rsidRDefault="00000000" w:rsidRPr="00000000" w14:paraId="00000F4E">
                  <w:pPr>
                    <w:numPr>
                      <w:ilvl w:val="1"/>
                      <w:numId w:val="195"/>
                    </w:numPr>
                    <w:spacing w:after="0" w:afterAutospacing="0" w:before="0" w:beforeAutospacing="0" w:lineRule="auto"/>
                    <w:ind w:left="1440" w:hanging="360"/>
                    <w:rPr>
                      <w:b w:val="1"/>
                      <w:bCs w:val="1"/>
                    </w:rPr>
                  </w:pPr>
                  <w:r w:rsidDel="00000000" w:rsidR="00000000" w:rsidRPr="00000000">
                    <w:rPr>
                      <w:b w:val="1"/>
                      <w:bCs w:val="1"/>
                      <w:rtl w:val="0"/>
                    </w:rPr>
                    <w:t xml:space="preserve">Application to Climate Emotions</w:t>
                  </w:r>
                </w:p>
                <w:p w:rsidR="00000000" w:rsidDel="00000000" w:rsidP="00000000" w:rsidRDefault="00000000" w:rsidRPr="00000000" w14:paraId="00000F4F">
                  <w:pPr>
                    <w:numPr>
                      <w:ilvl w:val="2"/>
                      <w:numId w:val="195"/>
                    </w:numPr>
                    <w:spacing w:after="0" w:afterAutospacing="0" w:before="0" w:beforeAutospacing="0" w:lineRule="auto"/>
                    <w:ind w:left="2160" w:hanging="360"/>
                  </w:pPr>
                  <w:r w:rsidDel="00000000" w:rsidR="00000000" w:rsidRPr="00000000">
                    <w:rPr>
                      <w:b w:val="1"/>
                      <w:bCs w:val="1"/>
                      <w:rtl w:val="0"/>
                    </w:rPr>
                    <w:t xml:space="preserve">Formal Operational Stage and Climate Awareness</w:t>
                  </w:r>
                  <w:r w:rsidDel="00000000" w:rsidR="00000000" w:rsidRPr="00000000">
                    <w:rPr>
                      <w:rtl w:val="0"/>
                    </w:rPr>
                    <w:t xml:space="preserve">: As individuals enter the Formal Operational stage during adolescence (~12 years onward), their capacity for abstract and systemic thinking allows them to comprehend the complex and multifaceted nature of climate change. This enhanced understanding can lead to heightened emotional responses, such as eco-anxiety and fear for the future.</w:t>
                  </w:r>
                </w:p>
                <w:p w:rsidR="00000000" w:rsidDel="00000000" w:rsidP="00000000" w:rsidRDefault="00000000" w:rsidRPr="00000000" w14:paraId="00000F50">
                  <w:pPr>
                    <w:numPr>
                      <w:ilvl w:val="2"/>
                      <w:numId w:val="195"/>
                    </w:numPr>
                    <w:spacing w:after="0" w:afterAutospacing="0" w:before="0" w:beforeAutospacing="0" w:lineRule="auto"/>
                    <w:ind w:left="2160" w:hanging="360"/>
                  </w:pPr>
                  <w:r w:rsidDel="00000000" w:rsidR="00000000" w:rsidRPr="00000000">
                    <w:rPr>
                      <w:b w:val="1"/>
                      <w:bCs w:val="1"/>
                      <w:rtl w:val="0"/>
                    </w:rPr>
                    <w:t xml:space="preserve">Impact on Emotional Responses</w:t>
                  </w:r>
                  <w:r w:rsidDel="00000000" w:rsidR="00000000" w:rsidRPr="00000000">
                    <w:rPr>
                      <w:rtl w:val="0"/>
                    </w:rPr>
                    <w:t xml:space="preserve">:</w:t>
                  </w:r>
                </w:p>
                <w:p w:rsidR="00000000" w:rsidDel="00000000" w:rsidP="00000000" w:rsidRDefault="00000000" w:rsidRPr="00000000" w14:paraId="00000F51">
                  <w:pPr>
                    <w:numPr>
                      <w:ilvl w:val="3"/>
                      <w:numId w:val="195"/>
                    </w:numPr>
                    <w:spacing w:after="0" w:afterAutospacing="0" w:before="0" w:beforeAutospacing="0" w:lineRule="auto"/>
                    <w:ind w:left="2880" w:hanging="360"/>
                  </w:pPr>
                  <w:r w:rsidDel="00000000" w:rsidR="00000000" w:rsidRPr="00000000">
                    <w:rPr>
                      <w:b w:val="1"/>
                      <w:bCs w:val="1"/>
                      <w:rtl w:val="0"/>
                    </w:rPr>
                    <w:t xml:space="preserve">Increased Activism</w:t>
                  </w:r>
                  <w:r w:rsidDel="00000000" w:rsidR="00000000" w:rsidRPr="00000000">
                    <w:rPr>
                      <w:rtl w:val="0"/>
                    </w:rPr>
                    <w:t xml:space="preserve">: Adolescents and young adults, equipped with abstract thinking, may channel their eco-anxiety into proactive engagement, such as joining climate movements or advocating for policy changes.</w:t>
                  </w:r>
                </w:p>
                <w:p w:rsidR="00000000" w:rsidDel="00000000" w:rsidP="00000000" w:rsidRDefault="00000000" w:rsidRPr="00000000" w14:paraId="00000F52">
                  <w:pPr>
                    <w:numPr>
                      <w:ilvl w:val="3"/>
                      <w:numId w:val="195"/>
                    </w:numPr>
                    <w:spacing w:after="0" w:afterAutospacing="0" w:before="0" w:beforeAutospacing="0" w:lineRule="auto"/>
                    <w:ind w:left="2880" w:hanging="360"/>
                  </w:pPr>
                  <w:r w:rsidDel="00000000" w:rsidR="00000000" w:rsidRPr="00000000">
                    <w:rPr>
                      <w:b w:val="1"/>
                      <w:bCs w:val="1"/>
                      <w:rtl w:val="0"/>
                    </w:rPr>
                    <w:t xml:space="preserve">Heightened Eco-Anxiety and Despair</w:t>
                  </w:r>
                  <w:r w:rsidDel="00000000" w:rsidR="00000000" w:rsidRPr="00000000">
                    <w:rPr>
                      <w:rtl w:val="0"/>
                    </w:rPr>
                    <w:t xml:space="preserve">: The ability to foresee long-term consequences of climate change can also intensify feelings of helplessness and despair, especially if individuals perceive the crisis as insurmountable.</w:t>
                  </w:r>
                </w:p>
                <w:p w:rsidR="00000000" w:rsidDel="00000000" w:rsidP="00000000" w:rsidRDefault="00000000" w:rsidRPr="00000000" w14:paraId="00000F53">
                  <w:pPr>
                    <w:numPr>
                      <w:ilvl w:val="2"/>
                      <w:numId w:val="195"/>
                    </w:numPr>
                    <w:spacing w:after="0" w:afterAutospacing="0" w:before="0" w:beforeAutospacing="0" w:lineRule="auto"/>
                    <w:ind w:left="2160" w:hanging="360"/>
                  </w:pPr>
                  <w:r w:rsidDel="00000000" w:rsidR="00000000" w:rsidRPr="00000000">
                    <w:rPr>
                      <w:b w:val="1"/>
                      <w:bCs w:val="1"/>
                      <w:rtl w:val="0"/>
                    </w:rPr>
                    <w:t xml:space="preserve">Educational Implications</w:t>
                  </w:r>
                  <w:r w:rsidDel="00000000" w:rsidR="00000000" w:rsidRPr="00000000">
                    <w:rPr>
                      <w:rtl w:val="0"/>
                    </w:rPr>
                    <w:t xml:space="preserve">: Recognizing Piaget’s stages can inform educational strategies that support cognitive and emotional development, helping young people navigate their climate-related emotions constructively.</w:t>
                    <w:br w:type="textWrapping"/>
                  </w:r>
                </w:p>
                <w:p w:rsidR="00000000" w:rsidDel="00000000" w:rsidP="00000000" w:rsidRDefault="00000000" w:rsidRPr="00000000" w14:paraId="00000F54">
                  <w:pPr>
                    <w:numPr>
                      <w:ilvl w:val="0"/>
                      <w:numId w:val="195"/>
                    </w:numPr>
                    <w:spacing w:after="240" w:before="0" w:beforeAutospacing="0" w:lineRule="auto"/>
                    <w:ind w:left="720" w:hanging="360"/>
                    <w:rPr>
                      <w:b w:val="1"/>
                      <w:bCs w:val="1"/>
                    </w:rPr>
                  </w:pPr>
                  <w:r w:rsidDel="00000000" w:rsidR="00000000" w:rsidRPr="00000000">
                    <w:rPr>
                      <w:b w:val="1"/>
                      <w:bCs w:val="1"/>
                      <w:rtl w:val="0"/>
                    </w:rPr>
                    <w:t xml:space="preserve">Bandura’s Social Learning Theory</w:t>
                  </w:r>
                </w:p>
                <w:p w:rsidR="00000000" w:rsidDel="00000000" w:rsidP="00000000" w:rsidRDefault="00000000" w:rsidRPr="00000000" w14:paraId="00000F55">
                  <w:pPr>
                    <w:spacing w:after="240" w:before="240" w:lineRule="auto"/>
                    <w:ind w:left="720" w:firstLine="0"/>
                    <w:rPr/>
                  </w:pPr>
                  <w:r w:rsidDel="00000000" w:rsidR="00000000" w:rsidRPr="00000000">
                    <w:rPr>
                      <w:rtl w:val="0"/>
                    </w:rPr>
                    <w:t xml:space="preserve">Albert Bandura’s Social Learning Theory posits that people learn behaviors, attitudes, and emotional responses through observation, imitation, and modeling within their social environments. Bandura emphasized the importance of social influences and cognitive processes in learning, introducing key concepts such as observational learning, self-efficacy, and reciprocal determinism.</w:t>
                  </w:r>
                </w:p>
                <w:p w:rsidR="00000000" w:rsidDel="00000000" w:rsidP="00000000" w:rsidRDefault="00000000" w:rsidRPr="00000000" w14:paraId="00000F56">
                  <w:pPr>
                    <w:numPr>
                      <w:ilvl w:val="1"/>
                      <w:numId w:val="195"/>
                    </w:numPr>
                    <w:spacing w:after="0" w:afterAutospacing="0" w:before="240" w:lineRule="auto"/>
                    <w:ind w:left="1440" w:hanging="360"/>
                    <w:rPr>
                      <w:b w:val="1"/>
                      <w:bCs w:val="1"/>
                    </w:rPr>
                  </w:pPr>
                  <w:r w:rsidDel="00000000" w:rsidR="00000000" w:rsidRPr="00000000">
                    <w:rPr>
                      <w:b w:val="1"/>
                      <w:bCs w:val="1"/>
                      <w:rtl w:val="0"/>
                    </w:rPr>
                    <w:t xml:space="preserve">Key Principles and Contributions</w:t>
                  </w:r>
                </w:p>
                <w:p w:rsidR="00000000" w:rsidDel="00000000" w:rsidP="00000000" w:rsidRDefault="00000000" w:rsidRPr="00000000" w14:paraId="00000F57">
                  <w:pPr>
                    <w:numPr>
                      <w:ilvl w:val="2"/>
                      <w:numId w:val="195"/>
                    </w:numPr>
                    <w:spacing w:after="0" w:afterAutospacing="0" w:before="0" w:beforeAutospacing="0" w:lineRule="auto"/>
                    <w:ind w:left="2160" w:hanging="360"/>
                  </w:pPr>
                  <w:r w:rsidDel="00000000" w:rsidR="00000000" w:rsidRPr="00000000">
                    <w:rPr>
                      <w:b w:val="1"/>
                      <w:bCs w:val="1"/>
                      <w:rtl w:val="0"/>
                    </w:rPr>
                    <w:t xml:space="preserve">Observational Learning</w:t>
                  </w:r>
                  <w:r w:rsidDel="00000000" w:rsidR="00000000" w:rsidRPr="00000000">
                    <w:rPr>
                      <w:rtl w:val="0"/>
                    </w:rPr>
                    <w:t xml:space="preserve">: Individuals acquire new behaviors by observing others, especially role models, and imitating their actions.</w:t>
                  </w:r>
                </w:p>
                <w:p w:rsidR="00000000" w:rsidDel="00000000" w:rsidP="00000000" w:rsidRDefault="00000000" w:rsidRPr="00000000" w14:paraId="00000F58">
                  <w:pPr>
                    <w:numPr>
                      <w:ilvl w:val="2"/>
                      <w:numId w:val="195"/>
                    </w:numPr>
                    <w:spacing w:after="0" w:afterAutospacing="0" w:before="0" w:beforeAutospacing="0" w:lineRule="auto"/>
                    <w:ind w:left="2160" w:hanging="360"/>
                  </w:pPr>
                  <w:r w:rsidDel="00000000" w:rsidR="00000000" w:rsidRPr="00000000">
                    <w:rPr>
                      <w:b w:val="1"/>
                      <w:bCs w:val="1"/>
                      <w:rtl w:val="0"/>
                    </w:rPr>
                    <w:t xml:space="preserve">Self-Efficacy</w:t>
                  </w:r>
                  <w:r w:rsidDel="00000000" w:rsidR="00000000" w:rsidRPr="00000000">
                    <w:rPr>
                      <w:rtl w:val="0"/>
                    </w:rPr>
                    <w:t xml:space="preserve">: Bandura introduced the concept of self-efficacy, the belief in one’s ability to succeed in specific situations or accomplish tasks, which plays a critical role in how people approach goals and challenges.</w:t>
                  </w:r>
                </w:p>
                <w:p w:rsidR="00000000" w:rsidDel="00000000" w:rsidP="00000000" w:rsidRDefault="00000000" w:rsidRPr="00000000" w14:paraId="00000F59">
                  <w:pPr>
                    <w:numPr>
                      <w:ilvl w:val="2"/>
                      <w:numId w:val="195"/>
                    </w:numPr>
                    <w:spacing w:after="0" w:afterAutospacing="0" w:before="0" w:beforeAutospacing="0" w:lineRule="auto"/>
                    <w:ind w:left="2160" w:hanging="360"/>
                  </w:pPr>
                  <w:r w:rsidDel="00000000" w:rsidR="00000000" w:rsidRPr="00000000">
                    <w:rPr>
                      <w:b w:val="1"/>
                      <w:bCs w:val="1"/>
                      <w:rtl w:val="0"/>
                    </w:rPr>
                    <w:t xml:space="preserve">Reciprocal Determinism</w:t>
                  </w:r>
                  <w:r w:rsidDel="00000000" w:rsidR="00000000" w:rsidRPr="00000000">
                    <w:rPr>
                      <w:rtl w:val="0"/>
                    </w:rPr>
                    <w:t xml:space="preserve">: This principle highlights the dynamic interplay between individuals, their behaviors, and their environments, suggesting that each influences the others.</w:t>
                  </w:r>
                </w:p>
                <w:p w:rsidR="00000000" w:rsidDel="00000000" w:rsidP="00000000" w:rsidRDefault="00000000" w:rsidRPr="00000000" w14:paraId="00000F5A">
                  <w:pPr>
                    <w:numPr>
                      <w:ilvl w:val="1"/>
                      <w:numId w:val="195"/>
                    </w:numPr>
                    <w:spacing w:after="0" w:afterAutospacing="0" w:before="0" w:beforeAutospacing="0" w:lineRule="auto"/>
                    <w:ind w:left="1440" w:hanging="360"/>
                    <w:rPr>
                      <w:b w:val="1"/>
                      <w:bCs w:val="1"/>
                    </w:rPr>
                  </w:pPr>
                  <w:r w:rsidDel="00000000" w:rsidR="00000000" w:rsidRPr="00000000">
                    <w:rPr>
                      <w:b w:val="1"/>
                      <w:bCs w:val="1"/>
                      <w:rtl w:val="0"/>
                    </w:rPr>
                    <w:t xml:space="preserve">Application to Climate Emotions</w:t>
                  </w:r>
                </w:p>
                <w:p w:rsidR="00000000" w:rsidDel="00000000" w:rsidP="00000000" w:rsidRDefault="00000000" w:rsidRPr="00000000" w14:paraId="00000F5B">
                  <w:pPr>
                    <w:numPr>
                      <w:ilvl w:val="2"/>
                      <w:numId w:val="195"/>
                    </w:numPr>
                    <w:spacing w:after="0" w:afterAutospacing="0" w:before="0" w:beforeAutospacing="0" w:lineRule="auto"/>
                    <w:ind w:left="2160" w:hanging="360"/>
                  </w:pPr>
                  <w:r w:rsidDel="00000000" w:rsidR="00000000" w:rsidRPr="00000000">
                    <w:rPr>
                      <w:b w:val="1"/>
                      <w:bCs w:val="1"/>
                      <w:rtl w:val="0"/>
                    </w:rPr>
                    <w:t xml:space="preserve">Role Models and Climate Activism</w:t>
                  </w:r>
                  <w:r w:rsidDel="00000000" w:rsidR="00000000" w:rsidRPr="00000000">
                    <w:rPr>
                      <w:rtl w:val="0"/>
                    </w:rPr>
                    <w:t xml:space="preserve">: Young people and adults often emulate the behaviors and emotional responses of influential figures such as parents, teachers, and climate activists like Greta Thunberg. Observing role models who actively engage in climate action can inspire similar emotional and behavioral responses in individuals.</w:t>
                  </w:r>
                </w:p>
                <w:p w:rsidR="00000000" w:rsidDel="00000000" w:rsidP="00000000" w:rsidRDefault="00000000" w:rsidRPr="00000000" w14:paraId="00000F5C">
                  <w:pPr>
                    <w:numPr>
                      <w:ilvl w:val="3"/>
                      <w:numId w:val="195"/>
                    </w:numPr>
                    <w:spacing w:after="0" w:afterAutospacing="0" w:before="0" w:beforeAutospacing="0" w:lineRule="auto"/>
                    <w:ind w:left="2880" w:hanging="360"/>
                  </w:pPr>
                  <w:r w:rsidDel="00000000" w:rsidR="00000000" w:rsidRPr="00000000">
                    <w:rPr>
                      <w:b w:val="1"/>
                      <w:bCs w:val="1"/>
                      <w:rtl w:val="0"/>
                    </w:rPr>
                    <w:t xml:space="preserve">Example</w:t>
                  </w:r>
                  <w:r w:rsidDel="00000000" w:rsidR="00000000" w:rsidRPr="00000000">
                    <w:rPr>
                      <w:rtl w:val="0"/>
                    </w:rPr>
                    <w:t xml:space="preserve">: When adolescents see a teacher passionately advocating for environmental policies, they may develop a stronger commitment to sustainability and engage in related activism themselves.</w:t>
                  </w:r>
                </w:p>
                <w:p w:rsidR="00000000" w:rsidDel="00000000" w:rsidP="00000000" w:rsidRDefault="00000000" w:rsidRPr="00000000" w14:paraId="00000F5D">
                  <w:pPr>
                    <w:numPr>
                      <w:ilvl w:val="2"/>
                      <w:numId w:val="195"/>
                    </w:numPr>
                    <w:spacing w:after="0" w:afterAutospacing="0" w:before="0" w:beforeAutospacing="0" w:lineRule="auto"/>
                    <w:ind w:left="2160" w:hanging="360"/>
                  </w:pPr>
                  <w:r w:rsidDel="00000000" w:rsidR="00000000" w:rsidRPr="00000000">
                    <w:rPr>
                      <w:b w:val="1"/>
                      <w:bCs w:val="1"/>
                      <w:rtl w:val="0"/>
                    </w:rPr>
                    <w:t xml:space="preserve">Self-Efficacy and Empowerment</w:t>
                  </w:r>
                  <w:r w:rsidDel="00000000" w:rsidR="00000000" w:rsidRPr="00000000">
                    <w:rPr>
                      <w:rtl w:val="0"/>
                    </w:rPr>
                    <w:t xml:space="preserve">: Bandura’s emphasis on self-efficacy is crucial in combating feelings of helplessness associated with climate change. By fostering a belief in their ability to effect change, individuals are more likely to engage in proactive behaviors and sustain their commitment to climate action.</w:t>
                  </w:r>
                </w:p>
                <w:p w:rsidR="00000000" w:rsidDel="00000000" w:rsidP="00000000" w:rsidRDefault="00000000" w:rsidRPr="00000000" w14:paraId="00000F5E">
                  <w:pPr>
                    <w:numPr>
                      <w:ilvl w:val="3"/>
                      <w:numId w:val="195"/>
                    </w:numPr>
                    <w:spacing w:after="0" w:afterAutospacing="0" w:before="0" w:beforeAutospacing="0" w:lineRule="auto"/>
                    <w:ind w:left="2880" w:hanging="360"/>
                  </w:pPr>
                  <w:r w:rsidDel="00000000" w:rsidR="00000000" w:rsidRPr="00000000">
                    <w:rPr>
                      <w:b w:val="1"/>
                      <w:bCs w:val="1"/>
                      <w:rtl w:val="0"/>
                    </w:rPr>
                    <w:t xml:space="preserve">Example</w:t>
                  </w:r>
                  <w:r w:rsidDel="00000000" w:rsidR="00000000" w:rsidRPr="00000000">
                    <w:rPr>
                      <w:rtl w:val="0"/>
                    </w:rPr>
                    <w:t xml:space="preserve">: Community workshops that teach sustainable practices can enhance participants’ self-efficacy, making them feel more capable of contributing to environmental preservation.</w:t>
                  </w:r>
                </w:p>
                <w:p w:rsidR="00000000" w:rsidDel="00000000" w:rsidP="00000000" w:rsidRDefault="00000000" w:rsidRPr="00000000" w14:paraId="00000F5F">
                  <w:pPr>
                    <w:numPr>
                      <w:ilvl w:val="2"/>
                      <w:numId w:val="195"/>
                    </w:numPr>
                    <w:spacing w:after="0" w:afterAutospacing="0" w:before="0" w:beforeAutospacing="0" w:lineRule="auto"/>
                    <w:ind w:left="2160" w:hanging="360"/>
                  </w:pPr>
                  <w:r w:rsidDel="00000000" w:rsidR="00000000" w:rsidRPr="00000000">
                    <w:rPr>
                      <w:b w:val="1"/>
                      <w:bCs w:val="1"/>
                      <w:rtl w:val="0"/>
                    </w:rPr>
                    <w:t xml:space="preserve">Behavioral Influence and Social Norms</w:t>
                  </w:r>
                  <w:r w:rsidDel="00000000" w:rsidR="00000000" w:rsidRPr="00000000">
                    <w:rPr>
                      <w:rtl w:val="0"/>
                    </w:rPr>
                    <w:t xml:space="preserve">: Social Learning Theory explains how climate-friendly behaviors can become normalized within a community through consistent modeling and reinforcement. This can reduce eco-anxiety by creating supportive environments where sustainable actions are encouraged and celebrated.</w:t>
                  </w:r>
                </w:p>
                <w:p w:rsidR="00000000" w:rsidDel="00000000" w:rsidP="00000000" w:rsidRDefault="00000000" w:rsidRPr="00000000" w14:paraId="00000F60">
                  <w:pPr>
                    <w:numPr>
                      <w:ilvl w:val="3"/>
                      <w:numId w:val="195"/>
                    </w:numPr>
                    <w:spacing w:after="0" w:afterAutospacing="0" w:before="0" w:beforeAutospacing="0" w:lineRule="auto"/>
                    <w:ind w:left="2880" w:hanging="360"/>
                  </w:pPr>
                  <w:r w:rsidDel="00000000" w:rsidR="00000000" w:rsidRPr="00000000">
                    <w:rPr>
                      <w:b w:val="1"/>
                      <w:bCs w:val="1"/>
                      <w:rtl w:val="0"/>
                    </w:rPr>
                    <w:t xml:space="preserve">Example</w:t>
                  </w:r>
                  <w:r w:rsidDel="00000000" w:rsidR="00000000" w:rsidRPr="00000000">
                    <w:rPr>
                      <w:rtl w:val="0"/>
                    </w:rPr>
                    <w:t xml:space="preserve">: A workplace that adopts green policies and visibly practices sustainability can influence employees to adopt similar behaviors, fostering a collective sense of responsibility and reducing individual feelings of powerlessness.</w:t>
                    <w:br w:type="textWrapping"/>
                  </w:r>
                </w:p>
                <w:p w:rsidR="00000000" w:rsidDel="00000000" w:rsidP="00000000" w:rsidRDefault="00000000" w:rsidRPr="00000000" w14:paraId="00000F61">
                  <w:pPr>
                    <w:numPr>
                      <w:ilvl w:val="0"/>
                      <w:numId w:val="195"/>
                    </w:numPr>
                    <w:spacing w:after="240" w:before="0" w:beforeAutospacing="0" w:lineRule="auto"/>
                    <w:ind w:left="720" w:hanging="360"/>
                    <w:rPr>
                      <w:b w:val="1"/>
                      <w:bCs w:val="1"/>
                    </w:rPr>
                  </w:pPr>
                  <w:r w:rsidDel="00000000" w:rsidR="00000000" w:rsidRPr="00000000">
                    <w:rPr>
                      <w:b w:val="1"/>
                      <w:bCs w:val="1"/>
                      <w:rtl w:val="0"/>
                    </w:rPr>
                    <w:t xml:space="preserve">Erikson’s Psychosocial Stages</w:t>
                  </w:r>
                </w:p>
                <w:p w:rsidR="00000000" w:rsidDel="00000000" w:rsidP="00000000" w:rsidRDefault="00000000" w:rsidRPr="00000000" w14:paraId="00000F62">
                  <w:pPr>
                    <w:spacing w:after="240" w:before="240" w:lineRule="auto"/>
                    <w:ind w:left="720" w:firstLine="0"/>
                    <w:rPr/>
                  </w:pPr>
                  <w:r w:rsidDel="00000000" w:rsidR="00000000" w:rsidRPr="00000000">
                    <w:rPr>
                      <w:rtl w:val="0"/>
                    </w:rPr>
                    <w:t xml:space="preserve">Erik Erikson’s Psychosocial Development Theory outlines eight stages of human development, each characterized by specific psychological conflicts that contribute to a person’s growth and identity. Erikson emphasized the social and emotional challenges that individuals face at different life stages, proposing that successful resolution of these conflicts leads to healthy psychological development.</w:t>
                  </w:r>
                </w:p>
                <w:p w:rsidR="00000000" w:rsidDel="00000000" w:rsidP="00000000" w:rsidRDefault="00000000" w:rsidRPr="00000000" w14:paraId="00000F63">
                  <w:pPr>
                    <w:numPr>
                      <w:ilvl w:val="1"/>
                      <w:numId w:val="195"/>
                    </w:numPr>
                    <w:spacing w:after="0" w:afterAutospacing="0" w:before="240" w:lineRule="auto"/>
                    <w:ind w:left="1440" w:hanging="360"/>
                    <w:rPr>
                      <w:b w:val="1"/>
                      <w:bCs w:val="1"/>
                    </w:rPr>
                  </w:pPr>
                  <w:r w:rsidDel="00000000" w:rsidR="00000000" w:rsidRPr="00000000">
                    <w:rPr>
                      <w:b w:val="1"/>
                      <w:bCs w:val="1"/>
                      <w:rtl w:val="0"/>
                    </w:rPr>
                    <w:t xml:space="preserve">Key Principles and Contributions</w:t>
                  </w:r>
                </w:p>
                <w:p w:rsidR="00000000" w:rsidDel="00000000" w:rsidP="00000000" w:rsidRDefault="00000000" w:rsidRPr="00000000" w14:paraId="00000F64">
                  <w:pPr>
                    <w:numPr>
                      <w:ilvl w:val="2"/>
                      <w:numId w:val="195"/>
                    </w:numPr>
                    <w:spacing w:after="0" w:afterAutospacing="0" w:before="0" w:beforeAutospacing="0" w:lineRule="auto"/>
                    <w:ind w:left="2160" w:hanging="360"/>
                  </w:pPr>
                  <w:r w:rsidDel="00000000" w:rsidR="00000000" w:rsidRPr="00000000">
                    <w:rPr>
                      <w:b w:val="1"/>
                      <w:bCs w:val="1"/>
                      <w:rtl w:val="0"/>
                    </w:rPr>
                    <w:t xml:space="preserve">Eight Stages of Development</w:t>
                  </w:r>
                  <w:r w:rsidDel="00000000" w:rsidR="00000000" w:rsidRPr="00000000">
                    <w:rPr>
                      <w:rtl w:val="0"/>
                    </w:rPr>
                    <w:t xml:space="preserve">: Each stage involves a central conflict that must be resolved for healthy emotional and social development. The stages are:</w:t>
                  </w:r>
                </w:p>
                <w:p w:rsidR="00000000" w:rsidDel="00000000" w:rsidP="00000000" w:rsidRDefault="00000000" w:rsidRPr="00000000" w14:paraId="00000F65">
                  <w:pPr>
                    <w:numPr>
                      <w:ilvl w:val="3"/>
                      <w:numId w:val="195"/>
                    </w:numPr>
                    <w:spacing w:after="0" w:afterAutospacing="0" w:before="0" w:beforeAutospacing="0" w:lineRule="auto"/>
                    <w:ind w:left="2880" w:hanging="360"/>
                  </w:pPr>
                  <w:r w:rsidDel="00000000" w:rsidR="00000000" w:rsidRPr="00000000">
                    <w:rPr>
                      <w:rtl w:val="0"/>
                    </w:rPr>
                    <w:t xml:space="preserve">Trust vs. Mistrust (Infancy)</w:t>
                  </w:r>
                </w:p>
                <w:p w:rsidR="00000000" w:rsidDel="00000000" w:rsidP="00000000" w:rsidRDefault="00000000" w:rsidRPr="00000000" w14:paraId="00000F66">
                  <w:pPr>
                    <w:numPr>
                      <w:ilvl w:val="3"/>
                      <w:numId w:val="195"/>
                    </w:numPr>
                    <w:spacing w:after="0" w:afterAutospacing="0" w:before="0" w:beforeAutospacing="0" w:lineRule="auto"/>
                    <w:ind w:left="2880" w:hanging="360"/>
                  </w:pPr>
                  <w:r w:rsidDel="00000000" w:rsidR="00000000" w:rsidRPr="00000000">
                    <w:rPr>
                      <w:rtl w:val="0"/>
                    </w:rPr>
                    <w:t xml:space="preserve">Autonomy vs. Shame and Doubt (Toddlerhood)</w:t>
                  </w:r>
                </w:p>
                <w:p w:rsidR="00000000" w:rsidDel="00000000" w:rsidP="00000000" w:rsidRDefault="00000000" w:rsidRPr="00000000" w14:paraId="00000F67">
                  <w:pPr>
                    <w:numPr>
                      <w:ilvl w:val="3"/>
                      <w:numId w:val="195"/>
                    </w:numPr>
                    <w:spacing w:after="0" w:afterAutospacing="0" w:before="0" w:beforeAutospacing="0" w:lineRule="auto"/>
                    <w:ind w:left="2880" w:hanging="360"/>
                  </w:pPr>
                  <w:r w:rsidDel="00000000" w:rsidR="00000000" w:rsidRPr="00000000">
                    <w:rPr>
                      <w:rtl w:val="0"/>
                    </w:rPr>
                    <w:t xml:space="preserve">Initiative vs. Guilt (Early Childhood)</w:t>
                  </w:r>
                </w:p>
                <w:p w:rsidR="00000000" w:rsidDel="00000000" w:rsidP="00000000" w:rsidRDefault="00000000" w:rsidRPr="00000000" w14:paraId="00000F68">
                  <w:pPr>
                    <w:numPr>
                      <w:ilvl w:val="3"/>
                      <w:numId w:val="195"/>
                    </w:numPr>
                    <w:spacing w:after="0" w:afterAutospacing="0" w:before="0" w:beforeAutospacing="0" w:lineRule="auto"/>
                    <w:ind w:left="2880" w:hanging="360"/>
                  </w:pPr>
                  <w:r w:rsidDel="00000000" w:rsidR="00000000" w:rsidRPr="00000000">
                    <w:rPr>
                      <w:rtl w:val="0"/>
                    </w:rPr>
                    <w:t xml:space="preserve">Industry vs. Inferiority (School Age)</w:t>
                  </w:r>
                </w:p>
                <w:p w:rsidR="00000000" w:rsidDel="00000000" w:rsidP="00000000" w:rsidRDefault="00000000" w:rsidRPr="00000000" w14:paraId="00000F69">
                  <w:pPr>
                    <w:numPr>
                      <w:ilvl w:val="3"/>
                      <w:numId w:val="195"/>
                    </w:numPr>
                    <w:spacing w:after="0" w:afterAutospacing="0" w:before="0" w:beforeAutospacing="0" w:lineRule="auto"/>
                    <w:ind w:left="2880" w:hanging="360"/>
                  </w:pPr>
                  <w:r w:rsidDel="00000000" w:rsidR="00000000" w:rsidRPr="00000000">
                    <w:rPr>
                      <w:rtl w:val="0"/>
                    </w:rPr>
                    <w:t xml:space="preserve">Identity vs. Role Confusion (Adolescence)</w:t>
                  </w:r>
                </w:p>
                <w:p w:rsidR="00000000" w:rsidDel="00000000" w:rsidP="00000000" w:rsidRDefault="00000000" w:rsidRPr="00000000" w14:paraId="00000F6A">
                  <w:pPr>
                    <w:numPr>
                      <w:ilvl w:val="3"/>
                      <w:numId w:val="195"/>
                    </w:numPr>
                    <w:spacing w:after="0" w:afterAutospacing="0" w:before="0" w:beforeAutospacing="0" w:lineRule="auto"/>
                    <w:ind w:left="2880" w:hanging="360"/>
                  </w:pPr>
                  <w:r w:rsidDel="00000000" w:rsidR="00000000" w:rsidRPr="00000000">
                    <w:rPr>
                      <w:rtl w:val="0"/>
                    </w:rPr>
                    <w:t xml:space="preserve">Intimacy vs. Isolation (Young Adulthood)</w:t>
                  </w:r>
                </w:p>
                <w:p w:rsidR="00000000" w:rsidDel="00000000" w:rsidP="00000000" w:rsidRDefault="00000000" w:rsidRPr="00000000" w14:paraId="00000F6B">
                  <w:pPr>
                    <w:numPr>
                      <w:ilvl w:val="3"/>
                      <w:numId w:val="195"/>
                    </w:numPr>
                    <w:spacing w:after="0" w:afterAutospacing="0" w:before="0" w:beforeAutospacing="0" w:lineRule="auto"/>
                    <w:ind w:left="2880" w:hanging="360"/>
                  </w:pPr>
                  <w:r w:rsidDel="00000000" w:rsidR="00000000" w:rsidRPr="00000000">
                    <w:rPr>
                      <w:rtl w:val="0"/>
                    </w:rPr>
                    <w:t xml:space="preserve">Generativity vs. Stagnation (Midlife)</w:t>
                  </w:r>
                </w:p>
                <w:p w:rsidR="00000000" w:rsidDel="00000000" w:rsidP="00000000" w:rsidRDefault="00000000" w:rsidRPr="00000000" w14:paraId="00000F6C">
                  <w:pPr>
                    <w:numPr>
                      <w:ilvl w:val="3"/>
                      <w:numId w:val="195"/>
                    </w:numPr>
                    <w:spacing w:after="0" w:afterAutospacing="0" w:before="0" w:beforeAutospacing="0" w:lineRule="auto"/>
                    <w:ind w:left="2880" w:hanging="360"/>
                  </w:pPr>
                  <w:r w:rsidDel="00000000" w:rsidR="00000000" w:rsidRPr="00000000">
                    <w:rPr>
                      <w:rtl w:val="0"/>
                    </w:rPr>
                    <w:t xml:space="preserve">Integrity vs. Despair (Older Adulthood)</w:t>
                  </w:r>
                </w:p>
                <w:p w:rsidR="00000000" w:rsidDel="00000000" w:rsidP="00000000" w:rsidRDefault="00000000" w:rsidRPr="00000000" w14:paraId="00000F6D">
                  <w:pPr>
                    <w:numPr>
                      <w:ilvl w:val="2"/>
                      <w:numId w:val="195"/>
                    </w:numPr>
                    <w:spacing w:after="0" w:afterAutospacing="0" w:before="0" w:beforeAutospacing="0" w:lineRule="auto"/>
                    <w:ind w:left="2160" w:hanging="360"/>
                  </w:pPr>
                  <w:r w:rsidDel="00000000" w:rsidR="00000000" w:rsidRPr="00000000">
                    <w:rPr>
                      <w:b w:val="1"/>
                      <w:bCs w:val="1"/>
                      <w:rtl w:val="0"/>
                    </w:rPr>
                    <w:t xml:space="preserve">Psychosocial Conflicts</w:t>
                  </w:r>
                  <w:r w:rsidDel="00000000" w:rsidR="00000000" w:rsidRPr="00000000">
                    <w:rPr>
                      <w:rtl w:val="0"/>
                    </w:rPr>
                    <w:t xml:space="preserve">: Each stage presents a conflict that must be navigated to develop a healthy personality and social relationships.</w:t>
                  </w:r>
                </w:p>
                <w:p w:rsidR="00000000" w:rsidDel="00000000" w:rsidP="00000000" w:rsidRDefault="00000000" w:rsidRPr="00000000" w14:paraId="00000F6E">
                  <w:pPr>
                    <w:numPr>
                      <w:ilvl w:val="2"/>
                      <w:numId w:val="195"/>
                    </w:numPr>
                    <w:spacing w:after="0" w:afterAutospacing="0" w:before="0" w:beforeAutospacing="0" w:lineRule="auto"/>
                    <w:ind w:left="2160" w:hanging="360"/>
                  </w:pPr>
                  <w:r w:rsidDel="00000000" w:rsidR="00000000" w:rsidRPr="00000000">
                    <w:rPr>
                      <w:b w:val="1"/>
                      <w:bCs w:val="1"/>
                      <w:rtl w:val="0"/>
                    </w:rPr>
                    <w:t xml:space="preserve">Identity Formation</w:t>
                  </w:r>
                  <w:r w:rsidDel="00000000" w:rsidR="00000000" w:rsidRPr="00000000">
                    <w:rPr>
                      <w:rtl w:val="0"/>
                    </w:rPr>
                    <w:t xml:space="preserve">: Particularly in adolescence, Erikson highlighted the importance of developing a coherent identity, which includes integrating personal values and beliefs.</w:t>
                  </w:r>
                </w:p>
                <w:p w:rsidR="00000000" w:rsidDel="00000000" w:rsidP="00000000" w:rsidRDefault="00000000" w:rsidRPr="00000000" w14:paraId="00000F6F">
                  <w:pPr>
                    <w:numPr>
                      <w:ilvl w:val="1"/>
                      <w:numId w:val="195"/>
                    </w:numPr>
                    <w:spacing w:after="0" w:afterAutospacing="0" w:before="0" w:beforeAutospacing="0" w:lineRule="auto"/>
                    <w:ind w:left="1440" w:hanging="360"/>
                    <w:rPr>
                      <w:b w:val="1"/>
                      <w:bCs w:val="1"/>
                    </w:rPr>
                  </w:pPr>
                  <w:r w:rsidDel="00000000" w:rsidR="00000000" w:rsidRPr="00000000">
                    <w:rPr>
                      <w:b w:val="1"/>
                      <w:bCs w:val="1"/>
                      <w:rtl w:val="0"/>
                    </w:rPr>
                    <w:t xml:space="preserve">Application to Climate Emotions</w:t>
                  </w:r>
                </w:p>
                <w:p w:rsidR="00000000" w:rsidDel="00000000" w:rsidP="00000000" w:rsidRDefault="00000000" w:rsidRPr="00000000" w14:paraId="00000F70">
                  <w:pPr>
                    <w:numPr>
                      <w:ilvl w:val="2"/>
                      <w:numId w:val="195"/>
                    </w:numPr>
                    <w:spacing w:after="0" w:afterAutospacing="0" w:before="0" w:beforeAutospacing="0" w:lineRule="auto"/>
                    <w:ind w:left="2160" w:hanging="360"/>
                    <w:rPr>
                      <w:b w:val="1"/>
                      <w:bCs w:val="1"/>
                    </w:rPr>
                  </w:pPr>
                  <w:r w:rsidDel="00000000" w:rsidR="00000000" w:rsidRPr="00000000">
                    <w:rPr>
                      <w:b w:val="1"/>
                      <w:bCs w:val="1"/>
                      <w:rtl w:val="0"/>
                    </w:rPr>
                    <w:t xml:space="preserve">Adolescence (Identity vs. Role Confusion)</w:t>
                  </w:r>
                </w:p>
                <w:p w:rsidR="00000000" w:rsidDel="00000000" w:rsidP="00000000" w:rsidRDefault="00000000" w:rsidRPr="00000000" w14:paraId="00000F71">
                  <w:pPr>
                    <w:numPr>
                      <w:ilvl w:val="3"/>
                      <w:numId w:val="195"/>
                    </w:numPr>
                    <w:spacing w:after="0" w:afterAutospacing="0" w:before="0" w:beforeAutospacing="0" w:lineRule="auto"/>
                    <w:ind w:left="2880" w:hanging="360"/>
                  </w:pPr>
                  <w:r w:rsidDel="00000000" w:rsidR="00000000" w:rsidRPr="00000000">
                    <w:rPr>
                      <w:b w:val="1"/>
                      <w:bCs w:val="1"/>
                      <w:rtl w:val="0"/>
                    </w:rPr>
                    <w:t xml:space="preserve">Climate Concerns as Part of Identity</w:t>
                  </w:r>
                  <w:r w:rsidDel="00000000" w:rsidR="00000000" w:rsidRPr="00000000">
                    <w:rPr>
                      <w:rtl w:val="0"/>
                    </w:rPr>
                    <w:t xml:space="preserve">: During adolescence, individuals strive to establish their identity. Climate concerns can become a core part of their self-concept, driving engagement in environmental activism as a way to assert their values and sense of purpose.</w:t>
                  </w:r>
                </w:p>
                <w:p w:rsidR="00000000" w:rsidDel="00000000" w:rsidP="00000000" w:rsidRDefault="00000000" w:rsidRPr="00000000" w14:paraId="00000F72">
                  <w:pPr>
                    <w:numPr>
                      <w:ilvl w:val="3"/>
                      <w:numId w:val="195"/>
                    </w:numPr>
                    <w:spacing w:after="0" w:afterAutospacing="0" w:before="0" w:beforeAutospacing="0" w:lineRule="auto"/>
                    <w:ind w:left="2880" w:hanging="360"/>
                  </w:pPr>
                  <w:r w:rsidDel="00000000" w:rsidR="00000000" w:rsidRPr="00000000">
                    <w:rPr>
                      <w:b w:val="1"/>
                      <w:bCs w:val="1"/>
                      <w:rtl w:val="0"/>
                    </w:rPr>
                    <w:t xml:space="preserve">Emotional Responses</w:t>
                  </w:r>
                  <w:r w:rsidDel="00000000" w:rsidR="00000000" w:rsidRPr="00000000">
                    <w:rPr>
                      <w:rtl w:val="0"/>
                    </w:rPr>
                    <w:t xml:space="preserve">: Adolescents may experience a heightened sense of responsibility and urgency, leading to proactive behaviors such as participating in climate strikes or leading sustainability projects.</w:t>
                  </w:r>
                </w:p>
                <w:p w:rsidR="00000000" w:rsidDel="00000000" w:rsidP="00000000" w:rsidRDefault="00000000" w:rsidRPr="00000000" w14:paraId="00000F73">
                  <w:pPr>
                    <w:numPr>
                      <w:ilvl w:val="2"/>
                      <w:numId w:val="195"/>
                    </w:numPr>
                    <w:spacing w:after="0" w:afterAutospacing="0" w:before="0" w:beforeAutospacing="0" w:lineRule="auto"/>
                    <w:ind w:left="2160" w:hanging="360"/>
                    <w:rPr>
                      <w:b w:val="1"/>
                      <w:bCs w:val="1"/>
                    </w:rPr>
                  </w:pPr>
                  <w:r w:rsidDel="00000000" w:rsidR="00000000" w:rsidRPr="00000000">
                    <w:rPr>
                      <w:b w:val="1"/>
                      <w:bCs w:val="1"/>
                      <w:rtl w:val="0"/>
                    </w:rPr>
                    <w:t xml:space="preserve">Midlife (Generativity vs. Stagnation)</w:t>
                  </w:r>
                </w:p>
                <w:p w:rsidR="00000000" w:rsidDel="00000000" w:rsidP="00000000" w:rsidRDefault="00000000" w:rsidRPr="00000000" w14:paraId="00000F74">
                  <w:pPr>
                    <w:numPr>
                      <w:ilvl w:val="3"/>
                      <w:numId w:val="195"/>
                    </w:numPr>
                    <w:spacing w:after="0" w:afterAutospacing="0" w:before="0" w:beforeAutospacing="0" w:lineRule="auto"/>
                    <w:ind w:left="2880" w:hanging="360"/>
                  </w:pPr>
                  <w:r w:rsidDel="00000000" w:rsidR="00000000" w:rsidRPr="00000000">
                    <w:rPr>
                      <w:b w:val="1"/>
                      <w:bCs w:val="1"/>
                      <w:rtl w:val="0"/>
                    </w:rPr>
                    <w:t xml:space="preserve">Sense of Responsibility</w:t>
                  </w:r>
                  <w:r w:rsidDel="00000000" w:rsidR="00000000" w:rsidRPr="00000000">
                    <w:rPr>
                      <w:rtl w:val="0"/>
                    </w:rPr>
                    <w:t xml:space="preserve">: In midlife, individuals focus on contributing to the next generation. Climate emotions in this stage often involve a sense of duty to protect the environment for future generations, motivating leadership and community involvement.</w:t>
                  </w:r>
                </w:p>
                <w:p w:rsidR="00000000" w:rsidDel="00000000" w:rsidP="00000000" w:rsidRDefault="00000000" w:rsidRPr="00000000" w14:paraId="00000F75">
                  <w:pPr>
                    <w:numPr>
                      <w:ilvl w:val="3"/>
                      <w:numId w:val="195"/>
                    </w:numPr>
                    <w:spacing w:after="0" w:afterAutospacing="0" w:before="0" w:beforeAutospacing="0" w:lineRule="auto"/>
                    <w:ind w:left="2880" w:hanging="360"/>
                  </w:pPr>
                  <w:r w:rsidDel="00000000" w:rsidR="00000000" w:rsidRPr="00000000">
                    <w:rPr>
                      <w:b w:val="1"/>
                      <w:bCs w:val="1"/>
                      <w:rtl w:val="0"/>
                    </w:rPr>
                    <w:t xml:space="preserve">Blended Emotions</w:t>
                  </w:r>
                  <w:r w:rsidDel="00000000" w:rsidR="00000000" w:rsidRPr="00000000">
                    <w:rPr>
                      <w:rtl w:val="0"/>
                    </w:rPr>
                    <w:t xml:space="preserve">: This stage is marked by a combination of grief for environmental losses, frustration at systemic inaction, and hope inspired by community efforts. These emotions drive midlife individuals to take on roles that promote sustainability and resilience.</w:t>
                  </w:r>
                </w:p>
                <w:p w:rsidR="00000000" w:rsidDel="00000000" w:rsidP="00000000" w:rsidRDefault="00000000" w:rsidRPr="00000000" w14:paraId="00000F76">
                  <w:pPr>
                    <w:numPr>
                      <w:ilvl w:val="2"/>
                      <w:numId w:val="195"/>
                    </w:numPr>
                    <w:spacing w:after="0" w:afterAutospacing="0" w:before="0" w:beforeAutospacing="0" w:lineRule="auto"/>
                    <w:ind w:left="2160" w:hanging="360"/>
                    <w:rPr>
                      <w:b w:val="1"/>
                      <w:bCs w:val="1"/>
                    </w:rPr>
                  </w:pPr>
                  <w:r w:rsidDel="00000000" w:rsidR="00000000" w:rsidRPr="00000000">
                    <w:rPr>
                      <w:b w:val="1"/>
                      <w:bCs w:val="1"/>
                      <w:rtl w:val="0"/>
                    </w:rPr>
                    <w:t xml:space="preserve">Older Adulthood (Integrity vs. Despair)</w:t>
                  </w:r>
                </w:p>
                <w:p w:rsidR="00000000" w:rsidDel="00000000" w:rsidP="00000000" w:rsidRDefault="00000000" w:rsidRPr="00000000" w14:paraId="00000F77">
                  <w:pPr>
                    <w:numPr>
                      <w:ilvl w:val="3"/>
                      <w:numId w:val="195"/>
                    </w:numPr>
                    <w:spacing w:after="0" w:afterAutospacing="0" w:before="0" w:beforeAutospacing="0" w:lineRule="auto"/>
                    <w:ind w:left="2880" w:hanging="360"/>
                  </w:pPr>
                  <w:r w:rsidDel="00000000" w:rsidR="00000000" w:rsidRPr="00000000">
                    <w:rPr>
                      <w:b w:val="1"/>
                      <w:bCs w:val="1"/>
                      <w:rtl w:val="0"/>
                    </w:rPr>
                    <w:t xml:space="preserve">Reflection on Legacy</w:t>
                  </w:r>
                  <w:r w:rsidDel="00000000" w:rsidR="00000000" w:rsidRPr="00000000">
                    <w:rPr>
                      <w:rtl w:val="0"/>
                    </w:rPr>
                    <w:t xml:space="preserve">: In older adulthood, individuals reflect on their lives and legacies. Climate emotions may involve solastalgia or grief over </w:t>
                  </w:r>
                  <w:commentRangeStart w:id="207"/>
                  <w:r w:rsidDel="00000000" w:rsidR="00000000" w:rsidRPr="00000000">
                    <w:rPr>
                      <w:rtl w:val="0"/>
                    </w:rPr>
                    <w:t xml:space="preserve">witnessed </w:t>
                  </w:r>
                  <w:commentRangeEnd w:id="207"/>
                  <w:r w:rsidDel="00000000" w:rsidR="00000000" w:rsidRPr="00000000">
                    <w:commentReference w:id="207"/>
                  </w:r>
                  <w:r w:rsidDel="00000000" w:rsidR="00000000" w:rsidRPr="00000000">
                    <w:rPr>
                      <w:rtl w:val="0"/>
                    </w:rPr>
                    <w:t xml:space="preserve">environmental degradation or finding meaning and purpose in preserving ecological systems for posterity.</w:t>
                  </w:r>
                </w:p>
                <w:p w:rsidR="00000000" w:rsidDel="00000000" w:rsidP="00000000" w:rsidRDefault="00000000" w:rsidRPr="00000000" w14:paraId="00000F78">
                  <w:pPr>
                    <w:numPr>
                      <w:ilvl w:val="3"/>
                      <w:numId w:val="195"/>
                    </w:numPr>
                    <w:spacing w:after="0" w:afterAutospacing="0" w:before="0" w:beforeAutospacing="0" w:lineRule="auto"/>
                    <w:ind w:left="2880" w:hanging="360"/>
                  </w:pPr>
                  <w:r w:rsidDel="00000000" w:rsidR="00000000" w:rsidRPr="00000000">
                    <w:rPr>
                      <w:b w:val="1"/>
                      <w:bCs w:val="1"/>
                      <w:rtl w:val="0"/>
                    </w:rPr>
                    <w:t xml:space="preserve">Emotional Stability and Wisdom</w:t>
                  </w:r>
                  <w:r w:rsidDel="00000000" w:rsidR="00000000" w:rsidRPr="00000000">
                    <w:rPr>
                      <w:rtl w:val="0"/>
                    </w:rPr>
                    <w:t xml:space="preserve">: Older adults can leverage their life experiences to mentor younger generations and contribute to community resilience, fostering a sense of integrity and fulfillment.</w:t>
                  </w:r>
                </w:p>
                <w:p w:rsidR="00000000" w:rsidDel="00000000" w:rsidP="00000000" w:rsidRDefault="00000000" w:rsidRPr="00000000" w14:paraId="00000F79">
                  <w:pPr>
                    <w:numPr>
                      <w:ilvl w:val="2"/>
                      <w:numId w:val="195"/>
                    </w:numPr>
                    <w:spacing w:after="240" w:before="0" w:beforeAutospacing="0" w:lineRule="auto"/>
                    <w:ind w:left="2160" w:hanging="360"/>
                  </w:pPr>
                  <w:r w:rsidDel="00000000" w:rsidR="00000000" w:rsidRPr="00000000">
                    <w:rPr>
                      <w:b w:val="1"/>
                      <w:bCs w:val="1"/>
                      <w:rtl w:val="0"/>
                    </w:rPr>
                    <w:t xml:space="preserve">Educational and Support Implications</w:t>
                  </w:r>
                  <w:r w:rsidDel="00000000" w:rsidR="00000000" w:rsidRPr="00000000">
                    <w:rPr>
                      <w:rtl w:val="0"/>
                    </w:rPr>
                    <w:t xml:space="preserve">: Understanding Erikson’s stages helps in designing interventions that align with individuals’ developmental needs, such as providing identity-affirming climate education for adolescents or leadership opportunities for midlife adults.</w:t>
                  </w:r>
                </w:p>
                <w:p w:rsidR="00000000" w:rsidDel="00000000" w:rsidP="00000000" w:rsidRDefault="00000000" w:rsidRPr="00000000" w14:paraId="00000F7A">
                  <w:pPr>
                    <w:spacing w:after="240" w:before="240" w:lineRule="auto"/>
                    <w:ind w:left="2160" w:firstLine="0"/>
                    <w:rPr/>
                  </w:pPr>
                  <w:r w:rsidDel="00000000" w:rsidR="00000000" w:rsidRPr="00000000">
                    <w:rPr>
                      <w:rtl w:val="0"/>
                    </w:rPr>
                  </w:r>
                </w:p>
                <w:p w:rsidR="00000000" w:rsidDel="00000000" w:rsidP="00000000" w:rsidRDefault="00000000" w:rsidRPr="00000000" w14:paraId="00000F7B">
                  <w:pPr>
                    <w:numPr>
                      <w:ilvl w:val="0"/>
                      <w:numId w:val="195"/>
                    </w:numPr>
                    <w:spacing w:after="240" w:before="240" w:lineRule="auto"/>
                    <w:ind w:left="720" w:hanging="360"/>
                  </w:pPr>
                  <w:r w:rsidDel="00000000" w:rsidR="00000000" w:rsidRPr="00000000">
                    <w:rPr>
                      <w:b w:val="1"/>
                      <w:bCs w:val="1"/>
                      <w:rtl w:val="0"/>
                    </w:rPr>
                    <w:t xml:space="preserve">Attachment Theory</w:t>
                  </w:r>
                </w:p>
                <w:p w:rsidR="00000000" w:rsidDel="00000000" w:rsidP="00000000" w:rsidRDefault="00000000" w:rsidRPr="00000000" w14:paraId="00000F7C">
                  <w:pPr>
                    <w:spacing w:after="240" w:before="240" w:lineRule="auto"/>
                    <w:ind w:left="720" w:firstLine="0"/>
                    <w:rPr/>
                  </w:pPr>
                  <w:r w:rsidDel="00000000" w:rsidR="00000000" w:rsidRPr="00000000">
                    <w:rPr>
                      <w:rtl w:val="0"/>
                    </w:rPr>
                    <w:t xml:space="preserve">John Bowlby’s Attachment Theory emphasizes the importance of secure emotional bonds formed in early childhood, which influence emotional regulation and social relationships throughout an individual’s life. Secure attachments provide a foundation for healthy emotional development, resilience, and the ability to form meaningful connections.</w:t>
                  </w:r>
                  <w:commentRangeStart w:id="208"/>
                  <w:r w:rsidDel="00000000" w:rsidR="00000000" w:rsidRPr="00000000">
                    <w:rPr>
                      <w:rtl w:val="0"/>
                    </w:rPr>
                  </w:r>
                </w:p>
                <w:p w:rsidR="00000000" w:rsidDel="00000000" w:rsidP="00000000" w:rsidRDefault="00000000" w:rsidRPr="00000000" w14:paraId="00000F7D">
                  <w:pPr>
                    <w:numPr>
                      <w:ilvl w:val="1"/>
                      <w:numId w:val="195"/>
                    </w:numPr>
                    <w:spacing w:after="0" w:afterAutospacing="0" w:before="240" w:lineRule="auto"/>
                    <w:ind w:left="1440" w:hanging="360"/>
                    <w:rPr>
                      <w:b w:val="1"/>
                      <w:bCs w:val="1"/>
                    </w:rPr>
                  </w:pPr>
                  <w:commentRangeEnd w:id="208"/>
                  <w:r w:rsidDel="00000000" w:rsidR="00000000" w:rsidRPr="00000000">
                    <w:commentReference w:id="208"/>
                  </w:r>
                  <w:r w:rsidDel="00000000" w:rsidR="00000000" w:rsidRPr="00000000">
                    <w:rPr>
                      <w:b w:val="1"/>
                      <w:bCs w:val="1"/>
                      <w:rtl w:val="0"/>
                    </w:rPr>
                    <w:t xml:space="preserve">Key Principles and Contributions</w:t>
                  </w:r>
                </w:p>
                <w:p w:rsidR="00000000" w:rsidDel="00000000" w:rsidP="00000000" w:rsidRDefault="00000000" w:rsidRPr="00000000" w14:paraId="00000F7E">
                  <w:pPr>
                    <w:numPr>
                      <w:ilvl w:val="2"/>
                      <w:numId w:val="195"/>
                    </w:numPr>
                    <w:spacing w:after="0" w:afterAutospacing="0" w:before="0" w:beforeAutospacing="0" w:lineRule="auto"/>
                    <w:ind w:left="2160" w:hanging="360"/>
                  </w:pPr>
                  <w:r w:rsidDel="00000000" w:rsidR="00000000" w:rsidRPr="00000000">
                    <w:rPr>
                      <w:b w:val="1"/>
                      <w:bCs w:val="1"/>
                      <w:rtl w:val="0"/>
                    </w:rPr>
                    <w:t xml:space="preserve">Secure vs. Insecure Attachments</w:t>
                  </w:r>
                  <w:r w:rsidDel="00000000" w:rsidR="00000000" w:rsidRPr="00000000">
                    <w:rPr>
                      <w:rtl w:val="0"/>
                    </w:rPr>
                    <w:t xml:space="preserve">: The quality of early attachments—secure, anxious, avoidant, or disorganized—shapes how individuals perceive and interact with the world.</w:t>
                  </w:r>
                </w:p>
                <w:p w:rsidR="00000000" w:rsidDel="00000000" w:rsidP="00000000" w:rsidRDefault="00000000" w:rsidRPr="00000000" w14:paraId="00000F7F">
                  <w:pPr>
                    <w:numPr>
                      <w:ilvl w:val="2"/>
                      <w:numId w:val="195"/>
                    </w:numPr>
                    <w:spacing w:after="0" w:afterAutospacing="0" w:before="0" w:beforeAutospacing="0" w:lineRule="auto"/>
                    <w:ind w:left="2160" w:hanging="360"/>
                  </w:pPr>
                  <w:r w:rsidDel="00000000" w:rsidR="00000000" w:rsidRPr="00000000">
                    <w:rPr>
                      <w:b w:val="1"/>
                      <w:bCs w:val="1"/>
                      <w:rtl w:val="0"/>
                    </w:rPr>
                    <w:t xml:space="preserve">Emotional Regulation</w:t>
                  </w:r>
                  <w:r w:rsidDel="00000000" w:rsidR="00000000" w:rsidRPr="00000000">
                    <w:rPr>
                      <w:rtl w:val="0"/>
                    </w:rPr>
                    <w:t xml:space="preserve">: Securely attached individuals are better equipped to manage emotions, seek support, and cope with stress.</w:t>
                  </w:r>
                </w:p>
                <w:p w:rsidR="00000000" w:rsidDel="00000000" w:rsidP="00000000" w:rsidRDefault="00000000" w:rsidRPr="00000000" w14:paraId="00000F80">
                  <w:pPr>
                    <w:numPr>
                      <w:ilvl w:val="2"/>
                      <w:numId w:val="195"/>
                    </w:numPr>
                    <w:spacing w:after="0" w:afterAutospacing="0" w:before="0" w:beforeAutospacing="0" w:lineRule="auto"/>
                    <w:ind w:left="2160" w:hanging="360"/>
                  </w:pPr>
                  <w:r w:rsidDel="00000000" w:rsidR="00000000" w:rsidRPr="00000000">
                    <w:rPr>
                      <w:b w:val="1"/>
                      <w:bCs w:val="1"/>
                      <w:rtl w:val="0"/>
                    </w:rPr>
                    <w:t xml:space="preserve">Interpersonal Relationships</w:t>
                  </w:r>
                  <w:r w:rsidDel="00000000" w:rsidR="00000000" w:rsidRPr="00000000">
                    <w:rPr>
                      <w:rtl w:val="0"/>
                    </w:rPr>
                    <w:t xml:space="preserve">: Attachment styles influence how people form and maintain relationships, impacting their social support networks and community engagement.</w:t>
                  </w:r>
                </w:p>
                <w:p w:rsidR="00000000" w:rsidDel="00000000" w:rsidP="00000000" w:rsidRDefault="00000000" w:rsidRPr="00000000" w14:paraId="00000F81">
                  <w:pPr>
                    <w:numPr>
                      <w:ilvl w:val="1"/>
                      <w:numId w:val="195"/>
                    </w:numPr>
                    <w:spacing w:after="0" w:afterAutospacing="0" w:before="0" w:beforeAutospacing="0" w:lineRule="auto"/>
                    <w:ind w:left="1440" w:hanging="360"/>
                    <w:rPr>
                      <w:b w:val="1"/>
                      <w:bCs w:val="1"/>
                    </w:rPr>
                  </w:pPr>
                  <w:r w:rsidDel="00000000" w:rsidR="00000000" w:rsidRPr="00000000">
                    <w:rPr>
                      <w:b w:val="1"/>
                      <w:bCs w:val="1"/>
                      <w:rtl w:val="0"/>
                    </w:rPr>
                    <w:t xml:space="preserve">Application to Climate Emotions</w:t>
                  </w:r>
                </w:p>
                <w:p w:rsidR="00000000" w:rsidDel="00000000" w:rsidP="00000000" w:rsidRDefault="00000000" w:rsidRPr="00000000" w14:paraId="00000F82">
                  <w:pPr>
                    <w:numPr>
                      <w:ilvl w:val="2"/>
                      <w:numId w:val="195"/>
                    </w:numPr>
                    <w:spacing w:after="0" w:afterAutospacing="0" w:before="0" w:beforeAutospacing="0" w:lineRule="auto"/>
                    <w:ind w:left="2160" w:hanging="360"/>
                    <w:rPr>
                      <w:b w:val="1"/>
                      <w:bCs w:val="1"/>
                    </w:rPr>
                  </w:pPr>
                  <w:r w:rsidDel="00000000" w:rsidR="00000000" w:rsidRPr="00000000">
                    <w:rPr>
                      <w:b w:val="1"/>
                      <w:bCs w:val="1"/>
                      <w:rtl w:val="0"/>
                    </w:rPr>
                    <w:t xml:space="preserve">Parental Influence and Climate Grief</w:t>
                  </w:r>
                </w:p>
                <w:p w:rsidR="00000000" w:rsidDel="00000000" w:rsidP="00000000" w:rsidRDefault="00000000" w:rsidRPr="00000000" w14:paraId="00000F83">
                  <w:pPr>
                    <w:numPr>
                      <w:ilvl w:val="3"/>
                      <w:numId w:val="195"/>
                    </w:numPr>
                    <w:spacing w:after="0" w:afterAutospacing="0" w:before="0" w:beforeAutospacing="0" w:lineRule="auto"/>
                    <w:ind w:left="2880" w:hanging="360"/>
                  </w:pPr>
                  <w:r w:rsidDel="00000000" w:rsidR="00000000" w:rsidRPr="00000000">
                    <w:rPr>
                      <w:b w:val="1"/>
                      <w:bCs w:val="1"/>
                      <w:rtl w:val="0"/>
                    </w:rPr>
                    <w:t xml:space="preserve">Secure Attachments and Resilience</w:t>
                  </w:r>
                  <w:r w:rsidDel="00000000" w:rsidR="00000000" w:rsidRPr="00000000">
                    <w:rPr>
                      <w:rtl w:val="0"/>
                    </w:rPr>
                    <w:t xml:space="preserve">: Individuals with secure attachments are more likely to develop resilience and proactive engagement with climate issues. They feel supported in addressing emotional challenges, reducing feelings of isolation and helplessness.</w:t>
                  </w:r>
                </w:p>
                <w:p w:rsidR="00000000" w:rsidDel="00000000" w:rsidP="00000000" w:rsidRDefault="00000000" w:rsidRPr="00000000" w14:paraId="00000F84">
                  <w:pPr>
                    <w:numPr>
                      <w:ilvl w:val="3"/>
                      <w:numId w:val="195"/>
                    </w:numPr>
                    <w:spacing w:after="0" w:afterAutospacing="0" w:before="0" w:beforeAutospacing="0" w:lineRule="auto"/>
                    <w:ind w:left="2880" w:hanging="360"/>
                  </w:pPr>
                  <w:r w:rsidDel="00000000" w:rsidR="00000000" w:rsidRPr="00000000">
                    <w:rPr>
                      <w:b w:val="1"/>
                      <w:bCs w:val="1"/>
                      <w:rtl w:val="0"/>
                    </w:rPr>
                    <w:t xml:space="preserve">Climate Grief and Support Systems</w:t>
                  </w:r>
                  <w:r w:rsidDel="00000000" w:rsidR="00000000" w:rsidRPr="00000000">
                    <w:rPr>
                      <w:rtl w:val="0"/>
                    </w:rPr>
                    <w:t xml:space="preserve">: Secure attachments enable individuals to seek and receive support when dealing with eco-anxiety and ecological grief, fostering healthier emotional relationships and coping mechanisms.</w:t>
                  </w:r>
                </w:p>
                <w:p w:rsidR="00000000" w:rsidDel="00000000" w:rsidP="00000000" w:rsidRDefault="00000000" w:rsidRPr="00000000" w14:paraId="00000F85">
                  <w:pPr>
                    <w:numPr>
                      <w:ilvl w:val="2"/>
                      <w:numId w:val="195"/>
                    </w:numPr>
                    <w:spacing w:after="0" w:afterAutospacing="0" w:before="0" w:beforeAutospacing="0" w:lineRule="auto"/>
                    <w:ind w:left="2160" w:hanging="360"/>
                    <w:rPr>
                      <w:b w:val="1"/>
                      <w:bCs w:val="1"/>
                    </w:rPr>
                  </w:pPr>
                  <w:r w:rsidDel="00000000" w:rsidR="00000000" w:rsidRPr="00000000">
                    <w:rPr>
                      <w:b w:val="1"/>
                      <w:bCs w:val="1"/>
                      <w:rtl w:val="0"/>
                    </w:rPr>
                    <w:t xml:space="preserve">Climate Emotions Across the Lifespan</w:t>
                  </w:r>
                </w:p>
                <w:p w:rsidR="00000000" w:rsidDel="00000000" w:rsidP="00000000" w:rsidRDefault="00000000" w:rsidRPr="00000000" w14:paraId="00000F86">
                  <w:pPr>
                    <w:numPr>
                      <w:ilvl w:val="3"/>
                      <w:numId w:val="195"/>
                    </w:numPr>
                    <w:spacing w:after="0" w:afterAutospacing="0" w:before="0" w:beforeAutospacing="0" w:lineRule="auto"/>
                    <w:ind w:left="2880" w:hanging="360"/>
                  </w:pPr>
                  <w:r w:rsidDel="00000000" w:rsidR="00000000" w:rsidRPr="00000000">
                    <w:rPr>
                      <w:b w:val="1"/>
                      <w:bCs w:val="1"/>
                      <w:rtl w:val="0"/>
                    </w:rPr>
                    <w:t xml:space="preserve">Children and Adolescents</w:t>
                  </w:r>
                  <w:r w:rsidDel="00000000" w:rsidR="00000000" w:rsidRPr="00000000">
                    <w:rPr>
                      <w:rtl w:val="0"/>
                    </w:rPr>
                    <w:t xml:space="preserve">: Securely attached children are more likely to express their climate concerns openly and seek support from trusted adults. This openness can mitigate intense emotions like fear and anxiety by providing a safe space for discussion and action.</w:t>
                  </w:r>
                </w:p>
                <w:p w:rsidR="00000000" w:rsidDel="00000000" w:rsidP="00000000" w:rsidRDefault="00000000" w:rsidRPr="00000000" w14:paraId="00000F87">
                  <w:pPr>
                    <w:numPr>
                      <w:ilvl w:val="3"/>
                      <w:numId w:val="195"/>
                    </w:numPr>
                    <w:spacing w:after="0" w:afterAutospacing="0" w:before="0" w:beforeAutospacing="0" w:lineRule="auto"/>
                    <w:ind w:left="2880" w:hanging="360"/>
                  </w:pPr>
                  <w:r w:rsidDel="00000000" w:rsidR="00000000" w:rsidRPr="00000000">
                    <w:rPr>
                      <w:b w:val="1"/>
                      <w:bCs w:val="1"/>
                      <w:rtl w:val="0"/>
                    </w:rPr>
                    <w:t xml:space="preserve">Adults and Older Adults</w:t>
                  </w:r>
                  <w:r w:rsidDel="00000000" w:rsidR="00000000" w:rsidRPr="00000000">
                    <w:rPr>
                      <w:rtl w:val="0"/>
                    </w:rPr>
                    <w:t xml:space="preserve">: Secure attachments in adulthood facilitate effective emotional regulation and community engagement. Older adults with secure attachments can leverage their support networks to address solastalgia and pass on wisdom to younger generations, enhancing collective resilience.</w:t>
                  </w:r>
                </w:p>
                <w:p w:rsidR="00000000" w:rsidDel="00000000" w:rsidP="00000000" w:rsidRDefault="00000000" w:rsidRPr="00000000" w14:paraId="00000F88">
                  <w:pPr>
                    <w:numPr>
                      <w:ilvl w:val="2"/>
                      <w:numId w:val="195"/>
                    </w:numPr>
                    <w:spacing w:after="0" w:afterAutospacing="0" w:before="0" w:beforeAutospacing="0" w:lineRule="auto"/>
                    <w:ind w:left="2160" w:hanging="360"/>
                    <w:rPr>
                      <w:b w:val="1"/>
                      <w:bCs w:val="1"/>
                    </w:rPr>
                  </w:pPr>
                  <w:r w:rsidDel="00000000" w:rsidR="00000000" w:rsidRPr="00000000">
                    <w:rPr>
                      <w:b w:val="1"/>
                      <w:bCs w:val="1"/>
                      <w:rtl w:val="0"/>
                    </w:rPr>
                    <w:t xml:space="preserve">Therapeutic Implications</w:t>
                  </w:r>
                </w:p>
                <w:p w:rsidR="00000000" w:rsidDel="00000000" w:rsidP="00000000" w:rsidRDefault="00000000" w:rsidRPr="00000000" w14:paraId="00000F89">
                  <w:pPr>
                    <w:numPr>
                      <w:ilvl w:val="3"/>
                      <w:numId w:val="195"/>
                    </w:numPr>
                    <w:spacing w:after="0" w:afterAutospacing="0" w:before="0" w:beforeAutospacing="0" w:lineRule="auto"/>
                    <w:ind w:left="2880" w:hanging="360"/>
                  </w:pPr>
                  <w:r w:rsidDel="00000000" w:rsidR="00000000" w:rsidRPr="00000000">
                    <w:rPr>
                      <w:b w:val="1"/>
                      <w:bCs w:val="1"/>
                      <w:rtl w:val="0"/>
                    </w:rPr>
                    <w:t xml:space="preserve">Building Secure Attachments</w:t>
                  </w:r>
                  <w:r w:rsidDel="00000000" w:rsidR="00000000" w:rsidRPr="00000000">
                    <w:rPr>
                      <w:rtl w:val="0"/>
                    </w:rPr>
                    <w:t xml:space="preserve">: Therapeutic approaches that focus on strengthening secure attachments can enhance individuals’ ability to cope with climate-related emotions. This includes fostering supportive relationships and developing trust in social interactions.</w:t>
                  </w:r>
                </w:p>
                <w:p w:rsidR="00000000" w:rsidDel="00000000" w:rsidP="00000000" w:rsidRDefault="00000000" w:rsidRPr="00000000" w14:paraId="00000F8A">
                  <w:pPr>
                    <w:numPr>
                      <w:ilvl w:val="3"/>
                      <w:numId w:val="195"/>
                    </w:numPr>
                    <w:spacing w:after="0" w:afterAutospacing="0" w:before="0" w:beforeAutospacing="0" w:lineRule="auto"/>
                    <w:ind w:left="2880" w:hanging="360"/>
                  </w:pPr>
                  <w:r w:rsidDel="00000000" w:rsidR="00000000" w:rsidRPr="00000000">
                    <w:rPr>
                      <w:b w:val="1"/>
                      <w:bCs w:val="1"/>
                      <w:rtl w:val="0"/>
                    </w:rPr>
                    <w:t xml:space="preserve">Community Support Systems</w:t>
                  </w:r>
                  <w:r w:rsidDel="00000000" w:rsidR="00000000" w:rsidRPr="00000000">
                    <w:rPr>
                      <w:rtl w:val="0"/>
                    </w:rPr>
                    <w:t xml:space="preserve">: Creating com</w:t>
                  </w:r>
                  <w:commentRangeStart w:id="209"/>
                  <w:r w:rsidDel="00000000" w:rsidR="00000000" w:rsidRPr="00000000">
                    <w:rPr>
                      <w:rtl w:val="0"/>
                    </w:rPr>
                    <w:t xml:space="preserve">munity</w:t>
                  </w:r>
                  <w:commentRangeEnd w:id="209"/>
                  <w:r w:rsidDel="00000000" w:rsidR="00000000" w:rsidRPr="00000000">
                    <w:commentReference w:id="209"/>
                  </w:r>
                  <w:r w:rsidDel="00000000" w:rsidR="00000000" w:rsidRPr="00000000">
                    <w:rPr>
                      <w:rtl w:val="0"/>
                    </w:rPr>
                    <w:t xml:space="preserve"> support systems that emulate secure attachment environments can provide individuals with the emotional resources needed to navigate climate distress effectively.</w:t>
                    <w:br w:type="textWrapping"/>
                  </w:r>
                  <w:r w:rsidDel="00000000" w:rsidR="00000000" w:rsidRPr="00000000">
                    <w:rPr>
                      <w:rtl w:val="0"/>
                    </w:rPr>
                  </w:r>
                </w:p>
                <w:p w:rsidR="00000000" w:rsidDel="00000000" w:rsidP="00000000" w:rsidRDefault="00000000" w:rsidRPr="00000000" w14:paraId="00000F8B">
                  <w:pPr>
                    <w:numPr>
                      <w:ilvl w:val="0"/>
                      <w:numId w:val="195"/>
                    </w:numPr>
                    <w:spacing w:after="240" w:before="0" w:beforeAutospacing="0" w:lineRule="auto"/>
                    <w:ind w:left="720" w:hanging="360"/>
                    <w:rPr>
                      <w:b w:val="1"/>
                      <w:bCs w:val="1"/>
                    </w:rPr>
                  </w:pPr>
                  <w:r w:rsidDel="00000000" w:rsidR="00000000" w:rsidRPr="00000000">
                    <w:rPr>
                      <w:b w:val="1"/>
                      <w:bCs w:val="1"/>
                      <w:rtl w:val="0"/>
                    </w:rPr>
                    <w:t xml:space="preserve">Bronfenbrenner’s Ecological Systems Theory</w:t>
                  </w:r>
                </w:p>
                <w:p w:rsidR="00000000" w:rsidDel="00000000" w:rsidP="00000000" w:rsidRDefault="00000000" w:rsidRPr="00000000" w14:paraId="00000F8C">
                  <w:pPr>
                    <w:spacing w:after="240" w:before="240" w:lineRule="auto"/>
                    <w:ind w:left="720" w:firstLine="0"/>
                    <w:rPr/>
                  </w:pPr>
                  <w:r w:rsidDel="00000000" w:rsidR="00000000" w:rsidRPr="00000000">
                    <w:rPr>
                      <w:rtl w:val="0"/>
                    </w:rPr>
                    <w:t xml:space="preserve">Urie Bronfenbrenner’s Ecological Systems Theory examines how different layers of an individual’s environment interact to influence their development. The theory identifies multiple systems—microsystem, mesosystem, exosystem, macrosystem, and chronosystem—that collectively shape an individual’s experiences and behaviors.</w:t>
                  </w:r>
                </w:p>
                <w:p w:rsidR="00000000" w:rsidDel="00000000" w:rsidP="00000000" w:rsidRDefault="00000000" w:rsidRPr="00000000" w14:paraId="00000F8D">
                  <w:pPr>
                    <w:numPr>
                      <w:ilvl w:val="1"/>
                      <w:numId w:val="195"/>
                    </w:numPr>
                    <w:spacing w:after="0" w:afterAutospacing="0" w:before="240" w:lineRule="auto"/>
                    <w:ind w:left="1440" w:hanging="360"/>
                    <w:rPr>
                      <w:b w:val="1"/>
                      <w:bCs w:val="1"/>
                    </w:rPr>
                  </w:pPr>
                  <w:r w:rsidDel="00000000" w:rsidR="00000000" w:rsidRPr="00000000">
                    <w:rPr>
                      <w:b w:val="1"/>
                      <w:bCs w:val="1"/>
                      <w:rtl w:val="0"/>
                    </w:rPr>
                    <w:t xml:space="preserve">Key Principles and Contributions</w:t>
                  </w:r>
                </w:p>
                <w:p w:rsidR="00000000" w:rsidDel="00000000" w:rsidP="00000000" w:rsidRDefault="00000000" w:rsidRPr="00000000" w14:paraId="00000F8E">
                  <w:pPr>
                    <w:numPr>
                      <w:ilvl w:val="2"/>
                      <w:numId w:val="195"/>
                    </w:numPr>
                    <w:spacing w:after="0" w:afterAutospacing="0" w:before="0" w:beforeAutospacing="0" w:lineRule="auto"/>
                    <w:ind w:left="2160" w:hanging="360"/>
                  </w:pPr>
                  <w:r w:rsidDel="00000000" w:rsidR="00000000" w:rsidRPr="00000000">
                    <w:rPr>
                      <w:b w:val="1"/>
                      <w:bCs w:val="1"/>
                      <w:rtl w:val="0"/>
                    </w:rPr>
                    <w:t xml:space="preserve">Microsystem</w:t>
                  </w:r>
                  <w:r w:rsidDel="00000000" w:rsidR="00000000" w:rsidRPr="00000000">
                    <w:rPr>
                      <w:rtl w:val="0"/>
                    </w:rPr>
                    <w:t xml:space="preserve">: Immediate environments such as family, school, and peer groups.</w:t>
                  </w:r>
                </w:p>
                <w:p w:rsidR="00000000" w:rsidDel="00000000" w:rsidP="00000000" w:rsidRDefault="00000000" w:rsidRPr="00000000" w14:paraId="00000F8F">
                  <w:pPr>
                    <w:numPr>
                      <w:ilvl w:val="2"/>
                      <w:numId w:val="195"/>
                    </w:numPr>
                    <w:spacing w:after="0" w:afterAutospacing="0" w:before="0" w:beforeAutospacing="0" w:lineRule="auto"/>
                    <w:ind w:left="2160" w:hanging="360"/>
                  </w:pPr>
                  <w:r w:rsidDel="00000000" w:rsidR="00000000" w:rsidRPr="00000000">
                    <w:rPr>
                      <w:b w:val="1"/>
                      <w:bCs w:val="1"/>
                      <w:rtl w:val="0"/>
                    </w:rPr>
                    <w:t xml:space="preserve">Mesosystem</w:t>
                  </w:r>
                  <w:r w:rsidDel="00000000" w:rsidR="00000000" w:rsidRPr="00000000">
                    <w:rPr>
                      <w:rtl w:val="0"/>
                    </w:rPr>
                    <w:t xml:space="preserve">: Interconnections between microsystems, like the relationship between family and school.</w:t>
                  </w:r>
                </w:p>
                <w:p w:rsidR="00000000" w:rsidDel="00000000" w:rsidP="00000000" w:rsidRDefault="00000000" w:rsidRPr="00000000" w14:paraId="00000F90">
                  <w:pPr>
                    <w:numPr>
                      <w:ilvl w:val="2"/>
                      <w:numId w:val="195"/>
                    </w:numPr>
                    <w:spacing w:after="0" w:afterAutospacing="0" w:before="0" w:beforeAutospacing="0" w:lineRule="auto"/>
                    <w:ind w:left="2160" w:hanging="360"/>
                  </w:pPr>
                  <w:r w:rsidDel="00000000" w:rsidR="00000000" w:rsidRPr="00000000">
                    <w:rPr>
                      <w:b w:val="1"/>
                      <w:bCs w:val="1"/>
                      <w:rtl w:val="0"/>
                    </w:rPr>
                    <w:t xml:space="preserve">Exosystem</w:t>
                  </w:r>
                  <w:r w:rsidDel="00000000" w:rsidR="00000000" w:rsidRPr="00000000">
                    <w:rPr>
                      <w:rtl w:val="0"/>
                    </w:rPr>
                    <w:t xml:space="preserve">: External environments that indirectly influence the individual, such as parents’ workplaces or community services.</w:t>
                  </w:r>
                </w:p>
                <w:p w:rsidR="00000000" w:rsidDel="00000000" w:rsidP="00000000" w:rsidRDefault="00000000" w:rsidRPr="00000000" w14:paraId="00000F91">
                  <w:pPr>
                    <w:numPr>
                      <w:ilvl w:val="2"/>
                      <w:numId w:val="195"/>
                    </w:numPr>
                    <w:spacing w:after="0" w:afterAutospacing="0" w:before="0" w:beforeAutospacing="0" w:lineRule="auto"/>
                    <w:ind w:left="2160" w:hanging="360"/>
                  </w:pPr>
                  <w:r w:rsidDel="00000000" w:rsidR="00000000" w:rsidRPr="00000000">
                    <w:rPr>
                      <w:b w:val="1"/>
                      <w:bCs w:val="1"/>
                      <w:rtl w:val="0"/>
                    </w:rPr>
                    <w:t xml:space="preserve">Macrosystem</w:t>
                  </w:r>
                  <w:r w:rsidDel="00000000" w:rsidR="00000000" w:rsidRPr="00000000">
                    <w:rPr>
                      <w:rtl w:val="0"/>
                    </w:rPr>
                    <w:t xml:space="preserve">: Broader cultural and societal influences, including laws, cultural norms, and economic conditions.</w:t>
                  </w:r>
                </w:p>
                <w:p w:rsidR="00000000" w:rsidDel="00000000" w:rsidP="00000000" w:rsidRDefault="00000000" w:rsidRPr="00000000" w14:paraId="00000F92">
                  <w:pPr>
                    <w:numPr>
                      <w:ilvl w:val="2"/>
                      <w:numId w:val="195"/>
                    </w:numPr>
                    <w:spacing w:after="0" w:afterAutospacing="0" w:before="0" w:beforeAutospacing="0" w:lineRule="auto"/>
                    <w:ind w:left="2160" w:hanging="360"/>
                  </w:pPr>
                  <w:r w:rsidDel="00000000" w:rsidR="00000000" w:rsidRPr="00000000">
                    <w:rPr>
                      <w:b w:val="1"/>
                      <w:bCs w:val="1"/>
                      <w:rtl w:val="0"/>
                    </w:rPr>
                    <w:t xml:space="preserve">Chronosystem</w:t>
                  </w:r>
                  <w:r w:rsidDel="00000000" w:rsidR="00000000" w:rsidRPr="00000000">
                    <w:rPr>
                      <w:rtl w:val="0"/>
                    </w:rPr>
                    <w:t xml:space="preserve">: The dimension of time, encompassing life transitions and historical events.</w:t>
                  </w:r>
                </w:p>
                <w:p w:rsidR="00000000" w:rsidDel="00000000" w:rsidP="00000000" w:rsidRDefault="00000000" w:rsidRPr="00000000" w14:paraId="00000F93">
                  <w:pPr>
                    <w:numPr>
                      <w:ilvl w:val="2"/>
                      <w:numId w:val="195"/>
                    </w:numPr>
                    <w:spacing w:after="0" w:afterAutospacing="0" w:before="0" w:beforeAutospacing="0" w:lineRule="auto"/>
                    <w:ind w:left="2160" w:hanging="360"/>
                  </w:pPr>
                  <w:r w:rsidDel="00000000" w:rsidR="00000000" w:rsidRPr="00000000">
                    <w:rPr>
                      <w:b w:val="1"/>
                      <w:bCs w:val="1"/>
                      <w:rtl w:val="0"/>
                    </w:rPr>
                    <w:t xml:space="preserve">Interconnectedness of Systems</w:t>
                  </w:r>
                  <w:r w:rsidDel="00000000" w:rsidR="00000000" w:rsidRPr="00000000">
                    <w:rPr>
                      <w:rtl w:val="0"/>
                    </w:rPr>
                    <w:t xml:space="preserve">: Bronfenbrenner emphasized that changes in one system can ripple through and impact other systems, highlighting the complexity of environmental influences on development.</w:t>
                  </w:r>
                </w:p>
                <w:p w:rsidR="00000000" w:rsidDel="00000000" w:rsidP="00000000" w:rsidRDefault="00000000" w:rsidRPr="00000000" w14:paraId="00000F94">
                  <w:pPr>
                    <w:numPr>
                      <w:ilvl w:val="1"/>
                      <w:numId w:val="195"/>
                    </w:numPr>
                    <w:spacing w:after="0" w:afterAutospacing="0" w:before="0" w:beforeAutospacing="0" w:lineRule="auto"/>
                    <w:ind w:left="1440" w:hanging="360"/>
                    <w:rPr>
                      <w:b w:val="1"/>
                      <w:bCs w:val="1"/>
                    </w:rPr>
                  </w:pPr>
                  <w:r w:rsidDel="00000000" w:rsidR="00000000" w:rsidRPr="00000000">
                    <w:rPr>
                      <w:b w:val="1"/>
                      <w:bCs w:val="1"/>
                      <w:rtl w:val="0"/>
                    </w:rPr>
                    <w:t xml:space="preserve">Application to Climate Emotions</w:t>
                  </w:r>
                </w:p>
                <w:p w:rsidR="00000000" w:rsidDel="00000000" w:rsidP="00000000" w:rsidRDefault="00000000" w:rsidRPr="00000000" w14:paraId="00000F95">
                  <w:pPr>
                    <w:numPr>
                      <w:ilvl w:val="2"/>
                      <w:numId w:val="195"/>
                    </w:numPr>
                    <w:spacing w:after="0" w:afterAutospacing="0" w:before="0" w:beforeAutospacing="0" w:lineRule="auto"/>
                    <w:ind w:left="2160" w:hanging="360"/>
                    <w:rPr>
                      <w:b w:val="1"/>
                      <w:bCs w:val="1"/>
                    </w:rPr>
                  </w:pPr>
                  <w:r w:rsidDel="00000000" w:rsidR="00000000" w:rsidRPr="00000000">
                    <w:rPr>
                      <w:b w:val="1"/>
                      <w:bCs w:val="1"/>
                      <w:rtl w:val="0"/>
                    </w:rPr>
                    <w:t xml:space="preserve">Multilevel Influences on Climate Emotions</w:t>
                  </w:r>
                </w:p>
                <w:p w:rsidR="00000000" w:rsidDel="00000000" w:rsidP="00000000" w:rsidRDefault="00000000" w:rsidRPr="00000000" w14:paraId="00000F96">
                  <w:pPr>
                    <w:numPr>
                      <w:ilvl w:val="3"/>
                      <w:numId w:val="195"/>
                    </w:numPr>
                    <w:spacing w:after="0" w:afterAutospacing="0" w:before="0" w:beforeAutospacing="0" w:lineRule="auto"/>
                    <w:ind w:left="2880" w:hanging="360"/>
                  </w:pPr>
                  <w:r w:rsidDel="00000000" w:rsidR="00000000" w:rsidRPr="00000000">
                    <w:rPr>
                      <w:b w:val="1"/>
                      <w:bCs w:val="1"/>
                      <w:rtl w:val="0"/>
                    </w:rPr>
                    <w:t xml:space="preserve">Microsystem</w:t>
                  </w:r>
                  <w:r w:rsidDel="00000000" w:rsidR="00000000" w:rsidRPr="00000000">
                    <w:rPr>
                      <w:rtl w:val="0"/>
                    </w:rPr>
                    <w:t xml:space="preserve">: Family attitudes toward the environment directly impact an individual’s climate emotions. Supportive family environments that prioritize sustainability can foster positive emotional responses and proactive behaviors.</w:t>
                  </w:r>
                </w:p>
                <w:p w:rsidR="00000000" w:rsidDel="00000000" w:rsidP="00000000" w:rsidRDefault="00000000" w:rsidRPr="00000000" w14:paraId="00000F97">
                  <w:pPr>
                    <w:numPr>
                      <w:ilvl w:val="3"/>
                      <w:numId w:val="195"/>
                    </w:numPr>
                    <w:spacing w:after="0" w:afterAutospacing="0" w:before="0" w:beforeAutospacing="0" w:lineRule="auto"/>
                    <w:ind w:left="2880" w:hanging="360"/>
                  </w:pPr>
                  <w:r w:rsidDel="00000000" w:rsidR="00000000" w:rsidRPr="00000000">
                    <w:rPr>
                      <w:b w:val="1"/>
                      <w:bCs w:val="1"/>
                      <w:rtl w:val="0"/>
                    </w:rPr>
                    <w:t xml:space="preserve">Mesosystem</w:t>
                  </w:r>
                  <w:r w:rsidDel="00000000" w:rsidR="00000000" w:rsidRPr="00000000">
                    <w:rPr>
                      <w:rtl w:val="0"/>
                    </w:rPr>
                    <w:t xml:space="preserve">: The interplay between different microsystems, such as school and home, shapes how climate emotions are experienced and expressed. For example, climate education at school reinforces sustainable practices encouraged at home.</w:t>
                  </w:r>
                </w:p>
                <w:p w:rsidR="00000000" w:rsidDel="00000000" w:rsidP="00000000" w:rsidRDefault="00000000" w:rsidRPr="00000000" w14:paraId="00000F98">
                  <w:pPr>
                    <w:numPr>
                      <w:ilvl w:val="3"/>
                      <w:numId w:val="195"/>
                    </w:numPr>
                    <w:spacing w:after="0" w:afterAutospacing="0" w:before="0" w:beforeAutospacing="0" w:lineRule="auto"/>
                    <w:ind w:left="2880" w:hanging="360"/>
                  </w:pPr>
                  <w:r w:rsidDel="00000000" w:rsidR="00000000" w:rsidRPr="00000000">
                    <w:rPr>
                      <w:b w:val="1"/>
                      <w:bCs w:val="1"/>
                      <w:rtl w:val="0"/>
                    </w:rPr>
                    <w:t xml:space="preserve">Exosystem</w:t>
                  </w:r>
                  <w:r w:rsidDel="00000000" w:rsidR="00000000" w:rsidRPr="00000000">
                    <w:rPr>
                      <w:rtl w:val="0"/>
                    </w:rPr>
                    <w:t xml:space="preserve">: Community resources and local policies influence individuals’ ability to engage in climate action. Access to green spaces, recycling programs, and community initiatives can mitigate feelings of powerlessness and enhance emotional well-being.</w:t>
                  </w:r>
                </w:p>
                <w:p w:rsidR="00000000" w:rsidDel="00000000" w:rsidP="00000000" w:rsidRDefault="00000000" w:rsidRPr="00000000" w14:paraId="00000F99">
                  <w:pPr>
                    <w:numPr>
                      <w:ilvl w:val="3"/>
                      <w:numId w:val="195"/>
                    </w:numPr>
                    <w:spacing w:after="0" w:afterAutospacing="0" w:before="0" w:beforeAutospacing="0" w:lineRule="auto"/>
                    <w:ind w:left="2880" w:hanging="360"/>
                  </w:pPr>
                  <w:r w:rsidDel="00000000" w:rsidR="00000000" w:rsidRPr="00000000">
                    <w:rPr>
                      <w:b w:val="1"/>
                      <w:bCs w:val="1"/>
                      <w:rtl w:val="0"/>
                    </w:rPr>
                    <w:t xml:space="preserve">Macrosystem</w:t>
                  </w:r>
                  <w:r w:rsidDel="00000000" w:rsidR="00000000" w:rsidRPr="00000000">
                    <w:rPr>
                      <w:rtl w:val="0"/>
                    </w:rPr>
                    <w:t xml:space="preserve">: Societal attitudes and cultural values regarding the environment shape collective climate emotions. Societies that prioritize environmental conservation and sustainable development foster a sense of hope and collective responsibility.</w:t>
                  </w:r>
                </w:p>
                <w:p w:rsidR="00000000" w:rsidDel="00000000" w:rsidP="00000000" w:rsidRDefault="00000000" w:rsidRPr="00000000" w14:paraId="00000F9A">
                  <w:pPr>
                    <w:numPr>
                      <w:ilvl w:val="3"/>
                      <w:numId w:val="195"/>
                    </w:numPr>
                    <w:spacing w:after="0" w:afterAutospacing="0" w:before="0" w:beforeAutospacing="0" w:lineRule="auto"/>
                    <w:ind w:left="2880" w:hanging="360"/>
                  </w:pPr>
                  <w:r w:rsidDel="00000000" w:rsidR="00000000" w:rsidRPr="00000000">
                    <w:rPr>
                      <w:b w:val="1"/>
                      <w:bCs w:val="1"/>
                      <w:rtl w:val="0"/>
                    </w:rPr>
                    <w:t xml:space="preserve">Chronosystem</w:t>
                  </w:r>
                  <w:r w:rsidDel="00000000" w:rsidR="00000000" w:rsidRPr="00000000">
                    <w:rPr>
                      <w:rtl w:val="0"/>
                    </w:rPr>
                    <w:t xml:space="preserve">: Historical climate events, such as natural disasters or significant policy changes, impact the long-term emotional responses to climate change. These events can either heighten eco-anxiety or inspire resilience and proactive engagement.</w:t>
                  </w:r>
                </w:p>
                <w:p w:rsidR="00000000" w:rsidDel="00000000" w:rsidP="00000000" w:rsidRDefault="00000000" w:rsidRPr="00000000" w14:paraId="00000F9B">
                  <w:pPr>
                    <w:numPr>
                      <w:ilvl w:val="2"/>
                      <w:numId w:val="195"/>
                    </w:numPr>
                    <w:spacing w:after="0" w:afterAutospacing="0" w:before="0" w:beforeAutospacing="0" w:lineRule="auto"/>
                    <w:ind w:left="2160" w:hanging="360"/>
                    <w:rPr>
                      <w:b w:val="1"/>
                      <w:bCs w:val="1"/>
                    </w:rPr>
                  </w:pPr>
                  <w:r w:rsidDel="00000000" w:rsidR="00000000" w:rsidRPr="00000000">
                    <w:rPr>
                      <w:b w:val="1"/>
                      <w:bCs w:val="1"/>
                      <w:rtl w:val="0"/>
                    </w:rPr>
                    <w:t xml:space="preserve">Systemic Support and Intervention</w:t>
                  </w:r>
                </w:p>
                <w:p w:rsidR="00000000" w:rsidDel="00000000" w:rsidP="00000000" w:rsidRDefault="00000000" w:rsidRPr="00000000" w14:paraId="00000F9C">
                  <w:pPr>
                    <w:numPr>
                      <w:ilvl w:val="3"/>
                      <w:numId w:val="195"/>
                    </w:numPr>
                    <w:spacing w:after="0" w:afterAutospacing="0" w:before="0" w:beforeAutospacing="0" w:lineRule="auto"/>
                    <w:ind w:left="2880" w:hanging="360"/>
                  </w:pPr>
                  <w:r w:rsidDel="00000000" w:rsidR="00000000" w:rsidRPr="00000000">
                    <w:rPr>
                      <w:b w:val="1"/>
                      <w:bCs w:val="1"/>
                      <w:rtl w:val="0"/>
                    </w:rPr>
                    <w:t xml:space="preserve">Comprehensive Strategies</w:t>
                  </w:r>
                  <w:r w:rsidDel="00000000" w:rsidR="00000000" w:rsidRPr="00000000">
                    <w:rPr>
                      <w:rtl w:val="0"/>
                    </w:rPr>
                    <w:t xml:space="preserve">: Understanding the multiple layers of influence allows for the development of comprehensive strategies that address individual, community, and societal factors contributing to climate emotions.</w:t>
                  </w:r>
                </w:p>
                <w:p w:rsidR="00000000" w:rsidDel="00000000" w:rsidP="00000000" w:rsidRDefault="00000000" w:rsidRPr="00000000" w14:paraId="00000F9D">
                  <w:pPr>
                    <w:numPr>
                      <w:ilvl w:val="3"/>
                      <w:numId w:val="195"/>
                    </w:numPr>
                    <w:spacing w:after="0" w:afterAutospacing="0" w:before="0" w:beforeAutospacing="0" w:lineRule="auto"/>
                    <w:ind w:left="2880" w:hanging="360"/>
                  </w:pPr>
                  <w:r w:rsidDel="00000000" w:rsidR="00000000" w:rsidRPr="00000000">
                    <w:rPr>
                      <w:b w:val="1"/>
                      <w:bCs w:val="1"/>
                      <w:rtl w:val="0"/>
                    </w:rPr>
                    <w:t xml:space="preserve">Policy and Community Initiatives</w:t>
                  </w:r>
                  <w:r w:rsidDel="00000000" w:rsidR="00000000" w:rsidRPr="00000000">
                    <w:rPr>
                      <w:rtl w:val="0"/>
                    </w:rPr>
                    <w:t xml:space="preserve">: Implementing policies that support environmental sustainability and creating community initiatives that promote collective action can enhance positive emotional responses and reduce climate distress.</w:t>
                  </w:r>
                </w:p>
                <w:p w:rsidR="00000000" w:rsidDel="00000000" w:rsidP="00000000" w:rsidRDefault="00000000" w:rsidRPr="00000000" w14:paraId="00000F9E">
                  <w:pPr>
                    <w:numPr>
                      <w:ilvl w:val="2"/>
                      <w:numId w:val="195"/>
                    </w:numPr>
                    <w:spacing w:after="0" w:afterAutospacing="0" w:before="0" w:beforeAutospacing="0" w:lineRule="auto"/>
                    <w:ind w:left="2160" w:hanging="360"/>
                    <w:rPr>
                      <w:b w:val="1"/>
                      <w:bCs w:val="1"/>
                    </w:rPr>
                  </w:pPr>
                  <w:r w:rsidDel="00000000" w:rsidR="00000000" w:rsidRPr="00000000">
                    <w:rPr>
                      <w:b w:val="1"/>
                      <w:bCs w:val="1"/>
                      <w:rtl w:val="0"/>
                    </w:rPr>
                    <w:t xml:space="preserve">Example Applications</w:t>
                  </w:r>
                </w:p>
                <w:p w:rsidR="00000000" w:rsidDel="00000000" w:rsidP="00000000" w:rsidRDefault="00000000" w:rsidRPr="00000000" w14:paraId="00000F9F">
                  <w:pPr>
                    <w:numPr>
                      <w:ilvl w:val="3"/>
                      <w:numId w:val="195"/>
                    </w:numPr>
                    <w:spacing w:after="0" w:afterAutospacing="0" w:before="0" w:beforeAutospacing="0" w:lineRule="auto"/>
                    <w:ind w:left="2880" w:hanging="360"/>
                  </w:pPr>
                  <w:r w:rsidDel="00000000" w:rsidR="00000000" w:rsidRPr="00000000">
                    <w:rPr>
                      <w:b w:val="1"/>
                      <w:bCs w:val="1"/>
                      <w:rtl w:val="0"/>
                    </w:rPr>
                    <w:t xml:space="preserve">Educational Progr</w:t>
                  </w:r>
                  <w:commentRangeStart w:id="210"/>
                  <w:r w:rsidDel="00000000" w:rsidR="00000000" w:rsidRPr="00000000">
                    <w:rPr>
                      <w:b w:val="1"/>
                      <w:bCs w:val="1"/>
                      <w:rtl w:val="0"/>
                    </w:rPr>
                    <w:t xml:space="preserve">ams</w:t>
                  </w:r>
                  <w:r w:rsidDel="00000000" w:rsidR="00000000" w:rsidRPr="00000000">
                    <w:rPr>
                      <w:rtl w:val="0"/>
                    </w:rPr>
                    <w:t xml:space="preserve">: Schools integrating climate education into their curricula can influence students’ climate emotions by providing knowledge and fostering a sense of agency.</w:t>
                  </w:r>
                  <w:commentRangeEnd w:id="210"/>
                  <w:r w:rsidDel="00000000" w:rsidR="00000000" w:rsidRPr="00000000">
                    <w:commentReference w:id="210"/>
                  </w:r>
                  <w:r w:rsidDel="00000000" w:rsidR="00000000" w:rsidRPr="00000000">
                    <w:rPr>
                      <w:rtl w:val="0"/>
                    </w:rPr>
                  </w:r>
                </w:p>
                <w:p w:rsidR="00000000" w:rsidDel="00000000" w:rsidP="00000000" w:rsidRDefault="00000000" w:rsidRPr="00000000" w14:paraId="00000FA0">
                  <w:pPr>
                    <w:numPr>
                      <w:ilvl w:val="3"/>
                      <w:numId w:val="195"/>
                    </w:numPr>
                    <w:spacing w:after="0" w:afterAutospacing="0" w:before="0" w:beforeAutospacing="0" w:lineRule="auto"/>
                    <w:ind w:left="2880" w:hanging="360"/>
                  </w:pPr>
                  <w:r w:rsidDel="00000000" w:rsidR="00000000" w:rsidRPr="00000000">
                    <w:rPr>
                      <w:b w:val="1"/>
                      <w:bCs w:val="1"/>
                      <w:rtl w:val="0"/>
                    </w:rPr>
                    <w:t xml:space="preserve">Community Resilience Projects</w:t>
                  </w:r>
                  <w:r w:rsidDel="00000000" w:rsidR="00000000" w:rsidRPr="00000000">
                    <w:rPr>
                      <w:rtl w:val="0"/>
                    </w:rPr>
                    <w:t xml:space="preserve">: Local initiatives like community gardens or renewable energy projects can strengthen social networks and provide tangible ways for individuals to engage with climate action, reducing feelings of helplessness.</w:t>
                    <w:br w:type="textWrapping"/>
                  </w:r>
                </w:p>
                <w:p w:rsidR="00000000" w:rsidDel="00000000" w:rsidP="00000000" w:rsidRDefault="00000000" w:rsidRPr="00000000" w14:paraId="00000FA1">
                  <w:pPr>
                    <w:numPr>
                      <w:ilvl w:val="0"/>
                      <w:numId w:val="195"/>
                    </w:numPr>
                    <w:spacing w:after="240" w:before="0" w:beforeAutospacing="0" w:lineRule="auto"/>
                    <w:ind w:left="720" w:hanging="360"/>
                    <w:rPr>
                      <w:b w:val="1"/>
                      <w:bCs w:val="1"/>
                    </w:rPr>
                  </w:pPr>
                  <w:r w:rsidDel="00000000" w:rsidR="00000000" w:rsidRPr="00000000">
                    <w:rPr>
                      <w:b w:val="1"/>
                      <w:bCs w:val="1"/>
                      <w:rtl w:val="0"/>
                    </w:rPr>
                    <w:t xml:space="preserve">Person-Centered Therapy</w:t>
                  </w:r>
                </w:p>
                <w:p w:rsidR="00000000" w:rsidDel="00000000" w:rsidP="00000000" w:rsidRDefault="00000000" w:rsidRPr="00000000" w14:paraId="00000FA2">
                  <w:pPr>
                    <w:spacing w:after="240" w:before="240" w:lineRule="auto"/>
                    <w:ind w:left="720" w:firstLine="0"/>
                    <w:rPr/>
                  </w:pPr>
                  <w:r w:rsidDel="00000000" w:rsidR="00000000" w:rsidRPr="00000000">
                    <w:rPr>
                      <w:rtl w:val="0"/>
                    </w:rPr>
                    <w:t xml:space="preserve">Carl Rogers’ Person-Centered Therapy, also known as Client-Centered Therapy, is a humanistic approach that emphasizes the importance of the therapeutic relationship and the individual's capacity for self-healing and personal growth. Rogers believed that creating a supportive and nonjudgmental environment enables individuals to explore and understand their emotions, leading to greater self-awareness and positive change.</w:t>
                  </w:r>
                </w:p>
                <w:p w:rsidR="00000000" w:rsidDel="00000000" w:rsidP="00000000" w:rsidRDefault="00000000" w:rsidRPr="00000000" w14:paraId="00000FA3">
                  <w:pPr>
                    <w:numPr>
                      <w:ilvl w:val="1"/>
                      <w:numId w:val="195"/>
                    </w:numPr>
                    <w:spacing w:after="0" w:afterAutospacing="0" w:before="240" w:lineRule="auto"/>
                    <w:ind w:left="1440" w:hanging="360"/>
                    <w:rPr>
                      <w:b w:val="1"/>
                      <w:bCs w:val="1"/>
                    </w:rPr>
                  </w:pPr>
                  <w:r w:rsidDel="00000000" w:rsidR="00000000" w:rsidRPr="00000000">
                    <w:rPr>
                      <w:b w:val="1"/>
                      <w:bCs w:val="1"/>
                      <w:rtl w:val="0"/>
                    </w:rPr>
                    <w:t xml:space="preserve">Key Principles and Contributions</w:t>
                  </w:r>
                </w:p>
                <w:p w:rsidR="00000000" w:rsidDel="00000000" w:rsidP="00000000" w:rsidRDefault="00000000" w:rsidRPr="00000000" w14:paraId="00000FA4">
                  <w:pPr>
                    <w:numPr>
                      <w:ilvl w:val="2"/>
                      <w:numId w:val="195"/>
                    </w:numPr>
                    <w:spacing w:after="0" w:afterAutospacing="0" w:before="0" w:beforeAutospacing="0" w:lineRule="auto"/>
                    <w:ind w:left="2160" w:hanging="360"/>
                  </w:pPr>
                  <w:r w:rsidDel="00000000" w:rsidR="00000000" w:rsidRPr="00000000">
                    <w:rPr>
                      <w:b w:val="1"/>
                      <w:bCs w:val="1"/>
                      <w:rtl w:val="0"/>
                    </w:rPr>
                    <w:t xml:space="preserve">Unconditional Positive Regard</w:t>
                  </w:r>
                  <w:r w:rsidDel="00000000" w:rsidR="00000000" w:rsidRPr="00000000">
                    <w:rPr>
                      <w:rtl w:val="0"/>
                    </w:rPr>
                    <w:t xml:space="preserve">: Therapists provide nonjudgmental acceptance and support, fostering a safe space for clients to express their true selves.</w:t>
                  </w:r>
                </w:p>
                <w:p w:rsidR="00000000" w:rsidDel="00000000" w:rsidP="00000000" w:rsidRDefault="00000000" w:rsidRPr="00000000" w14:paraId="00000FA5">
                  <w:pPr>
                    <w:numPr>
                      <w:ilvl w:val="2"/>
                      <w:numId w:val="195"/>
                    </w:numPr>
                    <w:spacing w:after="0" w:afterAutospacing="0" w:before="0" w:beforeAutospacing="0" w:lineRule="auto"/>
                    <w:ind w:left="2160" w:hanging="360"/>
                  </w:pPr>
                  <w:r w:rsidDel="00000000" w:rsidR="00000000" w:rsidRPr="00000000">
                    <w:rPr>
                      <w:b w:val="1"/>
                      <w:bCs w:val="1"/>
                      <w:rtl w:val="0"/>
                    </w:rPr>
                    <w:t xml:space="preserve">Empathy</w:t>
                  </w:r>
                  <w:r w:rsidDel="00000000" w:rsidR="00000000" w:rsidRPr="00000000">
                    <w:rPr>
                      <w:rtl w:val="0"/>
                    </w:rPr>
                    <w:t xml:space="preserve">: Deep, genuine understanding of the client’s feelings and experiences is central to the therapeutic process.</w:t>
                  </w:r>
                </w:p>
                <w:p w:rsidR="00000000" w:rsidDel="00000000" w:rsidP="00000000" w:rsidRDefault="00000000" w:rsidRPr="00000000" w14:paraId="00000FA6">
                  <w:pPr>
                    <w:numPr>
                      <w:ilvl w:val="2"/>
                      <w:numId w:val="195"/>
                    </w:numPr>
                    <w:spacing w:after="0" w:afterAutospacing="0" w:before="0" w:beforeAutospacing="0" w:lineRule="auto"/>
                    <w:ind w:left="2160" w:hanging="360"/>
                  </w:pPr>
                  <w:r w:rsidDel="00000000" w:rsidR="00000000" w:rsidRPr="00000000">
                    <w:rPr>
                      <w:b w:val="1"/>
                      <w:bCs w:val="1"/>
                      <w:rtl w:val="0"/>
                    </w:rPr>
                    <w:t xml:space="preserve">Congruence</w:t>
                  </w:r>
                  <w:r w:rsidDel="00000000" w:rsidR="00000000" w:rsidRPr="00000000">
                    <w:rPr>
                      <w:rtl w:val="0"/>
                    </w:rPr>
                    <w:t xml:space="preserve">: Therapists are authentic and transparent, promoting trust and openness in the therapeutic relationship.</w:t>
                  </w:r>
                </w:p>
                <w:p w:rsidR="00000000" w:rsidDel="00000000" w:rsidP="00000000" w:rsidRDefault="00000000" w:rsidRPr="00000000" w14:paraId="00000FA7">
                  <w:pPr>
                    <w:numPr>
                      <w:ilvl w:val="2"/>
                      <w:numId w:val="195"/>
                    </w:numPr>
                    <w:spacing w:after="0" w:afterAutospacing="0" w:before="0" w:beforeAutospacing="0" w:lineRule="auto"/>
                    <w:ind w:left="2160" w:hanging="360"/>
                  </w:pPr>
                  <w:r w:rsidDel="00000000" w:rsidR="00000000" w:rsidRPr="00000000">
                    <w:rPr>
                      <w:b w:val="1"/>
                      <w:bCs w:val="1"/>
                      <w:rtl w:val="0"/>
                    </w:rPr>
                    <w:t xml:space="preserve">Self-Actualization</w:t>
                  </w:r>
                  <w:r w:rsidDel="00000000" w:rsidR="00000000" w:rsidRPr="00000000">
                    <w:rPr>
                      <w:rtl w:val="0"/>
                    </w:rPr>
                    <w:t xml:space="preserve">: Emphasizes the innate drive toward personal growth and fulfillment, supporting individuals in achieving their full potential.</w:t>
                  </w:r>
                </w:p>
                <w:p w:rsidR="00000000" w:rsidDel="00000000" w:rsidP="00000000" w:rsidRDefault="00000000" w:rsidRPr="00000000" w14:paraId="00000FA8">
                  <w:pPr>
                    <w:numPr>
                      <w:ilvl w:val="1"/>
                      <w:numId w:val="195"/>
                    </w:numPr>
                    <w:spacing w:after="0" w:afterAutospacing="0" w:before="0" w:beforeAutospacing="0" w:lineRule="auto"/>
                    <w:ind w:left="1440" w:hanging="360"/>
                    <w:rPr>
                      <w:b w:val="1"/>
                      <w:bCs w:val="1"/>
                    </w:rPr>
                  </w:pPr>
                  <w:r w:rsidDel="00000000" w:rsidR="00000000" w:rsidRPr="00000000">
                    <w:rPr>
                      <w:b w:val="1"/>
                      <w:bCs w:val="1"/>
                      <w:rtl w:val="0"/>
                    </w:rPr>
                    <w:t xml:space="preserve">Application to Climate Emotions</w:t>
                  </w:r>
                </w:p>
                <w:p w:rsidR="00000000" w:rsidDel="00000000" w:rsidP="00000000" w:rsidRDefault="00000000" w:rsidRPr="00000000" w14:paraId="00000FA9">
                  <w:pPr>
                    <w:numPr>
                      <w:ilvl w:val="2"/>
                      <w:numId w:val="195"/>
                    </w:numPr>
                    <w:spacing w:after="0" w:afterAutospacing="0" w:before="0" w:beforeAutospacing="0" w:lineRule="auto"/>
                    <w:ind w:left="2160" w:hanging="360"/>
                    <w:rPr>
                      <w:b w:val="1"/>
                      <w:bCs w:val="1"/>
                    </w:rPr>
                  </w:pPr>
                  <w:r w:rsidDel="00000000" w:rsidR="00000000" w:rsidRPr="00000000">
                    <w:rPr>
                      <w:b w:val="1"/>
                      <w:bCs w:val="1"/>
                      <w:rtl w:val="0"/>
                    </w:rPr>
                    <w:t xml:space="preserve">Empathy and Validation</w:t>
                  </w:r>
                </w:p>
                <w:p w:rsidR="00000000" w:rsidDel="00000000" w:rsidP="00000000" w:rsidRDefault="00000000" w:rsidRPr="00000000" w14:paraId="00000FAA">
                  <w:pPr>
                    <w:numPr>
                      <w:ilvl w:val="3"/>
                      <w:numId w:val="195"/>
                    </w:numPr>
                    <w:spacing w:after="0" w:afterAutospacing="0" w:before="0" w:beforeAutospacing="0" w:lineRule="auto"/>
                    <w:ind w:left="2880" w:hanging="360"/>
                  </w:pPr>
                  <w:r w:rsidDel="00000000" w:rsidR="00000000" w:rsidRPr="00000000">
                    <w:rPr>
                      <w:b w:val="1"/>
                      <w:bCs w:val="1"/>
                      <w:rtl w:val="0"/>
                    </w:rPr>
                    <w:t xml:space="preserve">Creating Safe Spaces</w:t>
                  </w:r>
                  <w:r w:rsidDel="00000000" w:rsidR="00000000" w:rsidRPr="00000000">
                    <w:rPr>
                      <w:rtl w:val="0"/>
                    </w:rPr>
                    <w:t xml:space="preserve">: Person-Centered Therapy principles can be applied in climate-related support settings by actively listening to individuals’ climate concerns and validating their emotional experiences. This approach reduces feelings of isolation and stigma associated with climate distress.</w:t>
                  </w:r>
                </w:p>
                <w:p w:rsidR="00000000" w:rsidDel="00000000" w:rsidP="00000000" w:rsidRDefault="00000000" w:rsidRPr="00000000" w14:paraId="00000FAB">
                  <w:pPr>
                    <w:numPr>
                      <w:ilvl w:val="3"/>
                      <w:numId w:val="195"/>
                    </w:numPr>
                    <w:spacing w:after="0" w:afterAutospacing="0" w:before="0" w:beforeAutospacing="0" w:lineRule="auto"/>
                    <w:ind w:left="2880" w:hanging="360"/>
                  </w:pPr>
                  <w:r w:rsidDel="00000000" w:rsidR="00000000" w:rsidRPr="00000000">
                    <w:rPr>
                      <w:b w:val="1"/>
                      <w:bCs w:val="1"/>
                      <w:rtl w:val="0"/>
                    </w:rPr>
                    <w:t xml:space="preserve">Example</w:t>
                  </w:r>
                  <w:r w:rsidDel="00000000" w:rsidR="00000000" w:rsidRPr="00000000">
                    <w:rPr>
                      <w:rtl w:val="0"/>
                    </w:rPr>
                    <w:t xml:space="preserve">: Facilitators in climate support groups use open-ended questions and reflective listening to help participants articulate their eco-anxiety and ecological grief, fostering a sense of being heard and understood.</w:t>
                  </w:r>
                </w:p>
                <w:p w:rsidR="00000000" w:rsidDel="00000000" w:rsidP="00000000" w:rsidRDefault="00000000" w:rsidRPr="00000000" w14:paraId="00000FAC">
                  <w:pPr>
                    <w:numPr>
                      <w:ilvl w:val="2"/>
                      <w:numId w:val="195"/>
                    </w:numPr>
                    <w:spacing w:after="0" w:afterAutospacing="0" w:before="0" w:beforeAutospacing="0" w:lineRule="auto"/>
                    <w:ind w:left="2160" w:hanging="360"/>
                    <w:rPr>
                      <w:b w:val="1"/>
                      <w:bCs w:val="1"/>
                    </w:rPr>
                  </w:pPr>
                  <w:r w:rsidDel="00000000" w:rsidR="00000000" w:rsidRPr="00000000">
                    <w:rPr>
                      <w:b w:val="1"/>
                      <w:bCs w:val="1"/>
                      <w:rtl w:val="0"/>
                    </w:rPr>
                    <w:t xml:space="preserve">Facilitating Self-Awareness and Growth</w:t>
                  </w:r>
                </w:p>
                <w:p w:rsidR="00000000" w:rsidDel="00000000" w:rsidP="00000000" w:rsidRDefault="00000000" w:rsidRPr="00000000" w14:paraId="00000FAD">
                  <w:pPr>
                    <w:numPr>
                      <w:ilvl w:val="3"/>
                      <w:numId w:val="195"/>
                    </w:numPr>
                    <w:spacing w:after="0" w:afterAutospacing="0" w:before="0" w:beforeAutospacing="0" w:lineRule="auto"/>
                    <w:ind w:left="2880" w:hanging="360"/>
                  </w:pPr>
                  <w:r w:rsidDel="00000000" w:rsidR="00000000" w:rsidRPr="00000000">
                    <w:rPr>
                      <w:b w:val="1"/>
                      <w:bCs w:val="1"/>
                      <w:rtl w:val="0"/>
                    </w:rPr>
                    <w:t xml:space="preserve">Encouraging Exploration</w:t>
                  </w:r>
                  <w:r w:rsidDel="00000000" w:rsidR="00000000" w:rsidRPr="00000000">
                    <w:rPr>
                      <w:rtl w:val="0"/>
                    </w:rPr>
                    <w:t xml:space="preserve">: By providing a nonjudgmental environment, individuals are encouraged to explore their climate emotions deeply, leading to greater self-awareness and the ability to transform these emotions into proactive actions.</w:t>
                  </w:r>
                </w:p>
                <w:p w:rsidR="00000000" w:rsidDel="00000000" w:rsidP="00000000" w:rsidRDefault="00000000" w:rsidRPr="00000000" w14:paraId="00000FAE">
                  <w:pPr>
                    <w:numPr>
                      <w:ilvl w:val="3"/>
                      <w:numId w:val="195"/>
                    </w:numPr>
                    <w:spacing w:after="0" w:afterAutospacing="0" w:before="0" w:beforeAutospacing="0" w:lineRule="auto"/>
                    <w:ind w:left="2880" w:hanging="360"/>
                  </w:pPr>
                  <w:r w:rsidDel="00000000" w:rsidR="00000000" w:rsidRPr="00000000">
                    <w:rPr>
                      <w:b w:val="1"/>
                      <w:bCs w:val="1"/>
                      <w:rtl w:val="0"/>
                    </w:rPr>
                    <w:t xml:space="preserve">Example</w:t>
                  </w:r>
                  <w:r w:rsidDel="00000000" w:rsidR="00000000" w:rsidRPr="00000000">
                    <w:rPr>
                      <w:rtl w:val="0"/>
                    </w:rPr>
                    <w:t xml:space="preserve">: Workshops that incorporate person-centered techniques allow participants to reflect on their climate-related feelings and identify personal values and goals related to environmental stewardship.</w:t>
                  </w:r>
                </w:p>
                <w:p w:rsidR="00000000" w:rsidDel="00000000" w:rsidP="00000000" w:rsidRDefault="00000000" w:rsidRPr="00000000" w14:paraId="00000FAF">
                  <w:pPr>
                    <w:numPr>
                      <w:ilvl w:val="2"/>
                      <w:numId w:val="195"/>
                    </w:numPr>
                    <w:spacing w:after="0" w:afterAutospacing="0" w:before="0" w:beforeAutospacing="0" w:lineRule="auto"/>
                    <w:ind w:left="2160" w:hanging="360"/>
                    <w:rPr>
                      <w:b w:val="1"/>
                      <w:bCs w:val="1"/>
                    </w:rPr>
                  </w:pPr>
                  <w:r w:rsidDel="00000000" w:rsidR="00000000" w:rsidRPr="00000000">
                    <w:rPr>
                      <w:b w:val="1"/>
                      <w:bCs w:val="1"/>
                      <w:rtl w:val="0"/>
                    </w:rPr>
                    <w:t xml:space="preserve">Promoting Self-Efficacy and Agency</w:t>
                  </w:r>
                </w:p>
                <w:p w:rsidR="00000000" w:rsidDel="00000000" w:rsidP="00000000" w:rsidRDefault="00000000" w:rsidRPr="00000000" w14:paraId="00000FB0">
                  <w:pPr>
                    <w:numPr>
                      <w:ilvl w:val="3"/>
                      <w:numId w:val="195"/>
                    </w:numPr>
                    <w:spacing w:after="0" w:afterAutospacing="0" w:before="0" w:beforeAutospacing="0" w:lineRule="auto"/>
                    <w:ind w:left="2880" w:hanging="360"/>
                  </w:pPr>
                  <w:r w:rsidDel="00000000" w:rsidR="00000000" w:rsidRPr="00000000">
                    <w:rPr>
                      <w:b w:val="1"/>
                      <w:bCs w:val="1"/>
                      <w:rtl w:val="0"/>
                    </w:rPr>
                    <w:t xml:space="preserve">Supporting Personal Growth</w:t>
                  </w:r>
                  <w:r w:rsidDel="00000000" w:rsidR="00000000" w:rsidRPr="00000000">
                    <w:rPr>
                      <w:rtl w:val="0"/>
                    </w:rPr>
                    <w:t xml:space="preserve">: Person-Centered Therapy empowers individuals to take ownership of their climate actions by fostering a sense of agency and self-efficacy.</w:t>
                  </w:r>
                </w:p>
                <w:p w:rsidR="00000000" w:rsidDel="00000000" w:rsidP="00000000" w:rsidRDefault="00000000" w:rsidRPr="00000000" w14:paraId="00000FB1">
                  <w:pPr>
                    <w:numPr>
                      <w:ilvl w:val="3"/>
                      <w:numId w:val="195"/>
                    </w:numPr>
                    <w:spacing w:after="0" w:afterAutospacing="0" w:before="0" w:beforeAutospacing="0" w:lineRule="auto"/>
                    <w:ind w:left="2880" w:hanging="360"/>
                  </w:pPr>
                  <w:r w:rsidDel="00000000" w:rsidR="00000000" w:rsidRPr="00000000">
                    <w:rPr>
                      <w:b w:val="1"/>
                      <w:bCs w:val="1"/>
                      <w:rtl w:val="0"/>
                    </w:rPr>
                    <w:t xml:space="preserve">Example</w:t>
                  </w:r>
                  <w:r w:rsidDel="00000000" w:rsidR="00000000" w:rsidRPr="00000000">
                    <w:rPr>
                      <w:rtl w:val="0"/>
                    </w:rPr>
                    <w:t xml:space="preserve">: Counseling sessions that emphasize clients’ strengths and capacities can help individuals move from feelings of helplessness to active engagement in climate initiatives.</w:t>
                  </w:r>
                </w:p>
                <w:p w:rsidR="00000000" w:rsidDel="00000000" w:rsidP="00000000" w:rsidRDefault="00000000" w:rsidRPr="00000000" w14:paraId="00000FB2">
                  <w:pPr>
                    <w:numPr>
                      <w:ilvl w:val="2"/>
                      <w:numId w:val="195"/>
                    </w:numPr>
                    <w:spacing w:after="0" w:afterAutospacing="0" w:before="0" w:beforeAutospacing="0" w:lineRule="auto"/>
                    <w:ind w:left="2160" w:hanging="360"/>
                    <w:rPr>
                      <w:b w:val="1"/>
                      <w:bCs w:val="1"/>
                    </w:rPr>
                  </w:pPr>
                  <w:r w:rsidDel="00000000" w:rsidR="00000000" w:rsidRPr="00000000">
                    <w:rPr>
                      <w:b w:val="1"/>
                      <w:bCs w:val="1"/>
                      <w:rtl w:val="0"/>
                    </w:rPr>
                    <w:t xml:space="preserve">Enhancing Therapeutic Relationships</w:t>
                  </w:r>
                </w:p>
                <w:p w:rsidR="00000000" w:rsidDel="00000000" w:rsidP="00000000" w:rsidRDefault="00000000" w:rsidRPr="00000000" w14:paraId="00000FB3">
                  <w:pPr>
                    <w:numPr>
                      <w:ilvl w:val="3"/>
                      <w:numId w:val="195"/>
                    </w:numPr>
                    <w:spacing w:after="0" w:afterAutospacing="0" w:before="0" w:beforeAutospacing="0" w:lineRule="auto"/>
                    <w:ind w:left="2880" w:hanging="360"/>
                  </w:pPr>
                  <w:r w:rsidDel="00000000" w:rsidR="00000000" w:rsidRPr="00000000">
                    <w:rPr>
                      <w:b w:val="1"/>
                      <w:bCs w:val="1"/>
                      <w:rtl w:val="0"/>
                    </w:rPr>
                    <w:t xml:space="preserve">Building Trust and Rapport</w:t>
                  </w:r>
                  <w:r w:rsidDel="00000000" w:rsidR="00000000" w:rsidRPr="00000000">
                    <w:rPr>
                      <w:rtl w:val="0"/>
                    </w:rPr>
                    <w:t xml:space="preserve">: The principles of unconditional positive regard and congruence help build strong therapeutic relationships, which are essential for effective support and intervention in climate-related emotional distress.</w:t>
                  </w:r>
                </w:p>
                <w:p w:rsidR="00000000" w:rsidDel="00000000" w:rsidP="00000000" w:rsidRDefault="00000000" w:rsidRPr="00000000" w14:paraId="00000FB4">
                  <w:pPr>
                    <w:numPr>
                      <w:ilvl w:val="3"/>
                      <w:numId w:val="195"/>
                    </w:numPr>
                    <w:spacing w:after="240" w:before="0" w:beforeAutospacing="0" w:lineRule="auto"/>
                    <w:ind w:left="2880" w:hanging="360"/>
                  </w:pPr>
                  <w:r w:rsidDel="00000000" w:rsidR="00000000" w:rsidRPr="00000000">
                    <w:rPr>
                      <w:b w:val="1"/>
                      <w:bCs w:val="1"/>
                      <w:rtl w:val="0"/>
                    </w:rPr>
                    <w:t xml:space="preserve">Example</w:t>
                  </w:r>
                  <w:r w:rsidDel="00000000" w:rsidR="00000000" w:rsidRPr="00000000">
                    <w:rPr>
                      <w:rtl w:val="0"/>
                    </w:rPr>
                    <w:t xml:space="preserve">: Mental health professionals trained in person-centered approaches can better connect with clients, facilitating meaningful dialogues about climate emotions and pathways to resilience.</w:t>
                  </w:r>
                </w:p>
                <w:p w:rsidR="00000000" w:rsidDel="00000000" w:rsidP="00000000" w:rsidRDefault="00000000" w:rsidRPr="00000000" w14:paraId="00000FB5">
                  <w:pPr>
                    <w:spacing w:after="240" w:before="240" w:lineRule="auto"/>
                    <w:rPr>
                      <w:color w:val="ffffff"/>
                      <w:shd w:fill="920000" w:val="clear"/>
                    </w:rPr>
                  </w:pPr>
                  <w:r w:rsidDel="00000000" w:rsidR="00000000" w:rsidRPr="00000000">
                    <w:rPr>
                      <w:color w:val="ffffff"/>
                      <w:shd w:fill="920000" w:val="clear"/>
                      <w:rtl w:val="0"/>
                    </w:rPr>
                    <w:t xml:space="preserve">[END DROP DOWN</w:t>
                  </w:r>
                  <w:r w:rsidDel="00000000" w:rsidR="00000000" w:rsidRPr="00000000">
                    <w:rPr>
                      <w:color w:val="ffffff"/>
                      <w:shd w:fill="920000" w:val="clear"/>
                      <w:rtl w:val="0"/>
                    </w:rPr>
                    <w:t xml:space="preserve">]</w:t>
                  </w:r>
                </w:p>
              </w:tc>
            </w:tr>
          </w:tbl>
          <w:p w:rsidR="00000000" w:rsidDel="00000000" w:rsidP="00000000" w:rsidRDefault="00000000" w:rsidRPr="00000000" w14:paraId="00000FB6">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0FB7">
            <w:pPr>
              <w:widowControl w:val="0"/>
              <w:spacing w:line="240" w:lineRule="auto"/>
              <w:rPr>
                <w:b w:val="1"/>
                <w:bCs w:val="1"/>
              </w:rPr>
            </w:pPr>
            <w:r w:rsidDel="00000000" w:rsidR="00000000" w:rsidRPr="00000000">
              <w:rPr>
                <w:b w:val="1"/>
                <w:bCs w:val="1"/>
                <w:rtl w:val="0"/>
              </w:rPr>
              <w:t xml:space="preserve">Indigenous Perspectives</w:t>
            </w:r>
            <w:commentRangeStart w:id="211"/>
            <w:r w:rsidDel="00000000" w:rsidR="00000000" w:rsidRPr="00000000">
              <w:rPr>
                <w:rtl w:val="0"/>
              </w:rPr>
            </w:r>
          </w:p>
        </w:tc>
        <w:tc>
          <w:tcPr>
            <w:shd w:fill="d9d2e9" w:val="clear"/>
          </w:tcPr>
          <w:p w:rsidR="00000000" w:rsidDel="00000000" w:rsidP="00000000" w:rsidRDefault="00000000" w:rsidRPr="00000000" w14:paraId="00000FB8">
            <w:pPr>
              <w:spacing w:after="240" w:before="240" w:lineRule="auto"/>
              <w:rPr/>
            </w:pPr>
            <w:commentRangeEnd w:id="211"/>
            <w:r w:rsidDel="00000000" w:rsidR="00000000" w:rsidRPr="00000000">
              <w:commentReference w:id="211"/>
            </w:r>
            <w:r w:rsidDel="00000000" w:rsidR="00000000" w:rsidRPr="00000000">
              <w:rPr>
                <w:rtl w:val="0"/>
              </w:rPr>
              <w:t xml:space="preserve">As this module explores how climate emotions develop across different stages of life, Indigenous worldviews offer a powerful intergenerational lens. In many Indigenous cultures, Elders and youth hold sacred roles in the wellbeing of community and land. Elders are not simply older adults; they are Knowledge Keepers, storytellers, and guides who carry teachings about resilience, responsibility, and the cycles of life. Youth, in turn, are seen as vision holders and future ancestors, entrusted with carrying those teachings forward and shaping what is yet to come. These roles are not fixed by age but defined by relationship, responsibility, and participation in the shared work of caring for land and community.</w:t>
            </w:r>
          </w:p>
          <w:p w:rsidR="00000000" w:rsidDel="00000000" w:rsidP="00000000" w:rsidRDefault="00000000" w:rsidRPr="00000000" w14:paraId="00000FB9">
            <w:pPr>
              <w:spacing w:after="240" w:before="240" w:lineRule="auto"/>
              <w:rPr/>
            </w:pPr>
            <w:r w:rsidDel="00000000" w:rsidR="00000000" w:rsidRPr="00000000">
              <w:rPr>
                <w:rtl w:val="0"/>
              </w:rPr>
              <w:t xml:space="preserve">This intergenerational approach creates emotional resilience by reinforcing connection and purpose across the lifespan. Elders support younger generations through storytelling, land-based teaching, and ceremony, helping them make sense of fear, anger, or grief related to environmental change. Youth bring energy, insight, and innovation, often inspiring hope and action in their communities. In times of disruption, Indigenous teachings emphasize the importance of balance between generations—walking side by side, each with a role to play. This perspective aligns with the developmental framing of the module by illustrating how emotional responses to climate change are shaped, supported, and strengthened through intergenerational relationships grounded in cultural continuity and collective care.</w:t>
            </w:r>
          </w:p>
          <w:p w:rsidR="00000000" w:rsidDel="00000000" w:rsidP="00000000" w:rsidRDefault="00000000" w:rsidRPr="00000000" w14:paraId="00000FBA">
            <w:pPr>
              <w:widowControl w:val="0"/>
              <w:spacing w:line="240" w:lineRule="auto"/>
              <w:rPr/>
            </w:pPr>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0FBB">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0FBC">
            <w:pPr>
              <w:numPr>
                <w:ilvl w:val="0"/>
                <w:numId w:val="60"/>
              </w:numPr>
              <w:spacing w:after="0" w:afterAutospacing="0" w:before="240" w:lineRule="auto"/>
              <w:ind w:left="720" w:hanging="360"/>
            </w:pPr>
            <w:r w:rsidDel="00000000" w:rsidR="00000000" w:rsidRPr="00000000">
              <w:rPr>
                <w:rtl w:val="0"/>
              </w:rPr>
              <w:t xml:space="preserve">Climate emotions change and deepen across different life stages, influenced by cognitive abilities, social roles, and life experiences.</w:t>
              <w:br w:type="textWrapping"/>
            </w:r>
          </w:p>
          <w:p w:rsidR="00000000" w:rsidDel="00000000" w:rsidP="00000000" w:rsidRDefault="00000000" w:rsidRPr="00000000" w14:paraId="00000FBD">
            <w:pPr>
              <w:numPr>
                <w:ilvl w:val="0"/>
                <w:numId w:val="60"/>
              </w:numPr>
              <w:spacing w:after="0" w:afterAutospacing="0" w:before="0" w:beforeAutospacing="0" w:lineRule="auto"/>
              <w:ind w:left="720" w:hanging="360"/>
            </w:pPr>
            <w:r w:rsidDel="00000000" w:rsidR="00000000" w:rsidRPr="00000000">
              <w:rPr>
                <w:rtl w:val="0"/>
              </w:rPr>
              <w:t xml:space="preserve">Each developmental stage—childhood, adolescence, early adulthood, midlife, and older adulthood—presents unique emotional challenges and opportunities for climate engagement.</w:t>
              <w:br w:type="textWrapping"/>
            </w:r>
          </w:p>
          <w:p w:rsidR="00000000" w:rsidDel="00000000" w:rsidP="00000000" w:rsidRDefault="00000000" w:rsidRPr="00000000" w14:paraId="00000FBE">
            <w:pPr>
              <w:numPr>
                <w:ilvl w:val="0"/>
                <w:numId w:val="60"/>
              </w:numPr>
              <w:spacing w:after="0" w:afterAutospacing="0" w:before="0" w:beforeAutospacing="0" w:lineRule="auto"/>
              <w:ind w:left="720" w:hanging="360"/>
            </w:pPr>
            <w:r w:rsidDel="00000000" w:rsidR="00000000" w:rsidRPr="00000000">
              <w:rPr>
                <w:rtl w:val="0"/>
              </w:rPr>
              <w:t xml:space="preserve">Understanding theories such as Piaget’s cognitive development, Bandura’s Social Learning Theory, Erikson’s psychosocial stages, Attachment Theory, Bronfenbrenner’s Ecological Systems Theory, and Person-Centered Therapy provides insight into how climate emotions manifest and can be supported.</w:t>
              <w:br w:type="textWrapping"/>
            </w:r>
          </w:p>
          <w:p w:rsidR="00000000" w:rsidDel="00000000" w:rsidP="00000000" w:rsidRDefault="00000000" w:rsidRPr="00000000" w14:paraId="00000FBF">
            <w:pPr>
              <w:numPr>
                <w:ilvl w:val="0"/>
                <w:numId w:val="60"/>
              </w:numPr>
              <w:spacing w:after="0" w:afterAutospacing="0" w:before="0" w:beforeAutospacing="0" w:lineRule="auto"/>
              <w:ind w:left="720" w:hanging="360"/>
            </w:pPr>
            <w:r w:rsidDel="00000000" w:rsidR="00000000" w:rsidRPr="00000000">
              <w:rPr>
                <w:rtl w:val="0"/>
              </w:rPr>
              <w:t xml:space="preserve">Effective support requires age-appropriate education, aligning values with actions, fostering leadership, and creating inclusive intergenerational programs.</w:t>
              <w:br w:type="textWrapping"/>
            </w:r>
          </w:p>
          <w:p w:rsidR="00000000" w:rsidDel="00000000" w:rsidP="00000000" w:rsidRDefault="00000000" w:rsidRPr="00000000" w14:paraId="00000FC0">
            <w:pPr>
              <w:numPr>
                <w:ilvl w:val="0"/>
                <w:numId w:val="60"/>
              </w:numPr>
              <w:spacing w:after="0" w:afterAutospacing="0" w:before="0" w:beforeAutospacing="0" w:lineRule="auto"/>
              <w:ind w:left="720" w:hanging="360"/>
            </w:pPr>
            <w:r w:rsidDel="00000000" w:rsidR="00000000" w:rsidRPr="00000000">
              <w:rPr>
                <w:rtl w:val="0"/>
              </w:rPr>
              <w:t xml:space="preserve">Across all stages, connection, validation, and functional emotional responses are crucial for fostering resilience and motivating climate action.</w:t>
              <w:br w:type="textWrapping"/>
            </w:r>
          </w:p>
          <w:p w:rsidR="00000000" w:rsidDel="00000000" w:rsidP="00000000" w:rsidRDefault="00000000" w:rsidRPr="00000000" w14:paraId="00000FC1">
            <w:pPr>
              <w:numPr>
                <w:ilvl w:val="0"/>
                <w:numId w:val="60"/>
              </w:numPr>
              <w:spacing w:after="200" w:afterAutospacing="0" w:lineRule="auto"/>
              <w:ind w:left="720" w:hanging="360"/>
            </w:pPr>
            <w:r w:rsidDel="00000000" w:rsidR="00000000" w:rsidRPr="00000000">
              <w:rPr>
                <w:rtl w:val="0"/>
              </w:rPr>
              <w:t xml:space="preserve">A developmental and lifespan perspective allows for comprehensive strategies that address the evolving emotional needs of individuals, enhancing collective resilience and driving meaningful climate progress.</w:t>
            </w:r>
          </w:p>
          <w:p w:rsidR="00000000" w:rsidDel="00000000" w:rsidP="00000000" w:rsidRDefault="00000000" w:rsidRPr="00000000" w14:paraId="00000FC2">
            <w:pPr>
              <w:numPr>
                <w:ilvl w:val="0"/>
                <w:numId w:val="60"/>
              </w:numPr>
              <w:spacing w:after="240" w:before="200" w:beforeAutospacing="0" w:lineRule="auto"/>
              <w:ind w:left="720" w:hanging="360"/>
            </w:pPr>
            <w:r w:rsidDel="00000000" w:rsidR="00000000" w:rsidRPr="00000000">
              <w:rPr>
                <w:rtl w:val="0"/>
              </w:rPr>
              <w:t xml:space="preserve">In many Indigenous cultures, intergenerational relationships between youth and Elders creates emotional resilience and connection across the lifespan.</w:t>
            </w:r>
          </w:p>
          <w:p w:rsidR="00000000" w:rsidDel="00000000" w:rsidP="00000000" w:rsidRDefault="00000000" w:rsidRPr="00000000" w14:paraId="00000FC3">
            <w:pPr>
              <w:spacing w:after="240" w:before="240" w:lineRule="auto"/>
              <w:rPr/>
            </w:pPr>
            <w:r w:rsidDel="00000000" w:rsidR="00000000" w:rsidRPr="00000000">
              <w:rPr>
                <w:rtl w:val="0"/>
              </w:rPr>
              <w:t xml:space="preserve">Understanding the developmental and lifespan perspectives on climate emotions is essential for fostering a supportive and resilient society capable of confronting and mitigating the challenges posed by climate change. By recognizing and addressing the unique emotional experiences at each life stage, we can create tailored interventions that empower individuals and communities to engage effectively and sustainably with the climate crisis.</w:t>
            </w:r>
          </w:p>
          <w:p w:rsidR="00000000" w:rsidDel="00000000" w:rsidP="00000000" w:rsidRDefault="00000000" w:rsidRPr="00000000" w14:paraId="00000FC4">
            <w:pPr>
              <w:widowControl w:val="0"/>
              <w:spacing w:line="240" w:lineRule="auto"/>
              <w:rPr/>
            </w:pPr>
            <w:r w:rsidDel="00000000" w:rsidR="00000000" w:rsidRPr="00000000">
              <w:rPr>
                <w:rtl w:val="0"/>
              </w:rPr>
            </w:r>
          </w:p>
        </w:tc>
      </w:tr>
      <w:tr>
        <w:trPr>
          <w:cantSplit w:val="0"/>
          <w:tblHeader w:val="0"/>
        </w:trPr>
        <w:tc>
          <w:tcPr>
            <w:shd w:fill="a4c2f4" w:val="clear"/>
          </w:tcPr>
          <w:p w:rsidR="00000000" w:rsidDel="00000000" w:rsidP="00000000" w:rsidRDefault="00000000" w:rsidRPr="00000000" w14:paraId="00000FC5">
            <w:pPr>
              <w:widowControl w:val="0"/>
              <w:spacing w:line="240" w:lineRule="auto"/>
              <w:rPr>
                <w:b w:val="1"/>
                <w:bCs w:val="1"/>
              </w:rPr>
            </w:pPr>
            <w:commentRangeStart w:id="212"/>
            <w:r w:rsidDel="00000000" w:rsidR="00000000" w:rsidRPr="00000000">
              <w:rPr>
                <w:b w:val="1"/>
                <w:bCs w:val="1"/>
                <w:rtl w:val="0"/>
              </w:rPr>
              <w:t xml:space="preserve">Learning Activities</w:t>
            </w:r>
            <w:commentRangeEnd w:id="212"/>
            <w:r w:rsidDel="00000000" w:rsidR="00000000" w:rsidRPr="00000000">
              <w:commentReference w:id="212"/>
            </w:r>
            <w:r w:rsidDel="00000000" w:rsidR="00000000" w:rsidRPr="00000000">
              <w:rPr>
                <w:rtl w:val="0"/>
              </w:rPr>
            </w:r>
          </w:p>
        </w:tc>
        <w:tc>
          <w:tcPr>
            <w:shd w:fill="c9daf8" w:val="clear"/>
          </w:tcPr>
          <w:p w:rsidR="00000000" w:rsidDel="00000000" w:rsidP="00000000" w:rsidRDefault="00000000" w:rsidRPr="00000000" w14:paraId="00000FC6">
            <w:pPr>
              <w:spacing w:after="240" w:before="240" w:lineRule="auto"/>
              <w:rPr/>
            </w:pPr>
            <w:r w:rsidDel="00000000" w:rsidR="00000000" w:rsidRPr="00000000">
              <w:rPr>
                <w:rtl w:val="0"/>
              </w:rPr>
              <w:t xml:space="preserve">Below are active learning activities that you can use to enhance your learning experience for the content presented in this module. One version is designed to be done on your own and the other is designed to be done with others.</w:t>
            </w:r>
          </w:p>
          <w:p w:rsidR="00000000" w:rsidDel="00000000" w:rsidP="00000000" w:rsidRDefault="00000000" w:rsidRPr="00000000" w14:paraId="00000FC7">
            <w:pPr>
              <w:pStyle w:val="Heading2"/>
              <w:spacing w:after="240" w:before="240" w:lineRule="auto"/>
              <w:rPr/>
            </w:pPr>
            <w:bookmarkStart w:colFirst="0" w:colLast="0" w:name="_mux5svomur48" w:id="266"/>
            <w:bookmarkEnd w:id="266"/>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0FC8">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Learners will examine how climate emotions evolve through different life stages, explore theoretical frameworks explaining these changes, and design age-appropriate strategies for fostering climate resilience and engagement.</w:t>
            </w:r>
          </w:p>
          <w:p w:rsidR="00000000" w:rsidDel="00000000" w:rsidP="00000000" w:rsidRDefault="00000000" w:rsidRPr="00000000" w14:paraId="00000FC9">
            <w:pPr>
              <w:spacing w:after="240" w:before="240" w:lineRule="auto"/>
              <w:rPr>
                <w:u w:val="single"/>
              </w:rPr>
            </w:pPr>
            <w:r w:rsidDel="00000000" w:rsidR="00000000" w:rsidRPr="00000000">
              <w:rPr>
                <w:u w:val="single"/>
                <w:rtl w:val="0"/>
              </w:rPr>
              <w:t xml:space="preserve">Instructions:</w:t>
            </w:r>
          </w:p>
          <w:p w:rsidR="00000000" w:rsidDel="00000000" w:rsidP="00000000" w:rsidRDefault="00000000" w:rsidRPr="00000000" w14:paraId="00000FCA">
            <w:pPr>
              <w:numPr>
                <w:ilvl w:val="0"/>
                <w:numId w:val="250"/>
              </w:numPr>
              <w:spacing w:after="0" w:afterAutospacing="0" w:before="240" w:lineRule="auto"/>
              <w:ind w:left="720" w:hanging="360"/>
            </w:pPr>
            <w:r w:rsidDel="00000000" w:rsidR="00000000" w:rsidRPr="00000000">
              <w:rPr>
                <w:b w:val="1"/>
                <w:bCs w:val="1"/>
                <w:rtl w:val="0"/>
              </w:rPr>
              <w:t xml:space="preserve">Choose a Life Stage to Explore:</w:t>
            </w:r>
          </w:p>
          <w:p w:rsidR="00000000" w:rsidDel="00000000" w:rsidP="00000000" w:rsidRDefault="00000000" w:rsidRPr="00000000" w14:paraId="00000FCB">
            <w:pPr>
              <w:numPr>
                <w:ilvl w:val="1"/>
                <w:numId w:val="250"/>
              </w:numPr>
              <w:spacing w:after="0" w:afterAutospacing="0" w:before="0" w:beforeAutospacing="0" w:lineRule="auto"/>
              <w:ind w:left="1440" w:hanging="360"/>
            </w:pPr>
            <w:r w:rsidDel="00000000" w:rsidR="00000000" w:rsidRPr="00000000">
              <w:rPr>
                <w:rtl w:val="0"/>
              </w:rPr>
              <w:t xml:space="preserve">Select one life stage from the following:</w:t>
            </w:r>
          </w:p>
          <w:p w:rsidR="00000000" w:rsidDel="00000000" w:rsidP="00000000" w:rsidRDefault="00000000" w:rsidRPr="00000000" w14:paraId="00000FCC">
            <w:pPr>
              <w:numPr>
                <w:ilvl w:val="2"/>
                <w:numId w:val="250"/>
              </w:numPr>
              <w:spacing w:after="0" w:afterAutospacing="0" w:before="0" w:beforeAutospacing="0" w:lineRule="auto"/>
              <w:ind w:left="2160" w:hanging="360"/>
            </w:pPr>
            <w:r w:rsidDel="00000000" w:rsidR="00000000" w:rsidRPr="00000000">
              <w:rPr>
                <w:rtl w:val="0"/>
              </w:rPr>
              <w:t xml:space="preserve">Childhood and Adolescence</w:t>
            </w:r>
          </w:p>
          <w:p w:rsidR="00000000" w:rsidDel="00000000" w:rsidP="00000000" w:rsidRDefault="00000000" w:rsidRPr="00000000" w14:paraId="00000FCD">
            <w:pPr>
              <w:numPr>
                <w:ilvl w:val="2"/>
                <w:numId w:val="250"/>
              </w:numPr>
              <w:spacing w:after="0" w:afterAutospacing="0" w:before="0" w:beforeAutospacing="0" w:lineRule="auto"/>
              <w:ind w:left="2160" w:hanging="360"/>
            </w:pPr>
            <w:r w:rsidDel="00000000" w:rsidR="00000000" w:rsidRPr="00000000">
              <w:rPr>
                <w:rtl w:val="0"/>
              </w:rPr>
              <w:t xml:space="preserve">Early Adulthood</w:t>
            </w:r>
          </w:p>
          <w:p w:rsidR="00000000" w:rsidDel="00000000" w:rsidP="00000000" w:rsidRDefault="00000000" w:rsidRPr="00000000" w14:paraId="00000FCE">
            <w:pPr>
              <w:numPr>
                <w:ilvl w:val="2"/>
                <w:numId w:val="250"/>
              </w:numPr>
              <w:spacing w:after="0" w:afterAutospacing="0" w:before="0" w:beforeAutospacing="0" w:lineRule="auto"/>
              <w:ind w:left="2160" w:hanging="360"/>
            </w:pPr>
            <w:r w:rsidDel="00000000" w:rsidR="00000000" w:rsidRPr="00000000">
              <w:rPr>
                <w:rtl w:val="0"/>
              </w:rPr>
              <w:t xml:space="preserve">Midlife</w:t>
            </w:r>
          </w:p>
          <w:p w:rsidR="00000000" w:rsidDel="00000000" w:rsidP="00000000" w:rsidRDefault="00000000" w:rsidRPr="00000000" w14:paraId="00000FCF">
            <w:pPr>
              <w:numPr>
                <w:ilvl w:val="2"/>
                <w:numId w:val="250"/>
              </w:numPr>
              <w:spacing w:after="0" w:afterAutospacing="0" w:before="0" w:beforeAutospacing="0" w:lineRule="auto"/>
              <w:ind w:left="2160" w:hanging="360"/>
            </w:pPr>
            <w:r w:rsidDel="00000000" w:rsidR="00000000" w:rsidRPr="00000000">
              <w:rPr>
                <w:rtl w:val="0"/>
              </w:rPr>
              <w:t xml:space="preserve">Older Adulthood</w:t>
            </w:r>
          </w:p>
          <w:p w:rsidR="00000000" w:rsidDel="00000000" w:rsidP="00000000" w:rsidRDefault="00000000" w:rsidRPr="00000000" w14:paraId="00000FD0">
            <w:pPr>
              <w:numPr>
                <w:ilvl w:val="0"/>
                <w:numId w:val="250"/>
              </w:numPr>
              <w:spacing w:after="0" w:afterAutospacing="0" w:before="0" w:beforeAutospacing="0" w:lineRule="auto"/>
              <w:ind w:left="720" w:hanging="360"/>
            </w:pPr>
            <w:r w:rsidDel="00000000" w:rsidR="00000000" w:rsidRPr="00000000">
              <w:rPr>
                <w:b w:val="1"/>
                <w:bCs w:val="1"/>
                <w:rtl w:val="0"/>
              </w:rPr>
              <w:t xml:space="preserve">Learn About the Life Stage:</w:t>
            </w:r>
          </w:p>
          <w:p w:rsidR="00000000" w:rsidDel="00000000" w:rsidP="00000000" w:rsidRDefault="00000000" w:rsidRPr="00000000" w14:paraId="00000FD1">
            <w:pPr>
              <w:numPr>
                <w:ilvl w:val="1"/>
                <w:numId w:val="250"/>
              </w:numPr>
              <w:spacing w:after="0" w:afterAutospacing="0" w:before="0" w:beforeAutospacing="0" w:lineRule="auto"/>
              <w:ind w:left="1440" w:hanging="360"/>
            </w:pPr>
            <w:r w:rsidDel="00000000" w:rsidR="00000000" w:rsidRPr="00000000">
              <w:rPr>
                <w:rtl w:val="0"/>
              </w:rPr>
              <w:t xml:space="preserve">Reflect on how climate emotions might manifest in this stage, considering factors like:</w:t>
            </w:r>
          </w:p>
          <w:p w:rsidR="00000000" w:rsidDel="00000000" w:rsidP="00000000" w:rsidRDefault="00000000" w:rsidRPr="00000000" w14:paraId="00000FD2">
            <w:pPr>
              <w:numPr>
                <w:ilvl w:val="2"/>
                <w:numId w:val="250"/>
              </w:numPr>
              <w:spacing w:after="0" w:afterAutospacing="0" w:before="0" w:beforeAutospacing="0" w:lineRule="auto"/>
              <w:ind w:left="2160" w:hanging="360"/>
            </w:pPr>
            <w:r w:rsidDel="00000000" w:rsidR="00000000" w:rsidRPr="00000000">
              <w:rPr>
                <w:rtl w:val="0"/>
              </w:rPr>
              <w:t xml:space="preserve">Cognitive development (e.g., Piaget’s theory of cognitive development).</w:t>
            </w:r>
          </w:p>
          <w:p w:rsidR="00000000" w:rsidDel="00000000" w:rsidP="00000000" w:rsidRDefault="00000000" w:rsidRPr="00000000" w14:paraId="00000FD3">
            <w:pPr>
              <w:numPr>
                <w:ilvl w:val="2"/>
                <w:numId w:val="250"/>
              </w:numPr>
              <w:spacing w:after="0" w:afterAutospacing="0" w:before="0" w:beforeAutospacing="0" w:lineRule="auto"/>
              <w:ind w:left="2160" w:hanging="360"/>
            </w:pPr>
            <w:r w:rsidDel="00000000" w:rsidR="00000000" w:rsidRPr="00000000">
              <w:rPr>
                <w:rtl w:val="0"/>
              </w:rPr>
              <w:t xml:space="preserve">Social roles (e.g., balancing family, career, and community in midlife).</w:t>
            </w:r>
          </w:p>
          <w:p w:rsidR="00000000" w:rsidDel="00000000" w:rsidP="00000000" w:rsidRDefault="00000000" w:rsidRPr="00000000" w14:paraId="00000FD4">
            <w:pPr>
              <w:numPr>
                <w:ilvl w:val="2"/>
                <w:numId w:val="250"/>
              </w:numPr>
              <w:spacing w:after="0" w:afterAutospacing="0" w:before="0" w:beforeAutospacing="0" w:lineRule="auto"/>
              <w:ind w:left="2160" w:hanging="360"/>
            </w:pPr>
            <w:r w:rsidDel="00000000" w:rsidR="00000000" w:rsidRPr="00000000">
              <w:rPr>
                <w:rtl w:val="0"/>
              </w:rPr>
              <w:t xml:space="preserve">Emotional focus (e.g., Erikson’s psychosocial stages).</w:t>
            </w:r>
          </w:p>
          <w:p w:rsidR="00000000" w:rsidDel="00000000" w:rsidP="00000000" w:rsidRDefault="00000000" w:rsidRPr="00000000" w14:paraId="00000FD5">
            <w:pPr>
              <w:numPr>
                <w:ilvl w:val="0"/>
                <w:numId w:val="250"/>
              </w:numPr>
              <w:spacing w:after="0" w:afterAutospacing="0" w:before="0" w:beforeAutospacing="0" w:lineRule="auto"/>
              <w:ind w:left="720" w:hanging="360"/>
            </w:pPr>
            <w:r w:rsidDel="00000000" w:rsidR="00000000" w:rsidRPr="00000000">
              <w:rPr>
                <w:b w:val="1"/>
                <w:bCs w:val="1"/>
                <w:rtl w:val="0"/>
              </w:rPr>
              <w:t xml:space="preserve">Analyze Emotional Drivers and Challenges:</w:t>
            </w:r>
          </w:p>
          <w:p w:rsidR="00000000" w:rsidDel="00000000" w:rsidP="00000000" w:rsidRDefault="00000000" w:rsidRPr="00000000" w14:paraId="00000FD6">
            <w:pPr>
              <w:numPr>
                <w:ilvl w:val="1"/>
                <w:numId w:val="250"/>
              </w:numPr>
              <w:spacing w:after="0" w:afterAutospacing="0" w:before="0" w:beforeAutospacing="0" w:lineRule="auto"/>
              <w:ind w:left="1440" w:hanging="360"/>
            </w:pPr>
            <w:r w:rsidDel="00000000" w:rsidR="00000000" w:rsidRPr="00000000">
              <w:rPr>
                <w:rtl w:val="0"/>
              </w:rPr>
              <w:t xml:space="preserve">Write a brief paragraph about:</w:t>
            </w:r>
          </w:p>
          <w:p w:rsidR="00000000" w:rsidDel="00000000" w:rsidP="00000000" w:rsidRDefault="00000000" w:rsidRPr="00000000" w14:paraId="00000FD7">
            <w:pPr>
              <w:numPr>
                <w:ilvl w:val="2"/>
                <w:numId w:val="250"/>
              </w:numPr>
              <w:spacing w:after="0" w:afterAutospacing="0" w:before="0" w:beforeAutospacing="0" w:lineRule="auto"/>
              <w:ind w:left="2160" w:hanging="360"/>
            </w:pPr>
            <w:r w:rsidDel="00000000" w:rsidR="00000000" w:rsidRPr="00000000">
              <w:rPr>
                <w:rtl w:val="0"/>
              </w:rPr>
              <w:t xml:space="preserve">What climate emotions are most likely to emerge at this stage (e.g., anxiety, hope, responsibility).</w:t>
            </w:r>
          </w:p>
          <w:p w:rsidR="00000000" w:rsidDel="00000000" w:rsidP="00000000" w:rsidRDefault="00000000" w:rsidRPr="00000000" w14:paraId="00000FD8">
            <w:pPr>
              <w:numPr>
                <w:ilvl w:val="2"/>
                <w:numId w:val="250"/>
              </w:numPr>
              <w:spacing w:after="0" w:afterAutospacing="0" w:before="0" w:beforeAutospacing="0" w:lineRule="auto"/>
              <w:ind w:left="2160" w:hanging="360"/>
            </w:pPr>
            <w:r w:rsidDel="00000000" w:rsidR="00000000" w:rsidRPr="00000000">
              <w:rPr>
                <w:rtl w:val="0"/>
              </w:rPr>
              <w:t xml:space="preserve">What environmental or social drivers may influence these emotions.</w:t>
            </w:r>
          </w:p>
          <w:p w:rsidR="00000000" w:rsidDel="00000000" w:rsidP="00000000" w:rsidRDefault="00000000" w:rsidRPr="00000000" w14:paraId="00000FD9">
            <w:pPr>
              <w:numPr>
                <w:ilvl w:val="0"/>
                <w:numId w:val="250"/>
              </w:numPr>
              <w:spacing w:after="0" w:afterAutospacing="0" w:before="0" w:beforeAutospacing="0" w:lineRule="auto"/>
              <w:ind w:left="720" w:hanging="360"/>
            </w:pPr>
            <w:r w:rsidDel="00000000" w:rsidR="00000000" w:rsidRPr="00000000">
              <w:rPr>
                <w:b w:val="1"/>
                <w:bCs w:val="1"/>
                <w:rtl w:val="0"/>
              </w:rPr>
              <w:t xml:space="preserve">Design an Intervention or Support Strategy:</w:t>
            </w:r>
          </w:p>
          <w:p w:rsidR="00000000" w:rsidDel="00000000" w:rsidP="00000000" w:rsidRDefault="00000000" w:rsidRPr="00000000" w14:paraId="00000FDA">
            <w:pPr>
              <w:numPr>
                <w:ilvl w:val="1"/>
                <w:numId w:val="250"/>
              </w:numPr>
              <w:spacing w:after="0" w:afterAutospacing="0" w:before="0" w:beforeAutospacing="0" w:lineRule="auto"/>
              <w:ind w:left="1440" w:hanging="360"/>
            </w:pPr>
            <w:r w:rsidDel="00000000" w:rsidR="00000000" w:rsidRPr="00000000">
              <w:rPr>
                <w:rtl w:val="0"/>
              </w:rPr>
              <w:t xml:space="preserve">Develop a specific age-appropriate strategy to help individuals at this stage engage constructively with climate emotions.</w:t>
            </w:r>
          </w:p>
          <w:p w:rsidR="00000000" w:rsidDel="00000000" w:rsidP="00000000" w:rsidRDefault="00000000" w:rsidRPr="00000000" w14:paraId="00000FDB">
            <w:pPr>
              <w:numPr>
                <w:ilvl w:val="2"/>
                <w:numId w:val="250"/>
              </w:numPr>
              <w:spacing w:after="0" w:afterAutospacing="0" w:before="0" w:beforeAutospacing="0" w:lineRule="auto"/>
              <w:ind w:left="2160" w:hanging="360"/>
            </w:pPr>
            <w:r w:rsidDel="00000000" w:rsidR="00000000" w:rsidRPr="00000000">
              <w:rPr>
                <w:rtl w:val="0"/>
              </w:rPr>
              <w:t xml:space="preserve">Example: For children, create a fun educational game about climate solutions.</w:t>
            </w:r>
          </w:p>
          <w:p w:rsidR="00000000" w:rsidDel="00000000" w:rsidP="00000000" w:rsidRDefault="00000000" w:rsidRPr="00000000" w14:paraId="00000FDC">
            <w:pPr>
              <w:numPr>
                <w:ilvl w:val="2"/>
                <w:numId w:val="250"/>
              </w:numPr>
              <w:spacing w:after="0" w:afterAutospacing="0" w:before="0" w:beforeAutospacing="0" w:lineRule="auto"/>
              <w:ind w:left="2160" w:hanging="360"/>
            </w:pPr>
            <w:r w:rsidDel="00000000" w:rsidR="00000000" w:rsidRPr="00000000">
              <w:rPr>
                <w:rtl w:val="0"/>
              </w:rPr>
              <w:t xml:space="preserve">Example: For older adults, organize intergenerational storytelling circles about environmental change.</w:t>
            </w:r>
          </w:p>
          <w:p w:rsidR="00000000" w:rsidDel="00000000" w:rsidP="00000000" w:rsidRDefault="00000000" w:rsidRPr="00000000" w14:paraId="00000FDD">
            <w:pPr>
              <w:numPr>
                <w:ilvl w:val="0"/>
                <w:numId w:val="250"/>
              </w:numPr>
              <w:spacing w:after="0" w:afterAutospacing="0" w:before="0" w:beforeAutospacing="0" w:lineRule="auto"/>
              <w:ind w:left="720" w:hanging="360"/>
            </w:pPr>
            <w:r w:rsidDel="00000000" w:rsidR="00000000" w:rsidRPr="00000000">
              <w:rPr>
                <w:b w:val="1"/>
                <w:bCs w:val="1"/>
                <w:rtl w:val="0"/>
              </w:rPr>
              <w:t xml:space="preserve">Reflect on Your Work:</w:t>
            </w:r>
          </w:p>
          <w:p w:rsidR="00000000" w:rsidDel="00000000" w:rsidP="00000000" w:rsidRDefault="00000000" w:rsidRPr="00000000" w14:paraId="00000FDE">
            <w:pPr>
              <w:numPr>
                <w:ilvl w:val="1"/>
                <w:numId w:val="250"/>
              </w:numPr>
              <w:spacing w:after="0" w:afterAutospacing="0" w:before="0" w:beforeAutospacing="0" w:lineRule="auto"/>
              <w:ind w:left="1440" w:hanging="360"/>
            </w:pPr>
            <w:r w:rsidDel="00000000" w:rsidR="00000000" w:rsidRPr="00000000">
              <w:rPr>
                <w:rtl w:val="0"/>
              </w:rPr>
              <w:t xml:space="preserve">Write a short reflection:</w:t>
            </w:r>
          </w:p>
          <w:p w:rsidR="00000000" w:rsidDel="00000000" w:rsidP="00000000" w:rsidRDefault="00000000" w:rsidRPr="00000000" w14:paraId="00000FDF">
            <w:pPr>
              <w:numPr>
                <w:ilvl w:val="2"/>
                <w:numId w:val="250"/>
              </w:numPr>
              <w:spacing w:after="0" w:afterAutospacing="0" w:before="0" w:beforeAutospacing="0" w:lineRule="auto"/>
              <w:ind w:left="2160" w:hanging="360"/>
            </w:pPr>
            <w:r w:rsidDel="00000000" w:rsidR="00000000" w:rsidRPr="00000000">
              <w:rPr>
                <w:rtl w:val="0"/>
              </w:rPr>
              <w:t xml:space="preserve">Why did you choose this life stage?</w:t>
            </w:r>
          </w:p>
          <w:p w:rsidR="00000000" w:rsidDel="00000000" w:rsidP="00000000" w:rsidRDefault="00000000" w:rsidRPr="00000000" w14:paraId="00000FE0">
            <w:pPr>
              <w:numPr>
                <w:ilvl w:val="2"/>
                <w:numId w:val="250"/>
              </w:numPr>
              <w:spacing w:after="0" w:afterAutospacing="0" w:before="0" w:beforeAutospacing="0" w:lineRule="auto"/>
              <w:ind w:left="2160" w:hanging="360"/>
            </w:pPr>
            <w:r w:rsidDel="00000000" w:rsidR="00000000" w:rsidRPr="00000000">
              <w:rPr>
                <w:rtl w:val="0"/>
              </w:rPr>
              <w:t xml:space="preserve">How do you think your strategy could help individuals in this stage?</w:t>
            </w:r>
          </w:p>
          <w:p w:rsidR="00000000" w:rsidDel="00000000" w:rsidP="00000000" w:rsidRDefault="00000000" w:rsidRPr="00000000" w14:paraId="00000FE1">
            <w:pPr>
              <w:numPr>
                <w:ilvl w:val="2"/>
                <w:numId w:val="250"/>
              </w:numPr>
              <w:spacing w:after="240" w:before="0" w:beforeAutospacing="0" w:lineRule="auto"/>
              <w:ind w:left="2160" w:hanging="360"/>
            </w:pPr>
            <w:r w:rsidDel="00000000" w:rsidR="00000000" w:rsidRPr="00000000">
              <w:rPr>
                <w:rtl w:val="0"/>
              </w:rPr>
              <w:t xml:space="preserve">What challenges might arise in implementing your idea?</w:t>
            </w:r>
          </w:p>
          <w:p w:rsidR="00000000" w:rsidDel="00000000" w:rsidP="00000000" w:rsidRDefault="00000000" w:rsidRPr="00000000" w14:paraId="00000FE2">
            <w:pPr>
              <w:pStyle w:val="Heading2"/>
              <w:spacing w:after="240" w:before="240" w:lineRule="auto"/>
              <w:rPr/>
            </w:pPr>
            <w:bookmarkStart w:colFirst="0" w:colLast="0" w:name="_wkxz8fh8kl3t" w:id="267"/>
            <w:bookmarkEnd w:id="267"/>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0FE3">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Groups will collaboratively explore how climate emotions manifest across life stages, analyze theoretical frameworks, and design tailored strategies to foster resilience and engagement at each stage.</w:t>
            </w:r>
          </w:p>
          <w:p w:rsidR="00000000" w:rsidDel="00000000" w:rsidP="00000000" w:rsidRDefault="00000000" w:rsidRPr="00000000" w14:paraId="00000FE4">
            <w:pPr>
              <w:spacing w:after="240" w:before="240" w:lineRule="auto"/>
              <w:rPr/>
            </w:pPr>
            <w:r w:rsidDel="00000000" w:rsidR="00000000" w:rsidRPr="00000000">
              <w:rPr>
                <w:b w:val="1"/>
                <w:bCs w:val="1"/>
                <w:rtl w:val="0"/>
              </w:rPr>
              <w:t xml:space="preserve">Preparation Time:</w:t>
            </w:r>
            <w:r w:rsidDel="00000000" w:rsidR="00000000" w:rsidRPr="00000000">
              <w:rPr>
                <w:rtl w:val="0"/>
              </w:rPr>
              <w:t xml:space="preserve"> 10-15 minutes to prepare summaries of life stages and relevant theories (e.g., Piaget, Erikson, Bronfenbrenner).</w:t>
            </w:r>
          </w:p>
          <w:p w:rsidR="00000000" w:rsidDel="00000000" w:rsidP="00000000" w:rsidRDefault="00000000" w:rsidRPr="00000000" w14:paraId="00000FE5">
            <w:pPr>
              <w:spacing w:after="240" w:before="240" w:lineRule="auto"/>
              <w:rPr/>
            </w:pPr>
            <w:r w:rsidDel="00000000" w:rsidR="00000000" w:rsidRPr="00000000">
              <w:rPr>
                <w:b w:val="1"/>
                <w:bCs w:val="1"/>
                <w:rtl w:val="0"/>
              </w:rPr>
              <w:t xml:space="preserve">Time Allocation:</w:t>
            </w:r>
            <w:r w:rsidDel="00000000" w:rsidR="00000000" w:rsidRPr="00000000">
              <w:rPr>
                <w:rtl w:val="0"/>
              </w:rPr>
              <w:t xml:space="preserve"> 60 minutes.</w:t>
            </w:r>
          </w:p>
          <w:p w:rsidR="00000000" w:rsidDel="00000000" w:rsidP="00000000" w:rsidRDefault="00000000" w:rsidRPr="00000000" w14:paraId="00000FE6">
            <w:pPr>
              <w:spacing w:after="240" w:before="240" w:lineRule="auto"/>
              <w:rPr>
                <w:u w:val="single"/>
              </w:rPr>
            </w:pPr>
            <w:r w:rsidDel="00000000" w:rsidR="00000000" w:rsidRPr="00000000">
              <w:rPr>
                <w:u w:val="single"/>
                <w:rtl w:val="0"/>
              </w:rPr>
              <w:t xml:space="preserve">Facilitator Instructions:</w:t>
            </w:r>
          </w:p>
          <w:p w:rsidR="00000000" w:rsidDel="00000000" w:rsidP="00000000" w:rsidRDefault="00000000" w:rsidRPr="00000000" w14:paraId="00000FE7">
            <w:pPr>
              <w:numPr>
                <w:ilvl w:val="0"/>
                <w:numId w:val="91"/>
              </w:numPr>
              <w:spacing w:after="0" w:afterAutospacing="0" w:before="240" w:lineRule="auto"/>
              <w:ind w:left="720" w:hanging="360"/>
            </w:pPr>
            <w:r w:rsidDel="00000000" w:rsidR="00000000" w:rsidRPr="00000000">
              <w:rPr>
                <w:b w:val="1"/>
                <w:bCs w:val="1"/>
                <w:rtl w:val="0"/>
              </w:rPr>
              <w:t xml:space="preserve">Set the Context (10 minutes):</w:t>
            </w:r>
          </w:p>
          <w:p w:rsidR="00000000" w:rsidDel="00000000" w:rsidP="00000000" w:rsidRDefault="00000000" w:rsidRPr="00000000" w14:paraId="00000FE8">
            <w:pPr>
              <w:numPr>
                <w:ilvl w:val="1"/>
                <w:numId w:val="91"/>
              </w:numPr>
              <w:spacing w:after="0" w:afterAutospacing="0" w:before="0" w:beforeAutospacing="0" w:lineRule="auto"/>
              <w:ind w:left="1440" w:hanging="360"/>
            </w:pPr>
            <w:r w:rsidDel="00000000" w:rsidR="00000000" w:rsidRPr="00000000">
              <w:rPr>
                <w:rtl w:val="0"/>
              </w:rPr>
              <w:t xml:space="preserve">Provide an overview of how climate emotions change across the lifespan.</w:t>
            </w:r>
          </w:p>
          <w:p w:rsidR="00000000" w:rsidDel="00000000" w:rsidP="00000000" w:rsidRDefault="00000000" w:rsidRPr="00000000" w14:paraId="00000FE9">
            <w:pPr>
              <w:numPr>
                <w:ilvl w:val="1"/>
                <w:numId w:val="91"/>
              </w:numPr>
              <w:spacing w:after="0" w:afterAutospacing="0" w:before="0" w:beforeAutospacing="0" w:lineRule="auto"/>
              <w:ind w:left="1440" w:hanging="360"/>
            </w:pPr>
            <w:r w:rsidDel="00000000" w:rsidR="00000000" w:rsidRPr="00000000">
              <w:rPr>
                <w:rtl w:val="0"/>
              </w:rPr>
              <w:t xml:space="preserve">Introduce theoretical frameworks (e.g., Piaget’s stages of cognitive development, Erikson’s psychosocial stages) and their relevance to climate emotions.</w:t>
            </w:r>
          </w:p>
          <w:p w:rsidR="00000000" w:rsidDel="00000000" w:rsidP="00000000" w:rsidRDefault="00000000" w:rsidRPr="00000000" w14:paraId="00000FEA">
            <w:pPr>
              <w:numPr>
                <w:ilvl w:val="1"/>
                <w:numId w:val="91"/>
              </w:numPr>
              <w:spacing w:after="0" w:afterAutospacing="0" w:before="0" w:beforeAutospacing="0" w:lineRule="auto"/>
              <w:ind w:left="1440" w:hanging="360"/>
            </w:pPr>
            <w:r w:rsidDel="00000000" w:rsidR="00000000" w:rsidRPr="00000000">
              <w:rPr>
                <w:rtl w:val="0"/>
              </w:rPr>
              <w:t xml:space="preserve">Explain the task: Each group will focus on a life stage, analyze the emotional dynamics, and create age-appropriate strategies for engagement.</w:t>
            </w:r>
          </w:p>
          <w:p w:rsidR="00000000" w:rsidDel="00000000" w:rsidP="00000000" w:rsidRDefault="00000000" w:rsidRPr="00000000" w14:paraId="00000FEB">
            <w:pPr>
              <w:numPr>
                <w:ilvl w:val="0"/>
                <w:numId w:val="91"/>
              </w:numPr>
              <w:spacing w:after="0" w:afterAutospacing="0" w:before="0" w:beforeAutospacing="0" w:lineRule="auto"/>
              <w:ind w:left="720" w:hanging="360"/>
            </w:pPr>
            <w:r w:rsidDel="00000000" w:rsidR="00000000" w:rsidRPr="00000000">
              <w:rPr>
                <w:b w:val="1"/>
                <w:bCs w:val="1"/>
                <w:rtl w:val="0"/>
              </w:rPr>
              <w:t xml:space="preserve">Group Work: Explore Life Stages (20 minutes):</w:t>
            </w:r>
          </w:p>
          <w:p w:rsidR="00000000" w:rsidDel="00000000" w:rsidP="00000000" w:rsidRDefault="00000000" w:rsidRPr="00000000" w14:paraId="00000FEC">
            <w:pPr>
              <w:numPr>
                <w:ilvl w:val="1"/>
                <w:numId w:val="91"/>
              </w:numPr>
              <w:spacing w:after="0" w:afterAutospacing="0" w:before="0" w:beforeAutospacing="0" w:lineRule="auto"/>
              <w:ind w:left="1440" w:hanging="360"/>
            </w:pPr>
            <w:r w:rsidDel="00000000" w:rsidR="00000000" w:rsidRPr="00000000">
              <w:rPr>
                <w:rtl w:val="0"/>
              </w:rPr>
              <w:t xml:space="preserve">Divide learners into four groups and assign each group a life stage:</w:t>
            </w:r>
          </w:p>
          <w:p w:rsidR="00000000" w:rsidDel="00000000" w:rsidP="00000000" w:rsidRDefault="00000000" w:rsidRPr="00000000" w14:paraId="00000FED">
            <w:pPr>
              <w:numPr>
                <w:ilvl w:val="2"/>
                <w:numId w:val="91"/>
              </w:numPr>
              <w:spacing w:after="0" w:afterAutospacing="0" w:before="0" w:beforeAutospacing="0" w:lineRule="auto"/>
              <w:ind w:left="2160" w:hanging="360"/>
            </w:pPr>
            <w:r w:rsidDel="00000000" w:rsidR="00000000" w:rsidRPr="00000000">
              <w:rPr>
                <w:rtl w:val="0"/>
              </w:rPr>
              <w:t xml:space="preserve">Group 1: Childhood and Adolescence</w:t>
            </w:r>
          </w:p>
          <w:p w:rsidR="00000000" w:rsidDel="00000000" w:rsidP="00000000" w:rsidRDefault="00000000" w:rsidRPr="00000000" w14:paraId="00000FEE">
            <w:pPr>
              <w:numPr>
                <w:ilvl w:val="2"/>
                <w:numId w:val="91"/>
              </w:numPr>
              <w:spacing w:after="0" w:afterAutospacing="0" w:before="0" w:beforeAutospacing="0" w:lineRule="auto"/>
              <w:ind w:left="2160" w:hanging="360"/>
            </w:pPr>
            <w:r w:rsidDel="00000000" w:rsidR="00000000" w:rsidRPr="00000000">
              <w:rPr>
                <w:rtl w:val="0"/>
              </w:rPr>
              <w:t xml:space="preserve">Group 2: Early Adulthood</w:t>
            </w:r>
          </w:p>
          <w:p w:rsidR="00000000" w:rsidDel="00000000" w:rsidP="00000000" w:rsidRDefault="00000000" w:rsidRPr="00000000" w14:paraId="00000FEF">
            <w:pPr>
              <w:numPr>
                <w:ilvl w:val="2"/>
                <w:numId w:val="91"/>
              </w:numPr>
              <w:spacing w:after="0" w:afterAutospacing="0" w:before="0" w:beforeAutospacing="0" w:lineRule="auto"/>
              <w:ind w:left="2160" w:hanging="360"/>
            </w:pPr>
            <w:r w:rsidDel="00000000" w:rsidR="00000000" w:rsidRPr="00000000">
              <w:rPr>
                <w:rtl w:val="0"/>
              </w:rPr>
              <w:t xml:space="preserve">Group 3: Midlife</w:t>
            </w:r>
          </w:p>
          <w:p w:rsidR="00000000" w:rsidDel="00000000" w:rsidP="00000000" w:rsidRDefault="00000000" w:rsidRPr="00000000" w14:paraId="00000FF0">
            <w:pPr>
              <w:numPr>
                <w:ilvl w:val="2"/>
                <w:numId w:val="91"/>
              </w:numPr>
              <w:spacing w:after="0" w:afterAutospacing="0" w:before="0" w:beforeAutospacing="0" w:lineRule="auto"/>
              <w:ind w:left="2160" w:hanging="360"/>
            </w:pPr>
            <w:r w:rsidDel="00000000" w:rsidR="00000000" w:rsidRPr="00000000">
              <w:rPr>
                <w:rtl w:val="0"/>
              </w:rPr>
              <w:t xml:space="preserve">Group 4: Older Adulthood</w:t>
            </w:r>
          </w:p>
          <w:p w:rsidR="00000000" w:rsidDel="00000000" w:rsidP="00000000" w:rsidRDefault="00000000" w:rsidRPr="00000000" w14:paraId="00000FF1">
            <w:pPr>
              <w:numPr>
                <w:ilvl w:val="1"/>
                <w:numId w:val="91"/>
              </w:numPr>
              <w:spacing w:after="0" w:afterAutospacing="0" w:before="0" w:beforeAutospacing="0" w:lineRule="auto"/>
              <w:ind w:left="1440" w:hanging="360"/>
            </w:pPr>
            <w:r w:rsidDel="00000000" w:rsidR="00000000" w:rsidRPr="00000000">
              <w:rPr>
                <w:rtl w:val="0"/>
              </w:rPr>
              <w:t xml:space="preserve">Provide guiding questions:</w:t>
            </w:r>
          </w:p>
          <w:p w:rsidR="00000000" w:rsidDel="00000000" w:rsidP="00000000" w:rsidRDefault="00000000" w:rsidRPr="00000000" w14:paraId="00000FF2">
            <w:pPr>
              <w:numPr>
                <w:ilvl w:val="2"/>
                <w:numId w:val="91"/>
              </w:numPr>
              <w:spacing w:after="0" w:afterAutospacing="0" w:before="0" w:beforeAutospacing="0" w:lineRule="auto"/>
              <w:ind w:left="2160" w:hanging="360"/>
            </w:pPr>
            <w:r w:rsidDel="00000000" w:rsidR="00000000" w:rsidRPr="00000000">
              <w:rPr>
                <w:rtl w:val="0"/>
              </w:rPr>
              <w:t xml:space="preserve">What climate emotions are most prominent in this stage?</w:t>
            </w:r>
          </w:p>
          <w:p w:rsidR="00000000" w:rsidDel="00000000" w:rsidP="00000000" w:rsidRDefault="00000000" w:rsidRPr="00000000" w14:paraId="00000FF3">
            <w:pPr>
              <w:numPr>
                <w:ilvl w:val="2"/>
                <w:numId w:val="91"/>
              </w:numPr>
              <w:spacing w:after="0" w:afterAutospacing="0" w:before="0" w:beforeAutospacing="0" w:lineRule="auto"/>
              <w:ind w:left="2160" w:hanging="360"/>
            </w:pPr>
            <w:r w:rsidDel="00000000" w:rsidR="00000000" w:rsidRPr="00000000">
              <w:rPr>
                <w:rtl w:val="0"/>
              </w:rPr>
              <w:t xml:space="preserve">What challenges and opportunities arise at this stage for engaging with climate issues?</w:t>
            </w:r>
          </w:p>
          <w:p w:rsidR="00000000" w:rsidDel="00000000" w:rsidP="00000000" w:rsidRDefault="00000000" w:rsidRPr="00000000" w14:paraId="00000FF4">
            <w:pPr>
              <w:numPr>
                <w:ilvl w:val="2"/>
                <w:numId w:val="91"/>
              </w:numPr>
              <w:spacing w:after="0" w:afterAutospacing="0" w:before="0" w:beforeAutospacing="0" w:lineRule="auto"/>
              <w:ind w:left="2160" w:hanging="360"/>
            </w:pPr>
            <w:r w:rsidDel="00000000" w:rsidR="00000000" w:rsidRPr="00000000">
              <w:rPr>
                <w:rtl w:val="0"/>
              </w:rPr>
              <w:t xml:space="preserve">How do relevant theories (e.g., Bandura, Erikson) help explain these dynamics?</w:t>
            </w:r>
          </w:p>
          <w:p w:rsidR="00000000" w:rsidDel="00000000" w:rsidP="00000000" w:rsidRDefault="00000000" w:rsidRPr="00000000" w14:paraId="00000FF5">
            <w:pPr>
              <w:numPr>
                <w:ilvl w:val="0"/>
                <w:numId w:val="91"/>
              </w:numPr>
              <w:spacing w:after="0" w:afterAutospacing="0" w:before="0" w:beforeAutospacing="0" w:lineRule="auto"/>
              <w:ind w:left="720" w:hanging="360"/>
            </w:pPr>
            <w:r w:rsidDel="00000000" w:rsidR="00000000" w:rsidRPr="00000000">
              <w:rPr>
                <w:b w:val="1"/>
                <w:bCs w:val="1"/>
                <w:rtl w:val="0"/>
              </w:rPr>
              <w:t xml:space="preserve">Design Interventions (20 minutes):</w:t>
            </w:r>
          </w:p>
          <w:p w:rsidR="00000000" w:rsidDel="00000000" w:rsidP="00000000" w:rsidRDefault="00000000" w:rsidRPr="00000000" w14:paraId="00000FF6">
            <w:pPr>
              <w:numPr>
                <w:ilvl w:val="1"/>
                <w:numId w:val="91"/>
              </w:numPr>
              <w:spacing w:after="0" w:afterAutospacing="0" w:before="0" w:beforeAutospacing="0" w:lineRule="auto"/>
              <w:ind w:left="1440" w:hanging="360"/>
            </w:pPr>
            <w:r w:rsidDel="00000000" w:rsidR="00000000" w:rsidRPr="00000000">
              <w:rPr>
                <w:rtl w:val="0"/>
              </w:rPr>
              <w:t xml:space="preserve">Each group designs one age-appropriate intervention to address climate emotions and foster resilience:</w:t>
            </w:r>
          </w:p>
          <w:p w:rsidR="00000000" w:rsidDel="00000000" w:rsidP="00000000" w:rsidRDefault="00000000" w:rsidRPr="00000000" w14:paraId="00000FF7">
            <w:pPr>
              <w:numPr>
                <w:ilvl w:val="2"/>
                <w:numId w:val="91"/>
              </w:numPr>
              <w:spacing w:after="0" w:afterAutospacing="0" w:before="0" w:beforeAutospacing="0" w:lineRule="auto"/>
              <w:ind w:left="2160" w:hanging="360"/>
            </w:pPr>
            <w:r w:rsidDel="00000000" w:rsidR="00000000" w:rsidRPr="00000000">
              <w:rPr>
                <w:rtl w:val="0"/>
              </w:rPr>
              <w:t xml:space="preserve">For example: A storytelling activity for children to build hope and connection.</w:t>
            </w:r>
          </w:p>
          <w:p w:rsidR="00000000" w:rsidDel="00000000" w:rsidP="00000000" w:rsidRDefault="00000000" w:rsidRPr="00000000" w14:paraId="00000FF8">
            <w:pPr>
              <w:numPr>
                <w:ilvl w:val="2"/>
                <w:numId w:val="91"/>
              </w:numPr>
              <w:spacing w:after="0" w:afterAutospacing="0" w:before="0" w:beforeAutospacing="0" w:lineRule="auto"/>
              <w:ind w:left="2160" w:hanging="360"/>
            </w:pPr>
            <w:r w:rsidDel="00000000" w:rsidR="00000000" w:rsidRPr="00000000">
              <w:rPr>
                <w:rtl w:val="0"/>
              </w:rPr>
              <w:t xml:space="preserve">For example: A workplace sustainability challenge for midlife adults balancing responsibilities.</w:t>
            </w:r>
          </w:p>
          <w:p w:rsidR="00000000" w:rsidDel="00000000" w:rsidP="00000000" w:rsidRDefault="00000000" w:rsidRPr="00000000" w14:paraId="00000FF9">
            <w:pPr>
              <w:numPr>
                <w:ilvl w:val="1"/>
                <w:numId w:val="91"/>
              </w:numPr>
              <w:spacing w:after="0" w:afterAutospacing="0" w:before="0" w:beforeAutospacing="0" w:lineRule="auto"/>
              <w:ind w:left="1440" w:hanging="360"/>
            </w:pPr>
            <w:r w:rsidDel="00000000" w:rsidR="00000000" w:rsidRPr="00000000">
              <w:rPr>
                <w:rtl w:val="0"/>
              </w:rPr>
              <w:t xml:space="preserve">Groups should outline:</w:t>
            </w:r>
          </w:p>
          <w:p w:rsidR="00000000" w:rsidDel="00000000" w:rsidP="00000000" w:rsidRDefault="00000000" w:rsidRPr="00000000" w14:paraId="00000FFA">
            <w:pPr>
              <w:numPr>
                <w:ilvl w:val="2"/>
                <w:numId w:val="91"/>
              </w:numPr>
              <w:spacing w:after="0" w:afterAutospacing="0" w:before="0" w:beforeAutospacing="0" w:lineRule="auto"/>
              <w:ind w:left="2160" w:hanging="360"/>
            </w:pPr>
            <w:r w:rsidDel="00000000" w:rsidR="00000000" w:rsidRPr="00000000">
              <w:rPr>
                <w:rtl w:val="0"/>
              </w:rPr>
              <w:t xml:space="preserve">The goal of their strategy.</w:t>
            </w:r>
          </w:p>
          <w:p w:rsidR="00000000" w:rsidDel="00000000" w:rsidP="00000000" w:rsidRDefault="00000000" w:rsidRPr="00000000" w14:paraId="00000FFB">
            <w:pPr>
              <w:numPr>
                <w:ilvl w:val="2"/>
                <w:numId w:val="91"/>
              </w:numPr>
              <w:spacing w:after="0" w:afterAutospacing="0" w:before="0" w:beforeAutospacing="0" w:lineRule="auto"/>
              <w:ind w:left="2160" w:hanging="360"/>
            </w:pPr>
            <w:r w:rsidDel="00000000" w:rsidR="00000000" w:rsidRPr="00000000">
              <w:rPr>
                <w:rtl w:val="0"/>
              </w:rPr>
              <w:t xml:space="preserve">Steps to implement it.</w:t>
            </w:r>
          </w:p>
          <w:p w:rsidR="00000000" w:rsidDel="00000000" w:rsidP="00000000" w:rsidRDefault="00000000" w:rsidRPr="00000000" w14:paraId="00000FFC">
            <w:pPr>
              <w:numPr>
                <w:ilvl w:val="2"/>
                <w:numId w:val="91"/>
              </w:numPr>
              <w:spacing w:after="0" w:afterAutospacing="0" w:before="0" w:beforeAutospacing="0" w:lineRule="auto"/>
              <w:ind w:left="2160" w:hanging="360"/>
            </w:pPr>
            <w:r w:rsidDel="00000000" w:rsidR="00000000" w:rsidRPr="00000000">
              <w:rPr>
                <w:rtl w:val="0"/>
              </w:rPr>
              <w:t xml:space="preserve">How it addresses the unique emotional needs of their assigned life stage.</w:t>
            </w:r>
          </w:p>
          <w:p w:rsidR="00000000" w:rsidDel="00000000" w:rsidP="00000000" w:rsidRDefault="00000000" w:rsidRPr="00000000" w14:paraId="00000FFD">
            <w:pPr>
              <w:numPr>
                <w:ilvl w:val="0"/>
                <w:numId w:val="91"/>
              </w:numPr>
              <w:spacing w:after="0" w:afterAutospacing="0" w:before="0" w:beforeAutospacing="0" w:lineRule="auto"/>
              <w:ind w:left="720" w:hanging="360"/>
            </w:pPr>
            <w:r w:rsidDel="00000000" w:rsidR="00000000" w:rsidRPr="00000000">
              <w:rPr>
                <w:b w:val="1"/>
                <w:bCs w:val="1"/>
                <w:rtl w:val="0"/>
              </w:rPr>
              <w:t xml:space="preserve">Present and Discuss (10 minutes):</w:t>
            </w:r>
          </w:p>
          <w:p w:rsidR="00000000" w:rsidDel="00000000" w:rsidP="00000000" w:rsidRDefault="00000000" w:rsidRPr="00000000" w14:paraId="00000FFE">
            <w:pPr>
              <w:numPr>
                <w:ilvl w:val="1"/>
                <w:numId w:val="91"/>
              </w:numPr>
              <w:spacing w:after="0" w:afterAutospacing="0" w:before="0" w:beforeAutospacing="0" w:lineRule="auto"/>
              <w:ind w:left="1440" w:hanging="360"/>
            </w:pPr>
            <w:r w:rsidDel="00000000" w:rsidR="00000000" w:rsidRPr="00000000">
              <w:rPr>
                <w:rtl w:val="0"/>
              </w:rPr>
              <w:t xml:space="preserve">Groups present their strategies to the class.</w:t>
            </w:r>
          </w:p>
          <w:p w:rsidR="00000000" w:rsidDel="00000000" w:rsidP="00000000" w:rsidRDefault="00000000" w:rsidRPr="00000000" w14:paraId="00000FFF">
            <w:pPr>
              <w:numPr>
                <w:ilvl w:val="1"/>
                <w:numId w:val="91"/>
              </w:numPr>
              <w:spacing w:after="0" w:afterAutospacing="0" w:before="0" w:beforeAutospacing="0" w:lineRule="auto"/>
              <w:ind w:left="1440" w:hanging="360"/>
            </w:pPr>
            <w:r w:rsidDel="00000000" w:rsidR="00000000" w:rsidRPr="00000000">
              <w:rPr>
                <w:rtl w:val="0"/>
              </w:rPr>
              <w:t xml:space="preserve">Facilitate a discussion with questions like:</w:t>
            </w:r>
          </w:p>
          <w:p w:rsidR="00000000" w:rsidDel="00000000" w:rsidP="00000000" w:rsidRDefault="00000000" w:rsidRPr="00000000" w14:paraId="00001000">
            <w:pPr>
              <w:numPr>
                <w:ilvl w:val="2"/>
                <w:numId w:val="91"/>
              </w:numPr>
              <w:spacing w:after="0" w:afterAutospacing="0" w:before="0" w:beforeAutospacing="0" w:lineRule="auto"/>
              <w:ind w:left="2160" w:hanging="360"/>
            </w:pPr>
            <w:r w:rsidDel="00000000" w:rsidR="00000000" w:rsidRPr="00000000">
              <w:rPr>
                <w:rtl w:val="0"/>
              </w:rPr>
              <w:t xml:space="preserve">“How do these strategies align with the needs of the life stage?”</w:t>
            </w:r>
          </w:p>
          <w:p w:rsidR="00000000" w:rsidDel="00000000" w:rsidP="00000000" w:rsidRDefault="00000000" w:rsidRPr="00000000" w14:paraId="00001001">
            <w:pPr>
              <w:numPr>
                <w:ilvl w:val="2"/>
                <w:numId w:val="91"/>
              </w:numPr>
              <w:spacing w:after="0" w:afterAutospacing="0" w:before="0" w:beforeAutospacing="0" w:lineRule="auto"/>
              <w:ind w:left="2160" w:hanging="360"/>
            </w:pPr>
            <w:r w:rsidDel="00000000" w:rsidR="00000000" w:rsidRPr="00000000">
              <w:rPr>
                <w:rtl w:val="0"/>
              </w:rPr>
              <w:t xml:space="preserve">“What common themes emerged across life stages?”</w:t>
            </w:r>
          </w:p>
          <w:p w:rsidR="00000000" w:rsidDel="00000000" w:rsidP="00000000" w:rsidRDefault="00000000" w:rsidRPr="00000000" w14:paraId="00001002">
            <w:pPr>
              <w:numPr>
                <w:ilvl w:val="0"/>
                <w:numId w:val="91"/>
              </w:numPr>
              <w:spacing w:after="0" w:afterAutospacing="0" w:before="0" w:beforeAutospacing="0" w:lineRule="auto"/>
              <w:ind w:left="720" w:hanging="360"/>
            </w:pPr>
            <w:r w:rsidDel="00000000" w:rsidR="00000000" w:rsidRPr="00000000">
              <w:rPr>
                <w:b w:val="1"/>
                <w:bCs w:val="1"/>
                <w:rtl w:val="0"/>
              </w:rPr>
              <w:t xml:space="preserve">Reflection (5 minutes):</w:t>
            </w:r>
          </w:p>
          <w:p w:rsidR="00000000" w:rsidDel="00000000" w:rsidP="00000000" w:rsidRDefault="00000000" w:rsidRPr="00000000" w14:paraId="00001003">
            <w:pPr>
              <w:numPr>
                <w:ilvl w:val="1"/>
                <w:numId w:val="91"/>
              </w:numPr>
              <w:spacing w:after="0" w:afterAutospacing="0" w:before="0" w:beforeAutospacing="0" w:lineRule="auto"/>
              <w:ind w:left="1440" w:hanging="360"/>
            </w:pPr>
            <w:r w:rsidDel="00000000" w:rsidR="00000000" w:rsidRPr="00000000">
              <w:rPr>
                <w:rtl w:val="0"/>
              </w:rPr>
              <w:t xml:space="preserve">Conclude with a reflective prompt:</w:t>
            </w:r>
          </w:p>
          <w:p w:rsidR="00000000" w:rsidDel="00000000" w:rsidP="00000000" w:rsidRDefault="00000000" w:rsidRPr="00000000" w14:paraId="00001004">
            <w:pPr>
              <w:numPr>
                <w:ilvl w:val="2"/>
                <w:numId w:val="91"/>
              </w:numPr>
              <w:spacing w:after="0" w:afterAutospacing="0" w:before="0" w:beforeAutospacing="0" w:lineRule="auto"/>
              <w:ind w:left="2160" w:hanging="360"/>
            </w:pPr>
            <w:r w:rsidDel="00000000" w:rsidR="00000000" w:rsidRPr="00000000">
              <w:rPr>
                <w:rtl w:val="0"/>
              </w:rPr>
              <w:t xml:space="preserve">“How can understanding lifespan perspectives on climate emotions enhance climate resilience and engagement?”</w:t>
            </w:r>
          </w:p>
          <w:p w:rsidR="00000000" w:rsidDel="00000000" w:rsidP="00000000" w:rsidRDefault="00000000" w:rsidRPr="00000000" w14:paraId="00001005">
            <w:pPr>
              <w:numPr>
                <w:ilvl w:val="2"/>
                <w:numId w:val="91"/>
              </w:numPr>
              <w:spacing w:after="240" w:before="0" w:beforeAutospacing="0" w:lineRule="auto"/>
              <w:ind w:left="2160" w:hanging="360"/>
            </w:pPr>
            <w:r w:rsidDel="00000000" w:rsidR="00000000" w:rsidRPr="00000000">
              <w:rPr>
                <w:rtl w:val="0"/>
              </w:rPr>
              <w:t xml:space="preserve">“Which life stage do you think requires the most support and why?”</w:t>
            </w:r>
          </w:p>
          <w:p w:rsidR="00000000" w:rsidDel="00000000" w:rsidP="00000000" w:rsidRDefault="00000000" w:rsidRPr="00000000" w14:paraId="00001006">
            <w:pPr>
              <w:spacing w:after="240" w:before="240" w:lineRule="auto"/>
              <w:rPr>
                <w:b w:val="1"/>
                <w:bCs w:val="1"/>
              </w:rPr>
            </w:pPr>
            <w:r w:rsidDel="00000000" w:rsidR="00000000" w:rsidRPr="00000000">
              <w:rPr>
                <w:b w:val="1"/>
                <w:bCs w:val="1"/>
                <w:rtl w:val="0"/>
              </w:rPr>
              <w:t xml:space="preserve">Optional Variation:</w:t>
            </w:r>
          </w:p>
          <w:p w:rsidR="00000000" w:rsidDel="00000000" w:rsidP="00000000" w:rsidRDefault="00000000" w:rsidRPr="00000000" w14:paraId="00001007">
            <w:pPr>
              <w:spacing w:after="240" w:before="240" w:lineRule="auto"/>
              <w:rPr/>
            </w:pPr>
            <w:r w:rsidDel="00000000" w:rsidR="00000000" w:rsidRPr="00000000">
              <w:rPr>
                <w:rtl w:val="0"/>
              </w:rPr>
              <w:t xml:space="preserve">Assign groups to design a multigenerational program that connects people across life stages to address climate emotions collectively (e.g., mentorship programs pairing young activists with older advocates).</w:t>
            </w:r>
          </w:p>
          <w:p w:rsidR="00000000" w:rsidDel="00000000" w:rsidP="00000000" w:rsidRDefault="00000000" w:rsidRPr="00000000" w14:paraId="00001008">
            <w:pPr>
              <w:spacing w:after="240" w:before="240" w:lineRule="auto"/>
              <w:rPr>
                <w:b w:val="1"/>
                <w:bCs w:val="1"/>
              </w:rPr>
            </w:pPr>
            <w:r w:rsidDel="00000000" w:rsidR="00000000" w:rsidRPr="00000000">
              <w:rPr>
                <w:b w:val="1"/>
                <w:bCs w:val="1"/>
                <w:rtl w:val="0"/>
              </w:rPr>
              <w:t xml:space="preserve">Reflection Exercise:</w:t>
            </w:r>
          </w:p>
          <w:p w:rsidR="00000000" w:rsidDel="00000000" w:rsidP="00000000" w:rsidRDefault="00000000" w:rsidRPr="00000000" w14:paraId="00001009">
            <w:pPr>
              <w:spacing w:after="240" w:before="240" w:lineRule="auto"/>
              <w:rPr/>
            </w:pPr>
            <w:r w:rsidDel="00000000" w:rsidR="00000000" w:rsidRPr="00000000">
              <w:rPr>
                <w:rtl w:val="0"/>
              </w:rPr>
              <w:t xml:space="preserve">Ask learners to journal about:</w:t>
            </w:r>
          </w:p>
          <w:p w:rsidR="00000000" w:rsidDel="00000000" w:rsidP="00000000" w:rsidRDefault="00000000" w:rsidRPr="00000000" w14:paraId="0000100A">
            <w:pPr>
              <w:numPr>
                <w:ilvl w:val="0"/>
                <w:numId w:val="535"/>
              </w:numPr>
              <w:spacing w:after="0" w:afterAutospacing="0" w:before="240" w:lineRule="auto"/>
              <w:ind w:left="720" w:hanging="360"/>
            </w:pPr>
            <w:r w:rsidDel="00000000" w:rsidR="00000000" w:rsidRPr="00000000">
              <w:rPr>
                <w:rtl w:val="0"/>
              </w:rPr>
              <w:t xml:space="preserve">How do their own life experiences influence their climate emotions?</w:t>
            </w:r>
          </w:p>
          <w:p w:rsidR="00000000" w:rsidDel="00000000" w:rsidP="00000000" w:rsidRDefault="00000000" w:rsidRPr="00000000" w14:paraId="0000100B">
            <w:pPr>
              <w:numPr>
                <w:ilvl w:val="0"/>
                <w:numId w:val="535"/>
              </w:numPr>
              <w:spacing w:after="0" w:afterAutospacing="0" w:before="0" w:beforeAutospacing="0" w:lineRule="auto"/>
              <w:ind w:left="720" w:hanging="360"/>
            </w:pPr>
            <w:r w:rsidDel="00000000" w:rsidR="00000000" w:rsidRPr="00000000">
              <w:rPr>
                <w:rtl w:val="0"/>
              </w:rPr>
              <w:t xml:space="preserve">What strategies would they personally find helpful at their current life stage?</w:t>
            </w:r>
          </w:p>
          <w:p w:rsidR="00000000" w:rsidDel="00000000" w:rsidP="00000000" w:rsidRDefault="00000000" w:rsidRPr="00000000" w14:paraId="0000100C">
            <w:pPr>
              <w:numPr>
                <w:ilvl w:val="0"/>
                <w:numId w:val="535"/>
              </w:numPr>
              <w:spacing w:after="240" w:before="0" w:beforeAutospacing="0" w:lineRule="auto"/>
              <w:ind w:left="720" w:hanging="360"/>
            </w:pPr>
            <w:r w:rsidDel="00000000" w:rsidR="00000000" w:rsidRPr="00000000">
              <w:rPr>
                <w:rtl w:val="0"/>
              </w:rPr>
              <w:t xml:space="preserve">How can they apply what they’ve learned to support others in their community?</w:t>
            </w:r>
          </w:p>
          <w:p w:rsidR="00000000" w:rsidDel="00000000" w:rsidP="00000000" w:rsidRDefault="00000000" w:rsidRPr="00000000" w14:paraId="0000100D">
            <w:pPr>
              <w:widowControl w:val="0"/>
              <w:spacing w:line="240" w:lineRule="auto"/>
              <w:rPr/>
            </w:pPr>
            <w:r w:rsidDel="00000000" w:rsidR="00000000" w:rsidRPr="00000000">
              <w:rPr>
                <w:rtl w:val="0"/>
              </w:rPr>
            </w:r>
          </w:p>
        </w:tc>
      </w:tr>
      <w:tr>
        <w:trPr>
          <w:cantSplit w:val="0"/>
          <w:tblHeader w:val="0"/>
        </w:trPr>
        <w:tc>
          <w:tcPr>
            <w:shd w:fill="d5a6bd" w:val="clear"/>
          </w:tcPr>
          <w:p w:rsidR="00000000" w:rsidDel="00000000" w:rsidP="00000000" w:rsidRDefault="00000000" w:rsidRPr="00000000" w14:paraId="0000100E">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100F">
            <w:pPr>
              <w:numPr>
                <w:ilvl w:val="0"/>
                <w:numId w:val="535"/>
              </w:numPr>
              <w:spacing w:after="0" w:afterAutospacing="0" w:before="240" w:lineRule="auto"/>
              <w:ind w:left="720" w:hanging="360"/>
            </w:pPr>
            <w:r w:rsidDel="00000000" w:rsidR="00000000" w:rsidRPr="00000000">
              <w:rPr>
                <w:rtl w:val="0"/>
              </w:rPr>
              <w:t xml:space="preserve">Blair, L. (2011). Ecopsychology and the person-centred approach: Exploring the relationship. Counselling Psychology Review, 26(1), 43–53.</w:t>
            </w:r>
            <w:hyperlink r:id="rId438">
              <w:r w:rsidDel="00000000" w:rsidR="00000000" w:rsidRPr="00000000">
                <w:rPr>
                  <w:rtl w:val="0"/>
                </w:rPr>
                <w:t xml:space="preserve"> </w:t>
              </w:r>
            </w:hyperlink>
            <w:hyperlink r:id="rId439">
              <w:r w:rsidDel="00000000" w:rsidR="00000000" w:rsidRPr="00000000">
                <w:rPr>
                  <w:color w:val="1155cc"/>
                  <w:u w:val="single"/>
                  <w:rtl w:val="0"/>
                </w:rPr>
                <w:t xml:space="preserve">https://doi.org/10.53841/bpscpr.2011.26.1.43</w:t>
              </w:r>
            </w:hyperlink>
            <w:r w:rsidDel="00000000" w:rsidR="00000000" w:rsidRPr="00000000">
              <w:rPr>
                <w:rtl w:val="0"/>
              </w:rPr>
            </w:r>
          </w:p>
          <w:p w:rsidR="00000000" w:rsidDel="00000000" w:rsidP="00000000" w:rsidRDefault="00000000" w:rsidRPr="00000000" w14:paraId="00001010">
            <w:pPr>
              <w:numPr>
                <w:ilvl w:val="0"/>
                <w:numId w:val="535"/>
              </w:numPr>
              <w:spacing w:after="0" w:afterAutospacing="0" w:before="0" w:beforeAutospacing="0" w:lineRule="auto"/>
              <w:ind w:left="720" w:hanging="360"/>
            </w:pPr>
            <w:r w:rsidDel="00000000" w:rsidR="00000000" w:rsidRPr="00000000">
              <w:rPr>
                <w:rtl w:val="0"/>
              </w:rPr>
              <w:t xml:space="preserve">Case, R., Hayward, S., Lewis, M., &amp; Hurst, P. (1988). Toward a neo-Piagetian theory of cognitive and emotional development. Developmental Review, 8(1), 1–51.</w:t>
            </w:r>
            <w:hyperlink r:id="rId440">
              <w:r w:rsidDel="00000000" w:rsidR="00000000" w:rsidRPr="00000000">
                <w:rPr>
                  <w:rtl w:val="0"/>
                </w:rPr>
                <w:t xml:space="preserve"> </w:t>
              </w:r>
            </w:hyperlink>
            <w:hyperlink r:id="rId441">
              <w:r w:rsidDel="00000000" w:rsidR="00000000" w:rsidRPr="00000000">
                <w:rPr>
                  <w:color w:val="1155cc"/>
                  <w:u w:val="single"/>
                  <w:rtl w:val="0"/>
                </w:rPr>
                <w:t xml:space="preserve">https://doi.org/10.1016/0273-2297(88)90002-4</w:t>
              </w:r>
            </w:hyperlink>
            <w:r w:rsidDel="00000000" w:rsidR="00000000" w:rsidRPr="00000000">
              <w:rPr>
                <w:rtl w:val="0"/>
              </w:rPr>
            </w:r>
          </w:p>
          <w:p w:rsidR="00000000" w:rsidDel="00000000" w:rsidP="00000000" w:rsidRDefault="00000000" w:rsidRPr="00000000" w14:paraId="00001011">
            <w:pPr>
              <w:numPr>
                <w:ilvl w:val="0"/>
                <w:numId w:val="535"/>
              </w:numPr>
              <w:spacing w:after="0" w:afterAutospacing="0" w:before="0" w:beforeAutospacing="0" w:lineRule="auto"/>
              <w:ind w:left="720" w:hanging="360"/>
              <w:rPr>
                <w:color w:val="1155cc"/>
              </w:rPr>
            </w:pPr>
            <w:r w:rsidDel="00000000" w:rsidR="00000000" w:rsidRPr="00000000">
              <w:rPr>
                <w:color w:val="1155cc"/>
                <w:rtl w:val="0"/>
              </w:rPr>
              <w:t xml:space="preserve">Cahill, H., &amp; Dadvand, B. (2018). Re‑conceptualising youth participation: A framework to inform action. </w:t>
            </w:r>
            <w:r w:rsidDel="00000000" w:rsidR="00000000" w:rsidRPr="00000000">
              <w:rPr>
                <w:i w:val="1"/>
                <w:iCs w:val="1"/>
                <w:color w:val="1155cc"/>
                <w:rtl w:val="0"/>
              </w:rPr>
              <w:t xml:space="preserve">Children and Youth Services Review, 95</w:t>
            </w:r>
            <w:r w:rsidDel="00000000" w:rsidR="00000000" w:rsidRPr="00000000">
              <w:rPr>
                <w:color w:val="1155cc"/>
                <w:rtl w:val="0"/>
              </w:rPr>
              <w:t xml:space="preserve">, 243–253. </w:t>
            </w:r>
            <w:hyperlink r:id="rId442">
              <w:r w:rsidDel="00000000" w:rsidR="00000000" w:rsidRPr="00000000">
                <w:rPr>
                  <w:color w:val="1155cc"/>
                  <w:u w:val="single"/>
                  <w:rtl w:val="0"/>
                </w:rPr>
                <w:t xml:space="preserve">https://doi.org/10.1016/j.childyouth.2018.11.001</w:t>
              </w:r>
            </w:hyperlink>
            <w:r w:rsidDel="00000000" w:rsidR="00000000" w:rsidRPr="00000000">
              <w:rPr>
                <w:rtl w:val="0"/>
              </w:rPr>
            </w:r>
          </w:p>
          <w:p w:rsidR="00000000" w:rsidDel="00000000" w:rsidP="00000000" w:rsidRDefault="00000000" w:rsidRPr="00000000" w14:paraId="00001012">
            <w:pPr>
              <w:numPr>
                <w:ilvl w:val="0"/>
                <w:numId w:val="535"/>
              </w:numPr>
              <w:spacing w:after="0" w:afterAutospacing="0" w:before="0" w:beforeAutospacing="0" w:lineRule="auto"/>
              <w:ind w:left="720" w:hanging="360"/>
            </w:pPr>
            <w:r w:rsidDel="00000000" w:rsidR="00000000" w:rsidRPr="00000000">
              <w:rPr>
                <w:rtl w:val="0"/>
              </w:rPr>
              <w:t xml:space="preserve">Di Fabio, A., &amp; Svicher, A. (2024). The challenge of eco-generativity. Embracing a positive mindset beyond eco-anxiety: a research agenda. Frontiers in psychology, 15, 1173303.</w:t>
            </w:r>
            <w:hyperlink r:id="rId443">
              <w:r w:rsidDel="00000000" w:rsidR="00000000" w:rsidRPr="00000000">
                <w:rPr>
                  <w:rtl w:val="0"/>
                </w:rPr>
                <w:t xml:space="preserve"> </w:t>
              </w:r>
            </w:hyperlink>
            <w:hyperlink r:id="rId444">
              <w:r w:rsidDel="00000000" w:rsidR="00000000" w:rsidRPr="00000000">
                <w:rPr>
                  <w:color w:val="1155cc"/>
                  <w:u w:val="single"/>
                  <w:rtl w:val="0"/>
                </w:rPr>
                <w:t xml:space="preserve">https://doi.org/10.3389/fpsyg.2024.1173303</w:t>
              </w:r>
            </w:hyperlink>
            <w:r w:rsidDel="00000000" w:rsidR="00000000" w:rsidRPr="00000000">
              <w:rPr>
                <w:rtl w:val="0"/>
              </w:rPr>
            </w:r>
          </w:p>
          <w:p w:rsidR="00000000" w:rsidDel="00000000" w:rsidP="00000000" w:rsidRDefault="00000000" w:rsidRPr="00000000" w14:paraId="00001013">
            <w:pPr>
              <w:numPr>
                <w:ilvl w:val="0"/>
                <w:numId w:val="535"/>
              </w:numPr>
              <w:spacing w:after="0" w:afterAutospacing="0" w:before="0" w:beforeAutospacing="0" w:lineRule="auto"/>
              <w:ind w:left="720" w:hanging="360"/>
              <w:rPr>
                <w:color w:val="1155cc"/>
              </w:rPr>
            </w:pPr>
            <w:r w:rsidDel="00000000" w:rsidR="00000000" w:rsidRPr="00000000">
              <w:rPr>
                <w:rtl w:val="0"/>
              </w:rPr>
              <w:t xml:space="preserve">Field, E., &amp; Barraclough, L. (2025). </w:t>
            </w:r>
            <w:r w:rsidDel="00000000" w:rsidR="00000000" w:rsidRPr="00000000">
              <w:rPr>
                <w:i w:val="1"/>
                <w:iCs w:val="1"/>
                <w:rtl w:val="0"/>
              </w:rPr>
              <w:t xml:space="preserve">Applying the 7P framework to youth–adult partnerships in climate organizing spaces: “If we are going to be the ones living with climate change, we should have a say”</w:t>
            </w:r>
            <w:r w:rsidDel="00000000" w:rsidR="00000000" w:rsidRPr="00000000">
              <w:rPr>
                <w:rtl w:val="0"/>
              </w:rPr>
              <w:t xml:space="preserve">. </w:t>
            </w:r>
            <w:r w:rsidDel="00000000" w:rsidR="00000000" w:rsidRPr="00000000">
              <w:rPr>
                <w:i w:val="1"/>
                <w:iCs w:val="1"/>
                <w:rtl w:val="0"/>
              </w:rPr>
              <w:t xml:space="preserve">Youth, 5</w:t>
            </w:r>
            <w:r w:rsidDel="00000000" w:rsidR="00000000" w:rsidRPr="00000000">
              <w:rPr>
                <w:rtl w:val="0"/>
              </w:rPr>
              <w:t xml:space="preserve">(3), 66. </w:t>
            </w:r>
            <w:r w:rsidDel="00000000" w:rsidR="00000000" w:rsidRPr="00000000">
              <w:rPr>
                <w:color w:val="1155cc"/>
                <w:rtl w:val="0"/>
              </w:rPr>
              <w:t xml:space="preserve">https://doi.org/10.3390/youth5030066</w:t>
            </w:r>
            <w:r w:rsidDel="00000000" w:rsidR="00000000" w:rsidRPr="00000000">
              <w:rPr>
                <w:rtl w:val="0"/>
              </w:rPr>
            </w:r>
          </w:p>
          <w:p w:rsidR="00000000" w:rsidDel="00000000" w:rsidP="00000000" w:rsidRDefault="00000000" w:rsidRPr="00000000" w14:paraId="00001014">
            <w:pPr>
              <w:numPr>
                <w:ilvl w:val="0"/>
                <w:numId w:val="535"/>
              </w:numPr>
              <w:spacing w:after="0" w:afterAutospacing="0" w:before="0" w:beforeAutospacing="0" w:lineRule="auto"/>
              <w:ind w:left="720" w:hanging="360"/>
            </w:pPr>
            <w:r w:rsidDel="00000000" w:rsidR="00000000" w:rsidRPr="00000000">
              <w:rPr>
                <w:rtl w:val="0"/>
              </w:rPr>
              <w:t xml:space="preserve">Fielding, K. S., &amp; Hornsey, M. J. (2016). A social identity analysis of climate change and environmental attitudes and behaviors: Insights and opportunities. Frontiers in Psychology, 7, Article 121.</w:t>
            </w:r>
            <w:hyperlink r:id="rId445">
              <w:r w:rsidDel="00000000" w:rsidR="00000000" w:rsidRPr="00000000">
                <w:rPr>
                  <w:rtl w:val="0"/>
                </w:rPr>
                <w:t xml:space="preserve"> </w:t>
              </w:r>
            </w:hyperlink>
            <w:hyperlink r:id="rId446">
              <w:r w:rsidDel="00000000" w:rsidR="00000000" w:rsidRPr="00000000">
                <w:rPr>
                  <w:color w:val="1155cc"/>
                  <w:u w:val="single"/>
                  <w:rtl w:val="0"/>
                </w:rPr>
                <w:t xml:space="preserve">https://doi.org/10.3389/fpsyg.2016.00121</w:t>
              </w:r>
            </w:hyperlink>
            <w:r w:rsidDel="00000000" w:rsidR="00000000" w:rsidRPr="00000000">
              <w:rPr>
                <w:rtl w:val="0"/>
              </w:rPr>
            </w:r>
          </w:p>
          <w:p w:rsidR="00000000" w:rsidDel="00000000" w:rsidP="00000000" w:rsidRDefault="00000000" w:rsidRPr="00000000" w14:paraId="00001015">
            <w:pPr>
              <w:numPr>
                <w:ilvl w:val="0"/>
                <w:numId w:val="535"/>
              </w:numPr>
              <w:spacing w:after="0" w:afterAutospacing="0" w:before="0" w:beforeAutospacing="0" w:lineRule="auto"/>
              <w:ind w:left="720" w:hanging="360"/>
            </w:pPr>
            <w:r w:rsidDel="00000000" w:rsidR="00000000" w:rsidRPr="00000000">
              <w:rPr>
                <w:rtl w:val="0"/>
              </w:rPr>
              <w:t xml:space="preserve">Green, C., Kalvaitis, D., &amp; Worster, A. (2015). Recontextualizing psychosocial development in young children: a model of environmental identity development. Environmental Education Research, 22(7), 1025–1048.</w:t>
            </w:r>
            <w:hyperlink r:id="rId447">
              <w:r w:rsidDel="00000000" w:rsidR="00000000" w:rsidRPr="00000000">
                <w:rPr>
                  <w:rtl w:val="0"/>
                </w:rPr>
                <w:t xml:space="preserve"> </w:t>
              </w:r>
            </w:hyperlink>
            <w:hyperlink r:id="rId448">
              <w:r w:rsidDel="00000000" w:rsidR="00000000" w:rsidRPr="00000000">
                <w:rPr>
                  <w:color w:val="1155cc"/>
                  <w:u w:val="single"/>
                  <w:rtl w:val="0"/>
                </w:rPr>
                <w:t xml:space="preserve">https://doi.org/10.1080/13504622.2015.1072136</w:t>
              </w:r>
            </w:hyperlink>
            <w:r w:rsidDel="00000000" w:rsidR="00000000" w:rsidRPr="00000000">
              <w:rPr>
                <w:rtl w:val="0"/>
              </w:rPr>
            </w:r>
          </w:p>
          <w:p w:rsidR="00000000" w:rsidDel="00000000" w:rsidP="00000000" w:rsidRDefault="00000000" w:rsidRPr="00000000" w14:paraId="00001016">
            <w:pPr>
              <w:numPr>
                <w:ilvl w:val="0"/>
                <w:numId w:val="535"/>
              </w:numPr>
              <w:spacing w:after="0" w:afterAutospacing="0" w:before="0" w:beforeAutospacing="0" w:lineRule="auto"/>
              <w:ind w:left="720" w:hanging="360"/>
            </w:pPr>
            <w:r w:rsidDel="00000000" w:rsidR="00000000" w:rsidRPr="00000000">
              <w:rPr>
                <w:rtl w:val="0"/>
              </w:rPr>
              <w:t xml:space="preserve">Hahn, E. R. (2021). The developmental roots of environmental stewardship: Childhood and the climate change crisis. Current Opinion in Psychology, 42, 19–24.</w:t>
            </w:r>
            <w:hyperlink r:id="rId449">
              <w:r w:rsidDel="00000000" w:rsidR="00000000" w:rsidRPr="00000000">
                <w:rPr>
                  <w:rtl w:val="0"/>
                </w:rPr>
                <w:t xml:space="preserve"> </w:t>
              </w:r>
            </w:hyperlink>
            <w:hyperlink r:id="rId450">
              <w:r w:rsidDel="00000000" w:rsidR="00000000" w:rsidRPr="00000000">
                <w:rPr>
                  <w:color w:val="1155cc"/>
                  <w:u w:val="single"/>
                  <w:rtl w:val="0"/>
                </w:rPr>
                <w:t xml:space="preserve">https://doi.org/10.1016/j.copsyc.2021.01.006</w:t>
              </w:r>
            </w:hyperlink>
            <w:r w:rsidDel="00000000" w:rsidR="00000000" w:rsidRPr="00000000">
              <w:rPr>
                <w:rtl w:val="0"/>
              </w:rPr>
            </w:r>
          </w:p>
          <w:p w:rsidR="00000000" w:rsidDel="00000000" w:rsidP="00000000" w:rsidRDefault="00000000" w:rsidRPr="00000000" w14:paraId="00001017">
            <w:pPr>
              <w:numPr>
                <w:ilvl w:val="0"/>
                <w:numId w:val="535"/>
              </w:numPr>
              <w:spacing w:after="0" w:afterAutospacing="0" w:before="0" w:beforeAutospacing="0" w:lineRule="auto"/>
              <w:ind w:left="720" w:hanging="360"/>
            </w:pPr>
            <w:r w:rsidDel="00000000" w:rsidR="00000000" w:rsidRPr="00000000">
              <w:rPr>
                <w:rtl w:val="0"/>
              </w:rPr>
              <w:t xml:space="preserve">Harker-Schuch, I. (2019). Why Is Early Adolescence So Pivotal in the Climate Change Communication and Education Arena?. In: Leal Filho, W., Hemstock, S. (eds) Climate Change and the Role of Education. Climate Change Management. Springer, Cham.</w:t>
            </w:r>
            <w:hyperlink r:id="rId451">
              <w:r w:rsidDel="00000000" w:rsidR="00000000" w:rsidRPr="00000000">
                <w:rPr>
                  <w:rtl w:val="0"/>
                </w:rPr>
                <w:t xml:space="preserve"> </w:t>
              </w:r>
            </w:hyperlink>
            <w:hyperlink r:id="rId452">
              <w:r w:rsidDel="00000000" w:rsidR="00000000" w:rsidRPr="00000000">
                <w:rPr>
                  <w:color w:val="1155cc"/>
                  <w:u w:val="single"/>
                  <w:rtl w:val="0"/>
                </w:rPr>
                <w:t xml:space="preserve">https://doi.org/10.1007/978-3-030-32898-6_16</w:t>
              </w:r>
            </w:hyperlink>
            <w:r w:rsidDel="00000000" w:rsidR="00000000" w:rsidRPr="00000000">
              <w:rPr>
                <w:rtl w:val="0"/>
              </w:rPr>
            </w:r>
          </w:p>
          <w:p w:rsidR="00000000" w:rsidDel="00000000" w:rsidP="00000000" w:rsidRDefault="00000000" w:rsidRPr="00000000" w14:paraId="00001018">
            <w:pPr>
              <w:numPr>
                <w:ilvl w:val="0"/>
                <w:numId w:val="535"/>
              </w:numPr>
              <w:spacing w:after="0" w:afterAutospacing="0" w:before="0" w:beforeAutospacing="0" w:lineRule="auto"/>
              <w:ind w:left="720" w:hanging="360"/>
            </w:pPr>
            <w:r w:rsidDel="00000000" w:rsidR="00000000" w:rsidRPr="00000000">
              <w:rPr>
                <w:rtl w:val="0"/>
              </w:rPr>
              <w:t xml:space="preserve">Heald, S. (2017). Climate Silence, Moral Disengagement, and Self-Efficacy: How Albert Bandura’s Theories Inform Our Climate-Change Predicament. Environment: Science and Policy for Sustainable Development, 59(6), 4–15.</w:t>
            </w:r>
            <w:hyperlink r:id="rId453">
              <w:r w:rsidDel="00000000" w:rsidR="00000000" w:rsidRPr="00000000">
                <w:rPr>
                  <w:rtl w:val="0"/>
                </w:rPr>
                <w:t xml:space="preserve"> </w:t>
              </w:r>
            </w:hyperlink>
            <w:hyperlink r:id="rId454">
              <w:r w:rsidDel="00000000" w:rsidR="00000000" w:rsidRPr="00000000">
                <w:rPr>
                  <w:color w:val="1155cc"/>
                  <w:u w:val="single"/>
                  <w:rtl w:val="0"/>
                </w:rPr>
                <w:t xml:space="preserve">https://doi.org/10.1080/00139157.2017.1374792</w:t>
              </w:r>
            </w:hyperlink>
            <w:r w:rsidDel="00000000" w:rsidR="00000000" w:rsidRPr="00000000">
              <w:rPr>
                <w:rtl w:val="0"/>
              </w:rPr>
            </w:r>
          </w:p>
          <w:p w:rsidR="00000000" w:rsidDel="00000000" w:rsidP="00000000" w:rsidRDefault="00000000" w:rsidRPr="00000000" w14:paraId="00001019">
            <w:pPr>
              <w:numPr>
                <w:ilvl w:val="0"/>
                <w:numId w:val="535"/>
              </w:numPr>
              <w:spacing w:after="0" w:afterAutospacing="0" w:before="0" w:beforeAutospacing="0" w:lineRule="auto"/>
              <w:ind w:left="720" w:hanging="360"/>
            </w:pPr>
            <w:r w:rsidDel="00000000" w:rsidR="00000000" w:rsidRPr="00000000">
              <w:rPr>
                <w:rtl w:val="0"/>
              </w:rPr>
              <w:t xml:space="preserve">Matsuba, M. K., Alisat, S., &amp; Pratt, M. W. (Year). Environmental activism in emerging adulthood. In L. M. Padilla-Walker &amp; L. J. Nelson (Eds.), Flourishing in emerging adulthood: Positive development during the third decade of life (Chapter 7). Oxford.</w:t>
            </w:r>
            <w:hyperlink r:id="rId455">
              <w:r w:rsidDel="00000000" w:rsidR="00000000" w:rsidRPr="00000000">
                <w:rPr>
                  <w:rtl w:val="0"/>
                </w:rPr>
                <w:t xml:space="preserve"> </w:t>
              </w:r>
            </w:hyperlink>
            <w:hyperlink r:id="rId456">
              <w:r w:rsidDel="00000000" w:rsidR="00000000" w:rsidRPr="00000000">
                <w:rPr>
                  <w:color w:val="1155cc"/>
                  <w:u w:val="single"/>
                  <w:rtl w:val="0"/>
                </w:rPr>
                <w:t xml:space="preserve">https://www.amazon.ca/Flourishing-Emerging-Adulthood-Positive-Development/dp/0190260637</w:t>
              </w:r>
            </w:hyperlink>
            <w:r w:rsidDel="00000000" w:rsidR="00000000" w:rsidRPr="00000000">
              <w:rPr>
                <w:rtl w:val="0"/>
              </w:rPr>
            </w:r>
          </w:p>
          <w:p w:rsidR="00000000" w:rsidDel="00000000" w:rsidP="00000000" w:rsidRDefault="00000000" w:rsidRPr="00000000" w14:paraId="0000101A">
            <w:pPr>
              <w:numPr>
                <w:ilvl w:val="0"/>
                <w:numId w:val="535"/>
              </w:numPr>
              <w:spacing w:after="0" w:afterAutospacing="0" w:before="0" w:beforeAutospacing="0" w:lineRule="auto"/>
              <w:ind w:left="720" w:hanging="360"/>
            </w:pPr>
            <w:r w:rsidDel="00000000" w:rsidR="00000000" w:rsidRPr="00000000">
              <w:rPr>
                <w:rtl w:val="0"/>
              </w:rPr>
              <w:t xml:space="preserve">McLeod, L. J., Kitson, J. C., Dorner, Z., Tassell-Matamua, N. A., Stahlmann-Brown, P., Milfont, T. L., &amp; Hine, D. W. (2024). Environmental stewardship: A systematic scoping review. PloS one, 19(5), e0284255.</w:t>
            </w:r>
            <w:hyperlink r:id="rId457">
              <w:r w:rsidDel="00000000" w:rsidR="00000000" w:rsidRPr="00000000">
                <w:rPr>
                  <w:rtl w:val="0"/>
                </w:rPr>
                <w:t xml:space="preserve"> </w:t>
              </w:r>
            </w:hyperlink>
            <w:hyperlink r:id="rId458">
              <w:r w:rsidDel="00000000" w:rsidR="00000000" w:rsidRPr="00000000">
                <w:rPr>
                  <w:color w:val="1155cc"/>
                  <w:u w:val="single"/>
                  <w:rtl w:val="0"/>
                </w:rPr>
                <w:t xml:space="preserve">https://doi.org/10.1371/journal.pone.0284255</w:t>
              </w:r>
            </w:hyperlink>
            <w:r w:rsidDel="00000000" w:rsidR="00000000" w:rsidRPr="00000000">
              <w:rPr>
                <w:rtl w:val="0"/>
              </w:rPr>
            </w:r>
          </w:p>
          <w:p w:rsidR="00000000" w:rsidDel="00000000" w:rsidP="00000000" w:rsidRDefault="00000000" w:rsidRPr="00000000" w14:paraId="0000101B">
            <w:pPr>
              <w:numPr>
                <w:ilvl w:val="0"/>
                <w:numId w:val="535"/>
              </w:numPr>
              <w:spacing w:after="0" w:afterAutospacing="0" w:before="0" w:beforeAutospacing="0" w:lineRule="auto"/>
              <w:ind w:left="720" w:hanging="360"/>
            </w:pPr>
            <w:r w:rsidDel="00000000" w:rsidR="00000000" w:rsidRPr="00000000">
              <w:rPr>
                <w:rtl w:val="0"/>
              </w:rPr>
              <w:t xml:space="preserve">Milfont, T. L., &amp; Sibley, C. G. (2011). Exploring the concept of environmental generativity. International Journal of Hispanic Psychology, 4(1). Nova Science Publishers.</w:t>
            </w:r>
            <w:hyperlink r:id="rId459">
              <w:r w:rsidDel="00000000" w:rsidR="00000000" w:rsidRPr="00000000">
                <w:rPr>
                  <w:rtl w:val="0"/>
                </w:rPr>
                <w:t xml:space="preserve"> </w:t>
              </w:r>
            </w:hyperlink>
            <w:hyperlink r:id="rId460">
              <w:r w:rsidDel="00000000" w:rsidR="00000000" w:rsidRPr="00000000">
                <w:rPr>
                  <w:color w:val="1155cc"/>
                  <w:u w:val="single"/>
                  <w:rtl w:val="0"/>
                </w:rPr>
                <w:t xml:space="preserve">https://www.proquest.com/openview/384fd868d08c1a72835b873bb8bc2590/1?pq-origsite=gscholar&amp;cbl=2034866</w:t>
              </w:r>
            </w:hyperlink>
            <w:r w:rsidDel="00000000" w:rsidR="00000000" w:rsidRPr="00000000">
              <w:rPr>
                <w:rtl w:val="0"/>
              </w:rPr>
            </w:r>
          </w:p>
          <w:p w:rsidR="00000000" w:rsidDel="00000000" w:rsidP="00000000" w:rsidRDefault="00000000" w:rsidRPr="00000000" w14:paraId="0000101C">
            <w:pPr>
              <w:numPr>
                <w:ilvl w:val="0"/>
                <w:numId w:val="535"/>
              </w:numPr>
              <w:spacing w:after="0" w:afterAutospacing="0" w:before="0" w:beforeAutospacing="0" w:lineRule="auto"/>
              <w:ind w:left="720" w:hanging="360"/>
            </w:pPr>
            <w:r w:rsidDel="00000000" w:rsidR="00000000" w:rsidRPr="00000000">
              <w:rPr>
                <w:rtl w:val="0"/>
              </w:rPr>
              <w:t xml:space="preserve">Nisa, C. F., Bélanger, J. J., Schumpe, B. M., &amp; Sasin, E. M. (2021). Secure human attachment can promote support for climate change mitigation. Proceedings of the National Academy of Sciences of the United States of America, 118(37), Article e2101046118.</w:t>
            </w:r>
            <w:hyperlink r:id="rId461">
              <w:r w:rsidDel="00000000" w:rsidR="00000000" w:rsidRPr="00000000">
                <w:rPr>
                  <w:rtl w:val="0"/>
                </w:rPr>
                <w:t xml:space="preserve"> </w:t>
              </w:r>
            </w:hyperlink>
            <w:hyperlink r:id="rId462">
              <w:r w:rsidDel="00000000" w:rsidR="00000000" w:rsidRPr="00000000">
                <w:rPr>
                  <w:color w:val="1155cc"/>
                  <w:u w:val="single"/>
                  <w:rtl w:val="0"/>
                </w:rPr>
                <w:t xml:space="preserve">https://doi.org/10.1073/pnas.2101046118</w:t>
              </w:r>
            </w:hyperlink>
            <w:r w:rsidDel="00000000" w:rsidR="00000000" w:rsidRPr="00000000">
              <w:rPr>
                <w:rtl w:val="0"/>
              </w:rPr>
            </w:r>
          </w:p>
          <w:p w:rsidR="00000000" w:rsidDel="00000000" w:rsidP="00000000" w:rsidRDefault="00000000" w:rsidRPr="00000000" w14:paraId="0000101D">
            <w:pPr>
              <w:numPr>
                <w:ilvl w:val="0"/>
                <w:numId w:val="535"/>
              </w:numPr>
              <w:spacing w:after="0" w:afterAutospacing="0" w:before="0" w:beforeAutospacing="0" w:lineRule="auto"/>
              <w:ind w:left="720" w:hanging="360"/>
            </w:pPr>
            <w:r w:rsidDel="00000000" w:rsidR="00000000" w:rsidRPr="00000000">
              <w:rPr>
                <w:rtl w:val="0"/>
              </w:rPr>
              <w:t xml:space="preserve">Nartova-Bochaver, S. K., Donat, M., Kiral Ucar, G., Korneev, A. A., Heidmets, M. E., Kamble, S., Khachatryan, N., Kryazh, I. V., Larionow, P., Rodríguez-González, D., Serobyan, A., Zhou, C., &amp; Clayton, S. (2022). The role of environmental identity and individualism/collectivism in predicting climate change denial: Evidence from nine countries. Journal of Environmental Psychology, 84, Article 101899.</w:t>
            </w:r>
            <w:hyperlink r:id="rId463">
              <w:r w:rsidDel="00000000" w:rsidR="00000000" w:rsidRPr="00000000">
                <w:rPr>
                  <w:rtl w:val="0"/>
                </w:rPr>
                <w:t xml:space="preserve"> </w:t>
              </w:r>
            </w:hyperlink>
            <w:hyperlink r:id="rId464">
              <w:r w:rsidDel="00000000" w:rsidR="00000000" w:rsidRPr="00000000">
                <w:rPr>
                  <w:color w:val="1155cc"/>
                  <w:u w:val="single"/>
                  <w:rtl w:val="0"/>
                </w:rPr>
                <w:t xml:space="preserve">https://doi.org/10.1016/j.jenvp.2022.101899</w:t>
              </w:r>
            </w:hyperlink>
            <w:r w:rsidDel="00000000" w:rsidR="00000000" w:rsidRPr="00000000">
              <w:rPr>
                <w:rtl w:val="0"/>
              </w:rPr>
            </w:r>
          </w:p>
          <w:p w:rsidR="00000000" w:rsidDel="00000000" w:rsidP="00000000" w:rsidRDefault="00000000" w:rsidRPr="00000000" w14:paraId="0000101E">
            <w:pPr>
              <w:numPr>
                <w:ilvl w:val="0"/>
                <w:numId w:val="535"/>
              </w:numPr>
              <w:spacing w:after="0" w:afterAutospacing="0" w:before="0" w:beforeAutospacing="0" w:lineRule="auto"/>
              <w:ind w:left="720" w:hanging="360"/>
            </w:pPr>
            <w:r w:rsidDel="00000000" w:rsidR="00000000" w:rsidRPr="00000000">
              <w:rPr>
                <w:rtl w:val="0"/>
              </w:rPr>
              <w:t xml:space="preserve">O'Keefe, V. M., Fish, J., Maudrie, T. L., Hunter, A. M., Tai Rakena, H. G., Ullrich, J. S., Clifford, C., Crawford, A., Brock</w:t>
            </w:r>
          </w:p>
          <w:p w:rsidR="00000000" w:rsidDel="00000000" w:rsidP="00000000" w:rsidRDefault="00000000" w:rsidRPr="00000000" w14:paraId="0000101F">
            <w:pPr>
              <w:numPr>
                <w:ilvl w:val="0"/>
                <w:numId w:val="535"/>
              </w:numPr>
              <w:spacing w:after="240" w:before="0" w:beforeAutospacing="0" w:lineRule="auto"/>
              <w:ind w:left="720" w:hanging="360"/>
            </w:pPr>
            <w:r w:rsidDel="00000000" w:rsidR="00000000" w:rsidRPr="00000000">
              <w:rPr>
                <w:rtl w:val="0"/>
              </w:rPr>
              <w:t xml:space="preserve">Vesely, S., Masson, T., Chokrai, P., Becker, A. M., Fritsche, I., Klöckner, C. A., Tiberio, L., Carrus, G., &amp; Panno, A. (2021). Climate change action as a project of identity: Eight meta-analyses. Global Environmental Change, 70, Article 102322. </w:t>
            </w:r>
            <w:hyperlink r:id="rId465">
              <w:r w:rsidDel="00000000" w:rsidR="00000000" w:rsidRPr="00000000">
                <w:rPr>
                  <w:color w:val="1155cc"/>
                  <w:u w:val="single"/>
                  <w:rtl w:val="0"/>
                </w:rPr>
                <w:t xml:space="preserve">https://doi.org/10.1016/j.gloenvcha.2021.102322</w:t>
              </w:r>
            </w:hyperlink>
            <w:r w:rsidDel="00000000" w:rsidR="00000000" w:rsidRPr="00000000">
              <w:rPr>
                <w:rtl w:val="0"/>
              </w:rPr>
            </w:r>
          </w:p>
        </w:tc>
      </w:tr>
    </w:tbl>
    <w:p w:rsidR="00000000" w:rsidDel="00000000" w:rsidP="00000000" w:rsidRDefault="00000000" w:rsidRPr="00000000" w14:paraId="00001020">
      <w:pPr>
        <w:spacing w:after="240" w:before="240" w:lineRule="auto"/>
        <w:ind w:left="720" w:firstLine="0"/>
        <w:rPr/>
        <w:sectPr>
          <w:headerReference r:id="rId466"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67" w:type="default"/>
          <w:type w:val="nextPage"/>
          <w:pgSz w:h="12240" w:w="15840" w:orient="landscape"/>
          <w:pgMar w:bottom="1440.0000000000002" w:top="1440.0000000000002" w:left="1440.0000000000002" w:right="1440.0000000000002" w:header="720" w:footer="720"/>
          <w:pgNumType w:start="1"/>
        </w:sectPr>
      </w:pPr>
      <w:bookmarkStart w:colFirst="0" w:colLast="0" w:name="_6yytvqz1aiu9" w:id="268"/>
      <w:bookmarkEnd w:id="2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Population Impacts and Inequities Related to ...</w:t>
      </w:r>
      <w:r w:rsidDel="00000000" w:rsidR="00000000" w:rsidRPr="00000000">
        <w:rPr>
          <w:rtl w:val="0"/>
        </w:rPr>
      </w:r>
    </w:p>
    <w:p w:rsidR="00000000" w:rsidDel="00000000" w:rsidP="00000000" w:rsidRDefault="00000000" w:rsidRPr="00000000" w14:paraId="00001022">
      <w:pPr>
        <w:pStyle w:val="Heading1"/>
        <w:spacing w:after="240" w:before="240" w:lineRule="auto"/>
        <w:rPr/>
      </w:pPr>
      <w:bookmarkStart w:colFirst="0" w:colLast="0" w:name="_gfjsz0b0okc7" w:id="269"/>
      <w:bookmarkEnd w:id="269"/>
      <w:r w:rsidDel="00000000" w:rsidR="00000000" w:rsidRPr="00000000">
        <w:rPr>
          <w:rtl w:val="0"/>
        </w:rPr>
      </w:r>
    </w:p>
    <w:tbl>
      <w:tblPr>
        <w:tblStyle w:val="Table119"/>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rHeight w:val="1851.2255859374998" w:hRule="atLeast"/>
          <w:tblHeader w:val="0"/>
        </w:trPr>
        <w:tc>
          <w:tcPr>
            <w:shd w:fill="f4cccc" w:val="clear"/>
          </w:tcPr>
          <w:p w:rsidR="00000000" w:rsidDel="00000000" w:rsidP="00000000" w:rsidRDefault="00000000" w:rsidRPr="00000000" w14:paraId="00001023">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024">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025">
            <w:pPr>
              <w:widowControl w:val="0"/>
              <w:rPr>
                <w:b w:val="1"/>
                <w:bCs w:val="1"/>
                <w:sz w:val="28"/>
                <w:szCs w:val="28"/>
              </w:rPr>
            </w:pPr>
            <w:r w:rsidDel="00000000" w:rsidR="00000000" w:rsidRPr="00000000">
              <w:rPr>
                <w:b w:val="1"/>
                <w:bCs w:val="1"/>
                <w:sz w:val="28"/>
                <w:szCs w:val="28"/>
                <w:rtl w:val="0"/>
              </w:rPr>
              <w:t xml:space="preserve">Section 3 is now closed for review and we are no longer accepting comments. Thank you for your contributions!</w:t>
            </w:r>
          </w:p>
          <w:p w:rsidR="00000000" w:rsidDel="00000000" w:rsidP="00000000" w:rsidRDefault="00000000" w:rsidRPr="00000000" w14:paraId="00001026">
            <w:pPr>
              <w:widowControl w:val="0"/>
              <w:rPr>
                <w:sz w:val="28"/>
                <w:szCs w:val="28"/>
              </w:rPr>
            </w:pPr>
            <w:r w:rsidDel="00000000" w:rsidR="00000000" w:rsidRPr="00000000">
              <w:rPr>
                <w:rtl w:val="0"/>
              </w:rPr>
            </w:r>
          </w:p>
          <w:p w:rsidR="00000000" w:rsidDel="00000000" w:rsidP="00000000" w:rsidRDefault="00000000" w:rsidRPr="00000000" w14:paraId="00001027">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1028">
            <w:pPr>
              <w:widowControl w:val="0"/>
              <w:rPr>
                <w:b w:val="1"/>
                <w:bCs w:val="1"/>
                <w:sz w:val="28"/>
                <w:szCs w:val="28"/>
              </w:rPr>
            </w:pPr>
            <w:r w:rsidDel="00000000" w:rsidR="00000000" w:rsidRPr="00000000">
              <w:rPr>
                <w:rtl w:val="0"/>
              </w:rPr>
            </w:r>
          </w:p>
          <w:p w:rsidR="00000000" w:rsidDel="00000000" w:rsidP="00000000" w:rsidRDefault="00000000" w:rsidRPr="00000000" w14:paraId="00001029">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102A">
      <w:pPr>
        <w:pStyle w:val="Heading1"/>
        <w:spacing w:after="240" w:before="240" w:lineRule="auto"/>
        <w:rPr/>
      </w:pPr>
      <w:bookmarkStart w:colFirst="0" w:colLast="0" w:name="_y2elzciierqu" w:id="270"/>
      <w:bookmarkEnd w:id="270"/>
      <w:r w:rsidDel="00000000" w:rsidR="00000000" w:rsidRPr="00000000">
        <w:rPr>
          <w:rtl w:val="0"/>
        </w:rPr>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pStyle w:val="Heading1"/>
        <w:spacing w:after="240" w:before="240" w:lineRule="auto"/>
        <w:rPr>
          <w:b w:val="0"/>
          <w:bCs w:val="0"/>
        </w:rPr>
      </w:pPr>
      <w:bookmarkStart w:colFirst="0" w:colLast="0" w:name="_sgfra72djpau" w:id="271"/>
      <w:bookmarkEnd w:id="271"/>
      <w:r w:rsidDel="00000000" w:rsidR="00000000" w:rsidRPr="00000000">
        <w:rPr>
          <w:rtl w:val="0"/>
        </w:rPr>
        <w:t xml:space="preserve">Marginalization and Vulnerability </w:t>
      </w:r>
      <w:r w:rsidDel="00000000" w:rsidR="00000000" w:rsidRPr="00000000">
        <w:rPr>
          <w:rtl w:val="0"/>
        </w:rPr>
      </w:r>
    </w:p>
    <w:tbl>
      <w:tblPr>
        <w:tblStyle w:val="Table12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1036">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1037">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1038">
            <w:pPr>
              <w:widowControl w:val="0"/>
              <w:numPr>
                <w:ilvl w:val="0"/>
                <w:numId w:val="44"/>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1039">
            <w:pPr>
              <w:widowControl w:val="0"/>
              <w:numPr>
                <w:ilvl w:val="0"/>
                <w:numId w:val="44"/>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103A">
            <w:pPr>
              <w:widowControl w:val="0"/>
              <w:numPr>
                <w:ilvl w:val="0"/>
                <w:numId w:val="44"/>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103B">
            <w:pPr>
              <w:widowControl w:val="0"/>
              <w:numPr>
                <w:ilvl w:val="0"/>
                <w:numId w:val="44"/>
              </w:numPr>
              <w:spacing w:line="240" w:lineRule="auto"/>
              <w:ind w:left="720" w:hanging="360"/>
            </w:pPr>
            <w:r w:rsidDel="00000000" w:rsidR="00000000" w:rsidRPr="00000000">
              <w:rPr>
                <w:rtl w:val="0"/>
              </w:rPr>
              <w:t xml:space="preserve"> </w:t>
            </w:r>
            <w:ins w:author="Abhay Singh Sachal" w:id="323" w:date="2025-11-08T21:41:04Z">
              <w:r w:rsidDel="00000000" w:rsidR="00000000" w:rsidRPr="00000000">
                <w:rPr>
                  <w:rtl w:val="0"/>
                </w:rPr>
                <w:t xml:space="preserve">Abhay Singh Sachal: Break The Divide; Faculty of Education, University of Regina</w:t>
              </w:r>
            </w:ins>
            <w:r w:rsidDel="00000000" w:rsidR="00000000" w:rsidRPr="00000000">
              <w:rPr>
                <w:rtl w:val="0"/>
              </w:rPr>
            </w:r>
          </w:p>
          <w:p w:rsidR="00000000" w:rsidDel="00000000" w:rsidP="00000000" w:rsidRDefault="00000000" w:rsidRPr="00000000" w14:paraId="0000103C">
            <w:pPr>
              <w:widowControl w:val="0"/>
              <w:numPr>
                <w:ilvl w:val="0"/>
                <w:numId w:val="44"/>
              </w:numPr>
              <w:spacing w:line="240" w:lineRule="auto"/>
              <w:ind w:left="720" w:hanging="360"/>
            </w:pPr>
            <w:r w:rsidDel="00000000" w:rsidR="00000000" w:rsidRPr="00000000">
              <w:rPr>
                <w:rtl w:val="0"/>
              </w:rPr>
              <w:t xml:space="preserve"> </w:t>
            </w:r>
            <w:ins w:author="Mike Marchand" w:id="324" w:date="2025-12-08T22:44:55Z">
              <w:r w:rsidDel="00000000" w:rsidR="00000000" w:rsidRPr="00000000">
                <w:rPr>
                  <w:rtl w:val="0"/>
                </w:rPr>
                <w:t xml:space="preserve">Michael Marchand, sqilxw, syilx Nation - Cultural Safety Consultant </w:t>
              </w:r>
            </w:ins>
            <w:r w:rsidDel="00000000" w:rsidR="00000000" w:rsidRPr="00000000">
              <w:rPr>
                <w:rtl w:val="0"/>
              </w:rPr>
            </w:r>
          </w:p>
          <w:p w:rsidR="00000000" w:rsidDel="00000000" w:rsidP="00000000" w:rsidRDefault="00000000" w:rsidRPr="00000000" w14:paraId="0000103D">
            <w:pPr>
              <w:widowControl w:val="0"/>
              <w:numPr>
                <w:ilvl w:val="0"/>
                <w:numId w:val="44"/>
              </w:numPr>
              <w:spacing w:line="240" w:lineRule="auto"/>
              <w:ind w:left="720" w:hanging="360"/>
            </w:pPr>
            <w:ins w:author="Canadian Coalition Seniors Mental Health" w:id="325" w:date="2025-12-09T22:58:11Z">
              <w:r w:rsidDel="00000000" w:rsidR="00000000" w:rsidRPr="00000000">
                <w:rPr>
                  <w:rtl w:val="0"/>
                </w:rPr>
                <w:t xml:space="preserve">Monique Beneteau, Canadian Coalition for Seniors’ Mental Health</w:t>
              </w:r>
            </w:ins>
            <w:r w:rsidDel="00000000" w:rsidR="00000000" w:rsidRPr="00000000">
              <w:rPr>
                <w:rtl w:val="0"/>
              </w:rPr>
            </w:r>
          </w:p>
        </w:tc>
      </w:tr>
    </w:tbl>
    <w:p w:rsidR="00000000" w:rsidDel="00000000" w:rsidP="00000000" w:rsidRDefault="00000000" w:rsidRPr="00000000" w14:paraId="0000103E">
      <w:pPr>
        <w:spacing w:after="240" w:before="240" w:lineRule="auto"/>
        <w:rPr/>
      </w:pPr>
      <w:r w:rsidDel="00000000" w:rsidR="00000000" w:rsidRPr="00000000">
        <w:rPr>
          <w:rtl w:val="0"/>
        </w:rPr>
      </w:r>
    </w:p>
    <w:tbl>
      <w:tblPr>
        <w:tblStyle w:val="Table12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103F">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1040">
            <w:pPr>
              <w:widowControl w:val="0"/>
              <w:spacing w:after="240" w:before="240" w:line="240" w:lineRule="auto"/>
              <w:rPr/>
            </w:pPr>
            <w:r w:rsidDel="00000000" w:rsidR="00000000" w:rsidRPr="00000000">
              <w:rPr>
                <w:rtl w:val="0"/>
              </w:rPr>
              <w:t xml:space="preserve">Just as it is helpful to understand how individuals react to their environments differently across their lives, it is also important to recognize that our individual and community identities and experiences exert powerful influences on our lived experiences. In particular, experiences of marginalization and vulnerability are important to consider. These concepts are closely connected but distinct, and each reveals important truths about who bears the emotional and physical burden of climate change—and why.</w:t>
            </w:r>
          </w:p>
          <w:p w:rsidR="00000000" w:rsidDel="00000000" w:rsidP="00000000" w:rsidRDefault="00000000" w:rsidRPr="00000000" w14:paraId="00001041">
            <w:pPr>
              <w:widowControl w:val="0"/>
              <w:spacing w:after="240" w:before="240" w:line="240" w:lineRule="auto"/>
              <w:rPr/>
            </w:pPr>
            <w:r w:rsidDel="00000000" w:rsidR="00000000" w:rsidRPr="00000000">
              <w:rPr>
                <w:rtl w:val="0"/>
              </w:rPr>
              <w:t xml:space="preserve">Vulnerability refers to the degree to which someone is at risk from climate impacts. This can include physical characteristics, like being very young, </w:t>
            </w:r>
            <w:commentRangeStart w:id="213"/>
            <w:r w:rsidDel="00000000" w:rsidR="00000000" w:rsidRPr="00000000">
              <w:rPr>
                <w:rtl w:val="0"/>
              </w:rPr>
              <w:t xml:space="preserve">aging</w:t>
            </w:r>
            <w:commentRangeEnd w:id="213"/>
            <w:r w:rsidDel="00000000" w:rsidR="00000000" w:rsidRPr="00000000">
              <w:commentReference w:id="213"/>
            </w:r>
            <w:r w:rsidDel="00000000" w:rsidR="00000000" w:rsidRPr="00000000">
              <w:rPr>
                <w:rtl w:val="0"/>
              </w:rPr>
              <w:t xml:space="preserve">, or living with a chronic illness, which may make it harder for a person to recover from extreme heat, hurricanes, or other environmental challenges. Vulnerability is often viewed as an inherent trait, but it’s not fixed. It’s shaped by social conditions. For example, an older adult living in a well-resourced neighborhood with access to healthcare, cooling centers, and transportation is less vulnerable to extreme heat than an older adult living in poverty without those supports. In this way, vulnerability is not just about the body but also about the systems that either protect or neglect it.</w:t>
            </w:r>
          </w:p>
          <w:p w:rsidR="00000000" w:rsidDel="00000000" w:rsidP="00000000" w:rsidRDefault="00000000" w:rsidRPr="00000000" w14:paraId="00001042">
            <w:pPr>
              <w:widowControl w:val="0"/>
              <w:spacing w:after="240" w:before="240" w:line="240" w:lineRule="auto"/>
              <w:rPr/>
            </w:pPr>
            <w:r w:rsidDel="00000000" w:rsidR="00000000" w:rsidRPr="00000000">
              <w:rPr>
                <w:rtl w:val="0"/>
              </w:rPr>
              <w:t xml:space="preserve">Marginalization, on the other hand, is about social exclusion and the hierarchies that perpetuate it. Patriarchy, racism, colonization,</w:t>
            </w:r>
            <w:commentRangeStart w:id="214"/>
            <w:commentRangeStart w:id="215"/>
            <w:r w:rsidDel="00000000" w:rsidR="00000000" w:rsidRPr="00000000">
              <w:rPr>
                <w:rtl w:val="0"/>
              </w:rPr>
              <w:t xml:space="preserve"> </w:t>
            </w:r>
            <w:commentRangeEnd w:id="214"/>
            <w:r w:rsidDel="00000000" w:rsidR="00000000" w:rsidRPr="00000000">
              <w:commentReference w:id="214"/>
            </w:r>
            <w:commentRangeEnd w:id="215"/>
            <w:r w:rsidDel="00000000" w:rsidR="00000000" w:rsidRPr="00000000">
              <w:commentReference w:id="215"/>
            </w:r>
            <w:r w:rsidDel="00000000" w:rsidR="00000000" w:rsidRPr="00000000">
              <w:rPr>
                <w:rtl w:val="0"/>
              </w:rPr>
              <w:t xml:space="preserve">and other systems of oppression determine who has access to power, resources, and decision-making. These hierarchies don’t just affect who experiences climate impacts—they shape whose emotions are validated and whose suffering is ignored. Indigenous communities, for example, often face unique grief and anger as the lands they’ve stewarded for generations are degraded or stolen, yet their voices are frequently sidelined in environmental policy discussions. Similarly, racism ensures that communities of color are disproportionately exposed to environmental hazards, from toxic waste sites to urban heat islands, while their calls for justice are too often dismissed or delayed.</w:t>
            </w:r>
          </w:p>
          <w:p w:rsidR="00000000" w:rsidDel="00000000" w:rsidP="00000000" w:rsidRDefault="00000000" w:rsidRPr="00000000" w14:paraId="00001043">
            <w:pPr>
              <w:widowControl w:val="0"/>
              <w:spacing w:after="240" w:before="240" w:line="240" w:lineRule="auto"/>
              <w:rPr/>
            </w:pPr>
            <w:r w:rsidDel="00000000" w:rsidR="00000000" w:rsidRPr="00000000">
              <w:rPr>
                <w:rtl w:val="0"/>
              </w:rPr>
              <w:t xml:space="preserve">The intersection of marginalization and vulnerability creates a compounding effect. Take the example of aging bodies. While growing older comes with natural physical vulnerabilities, those vulnerabilities are often exacerbated by a lifetime of marginalization. Someone who has faced systemic racism may experience earlier onset of chronic illnesses due to stress and inequitable access to healthcare, making them more physically vulnerable to climate impacts. Similarly, women, particularly in patriarchal societies, are often relegated to caregiving roles with fewer resources, leaving them more exposed to the emotional and physical tolls of climate crises.</w:t>
            </w:r>
          </w:p>
          <w:p w:rsidR="00000000" w:rsidDel="00000000" w:rsidP="00000000" w:rsidRDefault="00000000" w:rsidRPr="00000000" w14:paraId="00001044">
            <w:pPr>
              <w:widowControl w:val="0"/>
              <w:spacing w:after="240" w:before="240" w:line="240" w:lineRule="auto"/>
              <w:rPr/>
            </w:pPr>
            <w:r w:rsidDel="00000000" w:rsidR="00000000" w:rsidRPr="00000000">
              <w:rPr>
                <w:rtl w:val="0"/>
              </w:rPr>
              <w:t xml:space="preserve">Colonization adds another layer of complexity, shaping both the historical and present-day context of climate emotions. Many Indigenous communities face not only environmental degradation but also the erosion of cultural practices and identities tied to the land. Colonization’s legacy is not just ecological—it’s deeply emotional, amplifying grief, anger, and a profound sense of injustice. At the same time, these communities often embody remarkable resilience, drawing on traditional knowledge and intergenerational strength to confront these challenges.</w:t>
            </w:r>
          </w:p>
          <w:p w:rsidR="00000000" w:rsidDel="00000000" w:rsidP="00000000" w:rsidRDefault="00000000" w:rsidRPr="00000000" w14:paraId="00001045">
            <w:pPr>
              <w:widowControl w:val="0"/>
              <w:spacing w:after="240" w:before="240" w:line="240" w:lineRule="auto"/>
              <w:rPr/>
            </w:pPr>
            <w:r w:rsidDel="00000000" w:rsidR="00000000" w:rsidRPr="00000000">
              <w:rPr>
                <w:rtl w:val="0"/>
              </w:rPr>
              <w:t xml:space="preserve">Acknowledging these dynamics is essential because it shows us that climate emotions aren’t just about individual experiences—they’re shaped by systems of power and inequality. When someone feels despair, anger, or even hope in the face of climate change, those emotions don’t exist in isolation. They’re informed by whether they’ve been included or excluded from decisions, whether they’ve been protected or left exposed, and whether their identity has been honored or devalued.</w:t>
            </w:r>
          </w:p>
          <w:p w:rsidR="00000000" w:rsidDel="00000000" w:rsidP="00000000" w:rsidRDefault="00000000" w:rsidRPr="00000000" w14:paraId="00001046">
            <w:pPr>
              <w:widowControl w:val="0"/>
              <w:spacing w:after="240" w:before="240" w:line="240" w:lineRule="auto"/>
              <w:rPr/>
            </w:pPr>
            <w:r w:rsidDel="00000000" w:rsidR="00000000" w:rsidRPr="00000000">
              <w:rPr>
                <w:rtl w:val="0"/>
              </w:rPr>
              <w:t xml:space="preserve">By understanding the interplay between marginalization and vulnerability, we can begin to address these disparities in meaningful ways. This includes dismantling the systems—patriarchy, racism, colonization—that perpetuate these inequities while also providing targeted support for those most at risk. Ultimately, this approach allows us to not only reduce suffering but also create a more just and inclusive response to the climate crisis—one that centers the voices and needs of those who have long been ignored.</w:t>
            </w:r>
          </w:p>
        </w:tc>
      </w:tr>
      <w:tr>
        <w:trPr>
          <w:cantSplit w:val="0"/>
          <w:tblHeader w:val="0"/>
        </w:trPr>
        <w:tc>
          <w:tcPr>
            <w:shd w:fill="ea9999" w:val="clear"/>
          </w:tcPr>
          <w:p w:rsidR="00000000" w:rsidDel="00000000" w:rsidP="00000000" w:rsidRDefault="00000000" w:rsidRPr="00000000" w14:paraId="00001047">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1048">
            <w:pPr>
              <w:spacing w:after="240" w:before="240" w:lineRule="auto"/>
              <w:rPr/>
            </w:pPr>
            <w:r w:rsidDel="00000000" w:rsidR="00000000" w:rsidRPr="00000000">
              <w:rPr>
                <w:rtl w:val="0"/>
              </w:rPr>
              <w:t xml:space="preserve">Climate emotions and mental health impacts are profoundly shaped by social structures and systemic inequities, and deeply intertwined with them. Climate change has been driven by and is directly linked with current and historic injustices, including </w:t>
            </w:r>
            <w:r w:rsidDel="00000000" w:rsidR="00000000" w:rsidRPr="00000000">
              <w:rPr>
                <w:rtl w:val="0"/>
              </w:rPr>
              <w:t xml:space="preserve">colonialism</w:t>
            </w:r>
            <w:r w:rsidDel="00000000" w:rsidR="00000000" w:rsidRPr="00000000">
              <w:rPr>
                <w:rtl w:val="0"/>
              </w:rPr>
              <w:t xml:space="preserve">. Further, climate change compounds, multiplies, and exacerbates existing inequities, causing disproportionate impacts on communities already systemically marginalized. In this sense, the emotional and physical toll of climate change is not experienced uniformly across all populations. Understanding these inequities is essential to appropriately address climate health impacts and recognize who bears the heaviest burdens of the climate crisis and why. Further, acknowledging and addressing these inequitable systems and structures is essential to building general resilience, navigating injustice, and ensuring a trauma-informed approach to climate mental health. This module sheds light on the underlying systems of power and inequality that shape both exposure to climate impacts and the emotional responses that accompany them. </w:t>
            </w:r>
          </w:p>
          <w:p w:rsidR="00000000" w:rsidDel="00000000" w:rsidP="00000000" w:rsidRDefault="00000000" w:rsidRPr="00000000" w14:paraId="00001049">
            <w:pPr>
              <w:spacing w:after="240" w:before="240" w:lineRule="auto"/>
              <w:rPr/>
            </w:pPr>
            <w:r w:rsidDel="00000000" w:rsidR="00000000" w:rsidRPr="00000000">
              <w:rPr>
                <w:rtl w:val="0"/>
              </w:rPr>
            </w:r>
          </w:p>
          <w:tbl>
            <w:tblPr>
              <w:tblStyle w:val="Table122"/>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04A">
                  <w:pPr>
                    <w:pStyle w:val="Heading2"/>
                    <w:spacing w:after="240" w:before="240" w:lineRule="auto"/>
                    <w:rPr/>
                  </w:pPr>
                  <w:bookmarkStart w:colFirst="0" w:colLast="0" w:name="_h5u1h5dcroko" w:id="272"/>
                  <w:bookmarkEnd w:id="272"/>
                  <w:commentRangeStart w:id="216"/>
                  <w:commentRangeStart w:id="217"/>
                  <w:commentRangeStart w:id="218"/>
                  <w:commentRangeStart w:id="219"/>
                  <w:r w:rsidDel="00000000" w:rsidR="00000000" w:rsidRPr="00000000">
                    <w:rPr>
                      <w:rtl w:val="0"/>
                    </w:rPr>
                    <w:t xml:space="preserve">Marginalization and Vulnerability</w:t>
                  </w:r>
                  <w:commentRangeEnd w:id="216"/>
                  <w:r w:rsidDel="00000000" w:rsidR="00000000" w:rsidRPr="00000000">
                    <w:commentReference w:id="216"/>
                  </w:r>
                  <w:commentRangeEnd w:id="217"/>
                  <w:r w:rsidDel="00000000" w:rsidR="00000000" w:rsidRPr="00000000">
                    <w:commentReference w:id="217"/>
                  </w:r>
                  <w:commentRangeEnd w:id="218"/>
                  <w:r w:rsidDel="00000000" w:rsidR="00000000" w:rsidRPr="00000000">
                    <w:commentReference w:id="218"/>
                  </w:r>
                  <w:commentRangeEnd w:id="219"/>
                  <w:r w:rsidDel="00000000" w:rsidR="00000000" w:rsidRPr="00000000">
                    <w:commentReference w:id="219"/>
                  </w:r>
                  <w:r w:rsidDel="00000000" w:rsidR="00000000" w:rsidRPr="00000000">
                    <w:rPr>
                      <w:rtl w:val="0"/>
                    </w:rPr>
                  </w:r>
                </w:p>
                <w:p w:rsidR="00000000" w:rsidDel="00000000" w:rsidP="00000000" w:rsidRDefault="00000000" w:rsidRPr="00000000" w14:paraId="0000104B">
                  <w:pPr>
                    <w:spacing w:after="240" w:before="240" w:lineRule="auto"/>
                    <w:rPr/>
                  </w:pPr>
                  <w:r w:rsidDel="00000000" w:rsidR="00000000" w:rsidRPr="00000000">
                    <w:rPr>
                      <w:rtl w:val="0"/>
                    </w:rPr>
                    <w:t xml:space="preserve">The emotional and physical impacts of climate change are distributed unevenly, with </w:t>
                  </w:r>
                  <w:r w:rsidDel="00000000" w:rsidR="00000000" w:rsidRPr="00000000">
                    <w:rPr>
                      <w:rtl w:val="0"/>
                    </w:rPr>
                    <w:t xml:space="preserve">marginalized and vulnerable</w:t>
                  </w:r>
                  <w:r w:rsidDel="00000000" w:rsidR="00000000" w:rsidRPr="00000000">
                    <w:rPr>
                      <w:rtl w:val="0"/>
                    </w:rPr>
                    <w:t xml:space="preserve"> communities often facing the greatest challenges. Marginalization and vulnerability, though distinct, are interrelated concepts that reveal critical insights into how systemic inequalities influence individuals' and communities' experiences of climate change. This section explores the definitions, theoretical frameworks, and practical implications of marginalization and vulnerability, highlighting their roles in shaping climate emotions and responses.</w:t>
                  </w:r>
                </w:p>
                <w:p w:rsidR="00000000" w:rsidDel="00000000" w:rsidP="00000000" w:rsidRDefault="00000000" w:rsidRPr="00000000" w14:paraId="0000104C">
                  <w:pPr>
                    <w:spacing w:after="240" w:before="240" w:lineRule="auto"/>
                    <w:rPr>
                      <w:b w:val="1"/>
                      <w:bCs w:val="1"/>
                    </w:rPr>
                  </w:pPr>
                  <w:commentRangeStart w:id="220"/>
                  <w:commentRangeStart w:id="221"/>
                  <w:commentRangeStart w:id="222"/>
                  <w:commentRangeStart w:id="223"/>
                  <w:r w:rsidDel="00000000" w:rsidR="00000000" w:rsidRPr="00000000">
                    <w:rPr>
                      <w:b w:val="1"/>
                      <w:bCs w:val="1"/>
                      <w:rtl w:val="0"/>
                    </w:rPr>
                    <w:t xml:space="preserve">Who is Most Impacted</w:t>
                  </w:r>
                </w:p>
                <w:p w:rsidR="00000000" w:rsidDel="00000000" w:rsidP="00000000" w:rsidRDefault="00000000" w:rsidRPr="00000000" w14:paraId="0000104D">
                  <w:pPr>
                    <w:spacing w:after="240" w:before="240" w:lineRule="auto"/>
                    <w:rPr>
                      <w:b w:val="1"/>
                      <w:bCs w:val="1"/>
                    </w:rPr>
                  </w:pPr>
                  <w:r w:rsidDel="00000000" w:rsidR="00000000" w:rsidRPr="00000000">
                    <w:rPr>
                      <w:rtl w:val="0"/>
                    </w:rPr>
                    <w:t xml:space="preserve">These are communities who often face systemic and structural barriers to well-being, safety, and equitable access in the context of climate change and mental health. </w:t>
                  </w:r>
                  <w:r w:rsidDel="00000000" w:rsidR="00000000" w:rsidRPr="00000000">
                    <w:rPr>
                      <w:rtl w:val="0"/>
                    </w:rPr>
                  </w:r>
                </w:p>
                <w:p w:rsidR="00000000" w:rsidDel="00000000" w:rsidP="00000000" w:rsidRDefault="00000000" w:rsidRPr="00000000" w14:paraId="0000104E">
                  <w:pPr>
                    <w:numPr>
                      <w:ilvl w:val="0"/>
                      <w:numId w:val="45"/>
                    </w:numPr>
                    <w:spacing w:after="0" w:afterAutospacing="0"/>
                    <w:ind w:left="720" w:hanging="360"/>
                    <w:rPr>
                      <w:b w:val="1"/>
                      <w:bCs w:val="1"/>
                    </w:rPr>
                  </w:pPr>
                  <w:r w:rsidDel="00000000" w:rsidR="00000000" w:rsidRPr="00000000">
                    <w:rPr>
                      <w:b w:val="1"/>
                      <w:bCs w:val="1"/>
                      <w:rtl w:val="0"/>
                    </w:rPr>
                    <w:t xml:space="preserve">Sexual and Gender Diverse Groups </w:t>
                  </w:r>
                </w:p>
                <w:p w:rsidR="00000000" w:rsidDel="00000000" w:rsidP="00000000" w:rsidRDefault="00000000" w:rsidRPr="00000000" w14:paraId="0000104F">
                  <w:pPr>
                    <w:numPr>
                      <w:ilvl w:val="1"/>
                      <w:numId w:val="45"/>
                    </w:numPr>
                    <w:spacing w:after="0" w:afterAutospacing="0" w:before="0" w:beforeAutospacing="0" w:lineRule="auto"/>
                    <w:ind w:left="1440" w:hanging="360"/>
                    <w:rPr>
                      <w:i w:val="1"/>
                      <w:iCs w:val="1"/>
                    </w:rPr>
                  </w:pPr>
                  <w:r w:rsidDel="00000000" w:rsidR="00000000" w:rsidRPr="00000000">
                    <w:rPr>
                      <w:i w:val="1"/>
                      <w:iCs w:val="1"/>
                      <w:rtl w:val="0"/>
                    </w:rPr>
                    <w:t xml:space="preserve">2SLGBTQIA+ Individuals</w:t>
                  </w:r>
                  <w:r w:rsidDel="00000000" w:rsidR="00000000" w:rsidRPr="00000000">
                    <w:rPr>
                      <w:rtl w:val="0"/>
                    </w:rPr>
                  </w:r>
                </w:p>
                <w:p w:rsidR="00000000" w:rsidDel="00000000" w:rsidP="00000000" w:rsidRDefault="00000000" w:rsidRPr="00000000" w14:paraId="00001050">
                  <w:pPr>
                    <w:numPr>
                      <w:ilvl w:val="0"/>
                      <w:numId w:val="45"/>
                    </w:numPr>
                    <w:spacing w:after="0" w:afterAutospacing="0"/>
                    <w:ind w:left="720" w:hanging="360"/>
                    <w:rPr>
                      <w:b w:val="1"/>
                      <w:bCs w:val="1"/>
                    </w:rPr>
                  </w:pPr>
                  <w:r w:rsidDel="00000000" w:rsidR="00000000" w:rsidRPr="00000000">
                    <w:rPr>
                      <w:b w:val="1"/>
                      <w:bCs w:val="1"/>
                      <w:rtl w:val="0"/>
                    </w:rPr>
                    <w:t xml:space="preserve">Disability and Health Groups </w:t>
                  </w:r>
                </w:p>
                <w:p w:rsidR="00000000" w:rsidDel="00000000" w:rsidP="00000000" w:rsidRDefault="00000000" w:rsidRPr="00000000" w14:paraId="00001051">
                  <w:pPr>
                    <w:numPr>
                      <w:ilvl w:val="1"/>
                      <w:numId w:val="45"/>
                    </w:numPr>
                    <w:spacing w:after="0" w:afterAutospacing="0" w:before="0" w:beforeAutospacing="0" w:lineRule="auto"/>
                    <w:ind w:left="1440" w:hanging="360"/>
                    <w:rPr>
                      <w:i w:val="1"/>
                      <w:iCs w:val="1"/>
                    </w:rPr>
                  </w:pPr>
                  <w:r w:rsidDel="00000000" w:rsidR="00000000" w:rsidRPr="00000000">
                    <w:rPr>
                      <w:i w:val="1"/>
                      <w:iCs w:val="1"/>
                      <w:rtl w:val="0"/>
                    </w:rPr>
                    <w:t xml:space="preserve">People with Disabilities</w:t>
                  </w:r>
                </w:p>
                <w:p w:rsidR="00000000" w:rsidDel="00000000" w:rsidP="00000000" w:rsidRDefault="00000000" w:rsidRPr="00000000" w14:paraId="00001052">
                  <w:pPr>
                    <w:numPr>
                      <w:ilvl w:val="1"/>
                      <w:numId w:val="45"/>
                    </w:numPr>
                    <w:spacing w:after="0" w:afterAutospacing="0" w:before="0" w:beforeAutospacing="0" w:lineRule="auto"/>
                    <w:ind w:left="1440" w:hanging="360"/>
                    <w:rPr>
                      <w:i w:val="1"/>
                      <w:iCs w:val="1"/>
                    </w:rPr>
                  </w:pPr>
                  <w:r w:rsidDel="00000000" w:rsidR="00000000" w:rsidRPr="00000000">
                    <w:rPr>
                      <w:i w:val="1"/>
                      <w:iCs w:val="1"/>
                      <w:rtl w:val="0"/>
                    </w:rPr>
                    <w:t xml:space="preserve">People with Chronic Health Conditions</w:t>
                  </w:r>
                </w:p>
                <w:p w:rsidR="00000000" w:rsidDel="00000000" w:rsidP="00000000" w:rsidRDefault="00000000" w:rsidRPr="00000000" w14:paraId="00001053">
                  <w:pPr>
                    <w:numPr>
                      <w:ilvl w:val="1"/>
                      <w:numId w:val="45"/>
                    </w:numPr>
                    <w:spacing w:after="0" w:afterAutospacing="0" w:before="0" w:beforeAutospacing="0" w:lineRule="auto"/>
                    <w:ind w:left="1440" w:hanging="360"/>
                    <w:rPr>
                      <w:i w:val="1"/>
                      <w:iCs w:val="1"/>
                    </w:rPr>
                  </w:pPr>
                  <w:r w:rsidDel="00000000" w:rsidR="00000000" w:rsidRPr="00000000">
                    <w:rPr>
                      <w:i w:val="1"/>
                      <w:iCs w:val="1"/>
                      <w:rtl w:val="0"/>
                    </w:rPr>
                    <w:t xml:space="preserve">Older Adults </w:t>
                  </w:r>
                </w:p>
                <w:p w:rsidR="00000000" w:rsidDel="00000000" w:rsidP="00000000" w:rsidRDefault="00000000" w:rsidRPr="00000000" w14:paraId="00001054">
                  <w:pPr>
                    <w:numPr>
                      <w:ilvl w:val="0"/>
                      <w:numId w:val="45"/>
                    </w:numPr>
                    <w:spacing w:after="0" w:afterAutospacing="0"/>
                    <w:ind w:left="720" w:hanging="360"/>
                    <w:rPr>
                      <w:b w:val="1"/>
                      <w:bCs w:val="1"/>
                    </w:rPr>
                  </w:pPr>
                  <w:r w:rsidDel="00000000" w:rsidR="00000000" w:rsidRPr="00000000">
                    <w:rPr>
                      <w:b w:val="1"/>
                      <w:bCs w:val="1"/>
                      <w:rtl w:val="0"/>
                    </w:rPr>
                    <w:t xml:space="preserve">Racial and Cultural Groups</w:t>
                  </w:r>
                </w:p>
                <w:p w:rsidR="00000000" w:rsidDel="00000000" w:rsidP="00000000" w:rsidRDefault="00000000" w:rsidRPr="00000000" w14:paraId="00001055">
                  <w:pPr>
                    <w:numPr>
                      <w:ilvl w:val="1"/>
                      <w:numId w:val="45"/>
                    </w:numPr>
                    <w:spacing w:after="0" w:afterAutospacing="0" w:before="0" w:beforeAutospacing="0" w:lineRule="auto"/>
                    <w:ind w:left="1440" w:hanging="360"/>
                    <w:rPr>
                      <w:i w:val="1"/>
                      <w:iCs w:val="1"/>
                    </w:rPr>
                  </w:pPr>
                  <w:commentRangeStart w:id="224"/>
                  <w:commentRangeStart w:id="225"/>
                  <w:commentRangeStart w:id="226"/>
                  <w:r w:rsidDel="00000000" w:rsidR="00000000" w:rsidRPr="00000000">
                    <w:rPr>
                      <w:i w:val="1"/>
                      <w:iCs w:val="1"/>
                      <w:rtl w:val="0"/>
                    </w:rPr>
                    <w:t xml:space="preserve">Racialized Communities</w:t>
                  </w:r>
                  <w:commentRangeEnd w:id="224"/>
                  <w:r w:rsidDel="00000000" w:rsidR="00000000" w:rsidRPr="00000000">
                    <w:commentReference w:id="224"/>
                  </w:r>
                  <w:commentRangeEnd w:id="225"/>
                  <w:r w:rsidDel="00000000" w:rsidR="00000000" w:rsidRPr="00000000">
                    <w:commentReference w:id="225"/>
                  </w:r>
                  <w:commentRangeEnd w:id="226"/>
                  <w:r w:rsidDel="00000000" w:rsidR="00000000" w:rsidRPr="00000000">
                    <w:commentReference w:id="226"/>
                  </w:r>
                  <w:r w:rsidDel="00000000" w:rsidR="00000000" w:rsidRPr="00000000">
                    <w:rPr>
                      <w:rtl w:val="0"/>
                    </w:rPr>
                  </w:r>
                </w:p>
                <w:p w:rsidR="00000000" w:rsidDel="00000000" w:rsidP="00000000" w:rsidRDefault="00000000" w:rsidRPr="00000000" w14:paraId="00001056">
                  <w:pPr>
                    <w:numPr>
                      <w:ilvl w:val="1"/>
                      <w:numId w:val="45"/>
                    </w:numPr>
                    <w:spacing w:after="0" w:afterAutospacing="0" w:before="0" w:beforeAutospacing="0" w:lineRule="auto"/>
                    <w:ind w:left="1440" w:hanging="360"/>
                    <w:rPr>
                      <w:i w:val="1"/>
                      <w:iCs w:val="1"/>
                    </w:rPr>
                  </w:pPr>
                  <w:r w:rsidDel="00000000" w:rsidR="00000000" w:rsidRPr="00000000">
                    <w:rPr>
                      <w:i w:val="1"/>
                      <w:iCs w:val="1"/>
                      <w:rtl w:val="0"/>
                    </w:rPr>
                    <w:t xml:space="preserve">Indigenous Peoples</w:t>
                  </w:r>
                </w:p>
                <w:p w:rsidR="00000000" w:rsidDel="00000000" w:rsidP="00000000" w:rsidRDefault="00000000" w:rsidRPr="00000000" w14:paraId="00001057">
                  <w:pPr>
                    <w:numPr>
                      <w:ilvl w:val="1"/>
                      <w:numId w:val="45"/>
                    </w:numPr>
                    <w:spacing w:after="240" w:before="0" w:beforeAutospacing="0" w:lineRule="auto"/>
                    <w:ind w:left="1440" w:hanging="360"/>
                    <w:rPr>
                      <w:i w:val="1"/>
                      <w:iCs w:val="1"/>
                    </w:rPr>
                  </w:pPr>
                  <w:r w:rsidDel="00000000" w:rsidR="00000000" w:rsidRPr="00000000">
                    <w:rPr>
                      <w:i w:val="1"/>
                      <w:iCs w:val="1"/>
                      <w:rtl w:val="0"/>
                    </w:rPr>
                    <w:t xml:space="preserve">Newcomers (immigrants, refugees, and asylum seekers)</w:t>
                  </w:r>
                  <w:commentRangeEnd w:id="220"/>
                  <w:r w:rsidDel="00000000" w:rsidR="00000000" w:rsidRPr="00000000">
                    <w:commentReference w:id="220"/>
                  </w:r>
                  <w:commentRangeEnd w:id="221"/>
                  <w:r w:rsidDel="00000000" w:rsidR="00000000" w:rsidRPr="00000000">
                    <w:commentReference w:id="221"/>
                  </w:r>
                  <w:commentRangeEnd w:id="222"/>
                  <w:r w:rsidDel="00000000" w:rsidR="00000000" w:rsidRPr="00000000">
                    <w:commentReference w:id="222"/>
                  </w:r>
                  <w:commentRangeEnd w:id="223"/>
                  <w:r w:rsidDel="00000000" w:rsidR="00000000" w:rsidRPr="00000000">
                    <w:commentReference w:id="223"/>
                  </w:r>
                  <w:r w:rsidDel="00000000" w:rsidR="00000000" w:rsidRPr="00000000">
                    <w:rPr>
                      <w:rtl w:val="0"/>
                    </w:rPr>
                  </w:r>
                </w:p>
                <w:p w:rsidR="00000000" w:rsidDel="00000000" w:rsidP="00000000" w:rsidRDefault="00000000" w:rsidRPr="00000000" w14:paraId="00001058">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059">
                  <w:pPr>
                    <w:numPr>
                      <w:ilvl w:val="0"/>
                      <w:numId w:val="119"/>
                    </w:numPr>
                    <w:spacing w:after="240" w:before="240" w:lineRule="auto"/>
                    <w:ind w:left="720" w:hanging="360"/>
                    <w:rPr>
                      <w:b w:val="1"/>
                      <w:bCs w:val="1"/>
                    </w:rPr>
                  </w:pPr>
                  <w:r w:rsidDel="00000000" w:rsidR="00000000" w:rsidRPr="00000000">
                    <w:rPr>
                      <w:b w:val="1"/>
                      <w:bCs w:val="1"/>
                      <w:rtl w:val="0"/>
                    </w:rPr>
                    <w:t xml:space="preserve">Vulnerability: Risk Shaped by Systems and Contexts</w:t>
                  </w:r>
                </w:p>
                <w:p w:rsidR="00000000" w:rsidDel="00000000" w:rsidP="00000000" w:rsidRDefault="00000000" w:rsidRPr="00000000" w14:paraId="0000105A">
                  <w:pPr>
                    <w:spacing w:after="240" w:before="240" w:lineRule="auto"/>
                    <w:ind w:left="720" w:firstLine="0"/>
                    <w:rPr/>
                  </w:pPr>
                  <w:r w:rsidDel="00000000" w:rsidR="00000000" w:rsidRPr="00000000">
                    <w:rPr>
                      <w:rtl w:val="0"/>
                    </w:rPr>
                    <w:t xml:space="preserve">Vulnerability refers to the degree to which individuals or communities are at risk of harm from climate impacts. It is not a fixed trait but a dynamic condition influenced by various social, economic, and environmental factors.</w:t>
                  </w:r>
                </w:p>
                <w:p w:rsidR="00000000" w:rsidDel="00000000" w:rsidP="00000000" w:rsidRDefault="00000000" w:rsidRPr="00000000" w14:paraId="0000105B">
                  <w:pPr>
                    <w:numPr>
                      <w:ilvl w:val="1"/>
                      <w:numId w:val="119"/>
                    </w:numPr>
                    <w:spacing w:after="0" w:afterAutospacing="0" w:before="240" w:lineRule="auto"/>
                    <w:ind w:left="1440" w:hanging="360"/>
                  </w:pPr>
                  <w:r w:rsidDel="00000000" w:rsidR="00000000" w:rsidRPr="00000000">
                    <w:rPr>
                      <w:b w:val="1"/>
                      <w:bCs w:val="1"/>
                      <w:rtl w:val="0"/>
                    </w:rPr>
                    <w:t xml:space="preserve">Defining Vulnerability</w:t>
                    <w:br w:type="textWrapping"/>
                  </w:r>
                  <w:r w:rsidDel="00000000" w:rsidR="00000000" w:rsidRPr="00000000">
                    <w:rPr>
                      <w:rtl w:val="0"/>
                    </w:rPr>
                    <w:t xml:space="preserve">Vulnerability encompasses the susceptibility to adverse effects of climate change, determined by factors such as income, education, housing, and access to healthcare. The </w:t>
                  </w:r>
                  <w:r w:rsidDel="00000000" w:rsidR="00000000" w:rsidRPr="00000000">
                    <w:rPr>
                      <w:b w:val="1"/>
                      <w:bCs w:val="1"/>
                      <w:rtl w:val="0"/>
                    </w:rPr>
                    <w:t xml:space="preserve">Social Determinants of Health (SDOH)</w:t>
                  </w:r>
                  <w:r w:rsidDel="00000000" w:rsidR="00000000" w:rsidRPr="00000000">
                    <w:rPr>
                      <w:rtl w:val="0"/>
                    </w:rPr>
                    <w:t xml:space="preserve"> framework highlights how these conditions influence an individual’s or community’s ability to cope with climate-related stressors.</w:t>
                  </w:r>
                </w:p>
                <w:p w:rsidR="00000000" w:rsidDel="00000000" w:rsidP="00000000" w:rsidRDefault="00000000" w:rsidRPr="00000000" w14:paraId="0000105C">
                  <w:pPr>
                    <w:numPr>
                      <w:ilvl w:val="2"/>
                      <w:numId w:val="119"/>
                    </w:numPr>
                    <w:spacing w:after="0" w:afterAutospacing="0" w:before="0" w:beforeAutospacing="0" w:lineRule="auto"/>
                    <w:ind w:left="2160" w:hanging="360"/>
                  </w:pPr>
                  <w:r w:rsidDel="00000000" w:rsidR="00000000" w:rsidRPr="00000000">
                    <w:rPr>
                      <w:b w:val="1"/>
                      <w:bCs w:val="1"/>
                      <w:rtl w:val="0"/>
                    </w:rPr>
                    <w:t xml:space="preserve">Key Thinkers</w:t>
                  </w:r>
                  <w:r w:rsidDel="00000000" w:rsidR="00000000" w:rsidRPr="00000000">
                    <w:rPr>
                      <w:rtl w:val="0"/>
                    </w:rPr>
                    <w:t xml:space="preserve">: Michael Marmot and Sir Douglas Black have emphasized the role of systemic inequalities in shaping health and vulnerability outcomes.</w:t>
                  </w:r>
                </w:p>
                <w:p w:rsidR="00000000" w:rsidDel="00000000" w:rsidP="00000000" w:rsidRDefault="00000000" w:rsidRPr="00000000" w14:paraId="0000105D">
                  <w:pPr>
                    <w:numPr>
                      <w:ilvl w:val="1"/>
                      <w:numId w:val="119"/>
                    </w:numPr>
                    <w:spacing w:after="0" w:afterAutospacing="0" w:before="0" w:beforeAutospacing="0" w:lineRule="auto"/>
                    <w:ind w:left="1440" w:hanging="360"/>
                  </w:pPr>
                  <w:r w:rsidDel="00000000" w:rsidR="00000000" w:rsidRPr="00000000">
                    <w:rPr>
                      <w:b w:val="1"/>
                      <w:bCs w:val="1"/>
                      <w:rtl w:val="0"/>
                    </w:rPr>
                    <w:t xml:space="preserve">Vulnerability Is Not Fixed</w:t>
                    <w:br w:type="textWrapping"/>
                  </w:r>
                  <w:r w:rsidDel="00000000" w:rsidR="00000000" w:rsidRPr="00000000">
                    <w:rPr>
                      <w:rtl w:val="0"/>
                    </w:rPr>
                    <w:t xml:space="preserve">Vulnerability is fluid and can change over time based on intersecting social, economic, and environmental factors. For example, an older adult living in a well-resourced area with access to cooling centers is less vulnerable to heatwaves than someone in a poorly resourced region.</w:t>
                  </w:r>
                </w:p>
                <w:p w:rsidR="00000000" w:rsidDel="00000000" w:rsidP="00000000" w:rsidRDefault="00000000" w:rsidRPr="00000000" w14:paraId="0000105E">
                  <w:pPr>
                    <w:numPr>
                      <w:ilvl w:val="1"/>
                      <w:numId w:val="119"/>
                    </w:numPr>
                    <w:spacing w:after="0" w:afterAutospacing="0" w:before="0" w:beforeAutospacing="0" w:lineRule="auto"/>
                    <w:ind w:left="1440" w:hanging="360"/>
                  </w:pPr>
                  <w:r w:rsidDel="00000000" w:rsidR="00000000" w:rsidRPr="00000000">
                    <w:rPr>
                      <w:b w:val="1"/>
                      <w:bCs w:val="1"/>
                      <w:rtl w:val="0"/>
                    </w:rPr>
                    <w:t xml:space="preserve">Physical Vulnerabilities and Social Amplifiers</w:t>
                    <w:br w:type="textWrapping"/>
                  </w:r>
                  <w:r w:rsidDel="00000000" w:rsidR="00000000" w:rsidRPr="00000000">
                    <w:rPr>
                      <w:rtl w:val="0"/>
                    </w:rPr>
                    <w:t xml:space="preserve">Certain vulnerabilities, such as age or chronic illness, are biological, but social systems often exacerbate these vulnerabilities. </w:t>
                  </w:r>
                </w:p>
                <w:p w:rsidR="00000000" w:rsidDel="00000000" w:rsidP="00000000" w:rsidRDefault="00000000" w:rsidRPr="00000000" w14:paraId="0000105F">
                  <w:pPr>
                    <w:numPr>
                      <w:ilvl w:val="2"/>
                      <w:numId w:val="119"/>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A person with a disability may face greater challenges during a hurricane due to inaccessible transportation or shelters, highlighting how social infrastructure can amplify physical vulnerabilities.</w:t>
                    <w:br w:type="textWrapping"/>
                  </w:r>
                </w:p>
                <w:p w:rsidR="00000000" w:rsidDel="00000000" w:rsidP="00000000" w:rsidRDefault="00000000" w:rsidRPr="00000000" w14:paraId="00001060">
                  <w:pPr>
                    <w:numPr>
                      <w:ilvl w:val="0"/>
                      <w:numId w:val="119"/>
                    </w:numPr>
                    <w:spacing w:after="240" w:before="0" w:beforeAutospacing="0" w:lineRule="auto"/>
                    <w:ind w:left="720" w:hanging="360"/>
                    <w:rPr>
                      <w:b w:val="1"/>
                      <w:bCs w:val="1"/>
                    </w:rPr>
                  </w:pPr>
                  <w:r w:rsidDel="00000000" w:rsidR="00000000" w:rsidRPr="00000000">
                    <w:rPr>
                      <w:b w:val="1"/>
                      <w:bCs w:val="1"/>
                      <w:rtl w:val="0"/>
                    </w:rPr>
                    <w:t xml:space="preserve">Marginalization: Social Exclusion and Inequity</w:t>
                  </w:r>
                </w:p>
                <w:p w:rsidR="00000000" w:rsidDel="00000000" w:rsidP="00000000" w:rsidRDefault="00000000" w:rsidRPr="00000000" w14:paraId="00001061">
                  <w:pPr>
                    <w:spacing w:after="240" w:before="240" w:lineRule="auto"/>
                    <w:ind w:left="720" w:firstLine="0"/>
                    <w:rPr/>
                  </w:pPr>
                  <w:r w:rsidDel="00000000" w:rsidR="00000000" w:rsidRPr="00000000">
                    <w:rPr>
                      <w:rtl w:val="0"/>
                    </w:rPr>
                    <w:t xml:space="preserve">Marginalization involves the systematic exclusion of individuals or groups from power, resources, and decision-making processes. This exclusion intensifies the impacts of climate change on already disadvantaged populations. Systemic abandonment is closely related and refers to withdrawal of social support and infrastructure from already marginalized communities, especially in times of crisis. It underscores how certain populations are left to face climate disasters, health crises, or economic collapse without institutional protection.</w:t>
                  </w:r>
                </w:p>
                <w:p w:rsidR="00000000" w:rsidDel="00000000" w:rsidP="00000000" w:rsidRDefault="00000000" w:rsidRPr="00000000" w14:paraId="00001062">
                  <w:pPr>
                    <w:numPr>
                      <w:ilvl w:val="1"/>
                      <w:numId w:val="119"/>
                    </w:numPr>
                    <w:spacing w:after="0" w:afterAutospacing="0" w:before="240" w:lineRule="auto"/>
                    <w:ind w:left="1440" w:hanging="360"/>
                  </w:pPr>
                  <w:r w:rsidDel="00000000" w:rsidR="00000000" w:rsidRPr="00000000">
                    <w:rPr>
                      <w:rtl w:val="0"/>
                    </w:rPr>
                    <w:t xml:space="preserve">Defining Marginalization</w:t>
                    <w:br w:type="textWrapping"/>
                    <w:t xml:space="preserve">Marginalization refers to the processes through which certain groups are pushed to the fringes of society, limiting their access to essential resources and opportunities. The Structural Violence framework, introduced by Johan Galtung, explains how institutionalized inequalities harm marginalized communities, often in invisible ways.</w:t>
                  </w:r>
                </w:p>
                <w:p w:rsidR="00000000" w:rsidDel="00000000" w:rsidP="00000000" w:rsidRDefault="00000000" w:rsidRPr="00000000" w14:paraId="00001063">
                  <w:pPr>
                    <w:numPr>
                      <w:ilvl w:val="2"/>
                      <w:numId w:val="119"/>
                    </w:numPr>
                    <w:spacing w:after="0" w:afterAutospacing="0" w:before="0" w:beforeAutospacing="0" w:lineRule="auto"/>
                    <w:ind w:left="2160" w:hanging="360"/>
                  </w:pPr>
                  <w:r w:rsidDel="00000000" w:rsidR="00000000" w:rsidRPr="00000000">
                    <w:rPr>
                      <w:rtl w:val="0"/>
                    </w:rPr>
                    <w:t xml:space="preserve">Key Frameworks:</w:t>
                  </w:r>
                </w:p>
                <w:p w:rsidR="00000000" w:rsidDel="00000000" w:rsidP="00000000" w:rsidRDefault="00000000" w:rsidRPr="00000000" w14:paraId="00001064">
                  <w:pPr>
                    <w:numPr>
                      <w:ilvl w:val="3"/>
                      <w:numId w:val="119"/>
                    </w:numPr>
                    <w:spacing w:after="0" w:afterAutospacing="0" w:before="0" w:beforeAutospacing="0" w:lineRule="auto"/>
                    <w:ind w:left="2880" w:hanging="360"/>
                  </w:pPr>
                  <w:r w:rsidDel="00000000" w:rsidR="00000000" w:rsidRPr="00000000">
                    <w:rPr>
                      <w:rtl w:val="0"/>
                    </w:rPr>
                    <w:t xml:space="preserve">Structural Violence: Explains how societal structures can cause harm by preventing individuals from meeting their basic needs.</w:t>
                  </w:r>
                </w:p>
                <w:p w:rsidR="00000000" w:rsidDel="00000000" w:rsidP="00000000" w:rsidRDefault="00000000" w:rsidRPr="00000000" w14:paraId="00001065">
                  <w:pPr>
                    <w:numPr>
                      <w:ilvl w:val="3"/>
                      <w:numId w:val="119"/>
                    </w:numPr>
                    <w:spacing w:after="0" w:afterAutospacing="0" w:before="0" w:beforeAutospacing="0" w:lineRule="auto"/>
                    <w:ind w:left="2880" w:hanging="360"/>
                  </w:pPr>
                  <w:r w:rsidDel="00000000" w:rsidR="00000000" w:rsidRPr="00000000">
                    <w:rPr>
                      <w:rtl w:val="0"/>
                    </w:rPr>
                    <w:t xml:space="preserve">Critical Race Theory: Examines how systemic racism underpins unequal access to environmental protections and resources.</w:t>
                  </w:r>
                </w:p>
                <w:p w:rsidR="00000000" w:rsidDel="00000000" w:rsidP="00000000" w:rsidRDefault="00000000" w:rsidRPr="00000000" w14:paraId="00001066">
                  <w:pPr>
                    <w:numPr>
                      <w:ilvl w:val="1"/>
                      <w:numId w:val="119"/>
                    </w:numPr>
                    <w:spacing w:after="0" w:afterAutospacing="0" w:before="0" w:beforeAutospacing="0" w:lineRule="auto"/>
                    <w:ind w:left="1440" w:hanging="360"/>
                  </w:pPr>
                  <w:r w:rsidDel="00000000" w:rsidR="00000000" w:rsidRPr="00000000">
                    <w:rPr>
                      <w:b w:val="1"/>
                      <w:bCs w:val="1"/>
                      <w:rtl w:val="0"/>
                    </w:rPr>
                    <w:t xml:space="preserve">Environmental Racism and Climate Impacts</w:t>
                  </w:r>
                  <w:r w:rsidDel="00000000" w:rsidR="00000000" w:rsidRPr="00000000">
                    <w:rPr>
                      <w:rtl w:val="0"/>
                    </w:rPr>
                    <w:br w:type="textWrapping"/>
                    <w:t xml:space="preserve">Communities of color and low-income populations are disproportionately exposed to environmental hazards such as toxic waste sites, polluted air, and urban heat islands. Robert Bullard, known as the Father of Environmental Justice, highlighted how environmental racism creates unequal exposure to environmental risks, exacerbating both physical and emotional vulnerabilities.</w:t>
                  </w:r>
                </w:p>
                <w:p w:rsidR="00000000" w:rsidDel="00000000" w:rsidP="00000000" w:rsidRDefault="00000000" w:rsidRPr="00000000" w14:paraId="00001067">
                  <w:pPr>
                    <w:numPr>
                      <w:ilvl w:val="1"/>
                      <w:numId w:val="119"/>
                    </w:numPr>
                    <w:spacing w:after="0" w:afterAutospacing="0" w:before="0" w:beforeAutospacing="0" w:lineRule="auto"/>
                    <w:ind w:left="1440" w:hanging="360"/>
                  </w:pPr>
                  <w:r w:rsidDel="00000000" w:rsidR="00000000" w:rsidRPr="00000000">
                    <w:rPr>
                      <w:b w:val="1"/>
                      <w:bCs w:val="1"/>
                      <w:rtl w:val="0"/>
                    </w:rPr>
                    <w:t xml:space="preserve">Marginalization of Indigenous Voices</w:t>
                  </w:r>
                  <w:r w:rsidDel="00000000" w:rsidR="00000000" w:rsidRPr="00000000">
                    <w:rPr>
                      <w:rtl w:val="0"/>
                    </w:rPr>
                    <w:br w:type="textWrapping"/>
                    <w:t xml:space="preserve">Indigenous communities face unique forms of marginalization, including the degradation or loss of their lands, which hold cultural and spiritual significance. Vine Deloria Jr. and Winona LaDuke have explored how colonial legacies and ongoing environmental exploitation impact the emotional well-being and sovereignty of Indigenous peoples, fostering grief and anger over the loss of their heritage and environment.</w:t>
                    <w:br w:type="textWrapping"/>
                  </w:r>
                </w:p>
                <w:p w:rsidR="00000000" w:rsidDel="00000000" w:rsidP="00000000" w:rsidRDefault="00000000" w:rsidRPr="00000000" w14:paraId="00001068">
                  <w:pPr>
                    <w:numPr>
                      <w:ilvl w:val="0"/>
                      <w:numId w:val="119"/>
                    </w:numPr>
                    <w:spacing w:after="240" w:before="0" w:beforeAutospacing="0" w:lineRule="auto"/>
                    <w:ind w:left="720" w:hanging="360"/>
                    <w:rPr>
                      <w:b w:val="1"/>
                      <w:bCs w:val="1"/>
                    </w:rPr>
                  </w:pPr>
                  <w:r w:rsidDel="00000000" w:rsidR="00000000" w:rsidRPr="00000000">
                    <w:rPr>
                      <w:b w:val="1"/>
                      <w:bCs w:val="1"/>
                      <w:rtl w:val="0"/>
                    </w:rPr>
                    <w:t xml:space="preserve">Intersections of Marginalization and Vulnerability</w:t>
                  </w:r>
                </w:p>
                <w:p w:rsidR="00000000" w:rsidDel="00000000" w:rsidP="00000000" w:rsidRDefault="00000000" w:rsidRPr="00000000" w14:paraId="00001069">
                  <w:pPr>
                    <w:spacing w:after="240" w:before="240" w:lineRule="auto"/>
                    <w:ind w:left="720" w:firstLine="0"/>
                    <w:rPr/>
                  </w:pPr>
                  <w:r w:rsidDel="00000000" w:rsidR="00000000" w:rsidRPr="00000000">
                    <w:rPr>
                      <w:rtl w:val="0"/>
                    </w:rPr>
                    <w:t xml:space="preserve">Marginalization and vulnerability often intersect, creating compounded effects that heighten the risks and emotional burdens faced by certain groups.</w:t>
                  </w:r>
                </w:p>
                <w:p w:rsidR="00000000" w:rsidDel="00000000" w:rsidP="00000000" w:rsidRDefault="00000000" w:rsidRPr="00000000" w14:paraId="0000106A">
                  <w:pPr>
                    <w:numPr>
                      <w:ilvl w:val="1"/>
                      <w:numId w:val="119"/>
                    </w:numPr>
                    <w:spacing w:after="0" w:afterAutospacing="0" w:before="240" w:lineRule="auto"/>
                    <w:ind w:left="1440" w:hanging="360"/>
                  </w:pPr>
                  <w:r w:rsidDel="00000000" w:rsidR="00000000" w:rsidRPr="00000000">
                    <w:rPr>
                      <w:b w:val="1"/>
                      <w:bCs w:val="1"/>
                      <w:rtl w:val="0"/>
                    </w:rPr>
                    <w:t xml:space="preserve">Compounding Effects</w:t>
                  </w:r>
                  <w:r w:rsidDel="00000000" w:rsidR="00000000" w:rsidRPr="00000000">
                    <w:rPr>
                      <w:rtl w:val="0"/>
                    </w:rPr>
                    <w:br w:type="textWrapping"/>
                    <w:t xml:space="preserve">Vulnerability is frequently intensified by marginalization, resulting in a compounding effect. For example, women in patriarchal societies may take on caregiving roles during climate crises, limiting their access to resources and increasing their emotional and physical burdens.</w:t>
                  </w:r>
                </w:p>
                <w:p w:rsidR="00000000" w:rsidDel="00000000" w:rsidP="00000000" w:rsidRDefault="00000000" w:rsidRPr="00000000" w14:paraId="0000106B">
                  <w:pPr>
                    <w:numPr>
                      <w:ilvl w:val="1"/>
                      <w:numId w:val="119"/>
                    </w:numPr>
                    <w:spacing w:after="0" w:afterAutospacing="0" w:before="0" w:beforeAutospacing="0" w:lineRule="auto"/>
                    <w:ind w:left="1440" w:hanging="360"/>
                  </w:pPr>
                  <w:r w:rsidDel="00000000" w:rsidR="00000000" w:rsidRPr="00000000">
                    <w:rPr>
                      <w:b w:val="1"/>
                      <w:bCs w:val="1"/>
                      <w:rtl w:val="0"/>
                    </w:rPr>
                    <w:t xml:space="preserve">Systemic Inequities Across the Lifespan</w:t>
                  </w:r>
                  <w:r w:rsidDel="00000000" w:rsidR="00000000" w:rsidRPr="00000000">
                    <w:rPr>
                      <w:rtl w:val="0"/>
                    </w:rPr>
                    <w:br w:type="textWrapping"/>
                    <w:t xml:space="preserve">Marginalized groups experience cumulative disadvantages that escalate their vulnerability over time. The Allostatic Load Theory by Bruce McEwen explains how chronic stress, often stemming from systemic oppression, contributes to the earlier onset of health issues, further increasing vulnerability.</w:t>
                  </w:r>
                </w:p>
                <w:p w:rsidR="00000000" w:rsidDel="00000000" w:rsidP="00000000" w:rsidRDefault="00000000" w:rsidRPr="00000000" w14:paraId="0000106C">
                  <w:pPr>
                    <w:numPr>
                      <w:ilvl w:val="1"/>
                      <w:numId w:val="119"/>
                    </w:numPr>
                    <w:spacing w:after="240" w:before="0" w:beforeAutospacing="0" w:lineRule="auto"/>
                    <w:ind w:left="1440" w:hanging="360"/>
                  </w:pPr>
                  <w:r w:rsidDel="00000000" w:rsidR="00000000" w:rsidRPr="00000000">
                    <w:rPr>
                      <w:b w:val="1"/>
                      <w:bCs w:val="1"/>
                      <w:rtl w:val="0"/>
                    </w:rPr>
                    <w:t xml:space="preserve">Colonization and Intergenerational Trauma</w:t>
                  </w:r>
                  <w:r w:rsidDel="00000000" w:rsidR="00000000" w:rsidRPr="00000000">
                    <w:rPr>
                      <w:rtl w:val="0"/>
                    </w:rPr>
                    <w:br w:type="textWrapping"/>
                    <w:t xml:space="preserve">The legacy of colonization shapes both historical and present-day vulnerabilities, particularly for Indigenous communities. Maria Yellow Horse Brave Heart’s concept of Historical Trauma examines how intergenerational effects of colonization impact mental health and resilience, linking environmental degradation with cultural and emotional loss.</w:t>
                  </w:r>
                </w:p>
                <w:p w:rsidR="00000000" w:rsidDel="00000000" w:rsidP="00000000" w:rsidRDefault="00000000" w:rsidRPr="00000000" w14:paraId="0000106D">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106E">
            <w:pPr>
              <w:spacing w:after="240" w:before="240" w:lineRule="auto"/>
              <w:rPr/>
            </w:pPr>
            <w:r w:rsidDel="00000000" w:rsidR="00000000" w:rsidRPr="00000000">
              <w:rPr>
                <w:rtl w:val="0"/>
              </w:rPr>
            </w:r>
          </w:p>
          <w:p w:rsidR="00000000" w:rsidDel="00000000" w:rsidP="00000000" w:rsidRDefault="00000000" w:rsidRPr="00000000" w14:paraId="0000106F">
            <w:pPr>
              <w:pStyle w:val="Heading2"/>
              <w:spacing w:after="240" w:before="240" w:lineRule="auto"/>
              <w:rPr/>
            </w:pPr>
            <w:bookmarkStart w:colFirst="0" w:colLast="0" w:name="_h9a3s527j7x4" w:id="273"/>
            <w:bookmarkEnd w:id="273"/>
            <w:r w:rsidDel="00000000" w:rsidR="00000000" w:rsidRPr="00000000">
              <w:rPr>
                <w:rtl w:val="0"/>
              </w:rPr>
              <w:t xml:space="preserve">Emotional Impacts of Marginalization and Vulnerability</w:t>
            </w:r>
          </w:p>
          <w:p w:rsidR="00000000" w:rsidDel="00000000" w:rsidP="00000000" w:rsidRDefault="00000000" w:rsidRPr="00000000" w14:paraId="00001070">
            <w:pPr>
              <w:spacing w:after="240" w:before="240" w:lineRule="auto"/>
              <w:rPr/>
            </w:pPr>
            <w:r w:rsidDel="00000000" w:rsidR="00000000" w:rsidRPr="00000000">
              <w:rPr>
                <w:rtl w:val="0"/>
              </w:rPr>
              <w:t xml:space="preserve">Marginalization and vulnerability significantly influence the emotional experiences of individuals and communities facing climate change, leading to a range of emotional responses.</w:t>
            </w:r>
          </w:p>
          <w:p w:rsidR="00000000" w:rsidDel="00000000" w:rsidP="00000000" w:rsidRDefault="00000000" w:rsidRPr="00000000" w14:paraId="00001071">
            <w:pPr>
              <w:numPr>
                <w:ilvl w:val="0"/>
                <w:numId w:val="75"/>
              </w:numPr>
              <w:spacing w:after="0" w:afterAutospacing="0" w:before="240" w:lineRule="auto"/>
              <w:ind w:left="720" w:hanging="360"/>
            </w:pPr>
            <w:r w:rsidDel="00000000" w:rsidR="00000000" w:rsidRPr="00000000">
              <w:rPr>
                <w:b w:val="1"/>
                <w:bCs w:val="1"/>
                <w:rtl w:val="0"/>
              </w:rPr>
              <w:t xml:space="preserve">Emotional Responses to Inequity</w:t>
              <w:br w:type="textWrapping"/>
            </w:r>
            <w:r w:rsidDel="00000000" w:rsidR="00000000" w:rsidRPr="00000000">
              <w:rPr>
                <w:rtl w:val="0"/>
              </w:rPr>
              <w:t xml:space="preserve">Feelings of grief, anger, and despair are common reactions to systemic exclusion and unequal exposure to climate risks. bell hooks in </w:t>
            </w:r>
            <w:r w:rsidDel="00000000" w:rsidR="00000000" w:rsidRPr="00000000">
              <w:rPr>
                <w:i w:val="1"/>
                <w:iCs w:val="1"/>
                <w:rtl w:val="0"/>
              </w:rPr>
              <w:t xml:space="preserve">All About Love</w:t>
            </w:r>
            <w:r w:rsidDel="00000000" w:rsidR="00000000" w:rsidRPr="00000000">
              <w:rPr>
                <w:rtl w:val="0"/>
              </w:rPr>
              <w:t xml:space="preserve"> explored how systemic oppression amplifies emotional pain and underscores the need for collective healing.</w:t>
            </w:r>
          </w:p>
          <w:p w:rsidR="00000000" w:rsidDel="00000000" w:rsidP="00000000" w:rsidRDefault="00000000" w:rsidRPr="00000000" w14:paraId="00001072">
            <w:pPr>
              <w:numPr>
                <w:ilvl w:val="0"/>
                <w:numId w:val="75"/>
              </w:numPr>
              <w:spacing w:after="240" w:before="0" w:beforeAutospacing="0" w:lineRule="auto"/>
              <w:ind w:left="720" w:hanging="360"/>
            </w:pPr>
            <w:r w:rsidDel="00000000" w:rsidR="00000000" w:rsidRPr="00000000">
              <w:rPr>
                <w:b w:val="1"/>
                <w:bCs w:val="1"/>
                <w:rtl w:val="0"/>
              </w:rPr>
              <w:t xml:space="preserve">Validation and Emotional Marginalization</w:t>
              <w:br w:type="textWrapping"/>
            </w:r>
            <w:r w:rsidDel="00000000" w:rsidR="00000000" w:rsidRPr="00000000">
              <w:rPr>
                <w:rtl w:val="0"/>
              </w:rPr>
              <w:t xml:space="preserve">Marginalized groups often feel that their climate emotions—whether grief, anger, or frustration—are dismissed or invalidated. For example, Indigenous grief over land degradation may be sidelined in favor of technical or economic discussions, undermining their emotional well-being and reinforcing feelings of invisibility and marginalization.</w:t>
            </w:r>
          </w:p>
          <w:p w:rsidR="00000000" w:rsidDel="00000000" w:rsidP="00000000" w:rsidRDefault="00000000" w:rsidRPr="00000000" w14:paraId="00001073">
            <w:pPr>
              <w:pStyle w:val="Heading2"/>
              <w:spacing w:after="240" w:before="240" w:lineRule="auto"/>
              <w:rPr/>
            </w:pPr>
            <w:bookmarkStart w:colFirst="0" w:colLast="0" w:name="_cbcgvqbtnkam" w:id="274"/>
            <w:bookmarkEnd w:id="274"/>
            <w:r w:rsidDel="00000000" w:rsidR="00000000" w:rsidRPr="00000000">
              <w:rPr>
                <w:rtl w:val="0"/>
              </w:rPr>
              <w:t xml:space="preserve">Addressing Marginalization and Vulnerability in Climate Responses</w:t>
            </w:r>
          </w:p>
          <w:p w:rsidR="00000000" w:rsidDel="00000000" w:rsidP="00000000" w:rsidRDefault="00000000" w:rsidRPr="00000000" w14:paraId="00001074">
            <w:pPr>
              <w:spacing w:after="240" w:before="240" w:lineRule="auto"/>
              <w:rPr/>
            </w:pPr>
            <w:r w:rsidDel="00000000" w:rsidR="00000000" w:rsidRPr="00000000">
              <w:rPr>
                <w:rtl w:val="0"/>
              </w:rPr>
              <w:t xml:space="preserve">Effective climate responses must address the underlying marginalization and vulnerability that exacerbate the impacts of climate change on disadvantaged groups. This involves dismantling oppressive systems, implementing targeted interventions, and centering marginalized voices in decision-making processes.</w:t>
            </w:r>
          </w:p>
          <w:p w:rsidR="00000000" w:rsidDel="00000000" w:rsidP="00000000" w:rsidRDefault="00000000" w:rsidRPr="00000000" w14:paraId="00001075">
            <w:pPr>
              <w:numPr>
                <w:ilvl w:val="0"/>
                <w:numId w:val="68"/>
              </w:numPr>
              <w:spacing w:after="0" w:afterAutospacing="0" w:before="240" w:lineRule="auto"/>
              <w:ind w:left="720" w:hanging="360"/>
            </w:pPr>
            <w:r w:rsidDel="00000000" w:rsidR="00000000" w:rsidRPr="00000000">
              <w:rPr>
                <w:b w:val="1"/>
                <w:bCs w:val="1"/>
                <w:rtl w:val="0"/>
              </w:rPr>
              <w:t xml:space="preserve">Dismantling Oppressive Systems</w:t>
              <w:br w:type="textWrapping"/>
            </w:r>
            <w:r w:rsidDel="00000000" w:rsidR="00000000" w:rsidRPr="00000000">
              <w:rPr>
                <w:rtl w:val="0"/>
              </w:rPr>
              <w:t xml:space="preserve">Addressing structural inequalities, such as racism, patriarchy, and colonization, is crucial for reducing vulnerability. This requires systemic change to ensure equitable access to resources and opportunities for all communities.</w:t>
            </w:r>
          </w:p>
          <w:p w:rsidR="00000000" w:rsidDel="00000000" w:rsidP="00000000" w:rsidRDefault="00000000" w:rsidRPr="00000000" w14:paraId="00001076">
            <w:pPr>
              <w:numPr>
                <w:ilvl w:val="0"/>
                <w:numId w:val="68"/>
              </w:numPr>
              <w:spacing w:after="0" w:afterAutospacing="0" w:before="0" w:beforeAutospacing="0" w:lineRule="auto"/>
              <w:ind w:left="720" w:hanging="360"/>
            </w:pPr>
            <w:r w:rsidDel="00000000" w:rsidR="00000000" w:rsidRPr="00000000">
              <w:rPr>
                <w:b w:val="1"/>
                <w:bCs w:val="1"/>
                <w:rtl w:val="0"/>
              </w:rPr>
              <w:t xml:space="preserve">Targeted Interventions</w:t>
              <w:br w:type="textWrapping"/>
            </w:r>
            <w:r w:rsidDel="00000000" w:rsidR="00000000" w:rsidRPr="00000000">
              <w:rPr>
                <w:rtl w:val="0"/>
              </w:rPr>
              <w:t xml:space="preserve"> Policies and programs must prioritize the needs of vulnerable and marginalized groups. Examples include:</w:t>
            </w:r>
          </w:p>
          <w:p w:rsidR="00000000" w:rsidDel="00000000" w:rsidP="00000000" w:rsidRDefault="00000000" w:rsidRPr="00000000" w14:paraId="00001077">
            <w:pPr>
              <w:numPr>
                <w:ilvl w:val="1"/>
                <w:numId w:val="68"/>
              </w:numPr>
              <w:spacing w:after="0" w:afterAutospacing="0" w:before="0" w:beforeAutospacing="0" w:lineRule="auto"/>
              <w:ind w:left="1440" w:hanging="360"/>
            </w:pPr>
            <w:r w:rsidDel="00000000" w:rsidR="00000000" w:rsidRPr="00000000">
              <w:rPr>
                <w:rtl w:val="0"/>
              </w:rPr>
              <w:t xml:space="preserve">Ensuring </w:t>
            </w:r>
            <w:ins w:author="Abhay Singh Sachal" w:id="326" w:date="2025-11-08T21:41:58Z">
              <w:r w:rsidDel="00000000" w:rsidR="00000000" w:rsidRPr="00000000">
                <w:rPr>
                  <w:rtl w:val="0"/>
                </w:rPr>
                <w:t xml:space="preserve">culturally-relevant and </w:t>
              </w:r>
            </w:ins>
            <w:r w:rsidDel="00000000" w:rsidR="00000000" w:rsidRPr="00000000">
              <w:rPr>
                <w:rtl w:val="0"/>
              </w:rPr>
              <w:t xml:space="preserve">equitable access to disaster preparedness resources, healthcare, and housing.</w:t>
            </w:r>
          </w:p>
          <w:p w:rsidR="00000000" w:rsidDel="00000000" w:rsidP="00000000" w:rsidRDefault="00000000" w:rsidRPr="00000000" w14:paraId="00001078">
            <w:pPr>
              <w:numPr>
                <w:ilvl w:val="1"/>
                <w:numId w:val="68"/>
              </w:numPr>
              <w:spacing w:after="0" w:afterAutospacing="0" w:before="0" w:beforeAutospacing="0" w:lineRule="auto"/>
              <w:ind w:left="1440" w:hanging="360"/>
            </w:pPr>
            <w:r w:rsidDel="00000000" w:rsidR="00000000" w:rsidRPr="00000000">
              <w:rPr>
                <w:rtl w:val="0"/>
              </w:rPr>
              <w:t xml:space="preserve">Implementing climate adaptation strategies that specifically address the unique needs of marginalized communities.</w:t>
            </w:r>
          </w:p>
          <w:p w:rsidR="00000000" w:rsidDel="00000000" w:rsidP="00000000" w:rsidRDefault="00000000" w:rsidRPr="00000000" w14:paraId="00001079">
            <w:pPr>
              <w:numPr>
                <w:ilvl w:val="0"/>
                <w:numId w:val="68"/>
              </w:numPr>
              <w:spacing w:after="0" w:afterAutospacing="0" w:before="0" w:beforeAutospacing="0" w:lineRule="auto"/>
              <w:ind w:left="720" w:hanging="360"/>
            </w:pPr>
            <w:r w:rsidDel="00000000" w:rsidR="00000000" w:rsidRPr="00000000">
              <w:rPr>
                <w:b w:val="1"/>
                <w:bCs w:val="1"/>
                <w:rtl w:val="0"/>
              </w:rPr>
              <w:t xml:space="preserve">Centering Marginalized Voices</w:t>
              <w:br w:type="textWrapping"/>
            </w:r>
            <w:r w:rsidDel="00000000" w:rsidR="00000000" w:rsidRPr="00000000">
              <w:rPr>
                <w:rtl w:val="0"/>
              </w:rPr>
              <w:t xml:space="preserve"> Procedural justice demands that marginalized communities be included in climate decision-making processes. This can be achieved by:</w:t>
            </w:r>
          </w:p>
          <w:p w:rsidR="00000000" w:rsidDel="00000000" w:rsidP="00000000" w:rsidRDefault="00000000" w:rsidRPr="00000000" w14:paraId="0000107A">
            <w:pPr>
              <w:numPr>
                <w:ilvl w:val="1"/>
                <w:numId w:val="68"/>
              </w:numPr>
              <w:spacing w:after="0" w:afterAutospacing="0" w:before="0" w:beforeAutospacing="0" w:lineRule="auto"/>
              <w:ind w:left="1440" w:hanging="360"/>
            </w:pPr>
            <w:r w:rsidDel="00000000" w:rsidR="00000000" w:rsidRPr="00000000">
              <w:rPr>
                <w:rtl w:val="0"/>
              </w:rPr>
              <w:t xml:space="preserve">Incorporating Indigenous knowledge and perspectives into climate adaptation and mitigation strategies.</w:t>
            </w:r>
          </w:p>
          <w:p w:rsidR="00000000" w:rsidDel="00000000" w:rsidP="00000000" w:rsidRDefault="00000000" w:rsidRPr="00000000" w14:paraId="0000107B">
            <w:pPr>
              <w:numPr>
                <w:ilvl w:val="1"/>
                <w:numId w:val="68"/>
              </w:numPr>
              <w:spacing w:after="240" w:before="0" w:beforeAutospacing="0" w:lineRule="auto"/>
              <w:ind w:left="1440" w:hanging="360"/>
            </w:pPr>
            <w:r w:rsidDel="00000000" w:rsidR="00000000" w:rsidRPr="00000000">
              <w:rPr>
                <w:rtl w:val="0"/>
              </w:rPr>
              <w:t xml:space="preserve">Facilitating platforms for marginalized groups to voice their concerns and contribute to policy development.</w:t>
            </w:r>
          </w:p>
          <w:p w:rsidR="00000000" w:rsidDel="00000000" w:rsidP="00000000" w:rsidRDefault="00000000" w:rsidRPr="00000000" w14:paraId="0000107C">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107D">
            <w:pPr>
              <w:widowControl w:val="0"/>
              <w:spacing w:line="240" w:lineRule="auto"/>
              <w:rPr>
                <w:b w:val="1"/>
                <w:bCs w:val="1"/>
              </w:rPr>
            </w:pPr>
            <w:commentRangeStart w:id="227"/>
            <w:commentRangeStart w:id="228"/>
            <w:commentRangeStart w:id="229"/>
            <w:r w:rsidDel="00000000" w:rsidR="00000000" w:rsidRPr="00000000">
              <w:rPr>
                <w:b w:val="1"/>
                <w:bCs w:val="1"/>
                <w:rtl w:val="0"/>
              </w:rPr>
              <w:t xml:space="preserve">Indigenous Perspectives</w:t>
            </w:r>
          </w:p>
        </w:tc>
        <w:tc>
          <w:tcPr>
            <w:shd w:fill="d9d2e9" w:val="clear"/>
          </w:tcPr>
          <w:p w:rsidR="00000000" w:rsidDel="00000000" w:rsidP="00000000" w:rsidRDefault="00000000" w:rsidRPr="00000000" w14:paraId="0000107E">
            <w:pPr>
              <w:spacing w:after="240" w:before="240" w:lineRule="auto"/>
              <w:rPr/>
            </w:pPr>
            <w:commentRangeEnd w:id="227"/>
            <w:r w:rsidDel="00000000" w:rsidR="00000000" w:rsidRPr="00000000">
              <w:commentReference w:id="227"/>
            </w:r>
            <w:commentRangeEnd w:id="228"/>
            <w:r w:rsidDel="00000000" w:rsidR="00000000" w:rsidRPr="00000000">
              <w:commentReference w:id="228"/>
            </w:r>
            <w:commentRangeEnd w:id="229"/>
            <w:r w:rsidDel="00000000" w:rsidR="00000000" w:rsidRPr="00000000">
              <w:commentReference w:id="229"/>
            </w:r>
            <w:r w:rsidDel="00000000" w:rsidR="00000000" w:rsidRPr="00000000">
              <w:rPr>
                <w:rtl w:val="0"/>
              </w:rPr>
              <w:t xml:space="preserve">As this module highlights how marginalization and vulnerability shape the emotional toll of climate change, Indigenous experiences reveal how climate distress is inseparable from historical and ongoing systems of harm. Colonialism has long disrupted relationships between Indigenous Peoples, their territories, and one another through land theft, forced relocation, residential schools, and systemic exclusion from decision-making. These structural inequities have compounded exposure to climate risks while also undermining the cultural, spiritual, and community-based supports that protect mental health.</w:t>
            </w:r>
          </w:p>
          <w:p w:rsidR="00000000" w:rsidDel="00000000" w:rsidP="00000000" w:rsidRDefault="00000000" w:rsidRPr="00000000" w14:paraId="0000107F">
            <w:pPr>
              <w:spacing w:after="240" w:before="240" w:lineRule="auto"/>
              <w:rPr/>
            </w:pPr>
            <w:r w:rsidDel="00000000" w:rsidR="00000000" w:rsidRPr="00000000">
              <w:rPr>
                <w:rtl w:val="0"/>
              </w:rPr>
              <w:t xml:space="preserve">Yet, despite these layered vulnerabilities, Indigenous communities continue to demonstrate profound strength through cultural reclamation and resistance. Revitalizing language, ceremony, and land stewardship practices not only restores collective identity but also supports healing from intergenerational trauma. Cultural knowledge systems grounded in responsibility, relationality, and resilience offer powerful alternatives to dominant paradigms of extraction and disconnection. By reclaiming space, voice, and authority, Indigenous communities transform marginalization into a source of purpose. This perspective affirms the module’s focus on structural injustice while emphasizing that supporting Indigenous mental health in a climate context must involve recognizing sovereignty, investing in cultural continuity, and centering Indigenous leadership in climate response and recovery.</w:t>
            </w:r>
          </w:p>
          <w:p w:rsidR="00000000" w:rsidDel="00000000" w:rsidP="00000000" w:rsidRDefault="00000000" w:rsidRPr="00000000" w14:paraId="00001080">
            <w:pPr>
              <w:widowControl w:val="0"/>
              <w:spacing w:line="240" w:lineRule="auto"/>
              <w:rPr/>
            </w:pPr>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1081">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1082">
            <w:pPr>
              <w:numPr>
                <w:ilvl w:val="0"/>
                <w:numId w:val="462"/>
              </w:numPr>
              <w:spacing w:after="0" w:afterAutospacing="0" w:before="240" w:lineRule="auto"/>
              <w:ind w:left="720" w:hanging="360"/>
            </w:pPr>
            <w:r w:rsidDel="00000000" w:rsidR="00000000" w:rsidRPr="00000000">
              <w:rPr>
                <w:rtl w:val="0"/>
              </w:rPr>
              <w:t xml:space="preserve">Marginalization and vulnerability determine how climate change affects different populations, with marginalized communities often facing greater physical and emotional burdens.</w:t>
              <w:br w:type="textWrapping"/>
            </w:r>
          </w:p>
          <w:p w:rsidR="00000000" w:rsidDel="00000000" w:rsidP="00000000" w:rsidRDefault="00000000" w:rsidRPr="00000000" w14:paraId="00001083">
            <w:pPr>
              <w:numPr>
                <w:ilvl w:val="0"/>
                <w:numId w:val="462"/>
              </w:numPr>
              <w:spacing w:after="0" w:afterAutospacing="0" w:before="0" w:beforeAutospacing="0" w:lineRule="auto"/>
              <w:ind w:left="720" w:hanging="360"/>
            </w:pPr>
            <w:r w:rsidDel="00000000" w:rsidR="00000000" w:rsidRPr="00000000">
              <w:rPr>
                <w:rtl w:val="0"/>
              </w:rPr>
              <w:t xml:space="preserve">Frameworks like Social Determinants of Health, Structural Violence, and Critical Race Theory highlight how systemic inequalities shape vulnerability and climate emotions.</w:t>
              <w:br w:type="textWrapping"/>
            </w:r>
          </w:p>
          <w:p w:rsidR="00000000" w:rsidDel="00000000" w:rsidP="00000000" w:rsidRDefault="00000000" w:rsidRPr="00000000" w14:paraId="00001084">
            <w:pPr>
              <w:numPr>
                <w:ilvl w:val="0"/>
                <w:numId w:val="462"/>
              </w:numPr>
              <w:spacing w:after="0" w:afterAutospacing="0" w:before="0" w:beforeAutospacing="0" w:lineRule="auto"/>
              <w:ind w:left="720" w:hanging="360"/>
            </w:pPr>
            <w:r w:rsidDel="00000000" w:rsidR="00000000" w:rsidRPr="00000000">
              <w:rPr>
                <w:rtl w:val="0"/>
              </w:rPr>
              <w:t xml:space="preserve">The intersection of marginalization and vulnerability leads to compounded effects, increasing the emotional and physical challenges faced by disadvantaged groups.</w:t>
              <w:br w:type="textWrapping"/>
            </w:r>
          </w:p>
          <w:p w:rsidR="00000000" w:rsidDel="00000000" w:rsidP="00000000" w:rsidRDefault="00000000" w:rsidRPr="00000000" w14:paraId="00001085">
            <w:pPr>
              <w:numPr>
                <w:ilvl w:val="0"/>
                <w:numId w:val="462"/>
              </w:numPr>
              <w:spacing w:after="0" w:afterAutospacing="0" w:before="0" w:beforeAutospacing="0" w:lineRule="auto"/>
              <w:ind w:left="720" w:hanging="360"/>
            </w:pPr>
            <w:r w:rsidDel="00000000" w:rsidR="00000000" w:rsidRPr="00000000">
              <w:rPr>
                <w:rtl w:val="0"/>
              </w:rPr>
              <w:t xml:space="preserve">Marginalized groups experience intensified emotions such as grief, anger, and despair, often feeling their experiences are invalidated or dismissed.</w:t>
              <w:br w:type="textWrapping"/>
            </w:r>
          </w:p>
          <w:p w:rsidR="00000000" w:rsidDel="00000000" w:rsidP="00000000" w:rsidRDefault="00000000" w:rsidRPr="00000000" w14:paraId="00001086">
            <w:pPr>
              <w:numPr>
                <w:ilvl w:val="0"/>
                <w:numId w:val="462"/>
              </w:numPr>
              <w:spacing w:after="0" w:afterAutospacing="0" w:before="0" w:beforeAutospacing="0" w:lineRule="auto"/>
              <w:ind w:left="720" w:hanging="360"/>
            </w:pPr>
            <w:r w:rsidDel="00000000" w:rsidR="00000000" w:rsidRPr="00000000">
              <w:rPr>
                <w:rtl w:val="0"/>
              </w:rPr>
              <w:t xml:space="preserve">Addressing marginalization and vulnerability requires dismantling oppressive systems, implementing targeted interventions, and ensuring that marginalized voices are central to climate decision-making.</w:t>
              <w:br w:type="textWrapping"/>
            </w:r>
          </w:p>
          <w:p w:rsidR="00000000" w:rsidDel="00000000" w:rsidP="00000000" w:rsidRDefault="00000000" w:rsidRPr="00000000" w14:paraId="00001087">
            <w:pPr>
              <w:numPr>
                <w:ilvl w:val="0"/>
                <w:numId w:val="462"/>
              </w:numPr>
              <w:spacing w:after="200" w:afterAutospacing="0" w:lineRule="auto"/>
              <w:ind w:left="720" w:hanging="360"/>
            </w:pPr>
            <w:r w:rsidDel="00000000" w:rsidR="00000000" w:rsidRPr="00000000">
              <w:rPr>
                <w:rtl w:val="0"/>
              </w:rPr>
              <w:t xml:space="preserve">Creating equitable and inclusive climate responses fosters collective resilience, ensuring that all communities can effectively navigate and mitigate the emotional and physical impacts of climate change.</w:t>
            </w:r>
          </w:p>
          <w:p w:rsidR="00000000" w:rsidDel="00000000" w:rsidP="00000000" w:rsidRDefault="00000000" w:rsidRPr="00000000" w14:paraId="00001088">
            <w:pPr>
              <w:numPr>
                <w:ilvl w:val="0"/>
                <w:numId w:val="462"/>
              </w:numPr>
              <w:spacing w:after="240" w:before="200" w:beforeAutospacing="0" w:lineRule="auto"/>
              <w:ind w:left="720" w:hanging="360"/>
            </w:pPr>
            <w:r w:rsidDel="00000000" w:rsidR="00000000" w:rsidRPr="00000000">
              <w:rPr>
                <w:rtl w:val="0"/>
              </w:rPr>
              <w:t xml:space="preserve">Addressing the emotional toll of climate change for Indigenous Peoples requires recognizing how colonial systems can cause vulnerability while supporting healing through cultural reclamation and resistance.</w:t>
            </w:r>
          </w:p>
          <w:p w:rsidR="00000000" w:rsidDel="00000000" w:rsidP="00000000" w:rsidRDefault="00000000" w:rsidRPr="00000000" w14:paraId="00001089">
            <w:pPr>
              <w:spacing w:after="240" w:before="240" w:lineRule="auto"/>
              <w:rPr/>
            </w:pPr>
            <w:r w:rsidDel="00000000" w:rsidR="00000000" w:rsidRPr="00000000">
              <w:rPr>
                <w:rtl w:val="0"/>
              </w:rPr>
              <w:t xml:space="preserve">Understanding the dynamics of marginalization and vulnerability is essential for developing climate responses that are not only effective but also just and inclusive. By recognizing and addressing the systemic inequalities that exacerbate climate impacts, we can support the emotional well-being of all individuals and communities, fostering a more resilient and equitable society in the face of environmental challenges.</w:t>
            </w:r>
          </w:p>
        </w:tc>
      </w:tr>
      <w:tr>
        <w:trPr>
          <w:cantSplit w:val="0"/>
          <w:tblHeader w:val="0"/>
        </w:trPr>
        <w:tc>
          <w:tcPr>
            <w:shd w:fill="a4c2f4" w:val="clear"/>
          </w:tcPr>
          <w:p w:rsidR="00000000" w:rsidDel="00000000" w:rsidP="00000000" w:rsidRDefault="00000000" w:rsidRPr="00000000" w14:paraId="0000108A">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108B">
            <w:pPr>
              <w:spacing w:after="240" w:before="240" w:lineRule="auto"/>
              <w:rPr/>
            </w:pPr>
            <w:r w:rsidDel="00000000" w:rsidR="00000000" w:rsidRPr="00000000">
              <w:rPr>
                <w:rtl w:val="0"/>
              </w:rPr>
              <w:t xml:space="preserve">Below are active learning activities that you can use to enhance your learning experience for the content presented in this module. One version is designed to be done on your own and the other is designed to be done with others.</w:t>
            </w:r>
          </w:p>
          <w:p w:rsidR="00000000" w:rsidDel="00000000" w:rsidP="00000000" w:rsidRDefault="00000000" w:rsidRPr="00000000" w14:paraId="0000108C">
            <w:pPr>
              <w:pStyle w:val="Heading2"/>
              <w:spacing w:after="240" w:before="240" w:lineRule="auto"/>
              <w:rPr/>
            </w:pPr>
            <w:bookmarkStart w:colFirst="0" w:colLast="0" w:name="_dc26tw9ulrih" w:id="275"/>
            <w:bookmarkEnd w:id="275"/>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108D">
            <w:pPr>
              <w:spacing w:after="240" w:before="240" w:lineRule="auto"/>
              <w:rPr/>
            </w:pPr>
            <w:r w:rsidDel="00000000" w:rsidR="00000000" w:rsidRPr="00000000">
              <w:rPr>
                <w:rtl w:val="0"/>
              </w:rPr>
              <w:t xml:space="preserve">Objective: Learners will examine how systemic inequalities influence the distribution of climate impacts and emotional responses, analyze marginalized perspectives, and propose equitable climate strategies.</w:t>
            </w:r>
          </w:p>
          <w:p w:rsidR="00000000" w:rsidDel="00000000" w:rsidP="00000000" w:rsidRDefault="00000000" w:rsidRPr="00000000" w14:paraId="0000108E">
            <w:pPr>
              <w:spacing w:after="240" w:before="240" w:lineRule="auto"/>
              <w:rPr>
                <w:u w:val="single"/>
              </w:rPr>
            </w:pPr>
            <w:r w:rsidDel="00000000" w:rsidR="00000000" w:rsidRPr="00000000">
              <w:rPr>
                <w:u w:val="single"/>
                <w:rtl w:val="0"/>
              </w:rPr>
              <w:t xml:space="preserve">Instructions:</w:t>
            </w:r>
          </w:p>
          <w:p w:rsidR="00000000" w:rsidDel="00000000" w:rsidP="00000000" w:rsidRDefault="00000000" w:rsidRPr="00000000" w14:paraId="0000108F">
            <w:pPr>
              <w:numPr>
                <w:ilvl w:val="0"/>
                <w:numId w:val="103"/>
              </w:numPr>
              <w:spacing w:after="0" w:afterAutospacing="0" w:before="240" w:lineRule="auto"/>
              <w:ind w:left="720" w:hanging="360"/>
            </w:pPr>
            <w:r w:rsidDel="00000000" w:rsidR="00000000" w:rsidRPr="00000000">
              <w:rPr>
                <w:rtl w:val="0"/>
              </w:rPr>
              <w:t xml:space="preserve">Reflect on Marginalization and Vulnerability:</w:t>
            </w:r>
          </w:p>
          <w:p w:rsidR="00000000" w:rsidDel="00000000" w:rsidP="00000000" w:rsidRDefault="00000000" w:rsidRPr="00000000" w14:paraId="00001090">
            <w:pPr>
              <w:numPr>
                <w:ilvl w:val="1"/>
                <w:numId w:val="103"/>
              </w:numPr>
              <w:spacing w:after="0" w:afterAutospacing="0" w:before="0" w:beforeAutospacing="0" w:lineRule="auto"/>
              <w:ind w:left="1440" w:hanging="360"/>
            </w:pPr>
            <w:r w:rsidDel="00000000" w:rsidR="00000000" w:rsidRPr="00000000">
              <w:rPr>
                <w:rtl w:val="0"/>
              </w:rPr>
              <w:t xml:space="preserve">Choose one marginalized or vulnerable group (e.g., Indigenous communities, low-income urban residents, women in rural areas).</w:t>
            </w:r>
          </w:p>
          <w:p w:rsidR="00000000" w:rsidDel="00000000" w:rsidP="00000000" w:rsidRDefault="00000000" w:rsidRPr="00000000" w14:paraId="00001091">
            <w:pPr>
              <w:numPr>
                <w:ilvl w:val="1"/>
                <w:numId w:val="103"/>
              </w:numPr>
              <w:spacing w:after="0" w:afterAutospacing="0" w:before="0" w:beforeAutospacing="0" w:lineRule="auto"/>
              <w:ind w:left="1440" w:hanging="360"/>
            </w:pPr>
            <w:r w:rsidDel="00000000" w:rsidR="00000000" w:rsidRPr="00000000">
              <w:rPr>
                <w:rtl w:val="0"/>
              </w:rPr>
              <w:t xml:space="preserve">Research or reflect on how climate change disproportionately affects this group. Consider factors such as:</w:t>
            </w:r>
          </w:p>
          <w:p w:rsidR="00000000" w:rsidDel="00000000" w:rsidP="00000000" w:rsidRDefault="00000000" w:rsidRPr="00000000" w14:paraId="00001092">
            <w:pPr>
              <w:numPr>
                <w:ilvl w:val="2"/>
                <w:numId w:val="103"/>
              </w:numPr>
              <w:spacing w:after="0" w:afterAutospacing="0" w:before="0" w:beforeAutospacing="0" w:lineRule="auto"/>
              <w:ind w:left="2160" w:hanging="360"/>
            </w:pPr>
            <w:r w:rsidDel="00000000" w:rsidR="00000000" w:rsidRPr="00000000">
              <w:rPr>
                <w:rtl w:val="0"/>
              </w:rPr>
              <w:t xml:space="preserve">Exposure to environmental risks.</w:t>
            </w:r>
          </w:p>
          <w:p w:rsidR="00000000" w:rsidDel="00000000" w:rsidP="00000000" w:rsidRDefault="00000000" w:rsidRPr="00000000" w14:paraId="00001093">
            <w:pPr>
              <w:numPr>
                <w:ilvl w:val="2"/>
                <w:numId w:val="103"/>
              </w:numPr>
              <w:spacing w:after="0" w:afterAutospacing="0" w:before="0" w:beforeAutospacing="0" w:lineRule="auto"/>
              <w:ind w:left="2160" w:hanging="360"/>
            </w:pPr>
            <w:r w:rsidDel="00000000" w:rsidR="00000000" w:rsidRPr="00000000">
              <w:rPr>
                <w:rtl w:val="0"/>
              </w:rPr>
              <w:t xml:space="preserve">Systemic inequalities that limit access to resources.</w:t>
            </w:r>
          </w:p>
          <w:p w:rsidR="00000000" w:rsidDel="00000000" w:rsidP="00000000" w:rsidRDefault="00000000" w:rsidRPr="00000000" w14:paraId="00001094">
            <w:pPr>
              <w:numPr>
                <w:ilvl w:val="2"/>
                <w:numId w:val="103"/>
              </w:numPr>
              <w:spacing w:after="0" w:afterAutospacing="0" w:before="0" w:beforeAutospacing="0" w:lineRule="auto"/>
              <w:ind w:left="2160" w:hanging="360"/>
            </w:pPr>
            <w:r w:rsidDel="00000000" w:rsidR="00000000" w:rsidRPr="00000000">
              <w:rPr>
                <w:rtl w:val="0"/>
              </w:rPr>
              <w:t xml:space="preserve">Emotional impacts like grief, anger, or alienation.</w:t>
            </w:r>
          </w:p>
          <w:p w:rsidR="00000000" w:rsidDel="00000000" w:rsidP="00000000" w:rsidRDefault="00000000" w:rsidRPr="00000000" w14:paraId="00001095">
            <w:pPr>
              <w:numPr>
                <w:ilvl w:val="0"/>
                <w:numId w:val="103"/>
              </w:numPr>
              <w:spacing w:after="0" w:afterAutospacing="0" w:before="0" w:beforeAutospacing="0" w:lineRule="auto"/>
              <w:ind w:left="720" w:hanging="360"/>
            </w:pPr>
            <w:r w:rsidDel="00000000" w:rsidR="00000000" w:rsidRPr="00000000">
              <w:rPr>
                <w:rtl w:val="0"/>
              </w:rPr>
              <w:t xml:space="preserve">Analyze Emotional Responses:</w:t>
            </w:r>
          </w:p>
          <w:p w:rsidR="00000000" w:rsidDel="00000000" w:rsidP="00000000" w:rsidRDefault="00000000" w:rsidRPr="00000000" w14:paraId="00001096">
            <w:pPr>
              <w:numPr>
                <w:ilvl w:val="1"/>
                <w:numId w:val="103"/>
              </w:numPr>
              <w:spacing w:after="0" w:afterAutospacing="0" w:before="0" w:beforeAutospacing="0" w:lineRule="auto"/>
              <w:ind w:left="1440" w:hanging="360"/>
            </w:pPr>
            <w:r w:rsidDel="00000000" w:rsidR="00000000" w:rsidRPr="00000000">
              <w:rPr>
                <w:rtl w:val="0"/>
              </w:rPr>
              <w:t xml:space="preserve">Write a brief reflection on the emotional experiences of this group, addressing:</w:t>
            </w:r>
          </w:p>
          <w:p w:rsidR="00000000" w:rsidDel="00000000" w:rsidP="00000000" w:rsidRDefault="00000000" w:rsidRPr="00000000" w14:paraId="00001097">
            <w:pPr>
              <w:numPr>
                <w:ilvl w:val="2"/>
                <w:numId w:val="103"/>
              </w:numPr>
              <w:spacing w:after="0" w:afterAutospacing="0" w:before="0" w:beforeAutospacing="0" w:lineRule="auto"/>
              <w:ind w:left="2160" w:hanging="360"/>
            </w:pPr>
            <w:r w:rsidDel="00000000" w:rsidR="00000000" w:rsidRPr="00000000">
              <w:rPr>
                <w:rtl w:val="0"/>
              </w:rPr>
              <w:t xml:space="preserve">How systemic inequalities shape their emotional reactions (e.g., grief over land loss or anger at systemic neglect).</w:t>
            </w:r>
          </w:p>
          <w:p w:rsidR="00000000" w:rsidDel="00000000" w:rsidP="00000000" w:rsidRDefault="00000000" w:rsidRPr="00000000" w14:paraId="00001098">
            <w:pPr>
              <w:numPr>
                <w:ilvl w:val="2"/>
                <w:numId w:val="103"/>
              </w:numPr>
              <w:spacing w:after="0" w:afterAutospacing="0" w:before="0" w:beforeAutospacing="0" w:lineRule="auto"/>
              <w:ind w:left="2160" w:hanging="360"/>
            </w:pPr>
            <w:r w:rsidDel="00000000" w:rsidR="00000000" w:rsidRPr="00000000">
              <w:rPr>
                <w:rtl w:val="0"/>
              </w:rPr>
              <w:t xml:space="preserve">Whether their climate emotions are validated or dismissed by broader society.</w:t>
            </w:r>
          </w:p>
          <w:p w:rsidR="00000000" w:rsidDel="00000000" w:rsidP="00000000" w:rsidRDefault="00000000" w:rsidRPr="00000000" w14:paraId="00001099">
            <w:pPr>
              <w:numPr>
                <w:ilvl w:val="0"/>
                <w:numId w:val="103"/>
              </w:numPr>
              <w:spacing w:after="0" w:afterAutospacing="0" w:before="0" w:beforeAutospacing="0" w:lineRule="auto"/>
              <w:ind w:left="720" w:hanging="360"/>
            </w:pPr>
            <w:r w:rsidDel="00000000" w:rsidR="00000000" w:rsidRPr="00000000">
              <w:rPr>
                <w:rtl w:val="0"/>
              </w:rPr>
              <w:t xml:space="preserve">Propose an Equitable Climate Strategy:</w:t>
            </w:r>
          </w:p>
          <w:p w:rsidR="00000000" w:rsidDel="00000000" w:rsidP="00000000" w:rsidRDefault="00000000" w:rsidRPr="00000000" w14:paraId="0000109A">
            <w:pPr>
              <w:numPr>
                <w:ilvl w:val="1"/>
                <w:numId w:val="103"/>
              </w:numPr>
              <w:spacing w:after="0" w:afterAutospacing="0" w:before="0" w:beforeAutospacing="0" w:lineRule="auto"/>
              <w:ind w:left="1440" w:hanging="360"/>
            </w:pPr>
            <w:r w:rsidDel="00000000" w:rsidR="00000000" w:rsidRPr="00000000">
              <w:rPr>
                <w:rtl w:val="0"/>
              </w:rPr>
              <w:t xml:space="preserve">Develop a targeted strategy to address the specific needs of the group you chose. Examples:</w:t>
            </w:r>
          </w:p>
          <w:p w:rsidR="00000000" w:rsidDel="00000000" w:rsidP="00000000" w:rsidRDefault="00000000" w:rsidRPr="00000000" w14:paraId="0000109B">
            <w:pPr>
              <w:numPr>
                <w:ilvl w:val="2"/>
                <w:numId w:val="103"/>
              </w:numPr>
              <w:spacing w:after="0" w:afterAutospacing="0" w:before="0" w:beforeAutospacing="0" w:lineRule="auto"/>
              <w:ind w:left="2160" w:hanging="360"/>
            </w:pPr>
            <w:r w:rsidDel="00000000" w:rsidR="00000000" w:rsidRPr="00000000">
              <w:rPr>
                <w:rtl w:val="0"/>
              </w:rPr>
              <w:t xml:space="preserve">Implementing disaster preparedness resources for low-income areas.</w:t>
            </w:r>
          </w:p>
          <w:p w:rsidR="00000000" w:rsidDel="00000000" w:rsidP="00000000" w:rsidRDefault="00000000" w:rsidRPr="00000000" w14:paraId="0000109C">
            <w:pPr>
              <w:numPr>
                <w:ilvl w:val="2"/>
                <w:numId w:val="103"/>
              </w:numPr>
              <w:spacing w:after="0" w:afterAutospacing="0" w:before="0" w:beforeAutospacing="0" w:lineRule="auto"/>
              <w:ind w:left="2160" w:hanging="360"/>
            </w:pPr>
            <w:r w:rsidDel="00000000" w:rsidR="00000000" w:rsidRPr="00000000">
              <w:rPr>
                <w:rtl w:val="0"/>
              </w:rPr>
              <w:t xml:space="preserve">Creating platforms for Indigenous communities to share traditional ecological knowledge.</w:t>
            </w:r>
          </w:p>
          <w:p w:rsidR="00000000" w:rsidDel="00000000" w:rsidP="00000000" w:rsidRDefault="00000000" w:rsidRPr="00000000" w14:paraId="0000109D">
            <w:pPr>
              <w:numPr>
                <w:ilvl w:val="2"/>
                <w:numId w:val="103"/>
              </w:numPr>
              <w:spacing w:after="0" w:afterAutospacing="0" w:before="0" w:beforeAutospacing="0" w:lineRule="auto"/>
              <w:ind w:left="2160" w:hanging="360"/>
            </w:pPr>
            <w:r w:rsidDel="00000000" w:rsidR="00000000" w:rsidRPr="00000000">
              <w:rPr>
                <w:rtl w:val="0"/>
              </w:rPr>
              <w:t xml:space="preserve">Offering mental health services tailored to the emotional needs of marginalized populations.</w:t>
            </w:r>
          </w:p>
          <w:p w:rsidR="00000000" w:rsidDel="00000000" w:rsidP="00000000" w:rsidRDefault="00000000" w:rsidRPr="00000000" w14:paraId="0000109E">
            <w:pPr>
              <w:numPr>
                <w:ilvl w:val="0"/>
                <w:numId w:val="103"/>
              </w:numPr>
              <w:spacing w:after="0" w:afterAutospacing="0" w:before="0" w:beforeAutospacing="0" w:lineRule="auto"/>
              <w:ind w:left="720" w:hanging="360"/>
            </w:pPr>
            <w:r w:rsidDel="00000000" w:rsidR="00000000" w:rsidRPr="00000000">
              <w:rPr>
                <w:rtl w:val="0"/>
              </w:rPr>
              <w:t xml:space="preserve">Evaluate Your Strategy:</w:t>
            </w:r>
          </w:p>
          <w:p w:rsidR="00000000" w:rsidDel="00000000" w:rsidP="00000000" w:rsidRDefault="00000000" w:rsidRPr="00000000" w14:paraId="0000109F">
            <w:pPr>
              <w:numPr>
                <w:ilvl w:val="1"/>
                <w:numId w:val="103"/>
              </w:numPr>
              <w:spacing w:after="0" w:afterAutospacing="0" w:before="0" w:beforeAutospacing="0" w:lineRule="auto"/>
              <w:ind w:left="1440" w:hanging="360"/>
            </w:pPr>
            <w:r w:rsidDel="00000000" w:rsidR="00000000" w:rsidRPr="00000000">
              <w:rPr>
                <w:rtl w:val="0"/>
              </w:rPr>
              <w:t xml:space="preserve">Write a short paragraph addressing:</w:t>
            </w:r>
          </w:p>
          <w:p w:rsidR="00000000" w:rsidDel="00000000" w:rsidP="00000000" w:rsidRDefault="00000000" w:rsidRPr="00000000" w14:paraId="000010A0">
            <w:pPr>
              <w:numPr>
                <w:ilvl w:val="2"/>
                <w:numId w:val="103"/>
              </w:numPr>
              <w:spacing w:after="0" w:afterAutospacing="0" w:before="0" w:beforeAutospacing="0" w:lineRule="auto"/>
              <w:ind w:left="2160" w:hanging="360"/>
            </w:pPr>
            <w:r w:rsidDel="00000000" w:rsidR="00000000" w:rsidRPr="00000000">
              <w:rPr>
                <w:rtl w:val="0"/>
              </w:rPr>
              <w:t xml:space="preserve">How your strategy fosters emotional validation and inclusivity.</w:t>
            </w:r>
          </w:p>
          <w:p w:rsidR="00000000" w:rsidDel="00000000" w:rsidP="00000000" w:rsidRDefault="00000000" w:rsidRPr="00000000" w14:paraId="000010A1">
            <w:pPr>
              <w:numPr>
                <w:ilvl w:val="2"/>
                <w:numId w:val="103"/>
              </w:numPr>
              <w:spacing w:after="240" w:before="0" w:beforeAutospacing="0" w:lineRule="auto"/>
              <w:ind w:left="2160" w:hanging="360"/>
            </w:pPr>
            <w:r w:rsidDel="00000000" w:rsidR="00000000" w:rsidRPr="00000000">
              <w:rPr>
                <w:rtl w:val="0"/>
              </w:rPr>
              <w:t xml:space="preserve">Potential barriers to implementation and how they could be addressed</w:t>
            </w:r>
            <w:r w:rsidDel="00000000" w:rsidR="00000000" w:rsidRPr="00000000">
              <w:rPr>
                <w:rtl w:val="0"/>
              </w:rPr>
            </w:r>
          </w:p>
          <w:p w:rsidR="00000000" w:rsidDel="00000000" w:rsidP="00000000" w:rsidRDefault="00000000" w:rsidRPr="00000000" w14:paraId="000010A2">
            <w:pPr>
              <w:pStyle w:val="Heading2"/>
              <w:spacing w:after="240" w:before="240" w:lineRule="auto"/>
              <w:rPr/>
            </w:pPr>
            <w:bookmarkStart w:colFirst="0" w:colLast="0" w:name="_7mf9lm92bqsj" w:id="276"/>
            <w:bookmarkEnd w:id="276"/>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10A3">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Groups will analyze the intersection of marginalization and vulnerability in climate emotions, share insights on emotional impacts, and co-design strategies to foster equity and inclusion in climate responses.</w:t>
            </w:r>
          </w:p>
          <w:p w:rsidR="00000000" w:rsidDel="00000000" w:rsidP="00000000" w:rsidRDefault="00000000" w:rsidRPr="00000000" w14:paraId="000010A4">
            <w:pPr>
              <w:spacing w:after="240" w:before="240" w:lineRule="auto"/>
              <w:rPr/>
            </w:pPr>
            <w:r w:rsidDel="00000000" w:rsidR="00000000" w:rsidRPr="00000000">
              <w:rPr>
                <w:b w:val="1"/>
                <w:bCs w:val="1"/>
                <w:rtl w:val="0"/>
              </w:rPr>
              <w:t xml:space="preserve">Preparation Time:</w:t>
            </w:r>
            <w:r w:rsidDel="00000000" w:rsidR="00000000" w:rsidRPr="00000000">
              <w:rPr>
                <w:rtl w:val="0"/>
              </w:rPr>
              <w:t xml:space="preserve"> 10-15 minutes to prepare summaries of marginalized groups and emotional responses.</w:t>
              <w:br w:type="textWrapping"/>
            </w:r>
            <w:r w:rsidDel="00000000" w:rsidR="00000000" w:rsidRPr="00000000">
              <w:rPr>
                <w:b w:val="1"/>
                <w:bCs w:val="1"/>
                <w:rtl w:val="0"/>
              </w:rPr>
              <w:t xml:space="preserve">Time Allocation:</w:t>
            </w:r>
            <w:r w:rsidDel="00000000" w:rsidR="00000000" w:rsidRPr="00000000">
              <w:rPr>
                <w:rtl w:val="0"/>
              </w:rPr>
              <w:t xml:space="preserve"> 60 minutes.</w:t>
            </w:r>
          </w:p>
          <w:p w:rsidR="00000000" w:rsidDel="00000000" w:rsidP="00000000" w:rsidRDefault="00000000" w:rsidRPr="00000000" w14:paraId="000010A5">
            <w:pPr>
              <w:spacing w:after="240" w:before="240" w:lineRule="auto"/>
              <w:rPr>
                <w:u w:val="single"/>
              </w:rPr>
            </w:pPr>
            <w:r w:rsidDel="00000000" w:rsidR="00000000" w:rsidRPr="00000000">
              <w:rPr>
                <w:u w:val="single"/>
                <w:rtl w:val="0"/>
              </w:rPr>
              <w:t xml:space="preserve">Facilitator Instructions:</w:t>
            </w:r>
          </w:p>
          <w:p w:rsidR="00000000" w:rsidDel="00000000" w:rsidP="00000000" w:rsidRDefault="00000000" w:rsidRPr="00000000" w14:paraId="000010A6">
            <w:pPr>
              <w:numPr>
                <w:ilvl w:val="0"/>
                <w:numId w:val="161"/>
              </w:numPr>
              <w:spacing w:after="0" w:afterAutospacing="0" w:before="240" w:lineRule="auto"/>
              <w:ind w:left="720" w:hanging="360"/>
            </w:pPr>
            <w:r w:rsidDel="00000000" w:rsidR="00000000" w:rsidRPr="00000000">
              <w:rPr>
                <w:b w:val="1"/>
                <w:bCs w:val="1"/>
                <w:rtl w:val="0"/>
              </w:rPr>
              <w:t xml:space="preserve">Set the Context (10 minutes):</w:t>
            </w:r>
          </w:p>
          <w:p w:rsidR="00000000" w:rsidDel="00000000" w:rsidP="00000000" w:rsidRDefault="00000000" w:rsidRPr="00000000" w14:paraId="000010A7">
            <w:pPr>
              <w:numPr>
                <w:ilvl w:val="1"/>
                <w:numId w:val="161"/>
              </w:numPr>
              <w:spacing w:after="0" w:afterAutospacing="0" w:before="0" w:beforeAutospacing="0" w:lineRule="auto"/>
              <w:ind w:left="1440" w:hanging="360"/>
            </w:pPr>
            <w:r w:rsidDel="00000000" w:rsidR="00000000" w:rsidRPr="00000000">
              <w:rPr>
                <w:rtl w:val="0"/>
              </w:rPr>
              <w:t xml:space="preserve">Provide an overview of marginalization and vulnerability in the context of climate change.</w:t>
            </w:r>
          </w:p>
          <w:p w:rsidR="00000000" w:rsidDel="00000000" w:rsidP="00000000" w:rsidRDefault="00000000" w:rsidRPr="00000000" w14:paraId="000010A8">
            <w:pPr>
              <w:numPr>
                <w:ilvl w:val="1"/>
                <w:numId w:val="161"/>
              </w:numPr>
              <w:spacing w:after="0" w:afterAutospacing="0" w:before="0" w:beforeAutospacing="0" w:lineRule="auto"/>
              <w:ind w:left="1440" w:hanging="360"/>
            </w:pPr>
            <w:r w:rsidDel="00000000" w:rsidR="00000000" w:rsidRPr="00000000">
              <w:rPr>
                <w:rtl w:val="0"/>
              </w:rPr>
              <w:t xml:space="preserve">Discuss how systemic inequalities (e.g., structural violence, social determinants of health) amplify climate impacts for disadvantaged groups.</w:t>
            </w:r>
          </w:p>
          <w:p w:rsidR="00000000" w:rsidDel="00000000" w:rsidP="00000000" w:rsidRDefault="00000000" w:rsidRPr="00000000" w14:paraId="000010A9">
            <w:pPr>
              <w:numPr>
                <w:ilvl w:val="1"/>
                <w:numId w:val="161"/>
              </w:numPr>
              <w:spacing w:after="0" w:afterAutospacing="0" w:before="0" w:beforeAutospacing="0" w:lineRule="auto"/>
              <w:ind w:left="1440" w:hanging="360"/>
            </w:pPr>
            <w:r w:rsidDel="00000000" w:rsidR="00000000" w:rsidRPr="00000000">
              <w:rPr>
                <w:rtl w:val="0"/>
              </w:rPr>
              <w:t xml:space="preserve">Explain the task: Groups will analyze emotional responses of specific marginalized groups and propose strategies to address their needs.</w:t>
            </w:r>
          </w:p>
          <w:p w:rsidR="00000000" w:rsidDel="00000000" w:rsidP="00000000" w:rsidRDefault="00000000" w:rsidRPr="00000000" w14:paraId="000010AA">
            <w:pPr>
              <w:numPr>
                <w:ilvl w:val="0"/>
                <w:numId w:val="161"/>
              </w:numPr>
              <w:spacing w:after="0" w:afterAutospacing="0" w:before="0" w:beforeAutospacing="0" w:lineRule="auto"/>
              <w:ind w:left="720" w:hanging="360"/>
            </w:pPr>
            <w:r w:rsidDel="00000000" w:rsidR="00000000" w:rsidRPr="00000000">
              <w:rPr>
                <w:b w:val="1"/>
                <w:bCs w:val="1"/>
                <w:rtl w:val="0"/>
              </w:rPr>
              <w:t xml:space="preserve">Group Work: Analyze Emotional Impacts (15 minutes):</w:t>
            </w:r>
          </w:p>
          <w:p w:rsidR="00000000" w:rsidDel="00000000" w:rsidP="00000000" w:rsidRDefault="00000000" w:rsidRPr="00000000" w14:paraId="000010AB">
            <w:pPr>
              <w:numPr>
                <w:ilvl w:val="1"/>
                <w:numId w:val="161"/>
              </w:numPr>
              <w:spacing w:after="0" w:afterAutospacing="0" w:before="0" w:beforeAutospacing="0" w:lineRule="auto"/>
              <w:ind w:left="1440" w:hanging="360"/>
            </w:pPr>
            <w:r w:rsidDel="00000000" w:rsidR="00000000" w:rsidRPr="00000000">
              <w:rPr>
                <w:rtl w:val="0"/>
              </w:rPr>
              <w:t xml:space="preserve">Divide learners into small groups and assign each group a specific population (e.g., Indigenous peoples, urban low-income communities, women in developing nations).</w:t>
            </w:r>
          </w:p>
          <w:p w:rsidR="00000000" w:rsidDel="00000000" w:rsidP="00000000" w:rsidRDefault="00000000" w:rsidRPr="00000000" w14:paraId="000010AC">
            <w:pPr>
              <w:numPr>
                <w:ilvl w:val="1"/>
                <w:numId w:val="161"/>
              </w:numPr>
              <w:spacing w:after="0" w:afterAutospacing="0" w:before="0" w:beforeAutospacing="0" w:lineRule="auto"/>
              <w:ind w:left="1440" w:hanging="360"/>
            </w:pPr>
            <w:r w:rsidDel="00000000" w:rsidR="00000000" w:rsidRPr="00000000">
              <w:rPr>
                <w:rtl w:val="0"/>
              </w:rPr>
              <w:t xml:space="preserve">Provide guiding questions:</w:t>
            </w:r>
          </w:p>
          <w:p w:rsidR="00000000" w:rsidDel="00000000" w:rsidP="00000000" w:rsidRDefault="00000000" w:rsidRPr="00000000" w14:paraId="000010AD">
            <w:pPr>
              <w:numPr>
                <w:ilvl w:val="2"/>
                <w:numId w:val="161"/>
              </w:numPr>
              <w:spacing w:after="0" w:afterAutospacing="0" w:before="0" w:beforeAutospacing="0" w:lineRule="auto"/>
              <w:ind w:left="2160" w:hanging="360"/>
            </w:pPr>
            <w:r w:rsidDel="00000000" w:rsidR="00000000" w:rsidRPr="00000000">
              <w:rPr>
                <w:rtl w:val="0"/>
              </w:rPr>
              <w:t xml:space="preserve">How are climate emotions shaped by the group’s lived experiences?</w:t>
            </w:r>
          </w:p>
          <w:p w:rsidR="00000000" w:rsidDel="00000000" w:rsidP="00000000" w:rsidRDefault="00000000" w:rsidRPr="00000000" w14:paraId="000010AE">
            <w:pPr>
              <w:numPr>
                <w:ilvl w:val="2"/>
                <w:numId w:val="161"/>
              </w:numPr>
              <w:spacing w:after="0" w:afterAutospacing="0" w:before="0" w:beforeAutospacing="0" w:lineRule="auto"/>
              <w:ind w:left="2160" w:hanging="360"/>
            </w:pPr>
            <w:r w:rsidDel="00000000" w:rsidR="00000000" w:rsidRPr="00000000">
              <w:rPr>
                <w:rtl w:val="0"/>
              </w:rPr>
              <w:t xml:space="preserve">What systemic factors contribute to their marginalization and vulnerability?</w:t>
            </w:r>
          </w:p>
          <w:p w:rsidR="00000000" w:rsidDel="00000000" w:rsidP="00000000" w:rsidRDefault="00000000" w:rsidRPr="00000000" w14:paraId="000010AF">
            <w:pPr>
              <w:numPr>
                <w:ilvl w:val="2"/>
                <w:numId w:val="161"/>
              </w:numPr>
              <w:spacing w:after="0" w:afterAutospacing="0" w:before="0" w:beforeAutospacing="0" w:lineRule="auto"/>
              <w:ind w:left="2160" w:hanging="360"/>
            </w:pPr>
            <w:r w:rsidDel="00000000" w:rsidR="00000000" w:rsidRPr="00000000">
              <w:rPr>
                <w:rtl w:val="0"/>
              </w:rPr>
              <w:t xml:space="preserve">Are their emotions (e.g., grief, anger) validated or dismissed by broader society?</w:t>
            </w:r>
          </w:p>
          <w:p w:rsidR="00000000" w:rsidDel="00000000" w:rsidP="00000000" w:rsidRDefault="00000000" w:rsidRPr="00000000" w14:paraId="000010B0">
            <w:pPr>
              <w:numPr>
                <w:ilvl w:val="0"/>
                <w:numId w:val="161"/>
              </w:numPr>
              <w:spacing w:after="0" w:afterAutospacing="0" w:before="0" w:beforeAutospacing="0" w:lineRule="auto"/>
              <w:ind w:left="720" w:hanging="360"/>
            </w:pPr>
            <w:r w:rsidDel="00000000" w:rsidR="00000000" w:rsidRPr="00000000">
              <w:rPr>
                <w:b w:val="1"/>
                <w:bCs w:val="1"/>
                <w:rtl w:val="0"/>
              </w:rPr>
              <w:t xml:space="preserve">Design Equitable Interventions (20 minutes):</w:t>
            </w:r>
          </w:p>
          <w:p w:rsidR="00000000" w:rsidDel="00000000" w:rsidP="00000000" w:rsidRDefault="00000000" w:rsidRPr="00000000" w14:paraId="000010B1">
            <w:pPr>
              <w:numPr>
                <w:ilvl w:val="1"/>
                <w:numId w:val="161"/>
              </w:numPr>
              <w:spacing w:after="0" w:afterAutospacing="0" w:before="0" w:beforeAutospacing="0" w:lineRule="auto"/>
              <w:ind w:left="1440" w:hanging="360"/>
            </w:pPr>
            <w:r w:rsidDel="00000000" w:rsidR="00000000" w:rsidRPr="00000000">
              <w:rPr>
                <w:rtl w:val="0"/>
              </w:rPr>
              <w:t xml:space="preserve">Each group creates a strategy to address both the physical and emotional impacts of climate change on their assigned group.</w:t>
            </w:r>
          </w:p>
          <w:p w:rsidR="00000000" w:rsidDel="00000000" w:rsidP="00000000" w:rsidRDefault="00000000" w:rsidRPr="00000000" w14:paraId="000010B2">
            <w:pPr>
              <w:numPr>
                <w:ilvl w:val="2"/>
                <w:numId w:val="161"/>
              </w:numPr>
              <w:spacing w:after="0" w:afterAutospacing="0" w:before="0" w:beforeAutospacing="0" w:lineRule="auto"/>
              <w:ind w:left="2160" w:hanging="360"/>
            </w:pPr>
            <w:r w:rsidDel="00000000" w:rsidR="00000000" w:rsidRPr="00000000">
              <w:rPr>
                <w:rtl w:val="0"/>
              </w:rPr>
              <w:t xml:space="preserve">Example: A culturally sensitive mental health program for Indigenous youth.</w:t>
            </w:r>
          </w:p>
          <w:p w:rsidR="00000000" w:rsidDel="00000000" w:rsidP="00000000" w:rsidRDefault="00000000" w:rsidRPr="00000000" w14:paraId="000010B3">
            <w:pPr>
              <w:numPr>
                <w:ilvl w:val="2"/>
                <w:numId w:val="161"/>
              </w:numPr>
              <w:spacing w:after="0" w:afterAutospacing="0" w:before="0" w:beforeAutospacing="0" w:lineRule="auto"/>
              <w:ind w:left="2160" w:hanging="360"/>
            </w:pPr>
            <w:r w:rsidDel="00000000" w:rsidR="00000000" w:rsidRPr="00000000">
              <w:rPr>
                <w:rtl w:val="0"/>
              </w:rPr>
              <w:t xml:space="preserve">Example: Subsidized housing and disaster preparedness for low-income communities.</w:t>
            </w:r>
          </w:p>
          <w:p w:rsidR="00000000" w:rsidDel="00000000" w:rsidP="00000000" w:rsidRDefault="00000000" w:rsidRPr="00000000" w14:paraId="000010B4">
            <w:pPr>
              <w:numPr>
                <w:ilvl w:val="1"/>
                <w:numId w:val="161"/>
              </w:numPr>
              <w:spacing w:after="0" w:afterAutospacing="0" w:before="0" w:beforeAutospacing="0" w:lineRule="auto"/>
              <w:ind w:left="1440" w:hanging="360"/>
            </w:pPr>
            <w:r w:rsidDel="00000000" w:rsidR="00000000" w:rsidRPr="00000000">
              <w:rPr>
                <w:rtl w:val="0"/>
              </w:rPr>
              <w:t xml:space="preserve">Groups should outline:</w:t>
            </w:r>
          </w:p>
          <w:p w:rsidR="00000000" w:rsidDel="00000000" w:rsidP="00000000" w:rsidRDefault="00000000" w:rsidRPr="00000000" w14:paraId="000010B5">
            <w:pPr>
              <w:numPr>
                <w:ilvl w:val="2"/>
                <w:numId w:val="161"/>
              </w:numPr>
              <w:spacing w:after="0" w:afterAutospacing="0" w:before="0" w:beforeAutospacing="0" w:lineRule="auto"/>
              <w:ind w:left="2160" w:hanging="360"/>
            </w:pPr>
            <w:r w:rsidDel="00000000" w:rsidR="00000000" w:rsidRPr="00000000">
              <w:rPr>
                <w:rtl w:val="0"/>
              </w:rPr>
              <w:t xml:space="preserve">The goals of their intervention.</w:t>
            </w:r>
          </w:p>
          <w:p w:rsidR="00000000" w:rsidDel="00000000" w:rsidP="00000000" w:rsidRDefault="00000000" w:rsidRPr="00000000" w14:paraId="000010B6">
            <w:pPr>
              <w:numPr>
                <w:ilvl w:val="2"/>
                <w:numId w:val="161"/>
              </w:numPr>
              <w:spacing w:after="0" w:afterAutospacing="0" w:before="0" w:beforeAutospacing="0" w:lineRule="auto"/>
              <w:ind w:left="2160" w:hanging="360"/>
            </w:pPr>
            <w:r w:rsidDel="00000000" w:rsidR="00000000" w:rsidRPr="00000000">
              <w:rPr>
                <w:rtl w:val="0"/>
              </w:rPr>
              <w:t xml:space="preserve">Specific steps for implementation.</w:t>
            </w:r>
          </w:p>
          <w:p w:rsidR="00000000" w:rsidDel="00000000" w:rsidP="00000000" w:rsidRDefault="00000000" w:rsidRPr="00000000" w14:paraId="000010B7">
            <w:pPr>
              <w:numPr>
                <w:ilvl w:val="2"/>
                <w:numId w:val="161"/>
              </w:numPr>
              <w:spacing w:after="0" w:afterAutospacing="0" w:before="0" w:beforeAutospacing="0" w:lineRule="auto"/>
              <w:ind w:left="2160" w:hanging="360"/>
            </w:pPr>
            <w:r w:rsidDel="00000000" w:rsidR="00000000" w:rsidRPr="00000000">
              <w:rPr>
                <w:rtl w:val="0"/>
              </w:rPr>
              <w:t xml:space="preserve">How it ensures equity and inclusion.</w:t>
            </w:r>
          </w:p>
          <w:p w:rsidR="00000000" w:rsidDel="00000000" w:rsidP="00000000" w:rsidRDefault="00000000" w:rsidRPr="00000000" w14:paraId="000010B8">
            <w:pPr>
              <w:numPr>
                <w:ilvl w:val="0"/>
                <w:numId w:val="161"/>
              </w:numPr>
              <w:spacing w:after="0" w:afterAutospacing="0" w:before="0" w:beforeAutospacing="0" w:lineRule="auto"/>
              <w:ind w:left="720" w:hanging="360"/>
            </w:pPr>
            <w:r w:rsidDel="00000000" w:rsidR="00000000" w:rsidRPr="00000000">
              <w:rPr>
                <w:b w:val="1"/>
                <w:bCs w:val="1"/>
                <w:rtl w:val="0"/>
              </w:rPr>
              <w:t xml:space="preserve">Share and Collaborate (10 minutes):</w:t>
            </w:r>
          </w:p>
          <w:p w:rsidR="00000000" w:rsidDel="00000000" w:rsidP="00000000" w:rsidRDefault="00000000" w:rsidRPr="00000000" w14:paraId="000010B9">
            <w:pPr>
              <w:numPr>
                <w:ilvl w:val="1"/>
                <w:numId w:val="161"/>
              </w:numPr>
              <w:spacing w:after="0" w:afterAutospacing="0" w:before="0" w:beforeAutospacing="0" w:lineRule="auto"/>
              <w:ind w:left="1440" w:hanging="360"/>
            </w:pPr>
            <w:r w:rsidDel="00000000" w:rsidR="00000000" w:rsidRPr="00000000">
              <w:rPr>
                <w:rtl w:val="0"/>
              </w:rPr>
              <w:t xml:space="preserve">Groups present their strategies to the class.</w:t>
            </w:r>
          </w:p>
          <w:p w:rsidR="00000000" w:rsidDel="00000000" w:rsidP="00000000" w:rsidRDefault="00000000" w:rsidRPr="00000000" w14:paraId="000010BA">
            <w:pPr>
              <w:numPr>
                <w:ilvl w:val="1"/>
                <w:numId w:val="161"/>
              </w:numPr>
              <w:spacing w:after="0" w:afterAutospacing="0" w:before="0" w:beforeAutospacing="0" w:lineRule="auto"/>
              <w:ind w:left="1440" w:hanging="360"/>
            </w:pPr>
            <w:r w:rsidDel="00000000" w:rsidR="00000000" w:rsidRPr="00000000">
              <w:rPr>
                <w:rtl w:val="0"/>
              </w:rPr>
              <w:t xml:space="preserve">Facilitate a discussion using prompts like:</w:t>
            </w:r>
          </w:p>
          <w:p w:rsidR="00000000" w:rsidDel="00000000" w:rsidP="00000000" w:rsidRDefault="00000000" w:rsidRPr="00000000" w14:paraId="000010BB">
            <w:pPr>
              <w:numPr>
                <w:ilvl w:val="2"/>
                <w:numId w:val="161"/>
              </w:numPr>
              <w:spacing w:after="0" w:afterAutospacing="0" w:before="0" w:beforeAutospacing="0" w:lineRule="auto"/>
              <w:ind w:left="2160" w:hanging="360"/>
            </w:pPr>
            <w:r w:rsidDel="00000000" w:rsidR="00000000" w:rsidRPr="00000000">
              <w:rPr>
                <w:rtl w:val="0"/>
              </w:rPr>
              <w:t xml:space="preserve">“What common themes emerged across groups?”</w:t>
            </w:r>
          </w:p>
          <w:p w:rsidR="00000000" w:rsidDel="00000000" w:rsidP="00000000" w:rsidRDefault="00000000" w:rsidRPr="00000000" w14:paraId="000010BC">
            <w:pPr>
              <w:numPr>
                <w:ilvl w:val="2"/>
                <w:numId w:val="161"/>
              </w:numPr>
              <w:spacing w:after="0" w:afterAutospacing="0" w:before="0" w:beforeAutospacing="0" w:lineRule="auto"/>
              <w:ind w:left="2160" w:hanging="360"/>
            </w:pPr>
            <w:r w:rsidDel="00000000" w:rsidR="00000000" w:rsidRPr="00000000">
              <w:rPr>
                <w:rtl w:val="0"/>
              </w:rPr>
              <w:t xml:space="preserve">“How can these strategies foster collective resilience?”</w:t>
            </w:r>
          </w:p>
          <w:p w:rsidR="00000000" w:rsidDel="00000000" w:rsidP="00000000" w:rsidRDefault="00000000" w:rsidRPr="00000000" w14:paraId="000010BD">
            <w:pPr>
              <w:numPr>
                <w:ilvl w:val="0"/>
                <w:numId w:val="161"/>
              </w:numPr>
              <w:spacing w:after="0" w:afterAutospacing="0" w:before="0" w:beforeAutospacing="0" w:lineRule="auto"/>
              <w:ind w:left="720" w:hanging="360"/>
            </w:pPr>
            <w:r w:rsidDel="00000000" w:rsidR="00000000" w:rsidRPr="00000000">
              <w:rPr>
                <w:b w:val="1"/>
                <w:bCs w:val="1"/>
                <w:rtl w:val="0"/>
              </w:rPr>
              <w:t xml:space="preserve">Reflection (5 minutes):</w:t>
            </w:r>
          </w:p>
          <w:p w:rsidR="00000000" w:rsidDel="00000000" w:rsidP="00000000" w:rsidRDefault="00000000" w:rsidRPr="00000000" w14:paraId="000010BE">
            <w:pPr>
              <w:numPr>
                <w:ilvl w:val="1"/>
                <w:numId w:val="161"/>
              </w:numPr>
              <w:spacing w:after="0" w:afterAutospacing="0" w:before="0" w:beforeAutospacing="0" w:lineRule="auto"/>
              <w:ind w:left="1440" w:hanging="360"/>
            </w:pPr>
            <w:r w:rsidDel="00000000" w:rsidR="00000000" w:rsidRPr="00000000">
              <w:rPr>
                <w:rtl w:val="0"/>
              </w:rPr>
              <w:t xml:space="preserve">Conclude with reflective questions:</w:t>
            </w:r>
          </w:p>
          <w:p w:rsidR="00000000" w:rsidDel="00000000" w:rsidP="00000000" w:rsidRDefault="00000000" w:rsidRPr="00000000" w14:paraId="000010BF">
            <w:pPr>
              <w:numPr>
                <w:ilvl w:val="2"/>
                <w:numId w:val="161"/>
              </w:numPr>
              <w:spacing w:after="0" w:afterAutospacing="0" w:before="0" w:beforeAutospacing="0" w:lineRule="auto"/>
              <w:ind w:left="2160" w:hanging="360"/>
            </w:pPr>
            <w:r w:rsidDel="00000000" w:rsidR="00000000" w:rsidRPr="00000000">
              <w:rPr>
                <w:rtl w:val="0"/>
              </w:rPr>
              <w:t xml:space="preserve">“How can understanding marginalization and vulnerability improve climate responses?”</w:t>
            </w:r>
          </w:p>
          <w:p w:rsidR="00000000" w:rsidDel="00000000" w:rsidP="00000000" w:rsidRDefault="00000000" w:rsidRPr="00000000" w14:paraId="000010C0">
            <w:pPr>
              <w:numPr>
                <w:ilvl w:val="2"/>
                <w:numId w:val="161"/>
              </w:numPr>
              <w:spacing w:after="240" w:before="0" w:beforeAutospacing="0" w:lineRule="auto"/>
              <w:ind w:left="2160" w:hanging="360"/>
            </w:pPr>
            <w:r w:rsidDel="00000000" w:rsidR="00000000" w:rsidRPr="00000000">
              <w:rPr>
                <w:rtl w:val="0"/>
              </w:rPr>
              <w:t xml:space="preserve">“What role do emotions play in building equitable solutions?”</w:t>
            </w:r>
          </w:p>
          <w:p w:rsidR="00000000" w:rsidDel="00000000" w:rsidP="00000000" w:rsidRDefault="00000000" w:rsidRPr="00000000" w14:paraId="000010C1">
            <w:pPr>
              <w:spacing w:after="240" w:before="240" w:lineRule="auto"/>
              <w:rPr>
                <w:b w:val="1"/>
                <w:bCs w:val="1"/>
              </w:rPr>
            </w:pPr>
            <w:r w:rsidDel="00000000" w:rsidR="00000000" w:rsidRPr="00000000">
              <w:rPr>
                <w:b w:val="1"/>
                <w:bCs w:val="1"/>
                <w:rtl w:val="0"/>
              </w:rPr>
              <w:t xml:space="preserve">Optional Variation:</w:t>
            </w:r>
          </w:p>
          <w:p w:rsidR="00000000" w:rsidDel="00000000" w:rsidP="00000000" w:rsidRDefault="00000000" w:rsidRPr="00000000" w14:paraId="000010C2">
            <w:pPr>
              <w:spacing w:after="240" w:before="240" w:lineRule="auto"/>
              <w:rPr/>
            </w:pPr>
            <w:r w:rsidDel="00000000" w:rsidR="00000000" w:rsidRPr="00000000">
              <w:rPr>
                <w:rtl w:val="0"/>
              </w:rPr>
              <w:t xml:space="preserve">Ask learners to role-play as representatives from different groups in a mock policy-making session. Each “representative” advocates for their group’s needs, fostering empathy and understanding of diverse perspectives.</w:t>
            </w:r>
          </w:p>
          <w:p w:rsidR="00000000" w:rsidDel="00000000" w:rsidP="00000000" w:rsidRDefault="00000000" w:rsidRPr="00000000" w14:paraId="000010C3">
            <w:pPr>
              <w:spacing w:after="240" w:before="240" w:lineRule="auto"/>
              <w:rPr>
                <w:b w:val="1"/>
                <w:bCs w:val="1"/>
              </w:rPr>
            </w:pPr>
            <w:r w:rsidDel="00000000" w:rsidR="00000000" w:rsidRPr="00000000">
              <w:rPr>
                <w:b w:val="1"/>
                <w:bCs w:val="1"/>
                <w:rtl w:val="0"/>
              </w:rPr>
              <w:t xml:space="preserve">Reflection Exercise:</w:t>
            </w:r>
          </w:p>
          <w:p w:rsidR="00000000" w:rsidDel="00000000" w:rsidP="00000000" w:rsidRDefault="00000000" w:rsidRPr="00000000" w14:paraId="000010C4">
            <w:pPr>
              <w:spacing w:after="240" w:before="240" w:lineRule="auto"/>
              <w:rPr/>
            </w:pPr>
            <w:r w:rsidDel="00000000" w:rsidR="00000000" w:rsidRPr="00000000">
              <w:rPr>
                <w:rtl w:val="0"/>
              </w:rPr>
              <w:t xml:space="preserve">Ask learners to journal about:</w:t>
            </w:r>
          </w:p>
          <w:p w:rsidR="00000000" w:rsidDel="00000000" w:rsidP="00000000" w:rsidRDefault="00000000" w:rsidRPr="00000000" w14:paraId="000010C5">
            <w:pPr>
              <w:numPr>
                <w:ilvl w:val="0"/>
                <w:numId w:val="115"/>
              </w:numPr>
              <w:spacing w:after="0" w:afterAutospacing="0" w:before="240" w:lineRule="auto"/>
              <w:ind w:left="720" w:hanging="360"/>
            </w:pPr>
            <w:r w:rsidDel="00000000" w:rsidR="00000000" w:rsidRPr="00000000">
              <w:rPr>
                <w:rtl w:val="0"/>
              </w:rPr>
              <w:t xml:space="preserve">How their own identities and privileges shape their experiences of climate emotions.</w:t>
            </w:r>
          </w:p>
          <w:p w:rsidR="00000000" w:rsidDel="00000000" w:rsidP="00000000" w:rsidRDefault="00000000" w:rsidRPr="00000000" w14:paraId="000010C6">
            <w:pPr>
              <w:numPr>
                <w:ilvl w:val="0"/>
                <w:numId w:val="115"/>
              </w:numPr>
              <w:spacing w:after="0" w:afterAutospacing="0" w:before="0" w:beforeAutospacing="0" w:lineRule="auto"/>
              <w:ind w:left="720" w:hanging="360"/>
            </w:pPr>
            <w:r w:rsidDel="00000000" w:rsidR="00000000" w:rsidRPr="00000000">
              <w:rPr>
                <w:rtl w:val="0"/>
              </w:rPr>
              <w:t xml:space="preserve">How they can contribute to amplifying marginalized voices in climate advocacy.</w:t>
            </w:r>
          </w:p>
          <w:p w:rsidR="00000000" w:rsidDel="00000000" w:rsidP="00000000" w:rsidRDefault="00000000" w:rsidRPr="00000000" w14:paraId="000010C7">
            <w:pPr>
              <w:numPr>
                <w:ilvl w:val="0"/>
                <w:numId w:val="115"/>
              </w:numPr>
              <w:spacing w:after="240" w:before="0" w:beforeAutospacing="0" w:lineRule="auto"/>
              <w:ind w:left="720" w:hanging="360"/>
            </w:pPr>
            <w:r w:rsidDel="00000000" w:rsidR="00000000" w:rsidRPr="00000000">
              <w:rPr>
                <w:rtl w:val="0"/>
              </w:rPr>
              <w:t xml:space="preserve">What systemic changes they believe are most critical to fostering equity in climate action.</w:t>
            </w:r>
          </w:p>
        </w:tc>
      </w:tr>
      <w:tr>
        <w:trPr>
          <w:cantSplit w:val="0"/>
          <w:tblHeader w:val="0"/>
        </w:trPr>
        <w:tc>
          <w:tcPr>
            <w:shd w:fill="d5a6bd" w:val="clear"/>
          </w:tcPr>
          <w:p w:rsidR="00000000" w:rsidDel="00000000" w:rsidP="00000000" w:rsidRDefault="00000000" w:rsidRPr="00000000" w14:paraId="000010C8">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10C9">
            <w:pPr>
              <w:widowControl w:val="0"/>
              <w:numPr>
                <w:ilvl w:val="0"/>
                <w:numId w:val="483"/>
              </w:numPr>
              <w:spacing w:line="240" w:lineRule="auto"/>
              <w:ind w:left="720" w:hanging="360"/>
            </w:pPr>
            <w:r w:rsidDel="00000000" w:rsidR="00000000" w:rsidRPr="00000000">
              <w:rPr>
                <w:rtl w:val="0"/>
              </w:rPr>
              <w:t xml:space="preserve">Bennett, J. (2016). Global Ecological Crisis: Structural Violence and the Tyranny of Small Decisions. In: Brauch, H., Oswald Spring, Ú., Bennett, J., Serrano Oswald, S. (eds) Addressing Global Environmental Challenges from a Peace Ecology Perspective. The Anthropocene: Politik—Economics—Society—Science, vol 4. Springer, Cham. https://doi.org/10.1007/978-3-319-30990-3_3</w:t>
            </w:r>
          </w:p>
          <w:p w:rsidR="00000000" w:rsidDel="00000000" w:rsidP="00000000" w:rsidRDefault="00000000" w:rsidRPr="00000000" w14:paraId="000010CA">
            <w:pPr>
              <w:widowControl w:val="0"/>
              <w:numPr>
                <w:ilvl w:val="0"/>
                <w:numId w:val="483"/>
              </w:numPr>
              <w:spacing w:line="240" w:lineRule="auto"/>
              <w:ind w:left="720" w:hanging="360"/>
            </w:pPr>
            <w:r w:rsidDel="00000000" w:rsidR="00000000" w:rsidRPr="00000000">
              <w:rPr>
                <w:rtl w:val="0"/>
              </w:rPr>
              <w:t xml:space="preserve">Brave Heart M. Y. (2003). The historical trauma response among natives and its relationship with substance abuse: a Lakota illustration. Journal of psychoactive drugs, 35(1), 7–13. https://doi.org/10.1080/02791072.2003.10399988</w:t>
            </w:r>
          </w:p>
          <w:p w:rsidR="00000000" w:rsidDel="00000000" w:rsidP="00000000" w:rsidRDefault="00000000" w:rsidRPr="00000000" w14:paraId="000010CB">
            <w:pPr>
              <w:widowControl w:val="0"/>
              <w:numPr>
                <w:ilvl w:val="0"/>
                <w:numId w:val="483"/>
              </w:numPr>
              <w:spacing w:line="240" w:lineRule="auto"/>
              <w:ind w:left="720" w:hanging="360"/>
            </w:pPr>
            <w:r w:rsidDel="00000000" w:rsidR="00000000" w:rsidRPr="00000000">
              <w:rPr>
                <w:rtl w:val="0"/>
              </w:rPr>
              <w:t xml:space="preserve">Crews, D. E., Kawa, N. C., Cohen, J. H., Ulmer, G. L., &amp; Edes, A. N. (2019). Climate change, uncertainty and allostatic load. Annals of Human Biology, 46(1), 3–16. https://doi.org/10.1080/03014460.2019.1584243</w:t>
            </w:r>
          </w:p>
          <w:p w:rsidR="00000000" w:rsidDel="00000000" w:rsidP="00000000" w:rsidRDefault="00000000" w:rsidRPr="00000000" w14:paraId="000010CC">
            <w:pPr>
              <w:widowControl w:val="0"/>
              <w:numPr>
                <w:ilvl w:val="0"/>
                <w:numId w:val="483"/>
              </w:numPr>
              <w:spacing w:line="240" w:lineRule="auto"/>
              <w:ind w:left="720" w:hanging="360"/>
            </w:pPr>
            <w:r w:rsidDel="00000000" w:rsidR="00000000" w:rsidRPr="00000000">
              <w:rPr>
                <w:rtl w:val="0"/>
              </w:rPr>
              <w:t xml:space="preserve">Graham, H. (2007). Unequal lives: Health and socioeconomic inequalities. Oxford University Press. https://www.amazon.ca/Unequal-Lives-Health-Socioeconomic-Inequalities/dp/0335213693</w:t>
            </w:r>
          </w:p>
          <w:p w:rsidR="00000000" w:rsidDel="00000000" w:rsidP="00000000" w:rsidRDefault="00000000" w:rsidRPr="00000000" w14:paraId="000010CD">
            <w:pPr>
              <w:widowControl w:val="0"/>
              <w:numPr>
                <w:ilvl w:val="0"/>
                <w:numId w:val="483"/>
              </w:numPr>
              <w:spacing w:line="240" w:lineRule="auto"/>
              <w:ind w:left="720" w:hanging="360"/>
            </w:pPr>
            <w:r w:rsidDel="00000000" w:rsidR="00000000" w:rsidRPr="00000000">
              <w:rPr>
                <w:rtl w:val="0"/>
              </w:rPr>
              <w:t xml:space="preserve">Gray A. M. (1982). Inequalities in health. The Black Report: a summary and comment. International journal of health services: planning, administration, evaluation, 12(3), 349–380. https://doi.org/10.2190/XXMM-JMQU-2A7Y-HX1E</w:t>
            </w:r>
          </w:p>
          <w:p w:rsidR="00000000" w:rsidDel="00000000" w:rsidP="00000000" w:rsidRDefault="00000000" w:rsidRPr="00000000" w14:paraId="000010CE">
            <w:pPr>
              <w:widowControl w:val="0"/>
              <w:numPr>
                <w:ilvl w:val="0"/>
                <w:numId w:val="483"/>
              </w:numPr>
              <w:spacing w:line="240" w:lineRule="auto"/>
              <w:ind w:left="720" w:hanging="360"/>
            </w:pPr>
            <w:r w:rsidDel="00000000" w:rsidR="00000000" w:rsidRPr="00000000">
              <w:rPr>
                <w:rtl w:val="0"/>
              </w:rPr>
              <w:t xml:space="preserve">Gussow, A. (2006). “Where Is the Love?”: Racial Violence, Racial Healing, and Blues Communities. Southern Cultures, 12(4), 33–54. http://www.jstor.org/stable/26391030</w:t>
            </w:r>
          </w:p>
          <w:p w:rsidR="00000000" w:rsidDel="00000000" w:rsidP="00000000" w:rsidRDefault="00000000" w:rsidRPr="00000000" w14:paraId="000010CF">
            <w:pPr>
              <w:widowControl w:val="0"/>
              <w:numPr>
                <w:ilvl w:val="0"/>
                <w:numId w:val="483"/>
              </w:numPr>
              <w:spacing w:line="240" w:lineRule="auto"/>
              <w:ind w:left="720" w:hanging="360"/>
            </w:pPr>
            <w:r w:rsidDel="00000000" w:rsidR="00000000" w:rsidRPr="00000000">
              <w:rPr>
                <w:rtl w:val="0"/>
              </w:rPr>
              <w:t xml:space="preserve">Kaufman, J. D., &amp; Hajat, A. (2021). Confronting Environmental Racism. Environmental health perspectives, 129(5), 51001. https://doi.org/10.1289/EHP9511</w:t>
            </w:r>
          </w:p>
          <w:p w:rsidR="00000000" w:rsidDel="00000000" w:rsidP="00000000" w:rsidRDefault="00000000" w:rsidRPr="00000000" w14:paraId="000010D0">
            <w:pPr>
              <w:widowControl w:val="0"/>
              <w:numPr>
                <w:ilvl w:val="0"/>
                <w:numId w:val="483"/>
              </w:numPr>
              <w:spacing w:line="240" w:lineRule="auto"/>
              <w:ind w:left="720" w:hanging="360"/>
            </w:pPr>
            <w:r w:rsidDel="00000000" w:rsidR="00000000" w:rsidRPr="00000000">
              <w:rPr>
                <w:rtl w:val="0"/>
              </w:rPr>
              <w:t xml:space="preserve">LaDuke, W. (2008). All our relations: Native struggles for land and life. Haymarket Books. https://www.amazon.ca/All-Our-Relations-Native-Struggles/dp/0896085996</w:t>
            </w:r>
          </w:p>
          <w:p w:rsidR="00000000" w:rsidDel="00000000" w:rsidP="00000000" w:rsidRDefault="00000000" w:rsidRPr="00000000" w14:paraId="000010D1">
            <w:pPr>
              <w:widowControl w:val="0"/>
              <w:numPr>
                <w:ilvl w:val="0"/>
                <w:numId w:val="483"/>
              </w:numPr>
              <w:spacing w:line="240" w:lineRule="auto"/>
              <w:ind w:left="720" w:hanging="360"/>
            </w:pPr>
            <w:r w:rsidDel="00000000" w:rsidR="00000000" w:rsidRPr="00000000">
              <w:rPr>
                <w:rtl w:val="0"/>
              </w:rPr>
              <w:t xml:space="preserve">Link, B. G., &amp; Phelan, J. (1995). Social conditions as fundamental causes of disease. Journal of health and social behavior, Spec No, 80–94. https://pubmed.ncbi.nlm.nih.gov/7560851/</w:t>
            </w:r>
          </w:p>
          <w:p w:rsidR="00000000" w:rsidDel="00000000" w:rsidP="00000000" w:rsidRDefault="00000000" w:rsidRPr="00000000" w14:paraId="000010D2">
            <w:pPr>
              <w:widowControl w:val="0"/>
              <w:numPr>
                <w:ilvl w:val="0"/>
                <w:numId w:val="483"/>
              </w:numPr>
              <w:spacing w:line="240" w:lineRule="auto"/>
              <w:ind w:left="720" w:hanging="360"/>
            </w:pPr>
            <w:r w:rsidDel="00000000" w:rsidR="00000000" w:rsidRPr="00000000">
              <w:rPr>
                <w:rtl w:val="0"/>
              </w:rPr>
              <w:t xml:space="preserve">Martinez, D. (2019). Life of the Indigenous Mind: Vine Deloria Jr. and the Birth of the Red Power Movement. University of Nebraska Press. https://doi.org/10.2307/j.ctvhn08b1</w:t>
            </w:r>
          </w:p>
          <w:p w:rsidR="00000000" w:rsidDel="00000000" w:rsidP="00000000" w:rsidRDefault="00000000" w:rsidRPr="00000000" w14:paraId="000010D3">
            <w:pPr>
              <w:widowControl w:val="0"/>
              <w:numPr>
                <w:ilvl w:val="0"/>
                <w:numId w:val="483"/>
              </w:numPr>
              <w:spacing w:line="240" w:lineRule="auto"/>
              <w:ind w:left="720" w:hanging="360"/>
            </w:pPr>
            <w:r w:rsidDel="00000000" w:rsidR="00000000" w:rsidRPr="00000000">
              <w:rPr>
                <w:rtl w:val="0"/>
              </w:rPr>
              <w:t xml:space="preserve">Marmot, M., &amp; Wilkinson, R. (Eds.). (2006). Social determinants of health (2nd ed.). Oxford University Press. https://doi.org/10.1093/ije/dyl121</w:t>
            </w:r>
          </w:p>
          <w:p w:rsidR="00000000" w:rsidDel="00000000" w:rsidP="00000000" w:rsidRDefault="00000000" w:rsidRPr="00000000" w14:paraId="000010D4">
            <w:pPr>
              <w:widowControl w:val="0"/>
              <w:numPr>
                <w:ilvl w:val="0"/>
                <w:numId w:val="483"/>
              </w:numPr>
              <w:spacing w:line="240" w:lineRule="auto"/>
              <w:ind w:left="720" w:hanging="360"/>
            </w:pPr>
            <w:r w:rsidDel="00000000" w:rsidR="00000000" w:rsidRPr="00000000">
              <w:rPr>
                <w:rtl w:val="0"/>
              </w:rPr>
              <w:t xml:space="preserve">McMichael, A. J., &amp; Lindgren, E. (2011). Climate change: present and future risks to health, and necessary responses. Journal of internal medicine, 270(5), 401–413. https://doi.org/10.1111/j.1365-2796.2011.02415.x</w:t>
            </w:r>
          </w:p>
          <w:p w:rsidR="00000000" w:rsidDel="00000000" w:rsidP="00000000" w:rsidRDefault="00000000" w:rsidRPr="00000000" w14:paraId="000010D5">
            <w:pPr>
              <w:widowControl w:val="0"/>
              <w:numPr>
                <w:ilvl w:val="0"/>
                <w:numId w:val="483"/>
              </w:numPr>
              <w:spacing w:line="240" w:lineRule="auto"/>
              <w:ind w:left="720" w:hanging="360"/>
            </w:pPr>
            <w:r w:rsidDel="00000000" w:rsidR="00000000" w:rsidRPr="00000000">
              <w:rPr>
                <w:rtl w:val="0"/>
              </w:rPr>
              <w:t xml:space="preserve">Nixon, R. (2011). Slow Violence and the Environmentalism of the Poor. Harvard University Press. https://doi.org/10.2307/j.ctt2jbsgw</w:t>
            </w:r>
          </w:p>
          <w:p w:rsidR="00000000" w:rsidDel="00000000" w:rsidP="00000000" w:rsidRDefault="00000000" w:rsidRPr="00000000" w14:paraId="000010D6">
            <w:pPr>
              <w:widowControl w:val="0"/>
              <w:numPr>
                <w:ilvl w:val="0"/>
                <w:numId w:val="483"/>
              </w:numPr>
              <w:spacing w:line="240" w:lineRule="auto"/>
              <w:ind w:left="720" w:hanging="360"/>
            </w:pPr>
            <w:r w:rsidDel="00000000" w:rsidR="00000000" w:rsidRPr="00000000">
              <w:rPr>
                <w:rtl w:val="0"/>
              </w:rPr>
              <w:t xml:space="preserve">Phelan, J. C., Link, B. G., &amp; Tehranifar, P. (2010). Social conditions as fundamental causes of health inequalities: theory, evidence, and policy implications. Journal of health and social behavior, 51 Suppl, S28–S40. https://doi.org/10.1177/0022146510383498</w:t>
            </w:r>
          </w:p>
          <w:p w:rsidR="00000000" w:rsidDel="00000000" w:rsidP="00000000" w:rsidRDefault="00000000" w:rsidRPr="00000000" w14:paraId="000010D7">
            <w:pPr>
              <w:widowControl w:val="0"/>
              <w:numPr>
                <w:ilvl w:val="0"/>
                <w:numId w:val="483"/>
              </w:numPr>
              <w:spacing w:line="240" w:lineRule="auto"/>
              <w:ind w:left="720" w:hanging="360"/>
            </w:pPr>
            <w:r w:rsidDel="00000000" w:rsidR="00000000" w:rsidRPr="00000000">
              <w:rPr>
                <w:rtl w:val="0"/>
              </w:rPr>
              <w:t xml:space="preserve">Tilley, L., Ranawana, A. M., Baldwin, A., &amp; Tully, T. M. (2023). Race and climate change: Towards anti-racist ecologies. Politics, 43(2), 141-152. https://doi.org/10.1177/02633957221127166</w:t>
            </w:r>
          </w:p>
          <w:p w:rsidR="00000000" w:rsidDel="00000000" w:rsidP="00000000" w:rsidRDefault="00000000" w:rsidRPr="00000000" w14:paraId="000010D8">
            <w:pPr>
              <w:widowControl w:val="0"/>
              <w:numPr>
                <w:ilvl w:val="0"/>
                <w:numId w:val="483"/>
              </w:numPr>
              <w:spacing w:line="240" w:lineRule="auto"/>
              <w:ind w:left="720" w:hanging="360"/>
            </w:pPr>
            <w:r w:rsidDel="00000000" w:rsidR="00000000" w:rsidRPr="00000000">
              <w:rPr>
                <w:rtl w:val="0"/>
              </w:rPr>
              <w:t xml:space="preserve">Woodbury, Z. (2019). Climate trauma: Toward a new taxonomy of trauma. Ecopsychology, 11(1). https://doi.org/10.1089/eco.2018.0021</w:t>
            </w:r>
          </w:p>
          <w:p w:rsidR="00000000" w:rsidDel="00000000" w:rsidP="00000000" w:rsidRDefault="00000000" w:rsidRPr="00000000" w14:paraId="000010D9">
            <w:pPr>
              <w:widowControl w:val="0"/>
              <w:spacing w:line="240" w:lineRule="auto"/>
              <w:rPr/>
            </w:pPr>
            <w:r w:rsidDel="00000000" w:rsidR="00000000" w:rsidRPr="00000000">
              <w:rPr>
                <w:rtl w:val="0"/>
              </w:rPr>
            </w:r>
          </w:p>
        </w:tc>
      </w:tr>
    </w:tbl>
    <w:p w:rsidR="00000000" w:rsidDel="00000000" w:rsidP="00000000" w:rsidRDefault="00000000" w:rsidRPr="00000000" w14:paraId="000010DA">
      <w:pPr>
        <w:rPr/>
        <w:sectPr>
          <w:headerReference r:id="rId468"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0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69" w:type="default"/>
          <w:type w:val="nextPage"/>
          <w:pgSz w:h="12240" w:w="15840" w:orient="landscape"/>
          <w:pgMar w:bottom="1440.0000000000002" w:top="1440.0000000000002" w:left="1440.0000000000002" w:right="1440.0000000000002" w:header="720" w:footer="720"/>
          <w:pgNumType w:start="1"/>
        </w:sectPr>
      </w:pPr>
      <w:bookmarkStart w:colFirst="0" w:colLast="0" w:name="_cjvvvli946dh" w:id="277"/>
      <w:bookmarkEnd w:id="2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Intersectionality</w:t>
      </w:r>
      <w:r w:rsidDel="00000000" w:rsidR="00000000" w:rsidRPr="00000000">
        <w:rPr>
          <w:rtl w:val="0"/>
        </w:rPr>
      </w:r>
    </w:p>
    <w:p w:rsidR="00000000" w:rsidDel="00000000" w:rsidP="00000000" w:rsidRDefault="00000000" w:rsidRPr="00000000" w14:paraId="000010DC">
      <w:pPr>
        <w:pStyle w:val="Heading1"/>
        <w:spacing w:after="240" w:before="240" w:lineRule="auto"/>
        <w:rPr/>
      </w:pPr>
      <w:bookmarkStart w:colFirst="0" w:colLast="0" w:name="_6rvryam70aog" w:id="278"/>
      <w:bookmarkEnd w:id="278"/>
      <w:r w:rsidDel="00000000" w:rsidR="00000000" w:rsidRPr="00000000">
        <w:rPr>
          <w:rtl w:val="0"/>
        </w:rPr>
      </w:r>
    </w:p>
    <w:tbl>
      <w:tblPr>
        <w:tblStyle w:val="Table123"/>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rHeight w:val="1851.2255859374998" w:hRule="atLeast"/>
          <w:tblHeader w:val="0"/>
        </w:trPr>
        <w:tc>
          <w:tcPr>
            <w:shd w:fill="f4cccc" w:val="clear"/>
          </w:tcPr>
          <w:p w:rsidR="00000000" w:rsidDel="00000000" w:rsidP="00000000" w:rsidRDefault="00000000" w:rsidRPr="00000000" w14:paraId="000010DD">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0DE">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0DF">
            <w:pPr>
              <w:widowControl w:val="0"/>
              <w:rPr>
                <w:b w:val="1"/>
                <w:bCs w:val="1"/>
                <w:sz w:val="28"/>
                <w:szCs w:val="28"/>
              </w:rPr>
            </w:pPr>
            <w:r w:rsidDel="00000000" w:rsidR="00000000" w:rsidRPr="00000000">
              <w:rPr>
                <w:b w:val="1"/>
                <w:bCs w:val="1"/>
                <w:sz w:val="28"/>
                <w:szCs w:val="28"/>
                <w:rtl w:val="0"/>
              </w:rPr>
              <w:t xml:space="preserve">Section 3 is now closed for review and we are no longer accepting comments. Thank you for your contributions!</w:t>
            </w:r>
          </w:p>
          <w:p w:rsidR="00000000" w:rsidDel="00000000" w:rsidP="00000000" w:rsidRDefault="00000000" w:rsidRPr="00000000" w14:paraId="000010E0">
            <w:pPr>
              <w:widowControl w:val="0"/>
              <w:rPr>
                <w:sz w:val="28"/>
                <w:szCs w:val="28"/>
              </w:rPr>
            </w:pPr>
            <w:r w:rsidDel="00000000" w:rsidR="00000000" w:rsidRPr="00000000">
              <w:rPr>
                <w:rtl w:val="0"/>
              </w:rPr>
            </w:r>
          </w:p>
          <w:p w:rsidR="00000000" w:rsidDel="00000000" w:rsidP="00000000" w:rsidRDefault="00000000" w:rsidRPr="00000000" w14:paraId="000010E1">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10E2">
            <w:pPr>
              <w:widowControl w:val="0"/>
              <w:rPr>
                <w:b w:val="1"/>
                <w:bCs w:val="1"/>
                <w:sz w:val="28"/>
                <w:szCs w:val="28"/>
              </w:rPr>
            </w:pPr>
            <w:r w:rsidDel="00000000" w:rsidR="00000000" w:rsidRPr="00000000">
              <w:rPr>
                <w:rtl w:val="0"/>
              </w:rPr>
            </w:r>
          </w:p>
          <w:p w:rsidR="00000000" w:rsidDel="00000000" w:rsidP="00000000" w:rsidRDefault="00000000" w:rsidRPr="00000000" w14:paraId="000010E3">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10E4">
      <w:pPr>
        <w:pStyle w:val="Heading1"/>
        <w:spacing w:after="240" w:before="240" w:lineRule="auto"/>
        <w:rPr/>
      </w:pPr>
      <w:bookmarkStart w:colFirst="0" w:colLast="0" w:name="_p11q4681z32a" w:id="279"/>
      <w:bookmarkEnd w:id="279"/>
      <w:r w:rsidDel="00000000" w:rsidR="00000000" w:rsidRPr="00000000">
        <w:rPr>
          <w:rtl w:val="0"/>
        </w:rPr>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pStyle w:val="Heading1"/>
        <w:spacing w:before="480" w:lineRule="auto"/>
        <w:rPr>
          <w:b w:val="0"/>
          <w:bCs w:val="0"/>
        </w:rPr>
      </w:pPr>
      <w:bookmarkStart w:colFirst="0" w:colLast="0" w:name="_nbmdahprjq4" w:id="280"/>
      <w:bookmarkEnd w:id="280"/>
      <w:r w:rsidDel="00000000" w:rsidR="00000000" w:rsidRPr="00000000">
        <w:rPr>
          <w:rtl w:val="0"/>
        </w:rPr>
        <w:t xml:space="preserve">Intersectionality</w:t>
      </w:r>
      <w:r w:rsidDel="00000000" w:rsidR="00000000" w:rsidRPr="00000000">
        <w:rPr>
          <w:rtl w:val="0"/>
        </w:rPr>
      </w:r>
    </w:p>
    <w:tbl>
      <w:tblPr>
        <w:tblStyle w:val="Table12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10EE">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10EF">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10F0">
            <w:pPr>
              <w:widowControl w:val="0"/>
              <w:numPr>
                <w:ilvl w:val="0"/>
                <w:numId w:val="476"/>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10F1">
            <w:pPr>
              <w:widowControl w:val="0"/>
              <w:numPr>
                <w:ilvl w:val="0"/>
                <w:numId w:val="476"/>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10F2">
            <w:pPr>
              <w:widowControl w:val="0"/>
              <w:numPr>
                <w:ilvl w:val="0"/>
                <w:numId w:val="476"/>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10F3">
            <w:pPr>
              <w:widowControl w:val="0"/>
              <w:numPr>
                <w:ilvl w:val="0"/>
                <w:numId w:val="476"/>
              </w:numPr>
              <w:spacing w:line="240" w:lineRule="auto"/>
              <w:ind w:left="720" w:hanging="360"/>
            </w:pPr>
            <w:ins w:author="Lily Barraclough" w:id="327" w:date="2025-11-06T16:40:33Z">
              <w:r w:rsidDel="00000000" w:rsidR="00000000" w:rsidRPr="00000000">
                <w:rPr>
                  <w:rtl w:val="0"/>
                </w:rPr>
                <w:t xml:space="preserve">Lilian Barraclough, College of Social and Applied Human Sciences, University of Guelph &amp; Youth Climate Lab</w:t>
              </w:r>
            </w:ins>
            <w:r w:rsidDel="00000000" w:rsidR="00000000" w:rsidRPr="00000000">
              <w:rPr>
                <w:rtl w:val="0"/>
              </w:rPr>
              <w:t xml:space="preserve"> </w:t>
            </w:r>
          </w:p>
          <w:p w:rsidR="00000000" w:rsidDel="00000000" w:rsidP="00000000" w:rsidRDefault="00000000" w:rsidRPr="00000000" w14:paraId="000010F4">
            <w:pPr>
              <w:widowControl w:val="0"/>
              <w:numPr>
                <w:ilvl w:val="0"/>
                <w:numId w:val="476"/>
              </w:numPr>
              <w:spacing w:line="240" w:lineRule="auto"/>
              <w:ind w:left="720" w:hanging="360"/>
              <w:rPr>
                <w:ins w:author="Abhay Singh Sachal" w:id="328" w:date="2025-11-08T21:43:00Z"/>
              </w:rPr>
            </w:pPr>
            <w:r w:rsidDel="00000000" w:rsidR="00000000" w:rsidRPr="00000000">
              <w:rPr>
                <w:rtl w:val="0"/>
              </w:rPr>
              <w:t xml:space="preserve"> </w:t>
            </w:r>
            <w:ins w:author="Abhay Singh Sachal" w:id="328" w:date="2025-11-08T21:43:00Z">
              <w:r w:rsidDel="00000000" w:rsidR="00000000" w:rsidRPr="00000000">
                <w:rPr>
                  <w:rtl w:val="0"/>
                </w:rPr>
                <w:t xml:space="preserve"> Abhay Singh Sachal: Break The Divide; Faculty of Education, University of Regina</w:t>
              </w:r>
            </w:ins>
          </w:p>
          <w:p w:rsidR="00000000" w:rsidDel="00000000" w:rsidP="00000000" w:rsidRDefault="00000000" w:rsidRPr="00000000" w14:paraId="000010F5">
            <w:pPr>
              <w:widowControl w:val="0"/>
              <w:numPr>
                <w:ilvl w:val="0"/>
                <w:numId w:val="476"/>
              </w:numPr>
              <w:spacing w:line="240" w:lineRule="auto"/>
              <w:ind w:left="720" w:hanging="360"/>
            </w:pPr>
            <w:ins w:author="Mike Marchand" w:id="329" w:date="2025-12-08T23:36:31Z">
              <w:r w:rsidDel="00000000" w:rsidR="00000000" w:rsidRPr="00000000">
                <w:rPr>
                  <w:rtl w:val="0"/>
                </w:rPr>
                <w:t xml:space="preserve"> Michael Marchand, sqilxw, syilx Nation - Cultural Safety Consultant</w:t>
              </w:r>
            </w:ins>
            <w:r w:rsidDel="00000000" w:rsidR="00000000" w:rsidRPr="00000000">
              <w:rPr>
                <w:rtl w:val="0"/>
              </w:rPr>
            </w:r>
          </w:p>
          <w:p w:rsidR="00000000" w:rsidDel="00000000" w:rsidP="00000000" w:rsidRDefault="00000000" w:rsidRPr="00000000" w14:paraId="000010F6">
            <w:pPr>
              <w:widowControl w:val="0"/>
              <w:numPr>
                <w:ilvl w:val="0"/>
                <w:numId w:val="476"/>
              </w:numPr>
              <w:spacing w:line="240" w:lineRule="auto"/>
              <w:ind w:left="720" w:hanging="360"/>
              <w:rPr>
                <w:ins w:author="Naomi Leung" w:id="331" w:date="2026-02-02T22:13:27Z"/>
              </w:rPr>
            </w:pPr>
            <w:ins w:author="Canadian Coalition Seniors Mental Health" w:id="330" w:date="2025-12-10T19:27:22Z">
              <w:r w:rsidDel="00000000" w:rsidR="00000000" w:rsidRPr="00000000">
                <w:rPr>
                  <w:rtl w:val="0"/>
                </w:rPr>
                <w:t xml:space="preserve">Monique Beneteau, Canadian Coalition for Seniors’ Mental Health</w:t>
              </w:r>
            </w:ins>
            <w:ins w:author="Naomi Leung" w:id="331" w:date="2026-02-02T22:13:27Z">
              <w:r w:rsidDel="00000000" w:rsidR="00000000" w:rsidRPr="00000000">
                <w:rPr>
                  <w:rtl w:val="0"/>
                </w:rPr>
              </w:r>
            </w:ins>
          </w:p>
          <w:p w:rsidR="00000000" w:rsidDel="00000000" w:rsidP="00000000" w:rsidRDefault="00000000" w:rsidRPr="00000000" w14:paraId="000010F7">
            <w:pPr>
              <w:widowControl w:val="0"/>
              <w:numPr>
                <w:ilvl w:val="0"/>
                <w:numId w:val="476"/>
              </w:numPr>
              <w:spacing w:line="240" w:lineRule="auto"/>
              <w:ind w:left="720" w:hanging="360"/>
              <w:rPr>
                <w:ins w:author="Claire Perry" w:id="332" w:date="2026-02-11T02:29:17Z"/>
              </w:rPr>
            </w:pPr>
            <w:ins w:author="Naomi Leung" w:id="331" w:date="2026-02-02T22:13:27Z">
              <w:r w:rsidDel="00000000" w:rsidR="00000000" w:rsidRPr="00000000">
                <w:rPr>
                  <w:rtl w:val="0"/>
                </w:rPr>
                <w:t xml:space="preserve">Naomi Leung, Climate Recentered, Solastalgia</w:t>
              </w:r>
            </w:ins>
            <w:ins w:author="Claire Perry" w:id="332" w:date="2026-02-11T02:29:17Z">
              <w:r w:rsidDel="00000000" w:rsidR="00000000" w:rsidRPr="00000000">
                <w:rPr>
                  <w:rtl w:val="0"/>
                </w:rPr>
              </w:r>
            </w:ins>
          </w:p>
          <w:p w:rsidR="00000000" w:rsidDel="00000000" w:rsidP="00000000" w:rsidRDefault="00000000" w:rsidRPr="00000000" w14:paraId="000010F8">
            <w:pPr>
              <w:widowControl w:val="0"/>
              <w:numPr>
                <w:ilvl w:val="0"/>
                <w:numId w:val="476"/>
              </w:numPr>
              <w:spacing w:line="240" w:lineRule="auto"/>
              <w:ind w:left="720" w:hanging="360"/>
            </w:pPr>
            <w:ins w:author="Claire Perry" w:id="332" w:date="2026-02-11T02:29:17Z">
              <w:r w:rsidDel="00000000" w:rsidR="00000000" w:rsidRPr="00000000">
                <w:rPr>
                  <w:rtl w:val="0"/>
                </w:rPr>
                <w:t xml:space="preserve">Claire Perry, Centre for Addiction &amp; Mental Health</w:t>
              </w:r>
            </w:ins>
            <w:r w:rsidDel="00000000" w:rsidR="00000000" w:rsidRPr="00000000">
              <w:rPr>
                <w:rtl w:val="0"/>
              </w:rPr>
            </w:r>
          </w:p>
        </w:tc>
      </w:tr>
    </w:tbl>
    <w:p w:rsidR="00000000" w:rsidDel="00000000" w:rsidP="00000000" w:rsidRDefault="00000000" w:rsidRPr="00000000" w14:paraId="000010F9">
      <w:pPr>
        <w:spacing w:after="240" w:before="240" w:lineRule="auto"/>
        <w:rPr/>
      </w:pPr>
      <w:r w:rsidDel="00000000" w:rsidR="00000000" w:rsidRPr="00000000">
        <w:rPr>
          <w:rtl w:val="0"/>
        </w:rPr>
      </w:r>
    </w:p>
    <w:tbl>
      <w:tblPr>
        <w:tblStyle w:val="Table12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10FA">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10FB">
            <w:pPr>
              <w:widowControl w:val="0"/>
              <w:spacing w:after="240" w:before="240" w:line="240" w:lineRule="auto"/>
              <w:rPr/>
            </w:pPr>
            <w:r w:rsidDel="00000000" w:rsidR="00000000" w:rsidRPr="00000000">
              <w:rPr>
                <w:rtl w:val="0"/>
              </w:rPr>
              <w:t xml:space="preserve">Building on the interconnected ideas of marginalization and vulnerability, we now turn to the concept of intersectionality—a framework that helps us understand how multiple aspects of a person’s identity and social position combine to shape their experiences, including their emotional responses to climate change. Intersectionality, a term coined by Kimberlé Crenshaw, highlights how systems of oppression like racism, sexism, ableism, and classism overlap, creating unique forms of discrimination and disadvantage. In the context of climate change, this framework allows us to see how these overlapping systems affect who bears the brunt of environmental harm and who is most impacted emotionally.</w:t>
            </w:r>
          </w:p>
          <w:p w:rsidR="00000000" w:rsidDel="00000000" w:rsidP="00000000" w:rsidRDefault="00000000" w:rsidRPr="00000000" w14:paraId="000010FC">
            <w:pPr>
              <w:widowControl w:val="0"/>
              <w:spacing w:after="240" w:before="240" w:line="240" w:lineRule="auto"/>
              <w:rPr/>
            </w:pPr>
            <w:r w:rsidDel="00000000" w:rsidR="00000000" w:rsidRPr="00000000">
              <w:rPr>
                <w:rtl w:val="0"/>
              </w:rPr>
              <w:t xml:space="preserve">For example, an Indigenous woman living in a low-income coastal community faces intersecting challenges. She may contend with </w:t>
            </w:r>
            <w:ins w:author="Naomi Leung" w:id="333" w:date="2026-02-02T22:06:58Z">
              <w:r w:rsidDel="00000000" w:rsidR="00000000" w:rsidRPr="00000000">
                <w:rPr>
                  <w:rtl w:val="0"/>
                </w:rPr>
                <w:t xml:space="preserve">historical and ongoing</w:t>
              </w:r>
            </w:ins>
            <w:del w:author="Naomi Leung" w:id="333" w:date="2026-02-02T22:06:58Z">
              <w:r w:rsidDel="00000000" w:rsidR="00000000" w:rsidRPr="00000000">
                <w:rPr>
                  <w:rtl w:val="0"/>
                </w:rPr>
                <w:delText xml:space="preserve">the</w:delText>
              </w:r>
            </w:del>
            <w:r w:rsidDel="00000000" w:rsidR="00000000" w:rsidRPr="00000000">
              <w:rPr>
                <w:rtl w:val="0"/>
              </w:rPr>
              <w:t xml:space="preserve"> legacies of colonization that have </w:t>
            </w:r>
            <w:ins w:author="Naomi Leung" w:id="334" w:date="2026-02-02T22:07:24Z">
              <w:r w:rsidDel="00000000" w:rsidR="00000000" w:rsidRPr="00000000">
                <w:rPr>
                  <w:rtl w:val="0"/>
                </w:rPr>
                <w:t xml:space="preserve">appropriated</w:t>
              </w:r>
            </w:ins>
            <w:del w:author="Naomi Leung" w:id="334" w:date="2026-02-02T22:07:24Z">
              <w:r w:rsidDel="00000000" w:rsidR="00000000" w:rsidRPr="00000000">
                <w:rPr>
                  <w:rtl w:val="0"/>
                </w:rPr>
                <w:delText xml:space="preserve">stripped her community of</w:delText>
              </w:r>
            </w:del>
            <w:r w:rsidDel="00000000" w:rsidR="00000000" w:rsidRPr="00000000">
              <w:rPr>
                <w:rtl w:val="0"/>
              </w:rPr>
              <w:t xml:space="preserve"> land and resources</w:t>
            </w:r>
            <w:ins w:author="Naomi Leung" w:id="335" w:date="2026-02-02T22:07:36Z">
              <w:commentRangeStart w:id="230"/>
              <w:r w:rsidDel="00000000" w:rsidR="00000000" w:rsidRPr="00000000">
                <w:rPr>
                  <w:rtl w:val="0"/>
                </w:rPr>
                <w:t xml:space="preserve">, banned ceremony and resilience strategies from her community</w:t>
              </w:r>
            </w:ins>
            <w:commentRangeEnd w:id="230"/>
            <w:r w:rsidDel="00000000" w:rsidR="00000000" w:rsidRPr="00000000">
              <w:commentReference w:id="230"/>
            </w:r>
            <w:r w:rsidDel="00000000" w:rsidR="00000000" w:rsidRPr="00000000">
              <w:rPr>
                <w:rtl w:val="0"/>
              </w:rPr>
              <w:t xml:space="preserve">, the gendered expectations of caregiving in the wake of climate disasters, and the economic barriers that limit her ability to relocate or rebuild. Each of these identities—Indigenous, female, and low-income—shapes her vulnerability, but it’s their intersection that creates a uniquely compounded burden. Similarly, a disabled Black man in an urban heat island may struggle with limited mobility, racial discrimination in accessing cooling centers, and systemic neglect of his neighborhood’s infrastructure. </w:t>
            </w:r>
            <w:ins w:author="Naomi Leung" w:id="336" w:date="2026-02-02T22:16:04Z">
              <w:r w:rsidDel="00000000" w:rsidR="00000000" w:rsidRPr="00000000">
                <w:rPr>
                  <w:rtl w:val="0"/>
                </w:rPr>
                <w:t xml:space="preserve">Utilizing an i</w:t>
              </w:r>
            </w:ins>
            <w:del w:author="Naomi Leung" w:id="336" w:date="2026-02-02T22:16:04Z">
              <w:r w:rsidDel="00000000" w:rsidR="00000000" w:rsidRPr="00000000">
                <w:rPr>
                  <w:rtl w:val="0"/>
                </w:rPr>
                <w:delText xml:space="preserve">I</w:delText>
              </w:r>
            </w:del>
            <w:r w:rsidDel="00000000" w:rsidR="00000000" w:rsidRPr="00000000">
              <w:rPr>
                <w:rtl w:val="0"/>
              </w:rPr>
              <w:t xml:space="preserve">ntersectional</w:t>
            </w:r>
            <w:ins w:author="Naomi Leung" w:id="337" w:date="2026-02-02T22:16:10Z">
              <w:r w:rsidDel="00000000" w:rsidR="00000000" w:rsidRPr="00000000">
                <w:rPr>
                  <w:rtl w:val="0"/>
                </w:rPr>
                <w:t xml:space="preserve"> lens</w:t>
              </w:r>
            </w:ins>
            <w:del w:author="Naomi Leung" w:id="337" w:date="2026-02-02T22:16:10Z">
              <w:r w:rsidDel="00000000" w:rsidR="00000000" w:rsidRPr="00000000">
                <w:rPr>
                  <w:rtl w:val="0"/>
                </w:rPr>
                <w:delText xml:space="preserve">ity</w:delText>
              </w:r>
            </w:del>
            <w:r w:rsidDel="00000000" w:rsidR="00000000" w:rsidRPr="00000000">
              <w:rPr>
                <w:rtl w:val="0"/>
              </w:rPr>
              <w:t xml:space="preserve"> </w:t>
            </w:r>
            <w:ins w:author="Naomi Leung" w:id="338" w:date="2026-02-02T22:16:44Z">
              <w:r w:rsidDel="00000000" w:rsidR="00000000" w:rsidRPr="00000000">
                <w:rPr>
                  <w:rtl w:val="0"/>
                </w:rPr>
                <w:t xml:space="preserve">supports the treatment of these</w:t>
              </w:r>
            </w:ins>
            <w:del w:author="Naomi Leung" w:id="338" w:date="2026-02-02T22:16:44Z">
              <w:r w:rsidDel="00000000" w:rsidR="00000000" w:rsidRPr="00000000">
                <w:rPr>
                  <w:rtl w:val="0"/>
                </w:rPr>
                <w:delText xml:space="preserve">ensures</w:delText>
              </w:r>
            </w:del>
            <w:r w:rsidDel="00000000" w:rsidR="00000000" w:rsidRPr="00000000">
              <w:rPr>
                <w:rtl w:val="0"/>
              </w:rPr>
              <w:t xml:space="preserve"> </w:t>
            </w:r>
            <w:ins w:author="Naomi Leung" w:id="339" w:date="2026-02-02T22:16:55Z">
              <w:r w:rsidDel="00000000" w:rsidR="00000000" w:rsidRPr="00000000">
                <w:rPr>
                  <w:rtl w:val="0"/>
                </w:rPr>
                <w:t xml:space="preserve">identities as </w:t>
              </w:r>
            </w:ins>
            <w:del w:author="Naomi Leung" w:id="339" w:date="2026-02-02T22:16:55Z">
              <w:r w:rsidDel="00000000" w:rsidR="00000000" w:rsidRPr="00000000">
                <w:rPr>
                  <w:rtl w:val="0"/>
                </w:rPr>
                <w:delText xml:space="preserve">we don’t treat these identities as separate issues but rather as </w:delText>
              </w:r>
            </w:del>
            <w:r w:rsidDel="00000000" w:rsidR="00000000" w:rsidRPr="00000000">
              <w:rPr>
                <w:rtl w:val="0"/>
              </w:rPr>
              <w:t xml:space="preserve">interconnected realities that must be addressed holistically</w:t>
            </w:r>
            <w:ins w:author="Naomi Leung" w:id="340" w:date="2026-02-02T22:17:06Z">
              <w:r w:rsidDel="00000000" w:rsidR="00000000" w:rsidRPr="00000000">
                <w:rPr>
                  <w:rtl w:val="0"/>
                </w:rPr>
                <w:t xml:space="preserve">, rather than as separate issues</w:t>
              </w:r>
            </w:ins>
            <w:r w:rsidDel="00000000" w:rsidR="00000000" w:rsidRPr="00000000">
              <w:rPr>
                <w:rtl w:val="0"/>
              </w:rPr>
              <w:t xml:space="preserve">.</w:t>
            </w:r>
          </w:p>
          <w:p w:rsidR="00000000" w:rsidDel="00000000" w:rsidP="00000000" w:rsidRDefault="00000000" w:rsidRPr="00000000" w14:paraId="000010FD">
            <w:pPr>
              <w:widowControl w:val="0"/>
              <w:spacing w:after="240" w:before="240" w:line="240" w:lineRule="auto"/>
              <w:rPr/>
            </w:pPr>
            <w:r w:rsidDel="00000000" w:rsidR="00000000" w:rsidRPr="00000000">
              <w:rPr>
                <w:rtl w:val="0"/>
              </w:rPr>
              <w:t xml:space="preserve">Intersectionality is </w:t>
            </w:r>
            <w:ins w:author="Naomi Leung" w:id="341" w:date="2026-02-02T22:17:23Z">
              <w:r w:rsidDel="00000000" w:rsidR="00000000" w:rsidRPr="00000000">
                <w:rPr>
                  <w:rtl w:val="0"/>
                </w:rPr>
                <w:t xml:space="preserve">a </w:t>
              </w:r>
            </w:ins>
            <w:r w:rsidDel="00000000" w:rsidR="00000000" w:rsidRPr="00000000">
              <w:rPr>
                <w:rtl w:val="0"/>
              </w:rPr>
              <w:t xml:space="preserve">particularly relevant </w:t>
            </w:r>
            <w:ins w:author="Naomi Leung" w:id="342" w:date="2026-02-02T22:11:18Z">
              <w:r w:rsidDel="00000000" w:rsidR="00000000" w:rsidRPr="00000000">
                <w:rPr>
                  <w:rtl w:val="0"/>
                </w:rPr>
                <w:t xml:space="preserve">lens </w:t>
              </w:r>
            </w:ins>
            <w:r w:rsidDel="00000000" w:rsidR="00000000" w:rsidRPr="00000000">
              <w:rPr>
                <w:rtl w:val="0"/>
              </w:rPr>
              <w:t xml:space="preserve">when we consider climate-related mental health. Emotional responses like eco-anxiety, grief, and hopelessness don’t occur in isolation; they are shaped by the systems people navigate daily. For someone at the intersection of multiple marginalized identities, these emotions may be amplified by the added stress of systemic oppression, a lack of access to mental health resources, and a history of being excluded from environmental decision-making. This can lead to deeper feelings of anger, despair, </w:t>
            </w:r>
            <w:ins w:author="Naomi Leung" w:id="343" w:date="2026-02-02T22:18:09Z">
              <w:r w:rsidDel="00000000" w:rsidR="00000000" w:rsidRPr="00000000">
                <w:rPr>
                  <w:rtl w:val="0"/>
                </w:rPr>
                <w:t xml:space="preserve">fatigue, hopelessness, </w:t>
              </w:r>
            </w:ins>
            <w:r w:rsidDel="00000000" w:rsidR="00000000" w:rsidRPr="00000000">
              <w:rPr>
                <w:rtl w:val="0"/>
              </w:rPr>
              <w:t xml:space="preserve">or disconnection—but also to profound resilience, as individuals and communities draw on rich cultural traditions and collective strength to face these challenges.</w:t>
            </w:r>
          </w:p>
          <w:p w:rsidR="00000000" w:rsidDel="00000000" w:rsidP="00000000" w:rsidRDefault="00000000" w:rsidRPr="00000000" w14:paraId="000010FE">
            <w:pPr>
              <w:widowControl w:val="0"/>
              <w:spacing w:after="240" w:before="240" w:line="240" w:lineRule="auto"/>
              <w:rPr/>
            </w:pPr>
            <w:r w:rsidDel="00000000" w:rsidR="00000000" w:rsidRPr="00000000">
              <w:rPr>
                <w:rtl w:val="0"/>
              </w:rPr>
              <w:t xml:space="preserve">Intersectional climate justice is a way forward, addressing not just the environmental aspects of climate change but also the social inequities that compound its effects. By centering the voices and needs of those most affected, intersectional approaches </w:t>
            </w:r>
            <w:ins w:author="Naomi Leung" w:id="344" w:date="2026-02-02T22:12:19Z">
              <w:r w:rsidDel="00000000" w:rsidR="00000000" w:rsidRPr="00000000">
                <w:rPr>
                  <w:rtl w:val="0"/>
                </w:rPr>
                <w:t xml:space="preserve">take steps towards creating</w:t>
              </w:r>
            </w:ins>
            <w:del w:author="Naomi Leung" w:id="344" w:date="2026-02-02T22:12:19Z">
              <w:r w:rsidDel="00000000" w:rsidR="00000000" w:rsidRPr="00000000">
                <w:rPr>
                  <w:rtl w:val="0"/>
                </w:rPr>
                <w:delText xml:space="preserve">ensure</w:delText>
              </w:r>
            </w:del>
            <w:r w:rsidDel="00000000" w:rsidR="00000000" w:rsidRPr="00000000">
              <w:rPr>
                <w:rtl w:val="0"/>
              </w:rPr>
              <w:t xml:space="preserve"> </w:t>
            </w:r>
            <w:del w:author="Naomi Leung" w:id="345" w:date="2026-02-02T22:12:32Z">
              <w:r w:rsidDel="00000000" w:rsidR="00000000" w:rsidRPr="00000000">
                <w:rPr>
                  <w:rtl w:val="0"/>
                </w:rPr>
                <w:delText xml:space="preserve">that </w:delText>
              </w:r>
            </w:del>
            <w:r w:rsidDel="00000000" w:rsidR="00000000" w:rsidRPr="00000000">
              <w:rPr>
                <w:rtl w:val="0"/>
              </w:rPr>
              <w:t xml:space="preserve">solutions </w:t>
            </w:r>
            <w:ins w:author="Naomi Leung" w:id="346" w:date="2026-02-02T22:12:35Z">
              <w:r w:rsidDel="00000000" w:rsidR="00000000" w:rsidRPr="00000000">
                <w:rPr>
                  <w:rtl w:val="0"/>
                </w:rPr>
                <w:t xml:space="preserve">that </w:t>
              </w:r>
            </w:ins>
            <w:r w:rsidDel="00000000" w:rsidR="00000000" w:rsidRPr="00000000">
              <w:rPr>
                <w:rtl w:val="0"/>
              </w:rPr>
              <w:t xml:space="preserve">are inclusive, equitable, and sustainable. For mental health, this means recognizing that people’s emotional well-being is tied to their </w:t>
            </w:r>
            <w:ins w:author="Naomi Leung" w:id="347" w:date="2026-02-02T22:13:03Z">
              <w:r w:rsidDel="00000000" w:rsidR="00000000" w:rsidRPr="00000000">
                <w:rPr>
                  <w:rtl w:val="0"/>
                </w:rPr>
                <w:t xml:space="preserve">varying degrees of </w:t>
              </w:r>
            </w:ins>
            <w:r w:rsidDel="00000000" w:rsidR="00000000" w:rsidRPr="00000000">
              <w:rPr>
                <w:rtl w:val="0"/>
              </w:rPr>
              <w:t xml:space="preserve">access to resources, representation, and respect. It’s not enough to provide generic mental health support; we must create culturally informed, community-based interventions that honor the unique experiences of those at the margins.</w:t>
            </w:r>
          </w:p>
          <w:p w:rsidR="00000000" w:rsidDel="00000000" w:rsidP="00000000" w:rsidRDefault="00000000" w:rsidRPr="00000000" w14:paraId="000010FF">
            <w:pPr>
              <w:widowControl w:val="0"/>
              <w:spacing w:after="240" w:before="240" w:line="240" w:lineRule="auto"/>
              <w:rPr/>
            </w:pPr>
            <w:r w:rsidDel="00000000" w:rsidR="00000000" w:rsidRPr="00000000">
              <w:rPr>
                <w:rtl w:val="0"/>
              </w:rPr>
              <w:t xml:space="preserve">For example, ensuring that climate-affected communities have access to trauma-informed mental health care, led by practitioners who understand the cultural and historical contexts of their struggles, is a step toward intersectional justice. At the same time, integrating mental health into broader climate policies—like funding green infrastructure in underserved neighborhoods or supporting land stewardship programs led by Indigenous communities—can address both the physical and emotional impacts of climate change.</w:t>
            </w:r>
          </w:p>
          <w:p w:rsidR="00000000" w:rsidDel="00000000" w:rsidP="00000000" w:rsidRDefault="00000000" w:rsidRPr="00000000" w14:paraId="00001100">
            <w:pPr>
              <w:widowControl w:val="0"/>
              <w:spacing w:after="240" w:before="240" w:line="240" w:lineRule="auto"/>
              <w:rPr/>
            </w:pPr>
            <w:r w:rsidDel="00000000" w:rsidR="00000000" w:rsidRPr="00000000">
              <w:rPr>
                <w:rtl w:val="0"/>
              </w:rPr>
              <w:t xml:space="preserve">Ultimately, intersectionality reminds us that climate justice and mental health are inseparable. By embracing this framework, we move beyond one-size-fits-all solutions and toward a world where everyone has the opportunity to thrive—physically, emotionally, and environmentally. It’s a reminder that the fight against climate change is not just about saving the planet; it’s about creating a future that is inclusive, just, and deeply humane.</w:t>
            </w:r>
          </w:p>
        </w:tc>
      </w:tr>
      <w:tr>
        <w:trPr>
          <w:cantSplit w:val="0"/>
          <w:tblHeader w:val="0"/>
        </w:trPr>
        <w:tc>
          <w:tcPr>
            <w:shd w:fill="ea9999" w:val="clear"/>
          </w:tcPr>
          <w:p w:rsidR="00000000" w:rsidDel="00000000" w:rsidP="00000000" w:rsidRDefault="00000000" w:rsidRPr="00000000" w14:paraId="00001101">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1102">
            <w:pPr>
              <w:spacing w:after="240" w:before="240" w:lineRule="auto"/>
              <w:rPr/>
            </w:pPr>
            <w:r w:rsidDel="00000000" w:rsidR="00000000" w:rsidRPr="00000000">
              <w:rPr>
                <w:rtl w:val="0"/>
              </w:rPr>
              <w:t xml:space="preserve">In the previous sections, we’ve discussed the environmental and social drivers of climate emotions and explored how both the developmental lifecourse and experiences of vulnerability or marginalization give rise to different emotional reactions to climate change. This section focuses on the intersection of these domains.</w:t>
            </w:r>
          </w:p>
          <w:p w:rsidR="00000000" w:rsidDel="00000000" w:rsidP="00000000" w:rsidRDefault="00000000" w:rsidRPr="00000000" w14:paraId="00001103">
            <w:pPr>
              <w:pStyle w:val="Heading2"/>
              <w:spacing w:before="280" w:lineRule="auto"/>
              <w:rPr/>
            </w:pPr>
            <w:bookmarkStart w:colFirst="0" w:colLast="0" w:name="_tigus5itpthj" w:id="281"/>
            <w:bookmarkEnd w:id="281"/>
            <w:commentRangeStart w:id="231"/>
            <w:commentRangeStart w:id="232"/>
            <w:r w:rsidDel="00000000" w:rsidR="00000000" w:rsidRPr="00000000">
              <w:rPr>
                <w:rtl w:val="0"/>
              </w:rPr>
              <w:t xml:space="preserve">Intersectionality</w:t>
            </w:r>
            <w:commentRangeEnd w:id="231"/>
            <w:r w:rsidDel="00000000" w:rsidR="00000000" w:rsidRPr="00000000">
              <w:commentReference w:id="231"/>
            </w:r>
            <w:commentRangeEnd w:id="232"/>
            <w:r w:rsidDel="00000000" w:rsidR="00000000" w:rsidRPr="00000000">
              <w:commentReference w:id="232"/>
            </w:r>
            <w:r w:rsidDel="00000000" w:rsidR="00000000" w:rsidRPr="00000000">
              <w:rPr>
                <w:rtl w:val="0"/>
              </w:rPr>
            </w:r>
          </w:p>
          <w:p w:rsidR="00000000" w:rsidDel="00000000" w:rsidP="00000000" w:rsidRDefault="00000000" w:rsidRPr="00000000" w14:paraId="00001104">
            <w:pPr>
              <w:spacing w:after="240" w:before="240" w:lineRule="auto"/>
              <w:rPr/>
            </w:pPr>
            <w:r w:rsidDel="00000000" w:rsidR="00000000" w:rsidRPr="00000000">
              <w:rPr>
                <w:rtl w:val="0"/>
              </w:rPr>
              <w:t xml:space="preserve">Intersectionality, a concept introduced by Kimberlé Crenshaw, emphasizes that individuals possess multiple, overlapping identities that interact to create unique experiences of privilege and oppression. Crenshaw initially applied intersectionality to legal contexts, demonstrating how Black women face unique forms of discrimination that cannot be understood by examining race or gender alone.</w:t>
            </w:r>
          </w:p>
          <w:p w:rsidR="00000000" w:rsidDel="00000000" w:rsidP="00000000" w:rsidRDefault="00000000" w:rsidRPr="00000000" w14:paraId="00001105">
            <w:pPr>
              <w:spacing w:after="240" w:before="240" w:lineRule="auto"/>
              <w:rPr/>
            </w:pPr>
            <w:r w:rsidDel="00000000" w:rsidR="00000000" w:rsidRPr="00000000">
              <w:rPr>
                <w:rtl w:val="0"/>
              </w:rPr>
              <w:t xml:space="preserve">This insight is crucial for addressing the compounded impacts of multiple forms of oppression in climate contexts. Indeed, in the context of climate change, this framework reveals how systemic inequalities influence both the exposure to environmental harms and the emotional responses individuals and communities experience. By centering these interconnected realities, intersectionality deepens our understanding of climate justice and mental health, guiding the development of more inclusive and equitable solutions that meet the needs of diverse individuals and communities who possess multiple salient identities.</w:t>
            </w:r>
          </w:p>
          <w:p w:rsidR="00000000" w:rsidDel="00000000" w:rsidP="00000000" w:rsidRDefault="00000000" w:rsidRPr="00000000" w14:paraId="00001106">
            <w:pPr>
              <w:spacing w:after="240" w:before="240" w:lineRule="auto"/>
              <w:rPr/>
            </w:pPr>
            <w:r w:rsidDel="00000000" w:rsidR="00000000" w:rsidRPr="00000000">
              <w:rPr>
                <w:rtl w:val="0"/>
              </w:rPr>
              <w:t xml:space="preserve">For example, consider an </w:t>
            </w:r>
            <w:r w:rsidDel="00000000" w:rsidR="00000000" w:rsidRPr="00000000">
              <w:rPr>
                <w:i w:val="1"/>
                <w:iCs w:val="1"/>
                <w:rtl w:val="0"/>
              </w:rPr>
              <w:t xml:space="preserve">Indigenous woman living in a coastal community. She faces compounded challenges due to the legacy of colonization, gendered caregiving roles, and economic barriers to relocation</w:t>
            </w:r>
            <w:r w:rsidDel="00000000" w:rsidR="00000000" w:rsidRPr="00000000">
              <w:rPr>
                <w:rtl w:val="0"/>
              </w:rPr>
              <w:t xml:space="preserve">. Intersectionality highlights how these overlapping factors increase her vulnerability to climate impacts and shape her emotional responses, such as grief and anger over environmental degradation. Another example might be a </w:t>
            </w:r>
            <w:commentRangeStart w:id="233"/>
            <w:r w:rsidDel="00000000" w:rsidR="00000000" w:rsidRPr="00000000">
              <w:rPr>
                <w:i w:val="1"/>
                <w:iCs w:val="1"/>
                <w:rtl w:val="0"/>
              </w:rPr>
              <w:t xml:space="preserve">Disabled Black man in an Urban Heat Island</w:t>
            </w:r>
            <w:commentRangeEnd w:id="233"/>
            <w:r w:rsidDel="00000000" w:rsidR="00000000" w:rsidRPr="00000000">
              <w:commentReference w:id="233"/>
            </w:r>
            <w:r w:rsidDel="00000000" w:rsidR="00000000" w:rsidRPr="00000000">
              <w:rPr>
                <w:i w:val="1"/>
                <w:iCs w:val="1"/>
                <w:rtl w:val="0"/>
              </w:rPr>
              <w:t xml:space="preserve"> who faces mobility challenges, racial discrimination, and systemic neglect in accessing cooling centers—thereby increasing his vulnerability to heatwaves.</w:t>
            </w:r>
            <w:r w:rsidDel="00000000" w:rsidR="00000000" w:rsidRPr="00000000">
              <w:rPr>
                <w:rtl w:val="0"/>
              </w:rPr>
              <w:t xml:space="preserve"> In each and many more examples, it is clear that the intersections of experiences shape how we experience and can respond to climate change. There is no one universal emotional experience to climate change.</w:t>
            </w:r>
          </w:p>
          <w:p w:rsidR="00000000" w:rsidDel="00000000" w:rsidP="00000000" w:rsidRDefault="00000000" w:rsidRPr="00000000" w14:paraId="00001107">
            <w:pPr>
              <w:spacing w:after="240" w:before="240" w:lineRule="auto"/>
              <w:rPr>
                <w:b w:val="1"/>
                <w:bCs w:val="1"/>
              </w:rPr>
            </w:pPr>
            <w:r w:rsidDel="00000000" w:rsidR="00000000" w:rsidRPr="00000000">
              <w:rPr>
                <w:rtl w:val="0"/>
              </w:rPr>
            </w:r>
          </w:p>
          <w:tbl>
            <w:tblPr>
              <w:tblStyle w:val="Table126"/>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108">
                  <w:pPr>
                    <w:spacing w:after="240" w:before="240" w:lineRule="auto"/>
                    <w:rPr>
                      <w:b w:val="1"/>
                      <w:bCs w:val="1"/>
                    </w:rPr>
                  </w:pPr>
                  <w:r w:rsidDel="00000000" w:rsidR="00000000" w:rsidRPr="00000000">
                    <w:rPr>
                      <w:b w:val="1"/>
                      <w:bCs w:val="1"/>
                      <w:rtl w:val="0"/>
                    </w:rPr>
                    <w:t xml:space="preserve">Watch</w:t>
                  </w:r>
                </w:p>
                <w:p w:rsidR="00000000" w:rsidDel="00000000" w:rsidP="00000000" w:rsidRDefault="00000000" w:rsidRPr="00000000" w14:paraId="00001109">
                  <w:pPr>
                    <w:spacing w:after="240" w:before="240" w:lineRule="auto"/>
                    <w:rPr>
                      <w:b w:val="1"/>
                      <w:bCs w:val="1"/>
                    </w:rPr>
                  </w:pPr>
                  <w:hyperlink r:id="rId470">
                    <w:r w:rsidDel="00000000" w:rsidR="00000000" w:rsidRPr="00000000">
                      <w:rPr>
                        <w:color w:val="1155cc"/>
                        <w:u w:val="single"/>
                        <w:rtl w:val="0"/>
                      </w:rPr>
                      <w:t xml:space="preserve">Click here</w:t>
                    </w:r>
                  </w:hyperlink>
                  <w:r w:rsidDel="00000000" w:rsidR="00000000" w:rsidRPr="00000000">
                    <w:rPr>
                      <w:rtl w:val="0"/>
                    </w:rPr>
                    <w:t xml:space="preserve"> to watch YouTube video: </w:t>
                  </w:r>
                  <w:r w:rsidDel="00000000" w:rsidR="00000000" w:rsidRPr="00000000">
                    <w:rPr>
                      <w:b w:val="1"/>
                      <w:bCs w:val="1"/>
                      <w:rtl w:val="0"/>
                    </w:rPr>
                    <w:t xml:space="preserve">Kimberle Crenshaw on Intersectionality | The Big Idea</w:t>
                  </w:r>
                  <w:r w:rsidDel="00000000" w:rsidR="00000000" w:rsidRPr="00000000">
                    <w:rPr>
                      <w:rtl w:val="0"/>
                    </w:rPr>
                    <w:t xml:space="preserve"> (The Institute of Art and Ideas) to learn from Kimberle Crenshaw about intersectionality and how the concept came to be. (5:14 minutes)</w:t>
                  </w:r>
                  <w:r w:rsidDel="00000000" w:rsidR="00000000" w:rsidRPr="00000000">
                    <w:rPr>
                      <w:rtl w:val="0"/>
                    </w:rPr>
                  </w:r>
                </w:p>
              </w:tc>
            </w:tr>
          </w:tbl>
          <w:p w:rsidR="00000000" w:rsidDel="00000000" w:rsidP="00000000" w:rsidRDefault="00000000" w:rsidRPr="00000000" w14:paraId="0000110A">
            <w:pPr>
              <w:spacing w:after="240" w:before="240" w:lineRule="auto"/>
              <w:rPr>
                <w:b w:val="1"/>
                <w:bCs w:val="1"/>
              </w:rPr>
            </w:pPr>
            <w:r w:rsidDel="00000000" w:rsidR="00000000" w:rsidRPr="00000000">
              <w:rPr>
                <w:rtl w:val="0"/>
              </w:rPr>
            </w:r>
          </w:p>
          <w:p w:rsidR="00000000" w:rsidDel="00000000" w:rsidP="00000000" w:rsidRDefault="00000000" w:rsidRPr="00000000" w14:paraId="0000110B">
            <w:pPr>
              <w:spacing w:after="240" w:before="240" w:lineRule="auto"/>
              <w:rPr>
                <w:u w:val="single"/>
              </w:rPr>
            </w:pPr>
            <w:r w:rsidDel="00000000" w:rsidR="00000000" w:rsidRPr="00000000">
              <w:rPr>
                <w:rtl w:val="0"/>
              </w:rPr>
            </w:r>
          </w:p>
          <w:tbl>
            <w:tblPr>
              <w:tblStyle w:val="Table127"/>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10C">
                  <w:pPr>
                    <w:spacing w:after="240" w:before="240" w:lineRule="auto"/>
                    <w:rPr>
                      <w:u w:val="single"/>
                    </w:rPr>
                  </w:pPr>
                  <w:r w:rsidDel="00000000" w:rsidR="00000000" w:rsidRPr="00000000">
                    <w:rPr>
                      <w:u w:val="single"/>
                      <w:rtl w:val="0"/>
                    </w:rPr>
                    <w:t xml:space="preserve">Below is a Venn diagram illustrating the intersections of factors reviewed in the previous three sections. Explore these and spend some time thinking about how various other examples might create distinct emotional experiences of climate change.</w:t>
                  </w:r>
                  <w:r w:rsidDel="00000000" w:rsidR="00000000" w:rsidRPr="00000000">
                    <w:rPr>
                      <w:rtl w:val="0"/>
                    </w:rPr>
                  </w:r>
                </w:p>
                <w:p w:rsidR="00000000" w:rsidDel="00000000" w:rsidP="00000000" w:rsidRDefault="00000000" w:rsidRPr="00000000" w14:paraId="0000110D">
                  <w:pPr>
                    <w:spacing w:after="240" w:before="240" w:lineRule="auto"/>
                    <w:rPr>
                      <w:color w:val="ffffff"/>
                      <w:shd w:fill="920000" w:val="clear"/>
                    </w:rPr>
                  </w:pPr>
                  <w:r w:rsidDel="00000000" w:rsidR="00000000" w:rsidRPr="00000000">
                    <w:rPr>
                      <w:color w:val="ffffff"/>
                      <w:shd w:fill="920000" w:val="clear"/>
                      <w:rtl w:val="0"/>
                    </w:rPr>
                    <w:t xml:space="preserve">[</w:t>
                  </w:r>
                  <w:r w:rsidDel="00000000" w:rsidR="00000000" w:rsidRPr="00000000">
                    <w:rPr>
                      <w:color w:val="ffffff"/>
                      <w:shd w:fill="920000" w:val="clear"/>
                      <w:rtl w:val="0"/>
                    </w:rPr>
                    <w:t xml:space="preserve">CONTENTS OF VENN DIAGRAM]</w:t>
                  </w:r>
                </w:p>
                <w:p w:rsidR="00000000" w:rsidDel="00000000" w:rsidP="00000000" w:rsidRDefault="00000000" w:rsidRPr="00000000" w14:paraId="0000110E">
                  <w:pPr>
                    <w:numPr>
                      <w:ilvl w:val="0"/>
                      <w:numId w:val="562"/>
                    </w:numPr>
                    <w:spacing w:after="80" w:lineRule="auto"/>
                    <w:ind w:left="720" w:hanging="360"/>
                    <w:rPr>
                      <w:b w:val="1"/>
                      <w:bCs w:val="1"/>
                    </w:rPr>
                  </w:pPr>
                  <w:r w:rsidDel="00000000" w:rsidR="00000000" w:rsidRPr="00000000">
                    <w:rPr>
                      <w:b w:val="1"/>
                      <w:bCs w:val="1"/>
                      <w:rtl w:val="0"/>
                    </w:rPr>
                    <w:t xml:space="preserve">Environmental and Social Drivers of Climate Change (A)</w:t>
                  </w:r>
                </w:p>
                <w:p w:rsidR="00000000" w:rsidDel="00000000" w:rsidP="00000000" w:rsidRDefault="00000000" w:rsidRPr="00000000" w14:paraId="0000110F">
                  <w:pPr>
                    <w:spacing w:after="240" w:before="240" w:lineRule="auto"/>
                    <w:ind w:left="720" w:firstLine="0"/>
                    <w:rPr/>
                  </w:pPr>
                  <w:r w:rsidDel="00000000" w:rsidR="00000000" w:rsidRPr="00000000">
                    <w:rPr>
                      <w:rtl w:val="0"/>
                    </w:rPr>
                    <w:t xml:space="preserve">The environmental and social contexts in which individuals and communities exist that give rise to emotional reactions and responses related to climate change.</w:t>
                  </w:r>
                </w:p>
                <w:p w:rsidR="00000000" w:rsidDel="00000000" w:rsidP="00000000" w:rsidRDefault="00000000" w:rsidRPr="00000000" w14:paraId="00001110">
                  <w:pPr>
                    <w:numPr>
                      <w:ilvl w:val="0"/>
                      <w:numId w:val="562"/>
                    </w:numPr>
                    <w:spacing w:after="80" w:lineRule="auto"/>
                    <w:ind w:left="720" w:hanging="360"/>
                    <w:rPr>
                      <w:b w:val="1"/>
                      <w:bCs w:val="1"/>
                    </w:rPr>
                  </w:pPr>
                  <w:r w:rsidDel="00000000" w:rsidR="00000000" w:rsidRPr="00000000">
                    <w:rPr>
                      <w:b w:val="1"/>
                      <w:bCs w:val="1"/>
                      <w:rtl w:val="0"/>
                    </w:rPr>
                    <w:t xml:space="preserve">Development and Lifespan Factors (B)</w:t>
                  </w:r>
                </w:p>
                <w:p w:rsidR="00000000" w:rsidDel="00000000" w:rsidP="00000000" w:rsidRDefault="00000000" w:rsidRPr="00000000" w14:paraId="00001111">
                  <w:pPr>
                    <w:spacing w:after="240" w:before="240" w:lineRule="auto"/>
                    <w:ind w:left="720" w:firstLine="0"/>
                    <w:rPr/>
                  </w:pPr>
                  <w:r w:rsidDel="00000000" w:rsidR="00000000" w:rsidRPr="00000000">
                    <w:rPr>
                      <w:rtl w:val="0"/>
                    </w:rPr>
                    <w:t xml:space="preserve">The changes in our emotional responses and needs as we age throughout our lives.</w:t>
                  </w:r>
                </w:p>
                <w:p w:rsidR="00000000" w:rsidDel="00000000" w:rsidP="00000000" w:rsidRDefault="00000000" w:rsidRPr="00000000" w14:paraId="00001112">
                  <w:pPr>
                    <w:numPr>
                      <w:ilvl w:val="0"/>
                      <w:numId w:val="562"/>
                    </w:numPr>
                    <w:spacing w:after="80" w:lineRule="auto"/>
                    <w:ind w:left="720" w:hanging="360"/>
                    <w:rPr>
                      <w:b w:val="1"/>
                      <w:bCs w:val="1"/>
                    </w:rPr>
                  </w:pPr>
                  <w:r w:rsidDel="00000000" w:rsidR="00000000" w:rsidRPr="00000000">
                    <w:rPr>
                      <w:b w:val="1"/>
                      <w:bCs w:val="1"/>
                      <w:rtl w:val="0"/>
                    </w:rPr>
                    <w:t xml:space="preserve">Vulnerability and Marginalization (C)</w:t>
                  </w:r>
                </w:p>
                <w:p w:rsidR="00000000" w:rsidDel="00000000" w:rsidP="00000000" w:rsidRDefault="00000000" w:rsidRPr="00000000" w14:paraId="00001113">
                  <w:pPr>
                    <w:spacing w:after="240" w:before="240" w:lineRule="auto"/>
                    <w:ind w:left="720" w:firstLine="0"/>
                    <w:rPr/>
                  </w:pPr>
                  <w:r w:rsidDel="00000000" w:rsidR="00000000" w:rsidRPr="00000000">
                    <w:rPr>
                      <w:rtl w:val="0"/>
                    </w:rPr>
                    <w:t xml:space="preserve">The factors that increase our susceptibility to varied emotional responses, such as those that increase exposure to climate-related events or reduce our ability to adapt or respond to these events.</w:t>
                  </w:r>
                </w:p>
                <w:p w:rsidR="00000000" w:rsidDel="00000000" w:rsidP="00000000" w:rsidRDefault="00000000" w:rsidRPr="00000000" w14:paraId="00001114">
                  <w:pPr>
                    <w:numPr>
                      <w:ilvl w:val="0"/>
                      <w:numId w:val="562"/>
                    </w:numPr>
                    <w:spacing w:after="80" w:lineRule="auto"/>
                    <w:ind w:left="720" w:hanging="360"/>
                    <w:rPr>
                      <w:b w:val="1"/>
                      <w:bCs w:val="1"/>
                    </w:rPr>
                  </w:pPr>
                  <w:r w:rsidDel="00000000" w:rsidR="00000000" w:rsidRPr="00000000">
                    <w:rPr>
                      <w:b w:val="1"/>
                      <w:bCs w:val="1"/>
                      <w:rtl w:val="0"/>
                    </w:rPr>
                    <w:t xml:space="preserve">Intersections between Drivers and Lifecourse Factors (AB)</w:t>
                  </w:r>
                </w:p>
                <w:p w:rsidR="00000000" w:rsidDel="00000000" w:rsidP="00000000" w:rsidRDefault="00000000" w:rsidRPr="00000000" w14:paraId="00001115">
                  <w:pPr>
                    <w:spacing w:after="240" w:before="240" w:lineRule="auto"/>
                    <w:ind w:left="720" w:firstLine="0"/>
                    <w:rPr/>
                  </w:pPr>
                  <w:r w:rsidDel="00000000" w:rsidR="00000000" w:rsidRPr="00000000">
                    <w:rPr>
                      <w:rtl w:val="0"/>
                    </w:rPr>
                    <w:t xml:space="preserve">As we age, our emotional responses and ability to adapt to environmental and social stressors change.</w:t>
                  </w:r>
                </w:p>
                <w:p w:rsidR="00000000" w:rsidDel="00000000" w:rsidP="00000000" w:rsidRDefault="00000000" w:rsidRPr="00000000" w14:paraId="00001116">
                  <w:pPr>
                    <w:numPr>
                      <w:ilvl w:val="1"/>
                      <w:numId w:val="562"/>
                    </w:numPr>
                    <w:spacing w:after="0" w:afterAutospacing="0" w:before="240" w:lineRule="auto"/>
                    <w:ind w:left="1440" w:hanging="360"/>
                  </w:pPr>
                  <w:r w:rsidDel="00000000" w:rsidR="00000000" w:rsidRPr="00000000">
                    <w:rPr>
                      <w:i w:val="1"/>
                      <w:iCs w:val="1"/>
                      <w:rtl w:val="0"/>
                    </w:rPr>
                    <w:t xml:space="preserve">Example:</w:t>
                  </w:r>
                  <w:r w:rsidDel="00000000" w:rsidR="00000000" w:rsidRPr="00000000">
                    <w:rPr>
                      <w:rtl w:val="0"/>
                    </w:rPr>
                    <w:t xml:space="preserve"> A young person might be more distressed and less able to respond to upsetting news about a regional weather disaster than an older person.</w:t>
                  </w:r>
                </w:p>
                <w:p w:rsidR="00000000" w:rsidDel="00000000" w:rsidP="00000000" w:rsidRDefault="00000000" w:rsidRPr="00000000" w14:paraId="00001117">
                  <w:pPr>
                    <w:numPr>
                      <w:ilvl w:val="0"/>
                      <w:numId w:val="562"/>
                    </w:numPr>
                    <w:spacing w:after="80" w:lineRule="auto"/>
                    <w:ind w:left="720" w:hanging="360"/>
                    <w:rPr>
                      <w:b w:val="1"/>
                      <w:bCs w:val="1"/>
                    </w:rPr>
                  </w:pPr>
                  <w:r w:rsidDel="00000000" w:rsidR="00000000" w:rsidRPr="00000000">
                    <w:rPr>
                      <w:b w:val="1"/>
                      <w:bCs w:val="1"/>
                      <w:rtl w:val="0"/>
                    </w:rPr>
                    <w:t xml:space="preserve">Intersections between Drivers and Vulnerability or Marginalization (AC)</w:t>
                  </w:r>
                </w:p>
                <w:p w:rsidR="00000000" w:rsidDel="00000000" w:rsidP="00000000" w:rsidRDefault="00000000" w:rsidRPr="00000000" w14:paraId="00001118">
                  <w:pPr>
                    <w:spacing w:after="240" w:before="240" w:lineRule="auto"/>
                    <w:ind w:left="720" w:firstLine="0"/>
                    <w:rPr/>
                  </w:pPr>
                  <w:r w:rsidDel="00000000" w:rsidR="00000000" w:rsidRPr="00000000">
                    <w:rPr>
                      <w:rtl w:val="0"/>
                    </w:rPr>
                    <w:t xml:space="preserve">Individuals with different social positions within society differ in their responses and ability to adapt to environmental and social stressors.</w:t>
                  </w:r>
                </w:p>
                <w:p w:rsidR="00000000" w:rsidDel="00000000" w:rsidP="00000000" w:rsidRDefault="00000000" w:rsidRPr="00000000" w14:paraId="00001119">
                  <w:pPr>
                    <w:numPr>
                      <w:ilvl w:val="1"/>
                      <w:numId w:val="562"/>
                    </w:numPr>
                    <w:spacing w:after="0" w:afterAutospacing="0" w:before="240" w:lineRule="auto"/>
                    <w:ind w:left="1440" w:hanging="360"/>
                  </w:pPr>
                  <w:r w:rsidDel="00000000" w:rsidR="00000000" w:rsidRPr="00000000">
                    <w:rPr>
                      <w:i w:val="1"/>
                      <w:iCs w:val="1"/>
                      <w:rtl w:val="0"/>
                    </w:rPr>
                    <w:t xml:space="preserve">Example:</w:t>
                  </w:r>
                  <w:r w:rsidDel="00000000" w:rsidR="00000000" w:rsidRPr="00000000">
                    <w:rPr>
                      <w:rtl w:val="0"/>
                    </w:rPr>
                    <w:t xml:space="preserve"> An older adult may be more vulnerable to heat stress due to their physiological age.</w:t>
                  </w:r>
                </w:p>
                <w:p w:rsidR="00000000" w:rsidDel="00000000" w:rsidP="00000000" w:rsidRDefault="00000000" w:rsidRPr="00000000" w14:paraId="0000111A">
                  <w:pPr>
                    <w:numPr>
                      <w:ilvl w:val="0"/>
                      <w:numId w:val="562"/>
                    </w:numPr>
                    <w:spacing w:after="80" w:lineRule="auto"/>
                    <w:ind w:left="720" w:hanging="360"/>
                    <w:rPr>
                      <w:b w:val="1"/>
                      <w:bCs w:val="1"/>
                    </w:rPr>
                  </w:pPr>
                  <w:r w:rsidDel="00000000" w:rsidR="00000000" w:rsidRPr="00000000">
                    <w:rPr>
                      <w:b w:val="1"/>
                      <w:bCs w:val="1"/>
                      <w:rtl w:val="0"/>
                    </w:rPr>
                    <w:t xml:space="preserve">Intersections between Lifecourse Factors and Vulnerability or Marginalization (BC)</w:t>
                  </w:r>
                </w:p>
                <w:p w:rsidR="00000000" w:rsidDel="00000000" w:rsidP="00000000" w:rsidRDefault="00000000" w:rsidRPr="00000000" w14:paraId="0000111B">
                  <w:pPr>
                    <w:spacing w:after="240" w:before="240" w:lineRule="auto"/>
                    <w:ind w:left="720" w:firstLine="0"/>
                    <w:rPr/>
                  </w:pPr>
                  <w:r w:rsidDel="00000000" w:rsidR="00000000" w:rsidRPr="00000000">
                    <w:rPr>
                      <w:rtl w:val="0"/>
                    </w:rPr>
                    <w:t xml:space="preserve">Experiences of vulnerability and marginalization can also change across the lifecourse.</w:t>
                  </w:r>
                </w:p>
                <w:p w:rsidR="00000000" w:rsidDel="00000000" w:rsidP="00000000" w:rsidRDefault="00000000" w:rsidRPr="00000000" w14:paraId="0000111C">
                  <w:pPr>
                    <w:numPr>
                      <w:ilvl w:val="1"/>
                      <w:numId w:val="562"/>
                    </w:numPr>
                    <w:spacing w:after="0" w:afterAutospacing="0" w:before="240" w:lineRule="auto"/>
                    <w:ind w:left="1440" w:hanging="360"/>
                  </w:pPr>
                  <w:r w:rsidDel="00000000" w:rsidR="00000000" w:rsidRPr="00000000">
                    <w:rPr>
                      <w:i w:val="1"/>
                      <w:iCs w:val="1"/>
                      <w:rtl w:val="0"/>
                    </w:rPr>
                    <w:t xml:space="preserve">Example:</w:t>
                  </w:r>
                  <w:r w:rsidDel="00000000" w:rsidR="00000000" w:rsidRPr="00000000">
                    <w:rPr>
                      <w:rtl w:val="0"/>
                    </w:rPr>
                    <w:t xml:space="preserve"> Financial precarity might be more distressing to someone in mid-life due to mounting responsibilities of caring for others.</w:t>
                  </w:r>
                </w:p>
                <w:p w:rsidR="00000000" w:rsidDel="00000000" w:rsidP="00000000" w:rsidRDefault="00000000" w:rsidRPr="00000000" w14:paraId="0000111D">
                  <w:pPr>
                    <w:numPr>
                      <w:ilvl w:val="0"/>
                      <w:numId w:val="562"/>
                    </w:numPr>
                    <w:spacing w:after="80" w:lineRule="auto"/>
                    <w:ind w:left="720" w:hanging="360"/>
                    <w:rPr>
                      <w:b w:val="1"/>
                      <w:bCs w:val="1"/>
                    </w:rPr>
                  </w:pPr>
                  <w:r w:rsidDel="00000000" w:rsidR="00000000" w:rsidRPr="00000000">
                    <w:rPr>
                      <w:b w:val="1"/>
                      <w:bCs w:val="1"/>
                      <w:rtl w:val="0"/>
                    </w:rPr>
                    <w:t xml:space="preserve">Intersections of All Three (ABC)</w:t>
                  </w:r>
                </w:p>
                <w:p w:rsidR="00000000" w:rsidDel="00000000" w:rsidP="00000000" w:rsidRDefault="00000000" w:rsidRPr="00000000" w14:paraId="0000111E">
                  <w:pPr>
                    <w:spacing w:after="240" w:before="240" w:lineRule="auto"/>
                    <w:ind w:left="720" w:firstLine="0"/>
                    <w:rPr/>
                  </w:pPr>
                  <w:r w:rsidDel="00000000" w:rsidR="00000000" w:rsidRPr="00000000">
                    <w:rPr>
                      <w:rtl w:val="0"/>
                    </w:rPr>
                    <w:t xml:space="preserve">Experiences of aging, marginalization, and vulnerability may uniquely interact to create different emotional responses to climate change.</w:t>
                  </w:r>
                </w:p>
                <w:p w:rsidR="00000000" w:rsidDel="00000000" w:rsidP="00000000" w:rsidRDefault="00000000" w:rsidRPr="00000000" w14:paraId="0000111F">
                  <w:pPr>
                    <w:numPr>
                      <w:ilvl w:val="1"/>
                      <w:numId w:val="562"/>
                    </w:numPr>
                    <w:spacing w:after="240" w:before="240" w:lineRule="auto"/>
                    <w:ind w:left="1440" w:hanging="360"/>
                  </w:pPr>
                  <w:r w:rsidDel="00000000" w:rsidR="00000000" w:rsidRPr="00000000">
                    <w:rPr>
                      <w:i w:val="1"/>
                      <w:iCs w:val="1"/>
                      <w:rtl w:val="0"/>
                    </w:rPr>
                    <w:t xml:space="preserve">Example:</w:t>
                  </w:r>
                  <w:r w:rsidDel="00000000" w:rsidR="00000000" w:rsidRPr="00000000">
                    <w:rPr>
                      <w:rtl w:val="0"/>
                    </w:rPr>
                    <w:t xml:space="preserve"> An elderly Black woman living in a low-income urban neighborhood may experience heightened feelings of eco-anxiety and despair due to increased heatwaves and pollution in her community, combined with limited access to healthcare and social support systems. This intersection of aging and racial and economic marginalization exacerbates her sense of helplessness and isolation, intensifying her emotional distress compared to younger or more privileged individuals.</w:t>
                  </w:r>
                </w:p>
                <w:p w:rsidR="00000000" w:rsidDel="00000000" w:rsidP="00000000" w:rsidRDefault="00000000" w:rsidRPr="00000000" w14:paraId="00001120">
                  <w:pPr>
                    <w:spacing w:after="240" w:before="240" w:lineRule="auto"/>
                    <w:rPr>
                      <w:color w:val="ffffff"/>
                      <w:u w:val="single"/>
                      <w:shd w:fill="920000" w:val="clear"/>
                    </w:rPr>
                  </w:pPr>
                  <w:r w:rsidDel="00000000" w:rsidR="00000000" w:rsidRPr="00000000">
                    <w:rPr>
                      <w:color w:val="ffffff"/>
                      <w:shd w:fill="920000" w:val="clear"/>
                      <w:rtl w:val="0"/>
                    </w:rPr>
                    <w:t xml:space="preserve">[END CONTENTS OF VENN DIAGRAM]</w:t>
                  </w:r>
                  <w:r w:rsidDel="00000000" w:rsidR="00000000" w:rsidRPr="00000000">
                    <w:rPr>
                      <w:rtl w:val="0"/>
                    </w:rPr>
                  </w:r>
                </w:p>
              </w:tc>
            </w:tr>
          </w:tbl>
          <w:p w:rsidR="00000000" w:rsidDel="00000000" w:rsidP="00000000" w:rsidRDefault="00000000" w:rsidRPr="00000000" w14:paraId="00001121">
            <w:pPr>
              <w:spacing w:after="240" w:before="240" w:lineRule="auto"/>
              <w:rPr>
                <w:u w:val="single"/>
              </w:rPr>
            </w:pPr>
            <w:r w:rsidDel="00000000" w:rsidR="00000000" w:rsidRPr="00000000">
              <w:rPr>
                <w:rtl w:val="0"/>
              </w:rPr>
            </w:r>
          </w:p>
          <w:p w:rsidR="00000000" w:rsidDel="00000000" w:rsidP="00000000" w:rsidRDefault="00000000" w:rsidRPr="00000000" w14:paraId="00001122">
            <w:pPr>
              <w:spacing w:after="240" w:before="240" w:lineRule="auto"/>
              <w:rPr/>
            </w:pPr>
            <w:r w:rsidDel="00000000" w:rsidR="00000000" w:rsidRPr="00000000">
              <w:rPr>
                <w:rtl w:val="0"/>
              </w:rPr>
            </w:r>
          </w:p>
          <w:p w:rsidR="00000000" w:rsidDel="00000000" w:rsidP="00000000" w:rsidRDefault="00000000" w:rsidRPr="00000000" w14:paraId="00001123">
            <w:pPr>
              <w:spacing w:after="240" w:before="240" w:lineRule="auto"/>
              <w:rPr/>
            </w:pPr>
            <w:r w:rsidDel="00000000" w:rsidR="00000000" w:rsidRPr="00000000">
              <w:rPr/>
              <w:drawing>
                <wp:inline distB="114300" distT="114300" distL="114300" distR="114300">
                  <wp:extent cx="3105800" cy="3195638"/>
                  <wp:effectExtent b="0" l="0" r="0" t="0"/>
                  <wp:docPr id="7" name="image8.png"/>
                  <a:graphic>
                    <a:graphicData uri="http://schemas.openxmlformats.org/drawingml/2006/picture">
                      <pic:pic>
                        <pic:nvPicPr>
                          <pic:cNvPr id="0" name="image8.png"/>
                          <pic:cNvPicPr preferRelativeResize="0"/>
                        </pic:nvPicPr>
                        <pic:blipFill>
                          <a:blip r:embed="rId471"/>
                          <a:srcRect b="0" l="0" r="0" t="0"/>
                          <a:stretch>
                            <a:fillRect/>
                          </a:stretch>
                        </pic:blipFill>
                        <pic:spPr>
                          <a:xfrm>
                            <a:off x="0" y="0"/>
                            <a:ext cx="3105800" cy="3195638"/>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1124">
            <w:pPr>
              <w:spacing w:after="240" w:before="240" w:lineRule="auto"/>
              <w:rPr/>
            </w:pPr>
            <w:r w:rsidDel="00000000" w:rsidR="00000000" w:rsidRPr="00000000">
              <w:rPr>
                <w:rtl w:val="0"/>
              </w:rPr>
            </w:r>
          </w:p>
          <w:tbl>
            <w:tblPr>
              <w:tblStyle w:val="Table128"/>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125">
                  <w:pPr>
                    <w:pStyle w:val="Heading2"/>
                    <w:spacing w:before="280" w:lineRule="auto"/>
                    <w:rPr/>
                  </w:pPr>
                  <w:bookmarkStart w:colFirst="0" w:colLast="0" w:name="_t3p702xk09k1" w:id="282"/>
                  <w:bookmarkEnd w:id="282"/>
                  <w:r w:rsidDel="00000000" w:rsidR="00000000" w:rsidRPr="00000000">
                    <w:rPr>
                      <w:rtl w:val="0"/>
                    </w:rPr>
                    <w:t xml:space="preserve">Climate Justice Through an Intersectional Lens</w:t>
                  </w:r>
                </w:p>
                <w:p w:rsidR="00000000" w:rsidDel="00000000" w:rsidP="00000000" w:rsidRDefault="00000000" w:rsidRPr="00000000" w14:paraId="00001126">
                  <w:pPr>
                    <w:spacing w:after="240" w:before="240" w:lineRule="auto"/>
                    <w:rPr/>
                  </w:pPr>
                  <w:r w:rsidDel="00000000" w:rsidR="00000000" w:rsidRPr="00000000">
                    <w:rPr>
                      <w:rtl w:val="0"/>
                    </w:rPr>
                    <w:t xml:space="preserve">Addressing climate emotions effectively requires an intersectional approach that integrates mental health, resource access, and cultural inclusion. This perspective ensures that solutions are equitable and inclusive, recognizing the diverse experiences of those most affected by climate change.</w:t>
                  </w:r>
                </w:p>
                <w:p w:rsidR="00000000" w:rsidDel="00000000" w:rsidP="00000000" w:rsidRDefault="00000000" w:rsidRPr="00000000" w14:paraId="00001127">
                  <w:pPr>
                    <w:spacing w:after="240" w:before="240" w:lineRule="auto"/>
                    <w:rPr>
                      <w:u w:val="single"/>
                    </w:rPr>
                  </w:pPr>
                  <w:r w:rsidDel="00000000" w:rsidR="00000000" w:rsidRPr="00000000">
                    <w:rPr>
                      <w:u w:val="single"/>
                      <w:rtl w:val="0"/>
                    </w:rPr>
                    <w:t xml:space="preserve">Below are some examples of how intersectionality informs responses to climate emotions:</w:t>
                  </w:r>
                </w:p>
                <w:p w:rsidR="00000000" w:rsidDel="00000000" w:rsidP="00000000" w:rsidRDefault="00000000" w:rsidRPr="00000000" w14:paraId="00001128">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129">
                  <w:pPr>
                    <w:numPr>
                      <w:ilvl w:val="0"/>
                      <w:numId w:val="521"/>
                    </w:numPr>
                    <w:spacing w:after="240" w:before="240" w:lineRule="auto"/>
                    <w:ind w:left="720" w:hanging="360"/>
                    <w:rPr>
                      <w:b w:val="1"/>
                      <w:bCs w:val="1"/>
                    </w:rPr>
                  </w:pPr>
                  <w:r w:rsidDel="00000000" w:rsidR="00000000" w:rsidRPr="00000000">
                    <w:rPr>
                      <w:b w:val="1"/>
                      <w:bCs w:val="1"/>
                      <w:rtl w:val="0"/>
                    </w:rPr>
                    <w:t xml:space="preserve">Addressing Emotional and Physical Impacts Simultaneously</w:t>
                  </w:r>
                </w:p>
                <w:p w:rsidR="00000000" w:rsidDel="00000000" w:rsidP="00000000" w:rsidRDefault="00000000" w:rsidRPr="00000000" w14:paraId="0000112A">
                  <w:pPr>
                    <w:spacing w:after="240" w:before="240" w:lineRule="auto"/>
                    <w:ind w:left="720" w:firstLine="0"/>
                    <w:rPr/>
                  </w:pPr>
                  <w:r w:rsidDel="00000000" w:rsidR="00000000" w:rsidRPr="00000000">
                    <w:rPr>
                      <w:rtl w:val="0"/>
                    </w:rPr>
                    <w:t xml:space="preserve">Intersectional climate justice integrates mental health support with efforts to provide equitable access to resources and cultural inclusion.</w:t>
                  </w:r>
                </w:p>
                <w:p w:rsidR="00000000" w:rsidDel="00000000" w:rsidP="00000000" w:rsidRDefault="00000000" w:rsidRPr="00000000" w14:paraId="0000112B">
                  <w:pPr>
                    <w:numPr>
                      <w:ilvl w:val="1"/>
                      <w:numId w:val="521"/>
                    </w:numPr>
                    <w:spacing w:after="0" w:afterAutospacing="0" w:before="240" w:lineRule="auto"/>
                    <w:ind w:left="144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112C">
                  <w:pPr>
                    <w:numPr>
                      <w:ilvl w:val="2"/>
                      <w:numId w:val="521"/>
                    </w:numPr>
                    <w:spacing w:after="0" w:afterAutospacing="0" w:before="0" w:beforeAutospacing="0" w:lineRule="auto"/>
                    <w:ind w:left="2160" w:hanging="360"/>
                  </w:pPr>
                  <w:r w:rsidDel="00000000" w:rsidR="00000000" w:rsidRPr="00000000">
                    <w:rPr>
                      <w:b w:val="1"/>
                      <w:bCs w:val="1"/>
                      <w:rtl w:val="0"/>
                    </w:rPr>
                    <w:t xml:space="preserve">Trauma-Informed Mental Health Care</w:t>
                  </w:r>
                  <w:r w:rsidDel="00000000" w:rsidR="00000000" w:rsidRPr="00000000">
                    <w:rPr>
                      <w:rtl w:val="0"/>
                    </w:rPr>
                    <w:t xml:space="preserve">: Tailored to the cultural and historical</w:t>
                  </w:r>
                  <w:commentRangeStart w:id="234"/>
                  <w:r w:rsidDel="00000000" w:rsidR="00000000" w:rsidRPr="00000000">
                    <w:rPr>
                      <w:rtl w:val="0"/>
                    </w:rPr>
                    <w:t xml:space="preserve"> </w:t>
                  </w:r>
                  <w:commentRangeEnd w:id="234"/>
                  <w:r w:rsidDel="00000000" w:rsidR="00000000" w:rsidRPr="00000000">
                    <w:commentReference w:id="234"/>
                  </w:r>
                  <w:r w:rsidDel="00000000" w:rsidR="00000000" w:rsidRPr="00000000">
                    <w:rPr>
                      <w:rtl w:val="0"/>
                    </w:rPr>
                    <w:t xml:space="preserve">contexts of </w:t>
                  </w:r>
                  <w:r w:rsidDel="00000000" w:rsidR="00000000" w:rsidRPr="00000000">
                    <w:rPr>
                      <w:rtl w:val="0"/>
                    </w:rPr>
                    <w:t xml:space="preserve">marginalized</w:t>
                  </w:r>
                  <w:r w:rsidDel="00000000" w:rsidR="00000000" w:rsidRPr="00000000">
                    <w:rPr>
                      <w:rtl w:val="0"/>
                    </w:rPr>
                    <w:t xml:space="preserve"> communities, ensuring that emotional support is both relevant and respectful.</w:t>
                  </w:r>
                </w:p>
                <w:p w:rsidR="00000000" w:rsidDel="00000000" w:rsidP="00000000" w:rsidRDefault="00000000" w:rsidRPr="00000000" w14:paraId="0000112D">
                  <w:pPr>
                    <w:numPr>
                      <w:ilvl w:val="2"/>
                      <w:numId w:val="521"/>
                    </w:numPr>
                    <w:spacing w:after="0" w:afterAutospacing="0" w:before="0" w:beforeAutospacing="0" w:lineRule="auto"/>
                    <w:ind w:left="2160" w:hanging="360"/>
                  </w:pPr>
                  <w:r w:rsidDel="00000000" w:rsidR="00000000" w:rsidRPr="00000000">
                    <w:rPr>
                      <w:b w:val="1"/>
                      <w:bCs w:val="1"/>
                      <w:rtl w:val="0"/>
                    </w:rPr>
                    <w:t xml:space="preserve">Funding Green Infrastructure Projects</w:t>
                  </w:r>
                  <w:r w:rsidDel="00000000" w:rsidR="00000000" w:rsidRPr="00000000">
                    <w:rPr>
                      <w:rtl w:val="0"/>
                    </w:rPr>
                    <w:t xml:space="preserve">: Prioritizing underserved neighborhoods</w:t>
                  </w:r>
                  <w:ins w:author="Claire Perry" w:id="348" w:date="2026-02-11T02:18:02Z">
                    <w:r w:rsidDel="00000000" w:rsidR="00000000" w:rsidRPr="00000000">
                      <w:rPr>
                        <w:rtl w:val="0"/>
                      </w:rPr>
                      <w:t xml:space="preserve"> when addressing</w:t>
                    </w:r>
                  </w:ins>
                  <w:r w:rsidDel="00000000" w:rsidR="00000000" w:rsidRPr="00000000">
                    <w:rPr>
                      <w:rtl w:val="0"/>
                    </w:rPr>
                    <w:t xml:space="preserve"> </w:t>
                  </w:r>
                  <w:del w:author="Claire Perry" w:id="349" w:date="2026-02-11T02:17:59Z">
                    <w:r w:rsidDel="00000000" w:rsidR="00000000" w:rsidRPr="00000000">
                      <w:rPr>
                        <w:rtl w:val="0"/>
                      </w:rPr>
                      <w:delText xml:space="preserve">to address </w:delText>
                    </w:r>
                  </w:del>
                  <w:r w:rsidDel="00000000" w:rsidR="00000000" w:rsidRPr="00000000">
                    <w:rPr>
                      <w:rtl w:val="0"/>
                    </w:rPr>
                    <w:t xml:space="preserve">environmental hazards while creating spaces for community healing and resilience</w:t>
                    <w:br w:type="textWrapping"/>
                  </w:r>
                </w:p>
                <w:p w:rsidR="00000000" w:rsidDel="00000000" w:rsidP="00000000" w:rsidRDefault="00000000" w:rsidRPr="00000000" w14:paraId="0000112E">
                  <w:pPr>
                    <w:numPr>
                      <w:ilvl w:val="0"/>
                      <w:numId w:val="521"/>
                    </w:numPr>
                    <w:spacing w:after="240" w:before="0" w:beforeAutospacing="0" w:lineRule="auto"/>
                    <w:ind w:left="720" w:hanging="360"/>
                    <w:rPr>
                      <w:b w:val="1"/>
                      <w:bCs w:val="1"/>
                    </w:rPr>
                  </w:pPr>
                  <w:r w:rsidDel="00000000" w:rsidR="00000000" w:rsidRPr="00000000">
                    <w:rPr>
                      <w:b w:val="1"/>
                      <w:bCs w:val="1"/>
                      <w:rtl w:val="0"/>
                    </w:rPr>
                    <w:t xml:space="preserve">Centering </w:t>
                  </w:r>
                  <w:r w:rsidDel="00000000" w:rsidR="00000000" w:rsidRPr="00000000">
                    <w:rPr>
                      <w:b w:val="1"/>
                      <w:bCs w:val="1"/>
                      <w:rtl w:val="0"/>
                    </w:rPr>
                    <w:t xml:space="preserve">Marginalized </w:t>
                  </w:r>
                  <w:r w:rsidDel="00000000" w:rsidR="00000000" w:rsidRPr="00000000">
                    <w:rPr>
                      <w:b w:val="1"/>
                      <w:bCs w:val="1"/>
                      <w:rtl w:val="0"/>
                    </w:rPr>
                    <w:t xml:space="preserve">Voices</w:t>
                  </w:r>
                </w:p>
                <w:p w:rsidR="00000000" w:rsidDel="00000000" w:rsidP="00000000" w:rsidRDefault="00000000" w:rsidRPr="00000000" w14:paraId="0000112F">
                  <w:pPr>
                    <w:spacing w:after="240" w:before="240" w:lineRule="auto"/>
                    <w:ind w:left="720" w:firstLine="0"/>
                    <w:rPr/>
                  </w:pPr>
                  <w:r w:rsidDel="00000000" w:rsidR="00000000" w:rsidRPr="00000000">
                    <w:rPr>
                      <w:rtl w:val="0"/>
                    </w:rPr>
                    <w:t xml:space="preserve">Effective climate solutions must be co-designed with those most affected, ensuring that their perspectives and needs are central to decision-making processes.</w:t>
                  </w:r>
                </w:p>
                <w:p w:rsidR="00000000" w:rsidDel="00000000" w:rsidP="00000000" w:rsidRDefault="00000000" w:rsidRPr="00000000" w14:paraId="00001130">
                  <w:pPr>
                    <w:numPr>
                      <w:ilvl w:val="1"/>
                      <w:numId w:val="521"/>
                    </w:numPr>
                    <w:spacing w:after="0" w:afterAutospacing="0" w:before="240" w:lineRule="auto"/>
                    <w:ind w:left="144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1131">
                  <w:pPr>
                    <w:numPr>
                      <w:ilvl w:val="2"/>
                      <w:numId w:val="521"/>
                    </w:numPr>
                    <w:spacing w:after="0" w:afterAutospacing="0" w:before="0" w:beforeAutospacing="0" w:lineRule="auto"/>
                    <w:ind w:left="2160" w:hanging="360"/>
                  </w:pPr>
                  <w:r w:rsidDel="00000000" w:rsidR="00000000" w:rsidRPr="00000000">
                    <w:rPr>
                      <w:b w:val="1"/>
                      <w:bCs w:val="1"/>
                      <w:rtl w:val="0"/>
                    </w:rPr>
                    <w:t xml:space="preserve">Indigenous-Led Land Stewardship Programs</w:t>
                  </w:r>
                  <w:r w:rsidDel="00000000" w:rsidR="00000000" w:rsidRPr="00000000">
                    <w:rPr>
                      <w:rtl w:val="0"/>
                    </w:rPr>
                    <w:t xml:space="preserve">: Integrate traditional ecological knowledge and sustainable practices, empowering Indigenous communities to lead climate adaptation efforts.</w:t>
                  </w:r>
                </w:p>
                <w:p w:rsidR="00000000" w:rsidDel="00000000" w:rsidP="00000000" w:rsidRDefault="00000000" w:rsidRPr="00000000" w14:paraId="00001132">
                  <w:pPr>
                    <w:numPr>
                      <w:ilvl w:val="2"/>
                      <w:numId w:val="521"/>
                    </w:numPr>
                    <w:spacing w:after="0" w:afterAutospacing="0" w:before="0" w:beforeAutospacing="0" w:lineRule="auto"/>
                    <w:ind w:left="2160" w:hanging="360"/>
                  </w:pPr>
                  <w:r w:rsidDel="00000000" w:rsidR="00000000" w:rsidRPr="00000000">
                    <w:rPr>
                      <w:b w:val="1"/>
                      <w:bCs w:val="1"/>
                      <w:rtl w:val="0"/>
                    </w:rPr>
                    <w:t xml:space="preserve">Policies Amplifying Disabled Activists</w:t>
                  </w:r>
                  <w:r w:rsidDel="00000000" w:rsidR="00000000" w:rsidRPr="00000000">
                    <w:rPr>
                      <w:rtl w:val="0"/>
                    </w:rPr>
                    <w:t xml:space="preserve">: Ensuring that disabled individuals have a voice</w:t>
                  </w:r>
                  <w:ins w:author="Claire Perry" w:id="350" w:date="2026-02-11T02:19:46Z">
                    <w:r w:rsidDel="00000000" w:rsidR="00000000" w:rsidRPr="00000000">
                      <w:rPr>
                        <w:rtl w:val="0"/>
                      </w:rPr>
                      <w:t xml:space="preserve"> that is prioritized</w:t>
                    </w:r>
                  </w:ins>
                  <w:r w:rsidDel="00000000" w:rsidR="00000000" w:rsidRPr="00000000">
                    <w:rPr>
                      <w:rtl w:val="0"/>
                    </w:rPr>
                    <w:t xml:space="preserve"> in disaster preparedness planning and climate resilience strategies.</w:t>
                    <w:br w:type="textWrapping"/>
                  </w:r>
                  <w:r w:rsidDel="00000000" w:rsidR="00000000" w:rsidRPr="00000000">
                    <w:rPr>
                      <w:rtl w:val="0"/>
                    </w:rPr>
                  </w:r>
                </w:p>
                <w:p w:rsidR="00000000" w:rsidDel="00000000" w:rsidP="00000000" w:rsidRDefault="00000000" w:rsidRPr="00000000" w14:paraId="00001133">
                  <w:pPr>
                    <w:numPr>
                      <w:ilvl w:val="0"/>
                      <w:numId w:val="521"/>
                    </w:numPr>
                    <w:spacing w:after="240" w:before="0" w:beforeAutospacing="0" w:lineRule="auto"/>
                    <w:ind w:left="720" w:hanging="360"/>
                    <w:rPr>
                      <w:b w:val="1"/>
                      <w:bCs w:val="1"/>
                    </w:rPr>
                  </w:pPr>
                  <w:r w:rsidDel="00000000" w:rsidR="00000000" w:rsidRPr="00000000">
                    <w:rPr>
                      <w:b w:val="1"/>
                      <w:bCs w:val="1"/>
                      <w:rtl w:val="0"/>
                    </w:rPr>
                    <w:t xml:space="preserve">Intersectional Advocacy</w:t>
                  </w:r>
                </w:p>
                <w:p w:rsidR="00000000" w:rsidDel="00000000" w:rsidP="00000000" w:rsidRDefault="00000000" w:rsidRPr="00000000" w14:paraId="00001134">
                  <w:pPr>
                    <w:spacing w:after="240" w:before="240" w:lineRule="auto"/>
                    <w:ind w:left="720" w:firstLine="0"/>
                    <w:rPr/>
                  </w:pPr>
                  <w:r w:rsidDel="00000000" w:rsidR="00000000" w:rsidRPr="00000000">
                    <w:rPr>
                      <w:rtl w:val="0"/>
                    </w:rPr>
                    <w:t xml:space="preserve">Grassroots movements exemplify intersectional approaches by amplifying the voices of youth, people of color, and other</w:t>
                  </w:r>
                  <w:r w:rsidDel="00000000" w:rsidR="00000000" w:rsidRPr="00000000">
                    <w:rPr>
                      <w:rtl w:val="0"/>
                    </w:rPr>
                    <w:t xml:space="preserve"> marginalized</w:t>
                  </w:r>
                  <w:r w:rsidDel="00000000" w:rsidR="00000000" w:rsidRPr="00000000">
                    <w:rPr>
                      <w:rtl w:val="0"/>
                    </w:rPr>
                    <w:t xml:space="preserve"> groups, fostering a more inclusive climate advocacy landscape.</w:t>
                  </w:r>
                </w:p>
                <w:p w:rsidR="00000000" w:rsidDel="00000000" w:rsidP="00000000" w:rsidRDefault="00000000" w:rsidRPr="00000000" w14:paraId="00001135">
                  <w:pPr>
                    <w:numPr>
                      <w:ilvl w:val="1"/>
                      <w:numId w:val="521"/>
                    </w:numPr>
                    <w:spacing w:after="0" w:afterAutospacing="0" w:before="240" w:lineRule="auto"/>
                    <w:ind w:left="1440" w:hanging="360"/>
                  </w:pPr>
                  <w:commentRangeStart w:id="235"/>
                  <w:r w:rsidDel="00000000" w:rsidR="00000000" w:rsidRPr="00000000">
                    <w:rPr>
                      <w:b w:val="1"/>
                      <w:bCs w:val="1"/>
                      <w:rtl w:val="0"/>
                    </w:rPr>
                    <w:t xml:space="preserve">Examples</w:t>
                  </w:r>
                  <w:r w:rsidDel="00000000" w:rsidR="00000000" w:rsidRPr="00000000">
                    <w:rPr>
                      <w:rtl w:val="0"/>
                    </w:rPr>
                    <w:t xml:space="preserve">:</w:t>
                  </w:r>
                  <w:commentRangeEnd w:id="235"/>
                  <w:r w:rsidDel="00000000" w:rsidR="00000000" w:rsidRPr="00000000">
                    <w:commentReference w:id="235"/>
                  </w:r>
                  <w:r w:rsidDel="00000000" w:rsidR="00000000" w:rsidRPr="00000000">
                    <w:rPr>
                      <w:rtl w:val="0"/>
                    </w:rPr>
                  </w:r>
                </w:p>
                <w:p w:rsidR="00000000" w:rsidDel="00000000" w:rsidP="00000000" w:rsidRDefault="00000000" w:rsidRPr="00000000" w14:paraId="00001136">
                  <w:pPr>
                    <w:numPr>
                      <w:ilvl w:val="2"/>
                      <w:numId w:val="521"/>
                    </w:numPr>
                    <w:spacing w:after="0" w:afterAutospacing="0" w:before="0" w:beforeAutospacing="0" w:lineRule="auto"/>
                    <w:ind w:left="2160" w:hanging="360"/>
                  </w:pPr>
                  <w:r w:rsidDel="00000000" w:rsidR="00000000" w:rsidRPr="00000000">
                    <w:rPr>
                      <w:b w:val="1"/>
                      <w:bCs w:val="1"/>
                      <w:rtl w:val="0"/>
                    </w:rPr>
                    <w:t xml:space="preserve">Fridays for Future</w:t>
                  </w:r>
                  <w:r w:rsidDel="00000000" w:rsidR="00000000" w:rsidRPr="00000000">
                    <w:rPr>
                      <w:rtl w:val="0"/>
                    </w:rPr>
                    <w:t xml:space="preserve">: Incorporates youth voices into global climate discussions, highlighting the intersection of age and climate justice.</w:t>
                  </w:r>
                </w:p>
                <w:p w:rsidR="00000000" w:rsidDel="00000000" w:rsidP="00000000" w:rsidRDefault="00000000" w:rsidRPr="00000000" w14:paraId="00001137">
                  <w:pPr>
                    <w:numPr>
                      <w:ilvl w:val="2"/>
                      <w:numId w:val="521"/>
                    </w:numPr>
                    <w:spacing w:after="0" w:afterAutospacing="0" w:before="0" w:beforeAutospacing="0" w:lineRule="auto"/>
                    <w:ind w:left="2160" w:hanging="360"/>
                    <w:rPr>
                      <w:ins w:author="Naomi Leung" w:id="351" w:date="2026-02-02T22:21:35Z"/>
                    </w:rPr>
                  </w:pPr>
                  <w:r w:rsidDel="00000000" w:rsidR="00000000" w:rsidRPr="00000000">
                    <w:rPr>
                      <w:b w:val="1"/>
                      <w:bCs w:val="1"/>
                      <w:rtl w:val="0"/>
                    </w:rPr>
                    <w:t xml:space="preserve">Indigenous Climate Coalitions</w:t>
                  </w:r>
                  <w:r w:rsidDel="00000000" w:rsidR="00000000" w:rsidRPr="00000000">
                    <w:rPr>
                      <w:rtl w:val="0"/>
                    </w:rPr>
                    <w:t xml:space="preserve">: Unite Indigenous leaders and activists to advocate for environmental protections and sovereignty.</w:t>
                  </w:r>
                  <w:ins w:author="Naomi Leung" w:id="351" w:date="2026-02-02T22:21:35Z">
                    <w:r w:rsidDel="00000000" w:rsidR="00000000" w:rsidRPr="00000000">
                      <w:rPr>
                        <w:rtl w:val="0"/>
                      </w:rPr>
                    </w:r>
                  </w:ins>
                </w:p>
                <w:p w:rsidR="00000000" w:rsidDel="00000000" w:rsidP="00000000" w:rsidRDefault="00000000" w:rsidRPr="00000000" w14:paraId="00001138">
                  <w:pPr>
                    <w:numPr>
                      <w:ilvl w:val="2"/>
                      <w:numId w:val="521"/>
                    </w:numPr>
                    <w:spacing w:after="0" w:afterAutospacing="0" w:before="0" w:beforeAutospacing="0" w:lineRule="auto"/>
                    <w:ind w:left="2160" w:hanging="360"/>
                  </w:pPr>
                  <w:ins w:author="Naomi Leung" w:id="351" w:date="2026-02-02T22:21:35Z">
                    <w:r w:rsidDel="00000000" w:rsidR="00000000" w:rsidRPr="00000000">
                      <w:rPr>
                        <w:rtl w:val="0"/>
                      </w:rPr>
                      <w:t xml:space="preserve">Climate and disability justice advocates: Encourage cross movement solidarities and collective access </w:t>
                    </w:r>
                    <w:r w:rsidDel="00000000" w:rsidR="00000000" w:rsidRPr="00000000">
                      <w:fldChar w:fldCharType="begin"/>
                    </w:r>
                    <w:r w:rsidDel="00000000" w:rsidR="00000000" w:rsidRPr="00000000">
                      <w:instrText xml:space="preserve">HYPERLINK "https://www.disabilitydebrief.org/climate/#resource-guide"</w:instrText>
                    </w:r>
                    <w:r w:rsidDel="00000000" w:rsidR="00000000" w:rsidRPr="00000000">
                      <w:fldChar w:fldCharType="separate"/>
                    </w:r>
                    <w:r w:rsidDel="00000000" w:rsidR="00000000" w:rsidRPr="00000000">
                      <w:rPr>
                        <w:color w:val="1155cc"/>
                        <w:u w:val="single"/>
                        <w:rtl w:val="0"/>
                      </w:rPr>
                      <w:t xml:space="preserve">Climate Change and Disability</w:t>
                    </w:r>
                    <w:r w:rsidDel="00000000" w:rsidR="00000000" w:rsidRPr="00000000">
                      <w:fldChar w:fldCharType="end"/>
                    </w:r>
                    <w:r w:rsidDel="00000000" w:rsidR="00000000" w:rsidRPr="00000000">
                      <w:rPr>
                        <w:rtl w:val="0"/>
                      </w:rPr>
                      <w:t xml:space="preserve"> </w:t>
                    </w:r>
                  </w:ins>
                  <w:r w:rsidDel="00000000" w:rsidR="00000000" w:rsidRPr="00000000">
                    <w:rPr>
                      <w:rtl w:val="0"/>
                    </w:rPr>
                    <w:br w:type="textWrapping"/>
                  </w:r>
                </w:p>
                <w:p w:rsidR="00000000" w:rsidDel="00000000" w:rsidP="00000000" w:rsidRDefault="00000000" w:rsidRPr="00000000" w14:paraId="00001139">
                  <w:pPr>
                    <w:numPr>
                      <w:ilvl w:val="0"/>
                      <w:numId w:val="521"/>
                    </w:numPr>
                    <w:spacing w:after="240" w:before="0" w:beforeAutospacing="0" w:lineRule="auto"/>
                    <w:ind w:left="720" w:hanging="360"/>
                    <w:rPr>
                      <w:b w:val="1"/>
                      <w:bCs w:val="1"/>
                    </w:rPr>
                  </w:pPr>
                  <w:r w:rsidDel="00000000" w:rsidR="00000000" w:rsidRPr="00000000">
                    <w:rPr>
                      <w:b w:val="1"/>
                      <w:bCs w:val="1"/>
                      <w:rtl w:val="0"/>
                    </w:rPr>
                    <w:t xml:space="preserve">Holistic and Culturally Informed Care</w:t>
                  </w:r>
                </w:p>
                <w:p w:rsidR="00000000" w:rsidDel="00000000" w:rsidP="00000000" w:rsidRDefault="00000000" w:rsidRPr="00000000" w14:paraId="0000113A">
                  <w:pPr>
                    <w:spacing w:after="240" w:before="240" w:lineRule="auto"/>
                    <w:ind w:left="720" w:firstLine="0"/>
                    <w:rPr/>
                  </w:pPr>
                  <w:r w:rsidDel="00000000" w:rsidR="00000000" w:rsidRPr="00000000">
                    <w:rPr>
                      <w:rtl w:val="0"/>
                    </w:rPr>
                    <w:t xml:space="preserve">Effective mental health support must account for the lived experiences of </w:t>
                  </w:r>
                  <w:r w:rsidDel="00000000" w:rsidR="00000000" w:rsidRPr="00000000">
                    <w:rPr>
                      <w:rtl w:val="0"/>
                    </w:rPr>
                    <w:t xml:space="preserve">marginalized</w:t>
                  </w:r>
                  <w:r w:rsidDel="00000000" w:rsidR="00000000" w:rsidRPr="00000000">
                    <w:rPr>
                      <w:rtl w:val="0"/>
                    </w:rPr>
                    <w:t xml:space="preserve"> groups, integrating cultural practices and community-based approaches.</w:t>
                  </w:r>
                </w:p>
                <w:p w:rsidR="00000000" w:rsidDel="00000000" w:rsidP="00000000" w:rsidRDefault="00000000" w:rsidRPr="00000000" w14:paraId="0000113B">
                  <w:pPr>
                    <w:numPr>
                      <w:ilvl w:val="1"/>
                      <w:numId w:val="521"/>
                    </w:numPr>
                    <w:spacing w:after="0" w:afterAutospacing="0" w:before="240" w:lineRule="auto"/>
                    <w:ind w:left="144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113C">
                  <w:pPr>
                    <w:numPr>
                      <w:ilvl w:val="2"/>
                      <w:numId w:val="521"/>
                    </w:numPr>
                    <w:spacing w:after="0" w:afterAutospacing="0" w:before="0" w:beforeAutospacing="0" w:lineRule="auto"/>
                    <w:ind w:left="2160" w:hanging="360"/>
                  </w:pPr>
                  <w:r w:rsidDel="00000000" w:rsidR="00000000" w:rsidRPr="00000000">
                    <w:rPr>
                      <w:b w:val="1"/>
                      <w:bCs w:val="1"/>
                      <w:rtl w:val="0"/>
                    </w:rPr>
                    <w:t xml:space="preserve">Community-Based Counseling Programs</w:t>
                  </w:r>
                  <w:r w:rsidDel="00000000" w:rsidR="00000000" w:rsidRPr="00000000">
                    <w:rPr>
                      <w:rtl w:val="0"/>
                    </w:rPr>
                    <w:t xml:space="preserve">: Led by practitioners from similar cultural backgrounds, ensuring that mental health support is culturally relevant and effective.</w:t>
                  </w:r>
                </w:p>
                <w:p w:rsidR="00000000" w:rsidDel="00000000" w:rsidP="00000000" w:rsidRDefault="00000000" w:rsidRPr="00000000" w14:paraId="0000113D">
                  <w:pPr>
                    <w:numPr>
                      <w:ilvl w:val="2"/>
                      <w:numId w:val="521"/>
                    </w:numPr>
                    <w:spacing w:after="0" w:afterAutospacing="0" w:before="0" w:beforeAutospacing="0" w:lineRule="auto"/>
                    <w:ind w:left="2160" w:hanging="360"/>
                  </w:pPr>
                  <w:commentRangeStart w:id="236"/>
                  <w:r w:rsidDel="00000000" w:rsidR="00000000" w:rsidRPr="00000000">
                    <w:rPr>
                      <w:b w:val="1"/>
                      <w:bCs w:val="1"/>
                      <w:rtl w:val="0"/>
                    </w:rPr>
                    <w:t xml:space="preserve">Traditional </w:t>
                  </w:r>
                  <w:commentRangeEnd w:id="236"/>
                  <w:r w:rsidDel="00000000" w:rsidR="00000000" w:rsidRPr="00000000">
                    <w:commentReference w:id="236"/>
                  </w:r>
                  <w:r w:rsidDel="00000000" w:rsidR="00000000" w:rsidRPr="00000000">
                    <w:rPr>
                      <w:b w:val="1"/>
                      <w:bCs w:val="1"/>
                      <w:rtl w:val="0"/>
                    </w:rPr>
                    <w:t xml:space="preserve">Healing Practices</w:t>
                  </w:r>
                  <w:r w:rsidDel="00000000" w:rsidR="00000000" w:rsidRPr="00000000">
                    <w:rPr>
                      <w:rtl w:val="0"/>
                    </w:rPr>
                    <w:t xml:space="preserve">: Incorporating Indigenous and other</w:t>
                  </w:r>
                  <w:ins w:author="Mike Marchand" w:id="352" w:date="2025-12-08T23:40:03Z">
                    <w:r w:rsidDel="00000000" w:rsidR="00000000" w:rsidRPr="00000000">
                      <w:rPr>
                        <w:rtl w:val="0"/>
                      </w:rPr>
                      <w:t xml:space="preserve"> Non-Western</w:t>
                    </w:r>
                  </w:ins>
                  <w:del w:author="Mike Marchand" w:id="352" w:date="2025-12-08T23:40:03Z">
                    <w:r w:rsidDel="00000000" w:rsidR="00000000" w:rsidRPr="00000000">
                      <w:rPr>
                        <w:rtl w:val="0"/>
                      </w:rPr>
                      <w:delText xml:space="preserve"> </w:delText>
                    </w:r>
                  </w:del>
                  <w:ins w:author="Mike Marchand" w:id="352" w:date="2025-12-08T23:40:03Z">
                    <w:del w:author="Mike Marchand" w:id="352" w:date="2025-12-08T23:40:03Z">
                      <w:r w:rsidDel="00000000" w:rsidR="00000000" w:rsidRPr="00000000">
                        <w:rPr>
                          <w:rtl w:val="0"/>
                        </w:rPr>
                        <w:delText xml:space="preserve"> </w:delText>
                      </w:r>
                    </w:del>
                  </w:ins>
                  <w:del w:author="Mike Marchand" w:id="352" w:date="2025-12-08T23:40:03Z">
                    <w:r w:rsidDel="00000000" w:rsidR="00000000" w:rsidRPr="00000000">
                      <w:rPr>
                        <w:rtl w:val="0"/>
                      </w:rPr>
                      <w:delText xml:space="preserve">traditional</w:delText>
                    </w:r>
                  </w:del>
                  <w:r w:rsidDel="00000000" w:rsidR="00000000" w:rsidRPr="00000000">
                    <w:rPr>
                      <w:rtl w:val="0"/>
                    </w:rPr>
                    <w:t xml:space="preserve"> healing methods into trauma recovery efforts, fostering holistic emotional healing.</w:t>
                    <w:br w:type="textWrapping"/>
                  </w:r>
                </w:p>
                <w:p w:rsidR="00000000" w:rsidDel="00000000" w:rsidP="00000000" w:rsidRDefault="00000000" w:rsidRPr="00000000" w14:paraId="0000113E">
                  <w:pPr>
                    <w:numPr>
                      <w:ilvl w:val="0"/>
                      <w:numId w:val="521"/>
                    </w:numPr>
                    <w:spacing w:after="240" w:before="0" w:beforeAutospacing="0" w:lineRule="auto"/>
                    <w:ind w:left="720" w:hanging="360"/>
                  </w:pPr>
                  <w:commentRangeStart w:id="237"/>
                  <w:r w:rsidDel="00000000" w:rsidR="00000000" w:rsidRPr="00000000">
                    <w:rPr>
                      <w:b w:val="1"/>
                      <w:bCs w:val="1"/>
                      <w:rtl w:val="0"/>
                    </w:rPr>
                    <w:t xml:space="preserve">Representation in Climate Policy</w:t>
                  </w:r>
                  <w:commentRangeEnd w:id="237"/>
                  <w:r w:rsidDel="00000000" w:rsidR="00000000" w:rsidRPr="00000000">
                    <w:commentReference w:id="237"/>
                  </w:r>
                  <w:r w:rsidDel="00000000" w:rsidR="00000000" w:rsidRPr="00000000">
                    <w:rPr>
                      <w:rtl w:val="0"/>
                    </w:rPr>
                  </w:r>
                </w:p>
                <w:p w:rsidR="00000000" w:rsidDel="00000000" w:rsidP="00000000" w:rsidRDefault="00000000" w:rsidRPr="00000000" w14:paraId="0000113F">
                  <w:pPr>
                    <w:spacing w:after="240" w:before="240" w:lineRule="auto"/>
                    <w:ind w:left="720" w:firstLine="0"/>
                    <w:rPr/>
                  </w:pPr>
                  <w:r w:rsidDel="00000000" w:rsidR="00000000" w:rsidRPr="00000000">
                    <w:rPr>
                      <w:rtl w:val="0"/>
                    </w:rPr>
                    <w:t xml:space="preserve">Intersectional approaches advocate for the integration of mental health considerations into broader climate policies, ensuring that emotional well-being is addressed alongside physical and environmental needs.</w:t>
                  </w:r>
                </w:p>
                <w:p w:rsidR="00000000" w:rsidDel="00000000" w:rsidP="00000000" w:rsidRDefault="00000000" w:rsidRPr="00000000" w14:paraId="00001140">
                  <w:pPr>
                    <w:numPr>
                      <w:ilvl w:val="1"/>
                      <w:numId w:val="521"/>
                    </w:numPr>
                    <w:spacing w:after="0" w:afterAutospacing="0" w:before="240" w:lineRule="auto"/>
                    <w:ind w:left="144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1141">
                  <w:pPr>
                    <w:numPr>
                      <w:ilvl w:val="2"/>
                      <w:numId w:val="521"/>
                    </w:numPr>
                    <w:spacing w:after="0" w:afterAutospacing="0" w:before="0" w:beforeAutospacing="0" w:lineRule="auto"/>
                    <w:ind w:left="2160" w:hanging="360"/>
                  </w:pPr>
                  <w:r w:rsidDel="00000000" w:rsidR="00000000" w:rsidRPr="00000000">
                    <w:rPr>
                      <w:b w:val="1"/>
                      <w:bCs w:val="1"/>
                      <w:rtl w:val="0"/>
                    </w:rPr>
                    <w:t xml:space="preserve">Policies Funding Mental Health Services</w:t>
                  </w:r>
                  <w:r w:rsidDel="00000000" w:rsidR="00000000" w:rsidRPr="00000000">
                    <w:rPr>
                      <w:rtl w:val="0"/>
                    </w:rPr>
                    <w:t xml:space="preserve">: Allocating resources for mental health support in disaster recovery initiatives.</w:t>
                  </w:r>
                </w:p>
                <w:p w:rsidR="00000000" w:rsidDel="00000000" w:rsidP="00000000" w:rsidRDefault="00000000" w:rsidRPr="00000000" w14:paraId="00001142">
                  <w:pPr>
                    <w:numPr>
                      <w:ilvl w:val="2"/>
                      <w:numId w:val="521"/>
                    </w:numPr>
                    <w:spacing w:after="240" w:before="0" w:beforeAutospacing="0" w:lineRule="auto"/>
                    <w:ind w:left="2160" w:hanging="360"/>
                  </w:pPr>
                  <w:r w:rsidDel="00000000" w:rsidR="00000000" w:rsidRPr="00000000">
                    <w:rPr>
                      <w:b w:val="1"/>
                      <w:bCs w:val="1"/>
                      <w:rtl w:val="0"/>
                    </w:rPr>
                    <w:t xml:space="preserve">Inclusive Mental Health Planning</w:t>
                  </w:r>
                  <w:r w:rsidDel="00000000" w:rsidR="00000000" w:rsidRPr="00000000">
                    <w:rPr>
                      <w:rtl w:val="0"/>
                    </w:rPr>
                    <w:t xml:space="preserve">: Ensuring that </w:t>
                  </w:r>
                  <w:r w:rsidDel="00000000" w:rsidR="00000000" w:rsidRPr="00000000">
                    <w:rPr>
                      <w:rtl w:val="0"/>
                    </w:rPr>
                    <w:t xml:space="preserve">marginalized</w:t>
                  </w:r>
                  <w:r w:rsidDel="00000000" w:rsidR="00000000" w:rsidRPr="00000000">
                    <w:rPr>
                      <w:rtl w:val="0"/>
                    </w:rPr>
                    <w:t xml:space="preserve"> groups are represented in the development of mental health strategies for climate adaptation.</w:t>
                  </w:r>
                </w:p>
              </w:tc>
            </w:tr>
          </w:tbl>
          <w:p w:rsidR="00000000" w:rsidDel="00000000" w:rsidP="00000000" w:rsidRDefault="00000000" w:rsidRPr="00000000" w14:paraId="00001143">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1144">
            <w:pPr>
              <w:widowControl w:val="0"/>
              <w:spacing w:line="240" w:lineRule="auto"/>
              <w:rPr>
                <w:b w:val="1"/>
                <w:bCs w:val="1"/>
              </w:rPr>
            </w:pPr>
            <w:r w:rsidDel="00000000" w:rsidR="00000000" w:rsidRPr="00000000">
              <w:rPr>
                <w:b w:val="1"/>
                <w:bCs w:val="1"/>
                <w:rtl w:val="0"/>
              </w:rPr>
              <w:t xml:space="preserve">Indigenous Perspectives</w:t>
            </w:r>
          </w:p>
        </w:tc>
        <w:tc>
          <w:tcPr>
            <w:shd w:fill="d9d2e9" w:val="clear"/>
          </w:tcPr>
          <w:p w:rsidR="00000000" w:rsidDel="00000000" w:rsidP="00000000" w:rsidRDefault="00000000" w:rsidRPr="00000000" w14:paraId="00001145">
            <w:pPr>
              <w:spacing w:after="240" w:before="240" w:lineRule="auto"/>
              <w:rPr/>
            </w:pPr>
            <w:r w:rsidDel="00000000" w:rsidR="00000000" w:rsidRPr="00000000">
              <w:rPr>
                <w:rtl w:val="0"/>
              </w:rPr>
              <w:t xml:space="preserve">As this module highlights how intersecting identities shape emotional experiences of climate change, Indigenous perspectives offer vital insight into how gender, age, disability, and cultural identity interact within climate distress and response. In many Indigenous communities, these identities are not treated as separate or static; they are understood relationally, shaped by roles, responsibilities, and connection to land and kin. For example, Indigenous women, Two-Spirit people, youth, and Elders each hold specific cultural roles and responsibilities that influence both how they experience climate disruption and how they carry solutions forward. Climate-related emotions in these contexts are often intensified by histories of colonization, structural violence, and ongoing exclusion from climate decision-making.</w:t>
            </w:r>
            <w:commentRangeStart w:id="238"/>
            <w:r w:rsidDel="00000000" w:rsidR="00000000" w:rsidRPr="00000000">
              <w:rPr>
                <w:rtl w:val="0"/>
              </w:rPr>
            </w:r>
          </w:p>
          <w:p w:rsidR="00000000" w:rsidDel="00000000" w:rsidP="00000000" w:rsidRDefault="00000000" w:rsidRPr="00000000" w14:paraId="00001146">
            <w:pPr>
              <w:spacing w:after="240" w:before="240" w:lineRule="auto"/>
              <w:rPr/>
            </w:pPr>
            <w:commentRangeEnd w:id="238"/>
            <w:r w:rsidDel="00000000" w:rsidR="00000000" w:rsidRPr="00000000">
              <w:commentReference w:id="238"/>
            </w:r>
            <w:r w:rsidDel="00000000" w:rsidR="00000000" w:rsidRPr="00000000">
              <w:rPr>
                <w:rtl w:val="0"/>
              </w:rPr>
              <w:t xml:space="preserve">Despite these compounded pressures, Indigenous communities have long drawn strength from layered ways of knowing. Intergenerational teachings, land-based practices, and collective responsibilities provide frameworks for resilience that are responsive to diverse needs and experiences. Rather than flattening identities into single categories, Indigenous approaches to wellness recognize the value in perspective multiplicity and the importance of ensuring all voices are heard, especially those who have been silenced. This aligns with the intersectional lens of the module by affirming that meaningful climate response requires honoring and resourcing people at all intersections, and centering relational strength as the foundation for both healing and action.</w:t>
            </w:r>
          </w:p>
        </w:tc>
      </w:tr>
      <w:tr>
        <w:trPr>
          <w:cantSplit w:val="0"/>
          <w:tblHeader w:val="0"/>
        </w:trPr>
        <w:tc>
          <w:tcPr>
            <w:shd w:fill="b6d7a8" w:val="clear"/>
          </w:tcPr>
          <w:p w:rsidR="00000000" w:rsidDel="00000000" w:rsidP="00000000" w:rsidRDefault="00000000" w:rsidRPr="00000000" w14:paraId="00001147">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1148">
            <w:pPr>
              <w:numPr>
                <w:ilvl w:val="0"/>
                <w:numId w:val="229"/>
              </w:numPr>
              <w:spacing w:after="0" w:afterAutospacing="0" w:before="240" w:lineRule="auto"/>
              <w:ind w:left="720" w:hanging="360"/>
            </w:pPr>
            <w:r w:rsidDel="00000000" w:rsidR="00000000" w:rsidRPr="00000000">
              <w:rPr>
                <w:rtl w:val="0"/>
              </w:rPr>
              <w:t xml:space="preserve">Intersectionality highlights how overlapping systems of oppression shape who bears the greatest burdens of climate change, influencing both physical vulnerability and emotional responses.</w:t>
              <w:br w:type="textWrapping"/>
            </w:r>
          </w:p>
          <w:p w:rsidR="00000000" w:rsidDel="00000000" w:rsidP="00000000" w:rsidRDefault="00000000" w:rsidRPr="00000000" w14:paraId="00001149">
            <w:pPr>
              <w:numPr>
                <w:ilvl w:val="0"/>
                <w:numId w:val="229"/>
              </w:numPr>
              <w:spacing w:after="0" w:afterAutospacing="0" w:before="0" w:beforeAutospacing="0" w:lineRule="auto"/>
              <w:ind w:left="720" w:hanging="360"/>
            </w:pPr>
            <w:r w:rsidDel="00000000" w:rsidR="00000000" w:rsidRPr="00000000">
              <w:rPr>
                <w:rtl w:val="0"/>
              </w:rPr>
              <w:t xml:space="preserve">The intersection of marginalization and vulnerability creates compounded effects, intensifying the emotional and physical challenges faced by disadvantaged groups.</w:t>
              <w:br w:type="textWrapping"/>
            </w:r>
          </w:p>
          <w:p w:rsidR="00000000" w:rsidDel="00000000" w:rsidP="00000000" w:rsidRDefault="00000000" w:rsidRPr="00000000" w14:paraId="0000114A">
            <w:pPr>
              <w:numPr>
                <w:ilvl w:val="0"/>
                <w:numId w:val="229"/>
              </w:numPr>
              <w:spacing w:after="0" w:afterAutospacing="0" w:before="0" w:beforeAutospacing="0" w:lineRule="auto"/>
              <w:ind w:left="720" w:hanging="360"/>
            </w:pPr>
            <w:r w:rsidDel="00000000" w:rsidR="00000000" w:rsidRPr="00000000">
              <w:rPr>
                <w:rtl w:val="0"/>
              </w:rPr>
              <w:t xml:space="preserve">Despite systemic barriers, </w:t>
            </w:r>
            <w:r w:rsidDel="00000000" w:rsidR="00000000" w:rsidRPr="00000000">
              <w:rPr>
                <w:rtl w:val="0"/>
              </w:rPr>
              <w:t xml:space="preserve">marginalized</w:t>
            </w:r>
            <w:r w:rsidDel="00000000" w:rsidR="00000000" w:rsidRPr="00000000">
              <w:rPr>
                <w:rtl w:val="0"/>
              </w:rPr>
              <w:t xml:space="preserve"> communities draw on cultural practices and collective strength to build resilience and respond effectively to climate challenges.</w:t>
              <w:br w:type="textWrapping"/>
            </w:r>
          </w:p>
          <w:p w:rsidR="00000000" w:rsidDel="00000000" w:rsidP="00000000" w:rsidRDefault="00000000" w:rsidRPr="00000000" w14:paraId="0000114B">
            <w:pPr>
              <w:numPr>
                <w:ilvl w:val="0"/>
                <w:numId w:val="229"/>
              </w:numPr>
              <w:spacing w:after="0" w:afterAutospacing="0" w:before="0" w:beforeAutospacing="0" w:lineRule="auto"/>
              <w:ind w:left="720" w:hanging="360"/>
            </w:pPr>
            <w:r w:rsidDel="00000000" w:rsidR="00000000" w:rsidRPr="00000000">
              <w:rPr>
                <w:rtl w:val="0"/>
              </w:rPr>
              <w:t xml:space="preserve">Addressing marginalization and vulnerability through intersectional approaches ensures that climate responses are inclusive, just, and effective, fostering collective resilience and emotional well-being.</w:t>
              <w:br w:type="textWrapping"/>
            </w:r>
          </w:p>
          <w:p w:rsidR="00000000" w:rsidDel="00000000" w:rsidP="00000000" w:rsidRDefault="00000000" w:rsidRPr="00000000" w14:paraId="0000114C">
            <w:pPr>
              <w:numPr>
                <w:ilvl w:val="0"/>
                <w:numId w:val="229"/>
              </w:numPr>
              <w:spacing w:after="240" w:before="0" w:beforeAutospacing="0" w:lineRule="auto"/>
              <w:ind w:left="720" w:hanging="360"/>
            </w:pPr>
            <w:r w:rsidDel="00000000" w:rsidR="00000000" w:rsidRPr="00000000">
              <w:rPr>
                <w:rtl w:val="0"/>
              </w:rPr>
              <w:t xml:space="preserve">Centering </w:t>
            </w:r>
            <w:r w:rsidDel="00000000" w:rsidR="00000000" w:rsidRPr="00000000">
              <w:rPr>
                <w:rtl w:val="0"/>
              </w:rPr>
              <w:t xml:space="preserve">marginalized</w:t>
            </w:r>
            <w:r w:rsidDel="00000000" w:rsidR="00000000" w:rsidRPr="00000000">
              <w:rPr>
                <w:rtl w:val="0"/>
              </w:rPr>
              <w:t xml:space="preserve"> voices in climate policy and advocacy promotes justice and equity, ensuring that solutions are tailored to the diverse needs and experiences of all communities.</w:t>
            </w:r>
          </w:p>
          <w:p w:rsidR="00000000" w:rsidDel="00000000" w:rsidP="00000000" w:rsidRDefault="00000000" w:rsidRPr="00000000" w14:paraId="0000114D">
            <w:pPr>
              <w:spacing w:after="240" w:before="240" w:lineRule="auto"/>
              <w:rPr/>
            </w:pPr>
            <w:r w:rsidDel="00000000" w:rsidR="00000000" w:rsidRPr="00000000">
              <w:rPr>
                <w:rtl w:val="0"/>
              </w:rPr>
              <w:t xml:space="preserve">Understanding intersectionality is essential for developing climate responses that are not only effective but also just and inclusive. By recognizing and addressing the interconnected realities of marginalization and vulnerability, we can support the emotional well-being of all individuals and communities, fostering a more resilient and equitable society in the face of environmental challenges.</w:t>
            </w:r>
          </w:p>
          <w:p w:rsidR="00000000" w:rsidDel="00000000" w:rsidP="00000000" w:rsidRDefault="00000000" w:rsidRPr="00000000" w14:paraId="0000114E">
            <w:pPr>
              <w:widowControl w:val="0"/>
              <w:spacing w:line="240" w:lineRule="auto"/>
              <w:rPr/>
            </w:pPr>
            <w:r w:rsidDel="00000000" w:rsidR="00000000" w:rsidRPr="00000000">
              <w:rPr>
                <w:rtl w:val="0"/>
              </w:rPr>
            </w:r>
          </w:p>
        </w:tc>
      </w:tr>
      <w:tr>
        <w:trPr>
          <w:cantSplit w:val="0"/>
          <w:tblHeader w:val="0"/>
        </w:trPr>
        <w:tc>
          <w:tcPr>
            <w:shd w:fill="a4c2f4" w:val="clear"/>
          </w:tcPr>
          <w:p w:rsidR="00000000" w:rsidDel="00000000" w:rsidP="00000000" w:rsidRDefault="00000000" w:rsidRPr="00000000" w14:paraId="0000114F">
            <w:pPr>
              <w:widowControl w:val="0"/>
              <w:spacing w:line="240" w:lineRule="auto"/>
              <w:rPr/>
            </w:pPr>
            <w:r w:rsidDel="00000000" w:rsidR="00000000" w:rsidRPr="00000000">
              <w:rPr>
                <w:rtl w:val="0"/>
              </w:rPr>
              <w:t xml:space="preserve">Learning Activities</w:t>
            </w:r>
          </w:p>
        </w:tc>
        <w:tc>
          <w:tcPr>
            <w:shd w:fill="c9daf8" w:val="clear"/>
          </w:tcPr>
          <w:p w:rsidR="00000000" w:rsidDel="00000000" w:rsidP="00000000" w:rsidRDefault="00000000" w:rsidRPr="00000000" w14:paraId="00001150">
            <w:pPr>
              <w:spacing w:after="240" w:before="240" w:lineRule="auto"/>
              <w:rPr/>
            </w:pPr>
            <w:r w:rsidDel="00000000" w:rsidR="00000000" w:rsidRPr="00000000">
              <w:rPr>
                <w:rtl w:val="0"/>
              </w:rPr>
              <w:t xml:space="preserve">Below are active learning activities that you can use to enhance your learning experience for the content presented in this module. One version is designed to be done on your own and the other is designed to be done with others.</w:t>
            </w:r>
          </w:p>
          <w:p w:rsidR="00000000" w:rsidDel="00000000" w:rsidP="00000000" w:rsidRDefault="00000000" w:rsidRPr="00000000" w14:paraId="00001151">
            <w:pPr>
              <w:pStyle w:val="Heading2"/>
              <w:spacing w:after="240" w:before="240" w:lineRule="auto"/>
              <w:rPr/>
            </w:pPr>
            <w:bookmarkStart w:colFirst="0" w:colLast="0" w:name="_3l9sx43l7lpe" w:id="283"/>
            <w:bookmarkEnd w:id="283"/>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1152">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Learners will analyze how intersecting identities and systemic factors shape climate emotions, using real-world examples to develop an understanding of diverse emotional responses to climate change.</w:t>
            </w:r>
          </w:p>
          <w:p w:rsidR="00000000" w:rsidDel="00000000" w:rsidP="00000000" w:rsidRDefault="00000000" w:rsidRPr="00000000" w14:paraId="00001153">
            <w:pPr>
              <w:spacing w:after="240" w:before="240" w:lineRule="auto"/>
              <w:rPr>
                <w:u w:val="single"/>
              </w:rPr>
            </w:pPr>
            <w:r w:rsidDel="00000000" w:rsidR="00000000" w:rsidRPr="00000000">
              <w:rPr>
                <w:b w:val="1"/>
                <w:bCs w:val="1"/>
                <w:u w:val="single"/>
                <w:rtl w:val="0"/>
              </w:rPr>
              <w:t xml:space="preserve">Instructions</w:t>
            </w:r>
            <w:r w:rsidDel="00000000" w:rsidR="00000000" w:rsidRPr="00000000">
              <w:rPr>
                <w:u w:val="single"/>
                <w:rtl w:val="0"/>
              </w:rPr>
              <w:t xml:space="preserve">:</w:t>
            </w:r>
          </w:p>
          <w:p w:rsidR="00000000" w:rsidDel="00000000" w:rsidP="00000000" w:rsidRDefault="00000000" w:rsidRPr="00000000" w14:paraId="00001154">
            <w:pPr>
              <w:numPr>
                <w:ilvl w:val="0"/>
                <w:numId w:val="530"/>
              </w:numPr>
              <w:spacing w:after="0" w:afterAutospacing="0" w:before="240" w:lineRule="auto"/>
              <w:ind w:left="720" w:hanging="360"/>
            </w:pPr>
            <w:r w:rsidDel="00000000" w:rsidR="00000000" w:rsidRPr="00000000">
              <w:rPr>
                <w:rtl w:val="0"/>
              </w:rPr>
              <w:t xml:space="preserve">Choose a Climate Scenario and Focus Group:</w:t>
            </w:r>
          </w:p>
          <w:p w:rsidR="00000000" w:rsidDel="00000000" w:rsidP="00000000" w:rsidRDefault="00000000" w:rsidRPr="00000000" w14:paraId="00001155">
            <w:pPr>
              <w:numPr>
                <w:ilvl w:val="1"/>
                <w:numId w:val="530"/>
              </w:numPr>
              <w:spacing w:after="0" w:afterAutospacing="0" w:before="0" w:beforeAutospacing="0" w:lineRule="auto"/>
              <w:ind w:left="1440" w:hanging="360"/>
            </w:pPr>
            <w:r w:rsidDel="00000000" w:rsidR="00000000" w:rsidRPr="00000000">
              <w:rPr>
                <w:rtl w:val="0"/>
              </w:rPr>
              <w:t xml:space="preserve">Select a climate-related scenario (e.g., rising sea levels, urban heatwaves, deforestation).</w:t>
            </w:r>
          </w:p>
          <w:p w:rsidR="00000000" w:rsidDel="00000000" w:rsidP="00000000" w:rsidRDefault="00000000" w:rsidRPr="00000000" w14:paraId="00001156">
            <w:pPr>
              <w:numPr>
                <w:ilvl w:val="1"/>
                <w:numId w:val="530"/>
              </w:numPr>
              <w:spacing w:after="0" w:afterAutospacing="0" w:before="0" w:beforeAutospacing="0" w:lineRule="auto"/>
              <w:ind w:left="1440" w:hanging="360"/>
            </w:pPr>
            <w:r w:rsidDel="00000000" w:rsidR="00000000" w:rsidRPr="00000000">
              <w:rPr>
                <w:rtl w:val="0"/>
              </w:rPr>
              <w:t xml:space="preserve">Identify a group impacted by this scenario that involves overlapping identities (e.g., Indigenous women, disabled urban residents, LGBTQ+ rural farmers).</w:t>
            </w:r>
          </w:p>
          <w:p w:rsidR="00000000" w:rsidDel="00000000" w:rsidP="00000000" w:rsidRDefault="00000000" w:rsidRPr="00000000" w14:paraId="00001157">
            <w:pPr>
              <w:numPr>
                <w:ilvl w:val="0"/>
                <w:numId w:val="530"/>
              </w:numPr>
              <w:spacing w:after="0" w:afterAutospacing="0" w:before="0" w:beforeAutospacing="0" w:lineRule="auto"/>
              <w:ind w:left="720" w:hanging="360"/>
            </w:pPr>
            <w:r w:rsidDel="00000000" w:rsidR="00000000" w:rsidRPr="00000000">
              <w:rPr>
                <w:rtl w:val="0"/>
              </w:rPr>
              <w:t xml:space="preserve">Analyze the Intersectionality of the Group’s Experience:</w:t>
            </w:r>
          </w:p>
          <w:p w:rsidR="00000000" w:rsidDel="00000000" w:rsidP="00000000" w:rsidRDefault="00000000" w:rsidRPr="00000000" w14:paraId="00001158">
            <w:pPr>
              <w:numPr>
                <w:ilvl w:val="1"/>
                <w:numId w:val="530"/>
              </w:numPr>
              <w:spacing w:after="0" w:afterAutospacing="0" w:before="0" w:beforeAutospacing="0" w:lineRule="auto"/>
              <w:ind w:left="1440" w:hanging="360"/>
            </w:pPr>
            <w:r w:rsidDel="00000000" w:rsidR="00000000" w:rsidRPr="00000000">
              <w:rPr>
                <w:rtl w:val="0"/>
              </w:rPr>
              <w:t xml:space="preserve">Reflect on the factors that contribute to the group’s vulnerability in this scenario:</w:t>
            </w:r>
          </w:p>
          <w:p w:rsidR="00000000" w:rsidDel="00000000" w:rsidP="00000000" w:rsidRDefault="00000000" w:rsidRPr="00000000" w14:paraId="00001159">
            <w:pPr>
              <w:numPr>
                <w:ilvl w:val="2"/>
                <w:numId w:val="530"/>
              </w:numPr>
              <w:spacing w:after="0" w:afterAutospacing="0" w:before="0" w:beforeAutospacing="0" w:lineRule="auto"/>
              <w:ind w:left="2160" w:hanging="360"/>
            </w:pPr>
            <w:r w:rsidDel="00000000" w:rsidR="00000000" w:rsidRPr="00000000">
              <w:rPr>
                <w:rtl w:val="0"/>
              </w:rPr>
              <w:t xml:space="preserve">Environmental drivers (e.g., location, exposure).</w:t>
            </w:r>
          </w:p>
          <w:p w:rsidR="00000000" w:rsidDel="00000000" w:rsidP="00000000" w:rsidRDefault="00000000" w:rsidRPr="00000000" w14:paraId="0000115A">
            <w:pPr>
              <w:numPr>
                <w:ilvl w:val="2"/>
                <w:numId w:val="530"/>
              </w:numPr>
              <w:spacing w:after="0" w:afterAutospacing="0" w:before="0" w:beforeAutospacing="0" w:lineRule="auto"/>
              <w:ind w:left="2160" w:hanging="360"/>
            </w:pPr>
            <w:r w:rsidDel="00000000" w:rsidR="00000000" w:rsidRPr="00000000">
              <w:rPr>
                <w:rtl w:val="0"/>
              </w:rPr>
              <w:t xml:space="preserve">Social factors (e.g., political or economic marginalization).</w:t>
            </w:r>
          </w:p>
          <w:p w:rsidR="00000000" w:rsidDel="00000000" w:rsidP="00000000" w:rsidRDefault="00000000" w:rsidRPr="00000000" w14:paraId="0000115B">
            <w:pPr>
              <w:numPr>
                <w:ilvl w:val="2"/>
                <w:numId w:val="530"/>
              </w:numPr>
              <w:spacing w:after="0" w:afterAutospacing="0" w:before="0" w:beforeAutospacing="0" w:lineRule="auto"/>
              <w:ind w:left="2160" w:hanging="360"/>
            </w:pPr>
            <w:r w:rsidDel="00000000" w:rsidR="00000000" w:rsidRPr="00000000">
              <w:rPr>
                <w:rtl w:val="0"/>
              </w:rPr>
              <w:t xml:space="preserve">Lifespan and development factors (e.g., children, elders, caregivers).</w:t>
            </w:r>
          </w:p>
          <w:p w:rsidR="00000000" w:rsidDel="00000000" w:rsidP="00000000" w:rsidRDefault="00000000" w:rsidRPr="00000000" w14:paraId="0000115C">
            <w:pPr>
              <w:numPr>
                <w:ilvl w:val="1"/>
                <w:numId w:val="530"/>
              </w:numPr>
              <w:spacing w:after="0" w:afterAutospacing="0" w:before="0" w:beforeAutospacing="0" w:lineRule="auto"/>
              <w:ind w:left="1440" w:hanging="360"/>
            </w:pPr>
            <w:r w:rsidDel="00000000" w:rsidR="00000000" w:rsidRPr="00000000">
              <w:rPr>
                <w:rtl w:val="0"/>
              </w:rPr>
              <w:t xml:space="preserve">Write a short paragraph describing how these intersect to shape the emotional responses of the group (e.g., grief, anger, helplessness, or resilience).</w:t>
            </w:r>
          </w:p>
          <w:p w:rsidR="00000000" w:rsidDel="00000000" w:rsidP="00000000" w:rsidRDefault="00000000" w:rsidRPr="00000000" w14:paraId="0000115D">
            <w:pPr>
              <w:numPr>
                <w:ilvl w:val="0"/>
                <w:numId w:val="530"/>
              </w:numPr>
              <w:spacing w:after="0" w:afterAutospacing="0" w:before="0" w:beforeAutospacing="0" w:lineRule="auto"/>
              <w:ind w:left="720" w:hanging="360"/>
            </w:pPr>
            <w:r w:rsidDel="00000000" w:rsidR="00000000" w:rsidRPr="00000000">
              <w:rPr>
                <w:rtl w:val="0"/>
              </w:rPr>
              <w:t xml:space="preserve">Develop an Intersectional Climate Justice Solution:</w:t>
            </w:r>
          </w:p>
          <w:p w:rsidR="00000000" w:rsidDel="00000000" w:rsidP="00000000" w:rsidRDefault="00000000" w:rsidRPr="00000000" w14:paraId="0000115E">
            <w:pPr>
              <w:numPr>
                <w:ilvl w:val="1"/>
                <w:numId w:val="530"/>
              </w:numPr>
              <w:spacing w:after="0" w:afterAutospacing="0" w:before="0" w:beforeAutospacing="0" w:lineRule="auto"/>
              <w:ind w:left="1440" w:hanging="360"/>
            </w:pPr>
            <w:r w:rsidDel="00000000" w:rsidR="00000000" w:rsidRPr="00000000">
              <w:rPr>
                <w:rtl w:val="0"/>
              </w:rPr>
              <w:t xml:space="preserve">Propose an intervention or solution to address the emotional and physical impacts of climate change for this group.</w:t>
            </w:r>
          </w:p>
          <w:p w:rsidR="00000000" w:rsidDel="00000000" w:rsidP="00000000" w:rsidRDefault="00000000" w:rsidRPr="00000000" w14:paraId="0000115F">
            <w:pPr>
              <w:numPr>
                <w:ilvl w:val="1"/>
                <w:numId w:val="530"/>
              </w:numPr>
              <w:spacing w:after="0" w:afterAutospacing="0" w:before="0" w:beforeAutospacing="0" w:lineRule="auto"/>
              <w:ind w:left="1440" w:hanging="360"/>
            </w:pPr>
            <w:r w:rsidDel="00000000" w:rsidR="00000000" w:rsidRPr="00000000">
              <w:rPr>
                <w:rtl w:val="0"/>
              </w:rPr>
              <w:t xml:space="preserve">Consider how your solution integrates mental health support, resource access, and cultural inclusion.</w:t>
            </w:r>
          </w:p>
          <w:p w:rsidR="00000000" w:rsidDel="00000000" w:rsidP="00000000" w:rsidRDefault="00000000" w:rsidRPr="00000000" w14:paraId="00001160">
            <w:pPr>
              <w:numPr>
                <w:ilvl w:val="1"/>
                <w:numId w:val="530"/>
              </w:numPr>
              <w:spacing w:after="0" w:afterAutospacing="0" w:before="0" w:beforeAutospacing="0" w:lineRule="auto"/>
              <w:ind w:left="1440" w:hanging="360"/>
            </w:pPr>
            <w:r w:rsidDel="00000000" w:rsidR="00000000" w:rsidRPr="00000000">
              <w:rPr>
                <w:rtl w:val="0"/>
              </w:rPr>
              <w:t xml:space="preserve">Write a 200-word proposal outlining your solution and how it addresses intersectionality.</w:t>
            </w:r>
          </w:p>
          <w:p w:rsidR="00000000" w:rsidDel="00000000" w:rsidP="00000000" w:rsidRDefault="00000000" w:rsidRPr="00000000" w14:paraId="00001161">
            <w:pPr>
              <w:numPr>
                <w:ilvl w:val="0"/>
                <w:numId w:val="530"/>
              </w:numPr>
              <w:spacing w:after="0" w:afterAutospacing="0" w:before="0" w:beforeAutospacing="0" w:lineRule="auto"/>
              <w:ind w:left="720" w:hanging="360"/>
            </w:pPr>
            <w:r w:rsidDel="00000000" w:rsidR="00000000" w:rsidRPr="00000000">
              <w:rPr>
                <w:rtl w:val="0"/>
              </w:rPr>
              <w:t xml:space="preserve">Reflect on Your Own Perspective:</w:t>
            </w:r>
          </w:p>
          <w:p w:rsidR="00000000" w:rsidDel="00000000" w:rsidP="00000000" w:rsidRDefault="00000000" w:rsidRPr="00000000" w14:paraId="00001162">
            <w:pPr>
              <w:numPr>
                <w:ilvl w:val="1"/>
                <w:numId w:val="530"/>
              </w:numPr>
              <w:spacing w:after="0" w:afterAutospacing="0" w:before="0" w:beforeAutospacing="0" w:lineRule="auto"/>
              <w:ind w:left="1440" w:hanging="360"/>
            </w:pPr>
            <w:r w:rsidDel="00000000" w:rsidR="00000000" w:rsidRPr="00000000">
              <w:rPr>
                <w:rtl w:val="0"/>
              </w:rPr>
              <w:t xml:space="preserve">Write a brief reflection considering how your own intersecting identities shape your emotional response to climate change.</w:t>
            </w:r>
          </w:p>
          <w:p w:rsidR="00000000" w:rsidDel="00000000" w:rsidP="00000000" w:rsidRDefault="00000000" w:rsidRPr="00000000" w14:paraId="00001163">
            <w:pPr>
              <w:numPr>
                <w:ilvl w:val="1"/>
                <w:numId w:val="530"/>
              </w:numPr>
              <w:spacing w:after="240" w:before="0" w:beforeAutospacing="0" w:lineRule="auto"/>
              <w:ind w:left="1440" w:hanging="360"/>
            </w:pPr>
            <w:r w:rsidDel="00000000" w:rsidR="00000000" w:rsidRPr="00000000">
              <w:rPr>
                <w:rtl w:val="0"/>
              </w:rPr>
              <w:t xml:space="preserve">Ask yourself: How does my perspective influence the solutions I envision?</w:t>
            </w:r>
            <w:ins w:author="Claire Perry" w:id="353" w:date="2026-02-11T02:27:12Z">
              <w:r w:rsidDel="00000000" w:rsidR="00000000" w:rsidRPr="00000000">
                <w:rPr>
                  <w:rtl w:val="0"/>
                </w:rPr>
                <w:t xml:space="preserve"> How can I use my privilege to create more equity in the climate action space? </w:t>
              </w:r>
            </w:ins>
            <w:r w:rsidDel="00000000" w:rsidR="00000000" w:rsidRPr="00000000">
              <w:rPr>
                <w:rtl w:val="0"/>
              </w:rPr>
            </w:r>
          </w:p>
          <w:p w:rsidR="00000000" w:rsidDel="00000000" w:rsidP="00000000" w:rsidRDefault="00000000" w:rsidRPr="00000000" w14:paraId="00001164">
            <w:pPr>
              <w:pStyle w:val="Heading2"/>
              <w:spacing w:after="240" w:before="240" w:lineRule="auto"/>
              <w:rPr/>
            </w:pPr>
            <w:bookmarkStart w:colFirst="0" w:colLast="0" w:name="_m40h1ffzus38" w:id="284"/>
            <w:bookmarkEnd w:id="284"/>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1165">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Groups will collaboratively analyze the intersection of environmental drivers, lifespan factors, and systemic inequalities, applying intersectionality to design inclusive climate responses.</w:t>
            </w:r>
          </w:p>
          <w:p w:rsidR="00000000" w:rsidDel="00000000" w:rsidP="00000000" w:rsidRDefault="00000000" w:rsidRPr="00000000" w14:paraId="00001166">
            <w:pPr>
              <w:spacing w:after="240" w:before="240" w:lineRule="auto"/>
              <w:rPr/>
            </w:pPr>
            <w:r w:rsidDel="00000000" w:rsidR="00000000" w:rsidRPr="00000000">
              <w:rPr>
                <w:b w:val="1"/>
                <w:bCs w:val="1"/>
                <w:rtl w:val="0"/>
              </w:rPr>
              <w:t xml:space="preserve">Preparation Time</w:t>
            </w:r>
            <w:r w:rsidDel="00000000" w:rsidR="00000000" w:rsidRPr="00000000">
              <w:rPr>
                <w:rtl w:val="0"/>
              </w:rPr>
              <w:t xml:space="preserve">: 10-15 minutes for creating a scenario prompt or case study.</w:t>
            </w:r>
          </w:p>
          <w:p w:rsidR="00000000" w:rsidDel="00000000" w:rsidP="00000000" w:rsidRDefault="00000000" w:rsidRPr="00000000" w14:paraId="00001167">
            <w:pPr>
              <w:spacing w:after="240" w:before="240" w:lineRule="auto"/>
              <w:rPr/>
            </w:pPr>
            <w:r w:rsidDel="00000000" w:rsidR="00000000" w:rsidRPr="00000000">
              <w:rPr>
                <w:b w:val="1"/>
                <w:bCs w:val="1"/>
                <w:rtl w:val="0"/>
              </w:rPr>
              <w:t xml:space="preserve">Time Allocation</w:t>
            </w:r>
            <w:r w:rsidDel="00000000" w:rsidR="00000000" w:rsidRPr="00000000">
              <w:rPr>
                <w:rtl w:val="0"/>
              </w:rPr>
              <w:t xml:space="preserve">: 60 minutes.</w:t>
            </w:r>
          </w:p>
          <w:p w:rsidR="00000000" w:rsidDel="00000000" w:rsidP="00000000" w:rsidRDefault="00000000" w:rsidRPr="00000000" w14:paraId="00001168">
            <w:pPr>
              <w:spacing w:after="240" w:before="240" w:lineRule="auto"/>
              <w:rPr>
                <w:b w:val="1"/>
                <w:bCs w:val="1"/>
                <w:u w:val="single"/>
              </w:rPr>
            </w:pPr>
            <w:r w:rsidDel="00000000" w:rsidR="00000000" w:rsidRPr="00000000">
              <w:rPr>
                <w:b w:val="1"/>
                <w:bCs w:val="1"/>
                <w:u w:val="single"/>
                <w:rtl w:val="0"/>
              </w:rPr>
              <w:t xml:space="preserve">Facilitator Instructions:</w:t>
            </w:r>
          </w:p>
          <w:p w:rsidR="00000000" w:rsidDel="00000000" w:rsidP="00000000" w:rsidRDefault="00000000" w:rsidRPr="00000000" w14:paraId="00001169">
            <w:pPr>
              <w:numPr>
                <w:ilvl w:val="0"/>
                <w:numId w:val="240"/>
              </w:numPr>
              <w:spacing w:after="0" w:afterAutospacing="0" w:before="240" w:lineRule="auto"/>
              <w:ind w:left="720" w:hanging="360"/>
            </w:pPr>
            <w:r w:rsidDel="00000000" w:rsidR="00000000" w:rsidRPr="00000000">
              <w:rPr>
                <w:rtl w:val="0"/>
              </w:rPr>
              <w:t xml:space="preserve">Introduction (10 minutes):</w:t>
            </w:r>
          </w:p>
          <w:p w:rsidR="00000000" w:rsidDel="00000000" w:rsidP="00000000" w:rsidRDefault="00000000" w:rsidRPr="00000000" w14:paraId="0000116A">
            <w:pPr>
              <w:numPr>
                <w:ilvl w:val="1"/>
                <w:numId w:val="240"/>
              </w:numPr>
              <w:spacing w:after="0" w:afterAutospacing="0" w:before="0" w:beforeAutospacing="0" w:lineRule="auto"/>
              <w:ind w:left="1440" w:hanging="360"/>
            </w:pPr>
            <w:r w:rsidDel="00000000" w:rsidR="00000000" w:rsidRPr="00000000">
              <w:rPr>
                <w:rtl w:val="0"/>
              </w:rPr>
              <w:t xml:space="preserve">Present a brief overview of intersectionality and its relevance to climate emotions.</w:t>
            </w:r>
          </w:p>
          <w:p w:rsidR="00000000" w:rsidDel="00000000" w:rsidP="00000000" w:rsidRDefault="00000000" w:rsidRPr="00000000" w14:paraId="0000116B">
            <w:pPr>
              <w:numPr>
                <w:ilvl w:val="1"/>
                <w:numId w:val="240"/>
              </w:numPr>
              <w:spacing w:after="0" w:afterAutospacing="0" w:before="0" w:beforeAutospacing="0" w:lineRule="auto"/>
              <w:ind w:left="1440" w:hanging="360"/>
            </w:pPr>
            <w:r w:rsidDel="00000000" w:rsidR="00000000" w:rsidRPr="00000000">
              <w:rPr>
                <w:rtl w:val="0"/>
              </w:rPr>
              <w:t xml:space="preserve">Explain key concepts such as overlapping identities, kyriarchy, and systemic oppression in the context of climate change.</w:t>
            </w:r>
          </w:p>
          <w:p w:rsidR="00000000" w:rsidDel="00000000" w:rsidP="00000000" w:rsidRDefault="00000000" w:rsidRPr="00000000" w14:paraId="0000116C">
            <w:pPr>
              <w:numPr>
                <w:ilvl w:val="0"/>
                <w:numId w:val="240"/>
              </w:numPr>
              <w:spacing w:after="0" w:afterAutospacing="0" w:before="0" w:beforeAutospacing="0" w:lineRule="auto"/>
              <w:ind w:left="720" w:hanging="360"/>
            </w:pPr>
            <w:r w:rsidDel="00000000" w:rsidR="00000000" w:rsidRPr="00000000">
              <w:rPr>
                <w:rtl w:val="0"/>
              </w:rPr>
              <w:t xml:space="preserve">Group Work: Analyze a Case Study (20 minutes):</w:t>
            </w:r>
          </w:p>
          <w:p w:rsidR="00000000" w:rsidDel="00000000" w:rsidP="00000000" w:rsidRDefault="00000000" w:rsidRPr="00000000" w14:paraId="0000116D">
            <w:pPr>
              <w:numPr>
                <w:ilvl w:val="1"/>
                <w:numId w:val="240"/>
              </w:numPr>
              <w:spacing w:after="0" w:afterAutospacing="0" w:before="0" w:beforeAutospacing="0" w:lineRule="auto"/>
              <w:ind w:left="1440" w:hanging="360"/>
            </w:pPr>
            <w:r w:rsidDel="00000000" w:rsidR="00000000" w:rsidRPr="00000000">
              <w:rPr>
                <w:rtl w:val="0"/>
              </w:rPr>
              <w:t xml:space="preserve">Divide learners into small groups. Assign each group a climate scenario (e.g., droughts in farming communities, hurricanes in coastal areas) and a specific focus group (e.g., migrant workers, single mothers, elderly urban residents).</w:t>
            </w:r>
          </w:p>
          <w:p w:rsidR="00000000" w:rsidDel="00000000" w:rsidP="00000000" w:rsidRDefault="00000000" w:rsidRPr="00000000" w14:paraId="0000116E">
            <w:pPr>
              <w:numPr>
                <w:ilvl w:val="1"/>
                <w:numId w:val="240"/>
              </w:numPr>
              <w:spacing w:after="0" w:afterAutospacing="0" w:before="0" w:beforeAutospacing="0" w:lineRule="auto"/>
              <w:ind w:left="1440" w:hanging="360"/>
            </w:pPr>
            <w:r w:rsidDel="00000000" w:rsidR="00000000" w:rsidRPr="00000000">
              <w:rPr>
                <w:rtl w:val="0"/>
              </w:rPr>
              <w:t xml:space="preserve">Provide guiding questions:</w:t>
            </w:r>
          </w:p>
          <w:p w:rsidR="00000000" w:rsidDel="00000000" w:rsidP="00000000" w:rsidRDefault="00000000" w:rsidRPr="00000000" w14:paraId="0000116F">
            <w:pPr>
              <w:numPr>
                <w:ilvl w:val="2"/>
                <w:numId w:val="240"/>
              </w:numPr>
              <w:spacing w:after="0" w:afterAutospacing="0" w:before="0" w:beforeAutospacing="0" w:lineRule="auto"/>
              <w:ind w:left="2160" w:hanging="360"/>
            </w:pPr>
            <w:r w:rsidDel="00000000" w:rsidR="00000000" w:rsidRPr="00000000">
              <w:rPr>
                <w:rtl w:val="0"/>
              </w:rPr>
              <w:t xml:space="preserve">What environmental and social drivers shape the group’s vulnerability?</w:t>
            </w:r>
          </w:p>
          <w:p w:rsidR="00000000" w:rsidDel="00000000" w:rsidP="00000000" w:rsidRDefault="00000000" w:rsidRPr="00000000" w14:paraId="00001170">
            <w:pPr>
              <w:numPr>
                <w:ilvl w:val="2"/>
                <w:numId w:val="240"/>
              </w:numPr>
              <w:spacing w:after="0" w:afterAutospacing="0" w:before="0" w:beforeAutospacing="0" w:lineRule="auto"/>
              <w:ind w:left="2160" w:hanging="360"/>
            </w:pPr>
            <w:r w:rsidDel="00000000" w:rsidR="00000000" w:rsidRPr="00000000">
              <w:rPr>
                <w:rtl w:val="0"/>
              </w:rPr>
              <w:t xml:space="preserve">How do lifespan factors (e.g., caregiving, aging) intersect with systemic barriers?</w:t>
            </w:r>
          </w:p>
          <w:p w:rsidR="00000000" w:rsidDel="00000000" w:rsidP="00000000" w:rsidRDefault="00000000" w:rsidRPr="00000000" w14:paraId="00001171">
            <w:pPr>
              <w:numPr>
                <w:ilvl w:val="2"/>
                <w:numId w:val="240"/>
              </w:numPr>
              <w:spacing w:after="0" w:afterAutospacing="0" w:before="0" w:beforeAutospacing="0" w:lineRule="auto"/>
              <w:ind w:left="2160" w:hanging="360"/>
            </w:pPr>
            <w:r w:rsidDel="00000000" w:rsidR="00000000" w:rsidRPr="00000000">
              <w:rPr>
                <w:rtl w:val="0"/>
              </w:rPr>
              <w:t xml:space="preserve">What emotions might emerge for this group (e.g., grief, anger, resilience)?</w:t>
            </w:r>
          </w:p>
          <w:p w:rsidR="00000000" w:rsidDel="00000000" w:rsidP="00000000" w:rsidRDefault="00000000" w:rsidRPr="00000000" w14:paraId="00001172">
            <w:pPr>
              <w:numPr>
                <w:ilvl w:val="0"/>
                <w:numId w:val="240"/>
              </w:numPr>
              <w:spacing w:after="0" w:afterAutospacing="0" w:before="0" w:beforeAutospacing="0" w:lineRule="auto"/>
              <w:ind w:left="720" w:hanging="360"/>
            </w:pPr>
            <w:r w:rsidDel="00000000" w:rsidR="00000000" w:rsidRPr="00000000">
              <w:rPr>
                <w:rtl w:val="0"/>
              </w:rPr>
              <w:t xml:space="preserve">Design an Intersectional Solution (20 minutes):</w:t>
            </w:r>
          </w:p>
          <w:p w:rsidR="00000000" w:rsidDel="00000000" w:rsidP="00000000" w:rsidRDefault="00000000" w:rsidRPr="00000000" w14:paraId="00001173">
            <w:pPr>
              <w:numPr>
                <w:ilvl w:val="1"/>
                <w:numId w:val="240"/>
              </w:numPr>
              <w:spacing w:after="0" w:afterAutospacing="0" w:before="0" w:beforeAutospacing="0" w:lineRule="auto"/>
              <w:ind w:left="1440" w:hanging="360"/>
            </w:pPr>
            <w:r w:rsidDel="00000000" w:rsidR="00000000" w:rsidRPr="00000000">
              <w:rPr>
                <w:rtl w:val="0"/>
              </w:rPr>
              <w:t xml:space="preserve">Ask each group to create a solution addressing the needs of their assigned group.</w:t>
            </w:r>
          </w:p>
          <w:p w:rsidR="00000000" w:rsidDel="00000000" w:rsidP="00000000" w:rsidRDefault="00000000" w:rsidRPr="00000000" w14:paraId="00001174">
            <w:pPr>
              <w:numPr>
                <w:ilvl w:val="2"/>
                <w:numId w:val="240"/>
              </w:numPr>
              <w:spacing w:after="0" w:afterAutospacing="0" w:before="0" w:beforeAutospacing="0" w:lineRule="auto"/>
              <w:ind w:left="2160" w:hanging="360"/>
            </w:pPr>
            <w:r w:rsidDel="00000000" w:rsidR="00000000" w:rsidRPr="00000000">
              <w:rPr>
                <w:rtl w:val="0"/>
              </w:rPr>
              <w:t xml:space="preserve">Examples: Community cooling centers designed with accessibility in mind, integrating Indigenous knowledge into disaster planning.</w:t>
            </w:r>
          </w:p>
          <w:p w:rsidR="00000000" w:rsidDel="00000000" w:rsidP="00000000" w:rsidRDefault="00000000" w:rsidRPr="00000000" w14:paraId="00001175">
            <w:pPr>
              <w:numPr>
                <w:ilvl w:val="1"/>
                <w:numId w:val="240"/>
              </w:numPr>
              <w:spacing w:after="0" w:afterAutospacing="0" w:before="0" w:beforeAutospacing="0" w:lineRule="auto"/>
              <w:ind w:left="1440" w:hanging="360"/>
            </w:pPr>
            <w:r w:rsidDel="00000000" w:rsidR="00000000" w:rsidRPr="00000000">
              <w:rPr>
                <w:rtl w:val="0"/>
              </w:rPr>
              <w:t xml:space="preserve">Groups should explain how their solution:</w:t>
            </w:r>
          </w:p>
          <w:p w:rsidR="00000000" w:rsidDel="00000000" w:rsidP="00000000" w:rsidRDefault="00000000" w:rsidRPr="00000000" w14:paraId="00001176">
            <w:pPr>
              <w:numPr>
                <w:ilvl w:val="2"/>
                <w:numId w:val="240"/>
              </w:numPr>
              <w:spacing w:after="0" w:afterAutospacing="0" w:before="0" w:beforeAutospacing="0" w:lineRule="auto"/>
              <w:ind w:left="2160" w:hanging="360"/>
            </w:pPr>
            <w:r w:rsidDel="00000000" w:rsidR="00000000" w:rsidRPr="00000000">
              <w:rPr>
                <w:rtl w:val="0"/>
              </w:rPr>
              <w:t xml:space="preserve">Addresses overlapping vulnerabilities.</w:t>
            </w:r>
          </w:p>
          <w:p w:rsidR="00000000" w:rsidDel="00000000" w:rsidP="00000000" w:rsidRDefault="00000000" w:rsidRPr="00000000" w14:paraId="00001177">
            <w:pPr>
              <w:numPr>
                <w:ilvl w:val="2"/>
                <w:numId w:val="240"/>
              </w:numPr>
              <w:spacing w:after="0" w:afterAutospacing="0" w:before="0" w:beforeAutospacing="0" w:lineRule="auto"/>
              <w:ind w:left="2160" w:hanging="360"/>
            </w:pPr>
            <w:r w:rsidDel="00000000" w:rsidR="00000000" w:rsidRPr="00000000">
              <w:rPr>
                <w:rtl w:val="0"/>
              </w:rPr>
              <w:t xml:space="preserve">Validates the emotional experiences of the group.</w:t>
            </w:r>
          </w:p>
          <w:p w:rsidR="00000000" w:rsidDel="00000000" w:rsidP="00000000" w:rsidRDefault="00000000" w:rsidRPr="00000000" w14:paraId="00001178">
            <w:pPr>
              <w:numPr>
                <w:ilvl w:val="2"/>
                <w:numId w:val="240"/>
              </w:numPr>
              <w:spacing w:after="0" w:afterAutospacing="0" w:before="0" w:beforeAutospacing="0" w:lineRule="auto"/>
              <w:ind w:left="2160" w:hanging="360"/>
            </w:pPr>
            <w:r w:rsidDel="00000000" w:rsidR="00000000" w:rsidRPr="00000000">
              <w:rPr>
                <w:rtl w:val="0"/>
              </w:rPr>
              <w:t xml:space="preserve">Promotes inclusion and equity.</w:t>
            </w:r>
          </w:p>
          <w:p w:rsidR="00000000" w:rsidDel="00000000" w:rsidP="00000000" w:rsidRDefault="00000000" w:rsidRPr="00000000" w14:paraId="00001179">
            <w:pPr>
              <w:numPr>
                <w:ilvl w:val="0"/>
                <w:numId w:val="240"/>
              </w:numPr>
              <w:spacing w:after="0" w:afterAutospacing="0" w:before="0" w:beforeAutospacing="0" w:lineRule="auto"/>
              <w:ind w:left="720" w:hanging="360"/>
            </w:pPr>
            <w:r w:rsidDel="00000000" w:rsidR="00000000" w:rsidRPr="00000000">
              <w:rPr>
                <w:rtl w:val="0"/>
              </w:rPr>
              <w:t xml:space="preserve">Share and Discuss (10 minutes):</w:t>
            </w:r>
          </w:p>
          <w:p w:rsidR="00000000" w:rsidDel="00000000" w:rsidP="00000000" w:rsidRDefault="00000000" w:rsidRPr="00000000" w14:paraId="0000117A">
            <w:pPr>
              <w:numPr>
                <w:ilvl w:val="1"/>
                <w:numId w:val="240"/>
              </w:numPr>
              <w:spacing w:after="0" w:afterAutospacing="0" w:before="0" w:beforeAutospacing="0" w:lineRule="auto"/>
              <w:ind w:left="1440" w:hanging="360"/>
            </w:pPr>
            <w:r w:rsidDel="00000000" w:rsidR="00000000" w:rsidRPr="00000000">
              <w:rPr>
                <w:rtl w:val="0"/>
              </w:rPr>
              <w:t xml:space="preserve">Each group presents their analysis and solution.</w:t>
            </w:r>
          </w:p>
          <w:p w:rsidR="00000000" w:rsidDel="00000000" w:rsidP="00000000" w:rsidRDefault="00000000" w:rsidRPr="00000000" w14:paraId="0000117B">
            <w:pPr>
              <w:numPr>
                <w:ilvl w:val="1"/>
                <w:numId w:val="240"/>
              </w:numPr>
              <w:spacing w:after="0" w:afterAutospacing="0" w:before="0" w:beforeAutospacing="0" w:lineRule="auto"/>
              <w:ind w:left="1440" w:hanging="360"/>
            </w:pPr>
            <w:r w:rsidDel="00000000" w:rsidR="00000000" w:rsidRPr="00000000">
              <w:rPr>
                <w:rtl w:val="0"/>
              </w:rPr>
              <w:t xml:space="preserve">Facilitate a discussion with prompts like:</w:t>
            </w:r>
          </w:p>
          <w:p w:rsidR="00000000" w:rsidDel="00000000" w:rsidP="00000000" w:rsidRDefault="00000000" w:rsidRPr="00000000" w14:paraId="0000117C">
            <w:pPr>
              <w:numPr>
                <w:ilvl w:val="2"/>
                <w:numId w:val="240"/>
              </w:numPr>
              <w:spacing w:after="0" w:afterAutospacing="0" w:before="0" w:beforeAutospacing="0" w:lineRule="auto"/>
              <w:ind w:left="2160" w:hanging="360"/>
            </w:pPr>
            <w:r w:rsidDel="00000000" w:rsidR="00000000" w:rsidRPr="00000000">
              <w:rPr>
                <w:rtl w:val="0"/>
              </w:rPr>
              <w:t xml:space="preserve">“How did intersectionality help deepen your understanding of climate emotions?”</w:t>
            </w:r>
          </w:p>
          <w:p w:rsidR="00000000" w:rsidDel="00000000" w:rsidP="00000000" w:rsidRDefault="00000000" w:rsidRPr="00000000" w14:paraId="0000117D">
            <w:pPr>
              <w:numPr>
                <w:ilvl w:val="2"/>
                <w:numId w:val="240"/>
              </w:numPr>
              <w:spacing w:after="240" w:before="0" w:beforeAutospacing="0" w:lineRule="auto"/>
              <w:ind w:left="2160" w:hanging="360"/>
            </w:pPr>
            <w:r w:rsidDel="00000000" w:rsidR="00000000" w:rsidRPr="00000000">
              <w:rPr>
                <w:rtl w:val="0"/>
              </w:rPr>
              <w:t xml:space="preserve">“What systemic barriers must be addressed to make these solutions feasible?”</w:t>
            </w:r>
          </w:p>
          <w:p w:rsidR="00000000" w:rsidDel="00000000" w:rsidP="00000000" w:rsidRDefault="00000000" w:rsidRPr="00000000" w14:paraId="0000117E">
            <w:pPr>
              <w:spacing w:after="240" w:before="240" w:lineRule="auto"/>
              <w:rPr>
                <w:b w:val="1"/>
                <w:bCs w:val="1"/>
              </w:rPr>
            </w:pPr>
            <w:r w:rsidDel="00000000" w:rsidR="00000000" w:rsidRPr="00000000">
              <w:rPr>
                <w:b w:val="1"/>
                <w:bCs w:val="1"/>
                <w:rtl w:val="0"/>
              </w:rPr>
              <w:t xml:space="preserve">Reflection Exercise:</w:t>
            </w:r>
          </w:p>
          <w:p w:rsidR="00000000" w:rsidDel="00000000" w:rsidP="00000000" w:rsidRDefault="00000000" w:rsidRPr="00000000" w14:paraId="0000117F">
            <w:pPr>
              <w:spacing w:after="240" w:before="240" w:lineRule="auto"/>
              <w:rPr/>
            </w:pPr>
            <w:r w:rsidDel="00000000" w:rsidR="00000000" w:rsidRPr="00000000">
              <w:rPr>
                <w:rtl w:val="0"/>
              </w:rPr>
              <w:t xml:space="preserve">Encourage learners to journal about:</w:t>
            </w:r>
          </w:p>
          <w:p w:rsidR="00000000" w:rsidDel="00000000" w:rsidP="00000000" w:rsidRDefault="00000000" w:rsidRPr="00000000" w14:paraId="00001180">
            <w:pPr>
              <w:numPr>
                <w:ilvl w:val="0"/>
                <w:numId w:val="540"/>
              </w:numPr>
              <w:spacing w:after="0" w:afterAutospacing="0" w:before="240" w:lineRule="auto"/>
              <w:ind w:left="720" w:hanging="360"/>
            </w:pPr>
            <w:r w:rsidDel="00000000" w:rsidR="00000000" w:rsidRPr="00000000">
              <w:rPr>
                <w:rtl w:val="0"/>
              </w:rPr>
              <w:t xml:space="preserve">How their own identities and experiences intersect with climate emotions.</w:t>
            </w:r>
          </w:p>
          <w:p w:rsidR="00000000" w:rsidDel="00000000" w:rsidP="00000000" w:rsidRDefault="00000000" w:rsidRPr="00000000" w14:paraId="00001181">
            <w:pPr>
              <w:numPr>
                <w:ilvl w:val="0"/>
                <w:numId w:val="540"/>
              </w:numPr>
              <w:spacing w:after="0" w:afterAutospacing="0" w:before="0" w:beforeAutospacing="0" w:lineRule="auto"/>
              <w:ind w:left="720" w:hanging="360"/>
            </w:pPr>
            <w:r w:rsidDel="00000000" w:rsidR="00000000" w:rsidRPr="00000000">
              <w:rPr>
                <w:rtl w:val="0"/>
              </w:rPr>
              <w:t xml:space="preserve">How intersectional perspectives can improve climate policy and advocacy.</w:t>
            </w:r>
          </w:p>
          <w:p w:rsidR="00000000" w:rsidDel="00000000" w:rsidP="00000000" w:rsidRDefault="00000000" w:rsidRPr="00000000" w14:paraId="00001182">
            <w:pPr>
              <w:numPr>
                <w:ilvl w:val="0"/>
                <w:numId w:val="540"/>
              </w:numPr>
              <w:spacing w:after="240" w:before="0" w:beforeAutospacing="0" w:lineRule="auto"/>
              <w:ind w:left="720" w:hanging="360"/>
            </w:pPr>
            <w:r w:rsidDel="00000000" w:rsidR="00000000" w:rsidRPr="00000000">
              <w:rPr>
                <w:rtl w:val="0"/>
              </w:rPr>
              <w:t xml:space="preserve">What role they can play in fostering equity and inclusion in climate action.</w:t>
            </w:r>
          </w:p>
          <w:p w:rsidR="00000000" w:rsidDel="00000000" w:rsidP="00000000" w:rsidRDefault="00000000" w:rsidRPr="00000000" w14:paraId="00001183">
            <w:pPr>
              <w:spacing w:after="240" w:before="240" w:lineRule="auto"/>
              <w:rPr>
                <w:b w:val="1"/>
                <w:bCs w:val="1"/>
              </w:rPr>
            </w:pPr>
            <w:r w:rsidDel="00000000" w:rsidR="00000000" w:rsidRPr="00000000">
              <w:rPr>
                <w:b w:val="1"/>
                <w:bCs w:val="1"/>
                <w:rtl w:val="0"/>
              </w:rPr>
              <w:t xml:space="preserve">Optional Variation:</w:t>
            </w:r>
          </w:p>
          <w:p w:rsidR="00000000" w:rsidDel="00000000" w:rsidP="00000000" w:rsidRDefault="00000000" w:rsidRPr="00000000" w14:paraId="00001184">
            <w:pPr>
              <w:spacing w:after="240" w:before="240" w:lineRule="auto"/>
              <w:rPr/>
            </w:pPr>
            <w:r w:rsidDel="00000000" w:rsidR="00000000" w:rsidRPr="00000000">
              <w:rPr>
                <w:rtl w:val="0"/>
              </w:rPr>
              <w:t xml:space="preserve">Organize a role-playing activity where learners represent intersecting identities during a mock climate policy meeting. Encourage them to advocate for their group’s needs, fostering empathy and understanding of diverse perspectives.</w:t>
            </w:r>
          </w:p>
        </w:tc>
      </w:tr>
      <w:tr>
        <w:trPr>
          <w:cantSplit w:val="0"/>
          <w:tblHeader w:val="0"/>
        </w:trPr>
        <w:tc>
          <w:tcPr>
            <w:shd w:fill="d5a6bd" w:val="clear"/>
          </w:tcPr>
          <w:p w:rsidR="00000000" w:rsidDel="00000000" w:rsidP="00000000" w:rsidRDefault="00000000" w:rsidRPr="00000000" w14:paraId="00001185">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1186">
            <w:pPr>
              <w:numPr>
                <w:ilvl w:val="0"/>
                <w:numId w:val="417"/>
              </w:numPr>
              <w:spacing w:after="0" w:afterAutospacing="0" w:before="240" w:lineRule="auto"/>
              <w:ind w:left="720" w:hanging="360"/>
            </w:pPr>
            <w:r w:rsidDel="00000000" w:rsidR="00000000" w:rsidRPr="00000000">
              <w:rPr>
                <w:rtl w:val="0"/>
              </w:rPr>
              <w:t xml:space="preserve">Crenshaw, K. (1991). Mapping the margins: Intersectionality, identity politics, and violence against women of color. </w:t>
            </w:r>
            <w:r w:rsidDel="00000000" w:rsidR="00000000" w:rsidRPr="00000000">
              <w:rPr>
                <w:i w:val="1"/>
                <w:iCs w:val="1"/>
                <w:rtl w:val="0"/>
              </w:rPr>
              <w:t xml:space="preserve">Stanford Law Review, 43</w:t>
            </w:r>
            <w:r w:rsidDel="00000000" w:rsidR="00000000" w:rsidRPr="00000000">
              <w:rPr>
                <w:rtl w:val="0"/>
              </w:rPr>
              <w:t xml:space="preserve">(6), 1241–1299.</w:t>
            </w:r>
            <w:hyperlink r:id="rId472">
              <w:r w:rsidDel="00000000" w:rsidR="00000000" w:rsidRPr="00000000">
                <w:rPr>
                  <w:rtl w:val="0"/>
                </w:rPr>
                <w:t xml:space="preserve"> </w:t>
              </w:r>
            </w:hyperlink>
            <w:hyperlink r:id="rId473">
              <w:r w:rsidDel="00000000" w:rsidR="00000000" w:rsidRPr="00000000">
                <w:rPr>
                  <w:color w:val="1155cc"/>
                  <w:u w:val="single"/>
                  <w:rtl w:val="0"/>
                </w:rPr>
                <w:t xml:space="preserve">https://doi.org/10.2307/1229039</w:t>
              </w:r>
            </w:hyperlink>
            <w:r w:rsidDel="00000000" w:rsidR="00000000" w:rsidRPr="00000000">
              <w:rPr>
                <w:rtl w:val="0"/>
              </w:rPr>
            </w:r>
          </w:p>
          <w:p w:rsidR="00000000" w:rsidDel="00000000" w:rsidP="00000000" w:rsidRDefault="00000000" w:rsidRPr="00000000" w14:paraId="00001187">
            <w:pPr>
              <w:numPr>
                <w:ilvl w:val="0"/>
                <w:numId w:val="417"/>
              </w:numPr>
              <w:spacing w:after="0" w:afterAutospacing="0" w:before="0" w:beforeAutospacing="0" w:lineRule="auto"/>
              <w:ind w:left="720" w:hanging="360"/>
            </w:pPr>
            <w:r w:rsidDel="00000000" w:rsidR="00000000" w:rsidRPr="00000000">
              <w:rPr>
                <w:rtl w:val="0"/>
              </w:rPr>
              <w:t xml:space="preserve">Martiskainen, M., Axon, S., Sovacool, B. K., Sareen, S., Furszyfer Del Rio, D., &amp; Axon, K. (2020). Contextualizing climate justice activism: Knowledge, emotions, motivations, and actions among climate strikers in six cities. </w:t>
            </w:r>
            <w:r w:rsidDel="00000000" w:rsidR="00000000" w:rsidRPr="00000000">
              <w:rPr>
                <w:i w:val="1"/>
                <w:iCs w:val="1"/>
                <w:rtl w:val="0"/>
              </w:rPr>
              <w:t xml:space="preserve">Global Environmental Change, 65,</w:t>
            </w:r>
            <w:r w:rsidDel="00000000" w:rsidR="00000000" w:rsidRPr="00000000">
              <w:rPr>
                <w:rtl w:val="0"/>
              </w:rPr>
              <w:t xml:space="preserve"> 102180.</w:t>
            </w:r>
            <w:hyperlink r:id="rId474">
              <w:r w:rsidDel="00000000" w:rsidR="00000000" w:rsidRPr="00000000">
                <w:rPr>
                  <w:rtl w:val="0"/>
                </w:rPr>
                <w:t xml:space="preserve"> </w:t>
              </w:r>
            </w:hyperlink>
            <w:hyperlink r:id="rId475">
              <w:r w:rsidDel="00000000" w:rsidR="00000000" w:rsidRPr="00000000">
                <w:rPr>
                  <w:color w:val="1155cc"/>
                  <w:u w:val="single"/>
                  <w:rtl w:val="0"/>
                </w:rPr>
                <w:t xml:space="preserve">https://doi.org/10.1016/j.gloenvcha.2020.102180</w:t>
              </w:r>
            </w:hyperlink>
            <w:r w:rsidDel="00000000" w:rsidR="00000000" w:rsidRPr="00000000">
              <w:rPr>
                <w:rtl w:val="0"/>
              </w:rPr>
            </w:r>
          </w:p>
          <w:p w:rsidR="00000000" w:rsidDel="00000000" w:rsidP="00000000" w:rsidRDefault="00000000" w:rsidRPr="00000000" w14:paraId="00001188">
            <w:pPr>
              <w:numPr>
                <w:ilvl w:val="0"/>
                <w:numId w:val="417"/>
              </w:numPr>
              <w:spacing w:after="0" w:afterAutospacing="0" w:before="0" w:beforeAutospacing="0" w:lineRule="auto"/>
              <w:ind w:left="720" w:hanging="360"/>
            </w:pPr>
            <w:r w:rsidDel="00000000" w:rsidR="00000000" w:rsidRPr="00000000">
              <w:rPr>
                <w:rtl w:val="0"/>
              </w:rPr>
              <w:t xml:space="preserve">Osborne, N. (2015). Intersectionality and kyriarchy: A framework for approaching power and social justice in planning and climate change adaptation. </w:t>
            </w:r>
            <w:r w:rsidDel="00000000" w:rsidR="00000000" w:rsidRPr="00000000">
              <w:rPr>
                <w:i w:val="1"/>
                <w:iCs w:val="1"/>
                <w:rtl w:val="0"/>
              </w:rPr>
              <w:t xml:space="preserve">Planning Theory, 14</w:t>
            </w:r>
            <w:r w:rsidDel="00000000" w:rsidR="00000000" w:rsidRPr="00000000">
              <w:rPr>
                <w:rtl w:val="0"/>
              </w:rPr>
              <w:t xml:space="preserve">(2), 130–151.</w:t>
            </w:r>
            <w:hyperlink r:id="rId476">
              <w:r w:rsidDel="00000000" w:rsidR="00000000" w:rsidRPr="00000000">
                <w:rPr>
                  <w:rtl w:val="0"/>
                </w:rPr>
                <w:t xml:space="preserve"> </w:t>
              </w:r>
            </w:hyperlink>
            <w:hyperlink r:id="rId477">
              <w:r w:rsidDel="00000000" w:rsidR="00000000" w:rsidRPr="00000000">
                <w:rPr>
                  <w:color w:val="1155cc"/>
                  <w:u w:val="single"/>
                  <w:rtl w:val="0"/>
                </w:rPr>
                <w:t xml:space="preserve">https://doi.org/10.1177/1473095213516443</w:t>
              </w:r>
            </w:hyperlink>
            <w:r w:rsidDel="00000000" w:rsidR="00000000" w:rsidRPr="00000000">
              <w:rPr>
                <w:rtl w:val="0"/>
              </w:rPr>
            </w:r>
          </w:p>
          <w:p w:rsidR="00000000" w:rsidDel="00000000" w:rsidP="00000000" w:rsidRDefault="00000000" w:rsidRPr="00000000" w14:paraId="00001189">
            <w:pPr>
              <w:numPr>
                <w:ilvl w:val="0"/>
                <w:numId w:val="417"/>
              </w:numPr>
              <w:spacing w:after="0" w:afterAutospacing="0" w:before="0" w:beforeAutospacing="0" w:lineRule="auto"/>
              <w:ind w:left="720" w:hanging="360"/>
            </w:pPr>
            <w:r w:rsidDel="00000000" w:rsidR="00000000" w:rsidRPr="00000000">
              <w:rPr>
                <w:rtl w:val="0"/>
              </w:rPr>
              <w:t xml:space="preserve">Parry, L., Radel, C., Adamo, S. B., Clark, N., Counterman, M., Flores-Yeffal, N., Pons, D., Romero-Lankao, P., &amp; Vargo, J. (2019). The (in)visible health risks of climate change. </w:t>
            </w:r>
            <w:r w:rsidDel="00000000" w:rsidR="00000000" w:rsidRPr="00000000">
              <w:rPr>
                <w:i w:val="1"/>
                <w:iCs w:val="1"/>
                <w:rtl w:val="0"/>
              </w:rPr>
              <w:t xml:space="preserve">Social Science &amp; Medicine, 241,</w:t>
            </w:r>
            <w:r w:rsidDel="00000000" w:rsidR="00000000" w:rsidRPr="00000000">
              <w:rPr>
                <w:rtl w:val="0"/>
              </w:rPr>
              <w:t xml:space="preserve"> 112448.</w:t>
            </w:r>
            <w:hyperlink r:id="rId478">
              <w:r w:rsidDel="00000000" w:rsidR="00000000" w:rsidRPr="00000000">
                <w:rPr>
                  <w:rtl w:val="0"/>
                </w:rPr>
                <w:t xml:space="preserve"> </w:t>
              </w:r>
            </w:hyperlink>
            <w:hyperlink r:id="rId479">
              <w:r w:rsidDel="00000000" w:rsidR="00000000" w:rsidRPr="00000000">
                <w:rPr>
                  <w:color w:val="1155cc"/>
                  <w:u w:val="single"/>
                  <w:rtl w:val="0"/>
                </w:rPr>
                <w:t xml:space="preserve">https://doi.org/10.1016/j.socscimed.2019.112448</w:t>
              </w:r>
            </w:hyperlink>
            <w:r w:rsidDel="00000000" w:rsidR="00000000" w:rsidRPr="00000000">
              <w:rPr>
                <w:rtl w:val="0"/>
              </w:rPr>
            </w:r>
          </w:p>
          <w:p w:rsidR="00000000" w:rsidDel="00000000" w:rsidP="00000000" w:rsidRDefault="00000000" w:rsidRPr="00000000" w14:paraId="0000118A">
            <w:pPr>
              <w:numPr>
                <w:ilvl w:val="0"/>
                <w:numId w:val="417"/>
              </w:numPr>
              <w:spacing w:after="0" w:afterAutospacing="0" w:before="0" w:beforeAutospacing="0" w:lineRule="auto"/>
              <w:ind w:left="720" w:hanging="360"/>
            </w:pPr>
            <w:r w:rsidDel="00000000" w:rsidR="00000000" w:rsidRPr="00000000">
              <w:rPr>
                <w:rtl w:val="0"/>
              </w:rPr>
              <w:t xml:space="preserve">Srikanth, R., &amp; Thompson, L. (2024). </w:t>
            </w:r>
            <w:r w:rsidDel="00000000" w:rsidR="00000000" w:rsidRPr="00000000">
              <w:rPr>
                <w:i w:val="1"/>
                <w:iCs w:val="1"/>
                <w:rtl w:val="0"/>
              </w:rPr>
              <w:t xml:space="preserve">Climate justice and public health: Realities, responses, and reimaginings for a better future.</w:t>
            </w:r>
            <w:r w:rsidDel="00000000" w:rsidR="00000000" w:rsidRPr="00000000">
              <w:rPr>
                <w:rtl w:val="0"/>
              </w:rPr>
              <w:t xml:space="preserve"> University of Massachusetts Press.</w:t>
            </w:r>
            <w:hyperlink r:id="rId480">
              <w:r w:rsidDel="00000000" w:rsidR="00000000" w:rsidRPr="00000000">
                <w:rPr>
                  <w:rtl w:val="0"/>
                </w:rPr>
                <w:t xml:space="preserve"> </w:t>
              </w:r>
            </w:hyperlink>
            <w:hyperlink r:id="rId481">
              <w:r w:rsidDel="00000000" w:rsidR="00000000" w:rsidRPr="00000000">
                <w:rPr>
                  <w:color w:val="1155cc"/>
                  <w:u w:val="single"/>
                  <w:rtl w:val="0"/>
                </w:rPr>
                <w:t xml:space="preserve">https://doi.org/10.2307/jj.16148239</w:t>
              </w:r>
            </w:hyperlink>
            <w:r w:rsidDel="00000000" w:rsidR="00000000" w:rsidRPr="00000000">
              <w:rPr>
                <w:rtl w:val="0"/>
              </w:rPr>
            </w:r>
          </w:p>
          <w:p w:rsidR="00000000" w:rsidDel="00000000" w:rsidP="00000000" w:rsidRDefault="00000000" w:rsidRPr="00000000" w14:paraId="0000118B">
            <w:pPr>
              <w:numPr>
                <w:ilvl w:val="0"/>
                <w:numId w:val="417"/>
              </w:numPr>
              <w:spacing w:after="240" w:before="0" w:beforeAutospacing="0" w:lineRule="auto"/>
              <w:ind w:left="720" w:hanging="360"/>
            </w:pPr>
            <w:r w:rsidDel="00000000" w:rsidR="00000000" w:rsidRPr="00000000">
              <w:rPr>
                <w:rtl w:val="0"/>
              </w:rPr>
              <w:t xml:space="preserve">Stein, P. J. S., Stein, M. A., Groce, N., Kett, M., Akyeampong, E. K., Alford, W. P., Chakraborty, J., Daniels-Mayes, S., Eriksen, S. H., Fracht, A., Gallegos, L., Grech, S., Gurung, P., Hans, A., Harpur, P., Jodoin, S., Lord, J. E., Macanawai, S. S., McClain-Nhlapo, C. V., ... Van Susteren, L. (2024). Advancing disability-inclusive climate research and action, climate justice, and climate-resilient development. </w:t>
            </w:r>
            <w:r w:rsidDel="00000000" w:rsidR="00000000" w:rsidRPr="00000000">
              <w:rPr>
                <w:i w:val="1"/>
                <w:iCs w:val="1"/>
                <w:rtl w:val="0"/>
              </w:rPr>
              <w:t xml:space="preserve">The Lancet Planetary Health, 8</w:t>
            </w:r>
            <w:r w:rsidDel="00000000" w:rsidR="00000000" w:rsidRPr="00000000">
              <w:rPr>
                <w:rtl w:val="0"/>
              </w:rPr>
              <w:t xml:space="preserve">(4), e242–e255.</w:t>
            </w:r>
            <w:hyperlink r:id="rId482">
              <w:r w:rsidDel="00000000" w:rsidR="00000000" w:rsidRPr="00000000">
                <w:rPr>
                  <w:rtl w:val="0"/>
                </w:rPr>
                <w:t xml:space="preserve"> </w:t>
              </w:r>
            </w:hyperlink>
            <w:hyperlink r:id="rId483">
              <w:r w:rsidDel="00000000" w:rsidR="00000000" w:rsidRPr="00000000">
                <w:rPr>
                  <w:color w:val="1155cc"/>
                  <w:u w:val="single"/>
                  <w:rtl w:val="0"/>
                </w:rPr>
                <w:t xml:space="preserve">https://doi.org/10.1016/S2542-5196(24)00024-</w:t>
              </w:r>
            </w:hyperlink>
            <w:r w:rsidDel="00000000" w:rsidR="00000000" w:rsidRPr="00000000">
              <w:rPr>
                <w:rtl w:val="0"/>
              </w:rPr>
            </w:r>
          </w:p>
        </w:tc>
      </w:tr>
    </w:tbl>
    <w:p w:rsidR="00000000" w:rsidDel="00000000" w:rsidP="00000000" w:rsidRDefault="00000000" w:rsidRPr="00000000" w14:paraId="0000118C">
      <w:pPr>
        <w:rPr/>
        <w:sectPr>
          <w:headerReference r:id="rId484" w:type="default"/>
          <w:footerReference r:id="rId485"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1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86" w:type="default"/>
          <w:footerReference r:id="rId487" w:type="default"/>
          <w:type w:val="nextPage"/>
          <w:pgSz w:h="12240" w:w="15840" w:orient="landscape"/>
          <w:pgMar w:bottom="1440.0000000000002" w:top="1440.0000000000002" w:left="1440.0000000000002" w:right="1440.0000000000002" w:header="720" w:footer="720"/>
          <w:pgNumType w:start="1"/>
        </w:sectPr>
      </w:pPr>
      <w:bookmarkStart w:colFirst="0" w:colLast="0" w:name="_py0nvenxuu65" w:id="285"/>
      <w:bookmarkEnd w:id="2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Quiz 3</w:t>
      </w:r>
      <w:r w:rsidDel="00000000" w:rsidR="00000000" w:rsidRPr="00000000">
        <w:rPr>
          <w:rtl w:val="0"/>
        </w:rPr>
      </w:r>
    </w:p>
    <w:p w:rsidR="00000000" w:rsidDel="00000000" w:rsidP="00000000" w:rsidRDefault="00000000" w:rsidRPr="00000000" w14:paraId="0000118E">
      <w:pPr>
        <w:pStyle w:val="Heading1"/>
        <w:spacing w:after="240" w:before="240" w:lineRule="auto"/>
        <w:rPr/>
      </w:pPr>
      <w:bookmarkStart w:colFirst="0" w:colLast="0" w:name="_y9id2ithqds5" w:id="286"/>
      <w:bookmarkEnd w:id="286"/>
      <w:r w:rsidDel="00000000" w:rsidR="00000000" w:rsidRPr="00000000">
        <w:rPr>
          <w:rtl w:val="0"/>
        </w:rPr>
      </w:r>
    </w:p>
    <w:tbl>
      <w:tblPr>
        <w:tblStyle w:val="Table129"/>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rHeight w:val="1851.2255859374998" w:hRule="atLeast"/>
          <w:tblHeader w:val="0"/>
        </w:trPr>
        <w:tc>
          <w:tcPr>
            <w:shd w:fill="f4cccc" w:val="clear"/>
          </w:tcPr>
          <w:p w:rsidR="00000000" w:rsidDel="00000000" w:rsidP="00000000" w:rsidRDefault="00000000" w:rsidRPr="00000000" w14:paraId="0000118F">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190">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191">
            <w:pPr>
              <w:widowControl w:val="0"/>
              <w:rPr>
                <w:b w:val="1"/>
                <w:bCs w:val="1"/>
                <w:sz w:val="28"/>
                <w:szCs w:val="28"/>
              </w:rPr>
            </w:pPr>
            <w:r w:rsidDel="00000000" w:rsidR="00000000" w:rsidRPr="00000000">
              <w:rPr>
                <w:b w:val="1"/>
                <w:bCs w:val="1"/>
                <w:sz w:val="28"/>
                <w:szCs w:val="28"/>
                <w:rtl w:val="0"/>
              </w:rPr>
              <w:t xml:space="preserve">Section 3 is now closed for review and we are no longer accepting comments. Thank you for your contributions!</w:t>
            </w:r>
          </w:p>
          <w:p w:rsidR="00000000" w:rsidDel="00000000" w:rsidP="00000000" w:rsidRDefault="00000000" w:rsidRPr="00000000" w14:paraId="00001192">
            <w:pPr>
              <w:widowControl w:val="0"/>
              <w:rPr>
                <w:sz w:val="28"/>
                <w:szCs w:val="28"/>
              </w:rPr>
            </w:pPr>
            <w:r w:rsidDel="00000000" w:rsidR="00000000" w:rsidRPr="00000000">
              <w:rPr>
                <w:rtl w:val="0"/>
              </w:rPr>
            </w:r>
          </w:p>
          <w:p w:rsidR="00000000" w:rsidDel="00000000" w:rsidP="00000000" w:rsidRDefault="00000000" w:rsidRPr="00000000" w14:paraId="00001193">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1194">
            <w:pPr>
              <w:widowControl w:val="0"/>
              <w:rPr>
                <w:b w:val="1"/>
                <w:bCs w:val="1"/>
                <w:sz w:val="28"/>
                <w:szCs w:val="28"/>
              </w:rPr>
            </w:pPr>
            <w:r w:rsidDel="00000000" w:rsidR="00000000" w:rsidRPr="00000000">
              <w:rPr>
                <w:rtl w:val="0"/>
              </w:rPr>
            </w:r>
          </w:p>
          <w:p w:rsidR="00000000" w:rsidDel="00000000" w:rsidP="00000000" w:rsidRDefault="00000000" w:rsidRPr="00000000" w14:paraId="00001195">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1196">
      <w:pPr>
        <w:pStyle w:val="Heading1"/>
        <w:spacing w:after="240" w:before="240" w:lineRule="auto"/>
        <w:rPr/>
      </w:pPr>
      <w:bookmarkStart w:colFirst="0" w:colLast="0" w:name="_1v9f52beb6wd" w:id="287"/>
      <w:bookmarkEnd w:id="287"/>
      <w:r w:rsidDel="00000000" w:rsidR="00000000" w:rsidRPr="00000000">
        <w:rPr>
          <w:rtl w:val="0"/>
        </w:rPr>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pStyle w:val="Heading1"/>
        <w:spacing w:after="240" w:before="240" w:lineRule="auto"/>
        <w:rPr>
          <w:b w:val="0"/>
          <w:bCs w:val="0"/>
        </w:rPr>
      </w:pPr>
      <w:bookmarkStart w:colFirst="0" w:colLast="0" w:name="_f7q51ydfutzq" w:id="288"/>
      <w:bookmarkEnd w:id="288"/>
      <w:r w:rsidDel="00000000" w:rsidR="00000000" w:rsidRPr="00000000">
        <w:rPr>
          <w:rtl w:val="0"/>
        </w:rPr>
        <w:t xml:space="preserve">Quiz #3</w:t>
      </w:r>
      <w:r w:rsidDel="00000000" w:rsidR="00000000" w:rsidRPr="00000000">
        <w:rPr>
          <w:rtl w:val="0"/>
        </w:rPr>
      </w:r>
    </w:p>
    <w:tbl>
      <w:tblPr>
        <w:tblStyle w:val="Table13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11A1">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11A2">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11A3">
            <w:pPr>
              <w:widowControl w:val="0"/>
              <w:numPr>
                <w:ilvl w:val="0"/>
                <w:numId w:val="382"/>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11A4">
            <w:pPr>
              <w:widowControl w:val="0"/>
              <w:numPr>
                <w:ilvl w:val="0"/>
                <w:numId w:val="382"/>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11A5">
            <w:pPr>
              <w:widowControl w:val="0"/>
              <w:numPr>
                <w:ilvl w:val="0"/>
                <w:numId w:val="382"/>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11A6">
            <w:pPr>
              <w:widowControl w:val="0"/>
              <w:numPr>
                <w:ilvl w:val="0"/>
                <w:numId w:val="382"/>
              </w:numPr>
              <w:spacing w:line="240" w:lineRule="auto"/>
              <w:ind w:left="720" w:hanging="360"/>
            </w:pPr>
            <w:ins w:author="Mike Marchand" w:id="354" w:date="2025-12-08T23:47:47Z">
              <w:r w:rsidDel="00000000" w:rsidR="00000000" w:rsidRPr="00000000">
                <w:rPr>
                  <w:rtl w:val="0"/>
                </w:rPr>
                <w:t xml:space="preserve">Michael Marchand, sqilxw, syilx Nation - Cultural Safety Consultant</w:t>
              </w:r>
            </w:ins>
            <w:r w:rsidDel="00000000" w:rsidR="00000000" w:rsidRPr="00000000">
              <w:rPr>
                <w:rtl w:val="0"/>
              </w:rPr>
              <w:t xml:space="preserve"> </w:t>
            </w:r>
          </w:p>
          <w:p w:rsidR="00000000" w:rsidDel="00000000" w:rsidP="00000000" w:rsidRDefault="00000000" w:rsidRPr="00000000" w14:paraId="000011A7">
            <w:pPr>
              <w:widowControl w:val="0"/>
              <w:numPr>
                <w:ilvl w:val="0"/>
                <w:numId w:val="382"/>
              </w:numPr>
              <w:spacing w:line="240" w:lineRule="auto"/>
              <w:ind w:left="720" w:hanging="360"/>
            </w:pPr>
            <w:r w:rsidDel="00000000" w:rsidR="00000000" w:rsidRPr="00000000">
              <w:rPr>
                <w:rtl w:val="0"/>
              </w:rPr>
              <w:t xml:space="preserve"> </w:t>
            </w:r>
          </w:p>
          <w:p w:rsidR="00000000" w:rsidDel="00000000" w:rsidP="00000000" w:rsidRDefault="00000000" w:rsidRPr="00000000" w14:paraId="000011A8">
            <w:pPr>
              <w:widowControl w:val="0"/>
              <w:numPr>
                <w:ilvl w:val="0"/>
                <w:numId w:val="382"/>
              </w:numPr>
              <w:spacing w:line="240" w:lineRule="auto"/>
              <w:ind w:left="720" w:hanging="360"/>
            </w:pPr>
            <w:r w:rsidDel="00000000" w:rsidR="00000000" w:rsidRPr="00000000">
              <w:rPr>
                <w:rtl w:val="0"/>
              </w:rPr>
            </w:r>
          </w:p>
        </w:tc>
      </w:tr>
    </w:tbl>
    <w:p w:rsidR="00000000" w:rsidDel="00000000" w:rsidP="00000000" w:rsidRDefault="00000000" w:rsidRPr="00000000" w14:paraId="000011A9">
      <w:pPr>
        <w:spacing w:after="240" w:before="240" w:lineRule="auto"/>
        <w:rPr/>
      </w:pPr>
      <w:r w:rsidDel="00000000" w:rsidR="00000000" w:rsidRPr="00000000">
        <w:rPr>
          <w:rtl w:val="0"/>
        </w:rPr>
      </w:r>
    </w:p>
    <w:tbl>
      <w:tblPr>
        <w:tblStyle w:val="Table13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11AA">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11AB">
            <w:pPr>
              <w:widowControl w:val="0"/>
              <w:spacing w:after="240" w:before="240" w:line="240" w:lineRule="auto"/>
              <w:rPr/>
            </w:pPr>
            <w:r w:rsidDel="00000000" w:rsidR="00000000" w:rsidRPr="00000000">
              <w:rPr>
                <w:rtl w:val="0"/>
              </w:rPr>
              <w:t xml:space="preserve">You've made it to another milestone! Congratulations on completing section 3. The modules in this section have been heavy but are, of course, important to consider as we seek to understand climate emotions and what can be done to address them. The next several sections focus on solutions and strategies for addressing the mental health impacts of climate change. But before we get there, let's see what </w:t>
            </w:r>
            <w:ins w:author="Mike Marchand" w:id="355" w:date="2025-12-08T23:48:05Z">
              <w:r w:rsidDel="00000000" w:rsidR="00000000" w:rsidRPr="00000000">
                <w:rPr>
                  <w:rtl w:val="0"/>
                </w:rPr>
                <w:t xml:space="preserve">your</w:t>
              </w:r>
            </w:ins>
            <w:del w:author="Mike Marchand" w:id="355" w:date="2025-12-08T23:48:05Z">
              <w:r w:rsidDel="00000000" w:rsidR="00000000" w:rsidRPr="00000000">
                <w:rPr>
                  <w:rtl w:val="0"/>
                </w:rPr>
                <w:delText xml:space="preserve">you're</w:delText>
              </w:r>
            </w:del>
            <w:r w:rsidDel="00000000" w:rsidR="00000000" w:rsidRPr="00000000">
              <w:rPr>
                <w:rtl w:val="0"/>
              </w:rPr>
              <w:t xml:space="preserve"> brain sponges have soaked up from this section!</w:t>
            </w:r>
          </w:p>
        </w:tc>
      </w:tr>
      <w:tr>
        <w:trPr>
          <w:cantSplit w:val="0"/>
          <w:tblHeader w:val="0"/>
        </w:trPr>
        <w:tc>
          <w:tcPr>
            <w:shd w:fill="ea9999" w:val="clear"/>
          </w:tcPr>
          <w:p w:rsidR="00000000" w:rsidDel="00000000" w:rsidP="00000000" w:rsidRDefault="00000000" w:rsidRPr="00000000" w14:paraId="000011AC">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11AD">
            <w:pPr>
              <w:rPr>
                <w:b w:val="1"/>
                <w:bCs w:val="1"/>
              </w:rPr>
            </w:pPr>
            <w:r w:rsidDel="00000000" w:rsidR="00000000" w:rsidRPr="00000000">
              <w:rPr>
                <w:b w:val="1"/>
                <w:bCs w:val="1"/>
                <w:rtl w:val="0"/>
              </w:rPr>
              <w:t xml:space="preserve">Wow! You’ve finished section three! We’re impressed by how far you’ve come!</w:t>
            </w:r>
          </w:p>
          <w:p w:rsidR="00000000" w:rsidDel="00000000" w:rsidP="00000000" w:rsidRDefault="00000000" w:rsidRPr="00000000" w14:paraId="000011AE">
            <w:pPr>
              <w:rPr>
                <w:b w:val="1"/>
                <w:bCs w:val="1"/>
              </w:rPr>
            </w:pPr>
            <w:r w:rsidDel="00000000" w:rsidR="00000000" w:rsidRPr="00000000">
              <w:rPr>
                <w:b w:val="1"/>
                <w:bCs w:val="1"/>
                <w:rtl w:val="0"/>
              </w:rPr>
              <w:t xml:space="preserve">The quiz below will help you assess what you’ve learned in section 3!</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b w:val="1"/>
                <w:bCs w:val="1"/>
              </w:rPr>
            </w:pPr>
            <w:r w:rsidDel="00000000" w:rsidR="00000000" w:rsidRPr="00000000">
              <w:rPr>
                <w:b w:val="1"/>
                <w:bCs w:val="1"/>
                <w:rtl w:val="0"/>
              </w:rPr>
              <w:t xml:space="preserve">1. Which of the following BEST describes how visible environmental changes influence climate emotions?</w:t>
            </w:r>
          </w:p>
          <w:p w:rsidR="00000000" w:rsidDel="00000000" w:rsidP="00000000" w:rsidRDefault="00000000" w:rsidRPr="00000000" w14:paraId="000011B1">
            <w:pPr>
              <w:numPr>
                <w:ilvl w:val="0"/>
                <w:numId w:val="537"/>
              </w:numPr>
              <w:ind w:left="720" w:hanging="360"/>
            </w:pPr>
            <w:r w:rsidDel="00000000" w:rsidR="00000000" w:rsidRPr="00000000">
              <w:rPr>
                <w:rtl w:val="0"/>
              </w:rPr>
              <w:t xml:space="preserve">They have no effect on emotional responses to climate change.</w:t>
            </w:r>
          </w:p>
          <w:p w:rsidR="00000000" w:rsidDel="00000000" w:rsidP="00000000" w:rsidRDefault="00000000" w:rsidRPr="00000000" w14:paraId="000011B2">
            <w:pPr>
              <w:numPr>
                <w:ilvl w:val="0"/>
                <w:numId w:val="537"/>
              </w:numPr>
              <w:ind w:left="720" w:hanging="360"/>
            </w:pPr>
            <w:r w:rsidDel="00000000" w:rsidR="00000000" w:rsidRPr="00000000">
              <w:rPr>
                <w:rtl w:val="0"/>
              </w:rPr>
              <w:t xml:space="preserve">They usually result in apathy, with people ignoring environmental shifts.</w:t>
            </w:r>
          </w:p>
          <w:p w:rsidR="00000000" w:rsidDel="00000000" w:rsidP="00000000" w:rsidRDefault="00000000" w:rsidRPr="00000000" w14:paraId="000011B3">
            <w:pPr>
              <w:numPr>
                <w:ilvl w:val="0"/>
                <w:numId w:val="537"/>
              </w:numPr>
              <w:ind w:left="720" w:hanging="360"/>
            </w:pPr>
            <w:r w:rsidDel="00000000" w:rsidR="00000000" w:rsidRPr="00000000">
              <w:rPr>
                <w:rtl w:val="0"/>
              </w:rPr>
              <w:t xml:space="preserve">They can trigger fear, grief, sadness, or nostalgia due to immediate, tangible signs of degradation.</w:t>
            </w:r>
          </w:p>
          <w:p w:rsidR="00000000" w:rsidDel="00000000" w:rsidP="00000000" w:rsidRDefault="00000000" w:rsidRPr="00000000" w14:paraId="000011B4">
            <w:pPr>
              <w:numPr>
                <w:ilvl w:val="0"/>
                <w:numId w:val="537"/>
              </w:numPr>
              <w:ind w:left="720" w:hanging="360"/>
            </w:pPr>
            <w:r w:rsidDel="00000000" w:rsidR="00000000" w:rsidRPr="00000000">
              <w:rPr>
                <w:rtl w:val="0"/>
              </w:rPr>
              <w:t xml:space="preserve">They create a universal emotional response that is the same in all communities.</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b w:val="1"/>
                <w:bCs w:val="1"/>
              </w:rPr>
            </w:pPr>
            <w:r w:rsidDel="00000000" w:rsidR="00000000" w:rsidRPr="00000000">
              <w:rPr>
                <w:b w:val="1"/>
                <w:bCs w:val="1"/>
                <w:rtl w:val="0"/>
              </w:rPr>
              <w:t xml:space="preserve">2. According to the concept of intersectionality (Crenshaw), which statement is MOST accurate?</w:t>
            </w:r>
          </w:p>
          <w:p w:rsidR="00000000" w:rsidDel="00000000" w:rsidP="00000000" w:rsidRDefault="00000000" w:rsidRPr="00000000" w14:paraId="000011B7">
            <w:pPr>
              <w:numPr>
                <w:ilvl w:val="0"/>
                <w:numId w:val="412"/>
              </w:numPr>
              <w:ind w:left="720" w:hanging="360"/>
            </w:pPr>
            <w:r w:rsidDel="00000000" w:rsidR="00000000" w:rsidRPr="00000000">
              <w:rPr>
                <w:rtl w:val="0"/>
              </w:rPr>
              <w:t xml:space="preserve">Only a person’s race determines their climate vulnerabilities.</w:t>
            </w:r>
          </w:p>
          <w:p w:rsidR="00000000" w:rsidDel="00000000" w:rsidP="00000000" w:rsidRDefault="00000000" w:rsidRPr="00000000" w14:paraId="000011B8">
            <w:pPr>
              <w:numPr>
                <w:ilvl w:val="0"/>
                <w:numId w:val="412"/>
              </w:numPr>
              <w:ind w:left="720" w:hanging="360"/>
            </w:pPr>
            <w:r w:rsidDel="00000000" w:rsidR="00000000" w:rsidRPr="00000000">
              <w:rPr>
                <w:rtl w:val="0"/>
              </w:rPr>
              <w:t xml:space="preserve">Multiple overlapping identities (e.g., race, gender, socioeconomic status) shape unique experiences and intensify challenges.</w:t>
            </w:r>
          </w:p>
          <w:p w:rsidR="00000000" w:rsidDel="00000000" w:rsidP="00000000" w:rsidRDefault="00000000" w:rsidRPr="00000000" w14:paraId="000011B9">
            <w:pPr>
              <w:numPr>
                <w:ilvl w:val="0"/>
                <w:numId w:val="412"/>
              </w:numPr>
              <w:ind w:left="720" w:hanging="360"/>
            </w:pPr>
            <w:r w:rsidDel="00000000" w:rsidR="00000000" w:rsidRPr="00000000">
              <w:rPr>
                <w:rtl w:val="0"/>
              </w:rPr>
              <w:t xml:space="preserve">Intersectionality focuses only on gender discrimination in climate contexts.</w:t>
            </w:r>
          </w:p>
          <w:p w:rsidR="00000000" w:rsidDel="00000000" w:rsidP="00000000" w:rsidRDefault="00000000" w:rsidRPr="00000000" w14:paraId="000011BA">
            <w:pPr>
              <w:numPr>
                <w:ilvl w:val="0"/>
                <w:numId w:val="412"/>
              </w:numPr>
              <w:ind w:left="720" w:hanging="360"/>
            </w:pPr>
            <w:r w:rsidDel="00000000" w:rsidR="00000000" w:rsidRPr="00000000">
              <w:rPr>
                <w:rtl w:val="0"/>
              </w:rPr>
              <w:t xml:space="preserve">Climate vulnerabilities are unaffected by social identities or systemic oppression.</w:t>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b w:val="1"/>
                <w:bCs w:val="1"/>
              </w:rPr>
            </w:pPr>
            <w:r w:rsidDel="00000000" w:rsidR="00000000" w:rsidRPr="00000000">
              <w:rPr>
                <w:b w:val="1"/>
                <w:bCs w:val="1"/>
                <w:rtl w:val="0"/>
              </w:rPr>
              <w:t xml:space="preserve">3. Which of the following is an example of a social driver of climate emotions?</w:t>
            </w:r>
          </w:p>
          <w:p w:rsidR="00000000" w:rsidDel="00000000" w:rsidP="00000000" w:rsidRDefault="00000000" w:rsidRPr="00000000" w14:paraId="000011BD">
            <w:pPr>
              <w:numPr>
                <w:ilvl w:val="0"/>
                <w:numId w:val="457"/>
              </w:numPr>
              <w:ind w:left="720" w:hanging="360"/>
            </w:pPr>
            <w:r w:rsidDel="00000000" w:rsidR="00000000" w:rsidRPr="00000000">
              <w:rPr>
                <w:rtl w:val="0"/>
              </w:rPr>
              <w:t xml:space="preserve"> Gradual desertification in a region.</w:t>
            </w:r>
          </w:p>
          <w:p w:rsidR="00000000" w:rsidDel="00000000" w:rsidP="00000000" w:rsidRDefault="00000000" w:rsidRPr="00000000" w14:paraId="000011BE">
            <w:pPr>
              <w:numPr>
                <w:ilvl w:val="0"/>
                <w:numId w:val="457"/>
              </w:numPr>
              <w:ind w:left="720" w:hanging="360"/>
            </w:pPr>
            <w:r w:rsidDel="00000000" w:rsidR="00000000" w:rsidRPr="00000000">
              <w:rPr>
                <w:rtl w:val="0"/>
              </w:rPr>
              <w:t xml:space="preserve"> Rising sea levels threatening coastal infrastructure.</w:t>
            </w:r>
          </w:p>
          <w:p w:rsidR="00000000" w:rsidDel="00000000" w:rsidP="00000000" w:rsidRDefault="00000000" w:rsidRPr="00000000" w14:paraId="000011BF">
            <w:pPr>
              <w:numPr>
                <w:ilvl w:val="0"/>
                <w:numId w:val="457"/>
              </w:numPr>
              <w:ind w:left="720" w:hanging="360"/>
            </w:pPr>
            <w:r w:rsidDel="00000000" w:rsidR="00000000" w:rsidRPr="00000000">
              <w:rPr>
                <w:rtl w:val="0"/>
              </w:rPr>
              <w:t xml:space="preserve"> Media narratives that frame climate change as inevitable or exaggerated.</w:t>
            </w:r>
          </w:p>
          <w:p w:rsidR="00000000" w:rsidDel="00000000" w:rsidP="00000000" w:rsidRDefault="00000000" w:rsidRPr="00000000" w14:paraId="000011C0">
            <w:pPr>
              <w:numPr>
                <w:ilvl w:val="0"/>
                <w:numId w:val="457"/>
              </w:numPr>
              <w:ind w:left="720" w:hanging="360"/>
            </w:pPr>
            <w:r w:rsidDel="00000000" w:rsidR="00000000" w:rsidRPr="00000000">
              <w:rPr>
                <w:rtl w:val="0"/>
              </w:rPr>
              <w:t xml:space="preserve"> Increased storm intensity due to global warming.</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b w:val="1"/>
                <w:bCs w:val="1"/>
              </w:rPr>
            </w:pPr>
            <w:r w:rsidDel="00000000" w:rsidR="00000000" w:rsidRPr="00000000">
              <w:rPr>
                <w:b w:val="1"/>
                <w:bCs w:val="1"/>
                <w:rtl w:val="0"/>
              </w:rPr>
              <w:t xml:space="preserve">4. In developmental and lifespan perspectives on climate emotions, which life stage is often characterized by balancing idealism with emerging practical concerns about the future?</w:t>
            </w:r>
          </w:p>
          <w:p w:rsidR="00000000" w:rsidDel="00000000" w:rsidP="00000000" w:rsidRDefault="00000000" w:rsidRPr="00000000" w14:paraId="000011C3">
            <w:pPr>
              <w:numPr>
                <w:ilvl w:val="0"/>
                <w:numId w:val="63"/>
              </w:numPr>
              <w:ind w:left="720" w:hanging="360"/>
            </w:pPr>
            <w:r w:rsidDel="00000000" w:rsidR="00000000" w:rsidRPr="00000000">
              <w:rPr>
                <w:rtl w:val="0"/>
              </w:rPr>
              <w:t xml:space="preserve"> Childhood (4–10 years)</w:t>
            </w:r>
          </w:p>
          <w:p w:rsidR="00000000" w:rsidDel="00000000" w:rsidP="00000000" w:rsidRDefault="00000000" w:rsidRPr="00000000" w14:paraId="000011C4">
            <w:pPr>
              <w:numPr>
                <w:ilvl w:val="0"/>
                <w:numId w:val="63"/>
              </w:numPr>
              <w:ind w:left="720" w:hanging="360"/>
            </w:pPr>
            <w:r w:rsidDel="00000000" w:rsidR="00000000" w:rsidRPr="00000000">
              <w:rPr>
                <w:rtl w:val="0"/>
              </w:rPr>
              <w:t xml:space="preserve"> Older adulthood (65+ years)</w:t>
            </w:r>
          </w:p>
          <w:p w:rsidR="00000000" w:rsidDel="00000000" w:rsidP="00000000" w:rsidRDefault="00000000" w:rsidRPr="00000000" w14:paraId="000011C5">
            <w:pPr>
              <w:numPr>
                <w:ilvl w:val="0"/>
                <w:numId w:val="63"/>
              </w:numPr>
              <w:ind w:left="720" w:hanging="360"/>
            </w:pPr>
            <w:r w:rsidDel="00000000" w:rsidR="00000000" w:rsidRPr="00000000">
              <w:rPr>
                <w:rtl w:val="0"/>
              </w:rPr>
              <w:t xml:space="preserve"> Early adulthood (approximately 18–30 years)</w:t>
            </w:r>
          </w:p>
          <w:p w:rsidR="00000000" w:rsidDel="00000000" w:rsidP="00000000" w:rsidRDefault="00000000" w:rsidRPr="00000000" w14:paraId="000011C6">
            <w:pPr>
              <w:numPr>
                <w:ilvl w:val="0"/>
                <w:numId w:val="63"/>
              </w:numPr>
              <w:ind w:left="720" w:hanging="360"/>
            </w:pPr>
            <w:r w:rsidDel="00000000" w:rsidR="00000000" w:rsidRPr="00000000">
              <w:rPr>
                <w:rtl w:val="0"/>
              </w:rPr>
              <w:t xml:space="preserve"> Midlife (40–60 years)</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b w:val="1"/>
                <w:bCs w:val="1"/>
              </w:rPr>
            </w:pPr>
            <w:r w:rsidDel="00000000" w:rsidR="00000000" w:rsidRPr="00000000">
              <w:rPr>
                <w:b w:val="1"/>
                <w:bCs w:val="1"/>
                <w:rtl w:val="0"/>
              </w:rPr>
              <w:t xml:space="preserve">5. Which statement best describes how marginalization and vulnerability interact to affect climate emotions?</w:t>
            </w:r>
          </w:p>
          <w:p w:rsidR="00000000" w:rsidDel="00000000" w:rsidP="00000000" w:rsidRDefault="00000000" w:rsidRPr="00000000" w14:paraId="000011C9">
            <w:pPr>
              <w:numPr>
                <w:ilvl w:val="0"/>
                <w:numId w:val="323"/>
              </w:numPr>
              <w:ind w:left="720" w:hanging="360"/>
            </w:pPr>
            <w:r w:rsidDel="00000000" w:rsidR="00000000" w:rsidRPr="00000000">
              <w:rPr>
                <w:rtl w:val="0"/>
              </w:rPr>
              <w:t xml:space="preserve">Marginalized</w:t>
            </w:r>
            <w:r w:rsidDel="00000000" w:rsidR="00000000" w:rsidRPr="00000000">
              <w:rPr>
                <w:rtl w:val="0"/>
              </w:rPr>
              <w:t xml:space="preserve"> groups are less emotional about climate change because they are accustomed to challenges.</w:t>
            </w:r>
          </w:p>
          <w:p w:rsidR="00000000" w:rsidDel="00000000" w:rsidP="00000000" w:rsidRDefault="00000000" w:rsidRPr="00000000" w14:paraId="000011CA">
            <w:pPr>
              <w:numPr>
                <w:ilvl w:val="0"/>
                <w:numId w:val="323"/>
              </w:numPr>
              <w:ind w:left="720" w:hanging="360"/>
            </w:pPr>
            <w:r w:rsidDel="00000000" w:rsidR="00000000" w:rsidRPr="00000000">
              <w:rPr>
                <w:rtl w:val="0"/>
              </w:rPr>
              <w:t xml:space="preserve">Systemic inequalities make marginalized groups more exposed to climate impacts, often intensifying grief, anger, and other strong emotions.</w:t>
            </w:r>
          </w:p>
          <w:p w:rsidR="00000000" w:rsidDel="00000000" w:rsidP="00000000" w:rsidRDefault="00000000" w:rsidRPr="00000000" w14:paraId="000011CB">
            <w:pPr>
              <w:numPr>
                <w:ilvl w:val="0"/>
                <w:numId w:val="323"/>
              </w:numPr>
              <w:ind w:left="720" w:hanging="360"/>
            </w:pPr>
            <w:r w:rsidDel="00000000" w:rsidR="00000000" w:rsidRPr="00000000">
              <w:rPr>
                <w:rtl w:val="0"/>
              </w:rPr>
              <w:t xml:space="preserve">High-income communities experience the worst emotional burdens due to climate change.</w:t>
            </w:r>
          </w:p>
          <w:p w:rsidR="00000000" w:rsidDel="00000000" w:rsidP="00000000" w:rsidRDefault="00000000" w:rsidRPr="00000000" w14:paraId="000011CC">
            <w:pPr>
              <w:numPr>
                <w:ilvl w:val="0"/>
                <w:numId w:val="323"/>
              </w:numPr>
              <w:ind w:left="720" w:hanging="360"/>
            </w:pPr>
            <w:r w:rsidDel="00000000" w:rsidR="00000000" w:rsidRPr="00000000">
              <w:rPr>
                <w:rtl w:val="0"/>
              </w:rPr>
              <w:t xml:space="preserve">Marginalization and vulnerability have no direct impact on emotional responses to environmental threats.</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b w:val="1"/>
                <w:bCs w:val="1"/>
              </w:rPr>
            </w:pPr>
            <w:r w:rsidDel="00000000" w:rsidR="00000000" w:rsidRPr="00000000">
              <w:rPr>
                <w:b w:val="1"/>
                <w:bCs w:val="1"/>
                <w:rtl w:val="0"/>
              </w:rPr>
              <w:t xml:space="preserve">6. True/False: Media narratives and political systems are examples of social drivers that significantly shape individuals’ climate emotions.</w:t>
            </w:r>
          </w:p>
          <w:p w:rsidR="00000000" w:rsidDel="00000000" w:rsidP="00000000" w:rsidRDefault="00000000" w:rsidRPr="00000000" w14:paraId="000011CF">
            <w:pPr>
              <w:rPr/>
            </w:pPr>
            <w:r w:rsidDel="00000000" w:rsidR="00000000" w:rsidRPr="00000000">
              <w:rPr>
                <w:rtl w:val="0"/>
              </w:rPr>
              <w:t xml:space="preserve"> True</w:t>
            </w:r>
          </w:p>
          <w:p w:rsidR="00000000" w:rsidDel="00000000" w:rsidP="00000000" w:rsidRDefault="00000000" w:rsidRPr="00000000" w14:paraId="000011D0">
            <w:pPr>
              <w:rPr/>
            </w:pPr>
            <w:r w:rsidDel="00000000" w:rsidR="00000000" w:rsidRPr="00000000">
              <w:rPr>
                <w:rtl w:val="0"/>
              </w:rPr>
              <w:t xml:space="preserve"> False</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b w:val="1"/>
                <w:bCs w:val="1"/>
              </w:rPr>
            </w:pPr>
            <w:r w:rsidDel="00000000" w:rsidR="00000000" w:rsidRPr="00000000">
              <w:rPr>
                <w:b w:val="1"/>
                <w:bCs w:val="1"/>
                <w:rtl w:val="0"/>
              </w:rPr>
              <w:t xml:space="preserve">7. True/False: Environmental signals such as drought, wildfire, and flooding can compound one another, potentially amplifying fear, grief, or sadness.</w:t>
            </w:r>
          </w:p>
          <w:p w:rsidR="00000000" w:rsidDel="00000000" w:rsidP="00000000" w:rsidRDefault="00000000" w:rsidRPr="00000000" w14:paraId="000011D3">
            <w:pPr>
              <w:rPr/>
            </w:pPr>
            <w:r w:rsidDel="00000000" w:rsidR="00000000" w:rsidRPr="00000000">
              <w:rPr>
                <w:rtl w:val="0"/>
              </w:rPr>
              <w:t xml:space="preserve"> True</w:t>
            </w:r>
          </w:p>
          <w:p w:rsidR="00000000" w:rsidDel="00000000" w:rsidP="00000000" w:rsidRDefault="00000000" w:rsidRPr="00000000" w14:paraId="000011D4">
            <w:pPr>
              <w:rPr/>
            </w:pPr>
            <w:r w:rsidDel="00000000" w:rsidR="00000000" w:rsidRPr="00000000">
              <w:rPr>
                <w:rtl w:val="0"/>
              </w:rPr>
              <w:t xml:space="preserve"> False</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b w:val="1"/>
                <w:bCs w:val="1"/>
              </w:rPr>
            </w:pPr>
            <w:r w:rsidDel="00000000" w:rsidR="00000000" w:rsidRPr="00000000">
              <w:rPr>
                <w:b w:val="1"/>
                <w:bCs w:val="1"/>
                <w:rtl w:val="0"/>
              </w:rPr>
              <w:t xml:space="preserve">8. True/False: According to the developmental and lifespan perspective, climate emotions remain static from childhood to older adulthood.</w:t>
            </w:r>
          </w:p>
          <w:p w:rsidR="00000000" w:rsidDel="00000000" w:rsidP="00000000" w:rsidRDefault="00000000" w:rsidRPr="00000000" w14:paraId="000011D7">
            <w:pPr>
              <w:rPr/>
            </w:pPr>
            <w:r w:rsidDel="00000000" w:rsidR="00000000" w:rsidRPr="00000000">
              <w:rPr>
                <w:rtl w:val="0"/>
              </w:rPr>
              <w:t xml:space="preserve"> True</w:t>
            </w:r>
          </w:p>
          <w:p w:rsidR="00000000" w:rsidDel="00000000" w:rsidP="00000000" w:rsidRDefault="00000000" w:rsidRPr="00000000" w14:paraId="000011D8">
            <w:pPr>
              <w:rPr/>
            </w:pPr>
            <w:r w:rsidDel="00000000" w:rsidR="00000000" w:rsidRPr="00000000">
              <w:rPr>
                <w:rtl w:val="0"/>
              </w:rPr>
              <w:t xml:space="preserve"> False</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b w:val="1"/>
                <w:bCs w:val="1"/>
              </w:rPr>
            </w:pPr>
            <w:r w:rsidDel="00000000" w:rsidR="00000000" w:rsidRPr="00000000">
              <w:rPr>
                <w:b w:val="1"/>
                <w:bCs w:val="1"/>
                <w:rtl w:val="0"/>
              </w:rPr>
              <w:t xml:space="preserve">9. True/False: Marginalization refers only to geographic distance from environmental resources and does not include social exclusion or inequity.</w:t>
            </w:r>
          </w:p>
          <w:p w:rsidR="00000000" w:rsidDel="00000000" w:rsidP="00000000" w:rsidRDefault="00000000" w:rsidRPr="00000000" w14:paraId="000011DB">
            <w:pPr>
              <w:rPr/>
            </w:pPr>
            <w:r w:rsidDel="00000000" w:rsidR="00000000" w:rsidRPr="00000000">
              <w:rPr>
                <w:rtl w:val="0"/>
              </w:rPr>
              <w:t xml:space="preserve"> True</w:t>
            </w:r>
          </w:p>
          <w:p w:rsidR="00000000" w:rsidDel="00000000" w:rsidP="00000000" w:rsidRDefault="00000000" w:rsidRPr="00000000" w14:paraId="000011DC">
            <w:pPr>
              <w:rPr/>
            </w:pPr>
            <w:r w:rsidDel="00000000" w:rsidR="00000000" w:rsidRPr="00000000">
              <w:rPr>
                <w:rtl w:val="0"/>
              </w:rPr>
              <w:t xml:space="preserve"> False</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b w:val="1"/>
                <w:bCs w:val="1"/>
              </w:rPr>
            </w:pPr>
            <w:r w:rsidDel="00000000" w:rsidR="00000000" w:rsidRPr="00000000">
              <w:rPr>
                <w:b w:val="1"/>
                <w:bCs w:val="1"/>
                <w:rtl w:val="0"/>
              </w:rPr>
              <w:t xml:space="preserve">10. True/False: Intersectionality highlights how race, gender, class, and other identities overlap to create unique experiences of oppression or privilege in climate contexts.</w:t>
            </w:r>
          </w:p>
          <w:p w:rsidR="00000000" w:rsidDel="00000000" w:rsidP="00000000" w:rsidRDefault="00000000" w:rsidRPr="00000000" w14:paraId="000011DF">
            <w:pPr>
              <w:rPr/>
            </w:pPr>
            <w:r w:rsidDel="00000000" w:rsidR="00000000" w:rsidRPr="00000000">
              <w:rPr>
                <w:rtl w:val="0"/>
              </w:rPr>
              <w:t xml:space="preserve"> True</w:t>
            </w:r>
          </w:p>
          <w:p w:rsidR="00000000" w:rsidDel="00000000" w:rsidP="00000000" w:rsidRDefault="00000000" w:rsidRPr="00000000" w14:paraId="000011E0">
            <w:pPr>
              <w:rPr/>
            </w:pPr>
            <w:r w:rsidDel="00000000" w:rsidR="00000000" w:rsidRPr="00000000">
              <w:rPr>
                <w:rtl w:val="0"/>
              </w:rPr>
              <w:t xml:space="preserve"> False</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b w:val="1"/>
                <w:bCs w:val="1"/>
              </w:rPr>
            </w:pPr>
            <w:r w:rsidDel="00000000" w:rsidR="00000000" w:rsidRPr="00000000">
              <w:rPr>
                <w:b w:val="1"/>
                <w:bCs w:val="1"/>
                <w:rtl w:val="0"/>
              </w:rPr>
              <w:t xml:space="preserve">11. Explain how social drivers (such as media narratives or cultural norms) can interact with visible environmental changes (e.g., severe weather) to influence a community’s overall emotional response to climate change.</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b w:val="1"/>
                <w:bCs w:val="1"/>
              </w:rPr>
            </w:pPr>
            <w:r w:rsidDel="00000000" w:rsidR="00000000" w:rsidRPr="00000000">
              <w:rPr>
                <w:b w:val="1"/>
                <w:bCs w:val="1"/>
                <w:rtl w:val="0"/>
              </w:rPr>
              <w:t xml:space="preserve">12. Describe how an intersectional approach can improve climate responses for </w:t>
            </w:r>
            <w:r w:rsidDel="00000000" w:rsidR="00000000" w:rsidRPr="00000000">
              <w:rPr>
                <w:b w:val="1"/>
                <w:bCs w:val="1"/>
                <w:rtl w:val="0"/>
              </w:rPr>
              <w:t xml:space="preserve">marginalized</w:t>
            </w:r>
            <w:r w:rsidDel="00000000" w:rsidR="00000000" w:rsidRPr="00000000">
              <w:rPr>
                <w:b w:val="1"/>
                <w:bCs w:val="1"/>
                <w:rtl w:val="0"/>
              </w:rPr>
              <w:t xml:space="preserve"> and vulnerable populations.</w:t>
            </w:r>
          </w:p>
          <w:p w:rsidR="00000000" w:rsidDel="00000000" w:rsidP="00000000" w:rsidRDefault="00000000" w:rsidRPr="00000000" w14:paraId="000011E5">
            <w:pPr>
              <w:widowControl w:val="0"/>
              <w:spacing w:line="240" w:lineRule="auto"/>
              <w:rPr/>
            </w:pPr>
            <w:r w:rsidDel="00000000" w:rsidR="00000000" w:rsidRPr="00000000">
              <w:rPr>
                <w:rtl w:val="0"/>
              </w:rPr>
            </w:r>
          </w:p>
        </w:tc>
      </w:tr>
    </w:tbl>
    <w:p w:rsidR="00000000" w:rsidDel="00000000" w:rsidP="00000000" w:rsidRDefault="00000000" w:rsidRPr="00000000" w14:paraId="000011E6">
      <w:pPr>
        <w:rPr>
          <w:b w:val="1"/>
          <w:bCs w:val="1"/>
        </w:rPr>
      </w:pPr>
      <w:r w:rsidDel="00000000" w:rsidR="00000000" w:rsidRPr="00000000">
        <w:rPr>
          <w:rtl w:val="0"/>
        </w:rPr>
      </w:r>
    </w:p>
    <w:p w:rsidR="00000000" w:rsidDel="00000000" w:rsidP="00000000" w:rsidRDefault="00000000" w:rsidRPr="00000000" w14:paraId="000011E7">
      <w:pPr>
        <w:rPr/>
        <w:sectPr>
          <w:headerReference r:id="rId488" w:type="default"/>
          <w:footerReference r:id="rId489"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1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90" w:type="default"/>
          <w:footerReference r:id="rId491" w:type="default"/>
          <w:type w:val="nextPage"/>
          <w:pgSz w:h="12240" w:w="15840" w:orient="landscape"/>
          <w:pgMar w:bottom="1440.0000000000002" w:top="1440.0000000000002" w:left="1440.0000000000002" w:right="1440.0000000000002" w:header="720" w:footer="720"/>
          <w:pgNumType w:start="1"/>
        </w:sectPr>
      </w:pPr>
      <w:bookmarkStart w:colFirst="0" w:colLast="0" w:name="_tg1ykatec365" w:id="289"/>
      <w:bookmarkEnd w:id="2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Section 4: Strategies for Resilience and Coping</w:t>
      </w:r>
      <w:r w:rsidDel="00000000" w:rsidR="00000000" w:rsidRPr="00000000">
        <w:rPr>
          <w:rtl w:val="0"/>
        </w:rPr>
      </w:r>
    </w:p>
    <w:p w:rsidR="00000000" w:rsidDel="00000000" w:rsidP="00000000" w:rsidRDefault="00000000" w:rsidRPr="00000000" w14:paraId="000011E9">
      <w:pPr>
        <w:pStyle w:val="Heading1"/>
        <w:spacing w:after="240" w:before="240" w:lineRule="auto"/>
        <w:rPr/>
      </w:pPr>
      <w:bookmarkStart w:colFirst="0" w:colLast="0" w:name="_jwohc0y1z4oz" w:id="290"/>
      <w:bookmarkEnd w:id="290"/>
      <w:r w:rsidDel="00000000" w:rsidR="00000000" w:rsidRPr="00000000">
        <w:rPr>
          <w:rtl w:val="0"/>
        </w:rPr>
      </w:r>
    </w:p>
    <w:tbl>
      <w:tblPr>
        <w:tblStyle w:val="Table132"/>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rHeight w:val="1851.2255859374998" w:hRule="atLeast"/>
          <w:tblHeader w:val="0"/>
        </w:trPr>
        <w:tc>
          <w:tcPr>
            <w:shd w:fill="f4cccc" w:val="clear"/>
          </w:tcPr>
          <w:p w:rsidR="00000000" w:rsidDel="00000000" w:rsidP="00000000" w:rsidRDefault="00000000" w:rsidRPr="00000000" w14:paraId="000011EA">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1EB">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1EC">
            <w:pPr>
              <w:widowControl w:val="0"/>
              <w:rPr>
                <w:b w:val="1"/>
                <w:bCs w:val="1"/>
                <w:sz w:val="28"/>
                <w:szCs w:val="28"/>
              </w:rPr>
            </w:pPr>
            <w:r w:rsidDel="00000000" w:rsidR="00000000" w:rsidRPr="00000000">
              <w:rPr>
                <w:b w:val="1"/>
                <w:bCs w:val="1"/>
                <w:sz w:val="28"/>
                <w:szCs w:val="28"/>
                <w:rtl w:val="0"/>
              </w:rPr>
              <w:t xml:space="preserve">Section 4 is now closed for review and we are no longer accepting comments. Thank you for your contributions!</w:t>
            </w:r>
          </w:p>
          <w:p w:rsidR="00000000" w:rsidDel="00000000" w:rsidP="00000000" w:rsidRDefault="00000000" w:rsidRPr="00000000" w14:paraId="000011ED">
            <w:pPr>
              <w:widowControl w:val="0"/>
              <w:rPr>
                <w:sz w:val="28"/>
                <w:szCs w:val="28"/>
              </w:rPr>
            </w:pPr>
            <w:r w:rsidDel="00000000" w:rsidR="00000000" w:rsidRPr="00000000">
              <w:rPr>
                <w:rtl w:val="0"/>
              </w:rPr>
            </w:r>
          </w:p>
          <w:p w:rsidR="00000000" w:rsidDel="00000000" w:rsidP="00000000" w:rsidRDefault="00000000" w:rsidRPr="00000000" w14:paraId="000011EE">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11EF">
            <w:pPr>
              <w:widowControl w:val="0"/>
              <w:rPr>
                <w:b w:val="1"/>
                <w:bCs w:val="1"/>
                <w:sz w:val="28"/>
                <w:szCs w:val="28"/>
              </w:rPr>
            </w:pPr>
            <w:r w:rsidDel="00000000" w:rsidR="00000000" w:rsidRPr="00000000">
              <w:rPr>
                <w:rtl w:val="0"/>
              </w:rPr>
            </w:r>
          </w:p>
          <w:p w:rsidR="00000000" w:rsidDel="00000000" w:rsidP="00000000" w:rsidRDefault="00000000" w:rsidRPr="00000000" w14:paraId="000011F0">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11F1">
      <w:pPr>
        <w:pStyle w:val="Heading1"/>
        <w:spacing w:after="240" w:before="240" w:lineRule="auto"/>
        <w:rPr/>
      </w:pPr>
      <w:bookmarkStart w:colFirst="0" w:colLast="0" w:name="_h8mqo8tvlcic" w:id="291"/>
      <w:bookmarkEnd w:id="291"/>
      <w:r w:rsidDel="00000000" w:rsidR="00000000" w:rsidRPr="00000000">
        <w:rPr>
          <w:rtl w:val="0"/>
        </w:rPr>
      </w:r>
    </w:p>
    <w:p w:rsidR="00000000" w:rsidDel="00000000" w:rsidP="00000000" w:rsidRDefault="00000000" w:rsidRPr="00000000" w14:paraId="000011F2">
      <w:pPr>
        <w:pStyle w:val="Heading1"/>
        <w:rPr/>
      </w:pPr>
      <w:bookmarkStart w:colFirst="0" w:colLast="0" w:name="_pa0hhyjxi4hr" w:id="292"/>
      <w:bookmarkEnd w:id="292"/>
      <w:r w:rsidDel="00000000" w:rsidR="00000000" w:rsidRPr="00000000">
        <w:rPr>
          <w:rtl w:val="0"/>
        </w:rPr>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pStyle w:val="Heading1"/>
        <w:rPr>
          <w:b w:val="0"/>
          <w:bCs w:val="0"/>
        </w:rPr>
      </w:pPr>
      <w:bookmarkStart w:colFirst="0" w:colLast="0" w:name="_rje5w9709bm" w:id="293"/>
      <w:bookmarkEnd w:id="293"/>
      <w:r w:rsidDel="00000000" w:rsidR="00000000" w:rsidRPr="00000000">
        <w:rPr>
          <w:rtl w:val="0"/>
        </w:rPr>
        <w:t xml:space="preserve">Supporting Emotional Responses to Climate Change </w:t>
      </w:r>
      <w:r w:rsidDel="00000000" w:rsidR="00000000" w:rsidRPr="00000000">
        <w:rPr>
          <w:rtl w:val="0"/>
        </w:rPr>
      </w:r>
    </w:p>
    <w:tbl>
      <w:tblPr>
        <w:tblStyle w:val="Table13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11FB">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11FC">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11FD">
            <w:pPr>
              <w:widowControl w:val="0"/>
              <w:numPr>
                <w:ilvl w:val="0"/>
                <w:numId w:val="484"/>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11FE">
            <w:pPr>
              <w:widowControl w:val="0"/>
              <w:numPr>
                <w:ilvl w:val="0"/>
                <w:numId w:val="484"/>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11FF">
            <w:pPr>
              <w:widowControl w:val="0"/>
              <w:numPr>
                <w:ilvl w:val="0"/>
                <w:numId w:val="484"/>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1200">
            <w:pPr>
              <w:widowControl w:val="0"/>
              <w:numPr>
                <w:ilvl w:val="0"/>
                <w:numId w:val="484"/>
              </w:numPr>
              <w:spacing w:line="240" w:lineRule="auto"/>
              <w:ind w:left="720" w:hanging="360"/>
            </w:pPr>
            <w:ins w:author="Mike Marchand" w:id="356" w:date="2025-12-08T23:48:33Z">
              <w:r w:rsidDel="00000000" w:rsidR="00000000" w:rsidRPr="00000000">
                <w:rPr>
                  <w:rtl w:val="0"/>
                </w:rPr>
                <w:t xml:space="preserve">Michael Marchand, sqilxw, syilx Nation - Cultural Safety Consultant</w:t>
              </w:r>
            </w:ins>
            <w:r w:rsidDel="00000000" w:rsidR="00000000" w:rsidRPr="00000000">
              <w:rPr>
                <w:rtl w:val="0"/>
              </w:rPr>
              <w:t xml:space="preserve"> </w:t>
            </w:r>
          </w:p>
          <w:p w:rsidR="00000000" w:rsidDel="00000000" w:rsidP="00000000" w:rsidRDefault="00000000" w:rsidRPr="00000000" w14:paraId="00001201">
            <w:pPr>
              <w:widowControl w:val="0"/>
              <w:numPr>
                <w:ilvl w:val="0"/>
                <w:numId w:val="484"/>
              </w:numPr>
              <w:spacing w:line="240" w:lineRule="auto"/>
              <w:ind w:left="720" w:hanging="360"/>
            </w:pPr>
            <w:r w:rsidDel="00000000" w:rsidR="00000000" w:rsidRPr="00000000">
              <w:rPr>
                <w:rtl w:val="0"/>
              </w:rPr>
              <w:t xml:space="preserve"> </w:t>
            </w:r>
          </w:p>
          <w:p w:rsidR="00000000" w:rsidDel="00000000" w:rsidP="00000000" w:rsidRDefault="00000000" w:rsidRPr="00000000" w14:paraId="00001202">
            <w:pPr>
              <w:widowControl w:val="0"/>
              <w:numPr>
                <w:ilvl w:val="0"/>
                <w:numId w:val="484"/>
              </w:numPr>
              <w:spacing w:line="240" w:lineRule="auto"/>
              <w:ind w:left="720" w:hanging="360"/>
            </w:pPr>
            <w:r w:rsidDel="00000000" w:rsidR="00000000" w:rsidRPr="00000000">
              <w:rPr>
                <w:rtl w:val="0"/>
              </w:rPr>
            </w:r>
          </w:p>
        </w:tc>
      </w:tr>
    </w:tbl>
    <w:p w:rsidR="00000000" w:rsidDel="00000000" w:rsidP="00000000" w:rsidRDefault="00000000" w:rsidRPr="00000000" w14:paraId="00001203">
      <w:pPr>
        <w:spacing w:after="240" w:before="240" w:lineRule="auto"/>
        <w:rPr/>
      </w:pPr>
      <w:r w:rsidDel="00000000" w:rsidR="00000000" w:rsidRPr="00000000">
        <w:rPr>
          <w:rtl w:val="0"/>
        </w:rPr>
      </w:r>
    </w:p>
    <w:tbl>
      <w:tblPr>
        <w:tblStyle w:val="Table13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1204">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1205">
            <w:pPr>
              <w:widowControl w:val="0"/>
              <w:spacing w:line="240" w:lineRule="auto"/>
              <w:rPr/>
            </w:pPr>
            <w:r w:rsidDel="00000000" w:rsidR="00000000" w:rsidRPr="00000000">
              <w:rPr>
                <w:rtl w:val="0"/>
              </w:rPr>
            </w:r>
          </w:p>
        </w:tc>
      </w:tr>
      <w:tr>
        <w:trPr>
          <w:cantSplit w:val="0"/>
          <w:tblHeader w:val="0"/>
        </w:trPr>
        <w:tc>
          <w:tcPr>
            <w:shd w:fill="ea9999" w:val="clear"/>
          </w:tcPr>
          <w:p w:rsidR="00000000" w:rsidDel="00000000" w:rsidP="00000000" w:rsidRDefault="00000000" w:rsidRPr="00000000" w14:paraId="00001206">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1207">
            <w:pPr>
              <w:rPr>
                <w:b w:val="1"/>
                <w:bCs w:val="1"/>
              </w:rPr>
            </w:pPr>
            <w:r w:rsidDel="00000000" w:rsidR="00000000" w:rsidRPr="00000000">
              <w:rPr>
                <w:b w:val="1"/>
                <w:bCs w:val="1"/>
                <w:rtl w:val="0"/>
              </w:rPr>
              <w:t xml:space="preserve">Welcome to Section 4: Strategies for Resilience and Coping</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b w:val="1"/>
                <w:bCs w:val="1"/>
              </w:rPr>
            </w:pPr>
            <w:r w:rsidDel="00000000" w:rsidR="00000000" w:rsidRPr="00000000">
              <w:rPr>
                <w:b w:val="1"/>
                <w:bCs w:val="1"/>
                <w:rtl w:val="0"/>
              </w:rPr>
              <w:t xml:space="preserve">In this section of the course, you will learn: </w:t>
            </w:r>
          </w:p>
          <w:p w:rsidR="00000000" w:rsidDel="00000000" w:rsidP="00000000" w:rsidRDefault="00000000" w:rsidRPr="00000000" w14:paraId="0000120A">
            <w:pPr>
              <w:rPr>
                <w:b w:val="1"/>
                <w:bCs w:val="1"/>
              </w:rPr>
            </w:pPr>
            <w:r w:rsidDel="00000000" w:rsidR="00000000" w:rsidRPr="00000000">
              <w:rPr>
                <w:rtl w:val="0"/>
              </w:rPr>
            </w:r>
          </w:p>
          <w:p w:rsidR="00000000" w:rsidDel="00000000" w:rsidP="00000000" w:rsidRDefault="00000000" w:rsidRPr="00000000" w14:paraId="0000120B">
            <w:pPr>
              <w:numPr>
                <w:ilvl w:val="0"/>
                <w:numId w:val="319"/>
              </w:numPr>
              <w:ind w:left="720" w:hanging="360"/>
            </w:pPr>
            <w:r w:rsidDel="00000000" w:rsidR="00000000" w:rsidRPr="00000000">
              <w:rPr>
                <w:rtl w:val="0"/>
              </w:rPr>
              <w:t xml:space="preserve">Different ways in which people emotionally respond to climate change </w:t>
            </w:r>
          </w:p>
          <w:p w:rsidR="00000000" w:rsidDel="00000000" w:rsidP="00000000" w:rsidRDefault="00000000" w:rsidRPr="00000000" w14:paraId="0000120C">
            <w:pPr>
              <w:numPr>
                <w:ilvl w:val="1"/>
                <w:numId w:val="319"/>
              </w:numPr>
              <w:ind w:left="1440" w:hanging="360"/>
            </w:pPr>
            <w:r w:rsidDel="00000000" w:rsidR="00000000" w:rsidRPr="00000000">
              <w:rPr>
                <w:rtl w:val="0"/>
              </w:rPr>
              <w:t xml:space="preserve">Adaptive and maladaptive responses </w:t>
            </w:r>
          </w:p>
          <w:p w:rsidR="00000000" w:rsidDel="00000000" w:rsidP="00000000" w:rsidRDefault="00000000" w:rsidRPr="00000000" w14:paraId="0000120D">
            <w:pPr>
              <w:numPr>
                <w:ilvl w:val="1"/>
                <w:numId w:val="319"/>
              </w:numPr>
              <w:ind w:left="1440" w:hanging="360"/>
            </w:pPr>
            <w:r w:rsidDel="00000000" w:rsidR="00000000" w:rsidRPr="00000000">
              <w:rPr>
                <w:rtl w:val="0"/>
              </w:rPr>
              <w:t xml:space="preserve">Various ways of coping </w:t>
            </w:r>
          </w:p>
          <w:p w:rsidR="00000000" w:rsidDel="00000000" w:rsidP="00000000" w:rsidRDefault="00000000" w:rsidRPr="00000000" w14:paraId="0000120E">
            <w:pPr>
              <w:numPr>
                <w:ilvl w:val="1"/>
                <w:numId w:val="319"/>
              </w:numPr>
              <w:ind w:left="1440" w:hanging="360"/>
            </w:pPr>
            <w:r w:rsidDel="00000000" w:rsidR="00000000" w:rsidRPr="00000000">
              <w:rPr>
                <w:rtl w:val="0"/>
              </w:rPr>
              <w:t xml:space="preserve">The power of hope </w:t>
            </w:r>
          </w:p>
          <w:p w:rsidR="00000000" w:rsidDel="00000000" w:rsidP="00000000" w:rsidRDefault="00000000" w:rsidRPr="00000000" w14:paraId="0000120F">
            <w:pPr>
              <w:numPr>
                <w:ilvl w:val="0"/>
                <w:numId w:val="319"/>
              </w:numPr>
              <w:ind w:left="720" w:hanging="360"/>
            </w:pPr>
            <w:r w:rsidDel="00000000" w:rsidR="00000000" w:rsidRPr="00000000">
              <w:rPr>
                <w:rtl w:val="0"/>
              </w:rPr>
              <w:t xml:space="preserve">Theories and approaches that support and validate climate emotions</w:t>
            </w:r>
          </w:p>
          <w:p w:rsidR="00000000" w:rsidDel="00000000" w:rsidP="00000000" w:rsidRDefault="00000000" w:rsidRPr="00000000" w14:paraId="00001210">
            <w:pPr>
              <w:numPr>
                <w:ilvl w:val="0"/>
                <w:numId w:val="319"/>
              </w:numPr>
              <w:ind w:left="720" w:hanging="360"/>
            </w:pPr>
            <w:r w:rsidDel="00000000" w:rsidR="00000000" w:rsidRPr="00000000">
              <w:rPr>
                <w:rtl w:val="0"/>
              </w:rPr>
              <w:t xml:space="preserve">A range of therapeutic approaches that can be used in developing and supporting resilience and coping strategies - such as nature-based and skills-based methods</w:t>
            </w:r>
          </w:p>
          <w:p w:rsidR="00000000" w:rsidDel="00000000" w:rsidP="00000000" w:rsidRDefault="00000000" w:rsidRPr="00000000" w14:paraId="00001211">
            <w:pPr>
              <w:numPr>
                <w:ilvl w:val="0"/>
                <w:numId w:val="319"/>
              </w:numPr>
              <w:ind w:left="720" w:hanging="360"/>
            </w:pPr>
            <w:r w:rsidDel="00000000" w:rsidR="00000000" w:rsidRPr="00000000">
              <w:rPr>
                <w:rtl w:val="0"/>
              </w:rPr>
              <w:t xml:space="preserve">The multi-layered ways in which social groups, communities and systems play a role in supporting climate emotions</w:t>
            </w:r>
          </w:p>
          <w:p w:rsidR="00000000" w:rsidDel="00000000" w:rsidP="00000000" w:rsidRDefault="00000000" w:rsidRPr="00000000" w14:paraId="00001212">
            <w:pPr>
              <w:numPr>
                <w:ilvl w:val="0"/>
                <w:numId w:val="319"/>
              </w:numPr>
              <w:ind w:left="720" w:hanging="360"/>
            </w:pPr>
            <w:r w:rsidDel="00000000" w:rsidR="00000000" w:rsidRPr="00000000">
              <w:rPr>
                <w:rtl w:val="0"/>
              </w:rPr>
              <w:t xml:space="preserve">How climate justice frameworks can address the emotional and mental health impacts of climate change by promoting equity, accountability, and systemic transformation.</w:t>
            </w:r>
          </w:p>
          <w:p w:rsidR="00000000" w:rsidDel="00000000" w:rsidP="00000000" w:rsidRDefault="00000000" w:rsidRPr="00000000" w14:paraId="00001213">
            <w:pPr>
              <w:numPr>
                <w:ilvl w:val="0"/>
                <w:numId w:val="319"/>
              </w:numPr>
              <w:ind w:left="720" w:hanging="360"/>
            </w:pPr>
            <w:r w:rsidDel="00000000" w:rsidR="00000000" w:rsidRPr="00000000">
              <w:rPr>
                <w:rtl w:val="0"/>
              </w:rPr>
              <w:t xml:space="preserve">How Indigenous knowledge systems and frameworks can inform culturally grounded, relational, and effective responses to climate-related mental health challenges</w:t>
            </w:r>
          </w:p>
        </w:tc>
      </w:tr>
    </w:tbl>
    <w:p w:rsidR="00000000" w:rsidDel="00000000" w:rsidP="00000000" w:rsidRDefault="00000000" w:rsidRPr="00000000" w14:paraId="00001214">
      <w:pPr>
        <w:rPr/>
        <w:sectPr>
          <w:headerReference r:id="rId492" w:type="default"/>
          <w:footerReference r:id="rId493"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2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94" w:type="default"/>
          <w:footerReference r:id="rId495" w:type="default"/>
          <w:type w:val="nextPage"/>
          <w:pgSz w:h="12240" w:w="15840" w:orient="landscape"/>
          <w:pgMar w:bottom="1440.0000000000002" w:top="1440.0000000000002" w:left="1440.0000000000002" w:right="1440.0000000000002" w:header="720" w:footer="720"/>
          <w:pgNumType w:start="1"/>
        </w:sectPr>
      </w:pPr>
      <w:bookmarkStart w:colFirst="0" w:colLast="0" w:name="_bc4ajvgqrv15" w:id="294"/>
      <w:bookmarkEnd w:id="2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Differentiating Between Adaptive and ...</w:t>
      </w:r>
      <w:r w:rsidDel="00000000" w:rsidR="00000000" w:rsidRPr="00000000">
        <w:rPr>
          <w:rtl w:val="0"/>
        </w:rPr>
      </w:r>
    </w:p>
    <w:p w:rsidR="00000000" w:rsidDel="00000000" w:rsidP="00000000" w:rsidRDefault="00000000" w:rsidRPr="00000000" w14:paraId="00001216">
      <w:pPr>
        <w:pStyle w:val="Heading1"/>
        <w:spacing w:after="240" w:before="240" w:lineRule="auto"/>
        <w:rPr/>
      </w:pPr>
      <w:bookmarkStart w:colFirst="0" w:colLast="0" w:name="_wb500x72oewk" w:id="295"/>
      <w:bookmarkEnd w:id="295"/>
      <w:r w:rsidDel="00000000" w:rsidR="00000000" w:rsidRPr="00000000">
        <w:rPr>
          <w:rtl w:val="0"/>
        </w:rPr>
      </w:r>
    </w:p>
    <w:tbl>
      <w:tblPr>
        <w:tblStyle w:val="Table135"/>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rHeight w:val="1851.2255859374998" w:hRule="atLeast"/>
          <w:tblHeader w:val="0"/>
        </w:trPr>
        <w:tc>
          <w:tcPr>
            <w:shd w:fill="f4cccc" w:val="clear"/>
          </w:tcPr>
          <w:p w:rsidR="00000000" w:rsidDel="00000000" w:rsidP="00000000" w:rsidRDefault="00000000" w:rsidRPr="00000000" w14:paraId="00001217">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218">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219">
            <w:pPr>
              <w:widowControl w:val="0"/>
              <w:rPr>
                <w:b w:val="1"/>
                <w:bCs w:val="1"/>
                <w:sz w:val="28"/>
                <w:szCs w:val="28"/>
              </w:rPr>
            </w:pPr>
            <w:r w:rsidDel="00000000" w:rsidR="00000000" w:rsidRPr="00000000">
              <w:rPr>
                <w:b w:val="1"/>
                <w:bCs w:val="1"/>
                <w:sz w:val="28"/>
                <w:szCs w:val="28"/>
                <w:rtl w:val="0"/>
              </w:rPr>
              <w:t xml:space="preserve">Section 4 is now closed for review and we are no longer accepting comments. Thank you for your contributions!</w:t>
            </w:r>
          </w:p>
          <w:p w:rsidR="00000000" w:rsidDel="00000000" w:rsidP="00000000" w:rsidRDefault="00000000" w:rsidRPr="00000000" w14:paraId="0000121A">
            <w:pPr>
              <w:widowControl w:val="0"/>
              <w:rPr>
                <w:sz w:val="28"/>
                <w:szCs w:val="28"/>
              </w:rPr>
            </w:pPr>
            <w:r w:rsidDel="00000000" w:rsidR="00000000" w:rsidRPr="00000000">
              <w:rPr>
                <w:rtl w:val="0"/>
              </w:rPr>
            </w:r>
          </w:p>
          <w:p w:rsidR="00000000" w:rsidDel="00000000" w:rsidP="00000000" w:rsidRDefault="00000000" w:rsidRPr="00000000" w14:paraId="0000121B">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121C">
            <w:pPr>
              <w:widowControl w:val="0"/>
              <w:rPr>
                <w:b w:val="1"/>
                <w:bCs w:val="1"/>
                <w:sz w:val="28"/>
                <w:szCs w:val="28"/>
              </w:rPr>
            </w:pPr>
            <w:r w:rsidDel="00000000" w:rsidR="00000000" w:rsidRPr="00000000">
              <w:rPr>
                <w:rtl w:val="0"/>
              </w:rPr>
            </w:r>
          </w:p>
          <w:p w:rsidR="00000000" w:rsidDel="00000000" w:rsidP="00000000" w:rsidRDefault="00000000" w:rsidRPr="00000000" w14:paraId="0000121D">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121E">
      <w:pPr>
        <w:pStyle w:val="Heading1"/>
        <w:spacing w:after="240" w:before="240" w:lineRule="auto"/>
        <w:rPr/>
      </w:pPr>
      <w:bookmarkStart w:colFirst="0" w:colLast="0" w:name="_x0dz1p1tp86e" w:id="296"/>
      <w:bookmarkEnd w:id="296"/>
      <w:r w:rsidDel="00000000" w:rsidR="00000000" w:rsidRPr="00000000">
        <w:rPr>
          <w:rtl w:val="0"/>
        </w:rPr>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pStyle w:val="Heading1"/>
        <w:spacing w:before="480" w:lineRule="auto"/>
        <w:rPr>
          <w:b w:val="0"/>
          <w:bCs w:val="0"/>
        </w:rPr>
      </w:pPr>
      <w:bookmarkStart w:colFirst="0" w:colLast="0" w:name="_uag9nwvgr4r8" w:id="297"/>
      <w:bookmarkEnd w:id="297"/>
      <w:r w:rsidDel="00000000" w:rsidR="00000000" w:rsidRPr="00000000">
        <w:rPr>
          <w:rtl w:val="0"/>
        </w:rPr>
        <w:t xml:space="preserve">Differentiating Between </w:t>
      </w:r>
      <w:commentRangeStart w:id="239"/>
      <w:r w:rsidDel="00000000" w:rsidR="00000000" w:rsidRPr="00000000">
        <w:rPr>
          <w:rtl w:val="0"/>
        </w:rPr>
        <w:t xml:space="preserve">Adaptive and Maladaptive Responses</w:t>
      </w:r>
      <w:commentRangeEnd w:id="239"/>
      <w:r w:rsidDel="00000000" w:rsidR="00000000" w:rsidRPr="00000000">
        <w:commentReference w:id="239"/>
      </w:r>
      <w:r w:rsidDel="00000000" w:rsidR="00000000" w:rsidRPr="00000000">
        <w:rPr>
          <w:rtl w:val="0"/>
        </w:rPr>
      </w:r>
    </w:p>
    <w:tbl>
      <w:tblPr>
        <w:tblStyle w:val="Table13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1228">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1229">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122A">
            <w:pPr>
              <w:widowControl w:val="0"/>
              <w:numPr>
                <w:ilvl w:val="0"/>
                <w:numId w:val="148"/>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122B">
            <w:pPr>
              <w:widowControl w:val="0"/>
              <w:numPr>
                <w:ilvl w:val="0"/>
                <w:numId w:val="148"/>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122C">
            <w:pPr>
              <w:widowControl w:val="0"/>
              <w:numPr>
                <w:ilvl w:val="0"/>
                <w:numId w:val="148"/>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122D">
            <w:pPr>
              <w:widowControl w:val="0"/>
              <w:numPr>
                <w:ilvl w:val="0"/>
                <w:numId w:val="148"/>
              </w:numPr>
              <w:spacing w:line="240" w:lineRule="auto"/>
              <w:ind w:left="720" w:hanging="360"/>
            </w:pPr>
            <w:ins w:author="Claire Perry" w:id="357" w:date="2025-11-22T21:36:34Z">
              <w:r w:rsidDel="00000000" w:rsidR="00000000" w:rsidRPr="00000000">
                <w:rPr>
                  <w:rtl w:val="0"/>
                </w:rPr>
                <w:t xml:space="preserve">Claire Perry, Centre for Addiction and Mental Health</w:t>
              </w:r>
            </w:ins>
            <w:del w:author="Claire Perry" w:id="357" w:date="2025-11-22T21:36:34Z">
              <w:r w:rsidDel="00000000" w:rsidR="00000000" w:rsidRPr="00000000">
                <w:rPr>
                  <w:rtl w:val="0"/>
                </w:rPr>
                <w:delText xml:space="preserve"> </w:delText>
              </w:r>
            </w:del>
            <w:r w:rsidDel="00000000" w:rsidR="00000000" w:rsidRPr="00000000">
              <w:rPr>
                <w:rtl w:val="0"/>
              </w:rPr>
            </w:r>
          </w:p>
          <w:p w:rsidR="00000000" w:rsidDel="00000000" w:rsidP="00000000" w:rsidRDefault="00000000" w:rsidRPr="00000000" w14:paraId="0000122E">
            <w:pPr>
              <w:widowControl w:val="0"/>
              <w:numPr>
                <w:ilvl w:val="0"/>
                <w:numId w:val="148"/>
              </w:numPr>
              <w:spacing w:line="240" w:lineRule="auto"/>
              <w:ind w:left="720" w:hanging="360"/>
            </w:pPr>
            <w:ins w:author="Mike Marchand" w:id="358" w:date="2025-12-08T23:52:46Z">
              <w:r w:rsidDel="00000000" w:rsidR="00000000" w:rsidRPr="00000000">
                <w:rPr>
                  <w:rtl w:val="0"/>
                </w:rPr>
                <w:t xml:space="preserve">Michael Marchand, sqilxw, syilx Nation - Cultural Safety Consultant</w:t>
              </w:r>
            </w:ins>
            <w:r w:rsidDel="00000000" w:rsidR="00000000" w:rsidRPr="00000000">
              <w:rPr>
                <w:rtl w:val="0"/>
              </w:rPr>
              <w:t xml:space="preserve"> </w:t>
            </w:r>
          </w:p>
          <w:p w:rsidR="00000000" w:rsidDel="00000000" w:rsidP="00000000" w:rsidRDefault="00000000" w:rsidRPr="00000000" w14:paraId="0000122F">
            <w:pPr>
              <w:widowControl w:val="0"/>
              <w:numPr>
                <w:ilvl w:val="0"/>
                <w:numId w:val="148"/>
              </w:numPr>
              <w:spacing w:line="240" w:lineRule="auto"/>
              <w:ind w:left="720" w:hanging="360"/>
              <w:rPr>
                <w:ins w:author="Brianna Aspinall" w:id="360" w:date="2025-12-14T03:08:05Z"/>
              </w:rPr>
            </w:pPr>
            <w:ins w:author="Canadian Coalition Seniors Mental Health" w:id="359" w:date="2025-12-10T22:39:24Z">
              <w:r w:rsidDel="00000000" w:rsidR="00000000" w:rsidRPr="00000000">
                <w:rPr>
                  <w:rtl w:val="0"/>
                </w:rPr>
                <w:t xml:space="preserve">Monique Beneteau, Canadian Coalition for Seniors’ Mental Health</w:t>
              </w:r>
            </w:ins>
            <w:ins w:author="Brianna Aspinall" w:id="360" w:date="2025-12-14T03:08:05Z">
              <w:r w:rsidDel="00000000" w:rsidR="00000000" w:rsidRPr="00000000">
                <w:rPr>
                  <w:rtl w:val="0"/>
                </w:rPr>
              </w:r>
            </w:ins>
          </w:p>
          <w:p w:rsidR="00000000" w:rsidDel="00000000" w:rsidP="00000000" w:rsidRDefault="00000000" w:rsidRPr="00000000" w14:paraId="00001230">
            <w:pPr>
              <w:widowControl w:val="0"/>
              <w:numPr>
                <w:ilvl w:val="0"/>
                <w:numId w:val="148"/>
              </w:numPr>
              <w:spacing w:line="240" w:lineRule="auto"/>
              <w:ind w:left="720" w:hanging="360"/>
              <w:rPr>
                <w:ins w:author="Ashley Stoltz" w:id="361" w:date="2025-12-15T06:01:23Z"/>
              </w:rPr>
            </w:pPr>
            <w:ins w:author="Brianna Aspinall" w:id="360" w:date="2025-12-14T03:08:05Z">
              <w:r w:rsidDel="00000000" w:rsidR="00000000" w:rsidRPr="00000000">
                <w:rPr>
                  <w:rtl w:val="0"/>
                </w:rPr>
                <w:t xml:space="preserve">Brianna Aspinall Nuñez, Carbon Conversations TO </w:t>
              </w:r>
            </w:ins>
            <w:ins w:author="Ashley Stoltz" w:id="361" w:date="2025-12-15T06:01:23Z">
              <w:r w:rsidDel="00000000" w:rsidR="00000000" w:rsidRPr="00000000">
                <w:rPr>
                  <w:rtl w:val="0"/>
                </w:rPr>
              </w:r>
            </w:ins>
          </w:p>
          <w:p w:rsidR="00000000" w:rsidDel="00000000" w:rsidP="00000000" w:rsidRDefault="00000000" w:rsidRPr="00000000" w14:paraId="00001231">
            <w:pPr>
              <w:widowControl w:val="0"/>
              <w:numPr>
                <w:ilvl w:val="0"/>
                <w:numId w:val="148"/>
              </w:numPr>
              <w:spacing w:line="240" w:lineRule="auto"/>
              <w:ind w:left="720" w:hanging="360"/>
              <w:rPr>
                <w:ins w:author="Ashley Stoltz" w:id="361" w:date="2025-12-15T06:01:23Z"/>
              </w:rPr>
            </w:pPr>
            <w:ins w:author="Ashley Stoltz" w:id="361" w:date="2025-12-15T06:01:23Z">
              <w:r w:rsidDel="00000000" w:rsidR="00000000" w:rsidRPr="00000000">
                <w:rPr>
                  <w:rtl w:val="0"/>
                </w:rPr>
                <w:t xml:space="preserve">Ashley Stoltz, Faculty of Health Sciences, Simon Fraser University</w:t>
              </w:r>
            </w:ins>
          </w:p>
          <w:p w:rsidR="00000000" w:rsidDel="00000000" w:rsidP="00000000" w:rsidRDefault="00000000" w:rsidRPr="00000000" w14:paraId="00001232">
            <w:pPr>
              <w:widowControl w:val="0"/>
              <w:numPr>
                <w:ilvl w:val="0"/>
                <w:numId w:val="148"/>
              </w:numPr>
              <w:spacing w:line="240" w:lineRule="auto"/>
              <w:ind w:left="720" w:hanging="360"/>
            </w:pPr>
            <w:r w:rsidDel="00000000" w:rsidR="00000000" w:rsidRPr="00000000">
              <w:rPr>
                <w:rtl w:val="0"/>
              </w:rPr>
            </w:r>
          </w:p>
        </w:tc>
      </w:tr>
    </w:tbl>
    <w:p w:rsidR="00000000" w:rsidDel="00000000" w:rsidP="00000000" w:rsidRDefault="00000000" w:rsidRPr="00000000" w14:paraId="00001233">
      <w:pPr>
        <w:spacing w:after="240" w:before="240" w:lineRule="auto"/>
        <w:rPr/>
      </w:pPr>
      <w:r w:rsidDel="00000000" w:rsidR="00000000" w:rsidRPr="00000000">
        <w:rPr>
          <w:rtl w:val="0"/>
        </w:rPr>
      </w:r>
    </w:p>
    <w:tbl>
      <w:tblPr>
        <w:tblStyle w:val="Table137"/>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1234">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1235">
            <w:pPr>
              <w:widowControl w:val="0"/>
              <w:spacing w:after="240" w:before="240" w:line="240" w:lineRule="auto"/>
              <w:rPr/>
            </w:pPr>
            <w:r w:rsidDel="00000000" w:rsidR="00000000" w:rsidRPr="00000000">
              <w:rPr>
                <w:rtl w:val="0"/>
              </w:rPr>
              <w:t xml:space="preserve">Welcome to module 4. To start this module, imagine you’re standing at the crossroads of two very different paths. On one side, you acknowledge the serious reality of climate change</w:t>
            </w:r>
            <w:ins w:author="Ashley Stoltz" w:id="362" w:date="2025-12-15T05:45:10Z">
              <w:r w:rsidDel="00000000" w:rsidR="00000000" w:rsidRPr="00000000">
                <w:rPr>
                  <w:rtl w:val="0"/>
                </w:rPr>
                <w:t xml:space="preserve"> and</w:t>
              </w:r>
            </w:ins>
            <w:del w:author="Ashley Stoltz" w:id="362" w:date="2025-12-15T05:45:10Z">
              <w:r w:rsidDel="00000000" w:rsidR="00000000" w:rsidRPr="00000000">
                <w:rPr>
                  <w:rtl w:val="0"/>
                </w:rPr>
                <w:delText xml:space="preserve">,</w:delText>
              </w:r>
            </w:del>
            <w:r w:rsidDel="00000000" w:rsidR="00000000" w:rsidRPr="00000000">
              <w:rPr>
                <w:rtl w:val="0"/>
              </w:rPr>
              <w:t xml:space="preserve"> you feel anxious or sad about it, but those emotions spur you to reach out, learn more, and find ways to engage with others who are taking action. On the other side, you either try to block out </w:t>
            </w:r>
            <w:commentRangeStart w:id="240"/>
            <w:r w:rsidDel="00000000" w:rsidR="00000000" w:rsidRPr="00000000">
              <w:rPr>
                <w:rtl w:val="0"/>
              </w:rPr>
              <w:t xml:space="preserve">the problem</w:t>
            </w:r>
            <w:commentRangeEnd w:id="240"/>
            <w:r w:rsidDel="00000000" w:rsidR="00000000" w:rsidRPr="00000000">
              <w:commentReference w:id="240"/>
            </w:r>
            <w:r w:rsidDel="00000000" w:rsidR="00000000" w:rsidRPr="00000000">
              <w:rPr>
                <w:rtl w:val="0"/>
              </w:rPr>
              <w:t xml:space="preserve"> or sink into a sense of doom so heavy that it feels impossible to do anything at all. These paths capture the difference between adaptive and maladaptive responses to the growing ecological crisis. Over the last few decades, psychologists have drawn on a variety of theories and intellectual traditions to understand why some people respond to climate change in ways that preserve their well-being and foster meaningful action, while others become </w:t>
            </w:r>
            <w:commentRangeStart w:id="241"/>
            <w:r w:rsidDel="00000000" w:rsidR="00000000" w:rsidRPr="00000000">
              <w:rPr>
                <w:rtl w:val="0"/>
              </w:rPr>
              <w:t xml:space="preserve">overwhelmed, immobilized, or completely </w:t>
            </w:r>
            <w:commentRangeStart w:id="242"/>
            <w:r w:rsidDel="00000000" w:rsidR="00000000" w:rsidRPr="00000000">
              <w:rPr>
                <w:rtl w:val="0"/>
              </w:rPr>
              <w:t xml:space="preserve">disengaged</w:t>
            </w:r>
            <w:commentRangeEnd w:id="242"/>
            <w:r w:rsidDel="00000000" w:rsidR="00000000" w:rsidRPr="00000000">
              <w:commentReference w:id="242"/>
            </w:r>
            <w:commentRangeEnd w:id="241"/>
            <w:r w:rsidDel="00000000" w:rsidR="00000000" w:rsidRPr="00000000">
              <w:commentReference w:id="241"/>
            </w:r>
            <w:r w:rsidDel="00000000" w:rsidR="00000000" w:rsidRPr="00000000">
              <w:rPr>
                <w:rtl w:val="0"/>
              </w:rPr>
              <w:t xml:space="preserve">.</w:t>
            </w:r>
          </w:p>
          <w:p w:rsidR="00000000" w:rsidDel="00000000" w:rsidP="00000000" w:rsidRDefault="00000000" w:rsidRPr="00000000" w14:paraId="00001236">
            <w:pPr>
              <w:widowControl w:val="0"/>
              <w:spacing w:after="240" w:before="240" w:line="240" w:lineRule="auto"/>
              <w:rPr/>
            </w:pPr>
            <w:r w:rsidDel="00000000" w:rsidR="00000000" w:rsidRPr="00000000">
              <w:rPr>
                <w:rtl w:val="0"/>
              </w:rPr>
              <w:t xml:space="preserve">From a stress and coping perspective, pioneered by Richard Lazarus and Susan Folkman, our minds are constantly evaluating the demands we face—like rising global temperatures, more frequent disasters, or ecological uncertainty—and assessing whether we have the resources to cope. When our appraisal leads us to constructive problem-solving or acceptance, it’s considered adaptive. We recognize the threats without succumbing to panic or denial, and we look for steps we can take—big or small—to safeguard our environment and our mental health. In contrast, if we distort reality by dismissing scientific consensus or we ruminate so intensely on catastrophic outcomes that we can’t function, our responses become maladaptive. Here, the urgency of climate change either gets minimized or magnified to a point where we lose our capacity to cope effectively.</w:t>
            </w:r>
          </w:p>
          <w:p w:rsidR="00000000" w:rsidDel="00000000" w:rsidP="00000000" w:rsidRDefault="00000000" w:rsidRPr="00000000" w14:paraId="00001237">
            <w:pPr>
              <w:widowControl w:val="0"/>
              <w:spacing w:after="240" w:before="240" w:line="240" w:lineRule="auto"/>
              <w:rPr/>
            </w:pPr>
            <w:commentRangeStart w:id="243"/>
            <w:r w:rsidDel="00000000" w:rsidR="00000000" w:rsidRPr="00000000">
              <w:rPr>
                <w:rtl w:val="0"/>
              </w:rPr>
              <w:t xml:space="preserve">Another influential lens is cognitive-behavioral therapy, associated with thinkers like Aaron Beck and Albert Ellis. According to CBT approaches, maladaptive thought patterns—such as believing nothing will ever improve (catastrophizing) or refusing to accept any evidence of progress (all-or-nothing thinking)—harm our ability to remain mentally healthy. Under the pressure of climate change, it’s easy to slip into these traps. However, CBT also highlights that more balanced thinking can help us remain hopeful and engaged. An adaptive perspective might acknowledge the severity of environmental crises while focusing on practical, incremental actions that cultivate resilience, like reducing personal carbon footprints, joining community projects, or supporting policy changes.</w:t>
            </w:r>
            <w:commentRangeEnd w:id="243"/>
            <w:r w:rsidDel="00000000" w:rsidR="00000000" w:rsidRPr="00000000">
              <w:commentReference w:id="243"/>
            </w:r>
            <w:r w:rsidDel="00000000" w:rsidR="00000000" w:rsidRPr="00000000">
              <w:rPr>
                <w:rtl w:val="0"/>
              </w:rPr>
            </w:r>
          </w:p>
          <w:p w:rsidR="00000000" w:rsidDel="00000000" w:rsidP="00000000" w:rsidRDefault="00000000" w:rsidRPr="00000000" w14:paraId="00001238">
            <w:pPr>
              <w:widowControl w:val="0"/>
              <w:spacing w:after="240" w:before="240" w:line="240" w:lineRule="auto"/>
              <w:rPr/>
            </w:pPr>
            <w:r w:rsidDel="00000000" w:rsidR="00000000" w:rsidRPr="00000000">
              <w:rPr>
                <w:rtl w:val="0"/>
              </w:rPr>
              <w:t xml:space="preserve">Emotion regulation theory, particularly the work of James Gross, takes this one step further by examining how we manage the feelings that accompany our cognitions. Feeling anxious when we learn about devastating wildfires or melting ice caps is normal, but the key is whether we reappraise that anxiety in a way that helps us act or </w:t>
            </w:r>
            <w:commentRangeStart w:id="244"/>
            <w:commentRangeStart w:id="245"/>
            <w:r w:rsidDel="00000000" w:rsidR="00000000" w:rsidRPr="00000000">
              <w:rPr>
                <w:rtl w:val="0"/>
              </w:rPr>
              <w:t xml:space="preserve">become paralyzed.</w:t>
            </w:r>
            <w:commentRangeEnd w:id="244"/>
            <w:r w:rsidDel="00000000" w:rsidR="00000000" w:rsidRPr="00000000">
              <w:commentReference w:id="244"/>
            </w:r>
            <w:commentRangeEnd w:id="245"/>
            <w:r w:rsidDel="00000000" w:rsidR="00000000" w:rsidRPr="00000000">
              <w:commentReference w:id="245"/>
            </w:r>
            <w:r w:rsidDel="00000000" w:rsidR="00000000" w:rsidRPr="00000000">
              <w:rPr>
                <w:rtl w:val="0"/>
              </w:rPr>
              <w:t xml:space="preserve"> Adaptive approaches allow space for fear and anger while still channeling these emotions into positive or meaningful endeavors</w:t>
            </w:r>
            <w:ins w:author="Susan Clayton" w:id="363" w:date="2026-01-03T21:16:49Z">
              <w:r w:rsidDel="00000000" w:rsidR="00000000" w:rsidRPr="00000000">
                <w:rPr>
                  <w:rtl w:val="0"/>
                </w:rPr>
                <w:t xml:space="preserve">, such as</w:t>
              </w:r>
            </w:ins>
            <w:del w:author="Susan Clayton" w:id="363" w:date="2026-01-03T21:16:49Z">
              <w:r w:rsidDel="00000000" w:rsidR="00000000" w:rsidRPr="00000000">
                <w:rPr>
                  <w:rtl w:val="0"/>
                </w:rPr>
                <w:delText xml:space="preserve">—like</w:delText>
              </w:r>
            </w:del>
            <w:r w:rsidDel="00000000" w:rsidR="00000000" w:rsidRPr="00000000">
              <w:rPr>
                <w:rtl w:val="0"/>
              </w:rPr>
              <w:t xml:space="preserve"> organizing local climate forums or supporting relevant legislation. If, on the other hand, we try to suppress or deny the existence of those distressing emotions, we may end up exhausted, burned out, or cynical, all of which undermine the very resilience we need.</w:t>
            </w:r>
          </w:p>
          <w:p w:rsidR="00000000" w:rsidDel="00000000" w:rsidP="00000000" w:rsidRDefault="00000000" w:rsidRPr="00000000" w14:paraId="00001239">
            <w:pPr>
              <w:widowControl w:val="0"/>
              <w:spacing w:after="240" w:before="240" w:line="240" w:lineRule="auto"/>
              <w:rPr/>
            </w:pPr>
            <w:r w:rsidDel="00000000" w:rsidR="00000000" w:rsidRPr="00000000">
              <w:rPr>
                <w:rtl w:val="0"/>
              </w:rPr>
              <w:t xml:space="preserve">There’s also an existential thread running through many of our climate emotions. Thinkers like Viktor Frankl and Irvin Yalom remind us that threats to our survival and meaning can provoke deep dread. Ecopsychologists like Theodore Roszak and Joanna Macy add that our sense of alienation from nature can intensify climate distress. Adaptive thinking in this vein involves finding purpose amid uncertainty—perhaps by </w:t>
            </w:r>
            <w:commentRangeStart w:id="246"/>
            <w:r w:rsidDel="00000000" w:rsidR="00000000" w:rsidRPr="00000000">
              <w:rPr>
                <w:rtl w:val="0"/>
              </w:rPr>
              <w:t xml:space="preserve">joining </w:t>
            </w:r>
            <w:commentRangeEnd w:id="246"/>
            <w:r w:rsidDel="00000000" w:rsidR="00000000" w:rsidRPr="00000000">
              <w:commentReference w:id="246"/>
            </w:r>
            <w:r w:rsidDel="00000000" w:rsidR="00000000" w:rsidRPr="00000000">
              <w:rPr>
                <w:rtl w:val="0"/>
              </w:rPr>
              <w:t xml:space="preserve">a local tree-planting initiative or creating supportive networks that combine ecological awareness with mental health advocacy. Maladaptive responses arise when we give in to nihilism or try to avoid the existential weight altogether, missing a chance to transform fear into collective empowerment.</w:t>
            </w:r>
          </w:p>
          <w:p w:rsidR="00000000" w:rsidDel="00000000" w:rsidP="00000000" w:rsidRDefault="00000000" w:rsidRPr="00000000" w14:paraId="0000123A">
            <w:pPr>
              <w:widowControl w:val="0"/>
              <w:spacing w:after="240" w:before="240" w:line="240" w:lineRule="auto"/>
              <w:rPr/>
            </w:pPr>
            <w:r w:rsidDel="00000000" w:rsidR="00000000" w:rsidRPr="00000000">
              <w:rPr>
                <w:rtl w:val="0"/>
              </w:rPr>
              <w:t xml:space="preserve">Recent climate psychology literature has sharpened our understanding of “eco-anxiety” and “climate grief.” Researchers such as Panu Pihkala, Susan Clayton, and Caroline Hickman emphasize that while anxiety and sorrow over our planet’s future are valid, it is how we respond that determines whether these emotions spur lasting change or lead to destructive patterns. Adaptive responses acknowledge that fear or sadness are signs of moral concern and empathy for the world, and these emotions can be harnessed to fuel sustainability efforts or community-based organizing. When fear becomes so overwhelming that it results in apathy or despair, it slides into the maladaptive realm, blocking the very actions that could mitigate the crisis.</w:t>
            </w:r>
          </w:p>
          <w:p w:rsidR="00000000" w:rsidDel="00000000" w:rsidP="00000000" w:rsidRDefault="00000000" w:rsidRPr="00000000" w14:paraId="0000123B">
            <w:pPr>
              <w:widowControl w:val="0"/>
              <w:spacing w:after="240" w:before="240" w:line="240" w:lineRule="auto"/>
              <w:rPr/>
            </w:pPr>
            <w:r w:rsidDel="00000000" w:rsidR="00000000" w:rsidRPr="00000000">
              <w:rPr>
                <w:rtl w:val="0"/>
              </w:rPr>
              <w:t xml:space="preserve">Hope theory and positive psychology add another dimension by pointing out that hope is not blind optimism but rather an active ingredient in resilience. Psychologists like C. R. Snyder, Martin Seligman, and Barbara Fredrickson show us that an engaged, realistic kind of hope can coexist with a full awareness of how daunting climate change is. This type of hope propels us to stay creative and persistent even when progress is slow. If hope drifts into simplistic “toxic positivity”—where we refuse to acknowledge real dangers or expect solutions without doing the hard work—that, too, becomes maladaptive because it glosses over the profound challenges and undermines genuine engagement.</w:t>
            </w:r>
          </w:p>
          <w:p w:rsidR="00000000" w:rsidDel="00000000" w:rsidP="00000000" w:rsidRDefault="00000000" w:rsidRPr="00000000" w14:paraId="0000123C">
            <w:pPr>
              <w:widowControl w:val="0"/>
              <w:spacing w:after="240" w:before="240" w:line="240" w:lineRule="auto"/>
              <w:rPr/>
            </w:pPr>
            <w:r w:rsidDel="00000000" w:rsidR="00000000" w:rsidRPr="00000000">
              <w:rPr>
                <w:rtl w:val="0"/>
              </w:rPr>
              <w:t xml:space="preserve">In the end, we must remember that cultural, social, and political contexts shape how adaptive or maladaptive a response can be. Not everyone has the same resources or support systems, which makes certain coping strategies more accessible to some and out of reach for others. Scholars like Renée Lertzman have argued that we need to pay attention to “environmental melancholia,” where collective grief over ecological loss can affect entire communities, not just individuals. True adaptation, then, is not just a matter of personal mindset but also a communal and systemic endeavor.</w:t>
            </w:r>
          </w:p>
          <w:p w:rsidR="00000000" w:rsidDel="00000000" w:rsidP="00000000" w:rsidRDefault="00000000" w:rsidRPr="00000000" w14:paraId="0000123D">
            <w:pPr>
              <w:widowControl w:val="0"/>
              <w:spacing w:after="240" w:before="240" w:line="240" w:lineRule="auto"/>
              <w:rPr/>
            </w:pPr>
            <w:r w:rsidDel="00000000" w:rsidR="00000000" w:rsidRPr="00000000">
              <w:rPr>
                <w:rtl w:val="0"/>
              </w:rPr>
              <w:t xml:space="preserve">Throughout these varied perspectives—stress and coping theory, cognitive-behavioral therapy, emotion regulation, existential and ecopsychological thought, climate psychology, hope theory, and sociocultural analysis—the thread remains consistent: adaptive responses help us come to terms with reality, remain emotionally grounded, and maintain a sense of efficacy and hope in the face of daunting challenges. Maladaptive responses lead us either to deny the problem or become </w:t>
            </w:r>
            <w:ins w:author="Brianna Aspinall" w:id="364" w:date="2025-12-14T02:53:30Z">
              <w:r w:rsidDel="00000000" w:rsidR="00000000" w:rsidRPr="00000000">
                <w:rPr>
                  <w:rtl w:val="0"/>
                </w:rPr>
                <w:t xml:space="preserve">constantly </w:t>
              </w:r>
            </w:ins>
            <w:r w:rsidDel="00000000" w:rsidR="00000000" w:rsidRPr="00000000">
              <w:rPr>
                <w:rtl w:val="0"/>
              </w:rPr>
              <w:t xml:space="preserve">overwhelmed by it, eroding the determination and creativity we need. Recognizing the difference is a key step toward building resilience, both for ourselves and for our communities. By understanding how our thoughts and feelings can either propel us forward or hold us back, we gain the power to shape our emotional responses in ways that foster constructive action and</w:t>
            </w:r>
            <w:del w:author="Claire Perry" w:id="365" w:date="2025-11-22T21:03:24Z">
              <w:r w:rsidDel="00000000" w:rsidR="00000000" w:rsidRPr="00000000">
                <w:rPr>
                  <w:rtl w:val="0"/>
                </w:rPr>
                <w:delText xml:space="preserve"> </w:delText>
              </w:r>
              <w:commentRangeStart w:id="247"/>
              <w:r w:rsidDel="00000000" w:rsidR="00000000" w:rsidRPr="00000000">
                <w:rPr>
                  <w:rtl w:val="0"/>
                </w:rPr>
                <w:delText xml:space="preserve">genuine</w:delText>
              </w:r>
            </w:del>
            <w:ins w:author="Claire Perry" w:id="366" w:date="2025-11-22T21:03:32Z">
              <w:commentRangeStart w:id="248"/>
              <w:r w:rsidDel="00000000" w:rsidR="00000000" w:rsidRPr="00000000">
                <w:rPr>
                  <w:rtl w:val="0"/>
                </w:rPr>
                <w:t xml:space="preserve"> long-term</w:t>
              </w:r>
            </w:ins>
            <w:del w:author="Claire Perry" w:id="366" w:date="2025-11-22T21:03:32Z">
              <w:commentRangeEnd w:id="248"/>
              <w:r w:rsidDel="00000000" w:rsidR="00000000" w:rsidRPr="00000000">
                <w:commentReference w:id="248"/>
              </w:r>
              <w:r w:rsidDel="00000000" w:rsidR="00000000" w:rsidRPr="00000000">
                <w:rPr>
                  <w:rtl w:val="0"/>
                </w:rPr>
                <w:delText xml:space="preserve"> </w:delText>
              </w:r>
            </w:del>
            <w:ins w:author="Claire Perry" w:id="366" w:date="2025-11-22T21:03:32Z">
              <w:r w:rsidDel="00000000" w:rsidR="00000000" w:rsidRPr="00000000">
                <w:rPr>
                  <w:rtl w:val="0"/>
                </w:rPr>
                <w:t xml:space="preserve"> </w:t>
              </w:r>
            </w:ins>
            <w:r w:rsidDel="00000000" w:rsidR="00000000" w:rsidRPr="00000000">
              <w:rPr>
                <w:rtl w:val="0"/>
              </w:rPr>
              <w:t xml:space="preserve">well-being</w:t>
            </w:r>
            <w:commentRangeEnd w:id="247"/>
            <w:r w:rsidDel="00000000" w:rsidR="00000000" w:rsidRPr="00000000">
              <w:commentReference w:id="247"/>
            </w:r>
            <w:r w:rsidDel="00000000" w:rsidR="00000000" w:rsidRPr="00000000">
              <w:rPr>
                <w:rtl w:val="0"/>
              </w:rPr>
              <w:t xml:space="preserve">.</w:t>
            </w:r>
          </w:p>
        </w:tc>
      </w:tr>
      <w:tr>
        <w:trPr>
          <w:cantSplit w:val="0"/>
          <w:tblHeader w:val="0"/>
        </w:trPr>
        <w:tc>
          <w:tcPr>
            <w:shd w:fill="ea9999" w:val="clear"/>
          </w:tcPr>
          <w:p w:rsidR="00000000" w:rsidDel="00000000" w:rsidP="00000000" w:rsidRDefault="00000000" w:rsidRPr="00000000" w14:paraId="0000123E">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123F">
            <w:pPr>
              <w:spacing w:after="80" w:lineRule="auto"/>
              <w:rPr/>
            </w:pPr>
            <w:r w:rsidDel="00000000" w:rsidR="00000000" w:rsidRPr="00000000">
              <w:rPr>
                <w:rtl w:val="0"/>
              </w:rPr>
              <w:t xml:space="preserve">When addressing how individuals think, feel, and act in the face of climate change, it is essential to differentiate between adaptive and maladaptive cognitions. These thought patterns significantly influence emotional responses and coping mechanisms related to climate emotions. Understanding whether a cognitive response is adaptive or maladaptive can help in fostering resilience and promoting effective climate action. This section explores the concepts of adaptive and maladaptive cognition within the context of climate emotions, drawing on various psychological theories and frameworks to provide a comprehensive understanding.</w:t>
            </w:r>
          </w:p>
          <w:p w:rsidR="00000000" w:rsidDel="00000000" w:rsidP="00000000" w:rsidRDefault="00000000" w:rsidRPr="00000000" w14:paraId="00001240">
            <w:pPr>
              <w:spacing w:after="80" w:lineRule="auto"/>
              <w:rPr/>
            </w:pPr>
            <w:r w:rsidDel="00000000" w:rsidR="00000000" w:rsidRPr="00000000">
              <w:rPr>
                <w:rtl w:val="0"/>
              </w:rPr>
            </w:r>
          </w:p>
          <w:p w:rsidR="00000000" w:rsidDel="00000000" w:rsidP="00000000" w:rsidRDefault="00000000" w:rsidRPr="00000000" w14:paraId="00001241">
            <w:pPr>
              <w:spacing w:after="240" w:before="240" w:lineRule="auto"/>
              <w:rPr/>
            </w:pPr>
            <w:r w:rsidDel="00000000" w:rsidR="00000000" w:rsidRPr="00000000">
              <w:rPr>
                <w:rtl w:val="0"/>
              </w:rPr>
            </w:r>
          </w:p>
          <w:tbl>
            <w:tblPr>
              <w:tblStyle w:val="Table138"/>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242">
                  <w:pPr>
                    <w:pStyle w:val="Heading2"/>
                    <w:spacing w:after="80" w:lineRule="auto"/>
                    <w:rPr/>
                  </w:pPr>
                  <w:bookmarkStart w:colFirst="0" w:colLast="0" w:name="_67yltuox5tgx" w:id="298"/>
                  <w:bookmarkEnd w:id="298"/>
                  <w:r w:rsidDel="00000000" w:rsidR="00000000" w:rsidRPr="00000000">
                    <w:rPr>
                      <w:rtl w:val="0"/>
                    </w:rPr>
                    <w:t xml:space="preserve">Differentiating Between Adaptive and Maladaptive Responses</w:t>
                  </w:r>
                </w:p>
                <w:p w:rsidR="00000000" w:rsidDel="00000000" w:rsidP="00000000" w:rsidRDefault="00000000" w:rsidRPr="00000000" w14:paraId="00001243">
                  <w:pPr>
                    <w:spacing w:after="240" w:before="240" w:lineRule="auto"/>
                    <w:rPr/>
                  </w:pPr>
                  <w:r w:rsidDel="00000000" w:rsidR="00000000" w:rsidRPr="00000000">
                    <w:rPr>
                      <w:rtl w:val="0"/>
                    </w:rPr>
                    <w:t xml:space="preserve">Adaptive and maladaptive cognitions represent distinct ways individuals process and respond to the stressors posed by climate change. Adaptive cognitions enable constructive problem-solving, acceptance, and proactive action, while maladaptive cognitions lead to denial, distortion, and ruminative worry that hinder effective coping.</w:t>
                  </w:r>
                </w:p>
                <w:p w:rsidR="00000000" w:rsidDel="00000000" w:rsidP="00000000" w:rsidRDefault="00000000" w:rsidRPr="00000000" w14:paraId="00001244">
                  <w:pPr>
                    <w:spacing w:after="240" w:before="240" w:lineRule="auto"/>
                    <w:rPr>
                      <w:u w:val="single"/>
                    </w:rPr>
                  </w:pPr>
                  <w:r w:rsidDel="00000000" w:rsidR="00000000" w:rsidRPr="00000000">
                    <w:rPr>
                      <w:u w:val="single"/>
                      <w:rtl w:val="0"/>
                    </w:rPr>
                    <w:t xml:space="preserve">Below are some examples of adaptive and maladaptive emotional responses or cognitions. Can you think of others?</w:t>
                  </w:r>
                </w:p>
                <w:p w:rsidR="00000000" w:rsidDel="00000000" w:rsidP="00000000" w:rsidRDefault="00000000" w:rsidRPr="00000000" w14:paraId="00001245">
                  <w:pPr>
                    <w:spacing w:after="240" w:before="240" w:lineRule="auto"/>
                    <w:rPr>
                      <w:color w:val="ffffff"/>
                      <w:shd w:fill="920000" w:val="clear"/>
                    </w:rPr>
                  </w:pPr>
                  <w:r w:rsidDel="00000000" w:rsidR="00000000" w:rsidRPr="00000000">
                    <w:rPr>
                      <w:color w:val="ffffff"/>
                      <w:shd w:fill="920000" w:val="clear"/>
                      <w:rtl w:val="0"/>
                    </w:rPr>
                    <w:t xml:space="preserve">[FLIP CARDS]</w:t>
                  </w:r>
                </w:p>
                <w:p w:rsidR="00000000" w:rsidDel="00000000" w:rsidP="00000000" w:rsidRDefault="00000000" w:rsidRPr="00000000" w14:paraId="00001246">
                  <w:pPr>
                    <w:numPr>
                      <w:ilvl w:val="0"/>
                      <w:numId w:val="360"/>
                    </w:numPr>
                    <w:spacing w:after="0" w:afterAutospacing="0" w:before="280" w:lineRule="auto"/>
                    <w:ind w:left="720" w:hanging="360"/>
                    <w:rPr>
                      <w:b w:val="1"/>
                      <w:bCs w:val="1"/>
                    </w:rPr>
                  </w:pPr>
                  <w:r w:rsidDel="00000000" w:rsidR="00000000" w:rsidRPr="00000000">
                    <w:rPr>
                      <w:b w:val="1"/>
                      <w:bCs w:val="1"/>
                      <w:rtl w:val="0"/>
                    </w:rPr>
                    <w:t xml:space="preserve">Adaptive Cognitions</w:t>
                  </w:r>
                </w:p>
                <w:p w:rsidR="00000000" w:rsidDel="00000000" w:rsidP="00000000" w:rsidRDefault="00000000" w:rsidRPr="00000000" w14:paraId="00001247">
                  <w:pPr>
                    <w:numPr>
                      <w:ilvl w:val="1"/>
                      <w:numId w:val="360"/>
                    </w:numPr>
                    <w:spacing w:after="0" w:afterAutospacing="0" w:before="0" w:beforeAutospacing="0" w:lineRule="auto"/>
                    <w:ind w:left="1440" w:hanging="360"/>
                  </w:pPr>
                  <w:r w:rsidDel="00000000" w:rsidR="00000000" w:rsidRPr="00000000">
                    <w:rPr>
                      <w:b w:val="1"/>
                      <w:bCs w:val="1"/>
                      <w:rtl w:val="0"/>
                    </w:rPr>
                    <w:t xml:space="preserve">Acknowledging Reality</w:t>
                  </w:r>
                  <w:r w:rsidDel="00000000" w:rsidR="00000000" w:rsidRPr="00000000">
                    <w:rPr>
                      <w:rtl w:val="0"/>
                    </w:rPr>
                    <w:t xml:space="preserve"> – Recognizing the seriousness of climate change without denial or distortion.</w:t>
                    <w:br w:type="textWrapping"/>
                  </w:r>
                </w:p>
                <w:p w:rsidR="00000000" w:rsidDel="00000000" w:rsidP="00000000" w:rsidRDefault="00000000" w:rsidRPr="00000000" w14:paraId="00001248">
                  <w:pPr>
                    <w:numPr>
                      <w:ilvl w:val="1"/>
                      <w:numId w:val="360"/>
                    </w:numPr>
                    <w:spacing w:after="0" w:afterAutospacing="0" w:before="0" w:beforeAutospacing="0" w:lineRule="auto"/>
                    <w:ind w:left="1440" w:hanging="360"/>
                  </w:pPr>
                  <w:r w:rsidDel="00000000" w:rsidR="00000000" w:rsidRPr="00000000">
                    <w:rPr>
                      <w:b w:val="1"/>
                      <w:bCs w:val="1"/>
                      <w:rtl w:val="0"/>
                    </w:rPr>
                    <w:t xml:space="preserve">Emotional Regulation</w:t>
                  </w:r>
                  <w:r w:rsidDel="00000000" w:rsidR="00000000" w:rsidRPr="00000000">
                    <w:rPr>
                      <w:rtl w:val="0"/>
                    </w:rPr>
                    <w:t xml:space="preserve"> – </w:t>
                  </w:r>
                  <w:commentRangeStart w:id="249"/>
                  <w:r w:rsidDel="00000000" w:rsidR="00000000" w:rsidRPr="00000000">
                    <w:rPr>
                      <w:rtl w:val="0"/>
                    </w:rPr>
                    <w:t xml:space="preserve">Managing </w:t>
                  </w:r>
                  <w:commentRangeEnd w:id="249"/>
                  <w:r w:rsidDel="00000000" w:rsidR="00000000" w:rsidRPr="00000000">
                    <w:commentReference w:id="249"/>
                  </w:r>
                  <w:r w:rsidDel="00000000" w:rsidR="00000000" w:rsidRPr="00000000">
                    <w:rPr>
                      <w:rtl w:val="0"/>
                    </w:rPr>
                    <w:t xml:space="preserve">fear, anger, or despair in ways that preserve mental health and personal agency.</w:t>
                    <w:br w:type="textWrapping"/>
                  </w:r>
                </w:p>
                <w:p w:rsidR="00000000" w:rsidDel="00000000" w:rsidP="00000000" w:rsidRDefault="00000000" w:rsidRPr="00000000" w14:paraId="00001249">
                  <w:pPr>
                    <w:numPr>
                      <w:ilvl w:val="1"/>
                      <w:numId w:val="360"/>
                    </w:numPr>
                    <w:spacing w:after="0" w:afterAutospacing="0" w:before="0" w:beforeAutospacing="0" w:lineRule="auto"/>
                    <w:ind w:left="1440" w:hanging="360"/>
                  </w:pPr>
                  <w:r w:rsidDel="00000000" w:rsidR="00000000" w:rsidRPr="00000000">
                    <w:rPr>
                      <w:b w:val="1"/>
                      <w:bCs w:val="1"/>
                      <w:rtl w:val="0"/>
                    </w:rPr>
                    <w:t xml:space="preserve">Maintaining Hope &amp; Motivation</w:t>
                  </w:r>
                  <w:r w:rsidDel="00000000" w:rsidR="00000000" w:rsidRPr="00000000">
                    <w:rPr>
                      <w:rtl w:val="0"/>
                    </w:rPr>
                    <w:t xml:space="preserve"> – Sustaining a belief that actions can make a difference, avoiding nihilism or inaction.</w:t>
                    <w:br w:type="textWrapping"/>
                  </w:r>
                </w:p>
                <w:p w:rsidR="00000000" w:rsidDel="00000000" w:rsidP="00000000" w:rsidRDefault="00000000" w:rsidRPr="00000000" w14:paraId="0000124A">
                  <w:pPr>
                    <w:numPr>
                      <w:ilvl w:val="1"/>
                      <w:numId w:val="360"/>
                    </w:numPr>
                    <w:spacing w:after="0" w:afterAutospacing="0" w:before="0" w:beforeAutospacing="0" w:lineRule="auto"/>
                    <w:ind w:left="1440" w:hanging="360"/>
                  </w:pPr>
                  <w:commentRangeStart w:id="250"/>
                  <w:commentRangeStart w:id="251"/>
                  <w:r w:rsidDel="00000000" w:rsidR="00000000" w:rsidRPr="00000000">
                    <w:rPr>
                      <w:b w:val="1"/>
                      <w:bCs w:val="1"/>
                      <w:rtl w:val="0"/>
                    </w:rPr>
                    <w:t xml:space="preserve">Engaging </w:t>
                  </w:r>
                  <w:commentRangeEnd w:id="250"/>
                  <w:r w:rsidDel="00000000" w:rsidR="00000000" w:rsidRPr="00000000">
                    <w:commentReference w:id="250"/>
                  </w:r>
                  <w:commentRangeEnd w:id="251"/>
                  <w:r w:rsidDel="00000000" w:rsidR="00000000" w:rsidRPr="00000000">
                    <w:commentReference w:id="251"/>
                  </w:r>
                  <w:r w:rsidDel="00000000" w:rsidR="00000000" w:rsidRPr="00000000">
                    <w:rPr>
                      <w:b w:val="1"/>
                      <w:bCs w:val="1"/>
                      <w:rtl w:val="0"/>
                    </w:rPr>
                    <w:t xml:space="preserve">Constructively</w:t>
                  </w:r>
                  <w:r w:rsidDel="00000000" w:rsidR="00000000" w:rsidRPr="00000000">
                    <w:rPr>
                      <w:rtl w:val="0"/>
                    </w:rPr>
                    <w:t xml:space="preserve"> – Participating in collective problem-solving, activism, policy change, or community-building.</w:t>
                    <w:br w:type="textWrapping"/>
                  </w:r>
                </w:p>
                <w:p w:rsidR="00000000" w:rsidDel="00000000" w:rsidP="00000000" w:rsidRDefault="00000000" w:rsidRPr="00000000" w14:paraId="0000124B">
                  <w:pPr>
                    <w:numPr>
                      <w:ilvl w:val="0"/>
                      <w:numId w:val="360"/>
                    </w:numPr>
                    <w:spacing w:after="0" w:afterAutospacing="0" w:before="0" w:beforeAutospacing="0" w:lineRule="auto"/>
                    <w:ind w:left="720" w:hanging="360"/>
                    <w:rPr>
                      <w:b w:val="1"/>
                      <w:bCs w:val="1"/>
                    </w:rPr>
                  </w:pPr>
                  <w:r w:rsidDel="00000000" w:rsidR="00000000" w:rsidRPr="00000000">
                    <w:rPr>
                      <w:b w:val="1"/>
                      <w:bCs w:val="1"/>
                      <w:rtl w:val="0"/>
                    </w:rPr>
                    <w:t xml:space="preserve">Maladaptive Cognitions</w:t>
                  </w:r>
                </w:p>
                <w:p w:rsidR="00000000" w:rsidDel="00000000" w:rsidP="00000000" w:rsidRDefault="00000000" w:rsidRPr="00000000" w14:paraId="0000124C">
                  <w:pPr>
                    <w:numPr>
                      <w:ilvl w:val="1"/>
                      <w:numId w:val="360"/>
                    </w:numPr>
                    <w:spacing w:after="0" w:afterAutospacing="0" w:before="0" w:beforeAutospacing="0" w:lineRule="auto"/>
                    <w:ind w:left="1440" w:hanging="360"/>
                  </w:pPr>
                  <w:r w:rsidDel="00000000" w:rsidR="00000000" w:rsidRPr="00000000">
                    <w:rPr>
                      <w:b w:val="1"/>
                      <w:bCs w:val="1"/>
                      <w:rtl w:val="0"/>
                    </w:rPr>
                    <w:t xml:space="preserve">Distort or Deny</w:t>
                  </w:r>
                  <w:r w:rsidDel="00000000" w:rsidR="00000000" w:rsidRPr="00000000">
                    <w:rPr>
                      <w:rtl w:val="0"/>
                    </w:rPr>
                    <w:t xml:space="preserve"> – Downplaying scientific consensus or catastrophizing to the point of paralysis.</w:t>
                    <w:br w:type="textWrapping"/>
                  </w:r>
                </w:p>
                <w:p w:rsidR="00000000" w:rsidDel="00000000" w:rsidP="00000000" w:rsidRDefault="00000000" w:rsidRPr="00000000" w14:paraId="0000124D">
                  <w:pPr>
                    <w:numPr>
                      <w:ilvl w:val="1"/>
                      <w:numId w:val="360"/>
                    </w:numPr>
                    <w:spacing w:after="0" w:afterAutospacing="0" w:before="0" w:beforeAutospacing="0" w:lineRule="auto"/>
                    <w:ind w:left="1440" w:hanging="360"/>
                  </w:pPr>
                  <w:ins w:author="Claire Perry" w:id="367" w:date="2025-11-22T21:09:47Z">
                    <w:r w:rsidDel="00000000" w:rsidR="00000000" w:rsidRPr="00000000">
                      <w:rPr>
                        <w:b w:val="1"/>
                        <w:bCs w:val="1"/>
                        <w:rtl w:val="0"/>
                      </w:rPr>
                      <w:t xml:space="preserve">Emotional Overwhelm </w:t>
                    </w:r>
                  </w:ins>
                  <w:del w:author="Claire Perry" w:id="367" w:date="2025-11-22T21:09:47Z">
                    <w:r w:rsidDel="00000000" w:rsidR="00000000" w:rsidRPr="00000000">
                      <w:rPr>
                        <w:b w:val="1"/>
                        <w:bCs w:val="1"/>
                        <w:rtl w:val="0"/>
                      </w:rPr>
                      <w:delText xml:space="preserve">Overwhelm Emotionally</w:delText>
                    </w:r>
                    <w:r w:rsidDel="00000000" w:rsidR="00000000" w:rsidRPr="00000000">
                      <w:rPr>
                        <w:rtl w:val="0"/>
                      </w:rPr>
                      <w:delText xml:space="preserve"> </w:delText>
                    </w:r>
                  </w:del>
                  <w:r w:rsidDel="00000000" w:rsidR="00000000" w:rsidRPr="00000000">
                    <w:rPr>
                      <w:rtl w:val="0"/>
                    </w:rPr>
                    <w:t xml:space="preserve">– Leading to uncontrolled anxiety, despair, or cynicism.</w:t>
                    <w:br w:type="textWrapping"/>
                  </w:r>
                </w:p>
                <w:p w:rsidR="00000000" w:rsidDel="00000000" w:rsidP="00000000" w:rsidRDefault="00000000" w:rsidRPr="00000000" w14:paraId="0000124E">
                  <w:pPr>
                    <w:numPr>
                      <w:ilvl w:val="1"/>
                      <w:numId w:val="360"/>
                    </w:numPr>
                    <w:spacing w:after="0" w:afterAutospacing="0" w:before="0" w:beforeAutospacing="0" w:lineRule="auto"/>
                    <w:ind w:left="1440" w:hanging="360"/>
                  </w:pPr>
                  <w:r w:rsidDel="00000000" w:rsidR="00000000" w:rsidRPr="00000000">
                    <w:rPr>
                      <w:b w:val="1"/>
                      <w:bCs w:val="1"/>
                      <w:rtl w:val="0"/>
                    </w:rPr>
                    <w:t xml:space="preserve">Undermine Agency</w:t>
                  </w:r>
                  <w:r w:rsidDel="00000000" w:rsidR="00000000" w:rsidRPr="00000000">
                    <w:rPr>
                      <w:rtl w:val="0"/>
                    </w:rPr>
                    <w:t xml:space="preserve"> – Resulting in inaction, withdrawal, or destructive behaviors.</w:t>
                    <w:br w:type="textWrapping"/>
                  </w:r>
                </w:p>
                <w:p w:rsidR="00000000" w:rsidDel="00000000" w:rsidP="00000000" w:rsidRDefault="00000000" w:rsidRPr="00000000" w14:paraId="0000124F">
                  <w:pPr>
                    <w:numPr>
                      <w:ilvl w:val="1"/>
                      <w:numId w:val="360"/>
                    </w:numPr>
                    <w:spacing w:after="240" w:before="0" w:beforeAutospacing="0" w:lineRule="auto"/>
                    <w:ind w:left="1440" w:hanging="360"/>
                  </w:pPr>
                  <w:r w:rsidDel="00000000" w:rsidR="00000000" w:rsidRPr="00000000">
                    <w:rPr>
                      <w:b w:val="1"/>
                      <w:bCs w:val="1"/>
                      <w:rtl w:val="0"/>
                    </w:rPr>
                    <w:t xml:space="preserve">Block Collective Action</w:t>
                  </w:r>
                  <w:r w:rsidDel="00000000" w:rsidR="00000000" w:rsidRPr="00000000">
                    <w:rPr>
                      <w:rtl w:val="0"/>
                    </w:rPr>
                    <w:t xml:space="preserve"> – Eroding communal efforts or discouraging effective policy engagement.</w:t>
                  </w:r>
                </w:p>
                <w:p w:rsidR="00000000" w:rsidDel="00000000" w:rsidP="00000000" w:rsidRDefault="00000000" w:rsidRPr="00000000" w14:paraId="00001250">
                  <w:pPr>
                    <w:spacing w:after="240" w:before="240" w:lineRule="auto"/>
                    <w:rPr>
                      <w:color w:val="ffffff"/>
                      <w:shd w:fill="920000" w:val="clear"/>
                    </w:rPr>
                  </w:pPr>
                  <w:r w:rsidDel="00000000" w:rsidR="00000000" w:rsidRPr="00000000">
                    <w:rPr>
                      <w:color w:val="ffffff"/>
                      <w:shd w:fill="920000" w:val="clear"/>
                      <w:rtl w:val="0"/>
                    </w:rPr>
                    <w:t xml:space="preserve">[END FLIP CARDS]</w:t>
                  </w:r>
                </w:p>
              </w:tc>
            </w:tr>
          </w:tbl>
          <w:p w:rsidR="00000000" w:rsidDel="00000000" w:rsidP="00000000" w:rsidRDefault="00000000" w:rsidRPr="00000000" w14:paraId="00001251">
            <w:pPr>
              <w:spacing w:after="240" w:before="240" w:lineRule="auto"/>
              <w:rPr/>
            </w:pPr>
            <w:r w:rsidDel="00000000" w:rsidR="00000000" w:rsidRPr="00000000">
              <w:rPr>
                <w:rtl w:val="0"/>
              </w:rPr>
            </w:r>
          </w:p>
          <w:p w:rsidR="00000000" w:rsidDel="00000000" w:rsidP="00000000" w:rsidRDefault="00000000" w:rsidRPr="00000000" w14:paraId="00001252">
            <w:pPr>
              <w:spacing w:after="240" w:before="240" w:lineRule="auto"/>
              <w:rPr/>
            </w:pPr>
            <w:r w:rsidDel="00000000" w:rsidR="00000000" w:rsidRPr="00000000">
              <w:rPr>
                <w:rtl w:val="0"/>
              </w:rPr>
            </w:r>
          </w:p>
          <w:tbl>
            <w:tblPr>
              <w:tblStyle w:val="Table139"/>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253">
                  <w:pPr>
                    <w:pStyle w:val="Heading2"/>
                    <w:spacing w:after="80" w:lineRule="auto"/>
                    <w:rPr/>
                  </w:pPr>
                  <w:bookmarkStart w:colFirst="0" w:colLast="0" w:name="_q8rqa5h6rgd9" w:id="299"/>
                  <w:bookmarkEnd w:id="299"/>
                  <w:r w:rsidDel="00000000" w:rsidR="00000000" w:rsidRPr="00000000">
                    <w:rPr>
                      <w:rtl w:val="0"/>
                    </w:rPr>
                    <w:t xml:space="preserve">Relevant Theories and Frameworks</w:t>
                  </w:r>
                </w:p>
                <w:p w:rsidR="00000000" w:rsidDel="00000000" w:rsidP="00000000" w:rsidRDefault="00000000" w:rsidRPr="00000000" w14:paraId="00001254">
                  <w:pPr>
                    <w:spacing w:after="240" w:before="240" w:lineRule="auto"/>
                    <w:rPr/>
                  </w:pPr>
                  <w:r w:rsidDel="00000000" w:rsidR="00000000" w:rsidRPr="00000000">
                    <w:rPr>
                      <w:rtl w:val="0"/>
                    </w:rPr>
                    <w:t xml:space="preserve">Several psychological theories converge to explain the mechanisms behind adaptive and maladaptive cognitions in the context of climate emotions. By synthesizing these frameworks, we gain a holistic understanding of how individuals navigate their emotional landscapes amid environmental crises.</w:t>
                  </w:r>
                </w:p>
                <w:p w:rsidR="00000000" w:rsidDel="00000000" w:rsidP="00000000" w:rsidRDefault="00000000" w:rsidRPr="00000000" w14:paraId="00001255">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256">
                  <w:pPr>
                    <w:spacing w:after="240" w:before="240" w:lineRule="auto"/>
                    <w:ind w:left="720" w:firstLine="0"/>
                    <w:rPr>
                      <w:b w:val="1"/>
                      <w:bCs w:val="1"/>
                      <w:u w:val="single"/>
                    </w:rPr>
                  </w:pPr>
                  <w:r w:rsidDel="00000000" w:rsidR="00000000" w:rsidRPr="00000000">
                    <w:rPr>
                      <w:b w:val="1"/>
                      <w:bCs w:val="1"/>
                      <w:u w:val="single"/>
                      <w:rtl w:val="0"/>
                    </w:rPr>
                    <w:t xml:space="preserve">Cognitive Appraisal and Stress Response</w:t>
                  </w:r>
                </w:p>
                <w:p w:rsidR="00000000" w:rsidDel="00000000" w:rsidP="00000000" w:rsidRDefault="00000000" w:rsidRPr="00000000" w14:paraId="00001257">
                  <w:pPr>
                    <w:numPr>
                      <w:ilvl w:val="0"/>
                      <w:numId w:val="571"/>
                    </w:numPr>
                    <w:spacing w:after="240" w:before="240" w:lineRule="auto"/>
                    <w:ind w:left="2160" w:hanging="360"/>
                    <w:rPr>
                      <w:b w:val="1"/>
                      <w:bCs w:val="1"/>
                    </w:rPr>
                  </w:pPr>
                  <w:r w:rsidDel="00000000" w:rsidR="00000000" w:rsidRPr="00000000">
                    <w:rPr>
                      <w:b w:val="1"/>
                      <w:bCs w:val="1"/>
                      <w:rtl w:val="0"/>
                    </w:rPr>
                    <w:t xml:space="preserve">Transactional Model of Stress and Coping (Lazarus &amp; Folkman)</w:t>
                  </w:r>
                </w:p>
                <w:p w:rsidR="00000000" w:rsidDel="00000000" w:rsidP="00000000" w:rsidRDefault="00000000" w:rsidRPr="00000000" w14:paraId="00001258">
                  <w:pPr>
                    <w:spacing w:after="240" w:before="240" w:lineRule="auto"/>
                    <w:ind w:left="2160" w:firstLine="0"/>
                    <w:rPr/>
                  </w:pPr>
                  <w:r w:rsidDel="00000000" w:rsidR="00000000" w:rsidRPr="00000000">
                    <w:rPr>
                      <w:rtl w:val="0"/>
                    </w:rPr>
                    <w:t xml:space="preserve">The Transactional Model of Stress and Coping, developed by Richard Lazarus and Susan Folkman, is a foundational framework in understanding how individuals respond to stressors. This model emphasizes the dynamic and ongoing process by which individuals evaluate and cope with environmental demands.</w:t>
                  </w:r>
                </w:p>
                <w:p w:rsidR="00000000" w:rsidDel="00000000" w:rsidP="00000000" w:rsidRDefault="00000000" w:rsidRPr="00000000" w14:paraId="00001259">
                  <w:pPr>
                    <w:numPr>
                      <w:ilvl w:val="0"/>
                      <w:numId w:val="508"/>
                    </w:numPr>
                    <w:spacing w:after="0" w:afterAutospacing="0" w:before="240" w:lineRule="auto"/>
                    <w:ind w:left="2880" w:hanging="360"/>
                  </w:pPr>
                  <w:r w:rsidDel="00000000" w:rsidR="00000000" w:rsidRPr="00000000">
                    <w:rPr>
                      <w:b w:val="1"/>
                      <w:bCs w:val="1"/>
                      <w:rtl w:val="0"/>
                    </w:rPr>
                    <w:t xml:space="preserve">Core Concepts</w:t>
                  </w:r>
                  <w:r w:rsidDel="00000000" w:rsidR="00000000" w:rsidRPr="00000000">
                    <w:rPr>
                      <w:rtl w:val="0"/>
                    </w:rPr>
                    <w:t xml:space="preserve">:</w:t>
                  </w:r>
                </w:p>
                <w:p w:rsidR="00000000" w:rsidDel="00000000" w:rsidP="00000000" w:rsidRDefault="00000000" w:rsidRPr="00000000" w14:paraId="0000125A">
                  <w:pPr>
                    <w:numPr>
                      <w:ilvl w:val="1"/>
                      <w:numId w:val="508"/>
                    </w:numPr>
                    <w:spacing w:after="0" w:afterAutospacing="0" w:before="0" w:beforeAutospacing="0" w:lineRule="auto"/>
                    <w:ind w:left="3600" w:hanging="360"/>
                  </w:pPr>
                  <w:r w:rsidDel="00000000" w:rsidR="00000000" w:rsidRPr="00000000">
                    <w:rPr>
                      <w:b w:val="1"/>
                      <w:bCs w:val="1"/>
                      <w:rtl w:val="0"/>
                    </w:rPr>
                    <w:t xml:space="preserve">Appraisal</w:t>
                  </w:r>
                  <w:r w:rsidDel="00000000" w:rsidR="00000000" w:rsidRPr="00000000">
                    <w:rPr>
                      <w:rtl w:val="0"/>
                    </w:rPr>
                    <w:t xml:space="preserve">: Individuals continuously assess (appraise) the significance of environmental stressors in relation to their ability to cope.</w:t>
                  </w:r>
                </w:p>
                <w:p w:rsidR="00000000" w:rsidDel="00000000" w:rsidP="00000000" w:rsidRDefault="00000000" w:rsidRPr="00000000" w14:paraId="0000125B">
                  <w:pPr>
                    <w:numPr>
                      <w:ilvl w:val="1"/>
                      <w:numId w:val="508"/>
                    </w:numPr>
                    <w:spacing w:after="0" w:afterAutospacing="0" w:before="0" w:beforeAutospacing="0" w:lineRule="auto"/>
                    <w:ind w:left="3600" w:hanging="360"/>
                  </w:pPr>
                  <w:r w:rsidDel="00000000" w:rsidR="00000000" w:rsidRPr="00000000">
                    <w:rPr>
                      <w:b w:val="1"/>
                      <w:bCs w:val="1"/>
                      <w:rtl w:val="0"/>
                    </w:rPr>
                    <w:t xml:space="preserve">Coping Strategies</w:t>
                  </w:r>
                  <w:r w:rsidDel="00000000" w:rsidR="00000000" w:rsidRPr="00000000">
                    <w:rPr>
                      <w:rtl w:val="0"/>
                    </w:rPr>
                    <w:t xml:space="preserve">: Depending on the appraisal, individuals employ various coping strategies to manage stress.</w:t>
                    <w:br w:type="textWrapping"/>
                  </w:r>
                </w:p>
                <w:p w:rsidR="00000000" w:rsidDel="00000000" w:rsidP="00000000" w:rsidRDefault="00000000" w:rsidRPr="00000000" w14:paraId="0000125C">
                  <w:pPr>
                    <w:numPr>
                      <w:ilvl w:val="0"/>
                      <w:numId w:val="508"/>
                    </w:numPr>
                    <w:spacing w:after="0" w:afterAutospacing="0" w:before="0" w:beforeAutospacing="0" w:lineRule="auto"/>
                    <w:ind w:left="2880" w:hanging="360"/>
                  </w:pPr>
                  <w:r w:rsidDel="00000000" w:rsidR="00000000" w:rsidRPr="00000000">
                    <w:rPr>
                      <w:b w:val="1"/>
                      <w:bCs w:val="1"/>
                      <w:rtl w:val="0"/>
                    </w:rPr>
                    <w:t xml:space="preserve">Application to Climate Emotions</w:t>
                  </w:r>
                  <w:r w:rsidDel="00000000" w:rsidR="00000000" w:rsidRPr="00000000">
                    <w:rPr>
                      <w:rtl w:val="0"/>
                    </w:rPr>
                    <w:t xml:space="preserve">:</w:t>
                  </w:r>
                </w:p>
                <w:p w:rsidR="00000000" w:rsidDel="00000000" w:rsidP="00000000" w:rsidRDefault="00000000" w:rsidRPr="00000000" w14:paraId="0000125D">
                  <w:pPr>
                    <w:numPr>
                      <w:ilvl w:val="1"/>
                      <w:numId w:val="508"/>
                    </w:numPr>
                    <w:spacing w:after="0" w:afterAutospacing="0" w:before="0" w:beforeAutospacing="0" w:lineRule="auto"/>
                    <w:ind w:left="3600" w:hanging="360"/>
                  </w:pPr>
                  <w:r w:rsidDel="00000000" w:rsidR="00000000" w:rsidRPr="00000000">
                    <w:rPr>
                      <w:b w:val="1"/>
                      <w:bCs w:val="1"/>
                      <w:rtl w:val="0"/>
                    </w:rPr>
                    <w:t xml:space="preserve">Adaptive Cognition</w:t>
                  </w:r>
                  <w:r w:rsidDel="00000000" w:rsidR="00000000" w:rsidRPr="00000000">
                    <w:rPr>
                      <w:rtl w:val="0"/>
                    </w:rPr>
                    <w:t xml:space="preserve">: When individuals appraise climate threats as manageable, they engage in problem-solving and seek viable solutions, fostering acceptance and proactive action.</w:t>
                  </w:r>
                </w:p>
                <w:p w:rsidR="00000000" w:rsidDel="00000000" w:rsidP="00000000" w:rsidRDefault="00000000" w:rsidRPr="00000000" w14:paraId="0000125E">
                  <w:pPr>
                    <w:numPr>
                      <w:ilvl w:val="1"/>
                      <w:numId w:val="508"/>
                    </w:numPr>
                    <w:spacing w:after="240" w:before="0" w:beforeAutospacing="0" w:lineRule="auto"/>
                    <w:ind w:left="3600" w:hanging="360"/>
                  </w:pPr>
                  <w:r w:rsidDel="00000000" w:rsidR="00000000" w:rsidRPr="00000000">
                    <w:rPr>
                      <w:b w:val="1"/>
                      <w:bCs w:val="1"/>
                      <w:rtl w:val="0"/>
                    </w:rPr>
                    <w:t xml:space="preserve">Maladaptive Cognition</w:t>
                  </w:r>
                  <w:r w:rsidDel="00000000" w:rsidR="00000000" w:rsidRPr="00000000">
                    <w:rPr>
                      <w:rtl w:val="0"/>
                    </w:rPr>
                    <w:t xml:space="preserve">: When climate threats are appraised as overwhelming, individuals may resort to denial or ruminative worry, which paralyzes effective action and exacerbates emotional distress.</w:t>
                  </w:r>
                </w:p>
                <w:p w:rsidR="00000000" w:rsidDel="00000000" w:rsidP="00000000" w:rsidRDefault="00000000" w:rsidRPr="00000000" w14:paraId="0000125F">
                  <w:pPr>
                    <w:spacing w:after="240" w:before="240" w:lineRule="auto"/>
                    <w:ind w:left="2160" w:firstLine="0"/>
                    <w:rPr/>
                  </w:pPr>
                  <w:r w:rsidDel="00000000" w:rsidR="00000000" w:rsidRPr="00000000">
                    <w:rPr>
                      <w:rtl w:val="0"/>
                    </w:rPr>
                    <w:t xml:space="preserve">This model highlights the importance of perception in determining whether cognitive responses to climate change are adaptive or maladaptive, underscoring the need for supportive interventions that enhance coping capacities.</w:t>
                  </w:r>
                </w:p>
                <w:p w:rsidR="00000000" w:rsidDel="00000000" w:rsidP="00000000" w:rsidRDefault="00000000" w:rsidRPr="00000000" w14:paraId="00001260">
                  <w:pPr>
                    <w:spacing w:after="240" w:before="240" w:lineRule="auto"/>
                    <w:ind w:left="720" w:firstLine="0"/>
                    <w:rPr>
                      <w:b w:val="1"/>
                      <w:bCs w:val="1"/>
                      <w:u w:val="single"/>
                    </w:rPr>
                  </w:pPr>
                  <w:r w:rsidDel="00000000" w:rsidR="00000000" w:rsidRPr="00000000">
                    <w:rPr>
                      <w:b w:val="1"/>
                      <w:bCs w:val="1"/>
                      <w:u w:val="single"/>
                      <w:rtl w:val="0"/>
                    </w:rPr>
                    <w:t xml:space="preserve">Cognitive Distortions and Behavioral Outcomes</w:t>
                  </w:r>
                </w:p>
                <w:p w:rsidR="00000000" w:rsidDel="00000000" w:rsidP="00000000" w:rsidRDefault="00000000" w:rsidRPr="00000000" w14:paraId="00001261">
                  <w:pPr>
                    <w:numPr>
                      <w:ilvl w:val="0"/>
                      <w:numId w:val="23"/>
                    </w:numPr>
                    <w:spacing w:after="240" w:before="240" w:lineRule="auto"/>
                    <w:ind w:left="1440" w:hanging="360"/>
                    <w:rPr>
                      <w:b w:val="1"/>
                      <w:bCs w:val="1"/>
                    </w:rPr>
                  </w:pPr>
                  <w:r w:rsidDel="00000000" w:rsidR="00000000" w:rsidRPr="00000000">
                    <w:rPr>
                      <w:b w:val="1"/>
                      <w:bCs w:val="1"/>
                      <w:rtl w:val="0"/>
                    </w:rPr>
                    <w:t xml:space="preserve">Cognitive-Behavioral Therapy (CBT) (Beck; Ellis)</w:t>
                  </w:r>
                </w:p>
                <w:p w:rsidR="00000000" w:rsidDel="00000000" w:rsidP="00000000" w:rsidRDefault="00000000" w:rsidRPr="00000000" w14:paraId="00001262">
                  <w:pPr>
                    <w:spacing w:after="240" w:before="240" w:lineRule="auto"/>
                    <w:ind w:left="1440" w:firstLine="0"/>
                    <w:rPr/>
                  </w:pPr>
                  <w:r w:rsidDel="00000000" w:rsidR="00000000" w:rsidRPr="00000000">
                    <w:rPr>
                      <w:rtl w:val="0"/>
                    </w:rPr>
                    <w:t xml:space="preserve">Cognitive-Behavioral Therapy, pioneered by Aaron T. Beck and Albert Ellis, focuses on the interplay between thoughts, emotions, and behaviors. CBT posits that dysfunctional thought patterns, or cognitive distortions, can lead to negative emotional states and </w:t>
                  </w:r>
                  <w:del w:author="Claire Perry" w:id="368" w:date="2025-11-22T21:12:11Z">
                    <w:r w:rsidDel="00000000" w:rsidR="00000000" w:rsidRPr="00000000">
                      <w:rPr>
                        <w:rtl w:val="0"/>
                      </w:rPr>
                      <w:delText xml:space="preserve">unproductive </w:delText>
                    </w:r>
                  </w:del>
                  <w:r w:rsidDel="00000000" w:rsidR="00000000" w:rsidRPr="00000000">
                    <w:rPr>
                      <w:rtl w:val="0"/>
                    </w:rPr>
                    <w:t xml:space="preserve">behaviors.</w:t>
                  </w:r>
                </w:p>
                <w:p w:rsidR="00000000" w:rsidDel="00000000" w:rsidP="00000000" w:rsidRDefault="00000000" w:rsidRPr="00000000" w14:paraId="00001263">
                  <w:pPr>
                    <w:numPr>
                      <w:ilvl w:val="0"/>
                      <w:numId w:val="298"/>
                    </w:numPr>
                    <w:spacing w:after="0" w:afterAutospacing="0" w:before="240" w:lineRule="auto"/>
                    <w:ind w:left="2160" w:hanging="360"/>
                  </w:pPr>
                  <w:r w:rsidDel="00000000" w:rsidR="00000000" w:rsidRPr="00000000">
                    <w:rPr>
                      <w:b w:val="1"/>
                      <w:bCs w:val="1"/>
                      <w:rtl w:val="0"/>
                    </w:rPr>
                    <w:t xml:space="preserve">Core Concepts</w:t>
                  </w:r>
                  <w:r w:rsidDel="00000000" w:rsidR="00000000" w:rsidRPr="00000000">
                    <w:rPr>
                      <w:rtl w:val="0"/>
                    </w:rPr>
                    <w:t xml:space="preserve">:</w:t>
                  </w:r>
                </w:p>
                <w:p w:rsidR="00000000" w:rsidDel="00000000" w:rsidP="00000000" w:rsidRDefault="00000000" w:rsidRPr="00000000" w14:paraId="00001264">
                  <w:pPr>
                    <w:numPr>
                      <w:ilvl w:val="1"/>
                      <w:numId w:val="298"/>
                    </w:numPr>
                    <w:spacing w:after="0" w:afterAutospacing="0" w:before="0" w:beforeAutospacing="0" w:lineRule="auto"/>
                    <w:ind w:left="2880" w:hanging="360"/>
                  </w:pPr>
                  <w:r w:rsidDel="00000000" w:rsidR="00000000" w:rsidRPr="00000000">
                    <w:rPr>
                      <w:b w:val="1"/>
                      <w:bCs w:val="1"/>
                      <w:rtl w:val="0"/>
                    </w:rPr>
                    <w:t xml:space="preserve">Cognitive Distortions</w:t>
                  </w:r>
                  <w:r w:rsidDel="00000000" w:rsidR="00000000" w:rsidRPr="00000000">
                    <w:rPr>
                      <w:rtl w:val="0"/>
                    </w:rPr>
                    <w:t xml:space="preserve">: Irrational or biased ways of thinking, such as overgeneralizing, catastrophizing, or all-or-nothing thinking.</w:t>
                  </w:r>
                </w:p>
                <w:p w:rsidR="00000000" w:rsidDel="00000000" w:rsidP="00000000" w:rsidRDefault="00000000" w:rsidRPr="00000000" w14:paraId="00001265">
                  <w:pPr>
                    <w:numPr>
                      <w:ilvl w:val="1"/>
                      <w:numId w:val="298"/>
                    </w:numPr>
                    <w:spacing w:after="0" w:afterAutospacing="0" w:before="0" w:beforeAutospacing="0" w:lineRule="auto"/>
                    <w:ind w:left="2880" w:hanging="360"/>
                  </w:pPr>
                  <w:r w:rsidDel="00000000" w:rsidR="00000000" w:rsidRPr="00000000">
                    <w:rPr>
                      <w:b w:val="1"/>
                      <w:bCs w:val="1"/>
                      <w:rtl w:val="0"/>
                    </w:rPr>
                    <w:t xml:space="preserve">Behavioral Outcomes</w:t>
                  </w:r>
                  <w:r w:rsidDel="00000000" w:rsidR="00000000" w:rsidRPr="00000000">
                    <w:rPr>
                      <w:rtl w:val="0"/>
                    </w:rPr>
                    <w:t xml:space="preserve">: These distortions contribute to negative emotions and maladaptive behaviors.</w:t>
                  </w:r>
                </w:p>
                <w:p w:rsidR="00000000" w:rsidDel="00000000" w:rsidP="00000000" w:rsidRDefault="00000000" w:rsidRPr="00000000" w14:paraId="00001266">
                  <w:pPr>
                    <w:numPr>
                      <w:ilvl w:val="0"/>
                      <w:numId w:val="298"/>
                    </w:numPr>
                    <w:spacing w:after="0" w:afterAutospacing="0" w:before="0" w:beforeAutospacing="0" w:lineRule="auto"/>
                    <w:ind w:left="2160" w:hanging="360"/>
                  </w:pPr>
                  <w:r w:rsidDel="00000000" w:rsidR="00000000" w:rsidRPr="00000000">
                    <w:rPr>
                      <w:b w:val="1"/>
                      <w:bCs w:val="1"/>
                      <w:rtl w:val="0"/>
                    </w:rPr>
                    <w:t xml:space="preserve">Application to Climate Emotions</w:t>
                  </w:r>
                  <w:r w:rsidDel="00000000" w:rsidR="00000000" w:rsidRPr="00000000">
                    <w:rPr>
                      <w:rtl w:val="0"/>
                    </w:rPr>
                    <w:t xml:space="preserve">:</w:t>
                  </w:r>
                </w:p>
                <w:p w:rsidR="00000000" w:rsidDel="00000000" w:rsidP="00000000" w:rsidRDefault="00000000" w:rsidRPr="00000000" w14:paraId="00001267">
                  <w:pPr>
                    <w:numPr>
                      <w:ilvl w:val="1"/>
                      <w:numId w:val="298"/>
                    </w:numPr>
                    <w:spacing w:after="0" w:afterAutospacing="0" w:before="0" w:beforeAutospacing="0" w:lineRule="auto"/>
                    <w:ind w:left="2880" w:hanging="360"/>
                  </w:pPr>
                  <w:r w:rsidDel="00000000" w:rsidR="00000000" w:rsidRPr="00000000">
                    <w:rPr>
                      <w:b w:val="1"/>
                      <w:bCs w:val="1"/>
                      <w:rtl w:val="0"/>
                    </w:rPr>
                    <w:t xml:space="preserve">Adaptive Thinking</w:t>
                  </w:r>
                  <w:r w:rsidDel="00000000" w:rsidR="00000000" w:rsidRPr="00000000">
                    <w:rPr>
                      <w:rtl w:val="0"/>
                    </w:rPr>
                    <w:t xml:space="preserve">: Developing balanced</w:t>
                  </w:r>
                  <w:ins w:author="Claire Perry" w:id="369" w:date="2025-11-22T21:15:33Z">
                    <w:r w:rsidDel="00000000" w:rsidR="00000000" w:rsidRPr="00000000">
                      <w:rPr>
                        <w:rtl w:val="0"/>
                      </w:rPr>
                      <w:t xml:space="preserve"> and nuanced thinking patterns</w:t>
                    </w:r>
                  </w:ins>
                  <w:del w:author="Claire Perry" w:id="369" w:date="2025-11-22T21:15:33Z">
                    <w:r w:rsidDel="00000000" w:rsidR="00000000" w:rsidRPr="00000000">
                      <w:rPr>
                        <w:rtl w:val="0"/>
                      </w:rPr>
                      <w:delText xml:space="preserve"> perspectives</w:delText>
                    </w:r>
                  </w:del>
                  <w:r w:rsidDel="00000000" w:rsidR="00000000" w:rsidRPr="00000000">
                    <w:rPr>
                      <w:rtl w:val="0"/>
                    </w:rPr>
                    <w:t xml:space="preserve">, focusing on practical steps, maintaining hope, and building resilience. For example, recognizing the severity of climate change while actively participating in sustainability initiatives.</w:t>
                  </w:r>
                </w:p>
                <w:p w:rsidR="00000000" w:rsidDel="00000000" w:rsidP="00000000" w:rsidRDefault="00000000" w:rsidRPr="00000000" w14:paraId="00001268">
                  <w:pPr>
                    <w:numPr>
                      <w:ilvl w:val="1"/>
                      <w:numId w:val="298"/>
                    </w:numPr>
                    <w:spacing w:after="240" w:before="0" w:beforeAutospacing="0" w:lineRule="auto"/>
                    <w:ind w:left="2880" w:hanging="360"/>
                  </w:pPr>
                  <w:r w:rsidDel="00000000" w:rsidR="00000000" w:rsidRPr="00000000">
                    <w:rPr>
                      <w:b w:val="1"/>
                      <w:bCs w:val="1"/>
                      <w:rtl w:val="0"/>
                    </w:rPr>
                    <w:t xml:space="preserve">Maladaptive Thinking</w:t>
                  </w:r>
                  <w:r w:rsidDel="00000000" w:rsidR="00000000" w:rsidRPr="00000000">
                    <w:rPr>
                      <w:rtl w:val="0"/>
                    </w:rPr>
                    <w:t xml:space="preserve">: Engaging in catastrophizing (e.g., “It’s all hopeless, so why bother?”), all-or-nothing thinking, or avoidance (e.g., “It’s not real, so I don’t need to act.”), which exacerbate emotional distress and hinder constructive action.</w:t>
                  </w:r>
                </w:p>
                <w:p w:rsidR="00000000" w:rsidDel="00000000" w:rsidP="00000000" w:rsidRDefault="00000000" w:rsidRPr="00000000" w14:paraId="00001269">
                  <w:pPr>
                    <w:spacing w:after="240" w:before="240" w:lineRule="auto"/>
                    <w:ind w:left="1440" w:firstLine="0"/>
                    <w:rPr/>
                  </w:pPr>
                  <w:r w:rsidDel="00000000" w:rsidR="00000000" w:rsidRPr="00000000">
                    <w:rPr>
                      <w:rtl w:val="0"/>
                    </w:rPr>
                    <w:t xml:space="preserve">CBT provides tools for individuals to identify and modify maladaptive thought patterns, promoting healthier emotional responses and effective climate engagement.</w:t>
                  </w:r>
                </w:p>
                <w:p w:rsidR="00000000" w:rsidDel="00000000" w:rsidP="00000000" w:rsidRDefault="00000000" w:rsidRPr="00000000" w14:paraId="0000126A">
                  <w:pPr>
                    <w:spacing w:after="240" w:before="240" w:lineRule="auto"/>
                    <w:ind w:left="720" w:firstLine="0"/>
                    <w:rPr>
                      <w:b w:val="1"/>
                      <w:bCs w:val="1"/>
                      <w:u w:val="single"/>
                    </w:rPr>
                  </w:pPr>
                  <w:r w:rsidDel="00000000" w:rsidR="00000000" w:rsidRPr="00000000">
                    <w:rPr>
                      <w:b w:val="1"/>
                      <w:bCs w:val="1"/>
                      <w:u w:val="single"/>
                      <w:rtl w:val="0"/>
                    </w:rPr>
                    <w:t xml:space="preserve">Emotion Regulation Strategies</w:t>
                  </w:r>
                </w:p>
                <w:p w:rsidR="00000000" w:rsidDel="00000000" w:rsidP="00000000" w:rsidRDefault="00000000" w:rsidRPr="00000000" w14:paraId="0000126B">
                  <w:pPr>
                    <w:numPr>
                      <w:ilvl w:val="0"/>
                      <w:numId w:val="59"/>
                    </w:numPr>
                    <w:spacing w:after="240" w:before="240" w:lineRule="auto"/>
                    <w:ind w:left="1440" w:hanging="360"/>
                    <w:rPr>
                      <w:b w:val="1"/>
                      <w:bCs w:val="1"/>
                    </w:rPr>
                  </w:pPr>
                  <w:r w:rsidDel="00000000" w:rsidR="00000000" w:rsidRPr="00000000">
                    <w:rPr>
                      <w:b w:val="1"/>
                      <w:bCs w:val="1"/>
                      <w:rtl w:val="0"/>
                    </w:rPr>
                    <w:t xml:space="preserve">Emotion Regulation Theory (Gross)</w:t>
                  </w:r>
                </w:p>
                <w:p w:rsidR="00000000" w:rsidDel="00000000" w:rsidP="00000000" w:rsidRDefault="00000000" w:rsidRPr="00000000" w14:paraId="0000126C">
                  <w:pPr>
                    <w:spacing w:after="240" w:before="240" w:lineRule="auto"/>
                    <w:ind w:left="1440" w:firstLine="0"/>
                    <w:rPr/>
                  </w:pPr>
                  <w:r w:rsidDel="00000000" w:rsidR="00000000" w:rsidRPr="00000000">
                    <w:rPr>
                      <w:rtl w:val="0"/>
                    </w:rPr>
                    <w:t xml:space="preserve">James Gross’s Emotion Regulation Theory explores how individuals influence their emotions, including how they experience and express them. The theory outlines various strategies people use to manage their emotional responses.</w:t>
                  </w:r>
                </w:p>
                <w:p w:rsidR="00000000" w:rsidDel="00000000" w:rsidP="00000000" w:rsidRDefault="00000000" w:rsidRPr="00000000" w14:paraId="0000126D">
                  <w:pPr>
                    <w:numPr>
                      <w:ilvl w:val="0"/>
                      <w:numId w:val="227"/>
                    </w:numPr>
                    <w:spacing w:after="0" w:afterAutospacing="0" w:before="240" w:lineRule="auto"/>
                    <w:ind w:left="2160" w:hanging="360"/>
                  </w:pPr>
                  <w:r w:rsidDel="00000000" w:rsidR="00000000" w:rsidRPr="00000000">
                    <w:rPr>
                      <w:b w:val="1"/>
                      <w:bCs w:val="1"/>
                      <w:rtl w:val="0"/>
                    </w:rPr>
                    <w:t xml:space="preserve">Core Concepts</w:t>
                  </w:r>
                  <w:r w:rsidDel="00000000" w:rsidR="00000000" w:rsidRPr="00000000">
                    <w:rPr>
                      <w:rtl w:val="0"/>
                    </w:rPr>
                    <w:t xml:space="preserve">:</w:t>
                  </w:r>
                </w:p>
                <w:p w:rsidR="00000000" w:rsidDel="00000000" w:rsidP="00000000" w:rsidRDefault="00000000" w:rsidRPr="00000000" w14:paraId="0000126E">
                  <w:pPr>
                    <w:numPr>
                      <w:ilvl w:val="1"/>
                      <w:numId w:val="227"/>
                    </w:numPr>
                    <w:spacing w:after="0" w:afterAutospacing="0" w:before="0" w:beforeAutospacing="0" w:lineRule="auto"/>
                    <w:ind w:left="2880" w:hanging="360"/>
                  </w:pPr>
                  <w:r w:rsidDel="00000000" w:rsidR="00000000" w:rsidRPr="00000000">
                    <w:rPr>
                      <w:b w:val="1"/>
                      <w:bCs w:val="1"/>
                      <w:rtl w:val="0"/>
                    </w:rPr>
                    <w:t xml:space="preserve">Reappraisal</w:t>
                  </w:r>
                  <w:r w:rsidDel="00000000" w:rsidR="00000000" w:rsidRPr="00000000">
                    <w:rPr>
                      <w:rtl w:val="0"/>
                    </w:rPr>
                    <w:t xml:space="preserve">: Changing the way one thinks about a situation to alter its emotional impact.</w:t>
                  </w:r>
                </w:p>
                <w:p w:rsidR="00000000" w:rsidDel="00000000" w:rsidP="00000000" w:rsidRDefault="00000000" w:rsidRPr="00000000" w14:paraId="0000126F">
                  <w:pPr>
                    <w:numPr>
                      <w:ilvl w:val="1"/>
                      <w:numId w:val="227"/>
                    </w:numPr>
                    <w:spacing w:after="0" w:afterAutospacing="0" w:before="0" w:beforeAutospacing="0" w:lineRule="auto"/>
                    <w:ind w:left="2880" w:hanging="360"/>
                  </w:pPr>
                  <w:r w:rsidDel="00000000" w:rsidR="00000000" w:rsidRPr="00000000">
                    <w:rPr>
                      <w:b w:val="1"/>
                      <w:bCs w:val="1"/>
                      <w:rtl w:val="0"/>
                    </w:rPr>
                    <w:t xml:space="preserve">Suppression</w:t>
                  </w:r>
                  <w:r w:rsidDel="00000000" w:rsidR="00000000" w:rsidRPr="00000000">
                    <w:rPr>
                      <w:rtl w:val="0"/>
                    </w:rPr>
                    <w:t xml:space="preserve">: Inhibiting the outward expression of emotions.</w:t>
                  </w:r>
                </w:p>
                <w:p w:rsidR="00000000" w:rsidDel="00000000" w:rsidP="00000000" w:rsidRDefault="00000000" w:rsidRPr="00000000" w14:paraId="00001270">
                  <w:pPr>
                    <w:numPr>
                      <w:ilvl w:val="0"/>
                      <w:numId w:val="227"/>
                    </w:numPr>
                    <w:spacing w:after="0" w:afterAutospacing="0" w:before="0" w:beforeAutospacing="0" w:lineRule="auto"/>
                    <w:ind w:left="2160" w:hanging="360"/>
                  </w:pPr>
                  <w:r w:rsidDel="00000000" w:rsidR="00000000" w:rsidRPr="00000000">
                    <w:rPr>
                      <w:b w:val="1"/>
                      <w:bCs w:val="1"/>
                      <w:rtl w:val="0"/>
                    </w:rPr>
                    <w:t xml:space="preserve">Application to Climate Emotions</w:t>
                  </w:r>
                  <w:r w:rsidDel="00000000" w:rsidR="00000000" w:rsidRPr="00000000">
                    <w:rPr>
                      <w:rtl w:val="0"/>
                    </w:rPr>
                    <w:t xml:space="preserve">:</w:t>
                  </w:r>
                </w:p>
                <w:p w:rsidR="00000000" w:rsidDel="00000000" w:rsidP="00000000" w:rsidRDefault="00000000" w:rsidRPr="00000000" w14:paraId="00001271">
                  <w:pPr>
                    <w:numPr>
                      <w:ilvl w:val="1"/>
                      <w:numId w:val="227"/>
                    </w:numPr>
                    <w:spacing w:after="0" w:afterAutospacing="0" w:before="0" w:beforeAutospacing="0" w:lineRule="auto"/>
                    <w:ind w:left="2880" w:hanging="360"/>
                  </w:pPr>
                  <w:r w:rsidDel="00000000" w:rsidR="00000000" w:rsidRPr="00000000">
                    <w:rPr>
                      <w:b w:val="1"/>
                      <w:bCs w:val="1"/>
                      <w:rtl w:val="0"/>
                    </w:rPr>
                    <w:t xml:space="preserve">Adaptive Regulation</w:t>
                  </w:r>
                  <w:r w:rsidDel="00000000" w:rsidR="00000000" w:rsidRPr="00000000">
                    <w:rPr>
                      <w:rtl w:val="0"/>
                    </w:rPr>
                    <w:t xml:space="preserve">: Using reappraisal to transform anxiety into proactive engagement, fostering empowerment and resilience. For example, viewing climate anxiety as a motivator to participate in environmental activism.</w:t>
                  </w:r>
                </w:p>
                <w:p w:rsidR="00000000" w:rsidDel="00000000" w:rsidP="00000000" w:rsidRDefault="00000000" w:rsidRPr="00000000" w14:paraId="00001272">
                  <w:pPr>
                    <w:numPr>
                      <w:ilvl w:val="1"/>
                      <w:numId w:val="227"/>
                    </w:numPr>
                    <w:spacing w:after="240" w:before="0" w:beforeAutospacing="0" w:lineRule="auto"/>
                    <w:ind w:left="2880" w:hanging="360"/>
                  </w:pPr>
                  <w:r w:rsidDel="00000000" w:rsidR="00000000" w:rsidRPr="00000000">
                    <w:rPr>
                      <w:b w:val="1"/>
                      <w:bCs w:val="1"/>
                      <w:rtl w:val="0"/>
                    </w:rPr>
                    <w:t xml:space="preserve">Maladaptive Regulation</w:t>
                  </w:r>
                  <w:r w:rsidDel="00000000" w:rsidR="00000000" w:rsidRPr="00000000">
                    <w:rPr>
                      <w:rtl w:val="0"/>
                    </w:rPr>
                    <w:t xml:space="preserve">: Suppressing or denying emotions, leading to bottled-up distress, burnout, and inaction. For instance, ignoring feelings of eco-anxiety instead of addressing them constructively.</w:t>
                  </w:r>
                </w:p>
                <w:p w:rsidR="00000000" w:rsidDel="00000000" w:rsidP="00000000" w:rsidRDefault="00000000" w:rsidRPr="00000000" w14:paraId="00001273">
                  <w:pPr>
                    <w:spacing w:after="240" w:before="240" w:lineRule="auto"/>
                    <w:ind w:left="1440" w:firstLine="0"/>
                    <w:rPr/>
                  </w:pPr>
                  <w:r w:rsidDel="00000000" w:rsidR="00000000" w:rsidRPr="00000000">
                    <w:rPr>
                      <w:rtl w:val="0"/>
                    </w:rPr>
                    <w:t xml:space="preserve">Effective emotion regulation strategies are essential for maintaining mental well-being and promoting sustained climate action.</w:t>
                  </w:r>
                </w:p>
                <w:p w:rsidR="00000000" w:rsidDel="00000000" w:rsidP="00000000" w:rsidRDefault="00000000" w:rsidRPr="00000000" w14:paraId="00001274">
                  <w:pPr>
                    <w:spacing w:after="240" w:before="240" w:lineRule="auto"/>
                    <w:ind w:left="720" w:firstLine="0"/>
                    <w:rPr>
                      <w:b w:val="1"/>
                      <w:bCs w:val="1"/>
                      <w:u w:val="single"/>
                    </w:rPr>
                  </w:pPr>
                  <w:r w:rsidDel="00000000" w:rsidR="00000000" w:rsidRPr="00000000">
                    <w:rPr>
                      <w:b w:val="1"/>
                      <w:bCs w:val="1"/>
                      <w:u w:val="single"/>
                      <w:rtl w:val="0"/>
                    </w:rPr>
                    <w:t xml:space="preserve">Existential Perspectives</w:t>
                  </w:r>
                </w:p>
                <w:p w:rsidR="00000000" w:rsidDel="00000000" w:rsidP="00000000" w:rsidRDefault="00000000" w:rsidRPr="00000000" w14:paraId="00001275">
                  <w:pPr>
                    <w:spacing w:after="240" w:before="240" w:lineRule="auto"/>
                    <w:ind w:left="720" w:firstLine="0"/>
                    <w:rPr/>
                  </w:pPr>
                  <w:r w:rsidDel="00000000" w:rsidR="00000000" w:rsidRPr="00000000">
                    <w:rPr>
                      <w:rtl w:val="0"/>
                    </w:rPr>
                    <w:t xml:space="preserve">Existential Psychology, influenced by thinkers like Viktor Frankl and Irvin Yalom, delves into the fundamental questions of meaning, mortality, and existence. It addresses how individuals find purpose and cope with existential anxieties, particularly in the face of large-scale threats like climate change.</w:t>
                  </w:r>
                </w:p>
                <w:p w:rsidR="00000000" w:rsidDel="00000000" w:rsidP="00000000" w:rsidRDefault="00000000" w:rsidRPr="00000000" w14:paraId="00001276">
                  <w:pPr>
                    <w:numPr>
                      <w:ilvl w:val="0"/>
                      <w:numId w:val="453"/>
                    </w:numPr>
                    <w:spacing w:after="0" w:afterAutospacing="0" w:before="240" w:lineRule="auto"/>
                    <w:ind w:left="2160" w:hanging="360"/>
                  </w:pPr>
                  <w:r w:rsidDel="00000000" w:rsidR="00000000" w:rsidRPr="00000000">
                    <w:rPr>
                      <w:b w:val="1"/>
                      <w:bCs w:val="1"/>
                      <w:rtl w:val="0"/>
                    </w:rPr>
                    <w:t xml:space="preserve">Core Concepts</w:t>
                  </w:r>
                  <w:r w:rsidDel="00000000" w:rsidR="00000000" w:rsidRPr="00000000">
                    <w:rPr>
                      <w:rtl w:val="0"/>
                    </w:rPr>
                    <w:t xml:space="preserve">:</w:t>
                  </w:r>
                </w:p>
                <w:p w:rsidR="00000000" w:rsidDel="00000000" w:rsidP="00000000" w:rsidRDefault="00000000" w:rsidRPr="00000000" w14:paraId="00001277">
                  <w:pPr>
                    <w:numPr>
                      <w:ilvl w:val="1"/>
                      <w:numId w:val="453"/>
                    </w:numPr>
                    <w:spacing w:after="0" w:afterAutospacing="0" w:before="0" w:beforeAutospacing="0" w:lineRule="auto"/>
                    <w:ind w:left="2880" w:hanging="360"/>
                  </w:pPr>
                  <w:r w:rsidDel="00000000" w:rsidR="00000000" w:rsidRPr="00000000">
                    <w:rPr>
                      <w:b w:val="1"/>
                      <w:bCs w:val="1"/>
                      <w:rtl w:val="0"/>
                    </w:rPr>
                    <w:t xml:space="preserve">Existential Anxiety</w:t>
                  </w:r>
                  <w:r w:rsidDel="00000000" w:rsidR="00000000" w:rsidRPr="00000000">
                    <w:rPr>
                      <w:rtl w:val="0"/>
                    </w:rPr>
                    <w:t xml:space="preserve">: Fear related to threats to meaning, mortality, and one’s place in the world.</w:t>
                  </w:r>
                </w:p>
                <w:p w:rsidR="00000000" w:rsidDel="00000000" w:rsidP="00000000" w:rsidRDefault="00000000" w:rsidRPr="00000000" w14:paraId="00001278">
                  <w:pPr>
                    <w:numPr>
                      <w:ilvl w:val="1"/>
                      <w:numId w:val="453"/>
                    </w:numPr>
                    <w:spacing w:after="0" w:afterAutospacing="0" w:before="0" w:beforeAutospacing="0" w:lineRule="auto"/>
                    <w:ind w:left="2880" w:hanging="360"/>
                  </w:pPr>
                  <w:r w:rsidDel="00000000" w:rsidR="00000000" w:rsidRPr="00000000">
                    <w:rPr>
                      <w:b w:val="1"/>
                      <w:bCs w:val="1"/>
                      <w:rtl w:val="0"/>
                    </w:rPr>
                    <w:t xml:space="preserve">Meaning-Making</w:t>
                  </w:r>
                  <w:r w:rsidDel="00000000" w:rsidR="00000000" w:rsidRPr="00000000">
                    <w:rPr>
                      <w:rtl w:val="0"/>
                    </w:rPr>
                    <w:t xml:space="preserve">: The process of finding purpose and significance despite existential threats.</w:t>
                  </w:r>
                </w:p>
                <w:p w:rsidR="00000000" w:rsidDel="00000000" w:rsidP="00000000" w:rsidRDefault="00000000" w:rsidRPr="00000000" w14:paraId="00001279">
                  <w:pPr>
                    <w:numPr>
                      <w:ilvl w:val="0"/>
                      <w:numId w:val="453"/>
                    </w:numPr>
                    <w:spacing w:after="0" w:afterAutospacing="0" w:before="0" w:beforeAutospacing="0" w:lineRule="auto"/>
                    <w:ind w:left="2160" w:hanging="360"/>
                  </w:pPr>
                  <w:r w:rsidDel="00000000" w:rsidR="00000000" w:rsidRPr="00000000">
                    <w:rPr>
                      <w:b w:val="1"/>
                      <w:bCs w:val="1"/>
                      <w:rtl w:val="0"/>
                    </w:rPr>
                    <w:t xml:space="preserve">Application to Climate Emotions</w:t>
                  </w:r>
                  <w:r w:rsidDel="00000000" w:rsidR="00000000" w:rsidRPr="00000000">
                    <w:rPr>
                      <w:rtl w:val="0"/>
                    </w:rPr>
                    <w:t xml:space="preserve">:</w:t>
                  </w:r>
                </w:p>
                <w:p w:rsidR="00000000" w:rsidDel="00000000" w:rsidP="00000000" w:rsidRDefault="00000000" w:rsidRPr="00000000" w14:paraId="0000127A">
                  <w:pPr>
                    <w:numPr>
                      <w:ilvl w:val="1"/>
                      <w:numId w:val="453"/>
                    </w:numPr>
                    <w:spacing w:after="0" w:afterAutospacing="0" w:before="0" w:beforeAutospacing="0" w:lineRule="auto"/>
                    <w:ind w:left="2880" w:hanging="360"/>
                  </w:pPr>
                  <w:r w:rsidDel="00000000" w:rsidR="00000000" w:rsidRPr="00000000">
                    <w:rPr>
                      <w:b w:val="1"/>
                      <w:bCs w:val="1"/>
                      <w:rtl w:val="0"/>
                    </w:rPr>
                    <w:t xml:space="preserve">Adaptive Framing</w:t>
                  </w:r>
                  <w:r w:rsidDel="00000000" w:rsidR="00000000" w:rsidRPr="00000000">
                    <w:rPr>
                      <w:rtl w:val="0"/>
                    </w:rPr>
                    <w:t xml:space="preserve">: Acknowledging existential fears and transforming them into purposeful action or finding meaning in collective efforts. For example, channeling climate grief into community-based environmental projects.</w:t>
                  </w:r>
                </w:p>
                <w:p w:rsidR="00000000" w:rsidDel="00000000" w:rsidP="00000000" w:rsidRDefault="00000000" w:rsidRPr="00000000" w14:paraId="0000127B">
                  <w:pPr>
                    <w:numPr>
                      <w:ilvl w:val="1"/>
                      <w:numId w:val="453"/>
                    </w:numPr>
                    <w:spacing w:after="240" w:before="0" w:beforeAutospacing="0" w:lineRule="auto"/>
                    <w:ind w:left="2880" w:hanging="360"/>
                  </w:pPr>
                  <w:r w:rsidDel="00000000" w:rsidR="00000000" w:rsidRPr="00000000">
                    <w:rPr>
                      <w:b w:val="1"/>
                      <w:bCs w:val="1"/>
                      <w:rtl w:val="0"/>
                    </w:rPr>
                    <w:t xml:space="preserve">Maladaptive Framing</w:t>
                  </w:r>
                  <w:r w:rsidDel="00000000" w:rsidR="00000000" w:rsidRPr="00000000">
                    <w:rPr>
                      <w:rtl w:val="0"/>
                    </w:rPr>
                    <w:t xml:space="preserve">: Succumbing to nihilism or profound despair, which undermines personal and communal resilience and inhibits meaningful engagement.</w:t>
                  </w:r>
                </w:p>
                <w:p w:rsidR="00000000" w:rsidDel="00000000" w:rsidP="00000000" w:rsidRDefault="00000000" w:rsidRPr="00000000" w14:paraId="0000127C">
                  <w:pPr>
                    <w:spacing w:after="240" w:before="240" w:lineRule="auto"/>
                    <w:ind w:left="720" w:firstLine="0"/>
                    <w:rPr>
                      <w:b w:val="1"/>
                      <w:bCs w:val="1"/>
                      <w:u w:val="single"/>
                    </w:rPr>
                  </w:pPr>
                  <w:r w:rsidDel="00000000" w:rsidR="00000000" w:rsidRPr="00000000">
                    <w:rPr>
                      <w:b w:val="1"/>
                      <w:bCs w:val="1"/>
                      <w:u w:val="single"/>
                      <w:rtl w:val="0"/>
                    </w:rPr>
                    <w:t xml:space="preserve">Hope Theory</w:t>
                  </w:r>
                </w:p>
                <w:p w:rsidR="00000000" w:rsidDel="00000000" w:rsidP="00000000" w:rsidRDefault="00000000" w:rsidRPr="00000000" w14:paraId="0000127D">
                  <w:pPr>
                    <w:numPr>
                      <w:ilvl w:val="0"/>
                      <w:numId w:val="429"/>
                    </w:numPr>
                    <w:spacing w:after="240" w:before="240" w:lineRule="auto"/>
                    <w:ind w:left="1440" w:hanging="360"/>
                    <w:rPr>
                      <w:b w:val="1"/>
                      <w:bCs w:val="1"/>
                    </w:rPr>
                  </w:pPr>
                  <w:r w:rsidDel="00000000" w:rsidR="00000000" w:rsidRPr="00000000">
                    <w:rPr>
                      <w:b w:val="1"/>
                      <w:bCs w:val="1"/>
                      <w:rtl w:val="0"/>
                    </w:rPr>
                    <w:t xml:space="preserve">Hope Theory (Snyder)</w:t>
                  </w:r>
                </w:p>
                <w:p w:rsidR="00000000" w:rsidDel="00000000" w:rsidP="00000000" w:rsidRDefault="00000000" w:rsidRPr="00000000" w14:paraId="0000127E">
                  <w:pPr>
                    <w:spacing w:after="240" w:before="240" w:lineRule="auto"/>
                    <w:ind w:left="1440" w:firstLine="0"/>
                    <w:rPr/>
                  </w:pPr>
                  <w:r w:rsidDel="00000000" w:rsidR="00000000" w:rsidRPr="00000000">
                    <w:rPr>
                      <w:rtl w:val="0"/>
                    </w:rPr>
                    <w:t xml:space="preserve">Hope Theory, developed by C.R. Snyder, is a cornerstone of positive psychology that focuses on the cognitive components of hope—goals, pathways, and agency—and how they contribute to psychological resilience and motivation.</w:t>
                  </w:r>
                </w:p>
                <w:p w:rsidR="00000000" w:rsidDel="00000000" w:rsidP="00000000" w:rsidRDefault="00000000" w:rsidRPr="00000000" w14:paraId="0000127F">
                  <w:pPr>
                    <w:numPr>
                      <w:ilvl w:val="0"/>
                      <w:numId w:val="533"/>
                    </w:numPr>
                    <w:spacing w:after="0" w:afterAutospacing="0" w:before="240" w:lineRule="auto"/>
                    <w:ind w:left="2160" w:hanging="360"/>
                  </w:pPr>
                  <w:r w:rsidDel="00000000" w:rsidR="00000000" w:rsidRPr="00000000">
                    <w:rPr>
                      <w:b w:val="1"/>
                      <w:bCs w:val="1"/>
                      <w:rtl w:val="0"/>
                    </w:rPr>
                    <w:t xml:space="preserve">Core Concepts</w:t>
                  </w:r>
                  <w:r w:rsidDel="00000000" w:rsidR="00000000" w:rsidRPr="00000000">
                    <w:rPr>
                      <w:rtl w:val="0"/>
                    </w:rPr>
                    <w:t xml:space="preserve">:</w:t>
                  </w:r>
                </w:p>
                <w:p w:rsidR="00000000" w:rsidDel="00000000" w:rsidP="00000000" w:rsidRDefault="00000000" w:rsidRPr="00000000" w14:paraId="00001280">
                  <w:pPr>
                    <w:numPr>
                      <w:ilvl w:val="1"/>
                      <w:numId w:val="533"/>
                    </w:numPr>
                    <w:spacing w:after="0" w:afterAutospacing="0" w:before="0" w:beforeAutospacing="0" w:lineRule="auto"/>
                    <w:ind w:left="2880" w:hanging="360"/>
                  </w:pPr>
                  <w:r w:rsidDel="00000000" w:rsidR="00000000" w:rsidRPr="00000000">
                    <w:rPr>
                      <w:b w:val="1"/>
                      <w:bCs w:val="1"/>
                      <w:rtl w:val="0"/>
                    </w:rPr>
                    <w:t xml:space="preserve">Goals</w:t>
                  </w:r>
                  <w:r w:rsidDel="00000000" w:rsidR="00000000" w:rsidRPr="00000000">
                    <w:rPr>
                      <w:rtl w:val="0"/>
                    </w:rPr>
                    <w:t xml:space="preserve">: Setting clear, achievable objectives.</w:t>
                  </w:r>
                </w:p>
                <w:p w:rsidR="00000000" w:rsidDel="00000000" w:rsidP="00000000" w:rsidRDefault="00000000" w:rsidRPr="00000000" w14:paraId="00001281">
                  <w:pPr>
                    <w:numPr>
                      <w:ilvl w:val="1"/>
                      <w:numId w:val="533"/>
                    </w:numPr>
                    <w:spacing w:after="0" w:afterAutospacing="0" w:before="0" w:beforeAutospacing="0" w:lineRule="auto"/>
                    <w:ind w:left="2880" w:hanging="360"/>
                  </w:pPr>
                  <w:r w:rsidDel="00000000" w:rsidR="00000000" w:rsidRPr="00000000">
                    <w:rPr>
                      <w:b w:val="1"/>
                      <w:bCs w:val="1"/>
                      <w:rtl w:val="0"/>
                    </w:rPr>
                    <w:t xml:space="preserve">Pathways</w:t>
                  </w:r>
                  <w:r w:rsidDel="00000000" w:rsidR="00000000" w:rsidRPr="00000000">
                    <w:rPr>
                      <w:rtl w:val="0"/>
                    </w:rPr>
                    <w:t xml:space="preserve">: Developing strategies to reach those goals.</w:t>
                  </w:r>
                </w:p>
                <w:p w:rsidR="00000000" w:rsidDel="00000000" w:rsidP="00000000" w:rsidRDefault="00000000" w:rsidRPr="00000000" w14:paraId="00001282">
                  <w:pPr>
                    <w:numPr>
                      <w:ilvl w:val="1"/>
                      <w:numId w:val="533"/>
                    </w:numPr>
                    <w:spacing w:after="0" w:afterAutospacing="0" w:before="0" w:beforeAutospacing="0" w:lineRule="auto"/>
                    <w:ind w:left="2880" w:hanging="360"/>
                  </w:pPr>
                  <w:r w:rsidDel="00000000" w:rsidR="00000000" w:rsidRPr="00000000">
                    <w:rPr>
                      <w:b w:val="1"/>
                      <w:bCs w:val="1"/>
                      <w:rtl w:val="0"/>
                    </w:rPr>
                    <w:t xml:space="preserve">Agency</w:t>
                  </w:r>
                  <w:r w:rsidDel="00000000" w:rsidR="00000000" w:rsidRPr="00000000">
                    <w:rPr>
                      <w:rtl w:val="0"/>
                    </w:rPr>
                    <w:t xml:space="preserve">: Cultivating the motivation to pursue the pathways.</w:t>
                  </w:r>
                </w:p>
                <w:p w:rsidR="00000000" w:rsidDel="00000000" w:rsidP="00000000" w:rsidRDefault="00000000" w:rsidRPr="00000000" w14:paraId="00001283">
                  <w:pPr>
                    <w:numPr>
                      <w:ilvl w:val="0"/>
                      <w:numId w:val="533"/>
                    </w:numPr>
                    <w:spacing w:after="0" w:afterAutospacing="0" w:before="0" w:beforeAutospacing="0" w:lineRule="auto"/>
                    <w:ind w:left="2160" w:hanging="360"/>
                  </w:pPr>
                  <w:r w:rsidDel="00000000" w:rsidR="00000000" w:rsidRPr="00000000">
                    <w:rPr>
                      <w:b w:val="1"/>
                      <w:bCs w:val="1"/>
                      <w:rtl w:val="0"/>
                    </w:rPr>
                    <w:t xml:space="preserve">Application to Climate Emotions</w:t>
                  </w:r>
                  <w:r w:rsidDel="00000000" w:rsidR="00000000" w:rsidRPr="00000000">
                    <w:rPr>
                      <w:rtl w:val="0"/>
                    </w:rPr>
                    <w:t xml:space="preserve">:</w:t>
                  </w:r>
                </w:p>
                <w:p w:rsidR="00000000" w:rsidDel="00000000" w:rsidP="00000000" w:rsidRDefault="00000000" w:rsidRPr="00000000" w14:paraId="00001284">
                  <w:pPr>
                    <w:numPr>
                      <w:ilvl w:val="1"/>
                      <w:numId w:val="533"/>
                    </w:numPr>
                    <w:spacing w:after="0" w:afterAutospacing="0" w:before="0" w:beforeAutospacing="0" w:lineRule="auto"/>
                    <w:ind w:left="2880" w:hanging="360"/>
                  </w:pPr>
                  <w:r w:rsidDel="00000000" w:rsidR="00000000" w:rsidRPr="00000000">
                    <w:rPr>
                      <w:b w:val="1"/>
                      <w:bCs w:val="1"/>
                      <w:rtl w:val="0"/>
                    </w:rPr>
                    <w:t xml:space="preserve">Adaptive Hope</w:t>
                  </w:r>
                  <w:r w:rsidDel="00000000" w:rsidR="00000000" w:rsidRPr="00000000">
                    <w:rPr>
                      <w:rtl w:val="0"/>
                    </w:rPr>
                    <w:t xml:space="preserve">: Embracing an engaged stance that recognizes challenges while believing in solutions and one’s efficacy, promoting creativity and resilience. For example, maintaining hope through active participation in renewable energy projects.</w:t>
                  </w:r>
                </w:p>
                <w:p w:rsidR="00000000" w:rsidDel="00000000" w:rsidP="00000000" w:rsidRDefault="00000000" w:rsidRPr="00000000" w14:paraId="00001285">
                  <w:pPr>
                    <w:numPr>
                      <w:ilvl w:val="1"/>
                      <w:numId w:val="533"/>
                    </w:numPr>
                    <w:spacing w:after="240" w:before="0" w:beforeAutospacing="0" w:lineRule="auto"/>
                    <w:ind w:left="2880" w:hanging="360"/>
                  </w:pPr>
                  <w:r w:rsidDel="00000000" w:rsidR="00000000" w:rsidRPr="00000000">
                    <w:rPr>
                      <w:b w:val="1"/>
                      <w:bCs w:val="1"/>
                      <w:rtl w:val="0"/>
                    </w:rPr>
                    <w:t xml:space="preserve">Maladaptive Hope</w:t>
                  </w:r>
                  <w:r w:rsidDel="00000000" w:rsidR="00000000" w:rsidRPr="00000000">
                    <w:rPr>
                      <w:rtl w:val="0"/>
                    </w:rPr>
                    <w:t xml:space="preserve">: Maintaining false hope or toxic positivity that minimizes climate threats without addressing them, weakening genuine engagement. For instance, promoting overly optimistic narratives that ignore the severity of climate impacts, leading to complacency</w:t>
                  </w:r>
                </w:p>
                <w:p w:rsidR="00000000" w:rsidDel="00000000" w:rsidP="00000000" w:rsidRDefault="00000000" w:rsidRPr="00000000" w14:paraId="00001286">
                  <w:pPr>
                    <w:spacing w:after="240" w:before="240" w:lineRule="auto"/>
                    <w:ind w:left="720" w:firstLine="0"/>
                    <w:rPr>
                      <w:b w:val="1"/>
                      <w:bCs w:val="1"/>
                      <w:u w:val="single"/>
                    </w:rPr>
                  </w:pPr>
                  <w:r w:rsidDel="00000000" w:rsidR="00000000" w:rsidRPr="00000000">
                    <w:rPr>
                      <w:b w:val="1"/>
                      <w:bCs w:val="1"/>
                      <w:u w:val="single"/>
                      <w:rtl w:val="0"/>
                    </w:rPr>
                    <w:t xml:space="preserve">Positive Psychology</w:t>
                  </w:r>
                </w:p>
                <w:p w:rsidR="00000000" w:rsidDel="00000000" w:rsidP="00000000" w:rsidRDefault="00000000" w:rsidRPr="00000000" w14:paraId="00001287">
                  <w:pPr>
                    <w:spacing w:after="240" w:before="240" w:lineRule="auto"/>
                    <w:ind w:left="720" w:firstLine="0"/>
                    <w:rPr/>
                  </w:pPr>
                  <w:r w:rsidDel="00000000" w:rsidR="00000000" w:rsidRPr="00000000">
                    <w:rPr>
                      <w:rtl w:val="0"/>
                    </w:rPr>
                    <w:t xml:space="preserve">Positive Psychology, spearheaded by Martin Seligman and Barbara Fredrickson, emphasizes the study of positive emotions, strengths, and virtues that enable individuals and communities to thrive.</w:t>
                  </w:r>
                </w:p>
                <w:p w:rsidR="00000000" w:rsidDel="00000000" w:rsidP="00000000" w:rsidRDefault="00000000" w:rsidRPr="00000000" w14:paraId="00001288">
                  <w:pPr>
                    <w:numPr>
                      <w:ilvl w:val="0"/>
                      <w:numId w:val="343"/>
                    </w:numPr>
                    <w:spacing w:after="0" w:afterAutospacing="0" w:before="240" w:lineRule="auto"/>
                    <w:ind w:left="2160" w:hanging="360"/>
                  </w:pPr>
                  <w:r w:rsidDel="00000000" w:rsidR="00000000" w:rsidRPr="00000000">
                    <w:rPr>
                      <w:b w:val="1"/>
                      <w:bCs w:val="1"/>
                      <w:rtl w:val="0"/>
                    </w:rPr>
                    <w:t xml:space="preserve">Core Concepts</w:t>
                  </w:r>
                  <w:r w:rsidDel="00000000" w:rsidR="00000000" w:rsidRPr="00000000">
                    <w:rPr>
                      <w:rtl w:val="0"/>
                    </w:rPr>
                    <w:t xml:space="preserve">:</w:t>
                  </w:r>
                </w:p>
                <w:p w:rsidR="00000000" w:rsidDel="00000000" w:rsidP="00000000" w:rsidRDefault="00000000" w:rsidRPr="00000000" w14:paraId="00001289">
                  <w:pPr>
                    <w:numPr>
                      <w:ilvl w:val="1"/>
                      <w:numId w:val="343"/>
                    </w:numPr>
                    <w:spacing w:after="0" w:afterAutospacing="0" w:before="0" w:beforeAutospacing="0" w:lineRule="auto"/>
                    <w:ind w:left="2880" w:hanging="360"/>
                  </w:pPr>
                  <w:r w:rsidDel="00000000" w:rsidR="00000000" w:rsidRPr="00000000">
                    <w:rPr>
                      <w:b w:val="1"/>
                      <w:bCs w:val="1"/>
                      <w:rtl w:val="0"/>
                    </w:rPr>
                    <w:t xml:space="preserve">Optimism</w:t>
                  </w:r>
                  <w:r w:rsidDel="00000000" w:rsidR="00000000" w:rsidRPr="00000000">
                    <w:rPr>
                      <w:rtl w:val="0"/>
                    </w:rPr>
                    <w:t xml:space="preserve">: Maintaining a positive outlook while acknowledging challenges.</w:t>
                  </w:r>
                </w:p>
                <w:p w:rsidR="00000000" w:rsidDel="00000000" w:rsidP="00000000" w:rsidRDefault="00000000" w:rsidRPr="00000000" w14:paraId="0000128A">
                  <w:pPr>
                    <w:numPr>
                      <w:ilvl w:val="1"/>
                      <w:numId w:val="343"/>
                    </w:numPr>
                    <w:spacing w:after="0" w:afterAutospacing="0" w:before="0" w:beforeAutospacing="0" w:lineRule="auto"/>
                    <w:ind w:left="2880" w:hanging="360"/>
                  </w:pPr>
                  <w:r w:rsidDel="00000000" w:rsidR="00000000" w:rsidRPr="00000000">
                    <w:rPr>
                      <w:b w:val="1"/>
                      <w:bCs w:val="1"/>
                      <w:rtl w:val="0"/>
                    </w:rPr>
                    <w:t xml:space="preserve">Resilience</w:t>
                  </w:r>
                  <w:r w:rsidDel="00000000" w:rsidR="00000000" w:rsidRPr="00000000">
                    <w:rPr>
                      <w:rtl w:val="0"/>
                    </w:rPr>
                    <w:t xml:space="preserve">: </w:t>
                  </w:r>
                  <w:commentRangeStart w:id="252"/>
                  <w:r w:rsidDel="00000000" w:rsidR="00000000" w:rsidRPr="00000000">
                    <w:rPr>
                      <w:rtl w:val="0"/>
                    </w:rPr>
                    <w:t xml:space="preserve">The ability to bounce back from adversity</w:t>
                  </w:r>
                  <w:commentRangeEnd w:id="252"/>
                  <w:r w:rsidDel="00000000" w:rsidR="00000000" w:rsidRPr="00000000">
                    <w:commentReference w:id="252"/>
                  </w:r>
                  <w:r w:rsidDel="00000000" w:rsidR="00000000" w:rsidRPr="00000000">
                    <w:rPr>
                      <w:rtl w:val="0"/>
                    </w:rPr>
                    <w:t xml:space="preserve">.</w:t>
                  </w:r>
                </w:p>
                <w:p w:rsidR="00000000" w:rsidDel="00000000" w:rsidP="00000000" w:rsidRDefault="00000000" w:rsidRPr="00000000" w14:paraId="0000128B">
                  <w:pPr>
                    <w:numPr>
                      <w:ilvl w:val="1"/>
                      <w:numId w:val="343"/>
                    </w:numPr>
                    <w:spacing w:after="0" w:afterAutospacing="0" w:before="0" w:beforeAutospacing="0" w:lineRule="auto"/>
                    <w:ind w:left="2880" w:hanging="360"/>
                  </w:pPr>
                  <w:r w:rsidDel="00000000" w:rsidR="00000000" w:rsidRPr="00000000">
                    <w:rPr>
                      <w:b w:val="1"/>
                      <w:bCs w:val="1"/>
                      <w:rtl w:val="0"/>
                    </w:rPr>
                    <w:t xml:space="preserve">Strengths-Based Approaches</w:t>
                  </w:r>
                  <w:r w:rsidDel="00000000" w:rsidR="00000000" w:rsidRPr="00000000">
                    <w:rPr>
                      <w:rtl w:val="0"/>
                    </w:rPr>
                    <w:t xml:space="preserve">: Leveraging individual and collective strengths to overcome obstacles.</w:t>
                  </w:r>
                </w:p>
                <w:p w:rsidR="00000000" w:rsidDel="00000000" w:rsidP="00000000" w:rsidRDefault="00000000" w:rsidRPr="00000000" w14:paraId="0000128C">
                  <w:pPr>
                    <w:numPr>
                      <w:ilvl w:val="0"/>
                      <w:numId w:val="343"/>
                    </w:numPr>
                    <w:spacing w:after="0" w:afterAutospacing="0" w:before="0" w:beforeAutospacing="0" w:lineRule="auto"/>
                    <w:ind w:left="2160" w:hanging="360"/>
                  </w:pPr>
                  <w:r w:rsidDel="00000000" w:rsidR="00000000" w:rsidRPr="00000000">
                    <w:rPr>
                      <w:b w:val="1"/>
                      <w:bCs w:val="1"/>
                      <w:rtl w:val="0"/>
                    </w:rPr>
                    <w:t xml:space="preserve">Application to Climate Emotions</w:t>
                  </w:r>
                  <w:r w:rsidDel="00000000" w:rsidR="00000000" w:rsidRPr="00000000">
                    <w:rPr>
                      <w:rtl w:val="0"/>
                    </w:rPr>
                    <w:t xml:space="preserve">:</w:t>
                  </w:r>
                </w:p>
                <w:p w:rsidR="00000000" w:rsidDel="00000000" w:rsidP="00000000" w:rsidRDefault="00000000" w:rsidRPr="00000000" w14:paraId="0000128D">
                  <w:pPr>
                    <w:numPr>
                      <w:ilvl w:val="1"/>
                      <w:numId w:val="343"/>
                    </w:numPr>
                    <w:spacing w:after="0" w:afterAutospacing="0" w:before="0" w:beforeAutospacing="0" w:lineRule="auto"/>
                    <w:ind w:left="2880" w:hanging="360"/>
                  </w:pPr>
                  <w:r w:rsidDel="00000000" w:rsidR="00000000" w:rsidRPr="00000000">
                    <w:rPr>
                      <w:b w:val="1"/>
                      <w:bCs w:val="1"/>
                      <w:rtl w:val="0"/>
                    </w:rPr>
                    <w:t xml:space="preserve">Adaptive Hope</w:t>
                  </w:r>
                  <w:r w:rsidDel="00000000" w:rsidR="00000000" w:rsidRPr="00000000">
                    <w:rPr>
                      <w:rtl w:val="0"/>
                    </w:rPr>
                    <w:t xml:space="preserve">: Integrating hope with realistic assessments of climate challenges, fostering proactive and sustained engagement in climate action.</w:t>
                  </w:r>
                </w:p>
                <w:p w:rsidR="00000000" w:rsidDel="00000000" w:rsidP="00000000" w:rsidRDefault="00000000" w:rsidRPr="00000000" w14:paraId="0000128E">
                  <w:pPr>
                    <w:numPr>
                      <w:ilvl w:val="1"/>
                      <w:numId w:val="343"/>
                    </w:numPr>
                    <w:spacing w:after="240" w:before="0" w:beforeAutospacing="0" w:lineRule="auto"/>
                    <w:ind w:left="2880" w:hanging="360"/>
                  </w:pPr>
                  <w:r w:rsidDel="00000000" w:rsidR="00000000" w:rsidRPr="00000000">
                    <w:rPr>
                      <w:b w:val="1"/>
                      <w:bCs w:val="1"/>
                      <w:rtl w:val="0"/>
                    </w:rPr>
                    <w:t xml:space="preserve">Maladaptive Hope</w:t>
                  </w:r>
                  <w:r w:rsidDel="00000000" w:rsidR="00000000" w:rsidRPr="00000000">
                    <w:rPr>
                      <w:rtl w:val="0"/>
                    </w:rPr>
                    <w:t xml:space="preserve">: Encouraging an unrealistic optimism that dismisses the gravity of climate issues, potentially leading to inaction and decreased preparedness.</w:t>
                    <w:br w:type="textWrapping"/>
                  </w:r>
                </w:p>
                <w:p w:rsidR="00000000" w:rsidDel="00000000" w:rsidP="00000000" w:rsidRDefault="00000000" w:rsidRPr="00000000" w14:paraId="0000128F">
                  <w:pPr>
                    <w:spacing w:after="240" w:before="240" w:lineRule="auto"/>
                    <w:ind w:left="720" w:firstLine="0"/>
                    <w:rPr>
                      <w:b w:val="1"/>
                      <w:bCs w:val="1"/>
                      <w:u w:val="single"/>
                    </w:rPr>
                  </w:pPr>
                  <w:r w:rsidDel="00000000" w:rsidR="00000000" w:rsidRPr="00000000">
                    <w:rPr>
                      <w:b w:val="1"/>
                      <w:bCs w:val="1"/>
                      <w:u w:val="single"/>
                      <w:rtl w:val="0"/>
                    </w:rPr>
                    <w:t xml:space="preserve">Sociocultural and Political Dimensions</w:t>
                  </w:r>
                </w:p>
                <w:p w:rsidR="00000000" w:rsidDel="00000000" w:rsidP="00000000" w:rsidRDefault="00000000" w:rsidRPr="00000000" w14:paraId="00001290">
                  <w:pPr>
                    <w:numPr>
                      <w:ilvl w:val="0"/>
                      <w:numId w:val="513"/>
                    </w:numPr>
                    <w:spacing w:after="240" w:before="240" w:lineRule="auto"/>
                    <w:ind w:left="1440" w:hanging="360"/>
                    <w:rPr>
                      <w:b w:val="1"/>
                      <w:bCs w:val="1"/>
                    </w:rPr>
                  </w:pPr>
                  <w:r w:rsidDel="00000000" w:rsidR="00000000" w:rsidRPr="00000000">
                    <w:rPr>
                      <w:b w:val="1"/>
                      <w:bCs w:val="1"/>
                      <w:rtl w:val="0"/>
                    </w:rPr>
                    <w:t xml:space="preserve">Social Constructionism and Critical Psychology</w:t>
                  </w:r>
                </w:p>
                <w:p w:rsidR="00000000" w:rsidDel="00000000" w:rsidP="00000000" w:rsidRDefault="00000000" w:rsidRPr="00000000" w14:paraId="00001291">
                  <w:pPr>
                    <w:spacing w:after="240" w:before="240" w:lineRule="auto"/>
                    <w:ind w:left="1440" w:firstLine="0"/>
                    <w:rPr/>
                  </w:pPr>
                  <w:r w:rsidDel="00000000" w:rsidR="00000000" w:rsidRPr="00000000">
                    <w:rPr>
                      <w:rtl w:val="0"/>
                    </w:rPr>
                    <w:t xml:space="preserve">Social Constructionism, as articulated by Berger and Luckmann, and Critical Psychology offer frameworks for understanding how societal narratives, cultural norms, and power relations shape individuals’ perceptions and responses to climate change.</w:t>
                  </w:r>
                </w:p>
                <w:p w:rsidR="00000000" w:rsidDel="00000000" w:rsidP="00000000" w:rsidRDefault="00000000" w:rsidRPr="00000000" w14:paraId="00001292">
                  <w:pPr>
                    <w:numPr>
                      <w:ilvl w:val="0"/>
                      <w:numId w:val="441"/>
                    </w:numPr>
                    <w:spacing w:after="0" w:afterAutospacing="0" w:before="240" w:lineRule="auto"/>
                    <w:ind w:left="2160" w:hanging="360"/>
                  </w:pPr>
                  <w:r w:rsidDel="00000000" w:rsidR="00000000" w:rsidRPr="00000000">
                    <w:rPr>
                      <w:b w:val="1"/>
                      <w:bCs w:val="1"/>
                      <w:rtl w:val="0"/>
                    </w:rPr>
                    <w:t xml:space="preserve">Core Concepts</w:t>
                  </w:r>
                  <w:r w:rsidDel="00000000" w:rsidR="00000000" w:rsidRPr="00000000">
                    <w:rPr>
                      <w:rtl w:val="0"/>
                    </w:rPr>
                    <w:t xml:space="preserve">:</w:t>
                  </w:r>
                </w:p>
                <w:p w:rsidR="00000000" w:rsidDel="00000000" w:rsidP="00000000" w:rsidRDefault="00000000" w:rsidRPr="00000000" w14:paraId="00001293">
                  <w:pPr>
                    <w:numPr>
                      <w:ilvl w:val="1"/>
                      <w:numId w:val="441"/>
                    </w:numPr>
                    <w:spacing w:after="0" w:afterAutospacing="0" w:before="0" w:beforeAutospacing="0" w:lineRule="auto"/>
                    <w:ind w:left="2880" w:hanging="360"/>
                  </w:pPr>
                  <w:r w:rsidDel="00000000" w:rsidR="00000000" w:rsidRPr="00000000">
                    <w:rPr>
                      <w:b w:val="1"/>
                      <w:bCs w:val="1"/>
                      <w:rtl w:val="0"/>
                    </w:rPr>
                    <w:t xml:space="preserve">Social Constructionism</w:t>
                  </w:r>
                  <w:r w:rsidDel="00000000" w:rsidR="00000000" w:rsidRPr="00000000">
                    <w:rPr>
                      <w:rtl w:val="0"/>
                    </w:rPr>
                    <w:t xml:space="preserve">: The idea that our understanding of reality is constructed through social interactions and cultural norms.</w:t>
                  </w:r>
                </w:p>
                <w:p w:rsidR="00000000" w:rsidDel="00000000" w:rsidP="00000000" w:rsidRDefault="00000000" w:rsidRPr="00000000" w14:paraId="00001294">
                  <w:pPr>
                    <w:numPr>
                      <w:ilvl w:val="1"/>
                      <w:numId w:val="441"/>
                    </w:numPr>
                    <w:spacing w:after="0" w:afterAutospacing="0" w:before="0" w:beforeAutospacing="0" w:lineRule="auto"/>
                    <w:ind w:left="2880" w:hanging="360"/>
                  </w:pPr>
                  <w:r w:rsidDel="00000000" w:rsidR="00000000" w:rsidRPr="00000000">
                    <w:rPr>
                      <w:b w:val="1"/>
                      <w:bCs w:val="1"/>
                      <w:rtl w:val="0"/>
                    </w:rPr>
                    <w:t xml:space="preserve">Critical Psychology</w:t>
                  </w:r>
                  <w:r w:rsidDel="00000000" w:rsidR="00000000" w:rsidRPr="00000000">
                    <w:rPr>
                      <w:rtl w:val="0"/>
                    </w:rPr>
                    <w:t xml:space="preserve">: Focuses on the role of power dynamics and systemic inequalities in shaping psychological experiences and behaviors.</w:t>
                  </w:r>
                </w:p>
                <w:p w:rsidR="00000000" w:rsidDel="00000000" w:rsidP="00000000" w:rsidRDefault="00000000" w:rsidRPr="00000000" w14:paraId="00001295">
                  <w:pPr>
                    <w:numPr>
                      <w:ilvl w:val="0"/>
                      <w:numId w:val="441"/>
                    </w:numPr>
                    <w:spacing w:after="0" w:afterAutospacing="0" w:before="0" w:beforeAutospacing="0" w:lineRule="auto"/>
                    <w:ind w:left="2160" w:hanging="360"/>
                  </w:pPr>
                  <w:r w:rsidDel="00000000" w:rsidR="00000000" w:rsidRPr="00000000">
                    <w:rPr>
                      <w:b w:val="1"/>
                      <w:bCs w:val="1"/>
                      <w:rtl w:val="0"/>
                    </w:rPr>
                    <w:t xml:space="preserve">Application to Climate Emotions</w:t>
                  </w:r>
                  <w:r w:rsidDel="00000000" w:rsidR="00000000" w:rsidRPr="00000000">
                    <w:rPr>
                      <w:rtl w:val="0"/>
                    </w:rPr>
                    <w:t xml:space="preserve">:</w:t>
                  </w:r>
                </w:p>
                <w:p w:rsidR="00000000" w:rsidDel="00000000" w:rsidP="00000000" w:rsidRDefault="00000000" w:rsidRPr="00000000" w14:paraId="00001296">
                  <w:pPr>
                    <w:numPr>
                      <w:ilvl w:val="1"/>
                      <w:numId w:val="441"/>
                    </w:numPr>
                    <w:spacing w:after="0" w:afterAutospacing="0" w:before="0" w:beforeAutospacing="0" w:lineRule="auto"/>
                    <w:ind w:left="2880" w:hanging="360"/>
                  </w:pPr>
                  <w:r w:rsidDel="00000000" w:rsidR="00000000" w:rsidRPr="00000000">
                    <w:rPr>
                      <w:b w:val="1"/>
                      <w:bCs w:val="1"/>
                      <w:rtl w:val="0"/>
                    </w:rPr>
                    <w:t xml:space="preserve">Adaptive Cognition</w:t>
                  </w:r>
                  <w:r w:rsidDel="00000000" w:rsidR="00000000" w:rsidRPr="00000000">
                    <w:rPr>
                      <w:rtl w:val="0"/>
                    </w:rPr>
                    <w:t xml:space="preserve">: Recognizing and advocating for systemic change, understanding how cultural norms and power relations influence climate responses. For example, challenging dominant narratives that prioritize economic growth over environmental sustainability.</w:t>
                  </w:r>
                </w:p>
                <w:p w:rsidR="00000000" w:rsidDel="00000000" w:rsidP="00000000" w:rsidRDefault="00000000" w:rsidRPr="00000000" w14:paraId="00001297">
                  <w:pPr>
                    <w:numPr>
                      <w:ilvl w:val="1"/>
                      <w:numId w:val="441"/>
                    </w:numPr>
                    <w:spacing w:after="240" w:before="0" w:beforeAutospacing="0" w:lineRule="auto"/>
                    <w:ind w:left="2880" w:hanging="360"/>
                  </w:pPr>
                  <w:r w:rsidDel="00000000" w:rsidR="00000000" w:rsidRPr="00000000">
                    <w:rPr>
                      <w:b w:val="1"/>
                      <w:bCs w:val="1"/>
                      <w:rtl w:val="0"/>
                    </w:rPr>
                    <w:t xml:space="preserve">Maladaptive Cognition</w:t>
                  </w:r>
                  <w:r w:rsidDel="00000000" w:rsidR="00000000" w:rsidRPr="00000000">
                    <w:rPr>
                      <w:rtl w:val="0"/>
                    </w:rPr>
                    <w:t xml:space="preserve">: Internalizing societal pressures without addressing underlying inequalities, perpetuating emotional distress and inaction. For instance, accepting harmful stereotypes about climate activists without </w:t>
                  </w:r>
                  <w:ins w:author="Ashley Stoltz" w:id="370" w:date="2025-12-15T06:12:17Z">
                    <w:r w:rsidDel="00000000" w:rsidR="00000000" w:rsidRPr="00000000">
                      <w:rPr>
                        <w:rtl w:val="0"/>
                      </w:rPr>
                      <w:t xml:space="preserve">considering </w:t>
                    </w:r>
                  </w:ins>
                  <w:del w:author="Ashley Stoltz" w:id="370" w:date="2025-12-15T06:12:17Z">
                    <w:r w:rsidDel="00000000" w:rsidR="00000000" w:rsidRPr="00000000">
                      <w:rPr>
                        <w:rtl w:val="0"/>
                      </w:rPr>
                      <w:delText xml:space="preserve">questioning </w:delText>
                    </w:r>
                  </w:del>
                  <w:r w:rsidDel="00000000" w:rsidR="00000000" w:rsidRPr="00000000">
                    <w:rPr>
                      <w:rtl w:val="0"/>
                    </w:rPr>
                    <w:t xml:space="preserve">the systemic issues </w:t>
                  </w:r>
                  <w:commentRangeStart w:id="253"/>
                  <w:commentRangeStart w:id="254"/>
                  <w:r w:rsidDel="00000000" w:rsidR="00000000" w:rsidRPr="00000000">
                    <w:rPr>
                      <w:rtl w:val="0"/>
                    </w:rPr>
                    <w:t xml:space="preserve">they</w:t>
                  </w:r>
                  <w:commentRangeEnd w:id="253"/>
                  <w:r w:rsidDel="00000000" w:rsidR="00000000" w:rsidRPr="00000000">
                    <w:commentReference w:id="253"/>
                  </w:r>
                  <w:commentRangeEnd w:id="254"/>
                  <w:r w:rsidDel="00000000" w:rsidR="00000000" w:rsidRPr="00000000">
                    <w:commentReference w:id="254"/>
                  </w:r>
                  <w:r w:rsidDel="00000000" w:rsidR="00000000" w:rsidRPr="00000000">
                    <w:rPr>
                      <w:rtl w:val="0"/>
                    </w:rPr>
                    <w:t xml:space="preserve"> highlight.</w:t>
                  </w:r>
                </w:p>
                <w:p w:rsidR="00000000" w:rsidDel="00000000" w:rsidP="00000000" w:rsidRDefault="00000000" w:rsidRPr="00000000" w14:paraId="00001298">
                  <w:pPr>
                    <w:spacing w:after="240" w:before="240" w:lineRule="auto"/>
                    <w:ind w:left="1440" w:firstLine="0"/>
                    <w:rPr/>
                  </w:pPr>
                  <w:r w:rsidDel="00000000" w:rsidR="00000000" w:rsidRPr="00000000">
                    <w:rPr>
                      <w:rtl w:val="0"/>
                    </w:rPr>
                    <w:t xml:space="preserve">These frameworks underscore that individual cognitive and emotional responses to climate change are deeply embedded in broader sociopolitical contexts, highlighting the need for collective and systemic approaches to foster adaptive responses.</w:t>
                  </w:r>
                </w:p>
                <w:p w:rsidR="00000000" w:rsidDel="00000000" w:rsidP="00000000" w:rsidRDefault="00000000" w:rsidRPr="00000000" w14:paraId="00001299">
                  <w:pPr>
                    <w:spacing w:after="240" w:before="240" w:lineRule="auto"/>
                    <w:ind w:left="720" w:firstLine="0"/>
                    <w:rPr>
                      <w:b w:val="1"/>
                      <w:bCs w:val="1"/>
                      <w:u w:val="single"/>
                    </w:rPr>
                  </w:pPr>
                  <w:r w:rsidDel="00000000" w:rsidR="00000000" w:rsidRPr="00000000">
                    <w:rPr>
                      <w:b w:val="1"/>
                      <w:bCs w:val="1"/>
                      <w:u w:val="single"/>
                      <w:rtl w:val="0"/>
                    </w:rPr>
                    <w:t xml:space="preserve">Ecopsychology</w:t>
                  </w:r>
                </w:p>
                <w:p w:rsidR="00000000" w:rsidDel="00000000" w:rsidP="00000000" w:rsidRDefault="00000000" w:rsidRPr="00000000" w14:paraId="0000129A">
                  <w:pPr>
                    <w:spacing w:after="240" w:before="240" w:lineRule="auto"/>
                    <w:ind w:left="720" w:firstLine="0"/>
                    <w:rPr/>
                  </w:pPr>
                  <w:r w:rsidDel="00000000" w:rsidR="00000000" w:rsidRPr="00000000">
                    <w:rPr>
                      <w:rtl w:val="0"/>
                    </w:rPr>
                    <w:t xml:space="preserve">Ecopsychology examines the relationship between humans and nature, emphasizing how this connection affects mental health and well-being. It explores the psychological impacts of environmental degradation and the healing potential of reconnecting with the natural world.</w:t>
                  </w:r>
                </w:p>
                <w:p w:rsidR="00000000" w:rsidDel="00000000" w:rsidP="00000000" w:rsidRDefault="00000000" w:rsidRPr="00000000" w14:paraId="0000129B">
                  <w:pPr>
                    <w:numPr>
                      <w:ilvl w:val="0"/>
                      <w:numId w:val="18"/>
                    </w:numPr>
                    <w:spacing w:after="0" w:afterAutospacing="0" w:before="240" w:lineRule="auto"/>
                    <w:ind w:left="2160" w:hanging="360"/>
                  </w:pPr>
                  <w:r w:rsidDel="00000000" w:rsidR="00000000" w:rsidRPr="00000000">
                    <w:rPr>
                      <w:b w:val="1"/>
                      <w:bCs w:val="1"/>
                      <w:rtl w:val="0"/>
                    </w:rPr>
                    <w:t xml:space="preserve">Core Concepts</w:t>
                  </w:r>
                  <w:r w:rsidDel="00000000" w:rsidR="00000000" w:rsidRPr="00000000">
                    <w:rPr>
                      <w:rtl w:val="0"/>
                    </w:rPr>
                    <w:t xml:space="preserve">:</w:t>
                  </w:r>
                </w:p>
                <w:p w:rsidR="00000000" w:rsidDel="00000000" w:rsidP="00000000" w:rsidRDefault="00000000" w:rsidRPr="00000000" w14:paraId="0000129C">
                  <w:pPr>
                    <w:numPr>
                      <w:ilvl w:val="1"/>
                      <w:numId w:val="18"/>
                    </w:numPr>
                    <w:spacing w:after="0" w:afterAutospacing="0" w:before="0" w:beforeAutospacing="0" w:lineRule="auto"/>
                    <w:ind w:left="2880" w:hanging="360"/>
                  </w:pPr>
                  <w:r w:rsidDel="00000000" w:rsidR="00000000" w:rsidRPr="00000000">
                    <w:rPr>
                      <w:b w:val="1"/>
                      <w:bCs w:val="1"/>
                      <w:rtl w:val="0"/>
                    </w:rPr>
                    <w:t xml:space="preserve">Connection to Nature</w:t>
                  </w:r>
                  <w:r w:rsidDel="00000000" w:rsidR="00000000" w:rsidRPr="00000000">
                    <w:rPr>
                      <w:rtl w:val="0"/>
                    </w:rPr>
                    <w:t xml:space="preserve">: The emotional and psychological bond between individuals and the natural environment.</w:t>
                  </w:r>
                </w:p>
                <w:p w:rsidR="00000000" w:rsidDel="00000000" w:rsidP="00000000" w:rsidRDefault="00000000" w:rsidRPr="00000000" w14:paraId="0000129D">
                  <w:pPr>
                    <w:numPr>
                      <w:ilvl w:val="1"/>
                      <w:numId w:val="18"/>
                    </w:numPr>
                    <w:spacing w:after="0" w:afterAutospacing="0" w:before="0" w:beforeAutospacing="0" w:lineRule="auto"/>
                    <w:ind w:left="2880" w:hanging="360"/>
                  </w:pPr>
                  <w:r w:rsidDel="00000000" w:rsidR="00000000" w:rsidRPr="00000000">
                    <w:rPr>
                      <w:b w:val="1"/>
                      <w:bCs w:val="1"/>
                      <w:rtl w:val="0"/>
                    </w:rPr>
                    <w:t xml:space="preserve">Ecological Identity</w:t>
                  </w:r>
                  <w:r w:rsidDel="00000000" w:rsidR="00000000" w:rsidRPr="00000000">
                    <w:rPr>
                      <w:rtl w:val="0"/>
                    </w:rPr>
                    <w:t xml:space="preserve">: The extent to which individuals see themselves as part of the natural world.</w:t>
                  </w:r>
                </w:p>
                <w:p w:rsidR="00000000" w:rsidDel="00000000" w:rsidP="00000000" w:rsidRDefault="00000000" w:rsidRPr="00000000" w14:paraId="0000129E">
                  <w:pPr>
                    <w:numPr>
                      <w:ilvl w:val="0"/>
                      <w:numId w:val="18"/>
                    </w:numPr>
                    <w:spacing w:after="0" w:afterAutospacing="0" w:before="0" w:beforeAutospacing="0" w:lineRule="auto"/>
                    <w:ind w:left="2160" w:hanging="360"/>
                  </w:pPr>
                  <w:r w:rsidDel="00000000" w:rsidR="00000000" w:rsidRPr="00000000">
                    <w:rPr>
                      <w:b w:val="1"/>
                      <w:bCs w:val="1"/>
                      <w:rtl w:val="0"/>
                    </w:rPr>
                    <w:t xml:space="preserve">Application to Climate Emotions</w:t>
                  </w:r>
                  <w:r w:rsidDel="00000000" w:rsidR="00000000" w:rsidRPr="00000000">
                    <w:rPr>
                      <w:rtl w:val="0"/>
                    </w:rPr>
                    <w:t xml:space="preserve">:</w:t>
                  </w:r>
                </w:p>
                <w:p w:rsidR="00000000" w:rsidDel="00000000" w:rsidP="00000000" w:rsidRDefault="00000000" w:rsidRPr="00000000" w14:paraId="0000129F">
                  <w:pPr>
                    <w:numPr>
                      <w:ilvl w:val="1"/>
                      <w:numId w:val="18"/>
                    </w:numPr>
                    <w:spacing w:after="0" w:afterAutospacing="0" w:before="0" w:beforeAutospacing="0" w:lineRule="auto"/>
                    <w:ind w:left="2880" w:hanging="360"/>
                  </w:pPr>
                  <w:r w:rsidDel="00000000" w:rsidR="00000000" w:rsidRPr="00000000">
                    <w:rPr>
                      <w:b w:val="1"/>
                      <w:bCs w:val="1"/>
                      <w:rtl w:val="0"/>
                    </w:rPr>
                    <w:t xml:space="preserve">Adaptive Cognition</w:t>
                  </w:r>
                  <w:r w:rsidDel="00000000" w:rsidR="00000000" w:rsidRPr="00000000">
                    <w:rPr>
                      <w:rtl w:val="0"/>
                    </w:rPr>
                    <w:t xml:space="preserve">: Fostering connection, empathy, and stewardship towards nature, which enhances mental well-being and environmental commitment. For example, engaging in nature conservation activities to reinforce a sense of belonging and responsibility.</w:t>
                  </w:r>
                </w:p>
                <w:p w:rsidR="00000000" w:rsidDel="00000000" w:rsidP="00000000" w:rsidRDefault="00000000" w:rsidRPr="00000000" w14:paraId="000012A0">
                  <w:pPr>
                    <w:numPr>
                      <w:ilvl w:val="1"/>
                      <w:numId w:val="18"/>
                    </w:numPr>
                    <w:spacing w:after="240" w:before="0" w:beforeAutospacing="0" w:lineRule="auto"/>
                    <w:ind w:left="2880" w:hanging="360"/>
                  </w:pPr>
                  <w:r w:rsidDel="00000000" w:rsidR="00000000" w:rsidRPr="00000000">
                    <w:rPr>
                      <w:b w:val="1"/>
                      <w:bCs w:val="1"/>
                      <w:rtl w:val="0"/>
                    </w:rPr>
                    <w:t xml:space="preserve">Maladaptive Cognition</w:t>
                  </w:r>
                  <w:r w:rsidDel="00000000" w:rsidR="00000000" w:rsidRPr="00000000">
                    <w:rPr>
                      <w:rtl w:val="0"/>
                    </w:rPr>
                    <w:t xml:space="preserve">: Experiencing disconnection from nature, leading to apathy or destructive behaviors. For instance, feeling detached from environmental issues may result in reduced motivation to engage in climate action.</w:t>
                  </w:r>
                </w:p>
                <w:p w:rsidR="00000000" w:rsidDel="00000000" w:rsidP="00000000" w:rsidRDefault="00000000" w:rsidRPr="00000000" w14:paraId="000012A1">
                  <w:pPr>
                    <w:spacing w:after="240" w:before="240" w:lineRule="auto"/>
                    <w:ind w:left="1440" w:firstLine="0"/>
                    <w:rPr/>
                  </w:pPr>
                  <w:r w:rsidDel="00000000" w:rsidR="00000000" w:rsidRPr="00000000">
                    <w:rPr>
                      <w:rtl w:val="0"/>
                    </w:rPr>
                    <w:t xml:space="preserve">These perspectives highlight the profound impact of our relationship with nature on our emotional responses to climate change, advocating for a reconnection with the environment as a pathway to emotional and ecological healing.</w:t>
                  </w:r>
                </w:p>
                <w:p w:rsidR="00000000" w:rsidDel="00000000" w:rsidP="00000000" w:rsidRDefault="00000000" w:rsidRPr="00000000" w14:paraId="000012A2">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12A3">
            <w:pPr>
              <w:spacing w:after="240" w:before="240" w:lineRule="auto"/>
              <w:rPr/>
            </w:pPr>
            <w:r w:rsidDel="00000000" w:rsidR="00000000" w:rsidRPr="00000000">
              <w:rPr>
                <w:rtl w:val="0"/>
              </w:rPr>
            </w:r>
          </w:p>
          <w:p w:rsidR="00000000" w:rsidDel="00000000" w:rsidP="00000000" w:rsidRDefault="00000000" w:rsidRPr="00000000" w14:paraId="000012A4">
            <w:pPr>
              <w:pStyle w:val="Heading2"/>
              <w:spacing w:after="80" w:lineRule="auto"/>
              <w:rPr/>
            </w:pPr>
            <w:bookmarkStart w:colFirst="0" w:colLast="0" w:name="_yel20dbw5jma" w:id="300"/>
            <w:bookmarkEnd w:id="300"/>
            <w:r w:rsidDel="00000000" w:rsidR="00000000" w:rsidRPr="00000000">
              <w:rPr>
                <w:rtl w:val="0"/>
              </w:rPr>
              <w:t xml:space="preserve">Can Good Emotions Be Maladaptive?</w:t>
            </w:r>
          </w:p>
          <w:p w:rsidR="00000000" w:rsidDel="00000000" w:rsidP="00000000" w:rsidRDefault="00000000" w:rsidRPr="00000000" w14:paraId="000012A5">
            <w:pPr>
              <w:spacing w:after="240" w:before="240" w:lineRule="auto"/>
              <w:rPr/>
            </w:pPr>
            <w:r w:rsidDel="00000000" w:rsidR="00000000" w:rsidRPr="00000000">
              <w:rPr>
                <w:rtl w:val="0"/>
              </w:rPr>
              <w:t xml:space="preserve">Emotional responses to climate change are not inherently good or bad. Take hope, for example. While hope is often celebrated as a driving force for positive change, in the context of climate change, it can sometimes become maladaptive. When hope is based on unrealistic expectations or "false hope," it may lead to complacency, causing individuals and communities to delay taking necessary actions.</w:t>
            </w:r>
          </w:p>
          <w:p w:rsidR="00000000" w:rsidDel="00000000" w:rsidP="00000000" w:rsidRDefault="00000000" w:rsidRPr="00000000" w14:paraId="000012A6">
            <w:pPr>
              <w:spacing w:after="240" w:before="240" w:lineRule="auto"/>
              <w:rPr/>
            </w:pPr>
            <w:r w:rsidDel="00000000" w:rsidR="00000000" w:rsidRPr="00000000">
              <w:rPr>
                <w:rtl w:val="0"/>
              </w:rPr>
              <w:t xml:space="preserve">Similarly, toxic positivity—the excessive and insistent focus on maintaining a positive outlook—can undermine effective climate action. By dismissing or invalidating legitimate fears, anxieties, and frustrations, toxic positivity prevents individuals from fully acknowledging the severity of the climate crisis. This can lead to emotional burnout and disengagement, as people feel pressured to stay positive despite overwhelming challenges.</w:t>
            </w:r>
          </w:p>
          <w:p w:rsidR="00000000" w:rsidDel="00000000" w:rsidP="00000000" w:rsidRDefault="00000000" w:rsidRPr="00000000" w14:paraId="000012A7">
            <w:pPr>
              <w:spacing w:after="240" w:before="240" w:lineRule="auto"/>
              <w:rPr/>
            </w:pPr>
            <w:r w:rsidDel="00000000" w:rsidR="00000000" w:rsidRPr="00000000">
              <w:rPr>
                <w:rtl w:val="0"/>
              </w:rPr>
              <w:t xml:space="preserve">Acknowledging that emotions are neither inherently good nor bad allows us to understand how both hope and toxic positivity, when not balanced with realism and actionable plans, can inadvertently hinder progress. By recognizing the complex role of these emotions in climate discourse, we can better balance optimism with urgency and authenticity, ensuring that our positive feelings translate into meaningful and sustained environmental action.</w:t>
            </w:r>
          </w:p>
          <w:p w:rsidR="00000000" w:rsidDel="00000000" w:rsidP="00000000" w:rsidRDefault="00000000" w:rsidRPr="00000000" w14:paraId="000012A8">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12A9">
            <w:pPr>
              <w:widowControl w:val="0"/>
              <w:spacing w:line="240" w:lineRule="auto"/>
              <w:rPr>
                <w:b w:val="1"/>
                <w:bCs w:val="1"/>
              </w:rPr>
            </w:pPr>
            <w:commentRangeStart w:id="255"/>
            <w:commentRangeStart w:id="256"/>
            <w:r w:rsidDel="00000000" w:rsidR="00000000" w:rsidRPr="00000000">
              <w:rPr>
                <w:b w:val="1"/>
                <w:bCs w:val="1"/>
                <w:rtl w:val="0"/>
              </w:rPr>
              <w:t xml:space="preserve">Indigenous Perspectives</w:t>
            </w:r>
          </w:p>
        </w:tc>
        <w:tc>
          <w:tcPr>
            <w:shd w:fill="d9d2e9" w:val="clear"/>
          </w:tcPr>
          <w:p w:rsidR="00000000" w:rsidDel="00000000" w:rsidP="00000000" w:rsidRDefault="00000000" w:rsidRPr="00000000" w14:paraId="000012AA">
            <w:pPr>
              <w:spacing w:after="240" w:before="240" w:lineRule="auto"/>
              <w:rPr/>
            </w:pPr>
            <w:commentRangeEnd w:id="255"/>
            <w:r w:rsidDel="00000000" w:rsidR="00000000" w:rsidRPr="00000000">
              <w:commentReference w:id="255"/>
            </w:r>
            <w:commentRangeEnd w:id="256"/>
            <w:r w:rsidDel="00000000" w:rsidR="00000000" w:rsidRPr="00000000">
              <w:commentReference w:id="256"/>
            </w:r>
            <w:r w:rsidDel="00000000" w:rsidR="00000000" w:rsidRPr="00000000">
              <w:rPr>
                <w:rtl w:val="0"/>
              </w:rPr>
              <w:t xml:space="preserve">As this module explores the difference between adaptive and maladaptive responses to climate stress, Indigenous teachings highlight the importance of grounding resilience in relationship, culture, and community. In many Indigenous worldviews, adaptive responses are not isolated individual strategies, but shared practices that restore balance and connection. Ceremony, time on the land, storytelling, and seasonal cycles all play important roles in helping individuals and communities process grief, fear, and uncertainty in healthy ways. These practices help people hold emotional complexity while maintaining orientation toward responsibility and collective care.</w:t>
            </w:r>
          </w:p>
          <w:p w:rsidR="00000000" w:rsidDel="00000000" w:rsidP="00000000" w:rsidRDefault="00000000" w:rsidRPr="00000000" w14:paraId="000012AB">
            <w:pPr>
              <w:spacing w:after="240" w:before="240" w:lineRule="auto"/>
              <w:rPr/>
            </w:pPr>
            <w:r w:rsidDel="00000000" w:rsidR="00000000" w:rsidRPr="00000000">
              <w:rPr>
                <w:rtl w:val="0"/>
              </w:rPr>
              <w:t xml:space="preserve">Community coping is central in many Indigenous contexts. Emotional wellbeing is not solely a personal task but a shared one, supported by kinship networks, intergenerational knowledge, and spiritual guidance. When distress arises, communities gather in circle, return to the land, or turn to Elders to reflect and respond. These relational strategies reinforce belonging, clarify purpose, and prevent isolation or despair from becoming overwhelming. They mirror the adaptive coping goals of this module by offering responses that are emotionally honest, socially supported, and rooted in cultural continuity. In doing so, they show how adaptation can be both a psychological and cultural process.</w:t>
            </w:r>
          </w:p>
          <w:p w:rsidR="00000000" w:rsidDel="00000000" w:rsidP="00000000" w:rsidRDefault="00000000" w:rsidRPr="00000000" w14:paraId="000012AC">
            <w:pPr>
              <w:widowControl w:val="0"/>
              <w:spacing w:line="240" w:lineRule="auto"/>
              <w:rPr/>
            </w:pPr>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12AD">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12AE">
            <w:pPr>
              <w:numPr>
                <w:ilvl w:val="0"/>
                <w:numId w:val="293"/>
              </w:numPr>
              <w:spacing w:after="0" w:afterAutospacing="0" w:before="240" w:lineRule="auto"/>
              <w:ind w:left="720" w:hanging="360"/>
            </w:pPr>
            <w:r w:rsidDel="00000000" w:rsidR="00000000" w:rsidRPr="00000000">
              <w:rPr>
                <w:rtl w:val="0"/>
              </w:rPr>
              <w:t xml:space="preserve">Adaptive and maladaptive cognitions significantly influence how individuals emotionally respond to climate change, shaping their coping mechanisms and actions.</w:t>
              <w:br w:type="textWrapping"/>
            </w:r>
          </w:p>
          <w:p w:rsidR="00000000" w:rsidDel="00000000" w:rsidP="00000000" w:rsidRDefault="00000000" w:rsidRPr="00000000" w14:paraId="000012AF">
            <w:pPr>
              <w:numPr>
                <w:ilvl w:val="0"/>
                <w:numId w:val="293"/>
              </w:numPr>
              <w:spacing w:after="0" w:afterAutospacing="0" w:before="0" w:beforeAutospacing="0" w:lineRule="auto"/>
              <w:ind w:left="720" w:hanging="360"/>
            </w:pPr>
            <w:r w:rsidDel="00000000" w:rsidR="00000000" w:rsidRPr="00000000">
              <w:rPr>
                <w:rtl w:val="0"/>
              </w:rPr>
              <w:t xml:space="preserve">Frameworks such as Stress and Coping Theory, Cognitive-Behavioral Therapy, Emotion Regulation Theory, Existential and Ecopsychological Perspectives, Hope Theory, and Sociocultural Dimensions provide comprehensive lenses to understand these cognitive patterns.</w:t>
              <w:br w:type="textWrapping"/>
            </w:r>
          </w:p>
          <w:p w:rsidR="00000000" w:rsidDel="00000000" w:rsidP="00000000" w:rsidRDefault="00000000" w:rsidRPr="00000000" w14:paraId="000012B0">
            <w:pPr>
              <w:numPr>
                <w:ilvl w:val="0"/>
                <w:numId w:val="293"/>
              </w:numPr>
              <w:spacing w:after="0" w:afterAutospacing="0" w:before="0" w:beforeAutospacing="0" w:lineRule="auto"/>
              <w:ind w:left="720" w:hanging="360"/>
            </w:pPr>
            <w:r w:rsidDel="00000000" w:rsidR="00000000" w:rsidRPr="00000000">
              <w:rPr>
                <w:rtl w:val="0"/>
              </w:rPr>
              <w:t xml:space="preserve">Recognizing and fostering adaptive cognitions—such as acceptance, constructive action, and hope—enhances emotional well-being and motivates proactive climate behaviors.</w:t>
              <w:br w:type="textWrapping"/>
            </w:r>
          </w:p>
          <w:p w:rsidR="00000000" w:rsidDel="00000000" w:rsidP="00000000" w:rsidRDefault="00000000" w:rsidRPr="00000000" w14:paraId="000012B1">
            <w:pPr>
              <w:numPr>
                <w:ilvl w:val="0"/>
                <w:numId w:val="293"/>
              </w:numPr>
              <w:spacing w:after="240" w:before="0" w:beforeAutospacing="0" w:lineRule="auto"/>
              <w:ind w:left="720" w:hanging="360"/>
            </w:pPr>
            <w:r w:rsidDel="00000000" w:rsidR="00000000" w:rsidRPr="00000000">
              <w:rPr>
                <w:rtl w:val="0"/>
              </w:rPr>
              <w:t xml:space="preserve">Addressing maladaptive cognitions—like denial, catastrophizing, and rumination—reduces emotional distress and prevents disengagement from climate action.</w:t>
            </w:r>
          </w:p>
          <w:p w:rsidR="00000000" w:rsidDel="00000000" w:rsidP="00000000" w:rsidRDefault="00000000" w:rsidRPr="00000000" w14:paraId="000012B2">
            <w:pPr>
              <w:spacing w:after="240" w:before="240" w:lineRule="auto"/>
              <w:rPr>
                <w:b w:val="1"/>
                <w:bCs w:val="1"/>
              </w:rPr>
            </w:pPr>
            <w:r w:rsidDel="00000000" w:rsidR="00000000" w:rsidRPr="00000000">
              <w:rPr>
                <w:rtl w:val="0"/>
              </w:rPr>
              <w:t xml:space="preserve">Differentiating between adaptive and maladaptive responses to climate emotions is crucial for developing effective support systems and promoting resilience. By leveraging integrated theoretical insights and implementing practical strategies, we can empower individuals and communities to navigate the emotional complexities of climate change, transforming distress into determination and action.</w:t>
            </w:r>
            <w:r w:rsidDel="00000000" w:rsidR="00000000" w:rsidRPr="00000000">
              <w:rPr>
                <w:rtl w:val="0"/>
              </w:rPr>
            </w:r>
          </w:p>
          <w:p w:rsidR="00000000" w:rsidDel="00000000" w:rsidP="00000000" w:rsidRDefault="00000000" w:rsidRPr="00000000" w14:paraId="000012B3">
            <w:pPr>
              <w:widowControl w:val="0"/>
              <w:spacing w:line="240" w:lineRule="auto"/>
              <w:rPr/>
            </w:pPr>
            <w:r w:rsidDel="00000000" w:rsidR="00000000" w:rsidRPr="00000000">
              <w:rPr>
                <w:rtl w:val="0"/>
              </w:rPr>
            </w:r>
          </w:p>
        </w:tc>
      </w:tr>
      <w:tr>
        <w:trPr>
          <w:cantSplit w:val="0"/>
          <w:tblHeader w:val="0"/>
        </w:trPr>
        <w:tc>
          <w:tcPr>
            <w:shd w:fill="a4c2f4" w:val="clear"/>
          </w:tcPr>
          <w:p w:rsidR="00000000" w:rsidDel="00000000" w:rsidP="00000000" w:rsidRDefault="00000000" w:rsidRPr="00000000" w14:paraId="000012B4">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12B5">
            <w:pPr>
              <w:spacing w:after="240" w:before="240" w:lineRule="auto"/>
              <w:rPr/>
            </w:pPr>
            <w:r w:rsidDel="00000000" w:rsidR="00000000" w:rsidRPr="00000000">
              <w:rPr>
                <w:rtl w:val="0"/>
              </w:rPr>
              <w:t xml:space="preserve">Below are active learning activities that you can use to enhance your learning experience for the content presented in this module. One version is designed to be done on your own and the other is designed to be done with others.</w:t>
            </w:r>
          </w:p>
          <w:p w:rsidR="00000000" w:rsidDel="00000000" w:rsidP="00000000" w:rsidRDefault="00000000" w:rsidRPr="00000000" w14:paraId="000012B6">
            <w:pPr>
              <w:pStyle w:val="Heading2"/>
              <w:spacing w:after="240" w:before="240" w:lineRule="auto"/>
              <w:rPr/>
            </w:pPr>
            <w:bookmarkStart w:colFirst="0" w:colLast="0" w:name="_tp8zql7vhq4x" w:id="301"/>
            <w:bookmarkEnd w:id="301"/>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12B7">
            <w:pPr>
              <w:spacing w:after="240" w:before="240" w:lineRule="auto"/>
              <w:rPr/>
            </w:pPr>
            <w:r w:rsidDel="00000000" w:rsidR="00000000" w:rsidRPr="00000000">
              <w:rPr>
                <w:rtl w:val="0"/>
              </w:rPr>
              <w:t xml:space="preserve">Objective: Learners will analyze climate-related emotional responses and evaluate whether they are adaptive or maladaptive. They will explore strategies to foster adaptive responses while addressing maladaptive ones.</w:t>
            </w:r>
          </w:p>
          <w:p w:rsidR="00000000" w:rsidDel="00000000" w:rsidP="00000000" w:rsidRDefault="00000000" w:rsidRPr="00000000" w14:paraId="000012B8">
            <w:pPr>
              <w:spacing w:after="240" w:before="240" w:lineRule="auto"/>
              <w:rPr>
                <w:u w:val="single"/>
              </w:rPr>
            </w:pPr>
            <w:r w:rsidDel="00000000" w:rsidR="00000000" w:rsidRPr="00000000">
              <w:rPr>
                <w:u w:val="single"/>
                <w:rtl w:val="0"/>
              </w:rPr>
              <w:t xml:space="preserve">Instructions:</w:t>
            </w:r>
          </w:p>
          <w:p w:rsidR="00000000" w:rsidDel="00000000" w:rsidP="00000000" w:rsidRDefault="00000000" w:rsidRPr="00000000" w14:paraId="000012B9">
            <w:pPr>
              <w:numPr>
                <w:ilvl w:val="0"/>
                <w:numId w:val="518"/>
              </w:numPr>
              <w:spacing w:after="0" w:afterAutospacing="0" w:before="240" w:lineRule="auto"/>
              <w:ind w:left="720" w:hanging="360"/>
            </w:pPr>
            <w:r w:rsidDel="00000000" w:rsidR="00000000" w:rsidRPr="00000000">
              <w:rPr>
                <w:rtl w:val="0"/>
              </w:rPr>
              <w:t xml:space="preserve">Reflect on a Personal Emotional Response:</w:t>
            </w:r>
          </w:p>
          <w:p w:rsidR="00000000" w:rsidDel="00000000" w:rsidP="00000000" w:rsidRDefault="00000000" w:rsidRPr="00000000" w14:paraId="000012BA">
            <w:pPr>
              <w:numPr>
                <w:ilvl w:val="1"/>
                <w:numId w:val="518"/>
              </w:numPr>
              <w:spacing w:after="0" w:afterAutospacing="0" w:before="0" w:beforeAutospacing="0" w:lineRule="auto"/>
              <w:ind w:left="1440" w:hanging="360"/>
            </w:pPr>
            <w:r w:rsidDel="00000000" w:rsidR="00000000" w:rsidRPr="00000000">
              <w:rPr>
                <w:rtl w:val="0"/>
              </w:rPr>
              <w:t xml:space="preserve">Think about a time when you felt a strong emotional response to climate change (e.g., worry, hope, despair, anger).</w:t>
            </w:r>
          </w:p>
          <w:p w:rsidR="00000000" w:rsidDel="00000000" w:rsidP="00000000" w:rsidRDefault="00000000" w:rsidRPr="00000000" w14:paraId="000012BB">
            <w:pPr>
              <w:numPr>
                <w:ilvl w:val="1"/>
                <w:numId w:val="518"/>
              </w:numPr>
              <w:spacing w:after="0" w:afterAutospacing="0" w:before="0" w:beforeAutospacing="0" w:lineRule="auto"/>
              <w:ind w:left="1440" w:hanging="360"/>
            </w:pPr>
            <w:r w:rsidDel="00000000" w:rsidR="00000000" w:rsidRPr="00000000">
              <w:rPr>
                <w:rtl w:val="0"/>
              </w:rPr>
              <w:t xml:space="preserve">Write a brief description of the situation and your emotional reaction.</w:t>
            </w:r>
          </w:p>
          <w:p w:rsidR="00000000" w:rsidDel="00000000" w:rsidP="00000000" w:rsidRDefault="00000000" w:rsidRPr="00000000" w14:paraId="000012BC">
            <w:pPr>
              <w:numPr>
                <w:ilvl w:val="0"/>
                <w:numId w:val="518"/>
              </w:numPr>
              <w:spacing w:after="0" w:afterAutospacing="0" w:before="0" w:beforeAutospacing="0" w:lineRule="auto"/>
              <w:ind w:left="720" w:hanging="360"/>
            </w:pPr>
            <w:r w:rsidDel="00000000" w:rsidR="00000000" w:rsidRPr="00000000">
              <w:rPr>
                <w:rtl w:val="0"/>
              </w:rPr>
              <w:t xml:space="preserve">Analyze the Response:</w:t>
            </w:r>
          </w:p>
          <w:p w:rsidR="00000000" w:rsidDel="00000000" w:rsidP="00000000" w:rsidRDefault="00000000" w:rsidRPr="00000000" w14:paraId="000012BD">
            <w:pPr>
              <w:numPr>
                <w:ilvl w:val="1"/>
                <w:numId w:val="518"/>
              </w:numPr>
              <w:spacing w:after="0" w:afterAutospacing="0" w:before="0" w:beforeAutospacing="0" w:lineRule="auto"/>
              <w:ind w:left="1440" w:hanging="360"/>
            </w:pPr>
            <w:r w:rsidDel="00000000" w:rsidR="00000000" w:rsidRPr="00000000">
              <w:rPr>
                <w:rtl w:val="0"/>
              </w:rPr>
              <w:t xml:space="preserve">Ask yourself:</w:t>
            </w:r>
          </w:p>
          <w:p w:rsidR="00000000" w:rsidDel="00000000" w:rsidP="00000000" w:rsidRDefault="00000000" w:rsidRPr="00000000" w14:paraId="000012BE">
            <w:pPr>
              <w:numPr>
                <w:ilvl w:val="2"/>
                <w:numId w:val="518"/>
              </w:numPr>
              <w:spacing w:after="0" w:afterAutospacing="0" w:before="0" w:beforeAutospacing="0" w:lineRule="auto"/>
              <w:ind w:left="2160" w:hanging="360"/>
              <w:rPr>
                <w:ins w:author="Claire Perry" w:id="371" w:date="2025-11-22T21:33:13Z"/>
              </w:rPr>
            </w:pPr>
            <w:ins w:author="Claire Perry" w:id="371" w:date="2025-11-22T21:33:13Z">
              <w:commentRangeStart w:id="257"/>
              <w:r w:rsidDel="00000000" w:rsidR="00000000" w:rsidRPr="00000000">
                <w:rPr>
                  <w:rtl w:val="0"/>
                </w:rPr>
                <w:t xml:space="preserve">What was my response? </w:t>
              </w:r>
            </w:ins>
          </w:p>
          <w:p w:rsidR="00000000" w:rsidDel="00000000" w:rsidP="00000000" w:rsidRDefault="00000000" w:rsidRPr="00000000" w14:paraId="000012BF">
            <w:pPr>
              <w:numPr>
                <w:ilvl w:val="2"/>
                <w:numId w:val="518"/>
              </w:numPr>
              <w:spacing w:after="0" w:afterAutospacing="0" w:before="0" w:beforeAutospacing="0" w:lineRule="auto"/>
              <w:ind w:left="2160" w:hanging="360"/>
            </w:pPr>
            <w:commentRangeEnd w:id="257"/>
            <w:r w:rsidDel="00000000" w:rsidR="00000000" w:rsidRPr="00000000">
              <w:commentReference w:id="257"/>
            </w:r>
            <w:r w:rsidDel="00000000" w:rsidR="00000000" w:rsidRPr="00000000">
              <w:rPr>
                <w:rtl w:val="0"/>
              </w:rPr>
              <w:t xml:space="preserve">Was my response adaptive or maladaptive?</w:t>
            </w:r>
          </w:p>
          <w:p w:rsidR="00000000" w:rsidDel="00000000" w:rsidP="00000000" w:rsidRDefault="00000000" w:rsidRPr="00000000" w14:paraId="000012C0">
            <w:pPr>
              <w:numPr>
                <w:ilvl w:val="2"/>
                <w:numId w:val="518"/>
              </w:numPr>
              <w:spacing w:after="0" w:afterAutospacing="0" w:before="0" w:beforeAutospacing="0" w:lineRule="auto"/>
              <w:ind w:left="2160" w:hanging="360"/>
              <w:rPr>
                <w:ins w:author="Claire Perry" w:id="372" w:date="2025-11-22T21:33:39Z"/>
              </w:rPr>
            </w:pPr>
            <w:r w:rsidDel="00000000" w:rsidR="00000000" w:rsidRPr="00000000">
              <w:rPr>
                <w:rtl w:val="0"/>
              </w:rPr>
              <w:t xml:space="preserve">Did it help me take constructive action or hinder my ability to cope or act?</w:t>
            </w:r>
            <w:ins w:author="Claire Perry" w:id="372" w:date="2025-11-22T21:33:39Z">
              <w:r w:rsidDel="00000000" w:rsidR="00000000" w:rsidRPr="00000000">
                <w:rPr>
                  <w:rtl w:val="0"/>
                </w:rPr>
              </w:r>
            </w:ins>
          </w:p>
          <w:p w:rsidR="00000000" w:rsidDel="00000000" w:rsidP="00000000" w:rsidRDefault="00000000" w:rsidRPr="00000000" w14:paraId="000012C1">
            <w:pPr>
              <w:numPr>
                <w:ilvl w:val="2"/>
                <w:numId w:val="518"/>
              </w:numPr>
              <w:spacing w:after="0" w:afterAutospacing="0" w:before="0" w:beforeAutospacing="0" w:lineRule="auto"/>
              <w:ind w:left="2160" w:hanging="360"/>
            </w:pPr>
            <w:ins w:author="Claire Perry" w:id="372" w:date="2025-11-22T21:33:39Z">
              <w:r w:rsidDel="00000000" w:rsidR="00000000" w:rsidRPr="00000000">
                <w:rPr>
                  <w:rtl w:val="0"/>
                </w:rPr>
                <w:t xml:space="preserve">How did I feel after this? </w:t>
              </w:r>
            </w:ins>
            <w:r w:rsidDel="00000000" w:rsidR="00000000" w:rsidRPr="00000000">
              <w:rPr>
                <w:rtl w:val="0"/>
              </w:rPr>
            </w:r>
          </w:p>
          <w:p w:rsidR="00000000" w:rsidDel="00000000" w:rsidP="00000000" w:rsidRDefault="00000000" w:rsidRPr="00000000" w14:paraId="000012C2">
            <w:pPr>
              <w:numPr>
                <w:ilvl w:val="1"/>
                <w:numId w:val="518"/>
              </w:numPr>
              <w:spacing w:after="0" w:afterAutospacing="0" w:before="0" w:beforeAutospacing="0" w:lineRule="auto"/>
              <w:ind w:left="1440" w:hanging="360"/>
            </w:pPr>
            <w:r w:rsidDel="00000000" w:rsidR="00000000" w:rsidRPr="00000000">
              <w:rPr>
                <w:rtl w:val="0"/>
              </w:rPr>
              <w:t xml:space="preserve">Use these guiding questions:</w:t>
            </w:r>
          </w:p>
          <w:p w:rsidR="00000000" w:rsidDel="00000000" w:rsidP="00000000" w:rsidRDefault="00000000" w:rsidRPr="00000000" w14:paraId="000012C3">
            <w:pPr>
              <w:numPr>
                <w:ilvl w:val="2"/>
                <w:numId w:val="518"/>
              </w:numPr>
              <w:spacing w:after="0" w:afterAutospacing="0" w:before="0" w:beforeAutospacing="0" w:lineRule="auto"/>
              <w:ind w:left="2160" w:hanging="360"/>
            </w:pPr>
            <w:r w:rsidDel="00000000" w:rsidR="00000000" w:rsidRPr="00000000">
              <w:rPr>
                <w:rtl w:val="0"/>
              </w:rPr>
              <w:t xml:space="preserve">Adaptive Cognition: Did I acknowledge the reality of the situation? Did I regulate my emotions effectively?</w:t>
            </w:r>
          </w:p>
          <w:p w:rsidR="00000000" w:rsidDel="00000000" w:rsidP="00000000" w:rsidRDefault="00000000" w:rsidRPr="00000000" w14:paraId="000012C4">
            <w:pPr>
              <w:numPr>
                <w:ilvl w:val="2"/>
                <w:numId w:val="518"/>
              </w:numPr>
              <w:spacing w:after="0" w:afterAutospacing="0" w:before="0" w:beforeAutospacing="0" w:lineRule="auto"/>
              <w:ind w:left="2160" w:hanging="360"/>
            </w:pPr>
            <w:r w:rsidDel="00000000" w:rsidR="00000000" w:rsidRPr="00000000">
              <w:rPr>
                <w:rtl w:val="0"/>
              </w:rPr>
              <w:t xml:space="preserve">Maladaptive Cognition: Did I</w:t>
            </w:r>
            <w:ins w:author="Claire Perry" w:id="373" w:date="2025-11-22T21:31:11Z">
              <w:r w:rsidDel="00000000" w:rsidR="00000000" w:rsidRPr="00000000">
                <w:rPr>
                  <w:rtl w:val="0"/>
                </w:rPr>
                <w:t xml:space="preserve"> engage in unhelpful thinking patterns</w:t>
              </w:r>
            </w:ins>
            <w:del w:author="Claire Perry" w:id="373" w:date="2025-11-22T21:31:11Z">
              <w:r w:rsidDel="00000000" w:rsidR="00000000" w:rsidRPr="00000000">
                <w:rPr>
                  <w:rtl w:val="0"/>
                </w:rPr>
                <w:delText xml:space="preserve"> distort the situation</w:delText>
              </w:r>
            </w:del>
            <w:r w:rsidDel="00000000" w:rsidR="00000000" w:rsidRPr="00000000">
              <w:rPr>
                <w:rtl w:val="0"/>
              </w:rPr>
              <w:t xml:space="preserve">, catastrophize, or become paralyzed by emotion?</w:t>
            </w:r>
          </w:p>
          <w:p w:rsidR="00000000" w:rsidDel="00000000" w:rsidP="00000000" w:rsidRDefault="00000000" w:rsidRPr="00000000" w14:paraId="000012C5">
            <w:pPr>
              <w:numPr>
                <w:ilvl w:val="0"/>
                <w:numId w:val="518"/>
              </w:numPr>
              <w:spacing w:after="0" w:afterAutospacing="0" w:before="0" w:beforeAutospacing="0" w:lineRule="auto"/>
              <w:ind w:left="720" w:hanging="360"/>
            </w:pPr>
            <w:r w:rsidDel="00000000" w:rsidR="00000000" w:rsidRPr="00000000">
              <w:rPr>
                <w:rtl w:val="0"/>
              </w:rPr>
              <w:t xml:space="preserve">Identify Strategies for Balance:</w:t>
            </w:r>
          </w:p>
          <w:p w:rsidR="00000000" w:rsidDel="00000000" w:rsidP="00000000" w:rsidRDefault="00000000" w:rsidRPr="00000000" w14:paraId="000012C6">
            <w:pPr>
              <w:numPr>
                <w:ilvl w:val="1"/>
                <w:numId w:val="518"/>
              </w:numPr>
              <w:spacing w:after="0" w:afterAutospacing="0" w:before="0" w:beforeAutospacing="0" w:lineRule="auto"/>
              <w:ind w:left="1440" w:hanging="360"/>
            </w:pPr>
            <w:r w:rsidDel="00000000" w:rsidR="00000000" w:rsidRPr="00000000">
              <w:rPr>
                <w:rtl w:val="0"/>
              </w:rPr>
              <w:t xml:space="preserve">Reflect on how you could foster adaptive cognitions in similar situations moving forward.</w:t>
            </w:r>
          </w:p>
          <w:p w:rsidR="00000000" w:rsidDel="00000000" w:rsidP="00000000" w:rsidRDefault="00000000" w:rsidRPr="00000000" w14:paraId="000012C7">
            <w:pPr>
              <w:numPr>
                <w:ilvl w:val="2"/>
                <w:numId w:val="518"/>
              </w:numPr>
              <w:spacing w:after="0" w:afterAutospacing="0" w:before="0" w:beforeAutospacing="0" w:lineRule="auto"/>
              <w:ind w:left="2160" w:hanging="360"/>
            </w:pPr>
            <w:r w:rsidDel="00000000" w:rsidR="00000000" w:rsidRPr="00000000">
              <w:rPr>
                <w:rtl w:val="0"/>
              </w:rPr>
              <w:t xml:space="preserve">Example: Instead of catastrophizing, focus on</w:t>
            </w:r>
            <w:ins w:author="Claire Perry" w:id="374" w:date="2025-11-22T21:32:00Z">
              <w:r w:rsidDel="00000000" w:rsidR="00000000" w:rsidRPr="00000000">
                <w:rPr>
                  <w:rtl w:val="0"/>
                </w:rPr>
                <w:t xml:space="preserve"> channeling anxiety into</w:t>
              </w:r>
            </w:ins>
            <w:r w:rsidDel="00000000" w:rsidR="00000000" w:rsidRPr="00000000">
              <w:rPr>
                <w:rtl w:val="0"/>
              </w:rPr>
              <w:t xml:space="preserve"> actionable steps like joining a local climate group or advocating for policy change.</w:t>
            </w:r>
          </w:p>
          <w:p w:rsidR="00000000" w:rsidDel="00000000" w:rsidP="00000000" w:rsidRDefault="00000000" w:rsidRPr="00000000" w14:paraId="000012C8">
            <w:pPr>
              <w:numPr>
                <w:ilvl w:val="2"/>
                <w:numId w:val="518"/>
              </w:numPr>
              <w:spacing w:after="0" w:afterAutospacing="0" w:before="0" w:beforeAutospacing="0" w:lineRule="auto"/>
              <w:ind w:left="2160" w:hanging="360"/>
            </w:pPr>
            <w:r w:rsidDel="00000000" w:rsidR="00000000" w:rsidRPr="00000000">
              <w:rPr>
                <w:rtl w:val="0"/>
              </w:rPr>
              <w:t xml:space="preserve">If your response was adaptive, identify ways to sustain this positive pattern.</w:t>
            </w:r>
          </w:p>
          <w:p w:rsidR="00000000" w:rsidDel="00000000" w:rsidP="00000000" w:rsidRDefault="00000000" w:rsidRPr="00000000" w14:paraId="000012C9">
            <w:pPr>
              <w:numPr>
                <w:ilvl w:val="0"/>
                <w:numId w:val="518"/>
              </w:numPr>
              <w:spacing w:after="0" w:afterAutospacing="0" w:before="0" w:beforeAutospacing="0" w:lineRule="auto"/>
              <w:ind w:left="720" w:hanging="360"/>
            </w:pPr>
            <w:r w:rsidDel="00000000" w:rsidR="00000000" w:rsidRPr="00000000">
              <w:rPr>
                <w:rtl w:val="0"/>
              </w:rPr>
              <w:t xml:space="preserve">Action Plan:</w:t>
            </w:r>
          </w:p>
          <w:p w:rsidR="00000000" w:rsidDel="00000000" w:rsidP="00000000" w:rsidRDefault="00000000" w:rsidRPr="00000000" w14:paraId="000012CA">
            <w:pPr>
              <w:numPr>
                <w:ilvl w:val="1"/>
                <w:numId w:val="518"/>
              </w:numPr>
              <w:spacing w:after="240" w:before="0" w:beforeAutospacing="0" w:lineRule="auto"/>
              <w:ind w:left="1440" w:hanging="360"/>
            </w:pPr>
            <w:r w:rsidDel="00000000" w:rsidR="00000000" w:rsidRPr="00000000">
              <w:rPr>
                <w:rtl w:val="0"/>
              </w:rPr>
              <w:t xml:space="preserve">Write a 200-word plan outlining specific strategies to address future maladaptive responses and build on adaptive ones.</w:t>
            </w:r>
            <w:r w:rsidDel="00000000" w:rsidR="00000000" w:rsidRPr="00000000">
              <w:rPr>
                <w:rtl w:val="0"/>
              </w:rPr>
            </w:r>
          </w:p>
          <w:p w:rsidR="00000000" w:rsidDel="00000000" w:rsidP="00000000" w:rsidRDefault="00000000" w:rsidRPr="00000000" w14:paraId="000012CB">
            <w:pPr>
              <w:pStyle w:val="Heading2"/>
              <w:spacing w:after="240" w:before="240" w:lineRule="auto"/>
              <w:rPr/>
            </w:pPr>
            <w:bookmarkStart w:colFirst="0" w:colLast="0" w:name="_7boqer91dbs2" w:id="302"/>
            <w:bookmarkEnd w:id="302"/>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12CC">
            <w:pPr>
              <w:spacing w:after="240" w:before="240" w:lineRule="auto"/>
              <w:rPr/>
            </w:pPr>
            <w:r w:rsidDel="00000000" w:rsidR="00000000" w:rsidRPr="00000000">
              <w:rPr>
                <w:rtl w:val="0"/>
              </w:rPr>
              <w:t xml:space="preserve">Objective: Groups will collaboratively analyze examples of climate-related emotional responses and determine whether they are adaptive or maladaptive, proposing strategies for fostering adaptive patterns.</w:t>
            </w:r>
          </w:p>
          <w:p w:rsidR="00000000" w:rsidDel="00000000" w:rsidP="00000000" w:rsidRDefault="00000000" w:rsidRPr="00000000" w14:paraId="000012CD">
            <w:pPr>
              <w:spacing w:after="240" w:before="240" w:lineRule="auto"/>
              <w:rPr/>
            </w:pPr>
            <w:r w:rsidDel="00000000" w:rsidR="00000000" w:rsidRPr="00000000">
              <w:rPr>
                <w:rtl w:val="0"/>
              </w:rPr>
              <w:t xml:space="preserve">Preparation Time: 10-15 minutes for preparing example scenarios or encouraging participants to bring their own.</w:t>
              <w:br w:type="textWrapping"/>
              <w:t xml:space="preserve">Time Allocation: 60 minutes.</w:t>
            </w:r>
          </w:p>
          <w:p w:rsidR="00000000" w:rsidDel="00000000" w:rsidP="00000000" w:rsidRDefault="00000000" w:rsidRPr="00000000" w14:paraId="000012CE">
            <w:pPr>
              <w:spacing w:after="240" w:before="240" w:lineRule="auto"/>
              <w:rPr>
                <w:u w:val="single"/>
              </w:rPr>
            </w:pPr>
            <w:r w:rsidDel="00000000" w:rsidR="00000000" w:rsidRPr="00000000">
              <w:rPr>
                <w:u w:val="single"/>
                <w:rtl w:val="0"/>
              </w:rPr>
              <w:t xml:space="preserve">Facilitator Instructions:</w:t>
            </w:r>
          </w:p>
          <w:p w:rsidR="00000000" w:rsidDel="00000000" w:rsidP="00000000" w:rsidRDefault="00000000" w:rsidRPr="00000000" w14:paraId="000012CF">
            <w:pPr>
              <w:numPr>
                <w:ilvl w:val="0"/>
                <w:numId w:val="271"/>
              </w:numPr>
              <w:spacing w:after="0" w:afterAutospacing="0" w:before="240" w:lineRule="auto"/>
              <w:ind w:left="720" w:hanging="360"/>
            </w:pPr>
            <w:r w:rsidDel="00000000" w:rsidR="00000000" w:rsidRPr="00000000">
              <w:rPr>
                <w:rtl w:val="0"/>
              </w:rPr>
              <w:t xml:space="preserve">Introduction (10 minutes):</w:t>
            </w:r>
          </w:p>
          <w:p w:rsidR="00000000" w:rsidDel="00000000" w:rsidP="00000000" w:rsidRDefault="00000000" w:rsidRPr="00000000" w14:paraId="000012D0">
            <w:pPr>
              <w:numPr>
                <w:ilvl w:val="1"/>
                <w:numId w:val="271"/>
              </w:numPr>
              <w:spacing w:after="0" w:afterAutospacing="0" w:before="0" w:beforeAutospacing="0" w:lineRule="auto"/>
              <w:ind w:left="1440" w:hanging="360"/>
            </w:pPr>
            <w:r w:rsidDel="00000000" w:rsidR="00000000" w:rsidRPr="00000000">
              <w:rPr>
                <w:rtl w:val="0"/>
              </w:rPr>
              <w:t xml:space="preserve">Present a brief overview of adaptive vs. maladaptive responses to climate emotions.</w:t>
            </w:r>
          </w:p>
          <w:p w:rsidR="00000000" w:rsidDel="00000000" w:rsidP="00000000" w:rsidRDefault="00000000" w:rsidRPr="00000000" w14:paraId="000012D1">
            <w:pPr>
              <w:numPr>
                <w:ilvl w:val="1"/>
                <w:numId w:val="271"/>
              </w:numPr>
              <w:spacing w:after="0" w:afterAutospacing="0" w:before="0" w:beforeAutospacing="0" w:lineRule="auto"/>
              <w:ind w:left="1440" w:hanging="360"/>
            </w:pPr>
            <w:r w:rsidDel="00000000" w:rsidR="00000000" w:rsidRPr="00000000">
              <w:rPr>
                <w:rtl w:val="0"/>
              </w:rPr>
              <w:t xml:space="preserve">Provide examples (e.g., hope motivating activism vs. false hope leading to complacency).</w:t>
            </w:r>
          </w:p>
          <w:p w:rsidR="00000000" w:rsidDel="00000000" w:rsidP="00000000" w:rsidRDefault="00000000" w:rsidRPr="00000000" w14:paraId="000012D2">
            <w:pPr>
              <w:numPr>
                <w:ilvl w:val="0"/>
                <w:numId w:val="271"/>
              </w:numPr>
              <w:spacing w:after="0" w:afterAutospacing="0" w:before="0" w:beforeAutospacing="0" w:lineRule="auto"/>
              <w:ind w:left="720" w:hanging="360"/>
            </w:pPr>
            <w:r w:rsidDel="00000000" w:rsidR="00000000" w:rsidRPr="00000000">
              <w:rPr>
                <w:rtl w:val="0"/>
              </w:rPr>
              <w:t xml:space="preserve">Group Work: Scenario Analysis (30 minutes):</w:t>
            </w:r>
          </w:p>
          <w:p w:rsidR="00000000" w:rsidDel="00000000" w:rsidP="00000000" w:rsidRDefault="00000000" w:rsidRPr="00000000" w14:paraId="000012D3">
            <w:pPr>
              <w:numPr>
                <w:ilvl w:val="1"/>
                <w:numId w:val="271"/>
              </w:numPr>
              <w:spacing w:after="0" w:afterAutospacing="0" w:before="0" w:beforeAutospacing="0" w:lineRule="auto"/>
              <w:ind w:left="1440" w:hanging="360"/>
            </w:pPr>
            <w:r w:rsidDel="00000000" w:rsidR="00000000" w:rsidRPr="00000000">
              <w:rPr>
                <w:rtl w:val="0"/>
              </w:rPr>
              <w:t xml:space="preserve">Divide learners into small groups and provide each group with a set of climate-related emotional scenarios. For example:</w:t>
            </w:r>
          </w:p>
          <w:p w:rsidR="00000000" w:rsidDel="00000000" w:rsidP="00000000" w:rsidRDefault="00000000" w:rsidRPr="00000000" w14:paraId="000012D4">
            <w:pPr>
              <w:numPr>
                <w:ilvl w:val="2"/>
                <w:numId w:val="271"/>
              </w:numPr>
              <w:spacing w:after="0" w:afterAutospacing="0" w:before="0" w:beforeAutospacing="0" w:lineRule="auto"/>
              <w:ind w:left="2160" w:hanging="360"/>
            </w:pPr>
            <w:r w:rsidDel="00000000" w:rsidR="00000000" w:rsidRPr="00000000">
              <w:rPr>
                <w:rtl w:val="0"/>
              </w:rPr>
              <w:t xml:space="preserve">A person becomes immobilized by despair after reading climate news.</w:t>
            </w:r>
          </w:p>
          <w:p w:rsidR="00000000" w:rsidDel="00000000" w:rsidP="00000000" w:rsidRDefault="00000000" w:rsidRPr="00000000" w14:paraId="000012D5">
            <w:pPr>
              <w:numPr>
                <w:ilvl w:val="2"/>
                <w:numId w:val="271"/>
              </w:numPr>
              <w:spacing w:after="0" w:afterAutospacing="0" w:before="0" w:beforeAutospacing="0" w:lineRule="auto"/>
              <w:ind w:left="2160" w:hanging="360"/>
            </w:pPr>
            <w:r w:rsidDel="00000000" w:rsidR="00000000" w:rsidRPr="00000000">
              <w:rPr>
                <w:rtl w:val="0"/>
              </w:rPr>
              <w:t xml:space="preserve">A student joins climate strikes but feels overwhelmed and quits all activism.</w:t>
            </w:r>
          </w:p>
          <w:p w:rsidR="00000000" w:rsidDel="00000000" w:rsidP="00000000" w:rsidRDefault="00000000" w:rsidRPr="00000000" w14:paraId="000012D6">
            <w:pPr>
              <w:numPr>
                <w:ilvl w:val="2"/>
                <w:numId w:val="271"/>
              </w:numPr>
              <w:spacing w:after="0" w:afterAutospacing="0" w:before="0" w:beforeAutospacing="0" w:lineRule="auto"/>
              <w:ind w:left="2160" w:hanging="360"/>
            </w:pPr>
            <w:r w:rsidDel="00000000" w:rsidR="00000000" w:rsidRPr="00000000">
              <w:rPr>
                <w:rtl w:val="0"/>
              </w:rPr>
              <w:t xml:space="preserve">An individual organizes a tree-planting event to address eco-anxiety.</w:t>
            </w:r>
          </w:p>
          <w:p w:rsidR="00000000" w:rsidDel="00000000" w:rsidP="00000000" w:rsidRDefault="00000000" w:rsidRPr="00000000" w14:paraId="000012D7">
            <w:pPr>
              <w:numPr>
                <w:ilvl w:val="1"/>
                <w:numId w:val="271"/>
              </w:numPr>
              <w:spacing w:after="0" w:afterAutospacing="0" w:before="0" w:beforeAutospacing="0" w:lineRule="auto"/>
              <w:ind w:left="1440" w:hanging="360"/>
            </w:pPr>
            <w:r w:rsidDel="00000000" w:rsidR="00000000" w:rsidRPr="00000000">
              <w:rPr>
                <w:rtl w:val="0"/>
              </w:rPr>
              <w:t xml:space="preserve">Group Tasks:</w:t>
            </w:r>
          </w:p>
          <w:p w:rsidR="00000000" w:rsidDel="00000000" w:rsidP="00000000" w:rsidRDefault="00000000" w:rsidRPr="00000000" w14:paraId="000012D8">
            <w:pPr>
              <w:numPr>
                <w:ilvl w:val="2"/>
                <w:numId w:val="271"/>
              </w:numPr>
              <w:spacing w:after="0" w:afterAutospacing="0" w:before="0" w:beforeAutospacing="0" w:lineRule="auto"/>
              <w:ind w:left="2160" w:hanging="360"/>
            </w:pPr>
            <w:r w:rsidDel="00000000" w:rsidR="00000000" w:rsidRPr="00000000">
              <w:rPr>
                <w:rtl w:val="0"/>
              </w:rPr>
              <w:t xml:space="preserve">Determine whether each scenario demonstrates an adaptive or maladaptive response.</w:t>
            </w:r>
          </w:p>
          <w:p w:rsidR="00000000" w:rsidDel="00000000" w:rsidP="00000000" w:rsidRDefault="00000000" w:rsidRPr="00000000" w14:paraId="000012D9">
            <w:pPr>
              <w:numPr>
                <w:ilvl w:val="2"/>
                <w:numId w:val="271"/>
              </w:numPr>
              <w:spacing w:after="0" w:afterAutospacing="0" w:before="0" w:beforeAutospacing="0" w:lineRule="auto"/>
              <w:ind w:left="2160" w:hanging="360"/>
            </w:pPr>
            <w:r w:rsidDel="00000000" w:rsidR="00000000" w:rsidRPr="00000000">
              <w:rPr>
                <w:rtl w:val="0"/>
              </w:rPr>
              <w:t xml:space="preserve">Identify the underlying cognitive patterns</w:t>
            </w:r>
            <w:ins w:author="Claire Perry" w:id="375" w:date="2025-11-22T21:35:43Z">
              <w:r w:rsidDel="00000000" w:rsidR="00000000" w:rsidRPr="00000000">
                <w:rPr>
                  <w:rtl w:val="0"/>
                </w:rPr>
                <w:t xml:space="preserve"> and/or psychological theories</w:t>
              </w:r>
            </w:ins>
            <w:r w:rsidDel="00000000" w:rsidR="00000000" w:rsidRPr="00000000">
              <w:rPr>
                <w:rtl w:val="0"/>
              </w:rPr>
              <w:t xml:space="preserve"> shaping the response (e.g., catastrophizing, emotional regulation).</w:t>
            </w:r>
          </w:p>
          <w:p w:rsidR="00000000" w:rsidDel="00000000" w:rsidP="00000000" w:rsidRDefault="00000000" w:rsidRPr="00000000" w14:paraId="000012DA">
            <w:pPr>
              <w:numPr>
                <w:ilvl w:val="2"/>
                <w:numId w:val="271"/>
              </w:numPr>
              <w:spacing w:after="0" w:afterAutospacing="0" w:before="0" w:beforeAutospacing="0" w:lineRule="auto"/>
              <w:ind w:left="2160" w:hanging="360"/>
            </w:pPr>
            <w:r w:rsidDel="00000000" w:rsidR="00000000" w:rsidRPr="00000000">
              <w:rPr>
                <w:rtl w:val="0"/>
              </w:rPr>
              <w:t xml:space="preserve">Propose a strategy to address maladaptive responses or enhance adaptive ones.</w:t>
            </w:r>
          </w:p>
          <w:p w:rsidR="00000000" w:rsidDel="00000000" w:rsidP="00000000" w:rsidRDefault="00000000" w:rsidRPr="00000000" w14:paraId="000012DB">
            <w:pPr>
              <w:numPr>
                <w:ilvl w:val="0"/>
                <w:numId w:val="271"/>
              </w:numPr>
              <w:spacing w:after="0" w:afterAutospacing="0" w:before="0" w:beforeAutospacing="0" w:lineRule="auto"/>
              <w:ind w:left="720" w:hanging="360"/>
            </w:pPr>
            <w:r w:rsidDel="00000000" w:rsidR="00000000" w:rsidRPr="00000000">
              <w:rPr>
                <w:rtl w:val="0"/>
              </w:rPr>
              <w:t xml:space="preserve">Share and Discuss (15 minutes):</w:t>
            </w:r>
          </w:p>
          <w:p w:rsidR="00000000" w:rsidDel="00000000" w:rsidP="00000000" w:rsidRDefault="00000000" w:rsidRPr="00000000" w14:paraId="000012DC">
            <w:pPr>
              <w:numPr>
                <w:ilvl w:val="1"/>
                <w:numId w:val="271"/>
              </w:numPr>
              <w:spacing w:after="0" w:afterAutospacing="0" w:before="0" w:beforeAutospacing="0" w:lineRule="auto"/>
              <w:ind w:left="1440" w:hanging="360"/>
            </w:pPr>
            <w:r w:rsidDel="00000000" w:rsidR="00000000" w:rsidRPr="00000000">
              <w:rPr>
                <w:rtl w:val="0"/>
              </w:rPr>
              <w:t xml:space="preserve">Each group presents one scenario, their analysis, and proposed strategies.</w:t>
            </w:r>
          </w:p>
          <w:p w:rsidR="00000000" w:rsidDel="00000000" w:rsidP="00000000" w:rsidRDefault="00000000" w:rsidRPr="00000000" w14:paraId="000012DD">
            <w:pPr>
              <w:numPr>
                <w:ilvl w:val="1"/>
                <w:numId w:val="271"/>
              </w:numPr>
              <w:spacing w:after="0" w:afterAutospacing="0" w:before="0" w:beforeAutospacing="0" w:lineRule="auto"/>
              <w:ind w:left="1440" w:hanging="360"/>
            </w:pPr>
            <w:r w:rsidDel="00000000" w:rsidR="00000000" w:rsidRPr="00000000">
              <w:rPr>
                <w:rtl w:val="0"/>
              </w:rPr>
              <w:t xml:space="preserve">Facilitate a discussion with prompts like:</w:t>
            </w:r>
          </w:p>
          <w:p w:rsidR="00000000" w:rsidDel="00000000" w:rsidP="00000000" w:rsidRDefault="00000000" w:rsidRPr="00000000" w14:paraId="000012DE">
            <w:pPr>
              <w:numPr>
                <w:ilvl w:val="2"/>
                <w:numId w:val="271"/>
              </w:numPr>
              <w:spacing w:after="0" w:afterAutospacing="0" w:before="0" w:beforeAutospacing="0" w:lineRule="auto"/>
              <w:ind w:left="2160" w:hanging="360"/>
            </w:pPr>
            <w:r w:rsidDel="00000000" w:rsidR="00000000" w:rsidRPr="00000000">
              <w:rPr>
                <w:rtl w:val="0"/>
              </w:rPr>
              <w:t xml:space="preserve">“What patterns do we see across maladaptive responses?”</w:t>
            </w:r>
          </w:p>
          <w:p w:rsidR="00000000" w:rsidDel="00000000" w:rsidP="00000000" w:rsidRDefault="00000000" w:rsidRPr="00000000" w14:paraId="000012DF">
            <w:pPr>
              <w:numPr>
                <w:ilvl w:val="2"/>
                <w:numId w:val="271"/>
              </w:numPr>
              <w:spacing w:after="0" w:afterAutospacing="0" w:before="0" w:beforeAutospacing="0" w:lineRule="auto"/>
              <w:ind w:left="2160" w:hanging="360"/>
            </w:pPr>
            <w:r w:rsidDel="00000000" w:rsidR="00000000" w:rsidRPr="00000000">
              <w:rPr>
                <w:rtl w:val="0"/>
              </w:rPr>
              <w:t xml:space="preserve">“How can these strategies apply to different contexts?”</w:t>
            </w:r>
          </w:p>
          <w:p w:rsidR="00000000" w:rsidDel="00000000" w:rsidP="00000000" w:rsidRDefault="00000000" w:rsidRPr="00000000" w14:paraId="000012E0">
            <w:pPr>
              <w:numPr>
                <w:ilvl w:val="0"/>
                <w:numId w:val="271"/>
              </w:numPr>
              <w:spacing w:after="0" w:afterAutospacing="0" w:before="0" w:beforeAutospacing="0" w:lineRule="auto"/>
              <w:ind w:left="720" w:hanging="360"/>
            </w:pPr>
            <w:r w:rsidDel="00000000" w:rsidR="00000000" w:rsidRPr="00000000">
              <w:rPr>
                <w:rtl w:val="0"/>
              </w:rPr>
              <w:t xml:space="preserve">Reflection (5 minutes):</w:t>
            </w:r>
          </w:p>
          <w:p w:rsidR="00000000" w:rsidDel="00000000" w:rsidP="00000000" w:rsidRDefault="00000000" w:rsidRPr="00000000" w14:paraId="000012E1">
            <w:pPr>
              <w:numPr>
                <w:ilvl w:val="1"/>
                <w:numId w:val="271"/>
              </w:numPr>
              <w:spacing w:after="240" w:before="0" w:beforeAutospacing="0" w:lineRule="auto"/>
              <w:ind w:left="1440" w:hanging="360"/>
            </w:pPr>
            <w:r w:rsidDel="00000000" w:rsidR="00000000" w:rsidRPr="00000000">
              <w:rPr>
                <w:rtl w:val="0"/>
              </w:rPr>
              <w:t xml:space="preserve">Ask learners to consider how they might apply what they learned to their own emotional responses to climate change.</w:t>
            </w:r>
          </w:p>
          <w:p w:rsidR="00000000" w:rsidDel="00000000" w:rsidP="00000000" w:rsidRDefault="00000000" w:rsidRPr="00000000" w14:paraId="000012E2">
            <w:pPr>
              <w:spacing w:after="240" w:before="240" w:lineRule="auto"/>
              <w:rPr/>
            </w:pPr>
            <w:r w:rsidDel="00000000" w:rsidR="00000000" w:rsidRPr="00000000">
              <w:rPr>
                <w:rtl w:val="0"/>
              </w:rPr>
              <w:t xml:space="preserve">Reflection Exercise:</w:t>
            </w:r>
          </w:p>
          <w:p w:rsidR="00000000" w:rsidDel="00000000" w:rsidP="00000000" w:rsidRDefault="00000000" w:rsidRPr="00000000" w14:paraId="000012E3">
            <w:pPr>
              <w:spacing w:after="240" w:before="240" w:lineRule="auto"/>
              <w:rPr/>
            </w:pPr>
            <w:r w:rsidDel="00000000" w:rsidR="00000000" w:rsidRPr="00000000">
              <w:rPr>
                <w:rtl w:val="0"/>
              </w:rPr>
              <w:t xml:space="preserve">Encourage learners to journal about:</w:t>
            </w:r>
          </w:p>
          <w:p w:rsidR="00000000" w:rsidDel="00000000" w:rsidP="00000000" w:rsidRDefault="00000000" w:rsidRPr="00000000" w14:paraId="000012E4">
            <w:pPr>
              <w:numPr>
                <w:ilvl w:val="0"/>
                <w:numId w:val="168"/>
              </w:numPr>
              <w:spacing w:after="0" w:afterAutospacing="0" w:before="240" w:lineRule="auto"/>
              <w:ind w:left="720" w:hanging="360"/>
            </w:pPr>
            <w:r w:rsidDel="00000000" w:rsidR="00000000" w:rsidRPr="00000000">
              <w:rPr>
                <w:rtl w:val="0"/>
              </w:rPr>
              <w:t xml:space="preserve">A past maladaptive response they’ve experienced and how they could reframe it using strategies discussed.</w:t>
            </w:r>
          </w:p>
          <w:p w:rsidR="00000000" w:rsidDel="00000000" w:rsidP="00000000" w:rsidRDefault="00000000" w:rsidRPr="00000000" w14:paraId="000012E5">
            <w:pPr>
              <w:numPr>
                <w:ilvl w:val="0"/>
                <w:numId w:val="168"/>
              </w:numPr>
              <w:spacing w:after="0" w:afterAutospacing="0" w:before="0" w:beforeAutospacing="0" w:lineRule="auto"/>
              <w:ind w:left="720" w:hanging="360"/>
            </w:pPr>
            <w:r w:rsidDel="00000000" w:rsidR="00000000" w:rsidRPr="00000000">
              <w:rPr>
                <w:rtl w:val="0"/>
              </w:rPr>
              <w:t xml:space="preserve">The role of hope in their climate emotions and how to balance it with realism and action.</w:t>
            </w:r>
          </w:p>
          <w:p w:rsidR="00000000" w:rsidDel="00000000" w:rsidP="00000000" w:rsidRDefault="00000000" w:rsidRPr="00000000" w14:paraId="000012E6">
            <w:pPr>
              <w:numPr>
                <w:ilvl w:val="0"/>
                <w:numId w:val="168"/>
              </w:numPr>
              <w:spacing w:after="240" w:before="0" w:beforeAutospacing="0" w:lineRule="auto"/>
              <w:ind w:left="720" w:hanging="360"/>
            </w:pPr>
            <w:r w:rsidDel="00000000" w:rsidR="00000000" w:rsidRPr="00000000">
              <w:rPr>
                <w:rtl w:val="0"/>
              </w:rPr>
              <w:t xml:space="preserve">How they can support others in recognizing and shifting maladaptive patterns.</w:t>
            </w:r>
          </w:p>
          <w:p w:rsidR="00000000" w:rsidDel="00000000" w:rsidP="00000000" w:rsidRDefault="00000000" w:rsidRPr="00000000" w14:paraId="000012E7">
            <w:pPr>
              <w:spacing w:after="240" w:before="240" w:lineRule="auto"/>
              <w:rPr/>
            </w:pPr>
            <w:r w:rsidDel="00000000" w:rsidR="00000000" w:rsidRPr="00000000">
              <w:rPr>
                <w:rtl w:val="0"/>
              </w:rPr>
              <w:t xml:space="preserve">Optional Variation:</w:t>
            </w:r>
          </w:p>
          <w:p w:rsidR="00000000" w:rsidDel="00000000" w:rsidP="00000000" w:rsidRDefault="00000000" w:rsidRPr="00000000" w14:paraId="000012E8">
            <w:pPr>
              <w:spacing w:after="240" w:before="240" w:lineRule="auto"/>
              <w:rPr/>
            </w:pPr>
            <w:r w:rsidDel="00000000" w:rsidR="00000000" w:rsidRPr="00000000">
              <w:rPr>
                <w:rtl w:val="0"/>
              </w:rPr>
              <w:t xml:space="preserve">Ask learners to design an infographic that differentiates adaptive and maladaptive responses. Encourage them to include tips for fostering adaptive responses, drawing on the psychological frameworks covered in the module.</w:t>
            </w:r>
            <w:r w:rsidDel="00000000" w:rsidR="00000000" w:rsidRPr="00000000">
              <w:rPr>
                <w:b w:val="1"/>
                <w:bCs w:val="1"/>
                <w:rtl w:val="0"/>
              </w:rPr>
              <w:br w:type="textWrapping"/>
            </w:r>
            <w:r w:rsidDel="00000000" w:rsidR="00000000" w:rsidRPr="00000000">
              <w:rPr>
                <w:rtl w:val="0"/>
              </w:rPr>
            </w:r>
          </w:p>
        </w:tc>
      </w:tr>
      <w:tr>
        <w:trPr>
          <w:cantSplit w:val="0"/>
          <w:tblHeader w:val="0"/>
        </w:trPr>
        <w:tc>
          <w:tcPr>
            <w:shd w:fill="d5a6bd" w:val="clear"/>
          </w:tcPr>
          <w:p w:rsidR="00000000" w:rsidDel="00000000" w:rsidP="00000000" w:rsidRDefault="00000000" w:rsidRPr="00000000" w14:paraId="000012E9">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12EA">
            <w:pPr>
              <w:numPr>
                <w:ilvl w:val="0"/>
                <w:numId w:val="377"/>
              </w:numPr>
              <w:spacing w:after="0" w:afterAutospacing="0" w:before="240" w:lineRule="auto"/>
              <w:ind w:left="720" w:hanging="360"/>
            </w:pPr>
            <w:r w:rsidDel="00000000" w:rsidR="00000000" w:rsidRPr="00000000">
              <w:rPr>
                <w:rtl w:val="0"/>
              </w:rPr>
              <w:t xml:space="preserve">Biggs, A., Brough, P., &amp; Drummond, S. (2017). Lazarus and Folkman's psychological stress and coping theory. In C. L. Cooper &amp; J. C. Quick (Eds.), </w:t>
            </w:r>
            <w:r w:rsidDel="00000000" w:rsidR="00000000" w:rsidRPr="00000000">
              <w:rPr>
                <w:i w:val="1"/>
                <w:iCs w:val="1"/>
                <w:rtl w:val="0"/>
              </w:rPr>
              <w:t xml:space="preserve">Handbook of stress and health: A guide to research and practice</w:t>
            </w:r>
            <w:r w:rsidDel="00000000" w:rsidR="00000000" w:rsidRPr="00000000">
              <w:rPr>
                <w:rtl w:val="0"/>
              </w:rPr>
              <w:t xml:space="preserve">. Wiley.</w:t>
            </w:r>
            <w:hyperlink r:id="rId496">
              <w:r w:rsidDel="00000000" w:rsidR="00000000" w:rsidRPr="00000000">
                <w:rPr>
                  <w:rtl w:val="0"/>
                </w:rPr>
                <w:t xml:space="preserve"> </w:t>
              </w:r>
            </w:hyperlink>
            <w:hyperlink r:id="rId497">
              <w:r w:rsidDel="00000000" w:rsidR="00000000" w:rsidRPr="00000000">
                <w:rPr>
                  <w:color w:val="1155cc"/>
                  <w:u w:val="single"/>
                  <w:rtl w:val="0"/>
                </w:rPr>
                <w:t xml:space="preserve">https://doi.org/10.1002/9781118993811.ch21</w:t>
              </w:r>
            </w:hyperlink>
            <w:r w:rsidDel="00000000" w:rsidR="00000000" w:rsidRPr="00000000">
              <w:rPr>
                <w:rtl w:val="0"/>
              </w:rPr>
            </w:r>
          </w:p>
          <w:p w:rsidR="00000000" w:rsidDel="00000000" w:rsidP="00000000" w:rsidRDefault="00000000" w:rsidRPr="00000000" w14:paraId="000012EB">
            <w:pPr>
              <w:numPr>
                <w:ilvl w:val="0"/>
                <w:numId w:val="377"/>
              </w:numPr>
              <w:spacing w:after="0" w:afterAutospacing="0" w:before="0" w:beforeAutospacing="0" w:lineRule="auto"/>
              <w:ind w:left="720" w:hanging="360"/>
            </w:pPr>
            <w:r w:rsidDel="00000000" w:rsidR="00000000" w:rsidRPr="00000000">
              <w:rPr>
                <w:rtl w:val="0"/>
              </w:rPr>
              <w:t xml:space="preserve">Bender, H., &amp; Rawluk, A. (2024). Adaptive hope: A process for social environmental change. </w:t>
            </w:r>
            <w:r w:rsidDel="00000000" w:rsidR="00000000" w:rsidRPr="00000000">
              <w:rPr>
                <w:i w:val="1"/>
                <w:iCs w:val="1"/>
                <w:rtl w:val="0"/>
              </w:rPr>
              <w:t xml:space="preserve">Insight, 28</w:t>
            </w:r>
            <w:r w:rsidDel="00000000" w:rsidR="00000000" w:rsidRPr="00000000">
              <w:rPr>
                <w:rtl w:val="0"/>
              </w:rPr>
              <w:t xml:space="preserve">(2).</w:t>
            </w:r>
            <w:hyperlink r:id="rId498">
              <w:r w:rsidDel="00000000" w:rsidR="00000000" w:rsidRPr="00000000">
                <w:rPr>
                  <w:rtl w:val="0"/>
                </w:rPr>
                <w:t xml:space="preserve"> </w:t>
              </w:r>
            </w:hyperlink>
            <w:hyperlink r:id="rId499">
              <w:r w:rsidDel="00000000" w:rsidR="00000000" w:rsidRPr="00000000">
                <w:rPr>
                  <w:color w:val="1155cc"/>
                  <w:u w:val="single"/>
                  <w:rtl w:val="0"/>
                </w:rPr>
                <w:t xml:space="preserve">https://doi.org/10.5751/ES-14099-280214</w:t>
              </w:r>
            </w:hyperlink>
            <w:r w:rsidDel="00000000" w:rsidR="00000000" w:rsidRPr="00000000">
              <w:rPr>
                <w:rtl w:val="0"/>
              </w:rPr>
            </w:r>
          </w:p>
          <w:p w:rsidR="00000000" w:rsidDel="00000000" w:rsidP="00000000" w:rsidRDefault="00000000" w:rsidRPr="00000000" w14:paraId="000012EC">
            <w:pPr>
              <w:numPr>
                <w:ilvl w:val="0"/>
                <w:numId w:val="377"/>
              </w:numPr>
              <w:spacing w:after="0" w:afterAutospacing="0" w:before="0" w:beforeAutospacing="0" w:lineRule="auto"/>
              <w:ind w:left="720" w:hanging="360"/>
            </w:pPr>
            <w:r w:rsidDel="00000000" w:rsidR="00000000" w:rsidRPr="00000000">
              <w:rPr>
                <w:rtl w:val="0"/>
              </w:rPr>
              <w:t xml:space="preserve">Cianconi, P., Hanife, B., Grillo, F., Betro', S., Lesmana, C. B. J., &amp; Janiri, L. (2023). Eco-emotions and Psychoterratic Syndromes: Reshaping Mental Health Assessment Under Climate Change. </w:t>
            </w:r>
            <w:r w:rsidDel="00000000" w:rsidR="00000000" w:rsidRPr="00000000">
              <w:rPr>
                <w:i w:val="1"/>
                <w:iCs w:val="1"/>
                <w:rtl w:val="0"/>
              </w:rPr>
              <w:t xml:space="preserve">The Yale journal of biology and medicine, 96</w:t>
            </w:r>
            <w:r w:rsidDel="00000000" w:rsidR="00000000" w:rsidRPr="00000000">
              <w:rPr>
                <w:rtl w:val="0"/>
              </w:rPr>
              <w:t xml:space="preserve">(2), 211–226.</w:t>
            </w:r>
            <w:hyperlink r:id="rId500">
              <w:r w:rsidDel="00000000" w:rsidR="00000000" w:rsidRPr="00000000">
                <w:rPr>
                  <w:rtl w:val="0"/>
                </w:rPr>
                <w:t xml:space="preserve"> </w:t>
              </w:r>
            </w:hyperlink>
            <w:hyperlink r:id="rId501">
              <w:r w:rsidDel="00000000" w:rsidR="00000000" w:rsidRPr="00000000">
                <w:rPr>
                  <w:color w:val="1155cc"/>
                  <w:u w:val="single"/>
                  <w:rtl w:val="0"/>
                </w:rPr>
                <w:t xml:space="preserve">https://doi.org/10.59249/EARX2427</w:t>
              </w:r>
            </w:hyperlink>
            <w:r w:rsidDel="00000000" w:rsidR="00000000" w:rsidRPr="00000000">
              <w:rPr>
                <w:rtl w:val="0"/>
              </w:rPr>
            </w:r>
          </w:p>
          <w:p w:rsidR="00000000" w:rsidDel="00000000" w:rsidP="00000000" w:rsidRDefault="00000000" w:rsidRPr="00000000" w14:paraId="000012ED">
            <w:pPr>
              <w:numPr>
                <w:ilvl w:val="0"/>
                <w:numId w:val="377"/>
              </w:numPr>
              <w:spacing w:after="0" w:afterAutospacing="0" w:before="0" w:beforeAutospacing="0" w:lineRule="auto"/>
              <w:ind w:left="720" w:hanging="360"/>
            </w:pPr>
            <w:r w:rsidDel="00000000" w:rsidR="00000000" w:rsidRPr="00000000">
              <w:rPr>
                <w:rtl w:val="0"/>
              </w:rPr>
              <w:t xml:space="preserve">Coppola, I., &amp; Pihkala, P. (2023). Complex dynamics of climate emotions among environmentally active Finnish and American young people. </w:t>
            </w:r>
            <w:r w:rsidDel="00000000" w:rsidR="00000000" w:rsidRPr="00000000">
              <w:rPr>
                <w:i w:val="1"/>
                <w:iCs w:val="1"/>
                <w:rtl w:val="0"/>
              </w:rPr>
              <w:t xml:space="preserve">Frontiers in Political Science, 4</w:t>
            </w:r>
            <w:r w:rsidDel="00000000" w:rsidR="00000000" w:rsidRPr="00000000">
              <w:rPr>
                <w:rtl w:val="0"/>
              </w:rPr>
              <w:t xml:space="preserve">(2022).</w:t>
            </w:r>
            <w:hyperlink r:id="rId502">
              <w:r w:rsidDel="00000000" w:rsidR="00000000" w:rsidRPr="00000000">
                <w:rPr>
                  <w:rtl w:val="0"/>
                </w:rPr>
                <w:t xml:space="preserve"> </w:t>
              </w:r>
            </w:hyperlink>
            <w:hyperlink r:id="rId503">
              <w:r w:rsidDel="00000000" w:rsidR="00000000" w:rsidRPr="00000000">
                <w:rPr>
                  <w:color w:val="1155cc"/>
                  <w:u w:val="single"/>
                  <w:rtl w:val="0"/>
                </w:rPr>
                <w:t xml:space="preserve">https://doi.org/10.3389/fpos.2022.1063741</w:t>
              </w:r>
            </w:hyperlink>
            <w:r w:rsidDel="00000000" w:rsidR="00000000" w:rsidRPr="00000000">
              <w:rPr>
                <w:rtl w:val="0"/>
              </w:rPr>
            </w:r>
          </w:p>
          <w:p w:rsidR="00000000" w:rsidDel="00000000" w:rsidP="00000000" w:rsidRDefault="00000000" w:rsidRPr="00000000" w14:paraId="000012EE">
            <w:pPr>
              <w:numPr>
                <w:ilvl w:val="0"/>
                <w:numId w:val="377"/>
              </w:numPr>
              <w:spacing w:after="0" w:afterAutospacing="0" w:before="0" w:beforeAutospacing="0" w:lineRule="auto"/>
              <w:ind w:left="720" w:hanging="360"/>
            </w:pPr>
            <w:r w:rsidDel="00000000" w:rsidR="00000000" w:rsidRPr="00000000">
              <w:rPr>
                <w:rtl w:val="0"/>
              </w:rPr>
              <w:t xml:space="preserve">Crandon, T.J., Scott, J.G., Charlson, F.J. et al. (2024). A theoretical model of climate anxiety and coping. </w:t>
            </w:r>
            <w:r w:rsidDel="00000000" w:rsidR="00000000" w:rsidRPr="00000000">
              <w:rPr>
                <w:i w:val="1"/>
                <w:iCs w:val="1"/>
                <w:rtl w:val="0"/>
              </w:rPr>
              <w:t xml:space="preserve">Discovery Psychology, 4</w:t>
            </w:r>
            <w:r w:rsidDel="00000000" w:rsidR="00000000" w:rsidRPr="00000000">
              <w:rPr>
                <w:rtl w:val="0"/>
              </w:rPr>
              <w:t xml:space="preserve">, 94.</w:t>
            </w:r>
            <w:hyperlink r:id="rId504">
              <w:r w:rsidDel="00000000" w:rsidR="00000000" w:rsidRPr="00000000">
                <w:rPr>
                  <w:rtl w:val="0"/>
                </w:rPr>
                <w:t xml:space="preserve"> </w:t>
              </w:r>
            </w:hyperlink>
            <w:hyperlink r:id="rId505">
              <w:r w:rsidDel="00000000" w:rsidR="00000000" w:rsidRPr="00000000">
                <w:rPr>
                  <w:color w:val="1155cc"/>
                  <w:u w:val="single"/>
                  <w:rtl w:val="0"/>
                </w:rPr>
                <w:t xml:space="preserve">https://doi.org/10.1007/s44202-024-00212-8</w:t>
              </w:r>
            </w:hyperlink>
            <w:r w:rsidDel="00000000" w:rsidR="00000000" w:rsidRPr="00000000">
              <w:rPr>
                <w:rtl w:val="0"/>
              </w:rPr>
            </w:r>
          </w:p>
          <w:p w:rsidR="00000000" w:rsidDel="00000000" w:rsidP="00000000" w:rsidRDefault="00000000" w:rsidRPr="00000000" w14:paraId="000012EF">
            <w:pPr>
              <w:numPr>
                <w:ilvl w:val="0"/>
                <w:numId w:val="377"/>
              </w:numPr>
              <w:spacing w:after="0" w:afterAutospacing="0" w:before="0" w:beforeAutospacing="0" w:lineRule="auto"/>
              <w:ind w:left="720" w:hanging="360"/>
            </w:pPr>
            <w:r w:rsidDel="00000000" w:rsidR="00000000" w:rsidRPr="00000000">
              <w:rPr>
                <w:rtl w:val="0"/>
              </w:rPr>
              <w:t xml:space="preserve">Cunsolo, A., Harper, S. L., Minor, K., Hayes, K., Williams, K. G., &amp; Howard, C. (2020). Ecological grief and anxiety: the start of a healthy response to climate change?. </w:t>
            </w:r>
            <w:r w:rsidDel="00000000" w:rsidR="00000000" w:rsidRPr="00000000">
              <w:rPr>
                <w:i w:val="1"/>
                <w:iCs w:val="1"/>
                <w:rtl w:val="0"/>
              </w:rPr>
              <w:t xml:space="preserve">The Lancet Planetary Health, 4</w:t>
            </w:r>
            <w:r w:rsidDel="00000000" w:rsidR="00000000" w:rsidRPr="00000000">
              <w:rPr>
                <w:rtl w:val="0"/>
              </w:rPr>
              <w:t xml:space="preserve">(7), e261–e263.</w:t>
            </w:r>
            <w:hyperlink r:id="rId506">
              <w:r w:rsidDel="00000000" w:rsidR="00000000" w:rsidRPr="00000000">
                <w:rPr>
                  <w:rtl w:val="0"/>
                </w:rPr>
                <w:t xml:space="preserve"> </w:t>
              </w:r>
            </w:hyperlink>
            <w:hyperlink r:id="rId507">
              <w:r w:rsidDel="00000000" w:rsidR="00000000" w:rsidRPr="00000000">
                <w:rPr>
                  <w:color w:val="1155cc"/>
                  <w:u w:val="single"/>
                  <w:rtl w:val="0"/>
                </w:rPr>
                <w:t xml:space="preserve">https://doi.org/10.1016/S2542-5196(20)30144-3</w:t>
              </w:r>
            </w:hyperlink>
            <w:r w:rsidDel="00000000" w:rsidR="00000000" w:rsidRPr="00000000">
              <w:rPr>
                <w:rtl w:val="0"/>
              </w:rPr>
            </w:r>
          </w:p>
          <w:p w:rsidR="00000000" w:rsidDel="00000000" w:rsidP="00000000" w:rsidRDefault="00000000" w:rsidRPr="00000000" w14:paraId="000012F0">
            <w:pPr>
              <w:numPr>
                <w:ilvl w:val="0"/>
                <w:numId w:val="377"/>
              </w:numPr>
              <w:spacing w:after="0" w:afterAutospacing="0" w:before="0" w:beforeAutospacing="0" w:lineRule="auto"/>
              <w:ind w:left="720" w:hanging="360"/>
            </w:pPr>
            <w:r w:rsidDel="00000000" w:rsidR="00000000" w:rsidRPr="00000000">
              <w:rPr>
                <w:rtl w:val="0"/>
              </w:rPr>
              <w:t xml:space="preserve">Daeninck, C., Kioupi, V., &amp; Vercammen, A. (2023). Climate anxiety, coping strategies and planning for the future in environmental degree students in the UK. </w:t>
            </w:r>
            <w:r w:rsidDel="00000000" w:rsidR="00000000" w:rsidRPr="00000000">
              <w:rPr>
                <w:i w:val="1"/>
                <w:iCs w:val="1"/>
                <w:rtl w:val="0"/>
              </w:rPr>
              <w:t xml:space="preserve">Frontiers in Psychology, 14</w:t>
            </w:r>
            <w:r w:rsidDel="00000000" w:rsidR="00000000" w:rsidRPr="00000000">
              <w:rPr>
                <w:rtl w:val="0"/>
              </w:rPr>
              <w:t xml:space="preserve">, 1126031.</w:t>
            </w:r>
            <w:hyperlink r:id="rId508">
              <w:r w:rsidDel="00000000" w:rsidR="00000000" w:rsidRPr="00000000">
                <w:rPr>
                  <w:rtl w:val="0"/>
                </w:rPr>
                <w:t xml:space="preserve"> </w:t>
              </w:r>
            </w:hyperlink>
            <w:hyperlink r:id="rId509">
              <w:r w:rsidDel="00000000" w:rsidR="00000000" w:rsidRPr="00000000">
                <w:rPr>
                  <w:color w:val="1155cc"/>
                  <w:u w:val="single"/>
                  <w:rtl w:val="0"/>
                </w:rPr>
                <w:t xml:space="preserve">https://doi.org/10.3389/fpsyg.2023.1126031</w:t>
              </w:r>
            </w:hyperlink>
            <w:r w:rsidDel="00000000" w:rsidR="00000000" w:rsidRPr="00000000">
              <w:rPr>
                <w:rtl w:val="0"/>
              </w:rPr>
            </w:r>
          </w:p>
          <w:p w:rsidR="00000000" w:rsidDel="00000000" w:rsidP="00000000" w:rsidRDefault="00000000" w:rsidRPr="00000000" w14:paraId="000012F1">
            <w:pPr>
              <w:numPr>
                <w:ilvl w:val="0"/>
                <w:numId w:val="377"/>
              </w:numPr>
              <w:spacing w:after="0" w:afterAutospacing="0" w:before="0" w:beforeAutospacing="0" w:lineRule="auto"/>
              <w:ind w:left="720" w:hanging="360"/>
            </w:pPr>
            <w:r w:rsidDel="00000000" w:rsidR="00000000" w:rsidRPr="00000000">
              <w:rPr>
                <w:rtl w:val="0"/>
              </w:rPr>
              <w:t xml:space="preserve">Ellis, A. (1995). Changing rational-emotive therapy (RET) to rational emotive behavior therapy (REBT). </w:t>
            </w:r>
            <w:r w:rsidDel="00000000" w:rsidR="00000000" w:rsidRPr="00000000">
              <w:rPr>
                <w:i w:val="1"/>
                <w:iCs w:val="1"/>
                <w:rtl w:val="0"/>
              </w:rPr>
              <w:t xml:space="preserve">Journal of Rational-Emotive &amp; Cognitive-Behavior Therapy, 13</w:t>
            </w:r>
            <w:r w:rsidDel="00000000" w:rsidR="00000000" w:rsidRPr="00000000">
              <w:rPr>
                <w:rtl w:val="0"/>
              </w:rPr>
              <w:t xml:space="preserve">, 85–89.</w:t>
            </w:r>
            <w:hyperlink r:id="rId510">
              <w:r w:rsidDel="00000000" w:rsidR="00000000" w:rsidRPr="00000000">
                <w:rPr>
                  <w:rtl w:val="0"/>
                </w:rPr>
                <w:t xml:space="preserve"> </w:t>
              </w:r>
            </w:hyperlink>
            <w:hyperlink r:id="rId511">
              <w:r w:rsidDel="00000000" w:rsidR="00000000" w:rsidRPr="00000000">
                <w:rPr>
                  <w:color w:val="1155cc"/>
                  <w:u w:val="single"/>
                  <w:rtl w:val="0"/>
                </w:rPr>
                <w:t xml:space="preserve">https://doi.org/10.1007/BF02354453</w:t>
              </w:r>
            </w:hyperlink>
            <w:r w:rsidDel="00000000" w:rsidR="00000000" w:rsidRPr="00000000">
              <w:rPr>
                <w:rtl w:val="0"/>
              </w:rPr>
            </w:r>
          </w:p>
          <w:p w:rsidR="00000000" w:rsidDel="00000000" w:rsidP="00000000" w:rsidRDefault="00000000" w:rsidRPr="00000000" w14:paraId="000012F2">
            <w:pPr>
              <w:numPr>
                <w:ilvl w:val="0"/>
                <w:numId w:val="377"/>
              </w:numPr>
              <w:spacing w:after="0" w:afterAutospacing="0" w:before="0" w:beforeAutospacing="0" w:lineRule="auto"/>
              <w:ind w:left="720" w:hanging="360"/>
            </w:pPr>
            <w:r w:rsidDel="00000000" w:rsidR="00000000" w:rsidRPr="00000000">
              <w:rPr>
                <w:rtl w:val="0"/>
              </w:rPr>
              <w:t xml:space="preserve">Eusse-Villa, L., Bonardi Pellizzari, C., Franceschinis, C. et al. (2024). Identification of maladaptive behavioural patterns in response to extreme weather events. </w:t>
            </w:r>
            <w:r w:rsidDel="00000000" w:rsidR="00000000" w:rsidRPr="00000000">
              <w:rPr>
                <w:i w:val="1"/>
                <w:iCs w:val="1"/>
                <w:rtl w:val="0"/>
              </w:rPr>
              <w:t xml:space="preserve">Scientific Reports, 14</w:t>
            </w:r>
            <w:r w:rsidDel="00000000" w:rsidR="00000000" w:rsidRPr="00000000">
              <w:rPr>
                <w:rtl w:val="0"/>
              </w:rPr>
              <w:t xml:space="preserve">, 10563.</w:t>
            </w:r>
            <w:hyperlink r:id="rId512">
              <w:r w:rsidDel="00000000" w:rsidR="00000000" w:rsidRPr="00000000">
                <w:rPr>
                  <w:rtl w:val="0"/>
                </w:rPr>
                <w:t xml:space="preserve"> </w:t>
              </w:r>
            </w:hyperlink>
            <w:hyperlink r:id="rId513">
              <w:r w:rsidDel="00000000" w:rsidR="00000000" w:rsidRPr="00000000">
                <w:rPr>
                  <w:color w:val="1155cc"/>
                  <w:u w:val="single"/>
                  <w:rtl w:val="0"/>
                </w:rPr>
                <w:t xml:space="preserve">https://doi.org/10.1038/s41598-024-60632-3</w:t>
              </w:r>
            </w:hyperlink>
            <w:r w:rsidDel="00000000" w:rsidR="00000000" w:rsidRPr="00000000">
              <w:rPr>
                <w:rtl w:val="0"/>
              </w:rPr>
            </w:r>
          </w:p>
          <w:p w:rsidR="00000000" w:rsidDel="00000000" w:rsidP="00000000" w:rsidRDefault="00000000" w:rsidRPr="00000000" w14:paraId="000012F3">
            <w:pPr>
              <w:numPr>
                <w:ilvl w:val="0"/>
                <w:numId w:val="377"/>
              </w:numPr>
              <w:spacing w:after="0" w:afterAutospacing="0" w:before="0" w:beforeAutospacing="0" w:lineRule="auto"/>
              <w:ind w:left="720" w:hanging="360"/>
            </w:pPr>
            <w:r w:rsidDel="00000000" w:rsidR="00000000" w:rsidRPr="00000000">
              <w:rPr>
                <w:rtl w:val="0"/>
              </w:rPr>
              <w:t xml:space="preserve">Fenn, K., &amp; Byrne, M. (2013). The key principles of cognitive behavioural therapy. </w:t>
            </w:r>
            <w:r w:rsidDel="00000000" w:rsidR="00000000" w:rsidRPr="00000000">
              <w:rPr>
                <w:i w:val="1"/>
                <w:iCs w:val="1"/>
                <w:rtl w:val="0"/>
              </w:rPr>
              <w:t xml:space="preserve">InnovAiT, 6</w:t>
            </w:r>
            <w:r w:rsidDel="00000000" w:rsidR="00000000" w:rsidRPr="00000000">
              <w:rPr>
                <w:rtl w:val="0"/>
              </w:rPr>
              <w:t xml:space="preserve">(9), 579–585. https://doi.org/10.1177/1755738012471029</w:t>
            </w:r>
          </w:p>
          <w:p w:rsidR="00000000" w:rsidDel="00000000" w:rsidP="00000000" w:rsidRDefault="00000000" w:rsidRPr="00000000" w14:paraId="000012F4">
            <w:pPr>
              <w:numPr>
                <w:ilvl w:val="0"/>
                <w:numId w:val="377"/>
              </w:numPr>
              <w:spacing w:after="0" w:afterAutospacing="0" w:before="0" w:beforeAutospacing="0" w:lineRule="auto"/>
              <w:ind w:left="720" w:hanging="360"/>
            </w:pPr>
            <w:r w:rsidDel="00000000" w:rsidR="00000000" w:rsidRPr="00000000">
              <w:rPr>
                <w:rtl w:val="0"/>
              </w:rPr>
              <w:t xml:space="preserve">Fredrickson, B. L. (2004). The broaden-and-build theory of positive emotions. </w:t>
            </w:r>
            <w:r w:rsidDel="00000000" w:rsidR="00000000" w:rsidRPr="00000000">
              <w:rPr>
                <w:i w:val="1"/>
                <w:iCs w:val="1"/>
                <w:rtl w:val="0"/>
              </w:rPr>
              <w:t xml:space="preserve">Philosophical Transactions of the Royal Society of London. Series B, Biological Sciences, 359</w:t>
            </w:r>
            <w:r w:rsidDel="00000000" w:rsidR="00000000" w:rsidRPr="00000000">
              <w:rPr>
                <w:rtl w:val="0"/>
              </w:rPr>
              <w:t xml:space="preserve">(1449), 1367–1378.</w:t>
            </w:r>
            <w:hyperlink r:id="rId514">
              <w:r w:rsidDel="00000000" w:rsidR="00000000" w:rsidRPr="00000000">
                <w:rPr>
                  <w:rtl w:val="0"/>
                </w:rPr>
                <w:t xml:space="preserve"> </w:t>
              </w:r>
            </w:hyperlink>
            <w:hyperlink r:id="rId515">
              <w:r w:rsidDel="00000000" w:rsidR="00000000" w:rsidRPr="00000000">
                <w:rPr>
                  <w:color w:val="1155cc"/>
                  <w:u w:val="single"/>
                  <w:rtl w:val="0"/>
                </w:rPr>
                <w:t xml:space="preserve">https://doi.org/10.1098/rstb.2004.1512</w:t>
              </w:r>
            </w:hyperlink>
            <w:r w:rsidDel="00000000" w:rsidR="00000000" w:rsidRPr="00000000">
              <w:rPr>
                <w:rtl w:val="0"/>
              </w:rPr>
            </w:r>
          </w:p>
          <w:p w:rsidR="00000000" w:rsidDel="00000000" w:rsidP="00000000" w:rsidRDefault="00000000" w:rsidRPr="00000000" w14:paraId="000012F5">
            <w:pPr>
              <w:numPr>
                <w:ilvl w:val="0"/>
                <w:numId w:val="377"/>
              </w:numPr>
              <w:spacing w:after="0" w:afterAutospacing="0" w:before="0" w:beforeAutospacing="0" w:lineRule="auto"/>
              <w:ind w:left="720" w:hanging="360"/>
            </w:pPr>
            <w:r w:rsidDel="00000000" w:rsidR="00000000" w:rsidRPr="00000000">
              <w:rPr>
                <w:rtl w:val="0"/>
              </w:rPr>
              <w:t xml:space="preserve">Grothmann, T., &amp; Patt, A. (2005). Adaptive capacity and human cognition: The process of individual adaptation to climate change. </w:t>
            </w:r>
            <w:r w:rsidDel="00000000" w:rsidR="00000000" w:rsidRPr="00000000">
              <w:rPr>
                <w:i w:val="1"/>
                <w:iCs w:val="1"/>
                <w:rtl w:val="0"/>
              </w:rPr>
              <w:t xml:space="preserve">Global Environmental Change, 15</w:t>
            </w:r>
            <w:r w:rsidDel="00000000" w:rsidR="00000000" w:rsidRPr="00000000">
              <w:rPr>
                <w:rtl w:val="0"/>
              </w:rPr>
              <w:t xml:space="preserve">(3), 199–213.</w:t>
            </w:r>
            <w:hyperlink r:id="rId516">
              <w:r w:rsidDel="00000000" w:rsidR="00000000" w:rsidRPr="00000000">
                <w:rPr>
                  <w:rtl w:val="0"/>
                </w:rPr>
                <w:t xml:space="preserve"> </w:t>
              </w:r>
            </w:hyperlink>
            <w:hyperlink r:id="rId517">
              <w:r w:rsidDel="00000000" w:rsidR="00000000" w:rsidRPr="00000000">
                <w:rPr>
                  <w:color w:val="1155cc"/>
                  <w:u w:val="single"/>
                  <w:rtl w:val="0"/>
                </w:rPr>
                <w:t xml:space="preserve">https://doi.org/10.1016/j.gloenvcha.2005.01.002</w:t>
              </w:r>
            </w:hyperlink>
            <w:r w:rsidDel="00000000" w:rsidR="00000000" w:rsidRPr="00000000">
              <w:rPr>
                <w:rtl w:val="0"/>
              </w:rPr>
            </w:r>
          </w:p>
          <w:p w:rsidR="00000000" w:rsidDel="00000000" w:rsidP="00000000" w:rsidRDefault="00000000" w:rsidRPr="00000000" w14:paraId="000012F6">
            <w:pPr>
              <w:numPr>
                <w:ilvl w:val="0"/>
                <w:numId w:val="377"/>
              </w:numPr>
              <w:spacing w:after="0" w:afterAutospacing="0" w:before="0" w:beforeAutospacing="0" w:lineRule="auto"/>
              <w:ind w:left="720" w:hanging="360"/>
            </w:pPr>
            <w:r w:rsidDel="00000000" w:rsidR="00000000" w:rsidRPr="00000000">
              <w:rPr>
                <w:rtl w:val="0"/>
              </w:rPr>
              <w:t xml:space="preserve">Koder, J., Dunk, J., &amp; Rhodes, P. (2023). Climate distress: A review of current psychological research and practice. </w:t>
            </w:r>
            <w:r w:rsidDel="00000000" w:rsidR="00000000" w:rsidRPr="00000000">
              <w:rPr>
                <w:i w:val="1"/>
                <w:iCs w:val="1"/>
                <w:rtl w:val="0"/>
              </w:rPr>
              <w:t xml:space="preserve">Sustainability, 15</w:t>
            </w:r>
            <w:r w:rsidDel="00000000" w:rsidR="00000000" w:rsidRPr="00000000">
              <w:rPr>
                <w:rtl w:val="0"/>
              </w:rPr>
              <w:t xml:space="preserve">(10), 8115.</w:t>
            </w:r>
            <w:hyperlink r:id="rId518">
              <w:r w:rsidDel="00000000" w:rsidR="00000000" w:rsidRPr="00000000">
                <w:rPr>
                  <w:rtl w:val="0"/>
                </w:rPr>
                <w:t xml:space="preserve"> </w:t>
              </w:r>
            </w:hyperlink>
            <w:hyperlink r:id="rId519">
              <w:r w:rsidDel="00000000" w:rsidR="00000000" w:rsidRPr="00000000">
                <w:rPr>
                  <w:color w:val="1155cc"/>
                  <w:u w:val="single"/>
                  <w:rtl w:val="0"/>
                </w:rPr>
                <w:t xml:space="preserve">https://doi.org/10.3390/su15108115</w:t>
              </w:r>
            </w:hyperlink>
            <w:r w:rsidDel="00000000" w:rsidR="00000000" w:rsidRPr="00000000">
              <w:rPr>
                <w:rtl w:val="0"/>
              </w:rPr>
            </w:r>
          </w:p>
          <w:p w:rsidR="00000000" w:rsidDel="00000000" w:rsidP="00000000" w:rsidRDefault="00000000" w:rsidRPr="00000000" w14:paraId="000012F7">
            <w:pPr>
              <w:numPr>
                <w:ilvl w:val="0"/>
                <w:numId w:val="377"/>
              </w:numPr>
              <w:spacing w:after="0" w:afterAutospacing="0" w:before="0" w:beforeAutospacing="0" w:lineRule="auto"/>
              <w:ind w:left="720" w:hanging="360"/>
            </w:pPr>
            <w:r w:rsidDel="00000000" w:rsidR="00000000" w:rsidRPr="00000000">
              <w:rPr>
                <w:rtl w:val="0"/>
              </w:rPr>
              <w:t xml:space="preserve">Kovács, L. N., Jordan, G., Berglund, F., Holden, B., Niehoff, E., Pohl, F., Younssi, M., Zevallos, I., Ágoston, C., Varga, A., &amp; Kökönyei, G. (2024). Acting as we feel: Which emotional responses to the climate crisis motivate climate action. </w:t>
            </w:r>
            <w:r w:rsidDel="00000000" w:rsidR="00000000" w:rsidRPr="00000000">
              <w:rPr>
                <w:i w:val="1"/>
                <w:iCs w:val="1"/>
                <w:rtl w:val="0"/>
              </w:rPr>
              <w:t xml:space="preserve">Journal of Environmental Psychology, 96</w:t>
            </w:r>
            <w:r w:rsidDel="00000000" w:rsidR="00000000" w:rsidRPr="00000000">
              <w:rPr>
                <w:rtl w:val="0"/>
              </w:rPr>
              <w:t xml:space="preserve">, 102327.</w:t>
            </w:r>
            <w:hyperlink r:id="rId520">
              <w:r w:rsidDel="00000000" w:rsidR="00000000" w:rsidRPr="00000000">
                <w:rPr>
                  <w:rtl w:val="0"/>
                </w:rPr>
                <w:t xml:space="preserve"> </w:t>
              </w:r>
            </w:hyperlink>
            <w:hyperlink r:id="rId521">
              <w:r w:rsidDel="00000000" w:rsidR="00000000" w:rsidRPr="00000000">
                <w:rPr>
                  <w:color w:val="1155cc"/>
                  <w:u w:val="single"/>
                  <w:rtl w:val="0"/>
                </w:rPr>
                <w:t xml:space="preserve">https://doi.org/10.1016/j.jenvp.2024.102327</w:t>
              </w:r>
            </w:hyperlink>
            <w:r w:rsidDel="00000000" w:rsidR="00000000" w:rsidRPr="00000000">
              <w:rPr>
                <w:rtl w:val="0"/>
              </w:rPr>
            </w:r>
          </w:p>
          <w:p w:rsidR="00000000" w:rsidDel="00000000" w:rsidP="00000000" w:rsidRDefault="00000000" w:rsidRPr="00000000" w14:paraId="000012F8">
            <w:pPr>
              <w:numPr>
                <w:ilvl w:val="0"/>
                <w:numId w:val="377"/>
              </w:numPr>
              <w:spacing w:after="0" w:afterAutospacing="0" w:before="0" w:beforeAutospacing="0" w:lineRule="auto"/>
              <w:ind w:left="720" w:hanging="360"/>
            </w:pPr>
            <w:r w:rsidDel="00000000" w:rsidR="00000000" w:rsidRPr="00000000">
              <w:rPr>
                <w:rtl w:val="0"/>
              </w:rPr>
              <w:t xml:space="preserve">McCaffery, J., &amp; Boetto, H. (2024). Eco-emotional responses to climate change: A scoping review of social work literature. </w:t>
            </w:r>
            <w:r w:rsidDel="00000000" w:rsidR="00000000" w:rsidRPr="00000000">
              <w:rPr>
                <w:i w:val="1"/>
                <w:iCs w:val="1"/>
                <w:rtl w:val="0"/>
              </w:rPr>
              <w:t xml:space="preserve">The British Journal of Social Work</w:t>
            </w:r>
            <w:r w:rsidDel="00000000" w:rsidR="00000000" w:rsidRPr="00000000">
              <w:rPr>
                <w:rtl w:val="0"/>
              </w:rPr>
              <w:t xml:space="preserve">. Advance online publication.</w:t>
            </w:r>
            <w:hyperlink r:id="rId522">
              <w:r w:rsidDel="00000000" w:rsidR="00000000" w:rsidRPr="00000000">
                <w:rPr>
                  <w:rtl w:val="0"/>
                </w:rPr>
                <w:t xml:space="preserve"> </w:t>
              </w:r>
            </w:hyperlink>
            <w:hyperlink r:id="rId523">
              <w:r w:rsidDel="00000000" w:rsidR="00000000" w:rsidRPr="00000000">
                <w:rPr>
                  <w:color w:val="1155cc"/>
                  <w:u w:val="single"/>
                  <w:rtl w:val="0"/>
                </w:rPr>
                <w:t xml:space="preserve">https://doi.org/10.1093/bjsw/bcae129</w:t>
              </w:r>
            </w:hyperlink>
            <w:r w:rsidDel="00000000" w:rsidR="00000000" w:rsidRPr="00000000">
              <w:rPr>
                <w:rtl w:val="0"/>
              </w:rPr>
            </w:r>
          </w:p>
          <w:p w:rsidR="00000000" w:rsidDel="00000000" w:rsidP="00000000" w:rsidRDefault="00000000" w:rsidRPr="00000000" w14:paraId="000012F9">
            <w:pPr>
              <w:numPr>
                <w:ilvl w:val="0"/>
                <w:numId w:val="377"/>
              </w:numPr>
              <w:spacing w:after="0" w:afterAutospacing="0" w:before="0" w:beforeAutospacing="0" w:lineRule="auto"/>
              <w:ind w:left="720" w:hanging="360"/>
            </w:pPr>
            <w:r w:rsidDel="00000000" w:rsidR="00000000" w:rsidRPr="00000000">
              <w:rPr>
                <w:rtl w:val="0"/>
              </w:rPr>
              <w:t xml:space="preserve">Schipper, E. L. F. (2020). Maladaptation: When adaptation to climate change goes very wrong. </w:t>
            </w:r>
            <w:r w:rsidDel="00000000" w:rsidR="00000000" w:rsidRPr="00000000">
              <w:rPr>
                <w:i w:val="1"/>
                <w:iCs w:val="1"/>
                <w:rtl w:val="0"/>
              </w:rPr>
              <w:t xml:space="preserve">One Earth, 3</w:t>
            </w:r>
            <w:r w:rsidDel="00000000" w:rsidR="00000000" w:rsidRPr="00000000">
              <w:rPr>
                <w:rtl w:val="0"/>
              </w:rPr>
              <w:t xml:space="preserve">(4), 409–414.</w:t>
            </w:r>
            <w:hyperlink r:id="rId524">
              <w:r w:rsidDel="00000000" w:rsidR="00000000" w:rsidRPr="00000000">
                <w:rPr>
                  <w:rtl w:val="0"/>
                </w:rPr>
                <w:t xml:space="preserve"> </w:t>
              </w:r>
            </w:hyperlink>
            <w:hyperlink r:id="rId525">
              <w:r w:rsidDel="00000000" w:rsidR="00000000" w:rsidRPr="00000000">
                <w:rPr>
                  <w:color w:val="1155cc"/>
                  <w:u w:val="single"/>
                  <w:rtl w:val="0"/>
                </w:rPr>
                <w:t xml:space="preserve">https://doi.org/10.1016/j.oneear.2020.09.015</w:t>
              </w:r>
            </w:hyperlink>
            <w:r w:rsidDel="00000000" w:rsidR="00000000" w:rsidRPr="00000000">
              <w:rPr>
                <w:rtl w:val="0"/>
              </w:rPr>
            </w:r>
          </w:p>
          <w:p w:rsidR="00000000" w:rsidDel="00000000" w:rsidP="00000000" w:rsidRDefault="00000000" w:rsidRPr="00000000" w14:paraId="000012FA">
            <w:pPr>
              <w:numPr>
                <w:ilvl w:val="0"/>
                <w:numId w:val="377"/>
              </w:numPr>
              <w:spacing w:after="240" w:before="0" w:beforeAutospacing="0" w:lineRule="auto"/>
              <w:ind w:left="720" w:hanging="360"/>
            </w:pPr>
            <w:r w:rsidDel="00000000" w:rsidR="00000000" w:rsidRPr="00000000">
              <w:rPr>
                <w:rtl w:val="0"/>
              </w:rPr>
              <w:t xml:space="preserve">Steindl, C., &amp; Krosch, A. R. (2018). Regulating emotional responses to climate change: A construal level perspective. </w:t>
            </w:r>
            <w:r w:rsidDel="00000000" w:rsidR="00000000" w:rsidRPr="00000000">
              <w:rPr>
                <w:i w:val="1"/>
                <w:iCs w:val="1"/>
                <w:rtl w:val="0"/>
              </w:rPr>
              <w:t xml:space="preserve">Frontiers in Psychology, 9</w:t>
            </w:r>
            <w:r w:rsidDel="00000000" w:rsidR="00000000" w:rsidRPr="00000000">
              <w:rPr>
                <w:rtl w:val="0"/>
              </w:rPr>
              <w:t xml:space="preserve">(2018), 629.</w:t>
            </w:r>
            <w:hyperlink r:id="rId526">
              <w:r w:rsidDel="00000000" w:rsidR="00000000" w:rsidRPr="00000000">
                <w:rPr>
                  <w:rtl w:val="0"/>
                </w:rPr>
                <w:t xml:space="preserve"> </w:t>
              </w:r>
            </w:hyperlink>
            <w:hyperlink r:id="rId527">
              <w:r w:rsidDel="00000000" w:rsidR="00000000" w:rsidRPr="00000000">
                <w:rPr>
                  <w:color w:val="1155cc"/>
                  <w:u w:val="single"/>
                  <w:rtl w:val="0"/>
                </w:rPr>
                <w:t xml:space="preserve">https://doi.org/10.3389/fpsyg.2018.00629</w:t>
              </w:r>
            </w:hyperlink>
            <w:r w:rsidDel="00000000" w:rsidR="00000000" w:rsidRPr="00000000">
              <w:rPr>
                <w:rtl w:val="0"/>
              </w:rPr>
            </w:r>
          </w:p>
          <w:p w:rsidR="00000000" w:rsidDel="00000000" w:rsidP="00000000" w:rsidRDefault="00000000" w:rsidRPr="00000000" w14:paraId="000012FB">
            <w:pPr>
              <w:widowControl w:val="0"/>
              <w:spacing w:line="240" w:lineRule="auto"/>
              <w:rPr/>
            </w:pPr>
            <w:r w:rsidDel="00000000" w:rsidR="00000000" w:rsidRPr="00000000">
              <w:rPr>
                <w:rtl w:val="0"/>
              </w:rPr>
            </w:r>
          </w:p>
        </w:tc>
      </w:tr>
    </w:tbl>
    <w:p w:rsidR="00000000" w:rsidDel="00000000" w:rsidP="00000000" w:rsidRDefault="00000000" w:rsidRPr="00000000" w14:paraId="000012FC">
      <w:pPr>
        <w:rPr/>
        <w:sectPr>
          <w:headerReference r:id="rId528" w:type="default"/>
          <w:footerReference r:id="rId529"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2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30" w:type="default"/>
          <w:footerReference r:id="rId531" w:type="default"/>
          <w:type w:val="nextPage"/>
          <w:pgSz w:h="12240" w:w="15840" w:orient="landscape"/>
          <w:pgMar w:bottom="1440.0000000000002" w:top="1440.0000000000002" w:left="1440.0000000000002" w:right="1440.0000000000002" w:header="720" w:footer="720"/>
          <w:pgNumType w:start="1"/>
        </w:sectPr>
      </w:pPr>
      <w:bookmarkStart w:colFirst="0" w:colLast="0" w:name="_fu9wl4dt0og2" w:id="303"/>
      <w:bookmarkEnd w:id="3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Types of Coping</w:t>
      </w:r>
      <w:r w:rsidDel="00000000" w:rsidR="00000000" w:rsidRPr="00000000">
        <w:rPr>
          <w:rtl w:val="0"/>
        </w:rPr>
      </w:r>
    </w:p>
    <w:p w:rsidR="00000000" w:rsidDel="00000000" w:rsidP="00000000" w:rsidRDefault="00000000" w:rsidRPr="00000000" w14:paraId="000012FE">
      <w:pPr>
        <w:pStyle w:val="Heading1"/>
        <w:spacing w:after="240" w:before="240" w:lineRule="auto"/>
        <w:rPr/>
      </w:pPr>
      <w:bookmarkStart w:colFirst="0" w:colLast="0" w:name="_y5la9kq9xfv3" w:id="304"/>
      <w:bookmarkEnd w:id="304"/>
      <w:r w:rsidDel="00000000" w:rsidR="00000000" w:rsidRPr="00000000">
        <w:rPr>
          <w:rtl w:val="0"/>
        </w:rPr>
      </w:r>
    </w:p>
    <w:tbl>
      <w:tblPr>
        <w:tblStyle w:val="Table140"/>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rHeight w:val="1851.2255859374998" w:hRule="atLeast"/>
          <w:tblHeader w:val="0"/>
        </w:trPr>
        <w:tc>
          <w:tcPr>
            <w:shd w:fill="f4cccc" w:val="clear"/>
          </w:tcPr>
          <w:p w:rsidR="00000000" w:rsidDel="00000000" w:rsidP="00000000" w:rsidRDefault="00000000" w:rsidRPr="00000000" w14:paraId="000012FF">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300">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301">
            <w:pPr>
              <w:widowControl w:val="0"/>
              <w:rPr>
                <w:b w:val="1"/>
                <w:bCs w:val="1"/>
                <w:sz w:val="28"/>
                <w:szCs w:val="28"/>
              </w:rPr>
            </w:pPr>
            <w:r w:rsidDel="00000000" w:rsidR="00000000" w:rsidRPr="00000000">
              <w:rPr>
                <w:b w:val="1"/>
                <w:bCs w:val="1"/>
                <w:sz w:val="28"/>
                <w:szCs w:val="28"/>
                <w:rtl w:val="0"/>
              </w:rPr>
              <w:t xml:space="preserve">Section 4 is now closed for review and we are no longer accepting comments. Thank you for your contributions!</w:t>
            </w:r>
          </w:p>
          <w:p w:rsidR="00000000" w:rsidDel="00000000" w:rsidP="00000000" w:rsidRDefault="00000000" w:rsidRPr="00000000" w14:paraId="00001302">
            <w:pPr>
              <w:widowControl w:val="0"/>
              <w:rPr>
                <w:sz w:val="28"/>
                <w:szCs w:val="28"/>
              </w:rPr>
            </w:pPr>
            <w:r w:rsidDel="00000000" w:rsidR="00000000" w:rsidRPr="00000000">
              <w:rPr>
                <w:rtl w:val="0"/>
              </w:rPr>
            </w:r>
          </w:p>
          <w:p w:rsidR="00000000" w:rsidDel="00000000" w:rsidP="00000000" w:rsidRDefault="00000000" w:rsidRPr="00000000" w14:paraId="00001303">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1304">
            <w:pPr>
              <w:widowControl w:val="0"/>
              <w:rPr>
                <w:b w:val="1"/>
                <w:bCs w:val="1"/>
                <w:sz w:val="28"/>
                <w:szCs w:val="28"/>
              </w:rPr>
            </w:pPr>
            <w:r w:rsidDel="00000000" w:rsidR="00000000" w:rsidRPr="00000000">
              <w:rPr>
                <w:rtl w:val="0"/>
              </w:rPr>
            </w:r>
          </w:p>
          <w:p w:rsidR="00000000" w:rsidDel="00000000" w:rsidP="00000000" w:rsidRDefault="00000000" w:rsidRPr="00000000" w14:paraId="00001305">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1306">
      <w:pPr>
        <w:pStyle w:val="Heading1"/>
        <w:spacing w:after="240" w:before="240" w:lineRule="auto"/>
        <w:rPr/>
      </w:pPr>
      <w:bookmarkStart w:colFirst="0" w:colLast="0" w:name="_qi2jrdb9yohd" w:id="305"/>
      <w:bookmarkEnd w:id="305"/>
      <w:r w:rsidDel="00000000" w:rsidR="00000000" w:rsidRPr="00000000">
        <w:rPr>
          <w:rtl w:val="0"/>
        </w:rPr>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r>
    </w:p>
    <w:p w:rsidR="00000000" w:rsidDel="00000000" w:rsidP="00000000" w:rsidRDefault="00000000" w:rsidRPr="00000000" w14:paraId="0000130B">
      <w:pPr>
        <w:rPr/>
      </w:pPr>
      <w:r w:rsidDel="00000000" w:rsidR="00000000" w:rsidRPr="00000000">
        <w:rPr>
          <w:rtl w:val="0"/>
        </w:rPr>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pStyle w:val="Heading1"/>
        <w:rPr>
          <w:b w:val="0"/>
          <w:bCs w:val="0"/>
        </w:rPr>
      </w:pPr>
      <w:bookmarkStart w:colFirst="0" w:colLast="0" w:name="_fb092bvhrbe4" w:id="306"/>
      <w:bookmarkEnd w:id="306"/>
      <w:r w:rsidDel="00000000" w:rsidR="00000000" w:rsidRPr="00000000">
        <w:rPr>
          <w:rtl w:val="0"/>
        </w:rPr>
        <w:t xml:space="preserve">Types of Coping </w:t>
      </w:r>
      <w:r w:rsidDel="00000000" w:rsidR="00000000" w:rsidRPr="00000000">
        <w:rPr>
          <w:rtl w:val="0"/>
        </w:rPr>
      </w:r>
    </w:p>
    <w:tbl>
      <w:tblPr>
        <w:tblStyle w:val="Table14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1311">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1312">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1313">
            <w:pPr>
              <w:widowControl w:val="0"/>
              <w:numPr>
                <w:ilvl w:val="0"/>
                <w:numId w:val="175"/>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1314">
            <w:pPr>
              <w:widowControl w:val="0"/>
              <w:numPr>
                <w:ilvl w:val="0"/>
                <w:numId w:val="175"/>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1315">
            <w:pPr>
              <w:widowControl w:val="0"/>
              <w:numPr>
                <w:ilvl w:val="0"/>
                <w:numId w:val="175"/>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1316">
            <w:pPr>
              <w:widowControl w:val="0"/>
              <w:numPr>
                <w:ilvl w:val="0"/>
                <w:numId w:val="175"/>
              </w:numPr>
              <w:spacing w:line="240" w:lineRule="auto"/>
              <w:ind w:left="720" w:hanging="360"/>
            </w:pPr>
            <w:del w:author="Claire Perry" w:id="376" w:date="2025-11-26T05:52:29Z">
              <w:r w:rsidDel="00000000" w:rsidR="00000000" w:rsidRPr="00000000">
                <w:rPr>
                  <w:rtl w:val="0"/>
                </w:rPr>
                <w:delText xml:space="preserve"> </w:delText>
              </w:r>
            </w:del>
            <w:ins w:author="Claire Perry" w:id="376" w:date="2025-11-26T05:52:29Z">
              <w:r w:rsidDel="00000000" w:rsidR="00000000" w:rsidRPr="00000000">
                <w:rPr>
                  <w:rtl w:val="0"/>
                </w:rPr>
                <w:t xml:space="preserve">Claire Perry, Centre for Addiction and Mental Health</w:t>
              </w:r>
            </w:ins>
            <w:r w:rsidDel="00000000" w:rsidR="00000000" w:rsidRPr="00000000">
              <w:rPr>
                <w:rtl w:val="0"/>
              </w:rPr>
            </w:r>
          </w:p>
          <w:p w:rsidR="00000000" w:rsidDel="00000000" w:rsidP="00000000" w:rsidRDefault="00000000" w:rsidRPr="00000000" w14:paraId="00001317">
            <w:pPr>
              <w:widowControl w:val="0"/>
              <w:numPr>
                <w:ilvl w:val="0"/>
                <w:numId w:val="175"/>
              </w:numPr>
              <w:spacing w:line="240" w:lineRule="auto"/>
              <w:ind w:left="720" w:hanging="360"/>
            </w:pPr>
            <w:ins w:author="Mike Marchand" w:id="377" w:date="2025-12-09T00:14:46Z">
              <w:r w:rsidDel="00000000" w:rsidR="00000000" w:rsidRPr="00000000">
                <w:rPr>
                  <w:rtl w:val="0"/>
                </w:rPr>
                <w:t xml:space="preserve">Michael Marchand, sqilxw, syilx Nation - Cultural Safety Consultant</w:t>
              </w:r>
            </w:ins>
            <w:r w:rsidDel="00000000" w:rsidR="00000000" w:rsidRPr="00000000">
              <w:rPr>
                <w:rtl w:val="0"/>
              </w:rPr>
              <w:t xml:space="preserve"> </w:t>
            </w:r>
          </w:p>
          <w:p w:rsidR="00000000" w:rsidDel="00000000" w:rsidP="00000000" w:rsidRDefault="00000000" w:rsidRPr="00000000" w14:paraId="00001318">
            <w:pPr>
              <w:widowControl w:val="0"/>
              <w:numPr>
                <w:ilvl w:val="0"/>
                <w:numId w:val="175"/>
              </w:numPr>
              <w:spacing w:line="240" w:lineRule="auto"/>
              <w:ind w:left="720" w:hanging="360"/>
              <w:rPr>
                <w:ins w:author="Ashley Stoltz" w:id="378" w:date="2025-12-15T06:40:52Z"/>
              </w:rPr>
            </w:pPr>
            <w:ins w:author="Ashley Stoltz" w:id="378" w:date="2025-12-15T06:40:52Z">
              <w:r w:rsidDel="00000000" w:rsidR="00000000" w:rsidRPr="00000000">
                <w:rPr>
                  <w:rtl w:val="0"/>
                </w:rPr>
                <w:t xml:space="preserve">Ashley Stoltz, Faculty of Health Sciences, Simon Fraser University</w:t>
              </w:r>
            </w:ins>
          </w:p>
          <w:p w:rsidR="00000000" w:rsidDel="00000000" w:rsidP="00000000" w:rsidRDefault="00000000" w:rsidRPr="00000000" w14:paraId="00001319">
            <w:pPr>
              <w:widowControl w:val="0"/>
              <w:numPr>
                <w:ilvl w:val="0"/>
                <w:numId w:val="175"/>
              </w:numPr>
              <w:spacing w:line="240" w:lineRule="auto"/>
              <w:ind w:left="720" w:hanging="360"/>
            </w:pPr>
            <w:r w:rsidDel="00000000" w:rsidR="00000000" w:rsidRPr="00000000">
              <w:rPr>
                <w:rtl w:val="0"/>
              </w:rPr>
            </w:r>
          </w:p>
        </w:tc>
      </w:tr>
    </w:tbl>
    <w:p w:rsidR="00000000" w:rsidDel="00000000" w:rsidP="00000000" w:rsidRDefault="00000000" w:rsidRPr="00000000" w14:paraId="0000131A">
      <w:pPr>
        <w:spacing w:after="240" w:before="240" w:lineRule="auto"/>
        <w:rPr/>
      </w:pPr>
      <w:r w:rsidDel="00000000" w:rsidR="00000000" w:rsidRPr="00000000">
        <w:rPr>
          <w:rtl w:val="0"/>
        </w:rPr>
      </w:r>
    </w:p>
    <w:tbl>
      <w:tblPr>
        <w:tblStyle w:val="Table14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131B">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131C">
            <w:pPr>
              <w:widowControl w:val="0"/>
              <w:spacing w:after="240" w:before="240" w:line="240" w:lineRule="auto"/>
              <w:rPr/>
            </w:pPr>
            <w:r w:rsidDel="00000000" w:rsidR="00000000" w:rsidRPr="00000000">
              <w:rPr>
                <w:rtl w:val="0"/>
              </w:rPr>
              <w:t xml:space="preserve">Imagine you’ve just recognized your climate anxiety, acknowledging that it can sometimes push you toward positive action</w:t>
            </w:r>
            <w:ins w:author="Ashley Stoltz" w:id="379" w:date="2025-12-15T06:13:27Z">
              <w:r w:rsidDel="00000000" w:rsidR="00000000" w:rsidRPr="00000000">
                <w:rPr>
                  <w:rtl w:val="0"/>
                </w:rPr>
                <w:t xml:space="preserve">,</w:t>
              </w:r>
            </w:ins>
            <w:del w:author="Ashley Stoltz" w:id="379" w:date="2025-12-15T06:13:27Z">
              <w:r w:rsidDel="00000000" w:rsidR="00000000" w:rsidRPr="00000000">
                <w:rPr>
                  <w:rtl w:val="0"/>
                </w:rPr>
                <w:delText xml:space="preserve">—</w:delText>
              </w:r>
            </w:del>
            <w:r w:rsidDel="00000000" w:rsidR="00000000" w:rsidRPr="00000000">
              <w:rPr>
                <w:rtl w:val="0"/>
              </w:rPr>
              <w:t xml:space="preserve">or just as easily slide you into feeling stuck. Differentiating between adaptive and maladaptive responses was our first step: we identified ways to prevent our emotional reactions from spiraling into denial or despair. But knowing that distinction is only half the story. The real question is: how can we </w:t>
            </w:r>
            <w:ins w:author="Mike Marchand" w:id="380" w:date="2025-12-14T23:28:48Z">
              <w:r w:rsidDel="00000000" w:rsidR="00000000" w:rsidRPr="00000000">
                <w:rPr>
                  <w:rtl w:val="0"/>
                </w:rPr>
                <w:t xml:space="preserve">channel</w:t>
              </w:r>
            </w:ins>
            <w:del w:author="Mike Marchand" w:id="380" w:date="2025-12-14T23:28:48Z">
              <w:r w:rsidDel="00000000" w:rsidR="00000000" w:rsidRPr="00000000">
                <w:rPr>
                  <w:rtl w:val="0"/>
                </w:rPr>
                <w:delText xml:space="preserve">cha</w:delText>
              </w:r>
            </w:del>
            <w:ins w:author="Mike Marchand" w:id="381" w:date="2025-12-09T01:35:42Z">
              <w:del w:author="Mike Marchand" w:id="380" w:date="2025-12-14T23:28:48Z">
                <w:r w:rsidDel="00000000" w:rsidR="00000000" w:rsidRPr="00000000">
                  <w:rPr>
                    <w:rtl w:val="0"/>
                  </w:rPr>
                  <w:delText xml:space="preserve">  </w:delText>
                </w:r>
              </w:del>
            </w:ins>
            <w:del w:author="Mike Marchand" w:id="380" w:date="2025-12-14T23:28:48Z">
              <w:r w:rsidDel="00000000" w:rsidR="00000000" w:rsidRPr="00000000">
                <w:rPr>
                  <w:rtl w:val="0"/>
                </w:rPr>
                <w:delText xml:space="preserve">nnel</w:delText>
              </w:r>
            </w:del>
            <w:r w:rsidDel="00000000" w:rsidR="00000000" w:rsidRPr="00000000">
              <w:rPr>
                <w:rtl w:val="0"/>
              </w:rPr>
              <w:t xml:space="preserve"> our feelings in ways that preserve well-being and encourage</w:t>
            </w:r>
            <w:ins w:author="Claire Perry" w:id="382" w:date="2025-11-25T21:51:07Z">
              <w:r w:rsidDel="00000000" w:rsidR="00000000" w:rsidRPr="00000000">
                <w:rPr>
                  <w:rtl w:val="0"/>
                </w:rPr>
                <w:t xml:space="preserve"> meaningful</w:t>
              </w:r>
            </w:ins>
            <w:r w:rsidDel="00000000" w:rsidR="00000000" w:rsidRPr="00000000">
              <w:rPr>
                <w:rtl w:val="0"/>
              </w:rPr>
              <w:t xml:space="preserve"> </w:t>
            </w:r>
            <w:del w:author="Claire Perry" w:id="383" w:date="2025-11-25T21:50:28Z">
              <w:r w:rsidDel="00000000" w:rsidR="00000000" w:rsidRPr="00000000">
                <w:rPr>
                  <w:rtl w:val="0"/>
                </w:rPr>
                <w:delText xml:space="preserve">productive</w:delText>
              </w:r>
            </w:del>
            <w:r w:rsidDel="00000000" w:rsidR="00000000" w:rsidRPr="00000000">
              <w:rPr>
                <w:rtl w:val="0"/>
              </w:rPr>
              <w:t xml:space="preserve"> engagement with the challenges of a changing environment? That’s where the concept of “coping” comes in, offering us a framework for understanding how we manage stress, regulate our emotions, and maintain hope when facing threats as vast and complex as climate change. And as we explore these various ways of coping, we’ll also lay the groundwork for building the psychological resilience that will guide us in the chapters ahead.</w:t>
            </w:r>
          </w:p>
          <w:p w:rsidR="00000000" w:rsidDel="00000000" w:rsidP="00000000" w:rsidRDefault="00000000" w:rsidRPr="00000000" w14:paraId="0000131D">
            <w:pPr>
              <w:widowControl w:val="0"/>
              <w:spacing w:after="240" w:before="240" w:line="240" w:lineRule="auto"/>
              <w:rPr/>
            </w:pPr>
            <w:r w:rsidDel="00000000" w:rsidR="00000000" w:rsidRPr="00000000">
              <w:rPr>
                <w:rtl w:val="0"/>
              </w:rPr>
              <w:t xml:space="preserve">Coping, at its core, is about how we respond when life demands more of us than usual. In the context of climate change, it might involve everything from trying to reduce our carbon footprints to reminding ourselves that we are not alone in our fears. One of the most familiar types of coping is known as problem-focused coping. This involves taking direct action to address the source of stress—much like deciding to improve your home’s insulation, organize a local beach cleanup, or lobby policymakers for more sustainable regulations. Psychologists like Richard Lazarus and Susan Folkman highlighted that problem-focused strategies are particularly effective when a stressor is at least somewhat under our control. If you can identify tangible steps to mitigate the threat (or your contribution to it), you’re more likely to feel a sense of agency and competence. Of course, climate change is a global concern that no single person can solve in isolation, yet any concrete effort—joining a community tree-planting initiative or educating neighbors about recycling—can still bring relief by transforming helplessness into purposeful engagement.</w:t>
            </w:r>
          </w:p>
          <w:p w:rsidR="00000000" w:rsidDel="00000000" w:rsidP="00000000" w:rsidRDefault="00000000" w:rsidRPr="00000000" w14:paraId="0000131E">
            <w:pPr>
              <w:widowControl w:val="0"/>
              <w:spacing w:after="240" w:before="240" w:line="240" w:lineRule="auto"/>
              <w:rPr/>
            </w:pPr>
            <w:r w:rsidDel="00000000" w:rsidR="00000000" w:rsidRPr="00000000">
              <w:rPr>
                <w:rtl w:val="0"/>
              </w:rPr>
              <w:t xml:space="preserve">But not every stressor can be easily changed, which is where emotion-focused coping becomes essential. Instead of attempting to fix the external situation, we turn inward to regulate the emotions that arise. This could involve talking with friends who share our eco-anxiety, </w:t>
            </w:r>
            <w:ins w:author="Ashley Stoltz" w:id="384" w:date="2025-12-15T06:55:08Z">
              <w:r w:rsidDel="00000000" w:rsidR="00000000" w:rsidRPr="00000000">
                <w:rPr>
                  <w:rtl w:val="0"/>
                </w:rPr>
                <w:t xml:space="preserve">spending time outside in a green space such as a park or forest, </w:t>
              </w:r>
            </w:ins>
            <w:r w:rsidDel="00000000" w:rsidR="00000000" w:rsidRPr="00000000">
              <w:rPr>
                <w:rtl w:val="0"/>
              </w:rPr>
              <w:t xml:space="preserve">practicing mindfulness during reports of extreme weather events, or engaging in</w:t>
            </w:r>
            <w:ins w:author="Claire Perry" w:id="385" w:date="2025-11-25T21:52:32Z">
              <w:r w:rsidDel="00000000" w:rsidR="00000000" w:rsidRPr="00000000">
                <w:rPr>
                  <w:rtl w:val="0"/>
                </w:rPr>
                <w:t xml:space="preserve"> grounding</w:t>
              </w:r>
            </w:ins>
            <w:r w:rsidDel="00000000" w:rsidR="00000000" w:rsidRPr="00000000">
              <w:rPr>
                <w:rtl w:val="0"/>
              </w:rPr>
              <w:t xml:space="preserve"> </w:t>
            </w:r>
            <w:del w:author="Claire Perry" w:id="386" w:date="2025-11-25T21:52:26Z">
              <w:r w:rsidDel="00000000" w:rsidR="00000000" w:rsidRPr="00000000">
                <w:rPr>
                  <w:rtl w:val="0"/>
                </w:rPr>
                <w:delText xml:space="preserve">calming</w:delText>
              </w:r>
            </w:del>
            <w:r w:rsidDel="00000000" w:rsidR="00000000" w:rsidRPr="00000000">
              <w:rPr>
                <w:rtl w:val="0"/>
              </w:rPr>
              <w:t xml:space="preserve"> activities that restore our sense of balance. Thinkers like James Gross and John Bowlby have taught us that emotion-focused strategies can be particularly effective when a challenge (like global environmental shifts) feels inescapable or overwhelming. By learning to reappraise our distress—recognizing that fear is natural, but not letting it block us entirely—we help ourselves stay afloat emotionally. Without such self-care, the weight of climate news can accumulate to the point of burnout or even numbness, cutting us off from the motivation needed to remain actively involved in solutions.</w:t>
            </w:r>
          </w:p>
          <w:p w:rsidR="00000000" w:rsidDel="00000000" w:rsidP="00000000" w:rsidRDefault="00000000" w:rsidRPr="00000000" w14:paraId="0000131F">
            <w:pPr>
              <w:widowControl w:val="0"/>
              <w:spacing w:after="240" w:before="240" w:line="240" w:lineRule="auto"/>
              <w:rPr/>
            </w:pPr>
            <w:r w:rsidDel="00000000" w:rsidR="00000000" w:rsidRPr="00000000">
              <w:rPr>
                <w:rtl w:val="0"/>
              </w:rPr>
              <w:t xml:space="preserve">Sometimes, however, the best approach is neither to solve the problem directly nor simply to soothe our feelings, but to search for meaning in adversity. This is where meaning-focused coping comes in, reflecting insights from existential psychology and positive psychology. When it feels as though no amount of personal recycling or petition-signing can adequately address threats on a planetary scale, we can still ask ourselves what values, connections, or long-term hopes might be nurtured in the midst of uncertainty. Perhaps this crisis draws us closer to our community or inspires us to develop new eco-friendly skills. Through conscious reflection, we can find a sense of purpose that fortifies our resolve to keep going—even if the broader landscape of climate issues remains daunting. Viktor Frankl argued that even in suffering, we can maintain a sense of agency by </w:t>
            </w:r>
            <w:ins w:author="Claire Perry" w:id="387" w:date="2025-11-25T21:55:31Z">
              <w:r w:rsidDel="00000000" w:rsidR="00000000" w:rsidRPr="00000000">
                <w:rPr>
                  <w:rtl w:val="0"/>
                </w:rPr>
                <w:t xml:space="preserve">intentionally selecting the mindset we want to adopt</w:t>
              </w:r>
            </w:ins>
            <w:del w:author="Claire Perry" w:id="387" w:date="2025-11-25T21:55:31Z">
              <w:r w:rsidDel="00000000" w:rsidR="00000000" w:rsidRPr="00000000">
                <w:rPr>
                  <w:rtl w:val="0"/>
                </w:rPr>
                <w:delText xml:space="preserve">c</w:delText>
              </w:r>
            </w:del>
            <w:del w:author="Claire Perry" w:id="388" w:date="2025-11-25T21:58:46Z">
              <w:r w:rsidDel="00000000" w:rsidR="00000000" w:rsidRPr="00000000">
                <w:rPr>
                  <w:rtl w:val="0"/>
                </w:rPr>
                <w:delText xml:space="preserve">hoosing our attitude</w:delText>
              </w:r>
            </w:del>
            <w:r w:rsidDel="00000000" w:rsidR="00000000" w:rsidRPr="00000000">
              <w:rPr>
                <w:rtl w:val="0"/>
              </w:rPr>
              <w:t xml:space="preserve"> and deriving meaning. Applied to climate change, that might mean reframing your activism as a moral calling or a way of honoring the environment for future generations.</w:t>
            </w:r>
          </w:p>
          <w:p w:rsidR="00000000" w:rsidDel="00000000" w:rsidP="00000000" w:rsidRDefault="00000000" w:rsidRPr="00000000" w14:paraId="00001320">
            <w:pPr>
              <w:widowControl w:val="0"/>
              <w:spacing w:after="240" w:before="240" w:line="240" w:lineRule="auto"/>
              <w:rPr/>
            </w:pPr>
            <w:r w:rsidDel="00000000" w:rsidR="00000000" w:rsidRPr="00000000">
              <w:rPr>
                <w:rtl w:val="0"/>
              </w:rPr>
              <w:t xml:space="preserve">On the other end of the spectrum lies avoidance coping, which can be both tempting and destructive. When the magnitude of global temperatures rising or species disappearing feels too big to bear, the urge to look away can be strong. Avoidance can manifest as outright denial of scientific evidence, or it might take a subtler form: doomscrolling social media while feeling paralyzed to act, or numbing the discomfort with distractions and unhealthy habits. Psychologists point out that avoiding distress is sometimes necessary in the very short term—particularly if you need to catch your breath after a barrage of dire headlines. Yet over the long run, avoidance keeps us from processing crucial information and from finding constructive outlets for our anxieties. Eventually, it fosters cynicism, hopelessness, and even deeper isolation. So while we might occasionally need a mental break from grim projections, relying on this strategy too heavily can cut us off from the understanding and collaboration required to address real environmental challenges.</w:t>
            </w:r>
          </w:p>
          <w:p w:rsidR="00000000" w:rsidDel="00000000" w:rsidP="00000000" w:rsidRDefault="00000000" w:rsidRPr="00000000" w14:paraId="00001321">
            <w:pPr>
              <w:widowControl w:val="0"/>
              <w:spacing w:after="240" w:before="240" w:line="240" w:lineRule="auto"/>
              <w:rPr/>
            </w:pPr>
            <w:r w:rsidDel="00000000" w:rsidR="00000000" w:rsidRPr="00000000">
              <w:rPr>
                <w:rtl w:val="0"/>
              </w:rPr>
              <w:t xml:space="preserve">These coping types aren’t rigid silos, nor do we need to choose just one. Often, coping is most effective when we adaptively blend approaches, shaped by our personal values, the nature of the stressor, and the support systems </w:t>
            </w:r>
            <w:ins w:author="Claire Perry" w:id="389" w:date="2025-11-25T22:01:03Z">
              <w:r w:rsidDel="00000000" w:rsidR="00000000" w:rsidRPr="00000000">
                <w:rPr>
                  <w:rtl w:val="0"/>
                </w:rPr>
                <w:t xml:space="preserve">and resources </w:t>
              </w:r>
            </w:ins>
            <w:del w:author="Claire Perry" w:id="389" w:date="2025-11-25T22:01:03Z">
              <w:r w:rsidDel="00000000" w:rsidR="00000000" w:rsidRPr="00000000">
                <w:rPr>
                  <w:rtl w:val="0"/>
                </w:rPr>
                <w:delText xml:space="preserve">around</w:delText>
              </w:r>
            </w:del>
            <w:r w:rsidDel="00000000" w:rsidR="00000000" w:rsidRPr="00000000">
              <w:rPr>
                <w:rtl w:val="0"/>
              </w:rPr>
              <w:t xml:space="preserve"> </w:t>
            </w:r>
            <w:ins w:author="Claire Perry" w:id="390" w:date="2025-11-25T22:01:16Z">
              <w:r w:rsidDel="00000000" w:rsidR="00000000" w:rsidRPr="00000000">
                <w:rPr>
                  <w:rtl w:val="0"/>
                </w:rPr>
                <w:t xml:space="preserve">available to </w:t>
              </w:r>
            </w:ins>
            <w:r w:rsidDel="00000000" w:rsidR="00000000" w:rsidRPr="00000000">
              <w:rPr>
                <w:rtl w:val="0"/>
              </w:rPr>
              <w:t xml:space="preserve">us. In the face of climate change, for instance, you might launch a problem-focused plan—perhaps getting involved with local reforestation efforts—while at the same time engaging in emotion-focused self-care like regular therapy or meditation. If the problem feels too vast, finding meaning in collective efforts can sustain motivation. The key is flexibility: to recognize when a situation calls for strategic action and when it requires compassion for ourselves and others. By weaving these types of coping into our daily lives, we create a platform not only for preserving our mental health but also for making meaningful strides in the broader struggle for environmental well-being.</w:t>
            </w:r>
          </w:p>
          <w:p w:rsidR="00000000" w:rsidDel="00000000" w:rsidP="00000000" w:rsidRDefault="00000000" w:rsidRPr="00000000" w14:paraId="00001322">
            <w:pPr>
              <w:widowControl w:val="0"/>
              <w:spacing w:after="240" w:before="240" w:line="240" w:lineRule="auto"/>
              <w:rPr/>
            </w:pPr>
            <w:r w:rsidDel="00000000" w:rsidR="00000000" w:rsidRPr="00000000">
              <w:rPr>
                <w:rtl w:val="0"/>
              </w:rPr>
              <w:t xml:space="preserve">This understanding of coping lays a solid foundation for our next exploration: building psychological resilience. Whether we’re reducing carbon footprints, forging community bonds, or simply learning how to soothe our climate anxieties in healthy ways, it’s all about creating a toolbox of strategies that can sustain us through the highs and lows of an uncertain future. Resilience does not mean never feeling distressed—it means having the capacity to </w:t>
            </w:r>
            <w:del w:author="Ashley Stoltz" w:id="391" w:date="2025-12-15T06:18:38Z">
              <w:r w:rsidDel="00000000" w:rsidR="00000000" w:rsidRPr="00000000">
                <w:rPr>
                  <w:rtl w:val="0"/>
                </w:rPr>
                <w:delText xml:space="preserve">bounce back and </w:delText>
              </w:r>
            </w:del>
            <w:r w:rsidDel="00000000" w:rsidR="00000000" w:rsidRPr="00000000">
              <w:rPr>
                <w:rtl w:val="0"/>
              </w:rPr>
              <w:t xml:space="preserve">adapt, even when the news is overwhelming or the obstacles feel insurmountable. In the next section, we’ll take these insights on coping a step further and discuss how to cultivate the kind of inner strength and communal support that enable us not just to survive in a changing world, but to thrive in it.</w:t>
            </w:r>
          </w:p>
          <w:p w:rsidR="00000000" w:rsidDel="00000000" w:rsidP="00000000" w:rsidRDefault="00000000" w:rsidRPr="00000000" w14:paraId="00001323">
            <w:pPr>
              <w:widowControl w:val="0"/>
              <w:spacing w:line="240" w:lineRule="auto"/>
              <w:rPr/>
            </w:pPr>
            <w:r w:rsidDel="00000000" w:rsidR="00000000" w:rsidRPr="00000000">
              <w:rPr>
                <w:rtl w:val="0"/>
              </w:rPr>
            </w:r>
          </w:p>
        </w:tc>
      </w:tr>
      <w:tr>
        <w:trPr>
          <w:cantSplit w:val="0"/>
          <w:tblHeader w:val="0"/>
        </w:trPr>
        <w:tc>
          <w:tcPr>
            <w:shd w:fill="ea9999" w:val="clear"/>
          </w:tcPr>
          <w:p w:rsidR="00000000" w:rsidDel="00000000" w:rsidP="00000000" w:rsidRDefault="00000000" w:rsidRPr="00000000" w14:paraId="00001324">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1325">
            <w:pPr>
              <w:spacing w:after="240" w:before="240" w:lineRule="auto"/>
              <w:rPr/>
            </w:pPr>
            <w:r w:rsidDel="00000000" w:rsidR="00000000" w:rsidRPr="00000000">
              <w:rPr>
                <w:rtl w:val="0"/>
              </w:rPr>
              <w:t xml:space="preserve">Building upon our understanding of adaptive and maladaptive cognitions, it is essential to delve deeper into the specific coping strategies individuals employ to manage their climate-related emotions. Coping strategies are the methods people use to handle stress and emotional distress, influencing how effectively they navigate the challenges posed by climate change. </w:t>
            </w:r>
          </w:p>
          <w:p w:rsidR="00000000" w:rsidDel="00000000" w:rsidP="00000000" w:rsidRDefault="00000000" w:rsidRPr="00000000" w14:paraId="00001326">
            <w:pPr>
              <w:spacing w:after="240" w:before="240" w:lineRule="auto"/>
              <w:rPr/>
            </w:pPr>
            <w:r w:rsidDel="00000000" w:rsidR="00000000" w:rsidRPr="00000000">
              <w:rPr>
                <w:rtl w:val="0"/>
              </w:rPr>
              <w:t xml:space="preserve">This section explores the major types of coping—Problem-Focused, Emotion-Focused, Meaning-Focused, and Avoidance Coping—providing clear definitions, practical examples within the climate context, their theoretical underpinnings, and an analysis of their effectiveness. By understanding these coping styles, we can better support individuals in fostering resilience and promoting proactive climate action.</w:t>
            </w:r>
          </w:p>
          <w:p w:rsidR="00000000" w:rsidDel="00000000" w:rsidP="00000000" w:rsidRDefault="00000000" w:rsidRPr="00000000" w14:paraId="00001327">
            <w:pPr>
              <w:spacing w:after="240" w:before="240" w:lineRule="auto"/>
              <w:rPr/>
            </w:pPr>
            <w:r w:rsidDel="00000000" w:rsidR="00000000" w:rsidRPr="00000000">
              <w:rPr>
                <w:rtl w:val="0"/>
              </w:rPr>
            </w:r>
          </w:p>
          <w:tbl>
            <w:tblPr>
              <w:tblStyle w:val="Table143"/>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328">
                  <w:pPr>
                    <w:pStyle w:val="Heading2"/>
                    <w:spacing w:after="240" w:before="240" w:lineRule="auto"/>
                    <w:rPr/>
                  </w:pPr>
                  <w:bookmarkStart w:colFirst="0" w:colLast="0" w:name="_2yabv4nmfwjv" w:id="307"/>
                  <w:bookmarkEnd w:id="307"/>
                  <w:r w:rsidDel="00000000" w:rsidR="00000000" w:rsidRPr="00000000">
                    <w:rPr>
                      <w:rtl w:val="0"/>
                    </w:rPr>
                    <w:t xml:space="preserve">Four Major Coping Styles</w:t>
                  </w:r>
                </w:p>
                <w:p w:rsidR="00000000" w:rsidDel="00000000" w:rsidP="00000000" w:rsidRDefault="00000000" w:rsidRPr="00000000" w14:paraId="00001329">
                  <w:pPr>
                    <w:spacing w:after="240" w:before="240" w:lineRule="auto"/>
                    <w:rPr/>
                  </w:pPr>
                  <w:r w:rsidDel="00000000" w:rsidR="00000000" w:rsidRPr="00000000">
                    <w:rPr>
                      <w:rtl w:val="0"/>
                    </w:rPr>
                    <w:t xml:space="preserve">Climate change presents a complex array of emotional and psychological challenges. How individuals respond to these stressors through various coping strategies significantly affects their mental well-being and their ability to engage in effective climate action. The following sections outline the primary coping styles identified in climate psychology, each with its unique characteristics and implications.</w:t>
                  </w:r>
                </w:p>
                <w:p w:rsidR="00000000" w:rsidDel="00000000" w:rsidP="00000000" w:rsidRDefault="00000000" w:rsidRPr="00000000" w14:paraId="0000132A">
                  <w:pPr>
                    <w:spacing w:after="240" w:before="240" w:lineRule="auto"/>
                    <w:rPr>
                      <w:u w:val="single"/>
                    </w:rPr>
                  </w:pPr>
                  <w:r w:rsidDel="00000000" w:rsidR="00000000" w:rsidRPr="00000000">
                    <w:rPr>
                      <w:u w:val="single"/>
                      <w:rtl w:val="0"/>
                    </w:rPr>
                    <w:t xml:space="preserve">Below are the major types of coping that we consider in this course:</w:t>
                  </w:r>
                </w:p>
                <w:p w:rsidR="00000000" w:rsidDel="00000000" w:rsidP="00000000" w:rsidRDefault="00000000" w:rsidRPr="00000000" w14:paraId="0000132B">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32C">
                  <w:pPr>
                    <w:numPr>
                      <w:ilvl w:val="0"/>
                      <w:numId w:val="287"/>
                    </w:numPr>
                    <w:spacing w:after="240" w:before="240" w:lineRule="auto"/>
                    <w:ind w:left="720" w:hanging="360"/>
                    <w:rPr>
                      <w:b w:val="1"/>
                      <w:bCs w:val="1"/>
                    </w:rPr>
                  </w:pPr>
                  <w:r w:rsidDel="00000000" w:rsidR="00000000" w:rsidRPr="00000000">
                    <w:rPr>
                      <w:b w:val="1"/>
                      <w:bCs w:val="1"/>
                      <w:rtl w:val="0"/>
                    </w:rPr>
                    <w:t xml:space="preserve">Problem-Focused Coping</w:t>
                  </w:r>
                </w:p>
                <w:p w:rsidR="00000000" w:rsidDel="00000000" w:rsidP="00000000" w:rsidRDefault="00000000" w:rsidRPr="00000000" w14:paraId="0000132D">
                  <w:pPr>
                    <w:spacing w:after="240" w:before="240" w:lineRule="auto"/>
                    <w:ind w:left="720" w:firstLine="0"/>
                    <w:rPr/>
                  </w:pPr>
                  <w:r w:rsidDel="00000000" w:rsidR="00000000" w:rsidRPr="00000000">
                    <w:rPr>
                      <w:rtl w:val="0"/>
                    </w:rPr>
                    <w:t xml:space="preserve">Problem-Focused Coping involves taking direct actions to address or mitigate the sources of stress. This approach aims to resolve the underlying issues causing emotional distress, thereby reducing the impact of stressors.</w:t>
                  </w:r>
                </w:p>
                <w:p w:rsidR="00000000" w:rsidDel="00000000" w:rsidP="00000000" w:rsidRDefault="00000000" w:rsidRPr="00000000" w14:paraId="0000132E">
                  <w:pPr>
                    <w:numPr>
                      <w:ilvl w:val="1"/>
                      <w:numId w:val="287"/>
                    </w:numPr>
                    <w:spacing w:after="0" w:afterAutospacing="0" w:before="240" w:lineRule="auto"/>
                    <w:ind w:left="1440" w:hanging="360"/>
                    <w:rPr>
                      <w:b w:val="1"/>
                      <w:bCs w:val="1"/>
                    </w:rPr>
                  </w:pPr>
                  <w:r w:rsidDel="00000000" w:rsidR="00000000" w:rsidRPr="00000000">
                    <w:rPr>
                      <w:b w:val="1"/>
                      <w:bCs w:val="1"/>
                      <w:rtl w:val="0"/>
                    </w:rPr>
                    <w:t xml:space="preserve">Theoretical Basis</w:t>
                  </w:r>
                </w:p>
                <w:p w:rsidR="00000000" w:rsidDel="00000000" w:rsidP="00000000" w:rsidRDefault="00000000" w:rsidRPr="00000000" w14:paraId="0000132F">
                  <w:pPr>
                    <w:numPr>
                      <w:ilvl w:val="2"/>
                      <w:numId w:val="287"/>
                    </w:numPr>
                    <w:spacing w:after="0" w:afterAutospacing="0" w:before="0" w:beforeAutospacing="0" w:lineRule="auto"/>
                    <w:ind w:left="2160" w:hanging="360"/>
                  </w:pPr>
                  <w:r w:rsidDel="00000000" w:rsidR="00000000" w:rsidRPr="00000000">
                    <w:rPr>
                      <w:b w:val="1"/>
                      <w:bCs w:val="1"/>
                      <w:rtl w:val="0"/>
                    </w:rPr>
                    <w:t xml:space="preserve">Stress and Coping Theory (Lazarus &amp; Folkman, 1984)</w:t>
                  </w:r>
                  <w:r w:rsidDel="00000000" w:rsidR="00000000" w:rsidRPr="00000000">
                    <w:rPr>
                      <w:rtl w:val="0"/>
                    </w:rPr>
                    <w:t xml:space="preserve">: Richard Lazarus and Susan Folkman introduced this theory, emphasizing that individuals continuously evaluate (or “appraise”) environmental demands (stressors) in relation to their capacity to cope. When a stressor is perceived as controllable, individuals are more likely to engage in problem-focused coping.</w:t>
                  </w:r>
                </w:p>
                <w:p w:rsidR="00000000" w:rsidDel="00000000" w:rsidP="00000000" w:rsidRDefault="00000000" w:rsidRPr="00000000" w14:paraId="00001330">
                  <w:pPr>
                    <w:numPr>
                      <w:ilvl w:val="2"/>
                      <w:numId w:val="287"/>
                    </w:numPr>
                    <w:spacing w:after="0" w:afterAutospacing="0" w:before="0" w:beforeAutospacing="0" w:lineRule="auto"/>
                    <w:ind w:left="2160" w:hanging="360"/>
                  </w:pPr>
                  <w:r w:rsidDel="00000000" w:rsidR="00000000" w:rsidRPr="00000000">
                    <w:rPr>
                      <w:b w:val="1"/>
                      <w:bCs w:val="1"/>
                      <w:rtl w:val="0"/>
                    </w:rPr>
                    <w:t xml:space="preserve">Self-Determination Theory (Deci &amp; Ryan)</w:t>
                  </w:r>
                  <w:r w:rsidDel="00000000" w:rsidR="00000000" w:rsidRPr="00000000">
                    <w:rPr>
                      <w:rtl w:val="0"/>
                    </w:rPr>
                    <w:t xml:space="preserve">: This theory focuses on human motivation and personality, asserting that fulfilling the needs for autonomy, competence, and relatedness enhances intrinsic motivation. Effective problem-solving supports these needs, fostering a sense of agency and competence.</w:t>
                  </w:r>
                </w:p>
                <w:p w:rsidR="00000000" w:rsidDel="00000000" w:rsidP="00000000" w:rsidRDefault="00000000" w:rsidRPr="00000000" w14:paraId="00001331">
                  <w:pPr>
                    <w:numPr>
                      <w:ilvl w:val="1"/>
                      <w:numId w:val="287"/>
                    </w:numPr>
                    <w:spacing w:after="240" w:before="0" w:beforeAutospacing="0" w:lineRule="auto"/>
                    <w:ind w:left="1440" w:hanging="360"/>
                    <w:rPr>
                      <w:b w:val="1"/>
                      <w:bCs w:val="1"/>
                    </w:rPr>
                  </w:pPr>
                  <w:r w:rsidDel="00000000" w:rsidR="00000000" w:rsidRPr="00000000">
                    <w:rPr>
                      <w:b w:val="1"/>
                      <w:bCs w:val="1"/>
                      <w:rtl w:val="0"/>
                    </w:rPr>
                    <w:t xml:space="preserve">Application to Climate Emotions</w:t>
                  </w:r>
                </w:p>
                <w:p w:rsidR="00000000" w:rsidDel="00000000" w:rsidP="00000000" w:rsidRDefault="00000000" w:rsidRPr="00000000" w14:paraId="00001332">
                  <w:pPr>
                    <w:spacing w:after="240" w:before="240" w:lineRule="auto"/>
                    <w:ind w:left="2160" w:firstLine="0"/>
                    <w:rPr/>
                  </w:pPr>
                  <w:r w:rsidDel="00000000" w:rsidR="00000000" w:rsidRPr="00000000">
                    <w:rPr>
                      <w:rtl w:val="0"/>
                    </w:rPr>
                    <w:t xml:space="preserve">In the context of climate change, problem-focused coping might involve actions aimed at reducing personal or community carbon footprints, advocating for policy changes, or participating in environmental activism.</w:t>
                  </w:r>
                </w:p>
                <w:p w:rsidR="00000000" w:rsidDel="00000000" w:rsidP="00000000" w:rsidRDefault="00000000" w:rsidRPr="00000000" w14:paraId="00001333">
                  <w:pPr>
                    <w:numPr>
                      <w:ilvl w:val="1"/>
                      <w:numId w:val="287"/>
                    </w:numPr>
                    <w:spacing w:after="0" w:afterAutospacing="0" w:before="240" w:lineRule="auto"/>
                    <w:ind w:left="144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1334">
                  <w:pPr>
                    <w:numPr>
                      <w:ilvl w:val="2"/>
                      <w:numId w:val="287"/>
                    </w:numPr>
                    <w:spacing w:after="0" w:afterAutospacing="0" w:before="0" w:beforeAutospacing="0" w:lineRule="auto"/>
                    <w:ind w:left="2160" w:hanging="360"/>
                  </w:pPr>
                  <w:r w:rsidDel="00000000" w:rsidR="00000000" w:rsidRPr="00000000">
                    <w:rPr>
                      <w:b w:val="1"/>
                      <w:bCs w:val="1"/>
                      <w:rtl w:val="0"/>
                    </w:rPr>
                    <w:t xml:space="preserve">Reducing Personal Carbon Footprint</w:t>
                  </w:r>
                  <w:r w:rsidDel="00000000" w:rsidR="00000000" w:rsidRPr="00000000">
                    <w:rPr>
                      <w:rtl w:val="0"/>
                    </w:rPr>
                    <w:t xml:space="preserve">: Implementing energy-saving measures at home, such as using LED bulbs, reducing water usage, or adopting a plant-based diet.</w:t>
                  </w:r>
                </w:p>
                <w:p w:rsidR="00000000" w:rsidDel="00000000" w:rsidP="00000000" w:rsidRDefault="00000000" w:rsidRPr="00000000" w14:paraId="00001335">
                  <w:pPr>
                    <w:numPr>
                      <w:ilvl w:val="2"/>
                      <w:numId w:val="287"/>
                    </w:numPr>
                    <w:spacing w:after="0" w:afterAutospacing="0" w:before="0" w:beforeAutospacing="0" w:lineRule="auto"/>
                    <w:ind w:left="2160" w:hanging="360"/>
                  </w:pPr>
                  <w:r w:rsidDel="00000000" w:rsidR="00000000" w:rsidRPr="00000000">
                    <w:rPr>
                      <w:b w:val="1"/>
                      <w:bCs w:val="1"/>
                      <w:rtl w:val="0"/>
                    </w:rPr>
                    <w:t xml:space="preserve">Participating in Activism</w:t>
                  </w:r>
                  <w:r w:rsidDel="00000000" w:rsidR="00000000" w:rsidRPr="00000000">
                    <w:rPr>
                      <w:rtl w:val="0"/>
                    </w:rPr>
                    <w:t xml:space="preserve">: Joining climate strikes, lobbying for environmental policies, volunteering with environmental organizations, or organizing community clean-up events.</w:t>
                  </w:r>
                  <w:commentRangeStart w:id="258"/>
                  <w:r w:rsidDel="00000000" w:rsidR="00000000" w:rsidRPr="00000000">
                    <w:rPr>
                      <w:rtl w:val="0"/>
                    </w:rPr>
                  </w:r>
                </w:p>
                <w:p w:rsidR="00000000" w:rsidDel="00000000" w:rsidP="00000000" w:rsidRDefault="00000000" w:rsidRPr="00000000" w14:paraId="00001336">
                  <w:pPr>
                    <w:numPr>
                      <w:ilvl w:val="1"/>
                      <w:numId w:val="287"/>
                    </w:numPr>
                    <w:spacing w:after="0" w:afterAutospacing="0" w:before="0" w:beforeAutospacing="0" w:lineRule="auto"/>
                    <w:ind w:left="1440" w:hanging="360"/>
                    <w:rPr>
                      <w:b w:val="1"/>
                      <w:bCs w:val="1"/>
                    </w:rPr>
                  </w:pPr>
                  <w:commentRangeEnd w:id="258"/>
                  <w:r w:rsidDel="00000000" w:rsidR="00000000" w:rsidRPr="00000000">
                    <w:commentReference w:id="258"/>
                  </w:r>
                  <w:r w:rsidDel="00000000" w:rsidR="00000000" w:rsidRPr="00000000">
                    <w:rPr>
                      <w:b w:val="1"/>
                      <w:bCs w:val="1"/>
                      <w:rtl w:val="0"/>
                    </w:rPr>
                    <w:t xml:space="preserve">Effectiveness</w:t>
                  </w:r>
                </w:p>
                <w:p w:rsidR="00000000" w:rsidDel="00000000" w:rsidP="00000000" w:rsidRDefault="00000000" w:rsidRPr="00000000" w14:paraId="00001337">
                  <w:pPr>
                    <w:numPr>
                      <w:ilvl w:val="2"/>
                      <w:numId w:val="287"/>
                    </w:numPr>
                    <w:spacing w:after="0" w:afterAutospacing="0" w:before="0" w:beforeAutospacing="0" w:lineRule="auto"/>
                    <w:ind w:left="2160" w:hanging="360"/>
                  </w:pPr>
                  <w:r w:rsidDel="00000000" w:rsidR="00000000" w:rsidRPr="00000000">
                    <w:rPr>
                      <w:b w:val="1"/>
                      <w:bCs w:val="1"/>
                      <w:rtl w:val="0"/>
                    </w:rPr>
                    <w:t xml:space="preserve">Most Effective For</w:t>
                  </w:r>
                  <w:r w:rsidDel="00000000" w:rsidR="00000000" w:rsidRPr="00000000">
                    <w:rPr>
                      <w:rtl w:val="0"/>
                    </w:rPr>
                    <w:t xml:space="preserve">: Controllable stressors where individuals can take concrete steps to make a difference.</w:t>
                  </w:r>
                </w:p>
                <w:p w:rsidR="00000000" w:rsidDel="00000000" w:rsidP="00000000" w:rsidRDefault="00000000" w:rsidRPr="00000000" w14:paraId="00001338">
                  <w:pPr>
                    <w:numPr>
                      <w:ilvl w:val="2"/>
                      <w:numId w:val="287"/>
                    </w:numPr>
                    <w:spacing w:after="0" w:afterAutospacing="0" w:before="0" w:beforeAutospacing="0" w:lineRule="auto"/>
                    <w:ind w:left="216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1339">
                  <w:pPr>
                    <w:numPr>
                      <w:ilvl w:val="3"/>
                      <w:numId w:val="287"/>
                    </w:numPr>
                    <w:spacing w:after="0" w:afterAutospacing="0" w:before="0" w:beforeAutospacing="0" w:lineRule="auto"/>
                    <w:ind w:left="2880" w:hanging="360"/>
                  </w:pPr>
                  <w:r w:rsidDel="00000000" w:rsidR="00000000" w:rsidRPr="00000000">
                    <w:rPr>
                      <w:b w:val="1"/>
                      <w:bCs w:val="1"/>
                      <w:rtl w:val="0"/>
                    </w:rPr>
                    <w:t xml:space="preserve">Promotes a Sense of Agency and Efficacy</w:t>
                  </w:r>
                  <w:r w:rsidDel="00000000" w:rsidR="00000000" w:rsidRPr="00000000">
                    <w:rPr>
                      <w:rtl w:val="0"/>
                    </w:rPr>
                    <w:t xml:space="preserve">: Taking action can enhance feelings of control and empowerment, reducing feelings of helplessness.</w:t>
                  </w:r>
                </w:p>
                <w:p w:rsidR="00000000" w:rsidDel="00000000" w:rsidP="00000000" w:rsidRDefault="00000000" w:rsidRPr="00000000" w14:paraId="0000133A">
                  <w:pPr>
                    <w:numPr>
                      <w:ilvl w:val="3"/>
                      <w:numId w:val="287"/>
                    </w:numPr>
                    <w:spacing w:after="0" w:afterAutospacing="0" w:before="0" w:beforeAutospacing="0" w:lineRule="auto"/>
                    <w:ind w:left="2880" w:hanging="360"/>
                  </w:pPr>
                  <w:r w:rsidDel="00000000" w:rsidR="00000000" w:rsidRPr="00000000">
                    <w:rPr>
                      <w:b w:val="1"/>
                      <w:bCs w:val="1"/>
                      <w:rtl w:val="0"/>
                    </w:rPr>
                    <w:t xml:space="preserve">Encourages Proactive Engagement and Resilience</w:t>
                  </w:r>
                  <w:r w:rsidDel="00000000" w:rsidR="00000000" w:rsidRPr="00000000">
                    <w:rPr>
                      <w:rtl w:val="0"/>
                    </w:rPr>
                    <w:t xml:space="preserve">: Active involvement in solving climate-related issues fosters resilience and sustained commitment to environmental stewardship.</w:t>
                  </w:r>
                  <w:commentRangeStart w:id="259"/>
                  <w:r w:rsidDel="00000000" w:rsidR="00000000" w:rsidRPr="00000000">
                    <w:rPr>
                      <w:rtl w:val="0"/>
                    </w:rPr>
                  </w:r>
                </w:p>
                <w:p w:rsidR="00000000" w:rsidDel="00000000" w:rsidP="00000000" w:rsidRDefault="00000000" w:rsidRPr="00000000" w14:paraId="0000133B">
                  <w:pPr>
                    <w:numPr>
                      <w:ilvl w:val="2"/>
                      <w:numId w:val="287"/>
                    </w:numPr>
                    <w:spacing w:after="0" w:afterAutospacing="0" w:before="0" w:beforeAutospacing="0" w:lineRule="auto"/>
                    <w:ind w:left="2160" w:hanging="360"/>
                  </w:pPr>
                  <w:commentRangeEnd w:id="259"/>
                  <w:r w:rsidDel="00000000" w:rsidR="00000000" w:rsidRPr="00000000">
                    <w:commentReference w:id="259"/>
                  </w:r>
                  <w:r w:rsidDel="00000000" w:rsidR="00000000" w:rsidRPr="00000000">
                    <w:rPr>
                      <w:b w:val="1"/>
                      <w:bCs w:val="1"/>
                      <w:rtl w:val="0"/>
                    </w:rPr>
                    <w:t xml:space="preserve">Potential Limitations</w:t>
                  </w:r>
                  <w:r w:rsidDel="00000000" w:rsidR="00000000" w:rsidRPr="00000000">
                    <w:rPr>
                      <w:rtl w:val="0"/>
                    </w:rPr>
                    <w:t xml:space="preserve">:</w:t>
                  </w:r>
                </w:p>
                <w:p w:rsidR="00000000" w:rsidDel="00000000" w:rsidP="00000000" w:rsidRDefault="00000000" w:rsidRPr="00000000" w14:paraId="0000133C">
                  <w:pPr>
                    <w:numPr>
                      <w:ilvl w:val="3"/>
                      <w:numId w:val="287"/>
                    </w:numPr>
                    <w:spacing w:after="0" w:afterAutospacing="0" w:before="0" w:beforeAutospacing="0" w:lineRule="auto"/>
                    <w:ind w:left="2880" w:hanging="360"/>
                  </w:pPr>
                  <w:r w:rsidDel="00000000" w:rsidR="00000000" w:rsidRPr="00000000">
                    <w:rPr>
                      <w:b w:val="1"/>
                      <w:bCs w:val="1"/>
                      <w:rtl w:val="0"/>
                    </w:rPr>
                    <w:t xml:space="preserve">Less Effective for Uncontrollable or Systemic Issues</w:t>
                  </w:r>
                  <w:r w:rsidDel="00000000" w:rsidR="00000000" w:rsidRPr="00000000">
                    <w:rPr>
                      <w:rtl w:val="0"/>
                    </w:rPr>
                    <w:t xml:space="preserve">: Individual actions may have limited impact on large-scale environmental problems, potentially leading to frustration if </w:t>
                  </w:r>
                  <w:ins w:author="Claire Perry" w:id="392" w:date="2025-11-25T22:06:57Z">
                    <w:r w:rsidDel="00000000" w:rsidR="00000000" w:rsidRPr="00000000">
                      <w:rPr>
                        <w:rtl w:val="0"/>
                      </w:rPr>
                      <w:t xml:space="preserve"> one’s actions do not translate into visible impact or </w:t>
                    </w:r>
                  </w:ins>
                  <w:r w:rsidDel="00000000" w:rsidR="00000000" w:rsidRPr="00000000">
                    <w:rPr>
                      <w:rtl w:val="0"/>
                    </w:rPr>
                    <w:t xml:space="preserve">broader systemic changes are not addressed.</w:t>
                  </w:r>
                </w:p>
                <w:p w:rsidR="00000000" w:rsidDel="00000000" w:rsidP="00000000" w:rsidRDefault="00000000" w:rsidRPr="00000000" w14:paraId="0000133D">
                  <w:pPr>
                    <w:numPr>
                      <w:ilvl w:val="0"/>
                      <w:numId w:val="287"/>
                    </w:numPr>
                    <w:spacing w:after="240" w:before="0" w:beforeAutospacing="0" w:lineRule="auto"/>
                    <w:ind w:left="720" w:hanging="360"/>
                    <w:rPr>
                      <w:b w:val="1"/>
                      <w:bCs w:val="1"/>
                    </w:rPr>
                  </w:pPr>
                  <w:r w:rsidDel="00000000" w:rsidR="00000000" w:rsidRPr="00000000">
                    <w:rPr>
                      <w:b w:val="1"/>
                      <w:bCs w:val="1"/>
                      <w:rtl w:val="0"/>
                    </w:rPr>
                    <w:t xml:space="preserve">Emotion-Focused Coping</w:t>
                  </w:r>
                </w:p>
                <w:p w:rsidR="00000000" w:rsidDel="00000000" w:rsidP="00000000" w:rsidRDefault="00000000" w:rsidRPr="00000000" w14:paraId="0000133E">
                  <w:pPr>
                    <w:spacing w:after="240" w:before="240" w:lineRule="auto"/>
                    <w:ind w:left="720" w:firstLine="0"/>
                    <w:rPr/>
                  </w:pPr>
                  <w:r w:rsidDel="00000000" w:rsidR="00000000" w:rsidRPr="00000000">
                    <w:rPr>
                      <w:rtl w:val="0"/>
                    </w:rPr>
                    <w:t xml:space="preserve">​​Emotion-Focused Coping involves managing and regulating emotional responses to stressors rather than addressing the stressors themselves. This approach aims to reduce emotional distress and maintain emotional balance.</w:t>
                  </w:r>
                </w:p>
                <w:p w:rsidR="00000000" w:rsidDel="00000000" w:rsidP="00000000" w:rsidRDefault="00000000" w:rsidRPr="00000000" w14:paraId="0000133F">
                  <w:pPr>
                    <w:numPr>
                      <w:ilvl w:val="1"/>
                      <w:numId w:val="287"/>
                    </w:numPr>
                    <w:spacing w:after="0" w:afterAutospacing="0" w:before="240" w:lineRule="auto"/>
                    <w:ind w:left="1440" w:hanging="360"/>
                    <w:rPr>
                      <w:b w:val="1"/>
                      <w:bCs w:val="1"/>
                    </w:rPr>
                  </w:pPr>
                  <w:r w:rsidDel="00000000" w:rsidR="00000000" w:rsidRPr="00000000">
                    <w:rPr>
                      <w:b w:val="1"/>
                      <w:bCs w:val="1"/>
                      <w:rtl w:val="0"/>
                    </w:rPr>
                    <w:t xml:space="preserve">Theoretical Basis</w:t>
                  </w:r>
                </w:p>
                <w:p w:rsidR="00000000" w:rsidDel="00000000" w:rsidP="00000000" w:rsidRDefault="00000000" w:rsidRPr="00000000" w14:paraId="00001340">
                  <w:pPr>
                    <w:numPr>
                      <w:ilvl w:val="2"/>
                      <w:numId w:val="287"/>
                    </w:numPr>
                    <w:spacing w:after="0" w:afterAutospacing="0" w:before="0" w:beforeAutospacing="0" w:lineRule="auto"/>
                    <w:ind w:left="2160" w:hanging="360"/>
                  </w:pPr>
                  <w:r w:rsidDel="00000000" w:rsidR="00000000" w:rsidRPr="00000000">
                    <w:rPr>
                      <w:b w:val="1"/>
                      <w:bCs w:val="1"/>
                      <w:rtl w:val="0"/>
                    </w:rPr>
                    <w:t xml:space="preserve">Emotion Regulation Theory (Gross, 1998)</w:t>
                  </w:r>
                  <w:r w:rsidDel="00000000" w:rsidR="00000000" w:rsidRPr="00000000">
                    <w:rPr>
                      <w:rtl w:val="0"/>
                    </w:rPr>
                    <w:t xml:space="preserve">: James Gross developed this theory to explore how individuals influence their emotions, including how they experience and express them. Strategies like reappraisal (changing the way one thinks about a situation) and suppression (inhibiting emotional expression) are central to this theory.</w:t>
                  </w:r>
                </w:p>
                <w:p w:rsidR="00000000" w:rsidDel="00000000" w:rsidP="00000000" w:rsidRDefault="00000000" w:rsidRPr="00000000" w14:paraId="00001341">
                  <w:pPr>
                    <w:numPr>
                      <w:ilvl w:val="2"/>
                      <w:numId w:val="287"/>
                    </w:numPr>
                    <w:spacing w:after="0" w:afterAutospacing="0" w:before="0" w:beforeAutospacing="0" w:lineRule="auto"/>
                    <w:ind w:left="2160" w:hanging="360"/>
                  </w:pPr>
                  <w:r w:rsidDel="00000000" w:rsidR="00000000" w:rsidRPr="00000000">
                    <w:rPr>
                      <w:b w:val="1"/>
                      <w:bCs w:val="1"/>
                      <w:rtl w:val="0"/>
                    </w:rPr>
                    <w:t xml:space="preserve">Attachment Theory (Bowlby, 1969)</w:t>
                  </w:r>
                  <w:r w:rsidDel="00000000" w:rsidR="00000000" w:rsidRPr="00000000">
                    <w:rPr>
                      <w:rtl w:val="0"/>
                    </w:rPr>
                    <w:t xml:space="preserve">: John Bowlby’s theory emphasizes the importance of secure emotional bonds formed in early life, which influence emotional regulation and social relationships throughout adulthood. Securely attached individuals are more likely to engage in healthy emotion-focused coping by seeking social support.</w:t>
                  </w:r>
                </w:p>
                <w:p w:rsidR="00000000" w:rsidDel="00000000" w:rsidP="00000000" w:rsidRDefault="00000000" w:rsidRPr="00000000" w14:paraId="00001342">
                  <w:pPr>
                    <w:numPr>
                      <w:ilvl w:val="1"/>
                      <w:numId w:val="287"/>
                    </w:numPr>
                    <w:spacing w:after="240" w:before="0" w:beforeAutospacing="0" w:lineRule="auto"/>
                    <w:ind w:left="1440" w:hanging="360"/>
                    <w:rPr>
                      <w:b w:val="1"/>
                      <w:bCs w:val="1"/>
                    </w:rPr>
                  </w:pPr>
                  <w:r w:rsidDel="00000000" w:rsidR="00000000" w:rsidRPr="00000000">
                    <w:rPr>
                      <w:b w:val="1"/>
                      <w:bCs w:val="1"/>
                      <w:rtl w:val="0"/>
                    </w:rPr>
                    <w:t xml:space="preserve">Application to Climate Emotions</w:t>
                  </w:r>
                </w:p>
                <w:p w:rsidR="00000000" w:rsidDel="00000000" w:rsidP="00000000" w:rsidRDefault="00000000" w:rsidRPr="00000000" w14:paraId="00001343">
                  <w:pPr>
                    <w:spacing w:after="240" w:before="240" w:lineRule="auto"/>
                    <w:ind w:left="2160" w:firstLine="0"/>
                    <w:rPr/>
                  </w:pPr>
                  <w:r w:rsidDel="00000000" w:rsidR="00000000" w:rsidRPr="00000000">
                    <w:rPr>
                      <w:rtl w:val="0"/>
                    </w:rPr>
                    <w:t xml:space="preserve">Emotion-focused coping strategies help individuals manage the emotional distress caused by climate change, especially when direct action is limited or overwhelming.</w:t>
                  </w:r>
                  <w:commentRangeStart w:id="260"/>
                  <w:r w:rsidDel="00000000" w:rsidR="00000000" w:rsidRPr="00000000">
                    <w:rPr>
                      <w:rtl w:val="0"/>
                    </w:rPr>
                  </w:r>
                </w:p>
                <w:p w:rsidR="00000000" w:rsidDel="00000000" w:rsidP="00000000" w:rsidRDefault="00000000" w:rsidRPr="00000000" w14:paraId="00001344">
                  <w:pPr>
                    <w:numPr>
                      <w:ilvl w:val="1"/>
                      <w:numId w:val="287"/>
                    </w:numPr>
                    <w:spacing w:after="0" w:afterAutospacing="0" w:before="240" w:lineRule="auto"/>
                    <w:ind w:left="1440" w:hanging="360"/>
                    <w:rPr>
                      <w:b w:val="1"/>
                      <w:bCs w:val="1"/>
                    </w:rPr>
                  </w:pPr>
                  <w:commentRangeEnd w:id="260"/>
                  <w:r w:rsidDel="00000000" w:rsidR="00000000" w:rsidRPr="00000000">
                    <w:commentReference w:id="260"/>
                  </w:r>
                  <w:r w:rsidDel="00000000" w:rsidR="00000000" w:rsidRPr="00000000">
                    <w:rPr>
                      <w:b w:val="1"/>
                      <w:bCs w:val="1"/>
                      <w:rtl w:val="0"/>
                    </w:rPr>
                    <w:t xml:space="preserve">Examples</w:t>
                  </w:r>
                </w:p>
                <w:p w:rsidR="00000000" w:rsidDel="00000000" w:rsidP="00000000" w:rsidRDefault="00000000" w:rsidRPr="00000000" w14:paraId="00001345">
                  <w:pPr>
                    <w:numPr>
                      <w:ilvl w:val="2"/>
                      <w:numId w:val="287"/>
                    </w:numPr>
                    <w:spacing w:after="0" w:afterAutospacing="0" w:before="0" w:beforeAutospacing="0" w:lineRule="auto"/>
                    <w:ind w:left="2160" w:hanging="360"/>
                  </w:pPr>
                  <w:r w:rsidDel="00000000" w:rsidR="00000000" w:rsidRPr="00000000">
                    <w:rPr>
                      <w:b w:val="1"/>
                      <w:bCs w:val="1"/>
                      <w:rtl w:val="0"/>
                    </w:rPr>
                    <w:t xml:space="preserve">Seeking Social Support</w:t>
                  </w:r>
                  <w:r w:rsidDel="00000000" w:rsidR="00000000" w:rsidRPr="00000000">
                    <w:rPr>
                      <w:rtl w:val="0"/>
                    </w:rPr>
                    <w:t xml:space="preserve">: Talking to friends, family, or support groups about climate concerns to alleviate feelings of isolation and anxiety.</w:t>
                  </w:r>
                  <w:commentRangeStart w:id="261"/>
                  <w:r w:rsidDel="00000000" w:rsidR="00000000" w:rsidRPr="00000000">
                    <w:rPr>
                      <w:rtl w:val="0"/>
                    </w:rPr>
                  </w:r>
                </w:p>
                <w:p w:rsidR="00000000" w:rsidDel="00000000" w:rsidP="00000000" w:rsidRDefault="00000000" w:rsidRPr="00000000" w14:paraId="00001346">
                  <w:pPr>
                    <w:numPr>
                      <w:ilvl w:val="2"/>
                      <w:numId w:val="287"/>
                    </w:numPr>
                    <w:spacing w:after="0" w:afterAutospacing="0" w:before="0" w:beforeAutospacing="0" w:lineRule="auto"/>
                    <w:ind w:left="2160" w:hanging="360"/>
                  </w:pPr>
                  <w:commentRangeEnd w:id="261"/>
                  <w:r w:rsidDel="00000000" w:rsidR="00000000" w:rsidRPr="00000000">
                    <w:commentReference w:id="261"/>
                  </w:r>
                  <w:r w:rsidDel="00000000" w:rsidR="00000000" w:rsidRPr="00000000">
                    <w:rPr>
                      <w:b w:val="1"/>
                      <w:bCs w:val="1"/>
                      <w:rtl w:val="0"/>
                    </w:rPr>
                    <w:t xml:space="preserve">Practicing Mindfulness and Relaxation Techniques</w:t>
                  </w:r>
                  <w:r w:rsidDel="00000000" w:rsidR="00000000" w:rsidRPr="00000000">
                    <w:rPr>
                      <w:rtl w:val="0"/>
                    </w:rPr>
                    <w:t xml:space="preserve">: Engaging in meditation, </w:t>
                  </w:r>
                  <w:commentRangeStart w:id="262"/>
                  <w:r w:rsidDel="00000000" w:rsidR="00000000" w:rsidRPr="00000000">
                    <w:rPr>
                      <w:rtl w:val="0"/>
                    </w:rPr>
                    <w:t xml:space="preserve">yoga, </w:t>
                  </w:r>
                  <w:commentRangeEnd w:id="262"/>
                  <w:r w:rsidDel="00000000" w:rsidR="00000000" w:rsidRPr="00000000">
                    <w:commentReference w:id="262"/>
                  </w:r>
                  <w:r w:rsidDel="00000000" w:rsidR="00000000" w:rsidRPr="00000000">
                    <w:rPr>
                      <w:rtl w:val="0"/>
                    </w:rPr>
                    <w:t xml:space="preserve">deep-breathing exercises, or other relaxation practices to manage anxiety and stress</w:t>
                  </w:r>
                  <w:commentRangeStart w:id="263"/>
                  <w:r w:rsidDel="00000000" w:rsidR="00000000" w:rsidRPr="00000000">
                    <w:rPr>
                      <w:rtl w:val="0"/>
                    </w:rPr>
                    <w:t xml:space="preserve">.</w:t>
                  </w:r>
                  <w:commentRangeEnd w:id="263"/>
                  <w:r w:rsidDel="00000000" w:rsidR="00000000" w:rsidRPr="00000000">
                    <w:commentReference w:id="263"/>
                  </w:r>
                  <w:r w:rsidDel="00000000" w:rsidR="00000000" w:rsidRPr="00000000">
                    <w:rPr>
                      <w:rtl w:val="0"/>
                    </w:rPr>
                  </w:r>
                </w:p>
                <w:p w:rsidR="00000000" w:rsidDel="00000000" w:rsidP="00000000" w:rsidRDefault="00000000" w:rsidRPr="00000000" w14:paraId="00001347">
                  <w:pPr>
                    <w:numPr>
                      <w:ilvl w:val="2"/>
                      <w:numId w:val="287"/>
                    </w:numPr>
                    <w:spacing w:after="0" w:afterAutospacing="0" w:before="0" w:beforeAutospacing="0" w:lineRule="auto"/>
                    <w:ind w:left="2160" w:hanging="360"/>
                  </w:pPr>
                  <w:r w:rsidDel="00000000" w:rsidR="00000000" w:rsidRPr="00000000">
                    <w:rPr>
                      <w:b w:val="1"/>
                      <w:bCs w:val="1"/>
                      <w:rtl w:val="0"/>
                    </w:rPr>
                    <w:t xml:space="preserve">Expressive </w:t>
                  </w:r>
                  <w:ins w:author="Ashley Stoltz" w:id="393" w:date="2025-12-15T06:22:01Z">
                    <w:r w:rsidDel="00000000" w:rsidR="00000000" w:rsidRPr="00000000">
                      <w:rPr>
                        <w:b w:val="1"/>
                        <w:bCs w:val="1"/>
                        <w:rtl w:val="0"/>
                      </w:rPr>
                      <w:t xml:space="preserve">Creativity</w:t>
                    </w:r>
                  </w:ins>
                  <w:del w:author="Ashley Stoltz" w:id="393" w:date="2025-12-15T06:22:01Z">
                    <w:r w:rsidDel="00000000" w:rsidR="00000000" w:rsidRPr="00000000">
                      <w:rPr>
                        <w:b w:val="1"/>
                        <w:bCs w:val="1"/>
                        <w:rtl w:val="0"/>
                      </w:rPr>
                      <w:delText xml:space="preserve">Writing or Art</w:delText>
                    </w:r>
                  </w:del>
                  <w:r w:rsidDel="00000000" w:rsidR="00000000" w:rsidRPr="00000000">
                    <w:rPr>
                      <w:rtl w:val="0"/>
                    </w:rPr>
                    <w:t xml:space="preserve">: Using creative outlets</w:t>
                  </w:r>
                  <w:ins w:author="Claire Perry" w:id="394" w:date="2025-11-25T22:11:30Z">
                    <w:r w:rsidDel="00000000" w:rsidR="00000000" w:rsidRPr="00000000">
                      <w:rPr>
                        <w:rtl w:val="0"/>
                      </w:rPr>
                      <w:t xml:space="preserve"> (e.g. journaling, drawing, painting</w:t>
                    </w:r>
                  </w:ins>
                  <w:ins w:author="Ashley Stoltz" w:id="395" w:date="2025-12-15T06:25:09Z">
                    <w:r w:rsidDel="00000000" w:rsidR="00000000" w:rsidRPr="00000000">
                      <w:rPr>
                        <w:rtl w:val="0"/>
                      </w:rPr>
                      <w:t xml:space="preserve">, dancing, making music, photography</w:t>
                    </w:r>
                  </w:ins>
                  <w:ins w:author="Claire Perry" w:id="394" w:date="2025-11-25T22:11:30Z">
                    <w:r w:rsidDel="00000000" w:rsidR="00000000" w:rsidRPr="00000000">
                      <w:rPr>
                        <w:rtl w:val="0"/>
                      </w:rPr>
                      <w:t xml:space="preserve">)</w:t>
                    </w:r>
                  </w:ins>
                  <w:r w:rsidDel="00000000" w:rsidR="00000000" w:rsidRPr="00000000">
                    <w:rPr>
                      <w:rtl w:val="0"/>
                    </w:rPr>
                    <w:t xml:space="preserve"> to process and express emotions related to climate change</w:t>
                  </w:r>
                  <w:commentRangeStart w:id="264"/>
                  <w:r w:rsidDel="00000000" w:rsidR="00000000" w:rsidRPr="00000000">
                    <w:rPr>
                      <w:rtl w:val="0"/>
                    </w:rPr>
                    <w:t xml:space="preserve">.</w:t>
                  </w:r>
                  <w:commentRangeEnd w:id="264"/>
                  <w:r w:rsidDel="00000000" w:rsidR="00000000" w:rsidRPr="00000000">
                    <w:commentReference w:id="264"/>
                  </w:r>
                  <w:r w:rsidDel="00000000" w:rsidR="00000000" w:rsidRPr="00000000">
                    <w:rPr>
                      <w:rtl w:val="0"/>
                    </w:rPr>
                  </w:r>
                </w:p>
                <w:p w:rsidR="00000000" w:rsidDel="00000000" w:rsidP="00000000" w:rsidRDefault="00000000" w:rsidRPr="00000000" w14:paraId="00001348">
                  <w:pPr>
                    <w:numPr>
                      <w:ilvl w:val="1"/>
                      <w:numId w:val="287"/>
                    </w:numPr>
                    <w:spacing w:after="0" w:afterAutospacing="0" w:before="0" w:beforeAutospacing="0" w:lineRule="auto"/>
                    <w:ind w:left="1440" w:hanging="360"/>
                    <w:rPr>
                      <w:b w:val="1"/>
                      <w:bCs w:val="1"/>
                    </w:rPr>
                  </w:pPr>
                  <w:r w:rsidDel="00000000" w:rsidR="00000000" w:rsidRPr="00000000">
                    <w:rPr>
                      <w:b w:val="1"/>
                      <w:bCs w:val="1"/>
                      <w:rtl w:val="0"/>
                    </w:rPr>
                    <w:t xml:space="preserve">Effectiveness</w:t>
                  </w:r>
                </w:p>
                <w:p w:rsidR="00000000" w:rsidDel="00000000" w:rsidP="00000000" w:rsidRDefault="00000000" w:rsidRPr="00000000" w14:paraId="00001349">
                  <w:pPr>
                    <w:numPr>
                      <w:ilvl w:val="2"/>
                      <w:numId w:val="287"/>
                    </w:numPr>
                    <w:spacing w:after="0" w:afterAutospacing="0" w:before="0" w:beforeAutospacing="0" w:lineRule="auto"/>
                    <w:ind w:left="2160" w:hanging="360"/>
                  </w:pPr>
                  <w:r w:rsidDel="00000000" w:rsidR="00000000" w:rsidRPr="00000000">
                    <w:rPr>
                      <w:b w:val="1"/>
                      <w:bCs w:val="1"/>
                      <w:rtl w:val="0"/>
                    </w:rPr>
                    <w:t xml:space="preserve">Most Effective For</w:t>
                  </w:r>
                  <w:r w:rsidDel="00000000" w:rsidR="00000000" w:rsidRPr="00000000">
                    <w:rPr>
                      <w:rtl w:val="0"/>
                    </w:rPr>
                    <w:t xml:space="preserve">: Uncontrollable stressors where direct action is limited or impossible.</w:t>
                  </w:r>
                </w:p>
                <w:p w:rsidR="00000000" w:rsidDel="00000000" w:rsidP="00000000" w:rsidRDefault="00000000" w:rsidRPr="00000000" w14:paraId="0000134A">
                  <w:pPr>
                    <w:numPr>
                      <w:ilvl w:val="2"/>
                      <w:numId w:val="287"/>
                    </w:numPr>
                    <w:spacing w:after="0" w:afterAutospacing="0" w:before="0" w:beforeAutospacing="0" w:lineRule="auto"/>
                    <w:ind w:left="216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134B">
                  <w:pPr>
                    <w:numPr>
                      <w:ilvl w:val="3"/>
                      <w:numId w:val="287"/>
                    </w:numPr>
                    <w:spacing w:after="0" w:afterAutospacing="0" w:before="0" w:beforeAutospacing="0" w:lineRule="auto"/>
                    <w:ind w:left="2880" w:hanging="360"/>
                  </w:pPr>
                  <w:r w:rsidDel="00000000" w:rsidR="00000000" w:rsidRPr="00000000">
                    <w:rPr>
                      <w:b w:val="1"/>
                      <w:bCs w:val="1"/>
                      <w:rtl w:val="0"/>
                    </w:rPr>
                    <w:t xml:space="preserve">Reduces Immediate Emotional Distress</w:t>
                  </w:r>
                  <w:r w:rsidDel="00000000" w:rsidR="00000000" w:rsidRPr="00000000">
                    <w:rPr>
                      <w:rtl w:val="0"/>
                    </w:rPr>
                    <w:t xml:space="preserve">: Helps </w:t>
                  </w:r>
                  <w:commentRangeStart w:id="265"/>
                  <w:r w:rsidDel="00000000" w:rsidR="00000000" w:rsidRPr="00000000">
                    <w:rPr>
                      <w:rtl w:val="0"/>
                    </w:rPr>
                    <w:t xml:space="preserve">manage </w:t>
                  </w:r>
                  <w:commentRangeEnd w:id="265"/>
                  <w:r w:rsidDel="00000000" w:rsidR="00000000" w:rsidRPr="00000000">
                    <w:commentReference w:id="265"/>
                  </w:r>
                  <w:r w:rsidDel="00000000" w:rsidR="00000000" w:rsidRPr="00000000">
                    <w:rPr>
                      <w:rtl w:val="0"/>
                    </w:rPr>
                    <w:t xml:space="preserve">feelings of fear, anger, and anxiety, preventing emotional overwhelm.</w:t>
                  </w:r>
                </w:p>
                <w:p w:rsidR="00000000" w:rsidDel="00000000" w:rsidP="00000000" w:rsidRDefault="00000000" w:rsidRPr="00000000" w14:paraId="0000134C">
                  <w:pPr>
                    <w:numPr>
                      <w:ilvl w:val="3"/>
                      <w:numId w:val="287"/>
                    </w:numPr>
                    <w:spacing w:after="0" w:afterAutospacing="0" w:before="0" w:beforeAutospacing="0" w:lineRule="auto"/>
                    <w:ind w:left="2880" w:hanging="360"/>
                  </w:pPr>
                  <w:r w:rsidDel="00000000" w:rsidR="00000000" w:rsidRPr="00000000">
                    <w:rPr>
                      <w:b w:val="1"/>
                      <w:bCs w:val="1"/>
                      <w:rtl w:val="0"/>
                    </w:rPr>
                    <w:t xml:space="preserve">Prevents Burnout</w:t>
                  </w:r>
                  <w:r w:rsidDel="00000000" w:rsidR="00000000" w:rsidRPr="00000000">
                    <w:rPr>
                      <w:rtl w:val="0"/>
                    </w:rPr>
                    <w:t xml:space="preserve">: By managing emotions effectively, individuals are less likely to experience burnout from chronic stress.</w:t>
                  </w:r>
                </w:p>
                <w:p w:rsidR="00000000" w:rsidDel="00000000" w:rsidP="00000000" w:rsidRDefault="00000000" w:rsidRPr="00000000" w14:paraId="0000134D">
                  <w:pPr>
                    <w:numPr>
                      <w:ilvl w:val="2"/>
                      <w:numId w:val="287"/>
                    </w:numPr>
                    <w:spacing w:after="0" w:afterAutospacing="0" w:before="0" w:beforeAutospacing="0" w:lineRule="auto"/>
                    <w:ind w:left="2160" w:hanging="360"/>
                  </w:pPr>
                  <w:r w:rsidDel="00000000" w:rsidR="00000000" w:rsidRPr="00000000">
                    <w:rPr>
                      <w:b w:val="1"/>
                      <w:bCs w:val="1"/>
                      <w:rtl w:val="0"/>
                    </w:rPr>
                    <w:t xml:space="preserve">Potential Limitations</w:t>
                  </w:r>
                  <w:r w:rsidDel="00000000" w:rsidR="00000000" w:rsidRPr="00000000">
                    <w:rPr>
                      <w:rtl w:val="0"/>
                    </w:rPr>
                    <w:t xml:space="preserve">:</w:t>
                  </w:r>
                </w:p>
                <w:p w:rsidR="00000000" w:rsidDel="00000000" w:rsidP="00000000" w:rsidRDefault="00000000" w:rsidRPr="00000000" w14:paraId="0000134E">
                  <w:pPr>
                    <w:numPr>
                      <w:ilvl w:val="3"/>
                      <w:numId w:val="287"/>
                    </w:numPr>
                    <w:spacing w:after="0" w:afterAutospacing="0" w:before="0" w:beforeAutospacing="0" w:lineRule="auto"/>
                    <w:ind w:left="2880" w:hanging="360"/>
                  </w:pPr>
                  <w:commentRangeStart w:id="266"/>
                  <w:commentRangeStart w:id="267"/>
                  <w:commentRangeStart w:id="268"/>
                  <w:r w:rsidDel="00000000" w:rsidR="00000000" w:rsidRPr="00000000">
                    <w:rPr>
                      <w:b w:val="1"/>
                      <w:bCs w:val="1"/>
                      <w:rtl w:val="0"/>
                    </w:rPr>
                    <w:t xml:space="preserve">Maladaptive When Overused</w:t>
                  </w:r>
                  <w:r w:rsidDel="00000000" w:rsidR="00000000" w:rsidRPr="00000000">
                    <w:rPr>
                      <w:rtl w:val="0"/>
                    </w:rPr>
                    <w:t xml:space="preserve">: Strategies like suppression or avoidance can lead to bottled-up distress, increased anxiety, depression, and hindered ability to take effective action over time.</w:t>
                  </w:r>
                  <w:commentRangeEnd w:id="266"/>
                  <w:r w:rsidDel="00000000" w:rsidR="00000000" w:rsidRPr="00000000">
                    <w:commentReference w:id="266"/>
                  </w:r>
                  <w:commentRangeEnd w:id="267"/>
                  <w:r w:rsidDel="00000000" w:rsidR="00000000" w:rsidRPr="00000000">
                    <w:commentReference w:id="267"/>
                  </w:r>
                  <w:commentRangeEnd w:id="268"/>
                  <w:r w:rsidDel="00000000" w:rsidR="00000000" w:rsidRPr="00000000">
                    <w:commentReference w:id="268"/>
                  </w:r>
                  <w:r w:rsidDel="00000000" w:rsidR="00000000" w:rsidRPr="00000000">
                    <w:rPr>
                      <w:rtl w:val="0"/>
                    </w:rPr>
                  </w:r>
                </w:p>
                <w:p w:rsidR="00000000" w:rsidDel="00000000" w:rsidP="00000000" w:rsidRDefault="00000000" w:rsidRPr="00000000" w14:paraId="0000134F">
                  <w:pPr>
                    <w:numPr>
                      <w:ilvl w:val="0"/>
                      <w:numId w:val="287"/>
                    </w:numPr>
                    <w:spacing w:after="240" w:before="0" w:beforeAutospacing="0" w:lineRule="auto"/>
                    <w:ind w:left="720" w:hanging="360"/>
                    <w:rPr>
                      <w:b w:val="1"/>
                      <w:bCs w:val="1"/>
                    </w:rPr>
                  </w:pPr>
                  <w:r w:rsidDel="00000000" w:rsidR="00000000" w:rsidRPr="00000000">
                    <w:rPr>
                      <w:b w:val="1"/>
                      <w:bCs w:val="1"/>
                      <w:rtl w:val="0"/>
                    </w:rPr>
                    <w:t xml:space="preserve">Meaning-Focused Coping</w:t>
                  </w:r>
                </w:p>
                <w:p w:rsidR="00000000" w:rsidDel="00000000" w:rsidP="00000000" w:rsidRDefault="00000000" w:rsidRPr="00000000" w14:paraId="00001350">
                  <w:pPr>
                    <w:spacing w:after="240" w:before="240" w:lineRule="auto"/>
                    <w:ind w:left="720" w:firstLine="0"/>
                    <w:rPr/>
                  </w:pPr>
                  <w:r w:rsidDel="00000000" w:rsidR="00000000" w:rsidRPr="00000000">
                    <w:rPr>
                      <w:rtl w:val="0"/>
                    </w:rPr>
                    <w:t xml:space="preserve">Meaning-Focused Coping involves deriving meaning, purpose, or </w:t>
                  </w:r>
                  <w:commentRangeStart w:id="269"/>
                  <w:r w:rsidDel="00000000" w:rsidR="00000000" w:rsidRPr="00000000">
                    <w:rPr>
                      <w:rtl w:val="0"/>
                    </w:rPr>
                    <w:t xml:space="preserve">personal </w:t>
                  </w:r>
                  <w:commentRangeEnd w:id="269"/>
                  <w:r w:rsidDel="00000000" w:rsidR="00000000" w:rsidRPr="00000000">
                    <w:commentReference w:id="269"/>
                  </w:r>
                  <w:r w:rsidDel="00000000" w:rsidR="00000000" w:rsidRPr="00000000">
                    <w:rPr>
                      <w:rtl w:val="0"/>
                    </w:rPr>
                    <w:t xml:space="preserve">growth from stressful or challenging situations. This approach helps individuals find significance in their experiences, fostering resilience and sustained motivation despite ongoing challenges.</w:t>
                  </w:r>
                </w:p>
                <w:p w:rsidR="00000000" w:rsidDel="00000000" w:rsidP="00000000" w:rsidRDefault="00000000" w:rsidRPr="00000000" w14:paraId="00001351">
                  <w:pPr>
                    <w:numPr>
                      <w:ilvl w:val="1"/>
                      <w:numId w:val="287"/>
                    </w:numPr>
                    <w:spacing w:after="0" w:afterAutospacing="0" w:before="240" w:lineRule="auto"/>
                    <w:ind w:left="1440" w:hanging="360"/>
                    <w:rPr>
                      <w:b w:val="1"/>
                      <w:bCs w:val="1"/>
                    </w:rPr>
                  </w:pPr>
                  <w:r w:rsidDel="00000000" w:rsidR="00000000" w:rsidRPr="00000000">
                    <w:rPr>
                      <w:b w:val="1"/>
                      <w:bCs w:val="1"/>
                      <w:rtl w:val="0"/>
                    </w:rPr>
                    <w:t xml:space="preserve">Theoretical Basis</w:t>
                  </w:r>
                </w:p>
                <w:p w:rsidR="00000000" w:rsidDel="00000000" w:rsidP="00000000" w:rsidRDefault="00000000" w:rsidRPr="00000000" w14:paraId="00001352">
                  <w:pPr>
                    <w:numPr>
                      <w:ilvl w:val="2"/>
                      <w:numId w:val="287"/>
                    </w:numPr>
                    <w:spacing w:after="0" w:afterAutospacing="0" w:before="0" w:beforeAutospacing="0" w:lineRule="auto"/>
                    <w:ind w:left="2160" w:hanging="360"/>
                  </w:pPr>
                  <w:r w:rsidDel="00000000" w:rsidR="00000000" w:rsidRPr="00000000">
                    <w:rPr>
                      <w:b w:val="1"/>
                      <w:bCs w:val="1"/>
                      <w:rtl w:val="0"/>
                    </w:rPr>
                    <w:t xml:space="preserve">Positive Psychology (Seligman, 2000)</w:t>
                  </w:r>
                  <w:r w:rsidDel="00000000" w:rsidR="00000000" w:rsidRPr="00000000">
                    <w:rPr>
                      <w:rtl w:val="0"/>
                    </w:rPr>
                    <w:t xml:space="preserve">: Martin Seligman’s work emphasizes the role of positive emotions, strengths, and virtues in enhancing psychological well-being. Finding meaning and purpose is crucial for maintaining mental health.</w:t>
                  </w:r>
                </w:p>
                <w:p w:rsidR="00000000" w:rsidDel="00000000" w:rsidP="00000000" w:rsidRDefault="00000000" w:rsidRPr="00000000" w14:paraId="00001353">
                  <w:pPr>
                    <w:numPr>
                      <w:ilvl w:val="2"/>
                      <w:numId w:val="287"/>
                    </w:numPr>
                    <w:spacing w:after="0" w:afterAutospacing="0" w:before="0" w:beforeAutospacing="0" w:lineRule="auto"/>
                    <w:ind w:left="2160" w:hanging="360"/>
                  </w:pPr>
                  <w:r w:rsidDel="00000000" w:rsidR="00000000" w:rsidRPr="00000000">
                    <w:rPr>
                      <w:b w:val="1"/>
                      <w:bCs w:val="1"/>
                      <w:rtl w:val="0"/>
                    </w:rPr>
                    <w:t xml:space="preserve">Conservation of Resources Theory (Hobfoll, 1989)</w:t>
                  </w:r>
                  <w:r w:rsidDel="00000000" w:rsidR="00000000" w:rsidRPr="00000000">
                    <w:rPr>
                      <w:rtl w:val="0"/>
                    </w:rPr>
                    <w:t xml:space="preserve">: This theory posits that individuals strive to obtain, retain, and protect their resources. Meaning-making helps replenish psychological resources in the face of loss or stress.</w:t>
                  </w:r>
                </w:p>
                <w:p w:rsidR="00000000" w:rsidDel="00000000" w:rsidP="00000000" w:rsidRDefault="00000000" w:rsidRPr="00000000" w14:paraId="00001354">
                  <w:pPr>
                    <w:numPr>
                      <w:ilvl w:val="1"/>
                      <w:numId w:val="287"/>
                    </w:numPr>
                    <w:spacing w:after="240" w:before="0" w:beforeAutospacing="0" w:lineRule="auto"/>
                    <w:ind w:left="1440" w:hanging="360"/>
                    <w:rPr>
                      <w:b w:val="1"/>
                      <w:bCs w:val="1"/>
                    </w:rPr>
                  </w:pPr>
                  <w:r w:rsidDel="00000000" w:rsidR="00000000" w:rsidRPr="00000000">
                    <w:rPr>
                      <w:b w:val="1"/>
                      <w:bCs w:val="1"/>
                      <w:rtl w:val="0"/>
                    </w:rPr>
                    <w:t xml:space="preserve">Application to Climate Emotions</w:t>
                  </w:r>
                </w:p>
                <w:p w:rsidR="00000000" w:rsidDel="00000000" w:rsidP="00000000" w:rsidRDefault="00000000" w:rsidRPr="00000000" w14:paraId="00001355">
                  <w:pPr>
                    <w:spacing w:after="240" w:before="240" w:lineRule="auto"/>
                    <w:ind w:left="2160" w:firstLine="0"/>
                    <w:rPr/>
                  </w:pPr>
                  <w:r w:rsidDel="00000000" w:rsidR="00000000" w:rsidRPr="00000000">
                    <w:rPr>
                      <w:rtl w:val="0"/>
                    </w:rPr>
                    <w:t xml:space="preserve">Meaning-focused coping helps individuals transform their emotional responses to climate change into purposeful actions, maintaining hope and motivation even when facing daunting challenges.</w:t>
                  </w:r>
                </w:p>
                <w:p w:rsidR="00000000" w:rsidDel="00000000" w:rsidP="00000000" w:rsidRDefault="00000000" w:rsidRPr="00000000" w14:paraId="00001356">
                  <w:pPr>
                    <w:numPr>
                      <w:ilvl w:val="1"/>
                      <w:numId w:val="287"/>
                    </w:numPr>
                    <w:spacing w:after="0" w:afterAutospacing="0" w:before="240" w:lineRule="auto"/>
                    <w:ind w:left="144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1357">
                  <w:pPr>
                    <w:numPr>
                      <w:ilvl w:val="2"/>
                      <w:numId w:val="287"/>
                    </w:numPr>
                    <w:spacing w:after="0" w:afterAutospacing="0" w:before="0" w:beforeAutospacing="0" w:lineRule="auto"/>
                    <w:ind w:left="2160" w:hanging="360"/>
                  </w:pPr>
                  <w:r w:rsidDel="00000000" w:rsidR="00000000" w:rsidRPr="00000000">
                    <w:rPr>
                      <w:b w:val="1"/>
                      <w:bCs w:val="1"/>
                      <w:rtl w:val="0"/>
                    </w:rPr>
                    <w:t xml:space="preserve">Reframing Activism</w:t>
                  </w:r>
                  <w:r w:rsidDel="00000000" w:rsidR="00000000" w:rsidRPr="00000000">
                    <w:rPr>
                      <w:rtl w:val="0"/>
                    </w:rPr>
                    <w:t xml:space="preserve">: Viewing participation in climate movements as a meaningful contribution to global sustainability and future generations.</w:t>
                  </w:r>
                </w:p>
                <w:p w:rsidR="00000000" w:rsidDel="00000000" w:rsidP="00000000" w:rsidRDefault="00000000" w:rsidRPr="00000000" w14:paraId="00001358">
                  <w:pPr>
                    <w:numPr>
                      <w:ilvl w:val="2"/>
                      <w:numId w:val="287"/>
                    </w:numPr>
                    <w:spacing w:after="0" w:afterAutospacing="0" w:before="0" w:beforeAutospacing="0" w:lineRule="auto"/>
                    <w:ind w:left="2160" w:hanging="360"/>
                  </w:pPr>
                  <w:r w:rsidDel="00000000" w:rsidR="00000000" w:rsidRPr="00000000">
                    <w:rPr>
                      <w:b w:val="1"/>
                      <w:bCs w:val="1"/>
                      <w:rtl w:val="0"/>
                    </w:rPr>
                    <w:t xml:space="preserve">Finding Purpose in Community Efforts</w:t>
                  </w:r>
                  <w:r w:rsidDel="00000000" w:rsidR="00000000" w:rsidRPr="00000000">
                    <w:rPr>
                      <w:rtl w:val="0"/>
                    </w:rPr>
                    <w:t xml:space="preserve">: Engaging in local environmental projects that align with personal values and provide a sense of accomplishment and belonging.</w:t>
                  </w:r>
                  <w:commentRangeStart w:id="270"/>
                  <w:r w:rsidDel="00000000" w:rsidR="00000000" w:rsidRPr="00000000">
                    <w:rPr>
                      <w:rtl w:val="0"/>
                    </w:rPr>
                  </w:r>
                </w:p>
                <w:p w:rsidR="00000000" w:rsidDel="00000000" w:rsidP="00000000" w:rsidRDefault="00000000" w:rsidRPr="00000000" w14:paraId="00001359">
                  <w:pPr>
                    <w:numPr>
                      <w:ilvl w:val="2"/>
                      <w:numId w:val="287"/>
                    </w:numPr>
                    <w:spacing w:after="0" w:afterAutospacing="0" w:before="0" w:beforeAutospacing="0" w:lineRule="auto"/>
                    <w:ind w:left="2160" w:hanging="360"/>
                  </w:pPr>
                  <w:commentRangeEnd w:id="270"/>
                  <w:r w:rsidDel="00000000" w:rsidR="00000000" w:rsidRPr="00000000">
                    <w:commentReference w:id="270"/>
                  </w:r>
                  <w:r w:rsidDel="00000000" w:rsidR="00000000" w:rsidRPr="00000000">
                    <w:rPr>
                      <w:b w:val="1"/>
                      <w:bCs w:val="1"/>
                      <w:rtl w:val="0"/>
                    </w:rPr>
                    <w:t xml:space="preserve">Storytelling and Advocacy</w:t>
                  </w:r>
                  <w:r w:rsidDel="00000000" w:rsidR="00000000" w:rsidRPr="00000000">
                    <w:rPr>
                      <w:rtl w:val="0"/>
                    </w:rPr>
                    <w:t xml:space="preserve">: Sharing personal climate stories to inspire others and create a sense of collective purpose</w:t>
                  </w:r>
                  <w:ins w:author="Ashley Stoltz" w:id="396" w:date="2025-12-15T06:31:43Z">
                    <w:r w:rsidDel="00000000" w:rsidR="00000000" w:rsidRPr="00000000">
                      <w:rPr>
                        <w:rtl w:val="0"/>
                      </w:rPr>
                      <w:t xml:space="preserve">, for example through </w:t>
                    </w:r>
                    <w:r w:rsidDel="00000000" w:rsidR="00000000" w:rsidRPr="00000000">
                      <w:fldChar w:fldCharType="begin"/>
                    </w:r>
                    <w:r w:rsidDel="00000000" w:rsidR="00000000" w:rsidRPr="00000000">
                      <w:instrText xml:space="preserve">HYPERLINK "https://ecolens.ca/"</w:instrText>
                    </w:r>
                    <w:r w:rsidDel="00000000" w:rsidR="00000000" w:rsidRPr="00000000">
                      <w:fldChar w:fldCharType="separate"/>
                    </w:r>
                    <w:r w:rsidDel="00000000" w:rsidR="00000000" w:rsidRPr="00000000">
                      <w:rPr>
                        <w:color w:val="1155cc"/>
                        <w:u w:val="single"/>
                        <w:rtl w:val="0"/>
                      </w:rPr>
                      <w:t xml:space="preserve">Eco Lens</w:t>
                    </w:r>
                    <w:r w:rsidDel="00000000" w:rsidR="00000000" w:rsidRPr="00000000">
                      <w:fldChar w:fldCharType="end"/>
                    </w:r>
                  </w:ins>
                  <w:del w:author="Ashley Stoltz" w:id="396" w:date="2025-12-15T06:31:43Z">
                    <w:r w:rsidDel="00000000" w:rsidR="00000000" w:rsidRPr="00000000">
                      <w:rPr>
                        <w:rtl w:val="0"/>
                      </w:rPr>
                      <w:delText xml:space="preserve">.</w:delText>
                    </w:r>
                  </w:del>
                  <w:r w:rsidDel="00000000" w:rsidR="00000000" w:rsidRPr="00000000">
                    <w:rPr>
                      <w:rtl w:val="0"/>
                    </w:rPr>
                  </w:r>
                </w:p>
                <w:p w:rsidR="00000000" w:rsidDel="00000000" w:rsidP="00000000" w:rsidRDefault="00000000" w:rsidRPr="00000000" w14:paraId="0000135A">
                  <w:pPr>
                    <w:numPr>
                      <w:ilvl w:val="1"/>
                      <w:numId w:val="287"/>
                    </w:numPr>
                    <w:spacing w:after="0" w:afterAutospacing="0" w:before="0" w:beforeAutospacing="0" w:lineRule="auto"/>
                    <w:ind w:left="1440" w:hanging="360"/>
                    <w:rPr>
                      <w:b w:val="1"/>
                      <w:bCs w:val="1"/>
                    </w:rPr>
                  </w:pPr>
                  <w:r w:rsidDel="00000000" w:rsidR="00000000" w:rsidRPr="00000000">
                    <w:rPr>
                      <w:b w:val="1"/>
                      <w:bCs w:val="1"/>
                      <w:rtl w:val="0"/>
                    </w:rPr>
                    <w:t xml:space="preserve">Effectiveness</w:t>
                  </w:r>
                </w:p>
                <w:p w:rsidR="00000000" w:rsidDel="00000000" w:rsidP="00000000" w:rsidRDefault="00000000" w:rsidRPr="00000000" w14:paraId="0000135B">
                  <w:pPr>
                    <w:numPr>
                      <w:ilvl w:val="2"/>
                      <w:numId w:val="287"/>
                    </w:numPr>
                    <w:spacing w:after="0" w:afterAutospacing="0" w:before="0" w:beforeAutospacing="0" w:lineRule="auto"/>
                    <w:ind w:left="2160" w:hanging="360"/>
                  </w:pPr>
                  <w:r w:rsidDel="00000000" w:rsidR="00000000" w:rsidRPr="00000000">
                    <w:rPr>
                      <w:b w:val="1"/>
                      <w:bCs w:val="1"/>
                      <w:rtl w:val="0"/>
                    </w:rPr>
                    <w:t xml:space="preserve">Most Effective For</w:t>
                  </w:r>
                  <w:r w:rsidDel="00000000" w:rsidR="00000000" w:rsidRPr="00000000">
                    <w:rPr>
                      <w:rtl w:val="0"/>
                    </w:rPr>
                    <w:t xml:space="preserve">: Chronic, long-term, or existential stressors where finding meaning can sustain motivation and resilience.</w:t>
                  </w:r>
                </w:p>
                <w:p w:rsidR="00000000" w:rsidDel="00000000" w:rsidP="00000000" w:rsidRDefault="00000000" w:rsidRPr="00000000" w14:paraId="0000135C">
                  <w:pPr>
                    <w:numPr>
                      <w:ilvl w:val="2"/>
                      <w:numId w:val="287"/>
                    </w:numPr>
                    <w:spacing w:after="0" w:afterAutospacing="0" w:before="0" w:beforeAutospacing="0" w:lineRule="auto"/>
                    <w:ind w:left="216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135D">
                  <w:pPr>
                    <w:numPr>
                      <w:ilvl w:val="3"/>
                      <w:numId w:val="287"/>
                    </w:numPr>
                    <w:spacing w:after="0" w:afterAutospacing="0" w:before="0" w:beforeAutospacing="0" w:lineRule="auto"/>
                    <w:ind w:left="2880" w:hanging="360"/>
                  </w:pPr>
                  <w:r w:rsidDel="00000000" w:rsidR="00000000" w:rsidRPr="00000000">
                    <w:rPr>
                      <w:b w:val="1"/>
                      <w:bCs w:val="1"/>
                      <w:rtl w:val="0"/>
                    </w:rPr>
                    <w:t xml:space="preserve">Enhances Hope and Resilience</w:t>
                  </w:r>
                  <w:r w:rsidDel="00000000" w:rsidR="00000000" w:rsidRPr="00000000">
                    <w:rPr>
                      <w:rtl w:val="0"/>
                    </w:rPr>
                    <w:t xml:space="preserve">: Finding purpose in climate action helps individuals maintain hope and stay committed to their efforts.</w:t>
                  </w:r>
                </w:p>
                <w:p w:rsidR="00000000" w:rsidDel="00000000" w:rsidP="00000000" w:rsidRDefault="00000000" w:rsidRPr="00000000" w14:paraId="0000135E">
                  <w:pPr>
                    <w:numPr>
                      <w:ilvl w:val="3"/>
                      <w:numId w:val="287"/>
                    </w:numPr>
                    <w:spacing w:after="0" w:afterAutospacing="0" w:before="0" w:beforeAutospacing="0" w:lineRule="auto"/>
                    <w:ind w:left="2880" w:hanging="360"/>
                  </w:pPr>
                  <w:r w:rsidDel="00000000" w:rsidR="00000000" w:rsidRPr="00000000">
                    <w:rPr>
                      <w:b w:val="1"/>
                      <w:bCs w:val="1"/>
                      <w:rtl w:val="0"/>
                    </w:rPr>
                    <w:t xml:space="preserve">Encourages Sustained Engagement</w:t>
                  </w:r>
                  <w:r w:rsidDel="00000000" w:rsidR="00000000" w:rsidRPr="00000000">
                    <w:rPr>
                      <w:rtl w:val="0"/>
                    </w:rPr>
                    <w:t xml:space="preserve">: Meaningful involvement in climate initiatives fosters long-term commitment and personal growth.</w:t>
                  </w:r>
                </w:p>
                <w:p w:rsidR="00000000" w:rsidDel="00000000" w:rsidP="00000000" w:rsidRDefault="00000000" w:rsidRPr="00000000" w14:paraId="0000135F">
                  <w:pPr>
                    <w:numPr>
                      <w:ilvl w:val="2"/>
                      <w:numId w:val="287"/>
                    </w:numPr>
                    <w:spacing w:after="0" w:afterAutospacing="0" w:before="0" w:beforeAutospacing="0" w:lineRule="auto"/>
                    <w:ind w:left="2160" w:hanging="360"/>
                  </w:pPr>
                  <w:r w:rsidDel="00000000" w:rsidR="00000000" w:rsidRPr="00000000">
                    <w:rPr>
                      <w:b w:val="1"/>
                      <w:bCs w:val="1"/>
                      <w:rtl w:val="0"/>
                    </w:rPr>
                    <w:t xml:space="preserve">Potential Limitations</w:t>
                  </w:r>
                  <w:r w:rsidDel="00000000" w:rsidR="00000000" w:rsidRPr="00000000">
                    <w:rPr>
                      <w:rtl w:val="0"/>
                    </w:rPr>
                    <w:t xml:space="preserve">:</w:t>
                  </w:r>
                </w:p>
                <w:p w:rsidR="00000000" w:rsidDel="00000000" w:rsidP="00000000" w:rsidRDefault="00000000" w:rsidRPr="00000000" w14:paraId="00001360">
                  <w:pPr>
                    <w:numPr>
                      <w:ilvl w:val="3"/>
                      <w:numId w:val="287"/>
                    </w:numPr>
                    <w:spacing w:after="0" w:afterAutospacing="0" w:before="0" w:beforeAutospacing="0" w:lineRule="auto"/>
                    <w:ind w:left="2880" w:hanging="360"/>
                  </w:pPr>
                  <w:r w:rsidDel="00000000" w:rsidR="00000000" w:rsidRPr="00000000">
                    <w:rPr>
                      <w:b w:val="1"/>
                      <w:bCs w:val="1"/>
                      <w:rtl w:val="0"/>
                    </w:rPr>
                    <w:t xml:space="preserve">Requires Significant Personal Reflection</w:t>
                  </w:r>
                  <w:r w:rsidDel="00000000" w:rsidR="00000000" w:rsidRPr="00000000">
                    <w:rPr>
                      <w:rtl w:val="0"/>
                    </w:rPr>
                    <w:t xml:space="preserve">: Finding meaning can be a complex and deeply personal process that may require time and introspection.</w:t>
                  </w:r>
                </w:p>
                <w:p w:rsidR="00000000" w:rsidDel="00000000" w:rsidP="00000000" w:rsidRDefault="00000000" w:rsidRPr="00000000" w14:paraId="00001361">
                  <w:pPr>
                    <w:numPr>
                      <w:ilvl w:val="3"/>
                      <w:numId w:val="287"/>
                    </w:numPr>
                    <w:spacing w:after="0" w:afterAutospacing="0" w:before="0" w:beforeAutospacing="0" w:lineRule="auto"/>
                    <w:ind w:left="2880" w:hanging="360"/>
                  </w:pPr>
                  <w:r w:rsidDel="00000000" w:rsidR="00000000" w:rsidRPr="00000000">
                    <w:rPr>
                      <w:b w:val="1"/>
                      <w:bCs w:val="1"/>
                      <w:rtl w:val="0"/>
                    </w:rPr>
                    <w:t xml:space="preserve">May Be Challenging in Severe Crises</w:t>
                  </w:r>
                  <w:r w:rsidDel="00000000" w:rsidR="00000000" w:rsidRPr="00000000">
                    <w:rPr>
                      <w:rtl w:val="0"/>
                    </w:rPr>
                    <w:t xml:space="preserve">: In the face of extreme or overwhelming stressors, finding meaning can be difficult and may require additional support.</w:t>
                  </w:r>
                </w:p>
                <w:p w:rsidR="00000000" w:rsidDel="00000000" w:rsidP="00000000" w:rsidRDefault="00000000" w:rsidRPr="00000000" w14:paraId="00001362">
                  <w:pPr>
                    <w:numPr>
                      <w:ilvl w:val="0"/>
                      <w:numId w:val="287"/>
                    </w:numPr>
                    <w:spacing w:after="240" w:before="0" w:beforeAutospacing="0" w:lineRule="auto"/>
                    <w:ind w:left="720" w:hanging="360"/>
                    <w:rPr>
                      <w:b w:val="1"/>
                      <w:bCs w:val="1"/>
                    </w:rPr>
                  </w:pPr>
                  <w:r w:rsidDel="00000000" w:rsidR="00000000" w:rsidRPr="00000000">
                    <w:rPr>
                      <w:b w:val="1"/>
                      <w:bCs w:val="1"/>
                      <w:rtl w:val="0"/>
                    </w:rPr>
                    <w:t xml:space="preserve">Avoidance Coping</w:t>
                  </w:r>
                </w:p>
                <w:p w:rsidR="00000000" w:rsidDel="00000000" w:rsidP="00000000" w:rsidRDefault="00000000" w:rsidRPr="00000000" w14:paraId="00001363">
                  <w:pPr>
                    <w:spacing w:after="240" w:before="240" w:lineRule="auto"/>
                    <w:ind w:left="720" w:firstLine="0"/>
                    <w:rPr/>
                  </w:pPr>
                  <w:r w:rsidDel="00000000" w:rsidR="00000000" w:rsidRPr="00000000">
                    <w:rPr>
                      <w:rtl w:val="0"/>
                    </w:rPr>
                    <w:t xml:space="preserve">Avoidance Coping involves evading the stressor or its associated thoughts and feelings. This strategy aims to reduce immediate discomfort by distancing oneself from the source of stress, often through distraction or denial.</w:t>
                  </w:r>
                </w:p>
                <w:p w:rsidR="00000000" w:rsidDel="00000000" w:rsidP="00000000" w:rsidRDefault="00000000" w:rsidRPr="00000000" w14:paraId="00001364">
                  <w:pPr>
                    <w:numPr>
                      <w:ilvl w:val="1"/>
                      <w:numId w:val="287"/>
                    </w:numPr>
                    <w:spacing w:after="0" w:afterAutospacing="0" w:before="240" w:lineRule="auto"/>
                    <w:ind w:left="1440" w:hanging="360"/>
                    <w:rPr>
                      <w:b w:val="1"/>
                      <w:bCs w:val="1"/>
                    </w:rPr>
                  </w:pPr>
                  <w:r w:rsidDel="00000000" w:rsidR="00000000" w:rsidRPr="00000000">
                    <w:rPr>
                      <w:b w:val="1"/>
                      <w:bCs w:val="1"/>
                      <w:rtl w:val="0"/>
                    </w:rPr>
                    <w:t xml:space="preserve">Theoretical Basis</w:t>
                  </w:r>
                </w:p>
                <w:p w:rsidR="00000000" w:rsidDel="00000000" w:rsidP="00000000" w:rsidRDefault="00000000" w:rsidRPr="00000000" w14:paraId="00001365">
                  <w:pPr>
                    <w:numPr>
                      <w:ilvl w:val="2"/>
                      <w:numId w:val="287"/>
                    </w:numPr>
                    <w:spacing w:after="0" w:afterAutospacing="0" w:before="0" w:beforeAutospacing="0" w:lineRule="auto"/>
                    <w:ind w:left="2160" w:hanging="360"/>
                  </w:pPr>
                  <w:r w:rsidDel="00000000" w:rsidR="00000000" w:rsidRPr="00000000">
                    <w:rPr>
                      <w:b w:val="1"/>
                      <w:bCs w:val="1"/>
                      <w:rtl w:val="0"/>
                    </w:rPr>
                    <w:t xml:space="preserve">Behavioral Inhibition System (Gray, 1987)</w:t>
                  </w:r>
                  <w:r w:rsidDel="00000000" w:rsidR="00000000" w:rsidRPr="00000000">
                    <w:rPr>
                      <w:rtl w:val="0"/>
                    </w:rPr>
                    <w:t xml:space="preserve">: This theory suggests that avoidance reflects defensive, fear-based responses to perceived threats. The Behavioral Inhibition System governs our reactions to potential dangers, promoting avoidance behaviors to minimize anxiety.</w:t>
                  </w:r>
                </w:p>
                <w:p w:rsidR="00000000" w:rsidDel="00000000" w:rsidP="00000000" w:rsidRDefault="00000000" w:rsidRPr="00000000" w14:paraId="00001366">
                  <w:pPr>
                    <w:numPr>
                      <w:ilvl w:val="2"/>
                      <w:numId w:val="287"/>
                    </w:numPr>
                    <w:spacing w:after="0" w:afterAutospacing="0" w:before="0" w:beforeAutospacing="0" w:lineRule="auto"/>
                    <w:ind w:left="2160" w:hanging="360"/>
                  </w:pPr>
                  <w:r w:rsidDel="00000000" w:rsidR="00000000" w:rsidRPr="00000000">
                    <w:rPr>
                      <w:b w:val="1"/>
                      <w:bCs w:val="1"/>
                      <w:rtl w:val="0"/>
                    </w:rPr>
                    <w:t xml:space="preserve">Dual-Process Model of Coping with Bereavement (Stroebe &amp; Schut, 1999)</w:t>
                  </w:r>
                  <w:r w:rsidDel="00000000" w:rsidR="00000000" w:rsidRPr="00000000">
                    <w:rPr>
                      <w:rtl w:val="0"/>
                    </w:rPr>
                    <w:t xml:space="preserve">: This model indicates that while short-term avoidance can provide temporary relief, prolonged avoidance often delays emotional healing and adaptation.</w:t>
                  </w:r>
                </w:p>
                <w:p w:rsidR="00000000" w:rsidDel="00000000" w:rsidP="00000000" w:rsidRDefault="00000000" w:rsidRPr="00000000" w14:paraId="00001367">
                  <w:pPr>
                    <w:numPr>
                      <w:ilvl w:val="1"/>
                      <w:numId w:val="287"/>
                    </w:numPr>
                    <w:spacing w:after="240" w:before="0" w:beforeAutospacing="0" w:lineRule="auto"/>
                    <w:ind w:left="1440" w:hanging="360"/>
                    <w:rPr>
                      <w:b w:val="1"/>
                      <w:bCs w:val="1"/>
                    </w:rPr>
                  </w:pPr>
                  <w:r w:rsidDel="00000000" w:rsidR="00000000" w:rsidRPr="00000000">
                    <w:rPr>
                      <w:b w:val="1"/>
                      <w:bCs w:val="1"/>
                      <w:rtl w:val="0"/>
                    </w:rPr>
                    <w:t xml:space="preserve">Application to Climate Emotions</w:t>
                  </w:r>
                </w:p>
                <w:p w:rsidR="00000000" w:rsidDel="00000000" w:rsidP="00000000" w:rsidRDefault="00000000" w:rsidRPr="00000000" w14:paraId="00001368">
                  <w:pPr>
                    <w:spacing w:after="240" w:before="240" w:lineRule="auto"/>
                    <w:ind w:left="2160" w:firstLine="0"/>
                    <w:rPr/>
                  </w:pPr>
                  <w:r w:rsidDel="00000000" w:rsidR="00000000" w:rsidRPr="00000000">
                    <w:rPr>
                      <w:rtl w:val="0"/>
                    </w:rPr>
                    <w:t xml:space="preserve">In the context of climate change, avoidance coping can manifest as denying the existence or severity of climate issues, distracting oneself from climate news, or engaging in unhealthy habits to escape emotional distress.</w:t>
                  </w:r>
                </w:p>
                <w:p w:rsidR="00000000" w:rsidDel="00000000" w:rsidP="00000000" w:rsidRDefault="00000000" w:rsidRPr="00000000" w14:paraId="00001369">
                  <w:pPr>
                    <w:numPr>
                      <w:ilvl w:val="1"/>
                      <w:numId w:val="287"/>
                    </w:numPr>
                    <w:spacing w:after="0" w:afterAutospacing="0" w:before="240" w:lineRule="auto"/>
                    <w:ind w:left="144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136A">
                  <w:pPr>
                    <w:numPr>
                      <w:ilvl w:val="2"/>
                      <w:numId w:val="287"/>
                    </w:numPr>
                    <w:spacing w:after="0" w:afterAutospacing="0" w:before="0" w:beforeAutospacing="0" w:lineRule="auto"/>
                    <w:ind w:left="2160" w:hanging="360"/>
                  </w:pPr>
                  <w:commentRangeStart w:id="271"/>
                  <w:r w:rsidDel="00000000" w:rsidR="00000000" w:rsidRPr="00000000">
                    <w:rPr>
                      <w:b w:val="1"/>
                      <w:bCs w:val="1"/>
                      <w:rtl w:val="0"/>
                    </w:rPr>
                    <w:t xml:space="preserve">Denial of Climate Change</w:t>
                  </w:r>
                  <w:r w:rsidDel="00000000" w:rsidR="00000000" w:rsidRPr="00000000">
                    <w:rPr>
                      <w:rtl w:val="0"/>
                    </w:rPr>
                    <w:t xml:space="preserve">: Rejecting scientific evidence or dismissing extreme weather events as natural occurrences to reduce anxiety.</w:t>
                  </w:r>
                </w:p>
                <w:p w:rsidR="00000000" w:rsidDel="00000000" w:rsidP="00000000" w:rsidRDefault="00000000" w:rsidRPr="00000000" w14:paraId="0000136B">
                  <w:pPr>
                    <w:numPr>
                      <w:ilvl w:val="2"/>
                      <w:numId w:val="287"/>
                    </w:numPr>
                    <w:spacing w:after="0" w:afterAutospacing="0" w:before="0" w:beforeAutospacing="0" w:lineRule="auto"/>
                    <w:ind w:left="2160" w:hanging="360"/>
                  </w:pPr>
                  <w:r w:rsidDel="00000000" w:rsidR="00000000" w:rsidRPr="00000000">
                    <w:rPr>
                      <w:b w:val="1"/>
                      <w:bCs w:val="1"/>
                      <w:rtl w:val="0"/>
                    </w:rPr>
                    <w:t xml:space="preserve">Engaging in Unhealthy Habits</w:t>
                  </w:r>
                  <w:r w:rsidDel="00000000" w:rsidR="00000000" w:rsidRPr="00000000">
                    <w:rPr>
                      <w:rtl w:val="0"/>
                    </w:rPr>
                    <w:t xml:space="preserve">: Using excessive alcohol consumption, overeating, or other destructive behaviors to cope with eco-anxiety.</w:t>
                  </w:r>
                </w:p>
                <w:p w:rsidR="00000000" w:rsidDel="00000000" w:rsidP="00000000" w:rsidRDefault="00000000" w:rsidRPr="00000000" w14:paraId="0000136C">
                  <w:pPr>
                    <w:numPr>
                      <w:ilvl w:val="2"/>
                      <w:numId w:val="287"/>
                    </w:numPr>
                    <w:spacing w:after="0" w:afterAutospacing="0" w:before="0" w:beforeAutospacing="0" w:lineRule="auto"/>
                    <w:ind w:left="2160" w:hanging="360"/>
                  </w:pPr>
                  <w:r w:rsidDel="00000000" w:rsidR="00000000" w:rsidRPr="00000000">
                    <w:rPr>
                      <w:b w:val="1"/>
                      <w:bCs w:val="1"/>
                      <w:rtl w:val="0"/>
                    </w:rPr>
                    <w:t xml:space="preserve">Avoiding Climate Discussions</w:t>
                  </w:r>
                  <w:r w:rsidDel="00000000" w:rsidR="00000000" w:rsidRPr="00000000">
                    <w:rPr>
                      <w:rtl w:val="0"/>
                    </w:rPr>
                    <w:t xml:space="preserve">: Steering clear of conversations about climate change to prevent emotional discomfort.</w:t>
                  </w:r>
                  <w:commentRangeEnd w:id="271"/>
                  <w:r w:rsidDel="00000000" w:rsidR="00000000" w:rsidRPr="00000000">
                    <w:commentReference w:id="271"/>
                  </w:r>
                  <w:r w:rsidDel="00000000" w:rsidR="00000000" w:rsidRPr="00000000">
                    <w:rPr>
                      <w:rtl w:val="0"/>
                    </w:rPr>
                    <w:br w:type="textWrapping"/>
                  </w:r>
                </w:p>
                <w:p w:rsidR="00000000" w:rsidDel="00000000" w:rsidP="00000000" w:rsidRDefault="00000000" w:rsidRPr="00000000" w14:paraId="0000136D">
                  <w:pPr>
                    <w:numPr>
                      <w:ilvl w:val="1"/>
                      <w:numId w:val="287"/>
                    </w:numPr>
                    <w:spacing w:after="0" w:afterAutospacing="0" w:before="0" w:beforeAutospacing="0" w:lineRule="auto"/>
                    <w:ind w:left="1440" w:hanging="360"/>
                    <w:rPr>
                      <w:b w:val="1"/>
                      <w:bCs w:val="1"/>
                    </w:rPr>
                  </w:pPr>
                  <w:r w:rsidDel="00000000" w:rsidR="00000000" w:rsidRPr="00000000">
                    <w:rPr>
                      <w:b w:val="1"/>
                      <w:bCs w:val="1"/>
                      <w:rtl w:val="0"/>
                    </w:rPr>
                    <w:t xml:space="preserve">Effectiveness</w:t>
                  </w:r>
                </w:p>
                <w:p w:rsidR="00000000" w:rsidDel="00000000" w:rsidP="00000000" w:rsidRDefault="00000000" w:rsidRPr="00000000" w14:paraId="0000136E">
                  <w:pPr>
                    <w:numPr>
                      <w:ilvl w:val="2"/>
                      <w:numId w:val="287"/>
                    </w:numPr>
                    <w:spacing w:after="0" w:afterAutospacing="0" w:before="0" w:beforeAutospacing="0" w:lineRule="auto"/>
                    <w:ind w:left="2160" w:hanging="360"/>
                  </w:pPr>
                  <w:r w:rsidDel="00000000" w:rsidR="00000000" w:rsidRPr="00000000">
                    <w:rPr>
                      <w:b w:val="1"/>
                      <w:bCs w:val="1"/>
                      <w:rtl w:val="0"/>
                    </w:rPr>
                    <w:t xml:space="preserve">Most Effective For</w:t>
                  </w:r>
                  <w:r w:rsidDel="00000000" w:rsidR="00000000" w:rsidRPr="00000000">
                    <w:rPr>
                      <w:rtl w:val="0"/>
                    </w:rPr>
                    <w:t xml:space="preserve">: Situations where immediate avoidance can prevent emotional overload and provide necessary respite.</w:t>
                  </w:r>
                </w:p>
                <w:p w:rsidR="00000000" w:rsidDel="00000000" w:rsidP="00000000" w:rsidRDefault="00000000" w:rsidRPr="00000000" w14:paraId="0000136F">
                  <w:pPr>
                    <w:numPr>
                      <w:ilvl w:val="2"/>
                      <w:numId w:val="287"/>
                    </w:numPr>
                    <w:spacing w:after="0" w:afterAutospacing="0" w:before="0" w:beforeAutospacing="0" w:lineRule="auto"/>
                    <w:ind w:left="216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1370">
                  <w:pPr>
                    <w:numPr>
                      <w:ilvl w:val="3"/>
                      <w:numId w:val="287"/>
                    </w:numPr>
                    <w:spacing w:after="0" w:afterAutospacing="0" w:before="0" w:beforeAutospacing="0" w:lineRule="auto"/>
                    <w:ind w:left="2880" w:hanging="360"/>
                  </w:pPr>
                  <w:r w:rsidDel="00000000" w:rsidR="00000000" w:rsidRPr="00000000">
                    <w:rPr>
                      <w:b w:val="1"/>
                      <w:bCs w:val="1"/>
                      <w:rtl w:val="0"/>
                    </w:rPr>
                    <w:t xml:space="preserve">Provides Temporary Relief</w:t>
                  </w:r>
                  <w:r w:rsidDel="00000000" w:rsidR="00000000" w:rsidRPr="00000000">
                    <w:rPr>
                      <w:rtl w:val="0"/>
                    </w:rPr>
                    <w:t xml:space="preserve">: Short-term avoidance can help individuals manage acute emotional distress without immediate actions.</w:t>
                    <w:br w:type="textWrapping"/>
                  </w:r>
                </w:p>
                <w:p w:rsidR="00000000" w:rsidDel="00000000" w:rsidP="00000000" w:rsidRDefault="00000000" w:rsidRPr="00000000" w14:paraId="00001371">
                  <w:pPr>
                    <w:numPr>
                      <w:ilvl w:val="1"/>
                      <w:numId w:val="287"/>
                    </w:numPr>
                    <w:spacing w:after="0" w:afterAutospacing="0" w:before="0" w:beforeAutospacing="0" w:lineRule="auto"/>
                    <w:ind w:left="1440" w:hanging="360"/>
                  </w:pPr>
                  <w:r w:rsidDel="00000000" w:rsidR="00000000" w:rsidRPr="00000000">
                    <w:rPr>
                      <w:b w:val="1"/>
                      <w:bCs w:val="1"/>
                      <w:rtl w:val="0"/>
                    </w:rPr>
                    <w:t xml:space="preserve">Potential Limitations</w:t>
                  </w:r>
                  <w:r w:rsidDel="00000000" w:rsidR="00000000" w:rsidRPr="00000000">
                    <w:rPr>
                      <w:rtl w:val="0"/>
                    </w:rPr>
                    <w:t xml:space="preserve">:</w:t>
                  </w:r>
                </w:p>
                <w:p w:rsidR="00000000" w:rsidDel="00000000" w:rsidP="00000000" w:rsidRDefault="00000000" w:rsidRPr="00000000" w14:paraId="00001372">
                  <w:pPr>
                    <w:numPr>
                      <w:ilvl w:val="2"/>
                      <w:numId w:val="287"/>
                    </w:numPr>
                    <w:spacing w:after="0" w:afterAutospacing="0" w:before="0" w:beforeAutospacing="0" w:lineRule="auto"/>
                    <w:ind w:left="2160" w:hanging="360"/>
                  </w:pPr>
                  <w:r w:rsidDel="00000000" w:rsidR="00000000" w:rsidRPr="00000000">
                    <w:rPr>
                      <w:b w:val="1"/>
                      <w:bCs w:val="1"/>
                      <w:rtl w:val="0"/>
                    </w:rPr>
                    <w:t xml:space="preserve">Largely Maladaptive in the Long Term</w:t>
                  </w:r>
                  <w:r w:rsidDel="00000000" w:rsidR="00000000" w:rsidRPr="00000000">
                    <w:rPr>
                      <w:rtl w:val="0"/>
                    </w:rPr>
                    <w:t xml:space="preserve">: Persistent avoidance can lead to increased emotional distress, anxiety, depression, and hindered ability to take effective climate action.</w:t>
                  </w:r>
                </w:p>
                <w:p w:rsidR="00000000" w:rsidDel="00000000" w:rsidP="00000000" w:rsidRDefault="00000000" w:rsidRPr="00000000" w14:paraId="00001373">
                  <w:pPr>
                    <w:numPr>
                      <w:ilvl w:val="2"/>
                      <w:numId w:val="287"/>
                    </w:numPr>
                    <w:spacing w:after="240" w:before="0" w:beforeAutospacing="0" w:lineRule="auto"/>
                    <w:ind w:left="2160" w:hanging="360"/>
                  </w:pPr>
                  <w:r w:rsidDel="00000000" w:rsidR="00000000" w:rsidRPr="00000000">
                    <w:rPr>
                      <w:b w:val="1"/>
                      <w:bCs w:val="1"/>
                      <w:rtl w:val="0"/>
                    </w:rPr>
                    <w:t xml:space="preserve">Hinders Emotional Healing and Resilience</w:t>
                  </w:r>
                  <w:r w:rsidDel="00000000" w:rsidR="00000000" w:rsidRPr="00000000">
                    <w:rPr>
                      <w:rtl w:val="0"/>
                    </w:rPr>
                    <w:t xml:space="preserve">: Avoiding emotions prevents individuals from processing and addressing their climate-related fears and anxieties, reducing overall resilience</w:t>
                  </w:r>
                  <w:ins w:author="Claire Perry" w:id="397" w:date="2025-11-26T05:38:55Z">
                    <w:r w:rsidDel="00000000" w:rsidR="00000000" w:rsidRPr="00000000">
                      <w:rPr>
                        <w:rtl w:val="0"/>
                      </w:rPr>
                      <w:t xml:space="preserve"> and engagement in climate action</w:t>
                    </w:r>
                  </w:ins>
                  <w:r w:rsidDel="00000000" w:rsidR="00000000" w:rsidRPr="00000000">
                    <w:rPr>
                      <w:rtl w:val="0"/>
                    </w:rPr>
                    <w:t xml:space="preserve">.</w:t>
                  </w:r>
                </w:p>
                <w:p w:rsidR="00000000" w:rsidDel="00000000" w:rsidP="00000000" w:rsidRDefault="00000000" w:rsidRPr="00000000" w14:paraId="00001374">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1375">
            <w:pPr>
              <w:spacing w:after="240" w:before="240" w:lineRule="auto"/>
              <w:rPr/>
            </w:pPr>
            <w:r w:rsidDel="00000000" w:rsidR="00000000" w:rsidRPr="00000000">
              <w:rPr>
                <w:rtl w:val="0"/>
              </w:rPr>
              <w:br w:type="textWrapping"/>
            </w:r>
          </w:p>
          <w:p w:rsidR="00000000" w:rsidDel="00000000" w:rsidP="00000000" w:rsidRDefault="00000000" w:rsidRPr="00000000" w14:paraId="00001376">
            <w:pPr>
              <w:pStyle w:val="Heading2"/>
              <w:spacing w:after="240" w:before="240" w:lineRule="auto"/>
              <w:rPr/>
            </w:pPr>
            <w:bookmarkStart w:colFirst="0" w:colLast="0" w:name="_yy71tdnntp7l" w:id="308"/>
            <w:bookmarkEnd w:id="308"/>
            <w:r w:rsidDel="00000000" w:rsidR="00000000" w:rsidRPr="00000000">
              <w:rPr>
                <w:rtl w:val="0"/>
              </w:rPr>
              <w:t xml:space="preserve">Recognizing Healthy and Unhealthy Coping Strategies</w:t>
            </w:r>
          </w:p>
          <w:p w:rsidR="00000000" w:rsidDel="00000000" w:rsidP="00000000" w:rsidRDefault="00000000" w:rsidRPr="00000000" w14:paraId="00001377">
            <w:pPr>
              <w:spacing w:after="240" w:before="240" w:lineRule="auto"/>
              <w:rPr/>
            </w:pPr>
            <w:r w:rsidDel="00000000" w:rsidR="00000000" w:rsidRPr="00000000">
              <w:rPr>
                <w:rtl w:val="0"/>
              </w:rPr>
              <w:t xml:space="preserve">It is important to recognize that all coping styles serve a functional purpose and while some may be more effective at reducing distress, there is no inherently bad way to cope. Most of us employ a variety of the four types of coping above to navigate the distressing nature of climate change. Considering this, we might combine coping mechanisms into an overall coping strategy. In doing so, effective coping strategies share certain traits that enhance their benefits. These traits include:</w:t>
            </w:r>
          </w:p>
          <w:p w:rsidR="00000000" w:rsidDel="00000000" w:rsidP="00000000" w:rsidRDefault="00000000" w:rsidRPr="00000000" w14:paraId="00001378">
            <w:pPr>
              <w:numPr>
                <w:ilvl w:val="0"/>
                <w:numId w:val="19"/>
              </w:numPr>
              <w:spacing w:after="0" w:afterAutospacing="0" w:before="240" w:lineRule="auto"/>
              <w:ind w:left="720" w:hanging="360"/>
            </w:pPr>
            <w:r w:rsidDel="00000000" w:rsidR="00000000" w:rsidRPr="00000000">
              <w:rPr>
                <w:b w:val="1"/>
                <w:bCs w:val="1"/>
                <w:rtl w:val="0"/>
              </w:rPr>
              <w:t xml:space="preserve">Flexibility:</w:t>
            </w:r>
            <w:r w:rsidDel="00000000" w:rsidR="00000000" w:rsidRPr="00000000">
              <w:rPr>
                <w:rtl w:val="0"/>
              </w:rPr>
              <w:t xml:space="preserve"> Adapting coping strategies to the context and nature of the stressor.</w:t>
              <w:br w:type="textWrapping"/>
            </w:r>
          </w:p>
          <w:p w:rsidR="00000000" w:rsidDel="00000000" w:rsidP="00000000" w:rsidRDefault="00000000" w:rsidRPr="00000000" w14:paraId="00001379">
            <w:pPr>
              <w:numPr>
                <w:ilvl w:val="0"/>
                <w:numId w:val="19"/>
              </w:numPr>
              <w:spacing w:after="0" w:afterAutospacing="0" w:before="0" w:beforeAutospacing="0" w:lineRule="auto"/>
              <w:ind w:left="720" w:hanging="360"/>
            </w:pPr>
            <w:r w:rsidDel="00000000" w:rsidR="00000000" w:rsidRPr="00000000">
              <w:rPr>
                <w:b w:val="1"/>
                <w:bCs w:val="1"/>
                <w:rtl w:val="0"/>
              </w:rPr>
              <w:t xml:space="preserve">Activeness:</w:t>
            </w:r>
            <w:r w:rsidDel="00000000" w:rsidR="00000000" w:rsidRPr="00000000">
              <w:rPr>
                <w:rtl w:val="0"/>
              </w:rPr>
              <w:t xml:space="preserve"> Engaging with the problem or emotion rather than avoiding it.</w:t>
              <w:br w:type="textWrapping"/>
            </w:r>
          </w:p>
          <w:p w:rsidR="00000000" w:rsidDel="00000000" w:rsidP="00000000" w:rsidRDefault="00000000" w:rsidRPr="00000000" w14:paraId="0000137A">
            <w:pPr>
              <w:numPr>
                <w:ilvl w:val="0"/>
                <w:numId w:val="19"/>
              </w:numPr>
              <w:spacing w:after="0" w:afterAutospacing="0" w:before="0" w:beforeAutospacing="0" w:lineRule="auto"/>
              <w:ind w:left="720" w:hanging="360"/>
            </w:pPr>
            <w:r w:rsidDel="00000000" w:rsidR="00000000" w:rsidRPr="00000000">
              <w:rPr>
                <w:b w:val="1"/>
                <w:bCs w:val="1"/>
                <w:rtl w:val="0"/>
              </w:rPr>
              <w:t xml:space="preserve">Social Connection:</w:t>
            </w:r>
            <w:r w:rsidDel="00000000" w:rsidR="00000000" w:rsidRPr="00000000">
              <w:rPr>
                <w:rtl w:val="0"/>
              </w:rPr>
              <w:t xml:space="preserve"> Leveraging support systems for emotional and practical assistance.</w:t>
              <w:br w:type="textWrapping"/>
            </w:r>
          </w:p>
          <w:p w:rsidR="00000000" w:rsidDel="00000000" w:rsidP="00000000" w:rsidRDefault="00000000" w:rsidRPr="00000000" w14:paraId="0000137B">
            <w:pPr>
              <w:numPr>
                <w:ilvl w:val="0"/>
                <w:numId w:val="19"/>
              </w:numPr>
              <w:spacing w:after="240" w:before="0" w:beforeAutospacing="0" w:lineRule="auto"/>
              <w:ind w:left="720" w:hanging="360"/>
            </w:pPr>
            <w:r w:rsidDel="00000000" w:rsidR="00000000" w:rsidRPr="00000000">
              <w:rPr>
                <w:b w:val="1"/>
                <w:bCs w:val="1"/>
                <w:rtl w:val="0"/>
              </w:rPr>
              <w:t xml:space="preserve">Meaning Orientation:</w:t>
            </w:r>
            <w:r w:rsidDel="00000000" w:rsidR="00000000" w:rsidRPr="00000000">
              <w:rPr>
                <w:rtl w:val="0"/>
              </w:rPr>
              <w:t xml:space="preserve"> Drawing purpose and learning from challenges to foster personal growth.</w:t>
            </w:r>
          </w:p>
          <w:p w:rsidR="00000000" w:rsidDel="00000000" w:rsidP="00000000" w:rsidRDefault="00000000" w:rsidRPr="00000000" w14:paraId="0000137C">
            <w:pPr>
              <w:spacing w:after="240" w:before="240" w:lineRule="auto"/>
              <w:rPr/>
            </w:pPr>
            <w:r w:rsidDel="00000000" w:rsidR="00000000" w:rsidRPr="00000000">
              <w:rPr>
                <w:rtl w:val="0"/>
              </w:rPr>
              <w:t xml:space="preserve">To maintain healthy coping, it is crucial to recognize and avoid maladaptive strategies:</w:t>
            </w:r>
          </w:p>
          <w:p w:rsidR="00000000" w:rsidDel="00000000" w:rsidP="00000000" w:rsidRDefault="00000000" w:rsidRPr="00000000" w14:paraId="0000137D">
            <w:pPr>
              <w:numPr>
                <w:ilvl w:val="0"/>
                <w:numId w:val="569"/>
              </w:numPr>
              <w:spacing w:after="0" w:afterAutospacing="0" w:before="240" w:lineRule="auto"/>
              <w:ind w:left="720" w:hanging="360"/>
            </w:pPr>
            <w:r w:rsidDel="00000000" w:rsidR="00000000" w:rsidRPr="00000000">
              <w:rPr>
                <w:b w:val="1"/>
                <w:bCs w:val="1"/>
                <w:rtl w:val="0"/>
              </w:rPr>
              <w:t xml:space="preserve">Over-Reliance on Avoidance:</w:t>
            </w:r>
            <w:r w:rsidDel="00000000" w:rsidR="00000000" w:rsidRPr="00000000">
              <w:rPr>
                <w:rtl w:val="0"/>
              </w:rPr>
              <w:t xml:space="preserve"> Consistently evading stressors without addressing them can lead to increased emotional distress and hinder effective coping.</w:t>
              <w:br w:type="textWrapping"/>
            </w:r>
          </w:p>
          <w:p w:rsidR="00000000" w:rsidDel="00000000" w:rsidP="00000000" w:rsidRDefault="00000000" w:rsidRPr="00000000" w14:paraId="0000137E">
            <w:pPr>
              <w:numPr>
                <w:ilvl w:val="0"/>
                <w:numId w:val="569"/>
              </w:numPr>
              <w:spacing w:after="0" w:afterAutospacing="0" w:before="0" w:beforeAutospacing="0" w:lineRule="auto"/>
              <w:ind w:left="720" w:hanging="360"/>
            </w:pPr>
            <w:r w:rsidDel="00000000" w:rsidR="00000000" w:rsidRPr="00000000">
              <w:rPr>
                <w:b w:val="1"/>
                <w:bCs w:val="1"/>
                <w:rtl w:val="0"/>
              </w:rPr>
              <w:t xml:space="preserve">Chronic Rumination or Catastrophizing:</w:t>
            </w:r>
            <w:r w:rsidDel="00000000" w:rsidR="00000000" w:rsidRPr="00000000">
              <w:rPr>
                <w:rtl w:val="0"/>
              </w:rPr>
              <w:t xml:space="preserve"> Persistently dwelling on negative emotions without seeking solutions exacerbates anxiety and despair.</w:t>
              <w:br w:type="textWrapping"/>
            </w:r>
          </w:p>
          <w:p w:rsidR="00000000" w:rsidDel="00000000" w:rsidP="00000000" w:rsidRDefault="00000000" w:rsidRPr="00000000" w14:paraId="0000137F">
            <w:pPr>
              <w:numPr>
                <w:ilvl w:val="0"/>
                <w:numId w:val="569"/>
              </w:numPr>
              <w:spacing w:after="240" w:before="0" w:beforeAutospacing="0" w:lineRule="auto"/>
              <w:ind w:left="720" w:hanging="360"/>
            </w:pPr>
            <w:r w:rsidDel="00000000" w:rsidR="00000000" w:rsidRPr="00000000">
              <w:rPr>
                <w:b w:val="1"/>
                <w:bCs w:val="1"/>
                <w:rtl w:val="0"/>
              </w:rPr>
              <w:t xml:space="preserve">Rigidly Applying a Single Coping Style:</w:t>
            </w:r>
            <w:r w:rsidDel="00000000" w:rsidR="00000000" w:rsidRPr="00000000">
              <w:rPr>
                <w:rtl w:val="0"/>
              </w:rPr>
              <w:t xml:space="preserve"> Using one coping strategy regardless of the situation can limit effectiveness and resilience.</w:t>
            </w:r>
          </w:p>
          <w:p w:rsidR="00000000" w:rsidDel="00000000" w:rsidP="00000000" w:rsidRDefault="00000000" w:rsidRPr="00000000" w14:paraId="00001380">
            <w:pPr>
              <w:spacing w:after="240" w:before="240" w:lineRule="auto"/>
              <w:rPr/>
            </w:pPr>
            <w:r w:rsidDel="00000000" w:rsidR="00000000" w:rsidRPr="00000000">
              <w:rPr>
                <w:rtl w:val="0"/>
              </w:rPr>
              <w:t xml:space="preserve">Taken together, these principles can help optimize how we cope, regardless of the specific coping behaviours we employ from the coping styles described above.</w:t>
            </w:r>
          </w:p>
          <w:p w:rsidR="00000000" w:rsidDel="00000000" w:rsidP="00000000" w:rsidRDefault="00000000" w:rsidRPr="00000000" w14:paraId="00001381">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1382">
            <w:pPr>
              <w:widowControl w:val="0"/>
              <w:spacing w:line="240" w:lineRule="auto"/>
              <w:rPr>
                <w:b w:val="1"/>
                <w:bCs w:val="1"/>
              </w:rPr>
            </w:pPr>
            <w:commentRangeStart w:id="272"/>
            <w:r w:rsidDel="00000000" w:rsidR="00000000" w:rsidRPr="00000000">
              <w:rPr>
                <w:b w:val="1"/>
                <w:bCs w:val="1"/>
                <w:rtl w:val="0"/>
              </w:rPr>
              <w:t xml:space="preserve">Indigenous Perspectives</w:t>
            </w:r>
            <w:commentRangeEnd w:id="272"/>
            <w:r w:rsidDel="00000000" w:rsidR="00000000" w:rsidRPr="00000000">
              <w:commentReference w:id="272"/>
            </w:r>
            <w:commentRangeStart w:id="273"/>
            <w:r w:rsidDel="00000000" w:rsidR="00000000" w:rsidRPr="00000000">
              <w:rPr>
                <w:rtl w:val="0"/>
              </w:rPr>
            </w:r>
          </w:p>
        </w:tc>
        <w:tc>
          <w:tcPr>
            <w:shd w:fill="d9d2e9" w:val="clear"/>
          </w:tcPr>
          <w:p w:rsidR="00000000" w:rsidDel="00000000" w:rsidP="00000000" w:rsidRDefault="00000000" w:rsidRPr="00000000" w14:paraId="00001383">
            <w:pPr>
              <w:spacing w:after="240" w:before="240" w:lineRule="auto"/>
              <w:rPr/>
            </w:pPr>
            <w:commentRangeEnd w:id="273"/>
            <w:r w:rsidDel="00000000" w:rsidR="00000000" w:rsidRPr="00000000">
              <w:commentReference w:id="273"/>
            </w:r>
            <w:r w:rsidDel="00000000" w:rsidR="00000000" w:rsidRPr="00000000">
              <w:rPr>
                <w:rtl w:val="0"/>
              </w:rPr>
              <w:t xml:space="preserve">As this module outlines key forms of coping in response to climate-related stress, Indigenous perspectives highlight the importance of land-based and relational approaches that support emotional and spiritual resilience. Coping is not seen solely as an individual task but as a collective responsibility rooted in connection to land, ancestors, community, and ceremony. Practices such as spending time on the land, engaging in seasonal harvesting, participating in water ceremonies, or offering tobacco are not only acts of cultural continuity, they are also powerful forms of emotion-focused and meaning-focused coping that ground individuals in identity, responsibility, and care.</w:t>
            </w:r>
          </w:p>
          <w:p w:rsidR="00000000" w:rsidDel="00000000" w:rsidP="00000000" w:rsidRDefault="00000000" w:rsidRPr="00000000" w14:paraId="00001384">
            <w:pPr>
              <w:spacing w:after="240" w:before="240" w:lineRule="auto"/>
              <w:rPr/>
            </w:pPr>
            <w:r w:rsidDel="00000000" w:rsidR="00000000" w:rsidRPr="00000000">
              <w:rPr>
                <w:rtl w:val="0"/>
              </w:rPr>
              <w:t xml:space="preserve">These practices draw strength from intergenerational knowledge and spiritual teachings. Many Indigenous communities turn to Elders, language, and oral histories to make sense of distress and climate disruption. Youth, too, are often involved in reciprocal roles that reinforce meaning and purpose. By coping together, through circle dialogue, feast, or collective ceremony, communities emphasize that healing does not occur in isolation but in relationship. This aligns with the module’s emphasis on flexible, socially connected, and meaning-oriented strategies. Indigenous approaches to coping show that resilience is cultivated through relationship and responsibility, and that climate emotions can be transformed through grounded, culturally guided pathways of care and connection.</w:t>
            </w:r>
          </w:p>
          <w:p w:rsidR="00000000" w:rsidDel="00000000" w:rsidP="00000000" w:rsidRDefault="00000000" w:rsidRPr="00000000" w14:paraId="00001385">
            <w:pPr>
              <w:widowControl w:val="0"/>
              <w:spacing w:line="240" w:lineRule="auto"/>
              <w:rPr/>
            </w:pPr>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1386">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1387">
            <w:pPr>
              <w:numPr>
                <w:ilvl w:val="0"/>
                <w:numId w:val="500"/>
              </w:numPr>
              <w:spacing w:after="0" w:afterAutospacing="0" w:before="240" w:lineRule="auto"/>
              <w:ind w:left="720" w:hanging="360"/>
            </w:pPr>
            <w:r w:rsidDel="00000000" w:rsidR="00000000" w:rsidRPr="00000000">
              <w:rPr>
                <w:rtl w:val="0"/>
              </w:rPr>
              <w:t xml:space="preserve">Individuals employ a variety of coping strategies to manage climate-related emotions, each with distinct implications for resilience and action.</w:t>
              <w:br w:type="textWrapping"/>
            </w:r>
          </w:p>
          <w:p w:rsidR="00000000" w:rsidDel="00000000" w:rsidP="00000000" w:rsidRDefault="00000000" w:rsidRPr="00000000" w14:paraId="00001388">
            <w:pPr>
              <w:numPr>
                <w:ilvl w:val="0"/>
                <w:numId w:val="500"/>
              </w:numPr>
              <w:spacing w:after="0" w:afterAutospacing="0" w:before="0" w:beforeAutospacing="0" w:lineRule="auto"/>
              <w:ind w:left="720" w:hanging="360"/>
            </w:pPr>
            <w:r w:rsidDel="00000000" w:rsidR="00000000" w:rsidRPr="00000000">
              <w:rPr>
                <w:rtl w:val="0"/>
              </w:rPr>
              <w:t xml:space="preserve">Adaptive coping strategies promote emotional well-being and proactive engagement, while maladaptive strategies exacerbate distress and hinder effective responses.</w:t>
              <w:br w:type="textWrapping"/>
            </w:r>
          </w:p>
          <w:p w:rsidR="00000000" w:rsidDel="00000000" w:rsidP="00000000" w:rsidRDefault="00000000" w:rsidRPr="00000000" w14:paraId="00001389">
            <w:pPr>
              <w:numPr>
                <w:ilvl w:val="0"/>
                <w:numId w:val="500"/>
              </w:numPr>
              <w:spacing w:after="0" w:afterAutospacing="0" w:before="0" w:beforeAutospacing="0" w:lineRule="auto"/>
              <w:ind w:left="720" w:hanging="360"/>
            </w:pPr>
            <w:r w:rsidDel="00000000" w:rsidR="00000000" w:rsidRPr="00000000">
              <w:rPr>
                <w:rtl w:val="0"/>
              </w:rPr>
              <w:t xml:space="preserve">Encouraging flexibility, activeness, social connections, and meaning orientation in coping strategies enhances individuals’ ability to navigate the emotional complexities of climate change effectively.</w:t>
              <w:br w:type="textWrapping"/>
            </w:r>
          </w:p>
          <w:p w:rsidR="00000000" w:rsidDel="00000000" w:rsidP="00000000" w:rsidRDefault="00000000" w:rsidRPr="00000000" w14:paraId="0000138A">
            <w:pPr>
              <w:numPr>
                <w:ilvl w:val="0"/>
                <w:numId w:val="500"/>
              </w:numPr>
              <w:spacing w:after="240" w:before="0" w:beforeAutospacing="0" w:lineRule="auto"/>
              <w:ind w:left="720" w:hanging="360"/>
            </w:pPr>
            <w:r w:rsidDel="00000000" w:rsidR="00000000" w:rsidRPr="00000000">
              <w:rPr>
                <w:rtl w:val="0"/>
              </w:rPr>
              <w:t xml:space="preserve">Reducing reliance on avoidance, </w:t>
            </w:r>
            <w:del w:author="Claire Perry" w:id="398" w:date="2025-11-26T05:44:29Z">
              <w:commentRangeStart w:id="274"/>
              <w:r w:rsidDel="00000000" w:rsidR="00000000" w:rsidRPr="00000000">
                <w:rPr>
                  <w:rtl w:val="0"/>
                </w:rPr>
                <w:delText xml:space="preserve">addressing cognitive distortions, </w:delText>
              </w:r>
            </w:del>
            <w:commentRangeEnd w:id="274"/>
            <w:r w:rsidDel="00000000" w:rsidR="00000000" w:rsidRPr="00000000">
              <w:commentReference w:id="274"/>
            </w:r>
            <w:r w:rsidDel="00000000" w:rsidR="00000000" w:rsidRPr="00000000">
              <w:rPr>
                <w:rtl w:val="0"/>
              </w:rPr>
              <w:t xml:space="preserve">and promoting balanced coping approaches are essential for sustaining mental health and fostering collective climate action.</w:t>
            </w:r>
          </w:p>
          <w:p w:rsidR="00000000" w:rsidDel="00000000" w:rsidP="00000000" w:rsidRDefault="00000000" w:rsidRPr="00000000" w14:paraId="0000138B">
            <w:pPr>
              <w:spacing w:after="240" w:before="240" w:lineRule="auto"/>
              <w:rPr/>
            </w:pPr>
            <w:r w:rsidDel="00000000" w:rsidR="00000000" w:rsidRPr="00000000">
              <w:rPr>
                <w:rtl w:val="0"/>
              </w:rPr>
              <w:t xml:space="preserve">Understanding and fostering adaptive coping strategies is crucial for developing effective support systems and promoting resilience. By leveraging integrated theoretical insights and implementing practical strategies, individuals and communities can better manage their emotional responses to climate change, transforming distress into determination and proactive engagement.</w:t>
            </w:r>
          </w:p>
          <w:p w:rsidR="00000000" w:rsidDel="00000000" w:rsidP="00000000" w:rsidRDefault="00000000" w:rsidRPr="00000000" w14:paraId="0000138C">
            <w:pPr>
              <w:widowControl w:val="0"/>
              <w:spacing w:line="240" w:lineRule="auto"/>
              <w:rPr/>
            </w:pPr>
            <w:r w:rsidDel="00000000" w:rsidR="00000000" w:rsidRPr="00000000">
              <w:rPr>
                <w:rtl w:val="0"/>
              </w:rPr>
            </w:r>
          </w:p>
        </w:tc>
      </w:tr>
      <w:tr>
        <w:trPr>
          <w:cantSplit w:val="0"/>
          <w:tblHeader w:val="0"/>
        </w:trPr>
        <w:tc>
          <w:tcPr>
            <w:shd w:fill="a4c2f4" w:val="clear"/>
          </w:tcPr>
          <w:p w:rsidR="00000000" w:rsidDel="00000000" w:rsidP="00000000" w:rsidRDefault="00000000" w:rsidRPr="00000000" w14:paraId="0000138D">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138E">
            <w:pPr>
              <w:spacing w:after="240" w:before="240" w:lineRule="auto"/>
              <w:rPr/>
            </w:pPr>
            <w:r w:rsidDel="00000000" w:rsidR="00000000" w:rsidRPr="00000000">
              <w:rPr>
                <w:rtl w:val="0"/>
              </w:rPr>
              <w:t xml:space="preserve">Below are active learning activities that you can use to enhance your learning experience for the content presented in this module. One version is designed to be done on your own and the other is designed to be done with others.</w:t>
            </w:r>
          </w:p>
          <w:p w:rsidR="00000000" w:rsidDel="00000000" w:rsidP="00000000" w:rsidRDefault="00000000" w:rsidRPr="00000000" w14:paraId="0000138F">
            <w:pPr>
              <w:pStyle w:val="Heading2"/>
              <w:spacing w:after="240" w:before="240" w:lineRule="auto"/>
              <w:rPr/>
            </w:pPr>
            <w:bookmarkStart w:colFirst="0" w:colLast="0" w:name="_mz04394owqj7" w:id="309"/>
            <w:bookmarkEnd w:id="309"/>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1390">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Learners will explore and differentiate between four major coping styles (Problem-Focused, Emotion-Focused, Meaning-Focused, and Avoidance Coping) in the context of climate emotions. They will analyze real-world scenarios, reflect on their own coping strategies, and practice developing healthier coping mechanisms.</w:t>
            </w:r>
          </w:p>
          <w:p w:rsidR="00000000" w:rsidDel="00000000" w:rsidP="00000000" w:rsidRDefault="00000000" w:rsidRPr="00000000" w14:paraId="00001391">
            <w:pPr>
              <w:spacing w:after="240" w:before="240" w:lineRule="auto"/>
              <w:rPr>
                <w:u w:val="single"/>
              </w:rPr>
            </w:pPr>
            <w:r w:rsidDel="00000000" w:rsidR="00000000" w:rsidRPr="00000000">
              <w:rPr>
                <w:b w:val="1"/>
                <w:bCs w:val="1"/>
                <w:u w:val="single"/>
                <w:rtl w:val="0"/>
              </w:rPr>
              <w:t xml:space="preserve">Instructions</w:t>
            </w:r>
            <w:r w:rsidDel="00000000" w:rsidR="00000000" w:rsidRPr="00000000">
              <w:rPr>
                <w:u w:val="single"/>
                <w:rtl w:val="0"/>
              </w:rPr>
              <w:t xml:space="preserve">:</w:t>
            </w:r>
          </w:p>
          <w:p w:rsidR="00000000" w:rsidDel="00000000" w:rsidP="00000000" w:rsidRDefault="00000000" w:rsidRPr="00000000" w14:paraId="00001392">
            <w:pPr>
              <w:numPr>
                <w:ilvl w:val="0"/>
                <w:numId w:val="24"/>
              </w:numPr>
              <w:spacing w:after="0" w:afterAutospacing="0" w:before="240" w:lineRule="auto"/>
              <w:ind w:left="720" w:hanging="360"/>
            </w:pPr>
            <w:r w:rsidDel="00000000" w:rsidR="00000000" w:rsidRPr="00000000">
              <w:rPr>
                <w:rtl w:val="0"/>
              </w:rPr>
              <w:t xml:space="preserve">Explore the Four Coping Styles:</w:t>
            </w:r>
            <w:commentRangeStart w:id="275"/>
            <w:r w:rsidDel="00000000" w:rsidR="00000000" w:rsidRPr="00000000">
              <w:rPr>
                <w:rtl w:val="0"/>
              </w:rPr>
            </w:r>
          </w:p>
          <w:p w:rsidR="00000000" w:rsidDel="00000000" w:rsidP="00000000" w:rsidRDefault="00000000" w:rsidRPr="00000000" w14:paraId="00001393">
            <w:pPr>
              <w:numPr>
                <w:ilvl w:val="1"/>
                <w:numId w:val="24"/>
              </w:numPr>
              <w:spacing w:after="0" w:afterAutospacing="0" w:before="0" w:beforeAutospacing="0" w:lineRule="auto"/>
              <w:ind w:left="1440" w:hanging="360"/>
            </w:pPr>
            <w:commentRangeEnd w:id="275"/>
            <w:r w:rsidDel="00000000" w:rsidR="00000000" w:rsidRPr="00000000">
              <w:commentReference w:id="275"/>
            </w:r>
            <w:r w:rsidDel="00000000" w:rsidR="00000000" w:rsidRPr="00000000">
              <w:rPr>
                <w:rtl w:val="0"/>
              </w:rPr>
              <w:t xml:space="preserve">Read the definitions and examples of the four coping styles:</w:t>
            </w:r>
            <w:r w:rsidDel="00000000" w:rsidR="00000000" w:rsidRPr="00000000">
              <w:rPr>
                <w:rtl w:val="0"/>
              </w:rPr>
            </w:r>
          </w:p>
          <w:p w:rsidR="00000000" w:rsidDel="00000000" w:rsidP="00000000" w:rsidRDefault="00000000" w:rsidRPr="00000000" w14:paraId="00001394">
            <w:pPr>
              <w:numPr>
                <w:ilvl w:val="2"/>
                <w:numId w:val="24"/>
              </w:numPr>
              <w:spacing w:after="0" w:afterAutospacing="0" w:before="0" w:beforeAutospacing="0" w:lineRule="auto"/>
              <w:ind w:left="2160" w:hanging="360"/>
            </w:pPr>
            <w:r w:rsidDel="00000000" w:rsidR="00000000" w:rsidRPr="00000000">
              <w:rPr>
                <w:rtl w:val="0"/>
              </w:rPr>
              <w:t xml:space="preserve">Problem-Focused Coping: Addressing the root cause of the stressor (e.g., joining a sustainability initiative).</w:t>
            </w:r>
          </w:p>
          <w:p w:rsidR="00000000" w:rsidDel="00000000" w:rsidP="00000000" w:rsidRDefault="00000000" w:rsidRPr="00000000" w14:paraId="00001395">
            <w:pPr>
              <w:numPr>
                <w:ilvl w:val="2"/>
                <w:numId w:val="24"/>
              </w:numPr>
              <w:spacing w:after="0" w:afterAutospacing="0" w:before="0" w:beforeAutospacing="0" w:lineRule="auto"/>
              <w:ind w:left="2160" w:hanging="360"/>
            </w:pPr>
            <w:r w:rsidDel="00000000" w:rsidR="00000000" w:rsidRPr="00000000">
              <w:rPr>
                <w:rtl w:val="0"/>
              </w:rPr>
              <w:t xml:space="preserve">Emotion-Focused Coping: Managing emotional responses (e.g., practicing mindfulness to cope with eco-anxiety).</w:t>
            </w:r>
          </w:p>
          <w:p w:rsidR="00000000" w:rsidDel="00000000" w:rsidP="00000000" w:rsidRDefault="00000000" w:rsidRPr="00000000" w14:paraId="00001396">
            <w:pPr>
              <w:numPr>
                <w:ilvl w:val="2"/>
                <w:numId w:val="24"/>
              </w:numPr>
              <w:spacing w:after="0" w:afterAutospacing="0" w:before="0" w:beforeAutospacing="0" w:lineRule="auto"/>
              <w:ind w:left="2160" w:hanging="360"/>
            </w:pPr>
            <w:r w:rsidDel="00000000" w:rsidR="00000000" w:rsidRPr="00000000">
              <w:rPr>
                <w:rtl w:val="0"/>
              </w:rPr>
              <w:t xml:space="preserve">Meaning-Focused Coping: Finding purpose or meaning in the face of stress (e.g., channeling grief into activism).</w:t>
            </w:r>
          </w:p>
          <w:p w:rsidR="00000000" w:rsidDel="00000000" w:rsidP="00000000" w:rsidRDefault="00000000" w:rsidRPr="00000000" w14:paraId="00001397">
            <w:pPr>
              <w:numPr>
                <w:ilvl w:val="2"/>
                <w:numId w:val="24"/>
              </w:numPr>
              <w:spacing w:after="0" w:afterAutospacing="0" w:before="0" w:beforeAutospacing="0" w:lineRule="auto"/>
              <w:ind w:left="2160" w:hanging="360"/>
            </w:pPr>
            <w:r w:rsidDel="00000000" w:rsidR="00000000" w:rsidRPr="00000000">
              <w:rPr>
                <w:rtl w:val="0"/>
              </w:rPr>
              <w:t xml:space="preserve">Avoidance Coping: Avoiding the stressor entirely (e.g., disengaging from climate discussions).</w:t>
            </w:r>
          </w:p>
          <w:p w:rsidR="00000000" w:rsidDel="00000000" w:rsidP="00000000" w:rsidRDefault="00000000" w:rsidRPr="00000000" w14:paraId="00001398">
            <w:pPr>
              <w:numPr>
                <w:ilvl w:val="0"/>
                <w:numId w:val="24"/>
              </w:numPr>
              <w:spacing w:after="0" w:afterAutospacing="0" w:before="0" w:beforeAutospacing="0" w:lineRule="auto"/>
              <w:ind w:left="720" w:hanging="360"/>
            </w:pPr>
            <w:r w:rsidDel="00000000" w:rsidR="00000000" w:rsidRPr="00000000">
              <w:rPr>
                <w:rtl w:val="0"/>
              </w:rPr>
              <w:t xml:space="preserve">Scenario Reflection:</w:t>
            </w:r>
          </w:p>
          <w:p w:rsidR="00000000" w:rsidDel="00000000" w:rsidP="00000000" w:rsidRDefault="00000000" w:rsidRPr="00000000" w14:paraId="00001399">
            <w:pPr>
              <w:numPr>
                <w:ilvl w:val="1"/>
                <w:numId w:val="24"/>
              </w:numPr>
              <w:spacing w:after="0" w:afterAutospacing="0" w:before="0" w:beforeAutospacing="0" w:lineRule="auto"/>
              <w:ind w:left="1440" w:hanging="360"/>
            </w:pPr>
            <w:r w:rsidDel="00000000" w:rsidR="00000000" w:rsidRPr="00000000">
              <w:rPr>
                <w:rtl w:val="0"/>
              </w:rPr>
              <w:t xml:space="preserve">Review the following scenario:</w:t>
            </w:r>
          </w:p>
          <w:p w:rsidR="00000000" w:rsidDel="00000000" w:rsidP="00000000" w:rsidRDefault="00000000" w:rsidRPr="00000000" w14:paraId="0000139A">
            <w:pPr>
              <w:numPr>
                <w:ilvl w:val="2"/>
                <w:numId w:val="24"/>
              </w:numPr>
              <w:spacing w:after="0" w:afterAutospacing="0" w:before="0" w:beforeAutospacing="0" w:lineRule="auto"/>
              <w:ind w:left="2160" w:hanging="360"/>
            </w:pPr>
            <w:r w:rsidDel="00000000" w:rsidR="00000000" w:rsidRPr="00000000">
              <w:rPr>
                <w:rtl w:val="0"/>
              </w:rPr>
              <w:t xml:space="preserve">"You feel overwhelmed after reading about a record-breaking heatwave affecting vulnerable communities."</w:t>
            </w:r>
          </w:p>
          <w:p w:rsidR="00000000" w:rsidDel="00000000" w:rsidP="00000000" w:rsidRDefault="00000000" w:rsidRPr="00000000" w14:paraId="0000139B">
            <w:pPr>
              <w:numPr>
                <w:ilvl w:val="1"/>
                <w:numId w:val="24"/>
              </w:numPr>
              <w:spacing w:after="0" w:afterAutospacing="0" w:before="0" w:beforeAutospacing="0" w:lineRule="auto"/>
              <w:ind w:left="1440" w:hanging="360"/>
            </w:pPr>
            <w:r w:rsidDel="00000000" w:rsidR="00000000" w:rsidRPr="00000000">
              <w:rPr>
                <w:rtl w:val="0"/>
              </w:rPr>
              <w:t xml:space="preserve">Write a brief response (100–150 words) describing how you would use each coping style to address this situation.</w:t>
            </w:r>
          </w:p>
          <w:p w:rsidR="00000000" w:rsidDel="00000000" w:rsidP="00000000" w:rsidRDefault="00000000" w:rsidRPr="00000000" w14:paraId="0000139C">
            <w:pPr>
              <w:numPr>
                <w:ilvl w:val="0"/>
                <w:numId w:val="24"/>
              </w:numPr>
              <w:spacing w:after="0" w:afterAutospacing="0" w:before="0" w:beforeAutospacing="0" w:lineRule="auto"/>
              <w:ind w:left="720" w:hanging="360"/>
            </w:pPr>
            <w:r w:rsidDel="00000000" w:rsidR="00000000" w:rsidRPr="00000000">
              <w:rPr>
                <w:rtl w:val="0"/>
              </w:rPr>
              <w:t xml:space="preserve">Self-Reflection on Coping Strategies:</w:t>
            </w:r>
          </w:p>
          <w:p w:rsidR="00000000" w:rsidDel="00000000" w:rsidP="00000000" w:rsidRDefault="00000000" w:rsidRPr="00000000" w14:paraId="0000139D">
            <w:pPr>
              <w:numPr>
                <w:ilvl w:val="1"/>
                <w:numId w:val="24"/>
              </w:numPr>
              <w:spacing w:after="0" w:afterAutospacing="0" w:before="0" w:beforeAutospacing="0" w:lineRule="auto"/>
              <w:ind w:left="1440" w:hanging="360"/>
            </w:pPr>
            <w:r w:rsidDel="00000000" w:rsidR="00000000" w:rsidRPr="00000000">
              <w:rPr>
                <w:rtl w:val="0"/>
              </w:rPr>
              <w:t xml:space="preserve">Think about how you’ve coped with distressing climate-related emotions in the past.</w:t>
            </w:r>
          </w:p>
          <w:p w:rsidR="00000000" w:rsidDel="00000000" w:rsidP="00000000" w:rsidRDefault="00000000" w:rsidRPr="00000000" w14:paraId="0000139E">
            <w:pPr>
              <w:numPr>
                <w:ilvl w:val="1"/>
                <w:numId w:val="24"/>
              </w:numPr>
              <w:spacing w:after="0" w:afterAutospacing="0" w:before="0" w:beforeAutospacing="0" w:lineRule="auto"/>
              <w:ind w:left="1440" w:hanging="360"/>
            </w:pPr>
            <w:r w:rsidDel="00000000" w:rsidR="00000000" w:rsidRPr="00000000">
              <w:rPr>
                <w:rtl w:val="0"/>
              </w:rPr>
              <w:t xml:space="preserve">Answer the following questions:</w:t>
            </w:r>
          </w:p>
          <w:p w:rsidR="00000000" w:rsidDel="00000000" w:rsidP="00000000" w:rsidRDefault="00000000" w:rsidRPr="00000000" w14:paraId="0000139F">
            <w:pPr>
              <w:numPr>
                <w:ilvl w:val="2"/>
                <w:numId w:val="24"/>
              </w:numPr>
              <w:spacing w:after="0" w:afterAutospacing="0" w:before="0" w:beforeAutospacing="0" w:lineRule="auto"/>
              <w:ind w:left="2160" w:hanging="360"/>
            </w:pPr>
            <w:r w:rsidDel="00000000" w:rsidR="00000000" w:rsidRPr="00000000">
              <w:rPr>
                <w:rtl w:val="0"/>
              </w:rPr>
              <w:t xml:space="preserve">Which coping styles have you relied on most?</w:t>
            </w:r>
          </w:p>
          <w:p w:rsidR="00000000" w:rsidDel="00000000" w:rsidP="00000000" w:rsidRDefault="00000000" w:rsidRPr="00000000" w14:paraId="000013A0">
            <w:pPr>
              <w:numPr>
                <w:ilvl w:val="2"/>
                <w:numId w:val="24"/>
              </w:numPr>
              <w:spacing w:after="0" w:afterAutospacing="0" w:before="0" w:beforeAutospacing="0" w:lineRule="auto"/>
              <w:ind w:left="2160" w:hanging="360"/>
            </w:pPr>
            <w:r w:rsidDel="00000000" w:rsidR="00000000" w:rsidRPr="00000000">
              <w:rPr>
                <w:rtl w:val="0"/>
              </w:rPr>
              <w:t xml:space="preserve">Have any of your strategies been maladaptive (e.g., excessive avoidance)?</w:t>
            </w:r>
            <w:ins w:author="Claire Perry" w:id="399" w:date="2025-11-26T05:46:27Z">
              <w:r w:rsidDel="00000000" w:rsidR="00000000" w:rsidRPr="00000000">
                <w:rPr>
                  <w:rtl w:val="0"/>
                </w:rPr>
                <w:t xml:space="preserve"> How did you feel after using these strategies? </w:t>
              </w:r>
            </w:ins>
            <w:r w:rsidDel="00000000" w:rsidR="00000000" w:rsidRPr="00000000">
              <w:rPr>
                <w:rtl w:val="0"/>
              </w:rPr>
            </w:r>
          </w:p>
          <w:p w:rsidR="00000000" w:rsidDel="00000000" w:rsidP="00000000" w:rsidRDefault="00000000" w:rsidRPr="00000000" w14:paraId="000013A1">
            <w:pPr>
              <w:numPr>
                <w:ilvl w:val="2"/>
                <w:numId w:val="24"/>
              </w:numPr>
              <w:spacing w:after="0" w:afterAutospacing="0" w:before="0" w:beforeAutospacing="0" w:lineRule="auto"/>
              <w:ind w:left="2160" w:hanging="360"/>
            </w:pPr>
            <w:r w:rsidDel="00000000" w:rsidR="00000000" w:rsidRPr="00000000">
              <w:rPr>
                <w:rtl w:val="0"/>
              </w:rPr>
              <w:t xml:space="preserve">How can you integrate more adaptive strategies, such as problem-focused or meaning-focused coping?</w:t>
            </w:r>
            <w:ins w:author="Claire Perry" w:id="400" w:date="2025-11-26T05:46:54Z">
              <w:r w:rsidDel="00000000" w:rsidR="00000000" w:rsidRPr="00000000">
                <w:rPr>
                  <w:rtl w:val="0"/>
                </w:rPr>
                <w:t xml:space="preserve"> What barriers do you anticipate may prevent you from integrating more adaptive strategies, and how can you navigate these barriers? </w:t>
              </w:r>
            </w:ins>
            <w:r w:rsidDel="00000000" w:rsidR="00000000" w:rsidRPr="00000000">
              <w:rPr>
                <w:rtl w:val="0"/>
              </w:rPr>
            </w:r>
          </w:p>
          <w:p w:rsidR="00000000" w:rsidDel="00000000" w:rsidP="00000000" w:rsidRDefault="00000000" w:rsidRPr="00000000" w14:paraId="000013A2">
            <w:pPr>
              <w:numPr>
                <w:ilvl w:val="0"/>
                <w:numId w:val="24"/>
              </w:numPr>
              <w:spacing w:after="0" w:afterAutospacing="0" w:before="0" w:beforeAutospacing="0" w:lineRule="auto"/>
              <w:ind w:left="720" w:hanging="360"/>
            </w:pPr>
            <w:r w:rsidDel="00000000" w:rsidR="00000000" w:rsidRPr="00000000">
              <w:rPr>
                <w:rtl w:val="0"/>
              </w:rPr>
              <w:t xml:space="preserve">Personal Coping Plan:</w:t>
            </w:r>
          </w:p>
          <w:p w:rsidR="00000000" w:rsidDel="00000000" w:rsidP="00000000" w:rsidRDefault="00000000" w:rsidRPr="00000000" w14:paraId="000013A3">
            <w:pPr>
              <w:numPr>
                <w:ilvl w:val="1"/>
                <w:numId w:val="24"/>
              </w:numPr>
              <w:spacing w:after="240" w:before="0" w:beforeAutospacing="0" w:lineRule="auto"/>
              <w:ind w:left="1440" w:hanging="360"/>
            </w:pPr>
            <w:commentRangeStart w:id="276"/>
            <w:r w:rsidDel="00000000" w:rsidR="00000000" w:rsidRPr="00000000">
              <w:rPr>
                <w:rtl w:val="0"/>
              </w:rPr>
              <w:t xml:space="preserve">Develop a short plan (150–200 words) </w:t>
            </w:r>
            <w:commentRangeEnd w:id="276"/>
            <w:r w:rsidDel="00000000" w:rsidR="00000000" w:rsidRPr="00000000">
              <w:commentReference w:id="276"/>
            </w:r>
            <w:r w:rsidDel="00000000" w:rsidR="00000000" w:rsidRPr="00000000">
              <w:rPr>
                <w:rtl w:val="0"/>
              </w:rPr>
              <w:t xml:space="preserve">outlining how you can apply the four coping styles in a balanced way to navigate future climate-related stressors.</w:t>
            </w:r>
          </w:p>
          <w:p w:rsidR="00000000" w:rsidDel="00000000" w:rsidP="00000000" w:rsidRDefault="00000000" w:rsidRPr="00000000" w14:paraId="000013A4">
            <w:pPr>
              <w:pStyle w:val="Heading2"/>
              <w:spacing w:after="240" w:before="240" w:lineRule="auto"/>
              <w:rPr/>
            </w:pPr>
            <w:bookmarkStart w:colFirst="0" w:colLast="0" w:name="_i58eryyapb5h" w:id="310"/>
            <w:bookmarkEnd w:id="310"/>
            <w:r w:rsidDel="00000000" w:rsidR="00000000" w:rsidRPr="00000000">
              <w:rPr>
                <w:color w:val="c9daf8"/>
                <w:shd w:fill="3c78d8" w:val="clear"/>
                <w:rtl w:val="0"/>
              </w:rPr>
              <w:t xml:space="preserve">With Others</w:t>
            </w:r>
            <w:commentRangeStart w:id="277"/>
            <w:r w:rsidDel="00000000" w:rsidR="00000000" w:rsidRPr="00000000">
              <w:rPr>
                <w:rtl w:val="0"/>
              </w:rPr>
            </w:r>
          </w:p>
          <w:p w:rsidR="00000000" w:rsidDel="00000000" w:rsidP="00000000" w:rsidRDefault="00000000" w:rsidRPr="00000000" w14:paraId="000013A5">
            <w:pPr>
              <w:spacing w:after="240" w:before="240" w:lineRule="auto"/>
              <w:rPr/>
            </w:pPr>
            <w:commentRangeEnd w:id="277"/>
            <w:r w:rsidDel="00000000" w:rsidR="00000000" w:rsidRPr="00000000">
              <w:commentReference w:id="277"/>
            </w:r>
            <w:r w:rsidDel="00000000" w:rsidR="00000000" w:rsidRPr="00000000">
              <w:rPr>
                <w:b w:val="1"/>
                <w:bCs w:val="1"/>
                <w:rtl w:val="0"/>
              </w:rPr>
              <w:t xml:space="preserve">Objective:</w:t>
            </w:r>
            <w:r w:rsidDel="00000000" w:rsidR="00000000" w:rsidRPr="00000000">
              <w:rPr>
                <w:rtl w:val="0"/>
              </w:rPr>
              <w:t xml:space="preserve"> Groups will collaborate to create a toolkit of coping strategies tailored to specific climate-related emotional stressors, integrating the four coping styles.</w:t>
            </w:r>
          </w:p>
          <w:p w:rsidR="00000000" w:rsidDel="00000000" w:rsidP="00000000" w:rsidRDefault="00000000" w:rsidRPr="00000000" w14:paraId="000013A6">
            <w:pPr>
              <w:spacing w:after="240" w:before="240" w:lineRule="auto"/>
              <w:rPr/>
            </w:pPr>
            <w:r w:rsidDel="00000000" w:rsidR="00000000" w:rsidRPr="00000000">
              <w:rPr>
                <w:b w:val="1"/>
                <w:bCs w:val="1"/>
                <w:rtl w:val="0"/>
              </w:rPr>
              <w:t xml:space="preserve">Preparation Time:</w:t>
            </w:r>
            <w:r w:rsidDel="00000000" w:rsidR="00000000" w:rsidRPr="00000000">
              <w:rPr>
                <w:rtl w:val="0"/>
              </w:rPr>
              <w:t xml:space="preserve"> 10–15 minutes to provide examples and prepare worksheets or templates.</w:t>
            </w:r>
          </w:p>
          <w:p w:rsidR="00000000" w:rsidDel="00000000" w:rsidP="00000000" w:rsidRDefault="00000000" w:rsidRPr="00000000" w14:paraId="000013A7">
            <w:pPr>
              <w:spacing w:after="240" w:before="240" w:lineRule="auto"/>
              <w:rPr/>
            </w:pPr>
            <w:r w:rsidDel="00000000" w:rsidR="00000000" w:rsidRPr="00000000">
              <w:rPr>
                <w:b w:val="1"/>
                <w:bCs w:val="1"/>
                <w:rtl w:val="0"/>
              </w:rPr>
              <w:t xml:space="preserve">Time Allocation:</w:t>
            </w:r>
            <w:r w:rsidDel="00000000" w:rsidR="00000000" w:rsidRPr="00000000">
              <w:rPr>
                <w:rtl w:val="0"/>
              </w:rPr>
              <w:t xml:space="preserve"> 60 minutes.</w:t>
            </w:r>
          </w:p>
          <w:p w:rsidR="00000000" w:rsidDel="00000000" w:rsidP="00000000" w:rsidRDefault="00000000" w:rsidRPr="00000000" w14:paraId="000013A8">
            <w:pPr>
              <w:spacing w:after="240" w:before="240" w:lineRule="auto"/>
              <w:rPr>
                <w:b w:val="1"/>
                <w:bCs w:val="1"/>
                <w:u w:val="single"/>
              </w:rPr>
            </w:pPr>
            <w:r w:rsidDel="00000000" w:rsidR="00000000" w:rsidRPr="00000000">
              <w:rPr>
                <w:b w:val="1"/>
                <w:bCs w:val="1"/>
                <w:u w:val="single"/>
                <w:rtl w:val="0"/>
              </w:rPr>
              <w:t xml:space="preserve">Facilitator Instructions:</w:t>
            </w:r>
          </w:p>
          <w:p w:rsidR="00000000" w:rsidDel="00000000" w:rsidP="00000000" w:rsidRDefault="00000000" w:rsidRPr="00000000" w14:paraId="000013A9">
            <w:pPr>
              <w:numPr>
                <w:ilvl w:val="0"/>
                <w:numId w:val="489"/>
              </w:numPr>
              <w:spacing w:after="0" w:afterAutospacing="0" w:before="240" w:lineRule="auto"/>
              <w:ind w:left="720" w:hanging="360"/>
            </w:pPr>
            <w:r w:rsidDel="00000000" w:rsidR="00000000" w:rsidRPr="00000000">
              <w:rPr>
                <w:b w:val="1"/>
                <w:bCs w:val="1"/>
                <w:rtl w:val="0"/>
              </w:rPr>
              <w:t xml:space="preserve">Introduction (10 minutes):</w:t>
            </w:r>
          </w:p>
          <w:p w:rsidR="00000000" w:rsidDel="00000000" w:rsidP="00000000" w:rsidRDefault="00000000" w:rsidRPr="00000000" w14:paraId="000013AA">
            <w:pPr>
              <w:numPr>
                <w:ilvl w:val="1"/>
                <w:numId w:val="489"/>
              </w:numPr>
              <w:spacing w:after="0" w:afterAutospacing="0" w:before="0" w:beforeAutospacing="0" w:lineRule="auto"/>
              <w:ind w:left="1440" w:hanging="360"/>
            </w:pPr>
            <w:r w:rsidDel="00000000" w:rsidR="00000000" w:rsidRPr="00000000">
              <w:rPr>
                <w:rtl w:val="0"/>
              </w:rPr>
              <w:t xml:space="preserve">Briefly explain the four coping styles and provide real-world examples for each.</w:t>
            </w:r>
          </w:p>
          <w:p w:rsidR="00000000" w:rsidDel="00000000" w:rsidP="00000000" w:rsidRDefault="00000000" w:rsidRPr="00000000" w14:paraId="000013AB">
            <w:pPr>
              <w:numPr>
                <w:ilvl w:val="1"/>
                <w:numId w:val="489"/>
              </w:numPr>
              <w:spacing w:after="0" w:afterAutospacing="0" w:before="0" w:beforeAutospacing="0" w:lineRule="auto"/>
              <w:ind w:left="1440" w:hanging="360"/>
            </w:pPr>
            <w:r w:rsidDel="00000000" w:rsidR="00000000" w:rsidRPr="00000000">
              <w:rPr>
                <w:rtl w:val="0"/>
              </w:rPr>
              <w:t xml:space="preserve">Highlight the importance of flexibility and avoiding maladaptive patterns.</w:t>
            </w:r>
          </w:p>
          <w:p w:rsidR="00000000" w:rsidDel="00000000" w:rsidP="00000000" w:rsidRDefault="00000000" w:rsidRPr="00000000" w14:paraId="000013AC">
            <w:pPr>
              <w:numPr>
                <w:ilvl w:val="0"/>
                <w:numId w:val="489"/>
              </w:numPr>
              <w:spacing w:after="0" w:afterAutospacing="0" w:before="0" w:beforeAutospacing="0" w:lineRule="auto"/>
              <w:ind w:left="720" w:hanging="360"/>
            </w:pPr>
            <w:r w:rsidDel="00000000" w:rsidR="00000000" w:rsidRPr="00000000">
              <w:rPr>
                <w:b w:val="1"/>
                <w:bCs w:val="1"/>
                <w:rtl w:val="0"/>
              </w:rPr>
              <w:t xml:space="preserve">Group Activity (30 minutes):</w:t>
            </w:r>
          </w:p>
          <w:p w:rsidR="00000000" w:rsidDel="00000000" w:rsidP="00000000" w:rsidRDefault="00000000" w:rsidRPr="00000000" w14:paraId="000013AD">
            <w:pPr>
              <w:numPr>
                <w:ilvl w:val="1"/>
                <w:numId w:val="489"/>
              </w:numPr>
              <w:spacing w:after="0" w:afterAutospacing="0" w:before="0" w:beforeAutospacing="0" w:lineRule="auto"/>
              <w:ind w:left="1440" w:hanging="360"/>
            </w:pPr>
            <w:r w:rsidDel="00000000" w:rsidR="00000000" w:rsidRPr="00000000">
              <w:rPr>
                <w:rtl w:val="0"/>
              </w:rPr>
              <w:t xml:space="preserve">Divide participants into small groups.</w:t>
            </w:r>
          </w:p>
          <w:p w:rsidR="00000000" w:rsidDel="00000000" w:rsidP="00000000" w:rsidRDefault="00000000" w:rsidRPr="00000000" w14:paraId="000013AE">
            <w:pPr>
              <w:numPr>
                <w:ilvl w:val="1"/>
                <w:numId w:val="489"/>
              </w:numPr>
              <w:spacing w:after="0" w:afterAutospacing="0" w:before="0" w:beforeAutospacing="0" w:lineRule="auto"/>
              <w:ind w:left="1440" w:hanging="360"/>
            </w:pPr>
            <w:r w:rsidDel="00000000" w:rsidR="00000000" w:rsidRPr="00000000">
              <w:rPr>
                <w:rtl w:val="0"/>
              </w:rPr>
              <w:t xml:space="preserve">Assign each group a climate-related stressor, such as:</w:t>
            </w:r>
          </w:p>
          <w:p w:rsidR="00000000" w:rsidDel="00000000" w:rsidP="00000000" w:rsidRDefault="00000000" w:rsidRPr="00000000" w14:paraId="000013AF">
            <w:pPr>
              <w:numPr>
                <w:ilvl w:val="2"/>
                <w:numId w:val="489"/>
              </w:numPr>
              <w:spacing w:after="0" w:afterAutospacing="0" w:before="0" w:beforeAutospacing="0" w:lineRule="auto"/>
              <w:ind w:left="2160" w:hanging="360"/>
            </w:pPr>
            <w:r w:rsidDel="00000000" w:rsidR="00000000" w:rsidRPr="00000000">
              <w:rPr>
                <w:rtl w:val="0"/>
              </w:rPr>
              <w:t xml:space="preserve">"Despair over rising sea levels affecting coastal communities."</w:t>
            </w:r>
          </w:p>
          <w:p w:rsidR="00000000" w:rsidDel="00000000" w:rsidP="00000000" w:rsidRDefault="00000000" w:rsidRPr="00000000" w14:paraId="000013B0">
            <w:pPr>
              <w:numPr>
                <w:ilvl w:val="2"/>
                <w:numId w:val="489"/>
              </w:numPr>
              <w:spacing w:after="0" w:afterAutospacing="0" w:before="0" w:beforeAutospacing="0" w:lineRule="auto"/>
              <w:ind w:left="2160" w:hanging="360"/>
            </w:pPr>
            <w:r w:rsidDel="00000000" w:rsidR="00000000" w:rsidRPr="00000000">
              <w:rPr>
                <w:rtl w:val="0"/>
              </w:rPr>
              <w:t xml:space="preserve">"Anger at corporate inaction on renewable energy."</w:t>
            </w:r>
          </w:p>
          <w:p w:rsidR="00000000" w:rsidDel="00000000" w:rsidP="00000000" w:rsidRDefault="00000000" w:rsidRPr="00000000" w14:paraId="000013B1">
            <w:pPr>
              <w:numPr>
                <w:ilvl w:val="2"/>
                <w:numId w:val="489"/>
              </w:numPr>
              <w:spacing w:after="0" w:afterAutospacing="0" w:before="0" w:beforeAutospacing="0" w:lineRule="auto"/>
              <w:ind w:left="2160" w:hanging="360"/>
            </w:pPr>
            <w:r w:rsidDel="00000000" w:rsidR="00000000" w:rsidRPr="00000000">
              <w:rPr>
                <w:rtl w:val="0"/>
              </w:rPr>
              <w:t xml:space="preserve">"Grief over biodiversity loss in a local forest."</w:t>
            </w:r>
          </w:p>
          <w:p w:rsidR="00000000" w:rsidDel="00000000" w:rsidP="00000000" w:rsidRDefault="00000000" w:rsidRPr="00000000" w14:paraId="000013B2">
            <w:pPr>
              <w:numPr>
                <w:ilvl w:val="1"/>
                <w:numId w:val="489"/>
              </w:numPr>
              <w:spacing w:after="0" w:afterAutospacing="0" w:before="0" w:beforeAutospacing="0" w:lineRule="auto"/>
              <w:ind w:left="1440" w:hanging="360"/>
            </w:pPr>
            <w:r w:rsidDel="00000000" w:rsidR="00000000" w:rsidRPr="00000000">
              <w:rPr>
                <w:b w:val="1"/>
                <w:bCs w:val="1"/>
                <w:rtl w:val="0"/>
              </w:rPr>
              <w:t xml:space="preserve">Group Tasks:</w:t>
            </w:r>
          </w:p>
          <w:p w:rsidR="00000000" w:rsidDel="00000000" w:rsidP="00000000" w:rsidRDefault="00000000" w:rsidRPr="00000000" w14:paraId="000013B3">
            <w:pPr>
              <w:numPr>
                <w:ilvl w:val="2"/>
                <w:numId w:val="489"/>
              </w:numPr>
              <w:spacing w:after="0" w:afterAutospacing="0" w:before="0" w:beforeAutospacing="0" w:lineRule="auto"/>
              <w:ind w:left="2160" w:hanging="360"/>
            </w:pPr>
            <w:r w:rsidDel="00000000" w:rsidR="00000000" w:rsidRPr="00000000">
              <w:rPr>
                <w:rtl w:val="0"/>
              </w:rPr>
              <w:t xml:space="preserve">Brainstorm and document at least two coping strategies for each of the four coping styles to address their assigned stressor.</w:t>
            </w:r>
          </w:p>
          <w:p w:rsidR="00000000" w:rsidDel="00000000" w:rsidP="00000000" w:rsidRDefault="00000000" w:rsidRPr="00000000" w14:paraId="000013B4">
            <w:pPr>
              <w:numPr>
                <w:ilvl w:val="2"/>
                <w:numId w:val="489"/>
              </w:numPr>
              <w:spacing w:after="0" w:afterAutospacing="0" w:before="0" w:beforeAutospacing="0" w:lineRule="auto"/>
              <w:ind w:left="2160" w:hanging="360"/>
            </w:pPr>
            <w:r w:rsidDel="00000000" w:rsidR="00000000" w:rsidRPr="00000000">
              <w:rPr>
                <w:rtl w:val="0"/>
              </w:rPr>
              <w:t xml:space="preserve">Discuss which strategies might be most adaptive</w:t>
            </w:r>
            <w:ins w:author="Claire Perry" w:id="401" w:date="2025-11-26T05:51:08Z">
              <w:r w:rsidDel="00000000" w:rsidR="00000000" w:rsidRPr="00000000">
                <w:rPr>
                  <w:rtl w:val="0"/>
                </w:rPr>
                <w:t xml:space="preserve">, effective, or realistic to implement</w:t>
              </w:r>
            </w:ins>
            <w:r w:rsidDel="00000000" w:rsidR="00000000" w:rsidRPr="00000000">
              <w:rPr>
                <w:rtl w:val="0"/>
              </w:rPr>
              <w:t xml:space="preserve"> and why.</w:t>
            </w:r>
          </w:p>
          <w:p w:rsidR="00000000" w:rsidDel="00000000" w:rsidP="00000000" w:rsidRDefault="00000000" w:rsidRPr="00000000" w14:paraId="000013B5">
            <w:pPr>
              <w:numPr>
                <w:ilvl w:val="2"/>
                <w:numId w:val="489"/>
              </w:numPr>
              <w:spacing w:after="0" w:afterAutospacing="0" w:before="0" w:beforeAutospacing="0" w:lineRule="auto"/>
              <w:ind w:left="2160" w:hanging="360"/>
            </w:pPr>
            <w:r w:rsidDel="00000000" w:rsidR="00000000" w:rsidRPr="00000000">
              <w:rPr>
                <w:rtl w:val="0"/>
              </w:rPr>
              <w:t xml:space="preserve">Identify potential pitfalls (e.g., over-reliance on avoidance).</w:t>
            </w:r>
          </w:p>
          <w:p w:rsidR="00000000" w:rsidDel="00000000" w:rsidP="00000000" w:rsidRDefault="00000000" w:rsidRPr="00000000" w14:paraId="000013B6">
            <w:pPr>
              <w:numPr>
                <w:ilvl w:val="0"/>
                <w:numId w:val="489"/>
              </w:numPr>
              <w:spacing w:after="0" w:afterAutospacing="0" w:before="0" w:beforeAutospacing="0" w:lineRule="auto"/>
              <w:ind w:left="720" w:hanging="360"/>
            </w:pPr>
            <w:r w:rsidDel="00000000" w:rsidR="00000000" w:rsidRPr="00000000">
              <w:rPr>
                <w:b w:val="1"/>
                <w:bCs w:val="1"/>
                <w:rtl w:val="0"/>
              </w:rPr>
              <w:t xml:space="preserve">Sharing and Discussion (15 minutes):</w:t>
            </w:r>
          </w:p>
          <w:p w:rsidR="00000000" w:rsidDel="00000000" w:rsidP="00000000" w:rsidRDefault="00000000" w:rsidRPr="00000000" w14:paraId="000013B7">
            <w:pPr>
              <w:numPr>
                <w:ilvl w:val="1"/>
                <w:numId w:val="489"/>
              </w:numPr>
              <w:spacing w:after="0" w:afterAutospacing="0" w:before="0" w:beforeAutospacing="0" w:lineRule="auto"/>
              <w:ind w:left="1440" w:hanging="360"/>
            </w:pPr>
            <w:r w:rsidDel="00000000" w:rsidR="00000000" w:rsidRPr="00000000">
              <w:rPr>
                <w:rtl w:val="0"/>
              </w:rPr>
              <w:t xml:space="preserve">Each group presents their toolkit, including:</w:t>
            </w:r>
          </w:p>
          <w:p w:rsidR="00000000" w:rsidDel="00000000" w:rsidP="00000000" w:rsidRDefault="00000000" w:rsidRPr="00000000" w14:paraId="000013B8">
            <w:pPr>
              <w:numPr>
                <w:ilvl w:val="2"/>
                <w:numId w:val="489"/>
              </w:numPr>
              <w:spacing w:after="0" w:afterAutospacing="0" w:before="0" w:beforeAutospacing="0" w:lineRule="auto"/>
              <w:ind w:left="2160" w:hanging="360"/>
            </w:pPr>
            <w:r w:rsidDel="00000000" w:rsidR="00000000" w:rsidRPr="00000000">
              <w:rPr>
                <w:rtl w:val="0"/>
              </w:rPr>
              <w:t xml:space="preserve">The stressor they addressed.</w:t>
            </w:r>
          </w:p>
          <w:p w:rsidR="00000000" w:rsidDel="00000000" w:rsidP="00000000" w:rsidRDefault="00000000" w:rsidRPr="00000000" w14:paraId="000013B9">
            <w:pPr>
              <w:numPr>
                <w:ilvl w:val="2"/>
                <w:numId w:val="489"/>
              </w:numPr>
              <w:spacing w:after="0" w:afterAutospacing="0" w:before="0" w:beforeAutospacing="0" w:lineRule="auto"/>
              <w:ind w:left="2160" w:hanging="360"/>
            </w:pPr>
            <w:r w:rsidDel="00000000" w:rsidR="00000000" w:rsidRPr="00000000">
              <w:rPr>
                <w:rtl w:val="0"/>
              </w:rPr>
              <w:t xml:space="preserve">Their proposed coping strategies.</w:t>
            </w:r>
          </w:p>
          <w:p w:rsidR="00000000" w:rsidDel="00000000" w:rsidP="00000000" w:rsidRDefault="00000000" w:rsidRPr="00000000" w14:paraId="000013BA">
            <w:pPr>
              <w:numPr>
                <w:ilvl w:val="2"/>
                <w:numId w:val="489"/>
              </w:numPr>
              <w:spacing w:after="0" w:afterAutospacing="0" w:before="0" w:beforeAutospacing="0" w:lineRule="auto"/>
              <w:ind w:left="2160" w:hanging="360"/>
            </w:pPr>
            <w:r w:rsidDel="00000000" w:rsidR="00000000" w:rsidRPr="00000000">
              <w:rPr>
                <w:rtl w:val="0"/>
              </w:rPr>
              <w:t xml:space="preserve">Insights into which strategies felt most effective or realistic.</w:t>
            </w:r>
          </w:p>
          <w:p w:rsidR="00000000" w:rsidDel="00000000" w:rsidP="00000000" w:rsidRDefault="00000000" w:rsidRPr="00000000" w14:paraId="000013BB">
            <w:pPr>
              <w:numPr>
                <w:ilvl w:val="1"/>
                <w:numId w:val="489"/>
              </w:numPr>
              <w:spacing w:after="0" w:afterAutospacing="0" w:before="0" w:beforeAutospacing="0" w:lineRule="auto"/>
              <w:ind w:left="1440" w:hanging="360"/>
            </w:pPr>
            <w:r w:rsidDel="00000000" w:rsidR="00000000" w:rsidRPr="00000000">
              <w:rPr>
                <w:rtl w:val="0"/>
              </w:rPr>
              <w:t xml:space="preserve">Facilitate a group discussion with questions like:</w:t>
            </w:r>
          </w:p>
          <w:p w:rsidR="00000000" w:rsidDel="00000000" w:rsidP="00000000" w:rsidRDefault="00000000" w:rsidRPr="00000000" w14:paraId="000013BC">
            <w:pPr>
              <w:numPr>
                <w:ilvl w:val="2"/>
                <w:numId w:val="489"/>
              </w:numPr>
              <w:spacing w:after="0" w:afterAutospacing="0" w:before="0" w:beforeAutospacing="0" w:lineRule="auto"/>
              <w:ind w:left="2160" w:hanging="360"/>
            </w:pPr>
            <w:r w:rsidDel="00000000" w:rsidR="00000000" w:rsidRPr="00000000">
              <w:rPr>
                <w:rtl w:val="0"/>
              </w:rPr>
              <w:t xml:space="preserve">“What patterns do we see across different stressors?”</w:t>
            </w:r>
          </w:p>
          <w:p w:rsidR="00000000" w:rsidDel="00000000" w:rsidP="00000000" w:rsidRDefault="00000000" w:rsidRPr="00000000" w14:paraId="000013BD">
            <w:pPr>
              <w:numPr>
                <w:ilvl w:val="2"/>
                <w:numId w:val="489"/>
              </w:numPr>
              <w:spacing w:after="0" w:afterAutospacing="0" w:before="0" w:beforeAutospacing="0" w:lineRule="auto"/>
              <w:ind w:left="2160" w:hanging="360"/>
            </w:pPr>
            <w:r w:rsidDel="00000000" w:rsidR="00000000" w:rsidRPr="00000000">
              <w:rPr>
                <w:rtl w:val="0"/>
              </w:rPr>
              <w:t xml:space="preserve">“How can we support others in shifting from maladaptive to adaptive coping?”</w:t>
            </w:r>
          </w:p>
          <w:p w:rsidR="00000000" w:rsidDel="00000000" w:rsidP="00000000" w:rsidRDefault="00000000" w:rsidRPr="00000000" w14:paraId="000013BE">
            <w:pPr>
              <w:numPr>
                <w:ilvl w:val="0"/>
                <w:numId w:val="489"/>
              </w:numPr>
              <w:spacing w:after="0" w:afterAutospacing="0" w:before="0" w:beforeAutospacing="0" w:lineRule="auto"/>
              <w:ind w:left="720" w:hanging="360"/>
            </w:pPr>
            <w:r w:rsidDel="00000000" w:rsidR="00000000" w:rsidRPr="00000000">
              <w:rPr>
                <w:b w:val="1"/>
                <w:bCs w:val="1"/>
                <w:rtl w:val="0"/>
              </w:rPr>
              <w:t xml:space="preserve">Reflection (5 minutes):</w:t>
            </w:r>
          </w:p>
          <w:p w:rsidR="00000000" w:rsidDel="00000000" w:rsidP="00000000" w:rsidRDefault="00000000" w:rsidRPr="00000000" w14:paraId="000013BF">
            <w:pPr>
              <w:numPr>
                <w:ilvl w:val="1"/>
                <w:numId w:val="489"/>
              </w:numPr>
              <w:spacing w:after="240" w:before="0" w:beforeAutospacing="0" w:lineRule="auto"/>
              <w:ind w:left="1440" w:hanging="360"/>
            </w:pPr>
            <w:r w:rsidDel="00000000" w:rsidR="00000000" w:rsidRPr="00000000">
              <w:rPr>
                <w:rtl w:val="0"/>
              </w:rPr>
              <w:t xml:space="preserve">Ask participants to consider how they might use or adapt the strategies discussed in their own lives.</w:t>
            </w:r>
          </w:p>
          <w:p w:rsidR="00000000" w:rsidDel="00000000" w:rsidP="00000000" w:rsidRDefault="00000000" w:rsidRPr="00000000" w14:paraId="000013C0">
            <w:pPr>
              <w:spacing w:after="240" w:before="240" w:lineRule="auto"/>
              <w:rPr>
                <w:b w:val="1"/>
                <w:bCs w:val="1"/>
              </w:rPr>
            </w:pPr>
            <w:r w:rsidDel="00000000" w:rsidR="00000000" w:rsidRPr="00000000">
              <w:rPr>
                <w:b w:val="1"/>
                <w:bCs w:val="1"/>
                <w:rtl w:val="0"/>
              </w:rPr>
              <w:t xml:space="preserve">Optional Extensions:</w:t>
            </w:r>
          </w:p>
          <w:p w:rsidR="00000000" w:rsidDel="00000000" w:rsidP="00000000" w:rsidRDefault="00000000" w:rsidRPr="00000000" w14:paraId="000013C1">
            <w:pPr>
              <w:numPr>
                <w:ilvl w:val="0"/>
                <w:numId w:val="81"/>
              </w:numPr>
              <w:spacing w:after="0" w:afterAutospacing="0" w:before="240" w:lineRule="auto"/>
              <w:ind w:left="720" w:hanging="360"/>
            </w:pPr>
            <w:r w:rsidDel="00000000" w:rsidR="00000000" w:rsidRPr="00000000">
              <w:rPr>
                <w:b w:val="1"/>
                <w:bCs w:val="1"/>
                <w:rtl w:val="0"/>
              </w:rPr>
              <w:t xml:space="preserve">Role-Playing Exercise:</w:t>
            </w:r>
          </w:p>
          <w:p w:rsidR="00000000" w:rsidDel="00000000" w:rsidP="00000000" w:rsidRDefault="00000000" w:rsidRPr="00000000" w14:paraId="000013C2">
            <w:pPr>
              <w:numPr>
                <w:ilvl w:val="1"/>
                <w:numId w:val="81"/>
              </w:numPr>
              <w:spacing w:after="0" w:afterAutospacing="0" w:before="0" w:beforeAutospacing="0" w:lineRule="auto"/>
              <w:ind w:left="1440" w:hanging="360"/>
            </w:pPr>
            <w:r w:rsidDel="00000000" w:rsidR="00000000" w:rsidRPr="00000000">
              <w:rPr>
                <w:rtl w:val="0"/>
              </w:rPr>
              <w:t xml:space="preserve">In pairs, one participant acts as someone experiencing a specific climate-related emotion, and the other suggests coping strategies based on the four styles.</w:t>
            </w:r>
          </w:p>
          <w:p w:rsidR="00000000" w:rsidDel="00000000" w:rsidP="00000000" w:rsidRDefault="00000000" w:rsidRPr="00000000" w14:paraId="000013C3">
            <w:pPr>
              <w:numPr>
                <w:ilvl w:val="0"/>
                <w:numId w:val="81"/>
              </w:numPr>
              <w:spacing w:after="0" w:afterAutospacing="0" w:before="0" w:beforeAutospacing="0" w:lineRule="auto"/>
              <w:ind w:left="720" w:hanging="360"/>
            </w:pPr>
            <w:r w:rsidDel="00000000" w:rsidR="00000000" w:rsidRPr="00000000">
              <w:rPr>
                <w:b w:val="1"/>
                <w:bCs w:val="1"/>
                <w:rtl w:val="0"/>
              </w:rPr>
              <w:t xml:space="preserve">Coping Strategy Journaling:</w:t>
            </w:r>
          </w:p>
          <w:p w:rsidR="00000000" w:rsidDel="00000000" w:rsidP="00000000" w:rsidRDefault="00000000" w:rsidRPr="00000000" w14:paraId="000013C4">
            <w:pPr>
              <w:numPr>
                <w:ilvl w:val="1"/>
                <w:numId w:val="81"/>
              </w:numPr>
              <w:spacing w:after="0" w:afterAutospacing="0" w:before="0" w:beforeAutospacing="0" w:lineRule="auto"/>
              <w:ind w:left="1440" w:hanging="360"/>
            </w:pPr>
            <w:r w:rsidDel="00000000" w:rsidR="00000000" w:rsidRPr="00000000">
              <w:rPr>
                <w:rtl w:val="0"/>
              </w:rPr>
              <w:t xml:space="preserve">Encourage participants to </w:t>
            </w:r>
            <w:commentRangeStart w:id="278"/>
            <w:r w:rsidDel="00000000" w:rsidR="00000000" w:rsidRPr="00000000">
              <w:rPr>
                <w:rtl w:val="0"/>
              </w:rPr>
              <w:t xml:space="preserve">keep a journal </w:t>
            </w:r>
            <w:commentRangeEnd w:id="278"/>
            <w:r w:rsidDel="00000000" w:rsidR="00000000" w:rsidRPr="00000000">
              <w:commentReference w:id="278"/>
            </w:r>
            <w:r w:rsidDel="00000000" w:rsidR="00000000" w:rsidRPr="00000000">
              <w:rPr>
                <w:rtl w:val="0"/>
              </w:rPr>
              <w:t xml:space="preserve">for one week, recording their emotional responses to climate news and how they applied different coping strategies.</w:t>
            </w:r>
          </w:p>
          <w:p w:rsidR="00000000" w:rsidDel="00000000" w:rsidP="00000000" w:rsidRDefault="00000000" w:rsidRPr="00000000" w14:paraId="000013C5">
            <w:pPr>
              <w:numPr>
                <w:ilvl w:val="0"/>
                <w:numId w:val="81"/>
              </w:numPr>
              <w:spacing w:after="0" w:afterAutospacing="0" w:before="0" w:beforeAutospacing="0" w:lineRule="auto"/>
              <w:ind w:left="720" w:hanging="360"/>
            </w:pPr>
            <w:ins w:author="Claire Perry" w:id="402" w:date="2025-11-26T05:52:09Z">
              <w:r w:rsidDel="00000000" w:rsidR="00000000" w:rsidRPr="00000000">
                <w:rPr>
                  <w:b w:val="1"/>
                  <w:bCs w:val="1"/>
                  <w:rtl w:val="0"/>
                </w:rPr>
                <w:t xml:space="preserve">Handout Development</w:t>
              </w:r>
            </w:ins>
            <w:del w:author="Claire Perry" w:id="402" w:date="2025-11-26T05:52:09Z">
              <w:r w:rsidDel="00000000" w:rsidR="00000000" w:rsidRPr="00000000">
                <w:rPr>
                  <w:b w:val="1"/>
                  <w:bCs w:val="1"/>
                  <w:rtl w:val="0"/>
                </w:rPr>
                <w:delText xml:space="preserve">Creative Expression</w:delText>
              </w:r>
            </w:del>
            <w:r w:rsidDel="00000000" w:rsidR="00000000" w:rsidRPr="00000000">
              <w:rPr>
                <w:b w:val="1"/>
                <w:bCs w:val="1"/>
                <w:rtl w:val="0"/>
              </w:rPr>
              <w:t xml:space="preserve">:</w:t>
            </w:r>
          </w:p>
          <w:p w:rsidR="00000000" w:rsidDel="00000000" w:rsidP="00000000" w:rsidRDefault="00000000" w:rsidRPr="00000000" w14:paraId="000013C6">
            <w:pPr>
              <w:numPr>
                <w:ilvl w:val="1"/>
                <w:numId w:val="81"/>
              </w:numPr>
              <w:spacing w:after="240" w:before="0" w:beforeAutospacing="0" w:lineRule="auto"/>
              <w:ind w:left="1440" w:hanging="360"/>
            </w:pPr>
            <w:r w:rsidDel="00000000" w:rsidR="00000000" w:rsidRPr="00000000">
              <w:rPr>
                <w:rtl w:val="0"/>
              </w:rPr>
              <w:t xml:space="preserve">Participants create an infographic, poster, or presentation comparing adaptive and maladaptive strategies within the four coping styles.</w:t>
            </w:r>
          </w:p>
          <w:p w:rsidR="00000000" w:rsidDel="00000000" w:rsidP="00000000" w:rsidRDefault="00000000" w:rsidRPr="00000000" w14:paraId="000013C7">
            <w:pPr>
              <w:widowControl w:val="0"/>
              <w:spacing w:line="240" w:lineRule="auto"/>
              <w:rPr/>
            </w:pPr>
            <w:r w:rsidDel="00000000" w:rsidR="00000000" w:rsidRPr="00000000">
              <w:rPr>
                <w:rtl w:val="0"/>
              </w:rPr>
            </w:r>
          </w:p>
        </w:tc>
      </w:tr>
      <w:tr>
        <w:trPr>
          <w:cantSplit w:val="0"/>
          <w:tblHeader w:val="0"/>
        </w:trPr>
        <w:tc>
          <w:tcPr>
            <w:shd w:fill="d5a6bd" w:val="clear"/>
          </w:tcPr>
          <w:p w:rsidR="00000000" w:rsidDel="00000000" w:rsidP="00000000" w:rsidRDefault="00000000" w:rsidRPr="00000000" w14:paraId="000013C8">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13C9">
            <w:pPr>
              <w:numPr>
                <w:ilvl w:val="0"/>
                <w:numId w:val="515"/>
              </w:numPr>
              <w:spacing w:after="0" w:afterAutospacing="0" w:before="240" w:lineRule="auto"/>
              <w:ind w:left="720" w:hanging="360"/>
            </w:pPr>
            <w:r w:rsidDel="00000000" w:rsidR="00000000" w:rsidRPr="00000000">
              <w:rPr>
                <w:rtl w:val="0"/>
              </w:rPr>
              <w:t xml:space="preserve">Beck, A. T. (1976). Cognitive therapy and the emotional disorders. International Universities Press.</w:t>
            </w:r>
          </w:p>
          <w:p w:rsidR="00000000" w:rsidDel="00000000" w:rsidP="00000000" w:rsidRDefault="00000000" w:rsidRPr="00000000" w14:paraId="000013CA">
            <w:pPr>
              <w:numPr>
                <w:ilvl w:val="0"/>
                <w:numId w:val="515"/>
              </w:numPr>
              <w:spacing w:after="0" w:afterAutospacing="0" w:before="0" w:beforeAutospacing="0" w:lineRule="auto"/>
              <w:ind w:left="720" w:hanging="360"/>
            </w:pPr>
            <w:r w:rsidDel="00000000" w:rsidR="00000000" w:rsidRPr="00000000">
              <w:rPr>
                <w:rtl w:val="0"/>
              </w:rPr>
              <w:t xml:space="preserve">Biggs, A., Brough, P., &amp; Drummond, S. (2017). Lazarus and Folkman's psychological stress and coping theory. In C. L. Cooper &amp; J. C. Quick (Eds.), The handbook of stress and health: A guide to research and practice (pp. 351–364). Wiley Blackwell.</w:t>
            </w:r>
            <w:hyperlink r:id="rId532">
              <w:r w:rsidDel="00000000" w:rsidR="00000000" w:rsidRPr="00000000">
                <w:rPr>
                  <w:rtl w:val="0"/>
                </w:rPr>
                <w:t xml:space="preserve"> </w:t>
              </w:r>
            </w:hyperlink>
            <w:hyperlink r:id="rId533">
              <w:r w:rsidDel="00000000" w:rsidR="00000000" w:rsidRPr="00000000">
                <w:rPr>
                  <w:color w:val="1155cc"/>
                  <w:u w:val="single"/>
                  <w:rtl w:val="0"/>
                </w:rPr>
                <w:t xml:space="preserve">https://doi.org/10.1002/9781118993811.ch21</w:t>
              </w:r>
            </w:hyperlink>
            <w:r w:rsidDel="00000000" w:rsidR="00000000" w:rsidRPr="00000000">
              <w:rPr>
                <w:rtl w:val="0"/>
              </w:rPr>
            </w:r>
          </w:p>
          <w:p w:rsidR="00000000" w:rsidDel="00000000" w:rsidP="00000000" w:rsidRDefault="00000000" w:rsidRPr="00000000" w14:paraId="000013CB">
            <w:pPr>
              <w:numPr>
                <w:ilvl w:val="0"/>
                <w:numId w:val="515"/>
              </w:numPr>
              <w:spacing w:after="0" w:afterAutospacing="0" w:before="0" w:beforeAutospacing="0" w:lineRule="auto"/>
              <w:ind w:left="720" w:hanging="360"/>
            </w:pPr>
            <w:r w:rsidDel="00000000" w:rsidR="00000000" w:rsidRPr="00000000">
              <w:rPr>
                <w:rtl w:val="0"/>
              </w:rPr>
              <w:t xml:space="preserve">Darner, R. (2009). Self-Determination Theory as a Guide to Fostering Environmental Motivation. The Journal of Environmental Education, 40(2), 39–49.</w:t>
            </w:r>
            <w:hyperlink r:id="rId534">
              <w:r w:rsidDel="00000000" w:rsidR="00000000" w:rsidRPr="00000000">
                <w:rPr>
                  <w:rtl w:val="0"/>
                </w:rPr>
                <w:t xml:space="preserve"> </w:t>
              </w:r>
            </w:hyperlink>
            <w:hyperlink r:id="rId535">
              <w:r w:rsidDel="00000000" w:rsidR="00000000" w:rsidRPr="00000000">
                <w:rPr>
                  <w:color w:val="1155cc"/>
                  <w:u w:val="single"/>
                  <w:rtl w:val="0"/>
                </w:rPr>
                <w:t xml:space="preserve">https://doi.org/10.3200/JOEE.40.2.39-49</w:t>
              </w:r>
            </w:hyperlink>
            <w:r w:rsidDel="00000000" w:rsidR="00000000" w:rsidRPr="00000000">
              <w:rPr>
                <w:rtl w:val="0"/>
              </w:rPr>
            </w:r>
          </w:p>
          <w:p w:rsidR="00000000" w:rsidDel="00000000" w:rsidP="00000000" w:rsidRDefault="00000000" w:rsidRPr="00000000" w14:paraId="000013CC">
            <w:pPr>
              <w:numPr>
                <w:ilvl w:val="0"/>
                <w:numId w:val="515"/>
              </w:numPr>
              <w:spacing w:after="0" w:afterAutospacing="0" w:before="0" w:beforeAutospacing="0" w:lineRule="auto"/>
              <w:ind w:left="720" w:hanging="360"/>
            </w:pPr>
            <w:r w:rsidDel="00000000" w:rsidR="00000000" w:rsidRPr="00000000">
              <w:rPr>
                <w:rtl w:val="0"/>
              </w:rPr>
              <w:t xml:space="preserve">Daeninck, C., Kioupi, V., &amp; Vercammen, A. (2023). Climate anxiety, coping strategies and planning for the future in environmental degree students in the UK. Frontiers in psychology, 14, 1126031.</w:t>
            </w:r>
            <w:hyperlink r:id="rId536">
              <w:r w:rsidDel="00000000" w:rsidR="00000000" w:rsidRPr="00000000">
                <w:rPr>
                  <w:rtl w:val="0"/>
                </w:rPr>
                <w:t xml:space="preserve"> </w:t>
              </w:r>
            </w:hyperlink>
            <w:hyperlink r:id="rId537">
              <w:r w:rsidDel="00000000" w:rsidR="00000000" w:rsidRPr="00000000">
                <w:rPr>
                  <w:color w:val="1155cc"/>
                  <w:u w:val="single"/>
                  <w:rtl w:val="0"/>
                </w:rPr>
                <w:t xml:space="preserve">https://doi.org/10.3389/fpsyg.2023.1126031</w:t>
              </w:r>
            </w:hyperlink>
            <w:r w:rsidDel="00000000" w:rsidR="00000000" w:rsidRPr="00000000">
              <w:rPr>
                <w:rtl w:val="0"/>
              </w:rPr>
            </w:r>
          </w:p>
          <w:p w:rsidR="00000000" w:rsidDel="00000000" w:rsidP="00000000" w:rsidRDefault="00000000" w:rsidRPr="00000000" w14:paraId="000013CD">
            <w:pPr>
              <w:numPr>
                <w:ilvl w:val="0"/>
                <w:numId w:val="515"/>
              </w:numPr>
              <w:spacing w:after="0" w:afterAutospacing="0" w:before="0" w:beforeAutospacing="0" w:lineRule="auto"/>
              <w:ind w:left="720" w:hanging="360"/>
            </w:pPr>
            <w:r w:rsidDel="00000000" w:rsidR="00000000" w:rsidRPr="00000000">
              <w:rPr>
                <w:rtl w:val="0"/>
              </w:rPr>
              <w:t xml:space="preserve">Greenberg, J., Solomon, S., &amp; Pyszczynski, T. (1997). Terror management theory of self-esteem and cultural worldviews: Empirical assessments and conceptual refinements. In M. P. Zanna (Ed.), Advances in experimental social psychology, Vol. 29, pp. 61–139). Academic Press.</w:t>
            </w:r>
            <w:hyperlink r:id="rId538">
              <w:r w:rsidDel="00000000" w:rsidR="00000000" w:rsidRPr="00000000">
                <w:rPr>
                  <w:rtl w:val="0"/>
                </w:rPr>
                <w:t xml:space="preserve"> </w:t>
              </w:r>
            </w:hyperlink>
            <w:hyperlink r:id="rId539">
              <w:r w:rsidDel="00000000" w:rsidR="00000000" w:rsidRPr="00000000">
                <w:rPr>
                  <w:color w:val="1155cc"/>
                  <w:u w:val="single"/>
                  <w:rtl w:val="0"/>
                </w:rPr>
                <w:t xml:space="preserve">https://doi.org/10.1016/S0065-2601(08)60016-7</w:t>
              </w:r>
            </w:hyperlink>
            <w:r w:rsidDel="00000000" w:rsidR="00000000" w:rsidRPr="00000000">
              <w:rPr>
                <w:rtl w:val="0"/>
              </w:rPr>
            </w:r>
          </w:p>
          <w:p w:rsidR="00000000" w:rsidDel="00000000" w:rsidP="00000000" w:rsidRDefault="00000000" w:rsidRPr="00000000" w14:paraId="000013CE">
            <w:pPr>
              <w:numPr>
                <w:ilvl w:val="0"/>
                <w:numId w:val="515"/>
              </w:numPr>
              <w:spacing w:after="0" w:afterAutospacing="0" w:before="0" w:beforeAutospacing="0" w:lineRule="auto"/>
              <w:ind w:left="720" w:hanging="360"/>
            </w:pPr>
            <w:r w:rsidDel="00000000" w:rsidR="00000000" w:rsidRPr="00000000">
              <w:rPr>
                <w:rtl w:val="0"/>
              </w:rPr>
              <w:t xml:space="preserve">Gross, J. J. (1998). The emerging field of emotion regulation: An integrative review. Review of General Psychology, 2(3), 271–299.</w:t>
            </w:r>
            <w:hyperlink r:id="rId540">
              <w:r w:rsidDel="00000000" w:rsidR="00000000" w:rsidRPr="00000000">
                <w:rPr>
                  <w:rtl w:val="0"/>
                </w:rPr>
                <w:t xml:space="preserve"> </w:t>
              </w:r>
            </w:hyperlink>
            <w:hyperlink r:id="rId541">
              <w:r w:rsidDel="00000000" w:rsidR="00000000" w:rsidRPr="00000000">
                <w:rPr>
                  <w:color w:val="1155cc"/>
                  <w:u w:val="single"/>
                  <w:rtl w:val="0"/>
                </w:rPr>
                <w:t xml:space="preserve">https://doi.org/10.1037/1089-2680.2.3.271</w:t>
              </w:r>
            </w:hyperlink>
            <w:r w:rsidDel="00000000" w:rsidR="00000000" w:rsidRPr="00000000">
              <w:rPr>
                <w:rtl w:val="0"/>
              </w:rPr>
            </w:r>
          </w:p>
          <w:p w:rsidR="00000000" w:rsidDel="00000000" w:rsidP="00000000" w:rsidRDefault="00000000" w:rsidRPr="00000000" w14:paraId="000013CF">
            <w:pPr>
              <w:numPr>
                <w:ilvl w:val="0"/>
                <w:numId w:val="515"/>
              </w:numPr>
              <w:spacing w:after="0" w:afterAutospacing="0" w:before="0" w:beforeAutospacing="0" w:lineRule="auto"/>
              <w:ind w:left="720" w:hanging="360"/>
            </w:pPr>
            <w:r w:rsidDel="00000000" w:rsidR="00000000" w:rsidRPr="00000000">
              <w:rPr>
                <w:rtl w:val="0"/>
              </w:rPr>
              <w:t xml:space="preserve">Hobfoll, S. E. (1989). Conservation of resources: A new attempt at conceptualizing stress. American Psychologist, 44(3), 513–524.</w:t>
            </w:r>
            <w:hyperlink r:id="rId542">
              <w:r w:rsidDel="00000000" w:rsidR="00000000" w:rsidRPr="00000000">
                <w:rPr>
                  <w:rtl w:val="0"/>
                </w:rPr>
                <w:t xml:space="preserve"> </w:t>
              </w:r>
            </w:hyperlink>
            <w:hyperlink r:id="rId543">
              <w:r w:rsidDel="00000000" w:rsidR="00000000" w:rsidRPr="00000000">
                <w:rPr>
                  <w:color w:val="1155cc"/>
                  <w:u w:val="single"/>
                  <w:rtl w:val="0"/>
                </w:rPr>
                <w:t xml:space="preserve">https://doi.org/10.1037/0003-066X.44.3.513</w:t>
              </w:r>
            </w:hyperlink>
            <w:r w:rsidDel="00000000" w:rsidR="00000000" w:rsidRPr="00000000">
              <w:rPr>
                <w:rtl w:val="0"/>
              </w:rPr>
            </w:r>
          </w:p>
          <w:p w:rsidR="00000000" w:rsidDel="00000000" w:rsidP="00000000" w:rsidRDefault="00000000" w:rsidRPr="00000000" w14:paraId="000013D0">
            <w:pPr>
              <w:numPr>
                <w:ilvl w:val="0"/>
                <w:numId w:val="515"/>
              </w:numPr>
              <w:spacing w:after="0" w:afterAutospacing="0" w:before="0" w:beforeAutospacing="0" w:lineRule="auto"/>
              <w:ind w:left="720" w:hanging="360"/>
            </w:pPr>
            <w:r w:rsidDel="00000000" w:rsidR="00000000" w:rsidRPr="00000000">
              <w:rPr>
                <w:rtl w:val="0"/>
              </w:rPr>
              <w:t xml:space="preserve">Jayakody, D. Y., Adams, V. M., Pecl, G., &amp; Lester, E. (2024). When does place attachment lead to climate change adaptation and when does it not? A quantitative review and thematic analysis. Environmental Science &amp; Policy, 160, 103866.</w:t>
            </w:r>
            <w:hyperlink r:id="rId544">
              <w:r w:rsidDel="00000000" w:rsidR="00000000" w:rsidRPr="00000000">
                <w:rPr>
                  <w:rtl w:val="0"/>
                </w:rPr>
                <w:t xml:space="preserve"> </w:t>
              </w:r>
            </w:hyperlink>
            <w:hyperlink r:id="rId545">
              <w:r w:rsidDel="00000000" w:rsidR="00000000" w:rsidRPr="00000000">
                <w:rPr>
                  <w:color w:val="1155cc"/>
                  <w:u w:val="single"/>
                  <w:rtl w:val="0"/>
                </w:rPr>
                <w:t xml:space="preserve">https://doi.org/10.1016/j.envsci.2024.103866</w:t>
              </w:r>
            </w:hyperlink>
            <w:r w:rsidDel="00000000" w:rsidR="00000000" w:rsidRPr="00000000">
              <w:rPr>
                <w:rtl w:val="0"/>
              </w:rPr>
            </w:r>
          </w:p>
          <w:p w:rsidR="00000000" w:rsidDel="00000000" w:rsidP="00000000" w:rsidRDefault="00000000" w:rsidRPr="00000000" w14:paraId="000013D1">
            <w:pPr>
              <w:numPr>
                <w:ilvl w:val="0"/>
                <w:numId w:val="515"/>
              </w:numPr>
              <w:spacing w:after="0" w:afterAutospacing="0" w:before="0" w:beforeAutospacing="0" w:lineRule="auto"/>
              <w:ind w:left="720" w:hanging="360"/>
            </w:pPr>
            <w:r w:rsidDel="00000000" w:rsidR="00000000" w:rsidRPr="00000000">
              <w:rPr>
                <w:rtl w:val="0"/>
              </w:rPr>
              <w:t xml:space="preserve">MacAndrew, C., &amp; Steele, T. (1991). Gray's behavioral inhibition system: A psychometric examination. Personality and Individual Differences, 12(2), 157–171.</w:t>
            </w:r>
            <w:hyperlink r:id="rId546">
              <w:r w:rsidDel="00000000" w:rsidR="00000000" w:rsidRPr="00000000">
                <w:rPr>
                  <w:rtl w:val="0"/>
                </w:rPr>
                <w:t xml:space="preserve"> </w:t>
              </w:r>
            </w:hyperlink>
            <w:hyperlink r:id="rId547">
              <w:r w:rsidDel="00000000" w:rsidR="00000000" w:rsidRPr="00000000">
                <w:rPr>
                  <w:color w:val="1155cc"/>
                  <w:u w:val="single"/>
                  <w:rtl w:val="0"/>
                </w:rPr>
                <w:t xml:space="preserve">https://doi.org/10.1016/0191-8869(91)90099-W</w:t>
              </w:r>
            </w:hyperlink>
            <w:r w:rsidDel="00000000" w:rsidR="00000000" w:rsidRPr="00000000">
              <w:rPr>
                <w:rtl w:val="0"/>
              </w:rPr>
            </w:r>
          </w:p>
          <w:p w:rsidR="00000000" w:rsidDel="00000000" w:rsidP="00000000" w:rsidRDefault="00000000" w:rsidRPr="00000000" w14:paraId="000013D2">
            <w:pPr>
              <w:numPr>
                <w:ilvl w:val="0"/>
                <w:numId w:val="515"/>
              </w:numPr>
              <w:spacing w:after="0" w:afterAutospacing="0" w:before="0" w:beforeAutospacing="0" w:lineRule="auto"/>
              <w:ind w:left="720" w:hanging="360"/>
            </w:pPr>
            <w:r w:rsidDel="00000000" w:rsidR="00000000" w:rsidRPr="00000000">
              <w:rPr>
                <w:rtl w:val="0"/>
              </w:rPr>
              <w:t xml:space="preserve">Ojala, M. (2012). How do children cope with global climate change? Coping strategies, engagement, and well-being. Journal of Environmental Psychology, 32(3), 225–233.</w:t>
            </w:r>
            <w:hyperlink r:id="rId548">
              <w:r w:rsidDel="00000000" w:rsidR="00000000" w:rsidRPr="00000000">
                <w:rPr>
                  <w:rtl w:val="0"/>
                </w:rPr>
                <w:t xml:space="preserve"> </w:t>
              </w:r>
            </w:hyperlink>
            <w:hyperlink r:id="rId549">
              <w:r w:rsidDel="00000000" w:rsidR="00000000" w:rsidRPr="00000000">
                <w:rPr>
                  <w:color w:val="1155cc"/>
                  <w:u w:val="single"/>
                  <w:rtl w:val="0"/>
                </w:rPr>
                <w:t xml:space="preserve">https://doi.org/10.1016/j.jenvp.2012.02.004</w:t>
              </w:r>
            </w:hyperlink>
            <w:r w:rsidDel="00000000" w:rsidR="00000000" w:rsidRPr="00000000">
              <w:rPr>
                <w:rtl w:val="0"/>
              </w:rPr>
            </w:r>
          </w:p>
          <w:p w:rsidR="00000000" w:rsidDel="00000000" w:rsidP="00000000" w:rsidRDefault="00000000" w:rsidRPr="00000000" w14:paraId="000013D3">
            <w:pPr>
              <w:numPr>
                <w:ilvl w:val="0"/>
                <w:numId w:val="515"/>
              </w:numPr>
              <w:spacing w:after="0" w:afterAutospacing="0" w:before="0" w:beforeAutospacing="0" w:lineRule="auto"/>
              <w:ind w:left="720" w:hanging="360"/>
            </w:pPr>
            <w:r w:rsidDel="00000000" w:rsidR="00000000" w:rsidRPr="00000000">
              <w:rPr>
                <w:rtl w:val="0"/>
              </w:rPr>
              <w:t xml:space="preserve">Ojala, M. (2013). Coping with climate change among adolescents: Implications for subjective well-being and environmental engagement. Sustainability, 5(5), 2191–2209.</w:t>
            </w:r>
            <w:hyperlink r:id="rId550">
              <w:r w:rsidDel="00000000" w:rsidR="00000000" w:rsidRPr="00000000">
                <w:rPr>
                  <w:rtl w:val="0"/>
                </w:rPr>
                <w:t xml:space="preserve"> </w:t>
              </w:r>
            </w:hyperlink>
            <w:hyperlink r:id="rId551">
              <w:r w:rsidDel="00000000" w:rsidR="00000000" w:rsidRPr="00000000">
                <w:rPr>
                  <w:color w:val="1155cc"/>
                  <w:u w:val="single"/>
                  <w:rtl w:val="0"/>
                </w:rPr>
                <w:t xml:space="preserve">https://doi.org/10.3390/su5052191</w:t>
              </w:r>
            </w:hyperlink>
            <w:r w:rsidDel="00000000" w:rsidR="00000000" w:rsidRPr="00000000">
              <w:rPr>
                <w:rtl w:val="0"/>
              </w:rPr>
            </w:r>
          </w:p>
          <w:p w:rsidR="00000000" w:rsidDel="00000000" w:rsidP="00000000" w:rsidRDefault="00000000" w:rsidRPr="00000000" w14:paraId="000013D4">
            <w:pPr>
              <w:numPr>
                <w:ilvl w:val="0"/>
                <w:numId w:val="515"/>
              </w:numPr>
              <w:spacing w:after="0" w:afterAutospacing="0" w:before="0" w:beforeAutospacing="0" w:lineRule="auto"/>
              <w:ind w:left="720" w:hanging="360"/>
            </w:pPr>
            <w:r w:rsidDel="00000000" w:rsidR="00000000" w:rsidRPr="00000000">
              <w:rPr>
                <w:rtl w:val="0"/>
              </w:rPr>
              <w:t xml:space="preserve">Ojala, M., &amp; Bengtsson, H. (2019). Young People’s Coping Strategies Concerning Climate Change: Relations to Perceived Communication With Parents and Friends and Proenvironmental Behavior. Environment and Behavior, 51(8), 907-935.</w:t>
            </w:r>
            <w:hyperlink r:id="rId552">
              <w:r w:rsidDel="00000000" w:rsidR="00000000" w:rsidRPr="00000000">
                <w:rPr>
                  <w:rtl w:val="0"/>
                </w:rPr>
                <w:t xml:space="preserve"> </w:t>
              </w:r>
            </w:hyperlink>
            <w:hyperlink r:id="rId553">
              <w:r w:rsidDel="00000000" w:rsidR="00000000" w:rsidRPr="00000000">
                <w:rPr>
                  <w:color w:val="1155cc"/>
                  <w:u w:val="single"/>
                  <w:rtl w:val="0"/>
                </w:rPr>
                <w:t xml:space="preserve">https://doi.org/10.1177/0013916518763894</w:t>
              </w:r>
            </w:hyperlink>
            <w:r w:rsidDel="00000000" w:rsidR="00000000" w:rsidRPr="00000000">
              <w:rPr>
                <w:rtl w:val="0"/>
              </w:rPr>
            </w:r>
          </w:p>
          <w:p w:rsidR="00000000" w:rsidDel="00000000" w:rsidP="00000000" w:rsidRDefault="00000000" w:rsidRPr="00000000" w14:paraId="000013D5">
            <w:pPr>
              <w:numPr>
                <w:ilvl w:val="0"/>
                <w:numId w:val="515"/>
              </w:numPr>
              <w:spacing w:after="0" w:afterAutospacing="0" w:before="0" w:beforeAutospacing="0" w:lineRule="auto"/>
              <w:ind w:left="720" w:hanging="360"/>
            </w:pPr>
            <w:r w:rsidDel="00000000" w:rsidR="00000000" w:rsidRPr="00000000">
              <w:rPr>
                <w:rtl w:val="0"/>
              </w:rPr>
              <w:t xml:space="preserve">Scannell, L., &amp; Gifford, R. (2013). Personally Relevant Climate Change: The Role of Place Attachment and Local Versus Global Message Framing in Engagement. Environment and Behavior, 45(1), 60-85.</w:t>
            </w:r>
            <w:hyperlink r:id="rId554">
              <w:r w:rsidDel="00000000" w:rsidR="00000000" w:rsidRPr="00000000">
                <w:rPr>
                  <w:rtl w:val="0"/>
                </w:rPr>
                <w:t xml:space="preserve"> </w:t>
              </w:r>
            </w:hyperlink>
            <w:hyperlink r:id="rId555">
              <w:r w:rsidDel="00000000" w:rsidR="00000000" w:rsidRPr="00000000">
                <w:rPr>
                  <w:color w:val="1155cc"/>
                  <w:u w:val="single"/>
                  <w:rtl w:val="0"/>
                </w:rPr>
                <w:t xml:space="preserve">https://doi.org/10.1177/0013916511421196</w:t>
              </w:r>
            </w:hyperlink>
            <w:r w:rsidDel="00000000" w:rsidR="00000000" w:rsidRPr="00000000">
              <w:rPr>
                <w:rtl w:val="0"/>
              </w:rPr>
            </w:r>
          </w:p>
          <w:p w:rsidR="00000000" w:rsidDel="00000000" w:rsidP="00000000" w:rsidRDefault="00000000" w:rsidRPr="00000000" w14:paraId="000013D6">
            <w:pPr>
              <w:numPr>
                <w:ilvl w:val="0"/>
                <w:numId w:val="515"/>
              </w:numPr>
              <w:spacing w:after="0" w:afterAutospacing="0" w:before="0" w:beforeAutospacing="0" w:lineRule="auto"/>
              <w:ind w:left="720" w:hanging="360"/>
            </w:pPr>
            <w:r w:rsidDel="00000000" w:rsidR="00000000" w:rsidRPr="00000000">
              <w:rPr>
                <w:rtl w:val="0"/>
              </w:rPr>
              <w:t xml:space="preserve">Schoenmakers, E. C., van Tilburg, T. G., &amp; Fokkema, T. (2015). Problem-focused and emotion-focused coping options and loneliness: how are they related?. European journal of ageing, 12(2), 153–161.</w:t>
            </w:r>
            <w:hyperlink r:id="rId556">
              <w:r w:rsidDel="00000000" w:rsidR="00000000" w:rsidRPr="00000000">
                <w:rPr>
                  <w:rtl w:val="0"/>
                </w:rPr>
                <w:t xml:space="preserve"> </w:t>
              </w:r>
            </w:hyperlink>
            <w:hyperlink r:id="rId557">
              <w:r w:rsidDel="00000000" w:rsidR="00000000" w:rsidRPr="00000000">
                <w:rPr>
                  <w:color w:val="1155cc"/>
                  <w:u w:val="single"/>
                  <w:rtl w:val="0"/>
                </w:rPr>
                <w:t xml:space="preserve">https://doi.org/10.1007/s10433-015-0336-1</w:t>
              </w:r>
            </w:hyperlink>
            <w:r w:rsidDel="00000000" w:rsidR="00000000" w:rsidRPr="00000000">
              <w:rPr>
                <w:rtl w:val="0"/>
              </w:rPr>
            </w:r>
          </w:p>
          <w:p w:rsidR="00000000" w:rsidDel="00000000" w:rsidP="00000000" w:rsidRDefault="00000000" w:rsidRPr="00000000" w14:paraId="000013D7">
            <w:pPr>
              <w:numPr>
                <w:ilvl w:val="0"/>
                <w:numId w:val="515"/>
              </w:numPr>
              <w:spacing w:after="0" w:afterAutospacing="0" w:before="0" w:beforeAutospacing="0" w:lineRule="auto"/>
              <w:ind w:left="720" w:hanging="360"/>
            </w:pPr>
            <w:r w:rsidDel="00000000" w:rsidR="00000000" w:rsidRPr="00000000">
              <w:rPr>
                <w:rtl w:val="0"/>
              </w:rPr>
              <w:t xml:space="preserve">Seligman, M. E., &amp; Csikszentmihalyi, M. (2000). Positive psychology. An introduction. The American psychologist, 55(1), 5–14.</w:t>
            </w:r>
            <w:hyperlink r:id="rId558">
              <w:r w:rsidDel="00000000" w:rsidR="00000000" w:rsidRPr="00000000">
                <w:rPr>
                  <w:rtl w:val="0"/>
                </w:rPr>
                <w:t xml:space="preserve"> </w:t>
              </w:r>
            </w:hyperlink>
            <w:hyperlink r:id="rId559">
              <w:r w:rsidDel="00000000" w:rsidR="00000000" w:rsidRPr="00000000">
                <w:rPr>
                  <w:color w:val="1155cc"/>
                  <w:u w:val="single"/>
                  <w:rtl w:val="0"/>
                </w:rPr>
                <w:t xml:space="preserve">https://doi.org/10.1037//0003-066x.55.1.5</w:t>
              </w:r>
            </w:hyperlink>
            <w:r w:rsidDel="00000000" w:rsidR="00000000" w:rsidRPr="00000000">
              <w:rPr>
                <w:rtl w:val="0"/>
              </w:rPr>
            </w:r>
          </w:p>
          <w:p w:rsidR="00000000" w:rsidDel="00000000" w:rsidP="00000000" w:rsidRDefault="00000000" w:rsidRPr="00000000" w14:paraId="000013D8">
            <w:pPr>
              <w:numPr>
                <w:ilvl w:val="0"/>
                <w:numId w:val="515"/>
              </w:numPr>
              <w:spacing w:after="240" w:before="0" w:beforeAutospacing="0" w:lineRule="auto"/>
              <w:ind w:left="720" w:hanging="360"/>
            </w:pPr>
            <w:r w:rsidDel="00000000" w:rsidR="00000000" w:rsidRPr="00000000">
              <w:rPr>
                <w:rtl w:val="0"/>
              </w:rPr>
              <w:t xml:space="preserve">Stroebe, M., &amp; Schut, H. (1999). The dual process model of coping with bereavement: rationale and description. Death studies, 23(3), 197–224.</w:t>
            </w:r>
            <w:hyperlink r:id="rId560">
              <w:r w:rsidDel="00000000" w:rsidR="00000000" w:rsidRPr="00000000">
                <w:rPr>
                  <w:rtl w:val="0"/>
                </w:rPr>
                <w:t xml:space="preserve"> </w:t>
              </w:r>
            </w:hyperlink>
            <w:hyperlink r:id="rId561">
              <w:r w:rsidDel="00000000" w:rsidR="00000000" w:rsidRPr="00000000">
                <w:rPr>
                  <w:color w:val="1155cc"/>
                  <w:u w:val="single"/>
                  <w:rtl w:val="0"/>
                </w:rPr>
                <w:t xml:space="preserve">https://doi.org/10.1080/074811899201046</w:t>
              </w:r>
            </w:hyperlink>
            <w:r w:rsidDel="00000000" w:rsidR="00000000" w:rsidRPr="00000000">
              <w:rPr>
                <w:rtl w:val="0"/>
              </w:rPr>
            </w:r>
          </w:p>
        </w:tc>
      </w:tr>
    </w:tbl>
    <w:p w:rsidR="00000000" w:rsidDel="00000000" w:rsidP="00000000" w:rsidRDefault="00000000" w:rsidRPr="00000000" w14:paraId="000013D9">
      <w:pPr>
        <w:rPr/>
        <w:sectPr>
          <w:headerReference r:id="rId562" w:type="default"/>
          <w:footerReference r:id="rId563"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3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64" w:type="default"/>
          <w:footerReference r:id="rId565" w:type="default"/>
          <w:type w:val="nextPage"/>
          <w:pgSz w:h="12240" w:w="15840" w:orient="landscape"/>
          <w:pgMar w:bottom="1440.0000000000002" w:top="1440.0000000000002" w:left="1440.0000000000002" w:right="1440.0000000000002" w:header="720" w:footer="720"/>
          <w:pgNumType w:start="1"/>
        </w:sectPr>
      </w:pPr>
      <w:bookmarkStart w:colFirst="0" w:colLast="0" w:name="_lnfpacgalibi" w:id="311"/>
      <w:bookmarkEnd w:id="3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Climate Hope</w:t>
      </w:r>
      <w:r w:rsidDel="00000000" w:rsidR="00000000" w:rsidRPr="00000000">
        <w:rPr>
          <w:rtl w:val="0"/>
        </w:rPr>
      </w:r>
    </w:p>
    <w:p w:rsidR="00000000" w:rsidDel="00000000" w:rsidP="00000000" w:rsidRDefault="00000000" w:rsidRPr="00000000" w14:paraId="000013DB">
      <w:pPr>
        <w:pStyle w:val="Heading1"/>
        <w:spacing w:after="240" w:before="240" w:lineRule="auto"/>
        <w:rPr/>
      </w:pPr>
      <w:bookmarkStart w:colFirst="0" w:colLast="0" w:name="_lsexityx7m75" w:id="312"/>
      <w:bookmarkEnd w:id="312"/>
      <w:r w:rsidDel="00000000" w:rsidR="00000000" w:rsidRPr="00000000">
        <w:rPr>
          <w:rtl w:val="0"/>
        </w:rPr>
      </w:r>
    </w:p>
    <w:tbl>
      <w:tblPr>
        <w:tblStyle w:val="Table144"/>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rHeight w:val="1851.2255859374998" w:hRule="atLeast"/>
          <w:tblHeader w:val="0"/>
        </w:trPr>
        <w:tc>
          <w:tcPr>
            <w:shd w:fill="f4cccc" w:val="clear"/>
          </w:tcPr>
          <w:p w:rsidR="00000000" w:rsidDel="00000000" w:rsidP="00000000" w:rsidRDefault="00000000" w:rsidRPr="00000000" w14:paraId="000013DC">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3DD">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3DE">
            <w:pPr>
              <w:widowControl w:val="0"/>
              <w:rPr>
                <w:b w:val="1"/>
                <w:bCs w:val="1"/>
                <w:sz w:val="28"/>
                <w:szCs w:val="28"/>
              </w:rPr>
            </w:pPr>
            <w:r w:rsidDel="00000000" w:rsidR="00000000" w:rsidRPr="00000000">
              <w:rPr>
                <w:b w:val="1"/>
                <w:bCs w:val="1"/>
                <w:sz w:val="28"/>
                <w:szCs w:val="28"/>
                <w:rtl w:val="0"/>
              </w:rPr>
              <w:t xml:space="preserve">Section 4 is now closed for review and we are no longer accepting comments. Thank you for your contributions!</w:t>
            </w:r>
          </w:p>
          <w:p w:rsidR="00000000" w:rsidDel="00000000" w:rsidP="00000000" w:rsidRDefault="00000000" w:rsidRPr="00000000" w14:paraId="000013DF">
            <w:pPr>
              <w:widowControl w:val="0"/>
              <w:rPr>
                <w:sz w:val="28"/>
                <w:szCs w:val="28"/>
              </w:rPr>
            </w:pPr>
            <w:r w:rsidDel="00000000" w:rsidR="00000000" w:rsidRPr="00000000">
              <w:rPr>
                <w:rtl w:val="0"/>
              </w:rPr>
            </w:r>
          </w:p>
          <w:p w:rsidR="00000000" w:rsidDel="00000000" w:rsidP="00000000" w:rsidRDefault="00000000" w:rsidRPr="00000000" w14:paraId="000013E0">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13E1">
            <w:pPr>
              <w:widowControl w:val="0"/>
              <w:rPr>
                <w:b w:val="1"/>
                <w:bCs w:val="1"/>
                <w:sz w:val="28"/>
                <w:szCs w:val="28"/>
              </w:rPr>
            </w:pPr>
            <w:r w:rsidDel="00000000" w:rsidR="00000000" w:rsidRPr="00000000">
              <w:rPr>
                <w:rtl w:val="0"/>
              </w:rPr>
            </w:r>
          </w:p>
          <w:p w:rsidR="00000000" w:rsidDel="00000000" w:rsidP="00000000" w:rsidRDefault="00000000" w:rsidRPr="00000000" w14:paraId="000013E2">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13E3">
      <w:pPr>
        <w:pStyle w:val="Heading1"/>
        <w:spacing w:after="240" w:before="240" w:lineRule="auto"/>
        <w:rPr/>
      </w:pPr>
      <w:bookmarkStart w:colFirst="0" w:colLast="0" w:name="_ecx1xq6zs9pt" w:id="313"/>
      <w:bookmarkEnd w:id="313"/>
      <w:r w:rsidDel="00000000" w:rsidR="00000000" w:rsidRPr="00000000">
        <w:rPr>
          <w:rtl w:val="0"/>
        </w:rPr>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pStyle w:val="Heading1"/>
        <w:spacing w:after="240" w:before="240" w:lineRule="auto"/>
        <w:rPr>
          <w:b w:val="0"/>
          <w:bCs w:val="0"/>
        </w:rPr>
      </w:pPr>
      <w:bookmarkStart w:colFirst="0" w:colLast="0" w:name="_s8ag7ysvq0ab" w:id="314"/>
      <w:bookmarkEnd w:id="314"/>
      <w:r w:rsidDel="00000000" w:rsidR="00000000" w:rsidRPr="00000000">
        <w:rPr>
          <w:rtl w:val="0"/>
        </w:rPr>
        <w:t xml:space="preserve">Climate Hope</w:t>
      </w:r>
      <w:r w:rsidDel="00000000" w:rsidR="00000000" w:rsidRPr="00000000">
        <w:rPr>
          <w:rtl w:val="0"/>
        </w:rPr>
      </w:r>
    </w:p>
    <w:tbl>
      <w:tblPr>
        <w:tblStyle w:val="Table14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13EE">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13EF">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13F0">
            <w:pPr>
              <w:widowControl w:val="0"/>
              <w:numPr>
                <w:ilvl w:val="0"/>
                <w:numId w:val="100"/>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13F1">
            <w:pPr>
              <w:widowControl w:val="0"/>
              <w:numPr>
                <w:ilvl w:val="0"/>
                <w:numId w:val="100"/>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13F2">
            <w:pPr>
              <w:widowControl w:val="0"/>
              <w:numPr>
                <w:ilvl w:val="0"/>
                <w:numId w:val="100"/>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13F3">
            <w:pPr>
              <w:widowControl w:val="0"/>
              <w:numPr>
                <w:ilvl w:val="0"/>
                <w:numId w:val="100"/>
              </w:numPr>
              <w:spacing w:line="240" w:lineRule="auto"/>
              <w:ind w:left="720" w:hanging="360"/>
            </w:pPr>
            <w:ins w:author="Lily Barraclough" w:id="403" w:date="2025-11-06T16:48:50Z">
              <w:r w:rsidDel="00000000" w:rsidR="00000000" w:rsidRPr="00000000">
                <w:rPr>
                  <w:rtl w:val="0"/>
                </w:rPr>
                <w:t xml:space="preserve">Lilian Barraclough, College of Social and Applied Human Sciences, University of Guelph &amp; Youth Climate Lab</w:t>
              </w:r>
            </w:ins>
            <w:r w:rsidDel="00000000" w:rsidR="00000000" w:rsidRPr="00000000">
              <w:rPr>
                <w:rtl w:val="0"/>
              </w:rPr>
              <w:t xml:space="preserve"> </w:t>
            </w:r>
          </w:p>
          <w:p w:rsidR="00000000" w:rsidDel="00000000" w:rsidP="00000000" w:rsidRDefault="00000000" w:rsidRPr="00000000" w14:paraId="000013F4">
            <w:pPr>
              <w:widowControl w:val="0"/>
              <w:numPr>
                <w:ilvl w:val="0"/>
                <w:numId w:val="100"/>
              </w:numPr>
              <w:spacing w:line="240" w:lineRule="auto"/>
              <w:ind w:left="720" w:hanging="360"/>
            </w:pPr>
            <w:r w:rsidDel="00000000" w:rsidR="00000000" w:rsidRPr="00000000">
              <w:rPr>
                <w:rtl w:val="0"/>
              </w:rPr>
              <w:t xml:space="preserve"> </w:t>
            </w:r>
            <w:ins w:author="Claire Perry" w:id="404" w:date="2025-11-27T02:33:56Z">
              <w:r w:rsidDel="00000000" w:rsidR="00000000" w:rsidRPr="00000000">
                <w:rPr>
                  <w:rtl w:val="0"/>
                </w:rPr>
                <w:t xml:space="preserve">Claire Perry, Centre for Addiction and Mental Health</w:t>
              </w:r>
            </w:ins>
            <w:r w:rsidDel="00000000" w:rsidR="00000000" w:rsidRPr="00000000">
              <w:rPr>
                <w:rtl w:val="0"/>
              </w:rPr>
            </w:r>
          </w:p>
          <w:p w:rsidR="00000000" w:rsidDel="00000000" w:rsidP="00000000" w:rsidRDefault="00000000" w:rsidRPr="00000000" w14:paraId="000013F5">
            <w:pPr>
              <w:widowControl w:val="0"/>
              <w:numPr>
                <w:ilvl w:val="0"/>
                <w:numId w:val="100"/>
              </w:numPr>
              <w:spacing w:line="240" w:lineRule="auto"/>
              <w:ind w:left="720" w:hanging="360"/>
              <w:rPr>
                <w:ins w:author="Mike Marchand" w:id="406" w:date="2025-12-14T23:56:39Z"/>
              </w:rPr>
            </w:pPr>
            <w:ins w:author="Brianna Aspinall" w:id="405" w:date="2025-12-14T18:23:12Z">
              <w:r w:rsidDel="00000000" w:rsidR="00000000" w:rsidRPr="00000000">
                <w:rPr>
                  <w:rtl w:val="0"/>
                </w:rPr>
                <w:t xml:space="preserve">Brianna Aspinall Nuñez, Carbon Conversations TO</w:t>
              </w:r>
            </w:ins>
            <w:ins w:author="Mike Marchand" w:id="406" w:date="2025-12-14T23:56:39Z">
              <w:r w:rsidDel="00000000" w:rsidR="00000000" w:rsidRPr="00000000">
                <w:rPr>
                  <w:rtl w:val="0"/>
                </w:rPr>
              </w:r>
            </w:ins>
          </w:p>
          <w:p w:rsidR="00000000" w:rsidDel="00000000" w:rsidP="00000000" w:rsidRDefault="00000000" w:rsidRPr="00000000" w14:paraId="000013F6">
            <w:pPr>
              <w:widowControl w:val="0"/>
              <w:numPr>
                <w:ilvl w:val="0"/>
                <w:numId w:val="100"/>
              </w:numPr>
              <w:spacing w:line="240" w:lineRule="auto"/>
              <w:ind w:left="720" w:hanging="360"/>
            </w:pPr>
            <w:ins w:author="Mike Marchand" w:id="406" w:date="2025-12-14T23:56:39Z">
              <w:r w:rsidDel="00000000" w:rsidR="00000000" w:rsidRPr="00000000">
                <w:rPr>
                  <w:rtl w:val="0"/>
                </w:rPr>
                <w:t xml:space="preserve">Michael Marchand, sqilxw, syilx Nation - Cultural Safety Consultant</w:t>
              </w:r>
            </w:ins>
            <w:r w:rsidDel="00000000" w:rsidR="00000000" w:rsidRPr="00000000">
              <w:rPr>
                <w:rtl w:val="0"/>
              </w:rPr>
            </w:r>
          </w:p>
        </w:tc>
      </w:tr>
    </w:tbl>
    <w:p w:rsidR="00000000" w:rsidDel="00000000" w:rsidP="00000000" w:rsidRDefault="00000000" w:rsidRPr="00000000" w14:paraId="000013F7">
      <w:pPr>
        <w:spacing w:after="240" w:before="240" w:lineRule="auto"/>
        <w:rPr/>
      </w:pPr>
      <w:r w:rsidDel="00000000" w:rsidR="00000000" w:rsidRPr="00000000">
        <w:rPr>
          <w:rtl w:val="0"/>
        </w:rPr>
      </w:r>
    </w:p>
    <w:tbl>
      <w:tblPr>
        <w:tblStyle w:val="Table14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13F8">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13F9">
            <w:pPr>
              <w:widowControl w:val="0"/>
              <w:spacing w:after="240" w:before="240" w:line="240" w:lineRule="auto"/>
              <w:rPr/>
            </w:pPr>
            <w:r w:rsidDel="00000000" w:rsidR="00000000" w:rsidRPr="00000000">
              <w:rPr>
                <w:rtl w:val="0"/>
              </w:rPr>
              <w:t xml:space="preserve">Resilience reminds us that we can adapt to and even grow from adversity, but it doesn’t always tell us what keeps us looking forward—especially when we’re facing challenges as immense as those posed by climate change. That’s where hope enters the picture. While resilience helps us bounce back from hardships, hope moves us beyond mere survival to a vision of what might be possible in the future. In a world where headlines about extreme weather or ecological collapse can drive us into despair, hope acts as a lifeline: it provides the emotional and cognitive framework that sustains motivation, fuels collective effort, and helps us hold onto a sense of purpose even when the way forward seems unclear.</w:t>
            </w:r>
          </w:p>
          <w:p w:rsidR="00000000" w:rsidDel="00000000" w:rsidP="00000000" w:rsidRDefault="00000000" w:rsidRPr="00000000" w14:paraId="000013FA">
            <w:pPr>
              <w:widowControl w:val="0"/>
              <w:spacing w:after="240" w:before="240" w:line="240" w:lineRule="auto"/>
              <w:rPr/>
            </w:pPr>
            <w:r w:rsidDel="00000000" w:rsidR="00000000" w:rsidRPr="00000000">
              <w:rPr>
                <w:rtl w:val="0"/>
              </w:rPr>
              <w:t xml:space="preserve">In this context, many thinkers have explored the power of hope to guide human behavior and imagination under conditions of profound uncertainty. </w:t>
            </w:r>
            <w:commentRangeStart w:id="279"/>
            <w:r w:rsidDel="00000000" w:rsidR="00000000" w:rsidRPr="00000000">
              <w:rPr>
                <w:rtl w:val="0"/>
              </w:rPr>
              <w:t xml:space="preserve">Jonathan Lear’s notion of “radical hope,” for example, arose from the story of the Crow Nation, who had to reinvent their cultural practices after everything familiar was taken from them</w:t>
            </w:r>
            <w:commentRangeEnd w:id="279"/>
            <w:r w:rsidDel="00000000" w:rsidR="00000000" w:rsidRPr="00000000">
              <w:commentReference w:id="279"/>
            </w:r>
            <w:r w:rsidDel="00000000" w:rsidR="00000000" w:rsidRPr="00000000">
              <w:rPr>
                <w:rtl w:val="0"/>
              </w:rPr>
              <w:t xml:space="preserve">. Radical hope means believing in a future good that may not yet be fully imaginable. Faced with climate upheaval, this mindset allows us to trust in humanity’s ability to adapt, innovate, and re-envision communal life, even when detailed solutions aren’t fully formed. Joanna Macy extends this perspective by describing “active hope,” a participatory stance that calls us to engage in mindful awareness, gratitude, and creative collaboration. Rather than waiting for something to spark optimism, active hope invites us to take part in shaping the future we want, thereby nurturing the resilience needed to keep going.</w:t>
            </w:r>
          </w:p>
          <w:p w:rsidR="00000000" w:rsidDel="00000000" w:rsidP="00000000" w:rsidRDefault="00000000" w:rsidRPr="00000000" w14:paraId="000013FB">
            <w:pPr>
              <w:widowControl w:val="0"/>
              <w:spacing w:after="240" w:before="240" w:line="240" w:lineRule="auto"/>
              <w:rPr/>
            </w:pPr>
            <w:r w:rsidDel="00000000" w:rsidR="00000000" w:rsidRPr="00000000">
              <w:rPr>
                <w:rtl w:val="0"/>
              </w:rPr>
              <w:t xml:space="preserve">Another voice in this conversation is Rebecca Solnit, who underscores the vital role hope plays in uncertain times. She argues that when we acknowledge the ambiguity of the future, we create space for creativity and the potential for large-scale transformation. Climate change is perhaps the epitome of a global challenge that lacks tidy answers, yet Solnit’s work suggests hope can thrive precisely in that gap between what we know and what we can’t predict. Christiana Figueres, a chief architect of the Paris Agreement, embraces a similar idea by championing “stubborn optimism,” which is neither naive nor dismissive of the gravity of the crisis. Instead, it demands a clear-eyed acceptance of facts alongside a determined conviction that solutions remain within reach. When people like Figueres or countless grassroots activists hold fast to this kind of optimism, they channel hope into tangible policy reforms and community-driven shifts toward sustainability.</w:t>
            </w:r>
          </w:p>
          <w:p w:rsidR="00000000" w:rsidDel="00000000" w:rsidP="00000000" w:rsidRDefault="00000000" w:rsidRPr="00000000" w14:paraId="000013FC">
            <w:pPr>
              <w:widowControl w:val="0"/>
              <w:spacing w:after="240" w:before="240" w:line="240" w:lineRule="auto"/>
              <w:rPr/>
            </w:pPr>
            <w:r w:rsidDel="00000000" w:rsidR="00000000" w:rsidRPr="00000000">
              <w:rPr>
                <w:rtl w:val="0"/>
              </w:rPr>
              <w:t xml:space="preserve">Research and theory help illuminate why hope is so central to healthy coping with climate emotions. In C. R. Snyder’s Hope Theory, the components of goal-setting, pathway thinking, and agency thinking come together to sustain momentum: once we articulate what we want to achieve, identify routes to get there, and believe in our ability to follow those routes, we’re far less likely to be immobilized by the scale of the problem. Positive psychology, advanced by scholars like Martin Seligman, shows how cultivating strengths such as gratitude and resilience can be transformative in a crisis. Meanwhile, theories like Bob Doppelt’s Transformational Resilience Framework and Barbara Fredrickson’s broaden-and-build approach both highlight that positive emotions—including hope—expand our problem-solving abilities and strengthen our social bonds, factors that are essential when communities must coordinate to address large-scale environmental threats.</w:t>
            </w:r>
          </w:p>
          <w:p w:rsidR="00000000" w:rsidDel="00000000" w:rsidP="00000000" w:rsidRDefault="00000000" w:rsidRPr="00000000" w14:paraId="000013FD">
            <w:pPr>
              <w:widowControl w:val="0"/>
              <w:spacing w:after="240" w:before="240" w:line="240" w:lineRule="auto"/>
              <w:rPr/>
            </w:pPr>
            <w:r w:rsidDel="00000000" w:rsidR="00000000" w:rsidRPr="00000000">
              <w:rPr>
                <w:rtl w:val="0"/>
              </w:rPr>
              <w:t xml:space="preserve">What makes hope particularly relevant for climate emotions is how effectively it counters despair. Eco-anxiety, grief over ecological loss, and fear of irreparable harm can all erode our resilience</w:t>
            </w:r>
            <w:ins w:author="Ashley Stoltz" w:id="407" w:date="2025-12-15T06:42:43Z">
              <w:r w:rsidDel="00000000" w:rsidR="00000000" w:rsidRPr="00000000">
                <w:rPr>
                  <w:rtl w:val="0"/>
                </w:rPr>
                <w:t xml:space="preserve"> and sense of agency</w:t>
              </w:r>
            </w:ins>
            <w:del w:author="Ashley Stoltz" w:id="407" w:date="2025-12-15T06:42:43Z">
              <w:r w:rsidDel="00000000" w:rsidR="00000000" w:rsidRPr="00000000">
                <w:rPr>
                  <w:rtl w:val="0"/>
                </w:rPr>
                <w:delText xml:space="preserve"> if they’re left unchecked</w:delText>
              </w:r>
            </w:del>
            <w:r w:rsidDel="00000000" w:rsidR="00000000" w:rsidRPr="00000000">
              <w:rPr>
                <w:rtl w:val="0"/>
              </w:rPr>
              <w:t xml:space="preserve">. Hope, by contrast, reframes these bleak emotions, suggesting that our moral distress is evidence that we care—and that this caring can fuel meaningful action. Psychologists like Renée Lertzman note that “environmental melancholia” often stems from feeling powerless or unable to express our ecological grief. But when hope is woven into our narratives—when we actively seek solutions, forge alliances, and celebrate small victories—despair becomes more manageable. Even a small group of neighbors implementing a composting program or a classroom planting pollinator gardens can kindle hope, reminding us that positive change is possible on multiple levels.</w:t>
            </w:r>
          </w:p>
          <w:p w:rsidR="00000000" w:rsidDel="00000000" w:rsidP="00000000" w:rsidRDefault="00000000" w:rsidRPr="00000000" w14:paraId="000013FE">
            <w:pPr>
              <w:widowControl w:val="0"/>
              <w:spacing w:after="240" w:before="240" w:line="240" w:lineRule="auto"/>
              <w:rPr/>
            </w:pPr>
            <w:r w:rsidDel="00000000" w:rsidR="00000000" w:rsidRPr="00000000">
              <w:rPr>
                <w:rtl w:val="0"/>
              </w:rPr>
              <w:t xml:space="preserve">In practice, climate hope manifests in grassroots campaigns like Fridays for Future, where young people around the world gather to demand action, or in policy forums where leaders like Figueres push for ambitious climate targets. It surfaces in therapy sessions, where psychologists guide individuals from a place of paralysis to one of agency, reassuring them that their deep concern is a sign of compassion, not futility. It also appears in educational initiatives that balance lessons on the severity of climate impacts with stories of successful conservation efforts and emerging green technologies. The result of this hope-driven engagement is a community of people who, while fully aware of the stakes, remain dedicated to envisioning and constructing pathways toward a sustainable future.</w:t>
            </w:r>
          </w:p>
          <w:p w:rsidR="00000000" w:rsidDel="00000000" w:rsidP="00000000" w:rsidRDefault="00000000" w:rsidRPr="00000000" w14:paraId="000013FF">
            <w:pPr>
              <w:widowControl w:val="0"/>
              <w:spacing w:after="240" w:before="240" w:line="240" w:lineRule="auto"/>
              <w:rPr/>
            </w:pPr>
            <w:r w:rsidDel="00000000" w:rsidR="00000000" w:rsidRPr="00000000">
              <w:rPr>
                <w:rtl w:val="0"/>
              </w:rPr>
              <w:t xml:space="preserve">Ultimately, hope is not about denying the challenges that lie ahead. It’s about affirming that meaningful change is possible, even when the journey seems long and the odds look daunting. It transforms our relationship to climate anxiety by giving us something tangible to work toward—a sense of shared purpose and the spark of possibility. In this way, hope doesn’t simply accompany resilience; it amplifies it. By focusing on collective imagination, meaningful collaboration, and the belief that our actions still matter, we tap into a source of strength that allows us to confront the climate crisis not just as a threat, but as an opportunity to reimagine how we live on this planet together.</w:t>
            </w:r>
          </w:p>
        </w:tc>
      </w:tr>
      <w:tr>
        <w:trPr>
          <w:cantSplit w:val="0"/>
          <w:tblHeader w:val="0"/>
        </w:trPr>
        <w:tc>
          <w:tcPr>
            <w:shd w:fill="ea9999" w:val="clear"/>
          </w:tcPr>
          <w:p w:rsidR="00000000" w:rsidDel="00000000" w:rsidP="00000000" w:rsidRDefault="00000000" w:rsidRPr="00000000" w14:paraId="00001400">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1401">
            <w:pPr>
              <w:spacing w:after="240" w:before="240" w:lineRule="auto"/>
              <w:rPr/>
            </w:pPr>
            <w:r w:rsidDel="00000000" w:rsidR="00000000" w:rsidRPr="00000000">
              <w:rPr>
                <w:rtl w:val="0"/>
              </w:rPr>
              <w:t xml:space="preserve">Closely related to the promotion of resilience, promoting hope is a vital strategy for addressing climate distress, offering a counterbalance to the pervasive climate doom narrative that focuses solely on problems and evils. This section explores the multiple dimensions of hope, examines how a hopeful attitude is psychologically essential even in the face of seemingly insurmountable challenges, and highlights key thinkers who have shaped our understanding of hope in the context of climate change. By fostering hope, individuals and communities can build the resilience necessary to navigate and overcome the emotional impacts of climate change.</w:t>
            </w:r>
          </w:p>
          <w:p w:rsidR="00000000" w:rsidDel="00000000" w:rsidP="00000000" w:rsidRDefault="00000000" w:rsidRPr="00000000" w14:paraId="00001402">
            <w:pPr>
              <w:spacing w:after="240" w:before="240" w:lineRule="auto"/>
              <w:rPr/>
            </w:pPr>
            <w:r w:rsidDel="00000000" w:rsidR="00000000" w:rsidRPr="00000000">
              <w:rPr>
                <w:rtl w:val="0"/>
              </w:rPr>
            </w:r>
          </w:p>
          <w:tbl>
            <w:tblPr>
              <w:tblStyle w:val="Table147"/>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403">
                  <w:pPr>
                    <w:pStyle w:val="Heading2"/>
                    <w:spacing w:after="240" w:before="240" w:lineRule="auto"/>
                    <w:rPr/>
                  </w:pPr>
                  <w:bookmarkStart w:colFirst="0" w:colLast="0" w:name="_pena847w9wr5" w:id="315"/>
                  <w:bookmarkEnd w:id="315"/>
                  <w:r w:rsidDel="00000000" w:rsidR="00000000" w:rsidRPr="00000000">
                    <w:rPr>
                      <w:rtl w:val="0"/>
                    </w:rPr>
                    <w:t xml:space="preserve">The Dimensions of Hope</w:t>
                  </w:r>
                </w:p>
                <w:p w:rsidR="00000000" w:rsidDel="00000000" w:rsidP="00000000" w:rsidRDefault="00000000" w:rsidRPr="00000000" w14:paraId="00001404">
                  <w:pPr>
                    <w:spacing w:after="240" w:before="240" w:lineRule="auto"/>
                    <w:rPr/>
                  </w:pPr>
                  <w:r w:rsidDel="00000000" w:rsidR="00000000" w:rsidRPr="00000000">
                    <w:rPr>
                      <w:rtl w:val="0"/>
                    </w:rPr>
                    <w:t xml:space="preserve">Hope is a multifaceted concept that extends beyond mere optimism. It encompasses several dimensions, each supported by influential thinkers who provide deeper insights into how hope operates within the framework of climate resilience.</w:t>
                  </w:r>
                </w:p>
                <w:p w:rsidR="00000000" w:rsidDel="00000000" w:rsidP="00000000" w:rsidRDefault="00000000" w:rsidRPr="00000000" w14:paraId="00001405">
                  <w:pPr>
                    <w:spacing w:after="240" w:before="240" w:lineRule="auto"/>
                    <w:rPr>
                      <w:u w:val="single"/>
                    </w:rPr>
                  </w:pPr>
                  <w:r w:rsidDel="00000000" w:rsidR="00000000" w:rsidRPr="00000000">
                    <w:rPr>
                      <w:u w:val="single"/>
                      <w:rtl w:val="0"/>
                    </w:rPr>
                    <w:t xml:space="preserve">Below are several of the leading perspectives on hope:</w:t>
                  </w:r>
                </w:p>
                <w:p w:rsidR="00000000" w:rsidDel="00000000" w:rsidP="00000000" w:rsidRDefault="00000000" w:rsidRPr="00000000" w14:paraId="00001406">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407">
                  <w:pPr>
                    <w:numPr>
                      <w:ilvl w:val="0"/>
                      <w:numId w:val="454"/>
                    </w:numPr>
                    <w:spacing w:after="0" w:afterAutospacing="0" w:before="240" w:lineRule="auto"/>
                    <w:ind w:left="720" w:hanging="360"/>
                    <w:rPr>
                      <w:b w:val="1"/>
                      <w:bCs w:val="1"/>
                    </w:rPr>
                  </w:pPr>
                  <w:r w:rsidDel="00000000" w:rsidR="00000000" w:rsidRPr="00000000">
                    <w:rPr>
                      <w:b w:val="1"/>
                      <w:bCs w:val="1"/>
                      <w:rtl w:val="0"/>
                    </w:rPr>
                    <w:t xml:space="preserve">Radical Hope (Jonathan Lear)</w:t>
                  </w:r>
                </w:p>
                <w:p w:rsidR="00000000" w:rsidDel="00000000" w:rsidP="00000000" w:rsidRDefault="00000000" w:rsidRPr="00000000" w14:paraId="00001408">
                  <w:pPr>
                    <w:numPr>
                      <w:ilvl w:val="1"/>
                      <w:numId w:val="45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Radical hope goes beyond enduring adversity to envisioning and striving for a better future despite profound uncertainty or existential threats.</w:t>
                  </w:r>
                </w:p>
                <w:p w:rsidR="00000000" w:rsidDel="00000000" w:rsidP="00000000" w:rsidRDefault="00000000" w:rsidRPr="00000000" w14:paraId="00001409">
                  <w:pPr>
                    <w:numPr>
                      <w:ilvl w:val="1"/>
                      <w:numId w:val="454"/>
                    </w:numPr>
                    <w:spacing w:after="0" w:afterAutospacing="0" w:before="0" w:beforeAutospacing="0" w:lineRule="auto"/>
                    <w:ind w:left="1440" w:hanging="360"/>
                  </w:pPr>
                  <w:r w:rsidDel="00000000" w:rsidR="00000000" w:rsidRPr="00000000">
                    <w:rPr>
                      <w:b w:val="1"/>
                      <w:bCs w:val="1"/>
                      <w:rtl w:val="0"/>
                    </w:rPr>
                    <w:t xml:space="preserve">Lear’s Contribution:</w:t>
                  </w:r>
                  <w:r w:rsidDel="00000000" w:rsidR="00000000" w:rsidRPr="00000000">
                    <w:rPr>
                      <w:rtl w:val="0"/>
                    </w:rPr>
                    <w:t xml:space="preserve"> Through the experience of the Crow Nation facing cultural devastation, Lear emphasizes maintaining belief in a good that is presently incomprehensible, trusting in humanity’s ability to reimagine and rebuild a sustainable future even when specific solutions are unclear.</w:t>
                  </w:r>
                </w:p>
                <w:p w:rsidR="00000000" w:rsidDel="00000000" w:rsidP="00000000" w:rsidRDefault="00000000" w:rsidRPr="00000000" w14:paraId="0000140A">
                  <w:pPr>
                    <w:numPr>
                      <w:ilvl w:val="0"/>
                      <w:numId w:val="454"/>
                    </w:numPr>
                    <w:spacing w:after="0" w:afterAutospacing="0" w:before="0" w:beforeAutospacing="0" w:lineRule="auto"/>
                    <w:ind w:left="720" w:hanging="360"/>
                    <w:rPr>
                      <w:b w:val="1"/>
                      <w:bCs w:val="1"/>
                    </w:rPr>
                  </w:pPr>
                  <w:r w:rsidDel="00000000" w:rsidR="00000000" w:rsidRPr="00000000">
                    <w:rPr>
                      <w:b w:val="1"/>
                      <w:bCs w:val="1"/>
                      <w:rtl w:val="0"/>
                    </w:rPr>
                    <w:t xml:space="preserve">Active Hope (Joanna Macy)</w:t>
                  </w:r>
                </w:p>
                <w:p w:rsidR="00000000" w:rsidDel="00000000" w:rsidP="00000000" w:rsidRDefault="00000000" w:rsidRPr="00000000" w14:paraId="0000140B">
                  <w:pPr>
                    <w:numPr>
                      <w:ilvl w:val="1"/>
                      <w:numId w:val="45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Active hope involves proactive engagement and participation in creating positive change, rather than passively waiting for solutions. </w:t>
                  </w:r>
                </w:p>
                <w:p w:rsidR="00000000" w:rsidDel="00000000" w:rsidP="00000000" w:rsidRDefault="00000000" w:rsidRPr="00000000" w14:paraId="0000140C">
                  <w:pPr>
                    <w:numPr>
                      <w:ilvl w:val="1"/>
                      <w:numId w:val="454"/>
                    </w:numPr>
                    <w:spacing w:after="0" w:afterAutospacing="0" w:before="0" w:beforeAutospacing="0" w:lineRule="auto"/>
                    <w:ind w:left="1440" w:hanging="360"/>
                  </w:pPr>
                  <w:r w:rsidDel="00000000" w:rsidR="00000000" w:rsidRPr="00000000">
                    <w:rPr>
                      <w:b w:val="1"/>
                      <w:bCs w:val="1"/>
                      <w:rtl w:val="0"/>
                    </w:rPr>
                    <w:t xml:space="preserve">Macy’s Contribution:</w:t>
                  </w:r>
                  <w:r w:rsidDel="00000000" w:rsidR="00000000" w:rsidRPr="00000000">
                    <w:rPr>
                      <w:rtl w:val="0"/>
                    </w:rPr>
                    <w:t xml:space="preserve"> Macy advocates for active hope as arising from agency and collective participation, integrating practices like mindfulness, gratitude, and collaborative action to sustain resilience.</w:t>
                  </w:r>
                  <w:r w:rsidDel="00000000" w:rsidR="00000000" w:rsidRPr="00000000">
                    <w:rPr>
                      <w:rtl w:val="0"/>
                    </w:rPr>
                  </w:r>
                </w:p>
                <w:p w:rsidR="00000000" w:rsidDel="00000000" w:rsidP="00000000" w:rsidRDefault="00000000" w:rsidRPr="00000000" w14:paraId="0000140D">
                  <w:pPr>
                    <w:numPr>
                      <w:ilvl w:val="0"/>
                      <w:numId w:val="454"/>
                    </w:numPr>
                    <w:spacing w:after="0" w:afterAutospacing="0" w:before="0" w:beforeAutospacing="0" w:lineRule="auto"/>
                    <w:ind w:left="720" w:hanging="360"/>
                    <w:rPr>
                      <w:b w:val="1"/>
                      <w:bCs w:val="1"/>
                    </w:rPr>
                  </w:pPr>
                  <w:r w:rsidDel="00000000" w:rsidR="00000000" w:rsidRPr="00000000">
                    <w:rPr>
                      <w:b w:val="1"/>
                      <w:bCs w:val="1"/>
                      <w:rtl w:val="0"/>
                    </w:rPr>
                    <w:t xml:space="preserve">Hope in the Dark (Rebecca Solnit)</w:t>
                  </w:r>
                </w:p>
                <w:p w:rsidR="00000000" w:rsidDel="00000000" w:rsidP="00000000" w:rsidRDefault="00000000" w:rsidRPr="00000000" w14:paraId="0000140E">
                  <w:pPr>
                    <w:numPr>
                      <w:ilvl w:val="1"/>
                      <w:numId w:val="45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Hope thrives in ambiguity and uncertainty, inspiring creativity and collective movements even when outcomes are not immediately visible.</w:t>
                  </w:r>
                </w:p>
                <w:p w:rsidR="00000000" w:rsidDel="00000000" w:rsidP="00000000" w:rsidRDefault="00000000" w:rsidRPr="00000000" w14:paraId="0000140F">
                  <w:pPr>
                    <w:numPr>
                      <w:ilvl w:val="1"/>
                      <w:numId w:val="454"/>
                    </w:numPr>
                    <w:spacing w:after="0" w:afterAutospacing="0" w:before="0" w:beforeAutospacing="0" w:lineRule="auto"/>
                    <w:ind w:left="1440" w:hanging="360"/>
                  </w:pPr>
                  <w:r w:rsidDel="00000000" w:rsidR="00000000" w:rsidRPr="00000000">
                    <w:rPr>
                      <w:b w:val="1"/>
                      <w:bCs w:val="1"/>
                      <w:rtl w:val="0"/>
                    </w:rPr>
                    <w:t xml:space="preserve">Solnit’s Contribution:</w:t>
                  </w:r>
                  <w:r w:rsidDel="00000000" w:rsidR="00000000" w:rsidRPr="00000000">
                    <w:rPr>
                      <w:rtl w:val="0"/>
                    </w:rPr>
                    <w:t xml:space="preserve"> Solnit highlights that hope can drive grassroots efforts and systemic change, suggesting that it flourishes in the midst of uncertainty and can inspire meaningful action despite unclear immediate impacts.</w:t>
                  </w:r>
                </w:p>
                <w:p w:rsidR="00000000" w:rsidDel="00000000" w:rsidP="00000000" w:rsidRDefault="00000000" w:rsidRPr="00000000" w14:paraId="00001410">
                  <w:pPr>
                    <w:numPr>
                      <w:ilvl w:val="0"/>
                      <w:numId w:val="454"/>
                    </w:numPr>
                    <w:spacing w:after="0" w:afterAutospacing="0" w:before="0" w:beforeAutospacing="0" w:lineRule="auto"/>
                    <w:ind w:left="720" w:hanging="360"/>
                    <w:rPr>
                      <w:b w:val="1"/>
                      <w:bCs w:val="1"/>
                    </w:rPr>
                  </w:pPr>
                  <w:r w:rsidDel="00000000" w:rsidR="00000000" w:rsidRPr="00000000">
                    <w:rPr>
                      <w:b w:val="1"/>
                      <w:bCs w:val="1"/>
                      <w:rtl w:val="0"/>
                    </w:rPr>
                    <w:t xml:space="preserve">Stubborn Optimism (Christiana Figueres)</w:t>
                  </w:r>
                </w:p>
                <w:p w:rsidR="00000000" w:rsidDel="00000000" w:rsidP="00000000" w:rsidRDefault="00000000" w:rsidRPr="00000000" w14:paraId="00001411">
                  <w:pPr>
                    <w:numPr>
                      <w:ilvl w:val="1"/>
                      <w:numId w:val="45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Stubborn optimism is a pragmatic and determined form of hope that acknowledges the severity of challenges while firmly believing in the possibility of solutions. </w:t>
                  </w:r>
                </w:p>
                <w:p w:rsidR="00000000" w:rsidDel="00000000" w:rsidP="00000000" w:rsidRDefault="00000000" w:rsidRPr="00000000" w14:paraId="00001412">
                  <w:pPr>
                    <w:numPr>
                      <w:ilvl w:val="1"/>
                      <w:numId w:val="454"/>
                    </w:numPr>
                    <w:spacing w:after="0" w:afterAutospacing="0" w:before="0" w:beforeAutospacing="0" w:lineRule="auto"/>
                    <w:ind w:left="1440" w:hanging="360"/>
                  </w:pPr>
                  <w:r w:rsidDel="00000000" w:rsidR="00000000" w:rsidRPr="00000000">
                    <w:rPr>
                      <w:b w:val="1"/>
                      <w:bCs w:val="1"/>
                      <w:rtl w:val="0"/>
                    </w:rPr>
                    <w:t xml:space="preserve">Figueres’ Contribution:</w:t>
                  </w:r>
                  <w:r w:rsidDel="00000000" w:rsidR="00000000" w:rsidRPr="00000000">
                    <w:rPr>
                      <w:rtl w:val="0"/>
                    </w:rPr>
                    <w:t xml:space="preserve"> As a lead architect of the Paris Agreement, Figueres emphasizes maintaining a resolute belief in solutions despite the gravity of the climate crisis, fostering persistent efforts toward resolving climate issues. </w:t>
                  </w:r>
                </w:p>
                <w:p w:rsidR="00000000" w:rsidDel="00000000" w:rsidP="00000000" w:rsidRDefault="00000000" w:rsidRPr="00000000" w14:paraId="00001413">
                  <w:pPr>
                    <w:numPr>
                      <w:ilvl w:val="0"/>
                      <w:numId w:val="454"/>
                    </w:numPr>
                    <w:spacing w:after="0" w:afterAutospacing="0" w:before="0" w:beforeAutospacing="0" w:lineRule="auto"/>
                    <w:ind w:left="720" w:hanging="360"/>
                    <w:rPr>
                      <w:b w:val="1"/>
                      <w:bCs w:val="1"/>
                    </w:rPr>
                  </w:pPr>
                  <w:r w:rsidDel="00000000" w:rsidR="00000000" w:rsidRPr="00000000">
                    <w:rPr>
                      <w:b w:val="1"/>
                      <w:bCs w:val="1"/>
                      <w:rtl w:val="0"/>
                    </w:rPr>
                    <w:t xml:space="preserve">Environmental Melancholia (Renée Lertzman)</w:t>
                  </w:r>
                </w:p>
                <w:p w:rsidR="00000000" w:rsidDel="00000000" w:rsidP="00000000" w:rsidRDefault="00000000" w:rsidRPr="00000000" w14:paraId="00001414">
                  <w:pPr>
                    <w:numPr>
                      <w:ilvl w:val="1"/>
                      <w:numId w:val="45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Addressing the psychological toll of environmental crises, </w:t>
                  </w:r>
                  <w:hyperlink r:id="rId566">
                    <w:r w:rsidDel="00000000" w:rsidR="00000000" w:rsidRPr="00000000">
                      <w:rPr>
                        <w:color w:val="1155cc"/>
                        <w:u w:val="single"/>
                        <w:rtl w:val="0"/>
                      </w:rPr>
                      <w:t xml:space="preserve">environmental melancholia</w:t>
                    </w:r>
                  </w:hyperlink>
                  <w:r w:rsidDel="00000000" w:rsidR="00000000" w:rsidRPr="00000000">
                    <w:rPr>
                      <w:rtl w:val="0"/>
                    </w:rPr>
                    <w:t xml:space="preserve"> refers to a state of collective paralysis caused by grief over ecological loss.</w:t>
                  </w:r>
                </w:p>
                <w:p w:rsidR="00000000" w:rsidDel="00000000" w:rsidP="00000000" w:rsidRDefault="00000000" w:rsidRPr="00000000" w14:paraId="00001415">
                  <w:pPr>
                    <w:numPr>
                      <w:ilvl w:val="1"/>
                      <w:numId w:val="454"/>
                    </w:numPr>
                    <w:spacing w:after="0" w:afterAutospacing="0" w:before="0" w:beforeAutospacing="0" w:lineRule="auto"/>
                    <w:ind w:left="1440" w:hanging="360"/>
                  </w:pPr>
                  <w:r w:rsidDel="00000000" w:rsidR="00000000" w:rsidRPr="00000000">
                    <w:rPr>
                      <w:b w:val="1"/>
                      <w:bCs w:val="1"/>
                      <w:rtl w:val="0"/>
                    </w:rPr>
                    <w:t xml:space="preserve">Lertzman’s Contribution:</w:t>
                  </w:r>
                  <w:r w:rsidDel="00000000" w:rsidR="00000000" w:rsidRPr="00000000">
                    <w:rPr>
                      <w:rtl w:val="0"/>
                    </w:rPr>
                    <w:t xml:space="preserve"> Lertzman explores how hope is essential for overcoming environmental melancholia, enabling communities to move beyond grief and take constructive action.</w:t>
                  </w:r>
                </w:p>
                <w:p w:rsidR="00000000" w:rsidDel="00000000" w:rsidP="00000000" w:rsidRDefault="00000000" w:rsidRPr="00000000" w14:paraId="00001416">
                  <w:pPr>
                    <w:numPr>
                      <w:ilvl w:val="2"/>
                      <w:numId w:val="454"/>
                    </w:numPr>
                    <w:spacing w:after="0" w:afterAutospacing="0" w:before="0" w:beforeAutospacing="0" w:lineRule="auto"/>
                    <w:ind w:left="2160" w:hanging="360"/>
                    <w:rPr>
                      <w:b w:val="1"/>
                      <w:bCs w:val="1"/>
                    </w:rPr>
                  </w:pPr>
                  <w:r w:rsidDel="00000000" w:rsidR="00000000" w:rsidRPr="00000000">
                    <w:rPr>
                      <w:b w:val="1"/>
                      <w:bCs w:val="1"/>
                      <w:rtl w:val="0"/>
                    </w:rPr>
                    <w:t xml:space="preserve">Explore</w:t>
                  </w:r>
                </w:p>
                <w:p w:rsidR="00000000" w:rsidDel="00000000" w:rsidP="00000000" w:rsidRDefault="00000000" w:rsidRPr="00000000" w14:paraId="00001417">
                  <w:pPr>
                    <w:numPr>
                      <w:ilvl w:val="2"/>
                      <w:numId w:val="454"/>
                    </w:numPr>
                    <w:spacing w:after="0" w:afterAutospacing="0" w:before="0" w:beforeAutospacing="0" w:lineRule="auto"/>
                    <w:ind w:left="2160" w:hanging="360"/>
                  </w:pPr>
                  <w:hyperlink r:id="rId567">
                    <w:r w:rsidDel="00000000" w:rsidR="00000000" w:rsidRPr="00000000">
                      <w:rPr>
                        <w:color w:val="1155cc"/>
                        <w:u w:val="single"/>
                        <w:rtl w:val="0"/>
                      </w:rPr>
                      <w:t xml:space="preserve">Click here</w:t>
                    </w:r>
                  </w:hyperlink>
                  <w:r w:rsidDel="00000000" w:rsidR="00000000" w:rsidRPr="00000000">
                    <w:rPr>
                      <w:rtl w:val="0"/>
                    </w:rPr>
                    <w:t xml:space="preserve"> to learn about </w:t>
                  </w:r>
                  <w:r w:rsidDel="00000000" w:rsidR="00000000" w:rsidRPr="00000000">
                    <w:rPr>
                      <w:b w:val="1"/>
                      <w:bCs w:val="1"/>
                      <w:rtl w:val="0"/>
                    </w:rPr>
                    <w:t xml:space="preserve">Project InsideOut </w:t>
                  </w:r>
                  <w:r w:rsidDel="00000000" w:rsidR="00000000" w:rsidRPr="00000000">
                    <w:rPr>
                      <w:rtl w:val="0"/>
                    </w:rPr>
                    <w:t xml:space="preserve">by Renée Lertzman - </w:t>
                  </w:r>
                  <w:r w:rsidDel="00000000" w:rsidR="00000000" w:rsidRPr="00000000">
                    <w:rPr>
                      <w:i w:val="1"/>
                      <w:iCs w:val="1"/>
                      <w:rtl w:val="0"/>
                    </w:rPr>
                    <w:t xml:space="preserve">a unique platform, online tool, and resource hub that brings together changemakers, activists, and clinical psychologists to drive sustainable behavior change for our planet</w:t>
                  </w:r>
                  <w:r w:rsidDel="00000000" w:rsidR="00000000" w:rsidRPr="00000000">
                    <w:rPr>
                      <w:rtl w:val="0"/>
                    </w:rPr>
                    <w:t xml:space="preserve">. </w:t>
                  </w:r>
                </w:p>
                <w:p w:rsidR="00000000" w:rsidDel="00000000" w:rsidP="00000000" w:rsidRDefault="00000000" w:rsidRPr="00000000" w14:paraId="00001418">
                  <w:pPr>
                    <w:numPr>
                      <w:ilvl w:val="0"/>
                      <w:numId w:val="454"/>
                    </w:numPr>
                    <w:spacing w:after="0" w:afterAutospacing="0"/>
                    <w:ind w:left="720" w:hanging="360"/>
                    <w:rPr>
                      <w:b w:val="1"/>
                      <w:bCs w:val="1"/>
                    </w:rPr>
                  </w:pPr>
                  <w:r w:rsidDel="00000000" w:rsidR="00000000" w:rsidRPr="00000000">
                    <w:rPr>
                      <w:b w:val="1"/>
                      <w:bCs w:val="1"/>
                      <w:rtl w:val="0"/>
                    </w:rPr>
                    <w:t xml:space="preserve">Positive Emotions and Broaden-and-Build Theory (Barbara Fredrickson)</w:t>
                  </w:r>
                </w:p>
                <w:p w:rsidR="00000000" w:rsidDel="00000000" w:rsidP="00000000" w:rsidRDefault="00000000" w:rsidRPr="00000000" w14:paraId="00001419">
                  <w:pPr>
                    <w:numPr>
                      <w:ilvl w:val="1"/>
                      <w:numId w:val="45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Positive emotions like hope expand cognitive and behavioral capacities, enabling the building of enduring personal and social resources.</w:t>
                  </w:r>
                </w:p>
                <w:p w:rsidR="00000000" w:rsidDel="00000000" w:rsidP="00000000" w:rsidRDefault="00000000" w:rsidRPr="00000000" w14:paraId="0000141A">
                  <w:pPr>
                    <w:numPr>
                      <w:ilvl w:val="1"/>
                      <w:numId w:val="454"/>
                    </w:numPr>
                    <w:spacing w:after="0" w:afterAutospacing="0" w:before="0" w:beforeAutospacing="0" w:lineRule="auto"/>
                    <w:ind w:left="1440" w:hanging="360"/>
                  </w:pPr>
                  <w:r w:rsidDel="00000000" w:rsidR="00000000" w:rsidRPr="00000000">
                    <w:rPr>
                      <w:b w:val="1"/>
                      <w:bCs w:val="1"/>
                      <w:rtl w:val="0"/>
                    </w:rPr>
                    <w:t xml:space="preserve">Fredrickson’s Contribution:</w:t>
                  </w:r>
                  <w:r w:rsidDel="00000000" w:rsidR="00000000" w:rsidRPr="00000000">
                    <w:rPr>
                      <w:rtl w:val="0"/>
                    </w:rPr>
                    <w:t xml:space="preserve"> Fredrickson’s theory demonstrates that hope enhances creative problem-solving and emotional regulation, which are critical for resilience.</w:t>
                  </w:r>
                  <w:r w:rsidDel="00000000" w:rsidR="00000000" w:rsidRPr="00000000">
                    <w:rPr>
                      <w:rtl w:val="0"/>
                    </w:rPr>
                  </w:r>
                </w:p>
                <w:p w:rsidR="00000000" w:rsidDel="00000000" w:rsidP="00000000" w:rsidRDefault="00000000" w:rsidRPr="00000000" w14:paraId="0000141B">
                  <w:pPr>
                    <w:numPr>
                      <w:ilvl w:val="0"/>
                      <w:numId w:val="454"/>
                    </w:numPr>
                    <w:spacing w:after="0" w:afterAutospacing="0" w:before="0" w:beforeAutospacing="0" w:lineRule="auto"/>
                    <w:ind w:left="720" w:hanging="360"/>
                    <w:rPr>
                      <w:b w:val="1"/>
                      <w:bCs w:val="1"/>
                    </w:rPr>
                  </w:pPr>
                  <w:r w:rsidDel="00000000" w:rsidR="00000000" w:rsidRPr="00000000">
                    <w:rPr>
                      <w:b w:val="1"/>
                      <w:bCs w:val="1"/>
                      <w:rtl w:val="0"/>
                    </w:rPr>
                    <w:t xml:space="preserve">Hope Theory</w:t>
                  </w:r>
                </w:p>
                <w:p w:rsidR="00000000" w:rsidDel="00000000" w:rsidP="00000000" w:rsidRDefault="00000000" w:rsidRPr="00000000" w14:paraId="0000141C">
                  <w:pPr>
                    <w:numPr>
                      <w:ilvl w:val="1"/>
                      <w:numId w:val="454"/>
                    </w:numPr>
                    <w:spacing w:after="0" w:afterAutospacing="0" w:before="0" w:beforeAutospacing="0" w:lineRule="auto"/>
                    <w:ind w:left="1440" w:hanging="360"/>
                  </w:pPr>
                  <w:r w:rsidDel="00000000" w:rsidR="00000000" w:rsidRPr="00000000">
                    <w:rPr>
                      <w:rtl w:val="0"/>
                    </w:rPr>
                    <w:t xml:space="preserve">Charles Snyder's Hope Theory conceptualizes hope as a cognitive framework comprising three components:</w:t>
                  </w:r>
                </w:p>
                <w:p w:rsidR="00000000" w:rsidDel="00000000" w:rsidP="00000000" w:rsidRDefault="00000000" w:rsidRPr="00000000" w14:paraId="0000141D">
                  <w:pPr>
                    <w:numPr>
                      <w:ilvl w:val="2"/>
                      <w:numId w:val="454"/>
                    </w:numPr>
                    <w:spacing w:after="0" w:afterAutospacing="0" w:before="0" w:beforeAutospacing="0" w:lineRule="auto"/>
                    <w:ind w:left="2160" w:hanging="360"/>
                  </w:pPr>
                  <w:r w:rsidDel="00000000" w:rsidR="00000000" w:rsidRPr="00000000">
                    <w:rPr>
                      <w:b w:val="1"/>
                      <w:bCs w:val="1"/>
                      <w:rtl w:val="0"/>
                    </w:rPr>
                    <w:t xml:space="preserve">Goal-Setting</w:t>
                  </w:r>
                  <w:r w:rsidDel="00000000" w:rsidR="00000000" w:rsidRPr="00000000">
                    <w:rPr>
                      <w:rtl w:val="0"/>
                    </w:rPr>
                    <w:t xml:space="preserve">: Identifying meaningful and achievable objectives related to climate action.</w:t>
                  </w:r>
                </w:p>
                <w:p w:rsidR="00000000" w:rsidDel="00000000" w:rsidP="00000000" w:rsidRDefault="00000000" w:rsidRPr="00000000" w14:paraId="0000141E">
                  <w:pPr>
                    <w:numPr>
                      <w:ilvl w:val="2"/>
                      <w:numId w:val="454"/>
                    </w:numPr>
                    <w:spacing w:after="0" w:afterAutospacing="0" w:before="0" w:beforeAutospacing="0" w:lineRule="auto"/>
                    <w:ind w:left="2160" w:hanging="360"/>
                  </w:pPr>
                  <w:r w:rsidDel="00000000" w:rsidR="00000000" w:rsidRPr="00000000">
                    <w:rPr>
                      <w:b w:val="1"/>
                      <w:bCs w:val="1"/>
                      <w:rtl w:val="0"/>
                    </w:rPr>
                    <w:t xml:space="preserve">Pathways Thinking</w:t>
                  </w:r>
                  <w:r w:rsidDel="00000000" w:rsidR="00000000" w:rsidRPr="00000000">
                    <w:rPr>
                      <w:rtl w:val="0"/>
                    </w:rPr>
                    <w:t xml:space="preserve">: Recognizing and devising viable strategies to reach these goals.</w:t>
                  </w:r>
                </w:p>
                <w:p w:rsidR="00000000" w:rsidDel="00000000" w:rsidP="00000000" w:rsidRDefault="00000000" w:rsidRPr="00000000" w14:paraId="0000141F">
                  <w:pPr>
                    <w:numPr>
                      <w:ilvl w:val="2"/>
                      <w:numId w:val="454"/>
                    </w:numPr>
                    <w:spacing w:after="0" w:afterAutospacing="0" w:before="0" w:beforeAutospacing="0" w:lineRule="auto"/>
                    <w:ind w:left="2160" w:hanging="360"/>
                  </w:pPr>
                  <w:r w:rsidDel="00000000" w:rsidR="00000000" w:rsidRPr="00000000">
                    <w:rPr>
                      <w:b w:val="1"/>
                      <w:bCs w:val="1"/>
                      <w:rtl w:val="0"/>
                    </w:rPr>
                    <w:t xml:space="preserve">Agency Thinking</w:t>
                  </w:r>
                  <w:r w:rsidDel="00000000" w:rsidR="00000000" w:rsidRPr="00000000">
                    <w:rPr>
                      <w:rtl w:val="0"/>
                    </w:rPr>
                    <w:t xml:space="preserve">: Believing in one's capacity to initiate and sustain the necessary actions.</w:t>
                  </w:r>
                </w:p>
                <w:p w:rsidR="00000000" w:rsidDel="00000000" w:rsidP="00000000" w:rsidRDefault="00000000" w:rsidRPr="00000000" w14:paraId="00001420">
                  <w:pPr>
                    <w:numPr>
                      <w:ilvl w:val="1"/>
                      <w:numId w:val="454"/>
                    </w:numPr>
                    <w:spacing w:after="0" w:afterAutospacing="0" w:before="0" w:beforeAutospacing="0" w:lineRule="auto"/>
                    <w:ind w:left="1440" w:hanging="360"/>
                  </w:pPr>
                  <w:r w:rsidDel="00000000" w:rsidR="00000000" w:rsidRPr="00000000">
                    <w:rPr>
                      <w:b w:val="1"/>
                      <w:bCs w:val="1"/>
                      <w:rtl w:val="0"/>
                    </w:rPr>
                    <w:t xml:space="preserve">Climate Context</w:t>
                  </w:r>
                  <w:r w:rsidDel="00000000" w:rsidR="00000000" w:rsidRPr="00000000">
                    <w:rPr>
                      <w:rtl w:val="0"/>
                    </w:rPr>
                    <w:t xml:space="preserve">: Hope emerges when individuals see tangible pathways for addressing climate change, such as renewable energy initiatives or successful conservation projects. By setting clear goals and believing in their ability to achieve them, individuals are more likely to remain motivated and engaged in climate efforts.</w:t>
                  </w:r>
                </w:p>
                <w:p w:rsidR="00000000" w:rsidDel="00000000" w:rsidP="00000000" w:rsidRDefault="00000000" w:rsidRPr="00000000" w14:paraId="00001421">
                  <w:pPr>
                    <w:numPr>
                      <w:ilvl w:val="0"/>
                      <w:numId w:val="454"/>
                    </w:numPr>
                    <w:spacing w:after="0" w:afterAutospacing="0" w:before="0" w:beforeAutospacing="0" w:lineRule="auto"/>
                    <w:ind w:left="720" w:hanging="360"/>
                    <w:rPr>
                      <w:b w:val="1"/>
                      <w:bCs w:val="1"/>
                    </w:rPr>
                  </w:pPr>
                  <w:r w:rsidDel="00000000" w:rsidR="00000000" w:rsidRPr="00000000">
                    <w:rPr>
                      <w:b w:val="1"/>
                      <w:bCs w:val="1"/>
                      <w:rtl w:val="0"/>
                    </w:rPr>
                    <w:t xml:space="preserve">Psychological Resilience Theory (Ann Masten)</w:t>
                  </w:r>
                </w:p>
                <w:p w:rsidR="00000000" w:rsidDel="00000000" w:rsidP="00000000" w:rsidRDefault="00000000" w:rsidRPr="00000000" w14:paraId="00001422">
                  <w:pPr>
                    <w:numPr>
                      <w:ilvl w:val="1"/>
                      <w:numId w:val="454"/>
                    </w:numPr>
                    <w:spacing w:after="0" w:afterAutospacing="0" w:before="0" w:beforeAutospacing="0" w:lineRule="auto"/>
                    <w:ind w:left="1440" w:hanging="360"/>
                  </w:pPr>
                  <w:r w:rsidDel="00000000" w:rsidR="00000000" w:rsidRPr="00000000">
                    <w:rPr>
                      <w:rtl w:val="0"/>
                    </w:rPr>
                    <w:t xml:space="preserve">Ann Masten describes resilience as a natural capacity for adaptation, supported by protective factors such as social support, emotional regulation, and self-efficacy.</w:t>
                  </w:r>
                </w:p>
                <w:p w:rsidR="00000000" w:rsidDel="00000000" w:rsidP="00000000" w:rsidRDefault="00000000" w:rsidRPr="00000000" w14:paraId="00001423">
                  <w:pPr>
                    <w:numPr>
                      <w:ilvl w:val="1"/>
                      <w:numId w:val="454"/>
                    </w:numPr>
                    <w:spacing w:after="0" w:afterAutospacing="0" w:before="0" w:beforeAutospacing="0" w:lineRule="auto"/>
                    <w:ind w:left="1440" w:hanging="360"/>
                  </w:pPr>
                  <w:r w:rsidDel="00000000" w:rsidR="00000000" w:rsidRPr="00000000">
                    <w:rPr>
                      <w:b w:val="1"/>
                      <w:bCs w:val="1"/>
                      <w:rtl w:val="0"/>
                    </w:rPr>
                    <w:t xml:space="preserve">Climate Context</w:t>
                  </w:r>
                  <w:r w:rsidDel="00000000" w:rsidR="00000000" w:rsidRPr="00000000">
                    <w:rPr>
                      <w:rtl w:val="0"/>
                    </w:rPr>
                    <w:t xml:space="preserve">: Resilience allows individuals to cope with ongoing climate stressors while maintaining the ability to engage constructively. Building resilience involves strengthening these protective factors to better withstand and respond to climate-related challenges.</w:t>
                  </w:r>
                </w:p>
                <w:p w:rsidR="00000000" w:rsidDel="00000000" w:rsidP="00000000" w:rsidRDefault="00000000" w:rsidRPr="00000000" w14:paraId="00001424">
                  <w:pPr>
                    <w:numPr>
                      <w:ilvl w:val="0"/>
                      <w:numId w:val="454"/>
                    </w:numPr>
                    <w:spacing w:after="0" w:afterAutospacing="0" w:before="0" w:beforeAutospacing="0" w:lineRule="auto"/>
                    <w:ind w:left="720" w:hanging="360"/>
                    <w:rPr>
                      <w:b w:val="1"/>
                      <w:bCs w:val="1"/>
                    </w:rPr>
                  </w:pPr>
                  <w:r w:rsidDel="00000000" w:rsidR="00000000" w:rsidRPr="00000000">
                    <w:rPr>
                      <w:b w:val="1"/>
                      <w:bCs w:val="1"/>
                      <w:rtl w:val="0"/>
                    </w:rPr>
                    <w:t xml:space="preserve">Post-Traumatic Growth (Tedeschi &amp; Calhoun)</w:t>
                  </w:r>
                </w:p>
                <w:p w:rsidR="00000000" w:rsidDel="00000000" w:rsidP="00000000" w:rsidRDefault="00000000" w:rsidRPr="00000000" w14:paraId="00001425">
                  <w:pPr>
                    <w:numPr>
                      <w:ilvl w:val="1"/>
                      <w:numId w:val="454"/>
                    </w:numPr>
                    <w:spacing w:after="0" w:afterAutospacing="0" w:before="0" w:beforeAutospacing="0" w:lineRule="auto"/>
                    <w:ind w:left="1440" w:hanging="360"/>
                  </w:pPr>
                  <w:r w:rsidDel="00000000" w:rsidR="00000000" w:rsidRPr="00000000">
                    <w:rPr>
                      <w:rtl w:val="0"/>
                    </w:rPr>
                    <w:t xml:space="preserve">Richard Tedeschi and Lawrence Calhoun's theory of Post-Traumatic Growth (PTG) suggests that experiencing adversity can lead to personal growth, greater appreciation for life, and a deeper commitment to one's values.</w:t>
                  </w:r>
                </w:p>
                <w:p w:rsidR="00000000" w:rsidDel="00000000" w:rsidP="00000000" w:rsidRDefault="00000000" w:rsidRPr="00000000" w14:paraId="00001426">
                  <w:pPr>
                    <w:numPr>
                      <w:ilvl w:val="1"/>
                      <w:numId w:val="454"/>
                    </w:numPr>
                    <w:spacing w:after="0" w:afterAutospacing="0" w:before="0" w:beforeAutospacing="0" w:lineRule="auto"/>
                    <w:ind w:left="1440" w:hanging="360"/>
                  </w:pPr>
                  <w:r w:rsidDel="00000000" w:rsidR="00000000" w:rsidRPr="00000000">
                    <w:rPr>
                      <w:b w:val="1"/>
                      <w:bCs w:val="1"/>
                      <w:rtl w:val="0"/>
                    </w:rPr>
                    <w:t xml:space="preserve">Climate Context</w:t>
                  </w:r>
                  <w:r w:rsidDel="00000000" w:rsidR="00000000" w:rsidRPr="00000000">
                    <w:rPr>
                      <w:rtl w:val="0"/>
                    </w:rPr>
                    <w:t xml:space="preserve">: Communities recovering from climate-related disasters often develop stronger connections and renewed determination to build a sustainable future. PTG highlights how adversity can be transformed into a catalyst for positive change and deeper resilience.</w:t>
                  </w:r>
                  <w:r w:rsidDel="00000000" w:rsidR="00000000" w:rsidRPr="00000000">
                    <w:rPr>
                      <w:rtl w:val="0"/>
                    </w:rPr>
                  </w:r>
                </w:p>
                <w:p w:rsidR="00000000" w:rsidDel="00000000" w:rsidP="00000000" w:rsidRDefault="00000000" w:rsidRPr="00000000" w14:paraId="00001427">
                  <w:pPr>
                    <w:numPr>
                      <w:ilvl w:val="0"/>
                      <w:numId w:val="454"/>
                    </w:numPr>
                    <w:spacing w:after="0" w:afterAutospacing="0" w:before="0" w:beforeAutospacing="0" w:lineRule="auto"/>
                    <w:ind w:left="720" w:hanging="360"/>
                    <w:rPr>
                      <w:b w:val="1"/>
                      <w:bCs w:val="1"/>
                    </w:rPr>
                  </w:pPr>
                  <w:r w:rsidDel="00000000" w:rsidR="00000000" w:rsidRPr="00000000">
                    <w:rPr>
                      <w:b w:val="1"/>
                      <w:bCs w:val="1"/>
                      <w:rtl w:val="0"/>
                    </w:rPr>
                    <w:t xml:space="preserve">Collective Resilience (Rebecca Solnit)</w:t>
                  </w:r>
                </w:p>
                <w:p w:rsidR="00000000" w:rsidDel="00000000" w:rsidP="00000000" w:rsidRDefault="00000000" w:rsidRPr="00000000" w14:paraId="00001428">
                  <w:pPr>
                    <w:numPr>
                      <w:ilvl w:val="1"/>
                      <w:numId w:val="454"/>
                    </w:numPr>
                    <w:spacing w:after="0" w:afterAutospacing="0" w:before="0" w:beforeAutospacing="0" w:lineRule="auto"/>
                    <w:ind w:left="1440" w:hanging="360"/>
                  </w:pPr>
                  <w:r w:rsidDel="00000000" w:rsidR="00000000" w:rsidRPr="00000000">
                    <w:rPr>
                      <w:rtl w:val="0"/>
                    </w:rPr>
                    <w:t xml:space="preserve">Rebecca Solnit emphasizes the power of solidarity and community in responding to crises, illustrating how collective resilience can emerge during times of hardship.</w:t>
                  </w:r>
                </w:p>
                <w:p w:rsidR="00000000" w:rsidDel="00000000" w:rsidP="00000000" w:rsidRDefault="00000000" w:rsidRPr="00000000" w14:paraId="00001429">
                  <w:pPr>
                    <w:numPr>
                      <w:ilvl w:val="1"/>
                      <w:numId w:val="454"/>
                    </w:numPr>
                    <w:spacing w:after="0" w:afterAutospacing="0" w:before="0" w:beforeAutospacing="0" w:lineRule="auto"/>
                    <w:ind w:left="1440" w:hanging="360"/>
                  </w:pPr>
                  <w:r w:rsidDel="00000000" w:rsidR="00000000" w:rsidRPr="00000000">
                    <w:rPr>
                      <w:b w:val="1"/>
                      <w:bCs w:val="1"/>
                      <w:rtl w:val="0"/>
                    </w:rPr>
                    <w:t xml:space="preserve">Climate Context</w:t>
                  </w:r>
                  <w:r w:rsidDel="00000000" w:rsidR="00000000" w:rsidRPr="00000000">
                    <w:rPr>
                      <w:rtl w:val="0"/>
                    </w:rPr>
                    <w:t xml:space="preserve">: Grassroots movements and local climate initiatives demonstrate how collective resilience can amplify hope and drive systemic change. By working together, communities can create a stronger, unified front against climate challenges.</w:t>
                  </w:r>
                </w:p>
                <w:p w:rsidR="00000000" w:rsidDel="00000000" w:rsidP="00000000" w:rsidRDefault="00000000" w:rsidRPr="00000000" w14:paraId="0000142A">
                  <w:pPr>
                    <w:numPr>
                      <w:ilvl w:val="0"/>
                      <w:numId w:val="454"/>
                    </w:numPr>
                    <w:spacing w:after="0" w:afterAutospacing="0" w:before="0" w:beforeAutospacing="0" w:lineRule="auto"/>
                    <w:ind w:left="720" w:hanging="360"/>
                    <w:rPr>
                      <w:b w:val="1"/>
                      <w:bCs w:val="1"/>
                    </w:rPr>
                  </w:pPr>
                  <w:r w:rsidDel="00000000" w:rsidR="00000000" w:rsidRPr="00000000">
                    <w:rPr>
                      <w:b w:val="1"/>
                      <w:bCs w:val="1"/>
                      <w:rtl w:val="0"/>
                    </w:rPr>
                    <w:t xml:space="preserve">Ecological Resilience (C.S. Holling)</w:t>
                  </w:r>
                </w:p>
                <w:p w:rsidR="00000000" w:rsidDel="00000000" w:rsidP="00000000" w:rsidRDefault="00000000" w:rsidRPr="00000000" w14:paraId="0000142B">
                  <w:pPr>
                    <w:numPr>
                      <w:ilvl w:val="1"/>
                      <w:numId w:val="454"/>
                    </w:numPr>
                    <w:spacing w:after="0" w:afterAutospacing="0" w:before="0" w:beforeAutospacing="0" w:lineRule="auto"/>
                    <w:ind w:left="1440" w:hanging="360"/>
                  </w:pPr>
                  <w:r w:rsidDel="00000000" w:rsidR="00000000" w:rsidRPr="00000000">
                    <w:rPr>
                      <w:rtl w:val="0"/>
                    </w:rPr>
                    <w:t xml:space="preserve">C.S. Holling's concept of ecological resilience refers to the capacity of ecosystems to recover and adapt after disturbances.</w:t>
                  </w:r>
                </w:p>
                <w:p w:rsidR="00000000" w:rsidDel="00000000" w:rsidP="00000000" w:rsidRDefault="00000000" w:rsidRPr="00000000" w14:paraId="0000142C">
                  <w:pPr>
                    <w:numPr>
                      <w:ilvl w:val="1"/>
                      <w:numId w:val="454"/>
                    </w:numPr>
                    <w:spacing w:after="240" w:before="0" w:beforeAutospacing="0" w:lineRule="auto"/>
                    <w:ind w:left="1440" w:hanging="360"/>
                  </w:pPr>
                  <w:r w:rsidDel="00000000" w:rsidR="00000000" w:rsidRPr="00000000">
                    <w:rPr>
                      <w:b w:val="1"/>
                      <w:bCs w:val="1"/>
                      <w:rtl w:val="0"/>
                    </w:rPr>
                    <w:t xml:space="preserve">Climate Context</w:t>
                  </w:r>
                  <w:r w:rsidDel="00000000" w:rsidR="00000000" w:rsidRPr="00000000">
                    <w:rPr>
                      <w:rtl w:val="0"/>
                    </w:rPr>
                    <w:t xml:space="preserve">: Highlighting the natural world’s ability to regenerate, such as through reforestation or wetland restoration, inspires hope and reinforces the importance of human intervention in fostering ecological resilience.</w:t>
                  </w:r>
                </w:p>
                <w:p w:rsidR="00000000" w:rsidDel="00000000" w:rsidP="00000000" w:rsidRDefault="00000000" w:rsidRPr="00000000" w14:paraId="0000142D">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142E">
            <w:pPr>
              <w:spacing w:after="240" w:before="240" w:lineRule="auto"/>
              <w:rPr/>
            </w:pPr>
            <w:r w:rsidDel="00000000" w:rsidR="00000000" w:rsidRPr="00000000">
              <w:rPr>
                <w:rtl w:val="0"/>
              </w:rPr>
            </w:r>
          </w:p>
          <w:tbl>
            <w:tblPr>
              <w:tblStyle w:val="Table148"/>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42F">
                  <w:pPr>
                    <w:spacing w:after="240" w:before="240" w:lineRule="auto"/>
                    <w:rPr>
                      <w:b w:val="1"/>
                      <w:bCs w:val="1"/>
                    </w:rPr>
                  </w:pPr>
                  <w:r w:rsidDel="00000000" w:rsidR="00000000" w:rsidRPr="00000000">
                    <w:rPr>
                      <w:b w:val="1"/>
                      <w:bCs w:val="1"/>
                      <w:rtl w:val="0"/>
                    </w:rPr>
                    <w:t xml:space="preserve">Watch</w:t>
                  </w:r>
                </w:p>
                <w:p w:rsidR="00000000" w:rsidDel="00000000" w:rsidP="00000000" w:rsidRDefault="00000000" w:rsidRPr="00000000" w14:paraId="00001430">
                  <w:pPr>
                    <w:spacing w:after="240" w:before="240" w:lineRule="auto"/>
                    <w:rPr/>
                  </w:pPr>
                  <w:hyperlink r:id="rId568">
                    <w:r w:rsidDel="00000000" w:rsidR="00000000" w:rsidRPr="00000000">
                      <w:rPr>
                        <w:color w:val="1155cc"/>
                        <w:u w:val="single"/>
                        <w:rtl w:val="0"/>
                      </w:rPr>
                      <w:t xml:space="preserve">Click here</w:t>
                    </w:r>
                  </w:hyperlink>
                  <w:r w:rsidDel="00000000" w:rsidR="00000000" w:rsidRPr="00000000">
                    <w:rPr>
                      <w:rtl w:val="0"/>
                    </w:rPr>
                    <w:t xml:space="preserve"> to watch YouTube video: </w:t>
                  </w:r>
                  <w:r w:rsidDel="00000000" w:rsidR="00000000" w:rsidRPr="00000000">
                    <w:rPr>
                      <w:b w:val="1"/>
                      <w:bCs w:val="1"/>
                      <w:rtl w:val="0"/>
                    </w:rPr>
                    <w:t xml:space="preserve">“What is Active Hope?” A short inspirational animation about bringing meaning to life</w:t>
                  </w:r>
                  <w:r w:rsidDel="00000000" w:rsidR="00000000" w:rsidRPr="00000000">
                    <w:rPr>
                      <w:rtl w:val="0"/>
                    </w:rPr>
                    <w:t xml:space="preserve"> (ActiveHope.Training)</w:t>
                  </w:r>
                  <w:hyperlink r:id="rId569">
                    <w:r w:rsidDel="00000000" w:rsidR="00000000" w:rsidRPr="00000000">
                      <w:rPr>
                        <w:rtl w:val="0"/>
                      </w:rPr>
                      <w:t xml:space="preserve"> </w:t>
                    </w:r>
                  </w:hyperlink>
                  <w:r w:rsidDel="00000000" w:rsidR="00000000" w:rsidRPr="00000000">
                    <w:rPr>
                      <w:rtl w:val="0"/>
                    </w:rPr>
                    <w:t xml:space="preserve">where Joanna Macy reads a passage from her book, describing what it means to have active hope. (2:03 minutes)</w:t>
                  </w:r>
                </w:p>
              </w:tc>
            </w:tr>
          </w:tbl>
          <w:p w:rsidR="00000000" w:rsidDel="00000000" w:rsidP="00000000" w:rsidRDefault="00000000" w:rsidRPr="00000000" w14:paraId="00001431">
            <w:pPr>
              <w:spacing w:after="240" w:before="240" w:lineRule="auto"/>
              <w:rPr/>
            </w:pPr>
            <w:r w:rsidDel="00000000" w:rsidR="00000000" w:rsidRPr="00000000">
              <w:rPr>
                <w:rtl w:val="0"/>
              </w:rPr>
            </w:r>
          </w:p>
          <w:tbl>
            <w:tblPr>
              <w:tblStyle w:val="Table149"/>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432">
                  <w:pPr>
                    <w:pStyle w:val="Heading2"/>
                    <w:spacing w:after="240" w:before="240" w:lineRule="auto"/>
                    <w:rPr/>
                  </w:pPr>
                  <w:bookmarkStart w:colFirst="0" w:colLast="0" w:name="_4g9dbzsr9d86" w:id="316"/>
                  <w:bookmarkEnd w:id="316"/>
                  <w:r w:rsidDel="00000000" w:rsidR="00000000" w:rsidRPr="00000000">
                    <w:rPr>
                      <w:rtl w:val="0"/>
                    </w:rPr>
                    <w:t xml:space="preserve">Invitation to dive deeper</w:t>
                  </w:r>
                </w:p>
                <w:p w:rsidR="00000000" w:rsidDel="00000000" w:rsidP="00000000" w:rsidRDefault="00000000" w:rsidRPr="00000000" w14:paraId="00001433">
                  <w:pPr>
                    <w:spacing w:after="240" w:before="240" w:lineRule="auto"/>
                    <w:rPr>
                      <w:b w:val="1"/>
                      <w:bCs w:val="1"/>
                    </w:rPr>
                  </w:pPr>
                  <w:r w:rsidDel="00000000" w:rsidR="00000000" w:rsidRPr="00000000">
                    <w:rPr>
                      <w:b w:val="1"/>
                      <w:bCs w:val="1"/>
                      <w:rtl w:val="0"/>
                    </w:rPr>
                    <w:t xml:space="preserve">Watch</w:t>
                  </w:r>
                </w:p>
                <w:p w:rsidR="00000000" w:rsidDel="00000000" w:rsidP="00000000" w:rsidRDefault="00000000" w:rsidRPr="00000000" w14:paraId="00001434">
                  <w:pPr>
                    <w:spacing w:after="240" w:before="240" w:lineRule="auto"/>
                    <w:rPr/>
                  </w:pPr>
                  <w:hyperlink r:id="rId570">
                    <w:r w:rsidDel="00000000" w:rsidR="00000000" w:rsidRPr="00000000">
                      <w:rPr>
                        <w:color w:val="1155cc"/>
                        <w:u w:val="single"/>
                        <w:rtl w:val="0"/>
                      </w:rPr>
                      <w:t xml:space="preserve">Click here</w:t>
                    </w:r>
                  </w:hyperlink>
                  <w:r w:rsidDel="00000000" w:rsidR="00000000" w:rsidRPr="00000000">
                    <w:rPr>
                      <w:rtl w:val="0"/>
                    </w:rPr>
                    <w:t xml:space="preserve"> to watch YouTube video: </w:t>
                  </w:r>
                  <w:r w:rsidDel="00000000" w:rsidR="00000000" w:rsidRPr="00000000">
                    <w:rPr>
                      <w:b w:val="1"/>
                      <w:bCs w:val="1"/>
                      <w:rtl w:val="0"/>
                    </w:rPr>
                    <w:t xml:space="preserve">The Case for Stubborn Optimism on Climate </w:t>
                  </w:r>
                  <w:r w:rsidDel="00000000" w:rsidR="00000000" w:rsidRPr="00000000">
                    <w:rPr>
                      <w:rtl w:val="0"/>
                    </w:rPr>
                    <w:t xml:space="preserve">| Christiana Figueres (TED) where Christiana Figueres talks about her background in climate change work describes the concept of stubborn optimism. (8:06 minutes)</w:t>
                  </w:r>
                </w:p>
                <w:p w:rsidR="00000000" w:rsidDel="00000000" w:rsidP="00000000" w:rsidRDefault="00000000" w:rsidRPr="00000000" w14:paraId="00001435">
                  <w:pPr>
                    <w:spacing w:after="240" w:before="240" w:lineRule="auto"/>
                    <w:rPr>
                      <w:b w:val="1"/>
                      <w:bCs w:val="1"/>
                    </w:rPr>
                  </w:pPr>
                  <w:r w:rsidDel="00000000" w:rsidR="00000000" w:rsidRPr="00000000">
                    <w:rPr>
                      <w:b w:val="1"/>
                      <w:bCs w:val="1"/>
                      <w:rtl w:val="0"/>
                    </w:rPr>
                    <w:t xml:space="preserve">Explore</w:t>
                  </w:r>
                </w:p>
                <w:p w:rsidR="00000000" w:rsidDel="00000000" w:rsidP="00000000" w:rsidRDefault="00000000" w:rsidRPr="00000000" w14:paraId="00001436">
                  <w:pPr>
                    <w:spacing w:after="240" w:before="240" w:lineRule="auto"/>
                    <w:rPr/>
                  </w:pPr>
                  <w:hyperlink r:id="rId571">
                    <w:r w:rsidDel="00000000" w:rsidR="00000000" w:rsidRPr="00000000">
                      <w:rPr>
                        <w:color w:val="1155cc"/>
                        <w:u w:val="single"/>
                        <w:rtl w:val="0"/>
                      </w:rPr>
                      <w:t xml:space="preserve">Click here </w:t>
                    </w:r>
                  </w:hyperlink>
                  <w:r w:rsidDel="00000000" w:rsidR="00000000" w:rsidRPr="00000000">
                    <w:rPr>
                      <w:rtl w:val="0"/>
                    </w:rPr>
                    <w:t xml:space="preserve">to listen to episodes from </w:t>
                  </w:r>
                  <w:r w:rsidDel="00000000" w:rsidR="00000000" w:rsidRPr="00000000">
                    <w:rPr>
                      <w:b w:val="1"/>
                      <w:bCs w:val="1"/>
                      <w:rtl w:val="0"/>
                    </w:rPr>
                    <w:t xml:space="preserve">Outrage and Optimism</w:t>
                  </w:r>
                  <w:r w:rsidDel="00000000" w:rsidR="00000000" w:rsidRPr="00000000">
                    <w:rPr>
                      <w:rtl w:val="0"/>
                    </w:rPr>
                    <w:t xml:space="preserve"> podcast, hosted by Christiana Figueres</w:t>
                  </w:r>
                  <w:commentRangeStart w:id="280"/>
                  <w:r w:rsidDel="00000000" w:rsidR="00000000" w:rsidRPr="00000000">
                    <w:rPr>
                      <w:rtl w:val="0"/>
                    </w:rPr>
                    <w:t xml:space="preserve">.</w:t>
                  </w:r>
                  <w:commentRangeEnd w:id="280"/>
                  <w:r w:rsidDel="00000000" w:rsidR="00000000" w:rsidRPr="00000000">
                    <w:commentReference w:id="280"/>
                  </w:r>
                  <w:r w:rsidDel="00000000" w:rsidR="00000000" w:rsidRPr="00000000">
                    <w:rPr>
                      <w:rtl w:val="0"/>
                    </w:rPr>
                    <w:t xml:space="preserve"> </w:t>
                  </w:r>
                </w:p>
                <w:p w:rsidR="00000000" w:rsidDel="00000000" w:rsidP="00000000" w:rsidRDefault="00000000" w:rsidRPr="00000000" w14:paraId="00001437">
                  <w:pPr>
                    <w:widowControl w:val="0"/>
                    <w:spacing w:line="240" w:lineRule="auto"/>
                    <w:ind w:left="2160" w:firstLine="0"/>
                    <w:rPr/>
                  </w:pPr>
                  <w:r w:rsidDel="00000000" w:rsidR="00000000" w:rsidRPr="00000000">
                    <w:rPr>
                      <w:rtl w:val="0"/>
                    </w:rPr>
                  </w:r>
                </w:p>
              </w:tc>
            </w:tr>
          </w:tbl>
          <w:p w:rsidR="00000000" w:rsidDel="00000000" w:rsidP="00000000" w:rsidRDefault="00000000" w:rsidRPr="00000000" w14:paraId="00001438">
            <w:pPr>
              <w:spacing w:after="240" w:before="240" w:lineRule="auto"/>
              <w:rPr/>
            </w:pPr>
            <w:r w:rsidDel="00000000" w:rsidR="00000000" w:rsidRPr="00000000">
              <w:rPr>
                <w:rtl w:val="0"/>
              </w:rPr>
            </w:r>
          </w:p>
          <w:p w:rsidR="00000000" w:rsidDel="00000000" w:rsidP="00000000" w:rsidRDefault="00000000" w:rsidRPr="00000000" w14:paraId="00001439">
            <w:pPr>
              <w:pStyle w:val="Heading2"/>
              <w:spacing w:after="240" w:before="240" w:lineRule="auto"/>
              <w:rPr/>
            </w:pPr>
            <w:bookmarkStart w:colFirst="0" w:colLast="0" w:name="_8gbar5fivx7b" w:id="317"/>
            <w:bookmarkEnd w:id="317"/>
            <w:r w:rsidDel="00000000" w:rsidR="00000000" w:rsidRPr="00000000">
              <w:rPr>
                <w:rtl w:val="0"/>
              </w:rPr>
              <w:t xml:space="preserve">How Hope Enhances Resilience</w:t>
            </w:r>
          </w:p>
          <w:p w:rsidR="00000000" w:rsidDel="00000000" w:rsidP="00000000" w:rsidRDefault="00000000" w:rsidRPr="00000000" w14:paraId="0000143A">
            <w:pPr>
              <w:spacing w:after="240" w:before="240" w:lineRule="auto"/>
              <w:rPr/>
            </w:pPr>
            <w:r w:rsidDel="00000000" w:rsidR="00000000" w:rsidRPr="00000000">
              <w:rPr>
                <w:rtl w:val="0"/>
              </w:rPr>
              <w:t xml:space="preserve">Hope and resilience are deeply interconnected, each reinforcing the other to help individuals and communities withstand and overcome climate-related challenges:</w:t>
            </w:r>
          </w:p>
          <w:p w:rsidR="00000000" w:rsidDel="00000000" w:rsidP="00000000" w:rsidRDefault="00000000" w:rsidRPr="00000000" w14:paraId="0000143B">
            <w:pPr>
              <w:numPr>
                <w:ilvl w:val="0"/>
                <w:numId w:val="284"/>
              </w:numPr>
              <w:spacing w:after="0" w:afterAutospacing="0" w:before="240" w:lineRule="auto"/>
              <w:ind w:left="720" w:hanging="360"/>
            </w:pPr>
            <w:r w:rsidDel="00000000" w:rsidR="00000000" w:rsidRPr="00000000">
              <w:rPr>
                <w:b w:val="1"/>
                <w:bCs w:val="1"/>
                <w:rtl w:val="0"/>
              </w:rPr>
              <w:t xml:space="preserve">Sustains Motivation: </w:t>
            </w:r>
            <w:r w:rsidDel="00000000" w:rsidR="00000000" w:rsidRPr="00000000">
              <w:rPr>
                <w:rtl w:val="0"/>
              </w:rPr>
              <w:t xml:space="preserve">Hope acts as an emotional and cognitive anchor, keeping individuals engaged and preventing them from succumbing to despair or disengagement.</w:t>
              <w:br w:type="textWrapping"/>
            </w:r>
          </w:p>
          <w:p w:rsidR="00000000" w:rsidDel="00000000" w:rsidP="00000000" w:rsidRDefault="00000000" w:rsidRPr="00000000" w14:paraId="0000143C">
            <w:pPr>
              <w:numPr>
                <w:ilvl w:val="0"/>
                <w:numId w:val="284"/>
              </w:numPr>
              <w:spacing w:after="0" w:afterAutospacing="0" w:before="0" w:beforeAutospacing="0" w:lineRule="auto"/>
              <w:ind w:left="720" w:hanging="360"/>
            </w:pPr>
            <w:r w:rsidDel="00000000" w:rsidR="00000000" w:rsidRPr="00000000">
              <w:rPr>
                <w:b w:val="1"/>
                <w:bCs w:val="1"/>
                <w:rtl w:val="0"/>
              </w:rPr>
              <w:t xml:space="preserve">Guides Action:</w:t>
            </w:r>
            <w:r w:rsidDel="00000000" w:rsidR="00000000" w:rsidRPr="00000000">
              <w:rPr>
                <w:rtl w:val="0"/>
              </w:rPr>
              <w:t xml:space="preserve"> While resilience enables coping with immediate adversity, hope propels individuals to envision and take actions that build a better future.</w:t>
              <w:br w:type="textWrapping"/>
            </w:r>
          </w:p>
          <w:p w:rsidR="00000000" w:rsidDel="00000000" w:rsidP="00000000" w:rsidRDefault="00000000" w:rsidRPr="00000000" w14:paraId="0000143D">
            <w:pPr>
              <w:numPr>
                <w:ilvl w:val="0"/>
                <w:numId w:val="284"/>
              </w:numPr>
              <w:spacing w:after="0" w:afterAutospacing="0" w:before="0" w:beforeAutospacing="0" w:lineRule="auto"/>
              <w:ind w:left="720" w:hanging="360"/>
            </w:pPr>
            <w:r w:rsidDel="00000000" w:rsidR="00000000" w:rsidRPr="00000000">
              <w:rPr>
                <w:b w:val="1"/>
                <w:bCs w:val="1"/>
                <w:rtl w:val="0"/>
              </w:rPr>
              <w:t xml:space="preserve">Buffers Against Despair: </w:t>
            </w:r>
            <w:r w:rsidDel="00000000" w:rsidR="00000000" w:rsidRPr="00000000">
              <w:rPr>
                <w:rtl w:val="0"/>
              </w:rPr>
              <w:t xml:space="preserve">Climate emotions such as eco-anxiety, grief, and despair can undermine resilience. Hope mitigates these emotions by providing a positive counterbalance.</w:t>
              <w:br w:type="textWrapping"/>
            </w:r>
          </w:p>
          <w:p w:rsidR="00000000" w:rsidDel="00000000" w:rsidP="00000000" w:rsidRDefault="00000000" w:rsidRPr="00000000" w14:paraId="0000143E">
            <w:pPr>
              <w:numPr>
                <w:ilvl w:val="0"/>
                <w:numId w:val="284"/>
              </w:numPr>
              <w:spacing w:after="240" w:before="0" w:beforeAutospacing="0" w:lineRule="auto"/>
              <w:ind w:left="720" w:hanging="360"/>
            </w:pPr>
            <w:r w:rsidDel="00000000" w:rsidR="00000000" w:rsidRPr="00000000">
              <w:rPr>
                <w:b w:val="1"/>
                <w:bCs w:val="1"/>
                <w:rtl w:val="0"/>
              </w:rPr>
              <w:t xml:space="preserve">Facilitates Meaning-Making:</w:t>
            </w:r>
            <w:r w:rsidDel="00000000" w:rsidR="00000000" w:rsidRPr="00000000">
              <w:rPr>
                <w:rtl w:val="0"/>
              </w:rPr>
              <w:t xml:space="preserve"> Hope allows individuals to frame climate challenges as opportunities for transformation and purpose, enhancing their ability to find meaning in adversity.</w:t>
            </w:r>
          </w:p>
          <w:p w:rsidR="00000000" w:rsidDel="00000000" w:rsidP="00000000" w:rsidRDefault="00000000" w:rsidRPr="00000000" w14:paraId="0000143F">
            <w:pPr>
              <w:spacing w:after="240" w:before="240" w:lineRule="auto"/>
              <w:rPr/>
            </w:pPr>
            <w:r w:rsidDel="00000000" w:rsidR="00000000" w:rsidRPr="00000000">
              <w:rPr>
                <w:rtl w:val="0"/>
              </w:rPr>
              <w:t xml:space="preserve">By integrating hope into resilience-building efforts, individuals are better equipped to maintain their mental health and sustain collective action in the face of climate change.</w:t>
            </w:r>
          </w:p>
          <w:p w:rsidR="00000000" w:rsidDel="00000000" w:rsidP="00000000" w:rsidRDefault="00000000" w:rsidRPr="00000000" w14:paraId="00001440">
            <w:pPr>
              <w:spacing w:after="240" w:before="240" w:lineRule="auto"/>
              <w:rPr>
                <w:b w:val="1"/>
                <w:bCs w:val="1"/>
              </w:rPr>
            </w:pPr>
            <w:r w:rsidDel="00000000" w:rsidR="00000000" w:rsidRPr="00000000">
              <w:rPr>
                <w:rtl w:val="0"/>
              </w:rPr>
            </w:r>
          </w:p>
          <w:tbl>
            <w:tblPr>
              <w:tblStyle w:val="Table150"/>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441">
                  <w:pPr>
                    <w:spacing w:after="240" w:before="240" w:lineRule="auto"/>
                    <w:rPr>
                      <w:b w:val="1"/>
                      <w:bCs w:val="1"/>
                    </w:rPr>
                  </w:pPr>
                  <w:r w:rsidDel="00000000" w:rsidR="00000000" w:rsidRPr="00000000">
                    <w:rPr>
                      <w:b w:val="1"/>
                      <w:bCs w:val="1"/>
                      <w:rtl w:val="0"/>
                    </w:rPr>
                    <w:t xml:space="preserve">Learn More </w:t>
                  </w:r>
                </w:p>
                <w:p w:rsidR="00000000" w:rsidDel="00000000" w:rsidP="00000000" w:rsidRDefault="00000000" w:rsidRPr="00000000" w14:paraId="00001442">
                  <w:pPr>
                    <w:spacing w:after="240" w:before="240" w:lineRule="auto"/>
                    <w:rPr>
                      <w:b w:val="1"/>
                      <w:bCs w:val="1"/>
                    </w:rPr>
                  </w:pPr>
                  <w:hyperlink r:id="rId572">
                    <w:r w:rsidDel="00000000" w:rsidR="00000000" w:rsidRPr="00000000">
                      <w:rPr>
                        <w:color w:val="1155cc"/>
                        <w:u w:val="single"/>
                        <w:rtl w:val="0"/>
                      </w:rPr>
                      <w:t xml:space="preserve">Click here </w:t>
                    </w:r>
                  </w:hyperlink>
                  <w:r w:rsidDel="00000000" w:rsidR="00000000" w:rsidRPr="00000000">
                    <w:rPr>
                      <w:rtl w:val="0"/>
                    </w:rPr>
                    <w:t xml:space="preserve">to view </w:t>
                  </w:r>
                  <w:r w:rsidDel="00000000" w:rsidR="00000000" w:rsidRPr="00000000">
                    <w:rPr>
                      <w:b w:val="1"/>
                      <w:bCs w:val="1"/>
                      <w:rtl w:val="0"/>
                    </w:rPr>
                    <w:t xml:space="preserve">Building Hope Through Climate Change Action: BC Case Studies Report</w:t>
                  </w:r>
                  <w:r w:rsidDel="00000000" w:rsidR="00000000" w:rsidRPr="00000000">
                    <w:rPr>
                      <w:rtl w:val="0"/>
                    </w:rPr>
                    <w:t xml:space="preserve"> by PHAC Western Region &amp; BC Centre for Disease Control to see examples of case studies that represent resilience and hope within B.C.</w:t>
                  </w:r>
                  <w:commentRangeStart w:id="281"/>
                  <w:r w:rsidDel="00000000" w:rsidR="00000000" w:rsidRPr="00000000">
                    <w:rPr>
                      <w:rtl w:val="0"/>
                    </w:rPr>
                  </w:r>
                </w:p>
              </w:tc>
            </w:tr>
          </w:tbl>
          <w:p w:rsidR="00000000" w:rsidDel="00000000" w:rsidP="00000000" w:rsidRDefault="00000000" w:rsidRPr="00000000" w14:paraId="00001443">
            <w:pPr>
              <w:spacing w:after="240" w:before="240" w:lineRule="auto"/>
              <w:rPr>
                <w:b w:val="1"/>
                <w:bCs w:val="1"/>
              </w:rPr>
            </w:pPr>
            <w:commentRangeEnd w:id="281"/>
            <w:r w:rsidDel="00000000" w:rsidR="00000000" w:rsidRPr="00000000">
              <w:commentReference w:id="281"/>
            </w:r>
            <w:r w:rsidDel="00000000" w:rsidR="00000000" w:rsidRPr="00000000">
              <w:rPr>
                <w:rtl w:val="0"/>
              </w:rPr>
            </w:r>
          </w:p>
          <w:p w:rsidR="00000000" w:rsidDel="00000000" w:rsidP="00000000" w:rsidRDefault="00000000" w:rsidRPr="00000000" w14:paraId="00001444">
            <w:pPr>
              <w:spacing w:after="240" w:before="240" w:lineRule="auto"/>
              <w:rPr/>
            </w:pPr>
            <w:r w:rsidDel="00000000" w:rsidR="00000000" w:rsidRPr="00000000">
              <w:rPr>
                <w:rtl w:val="0"/>
              </w:rPr>
            </w:r>
          </w:p>
          <w:tbl>
            <w:tblPr>
              <w:tblStyle w:val="Table151"/>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445">
                  <w:pPr>
                    <w:pStyle w:val="Heading2"/>
                    <w:spacing w:after="240" w:before="240" w:lineRule="auto"/>
                    <w:rPr/>
                  </w:pPr>
                  <w:bookmarkStart w:colFirst="0" w:colLast="0" w:name="_cwupfiqobzqo" w:id="318"/>
                  <w:bookmarkEnd w:id="318"/>
                  <w:r w:rsidDel="00000000" w:rsidR="00000000" w:rsidRPr="00000000">
                    <w:rPr>
                      <w:rtl w:val="0"/>
                    </w:rPr>
                    <w:t xml:space="preserve">Why Hope Is Uniquely Important to Healthy Responses to Climate Emotions</w:t>
                  </w:r>
                </w:p>
                <w:p w:rsidR="00000000" w:rsidDel="00000000" w:rsidP="00000000" w:rsidRDefault="00000000" w:rsidRPr="00000000" w14:paraId="00001446">
                  <w:pPr>
                    <w:spacing w:after="240" w:before="240" w:lineRule="auto"/>
                    <w:rPr/>
                  </w:pPr>
                  <w:r w:rsidDel="00000000" w:rsidR="00000000" w:rsidRPr="00000000">
                    <w:rPr>
                      <w:rtl w:val="0"/>
                    </w:rPr>
                    <w:t xml:space="preserve">Hope plays a crucial role in shaping healthy psychological responses to climate-related emotions. Its unique importance lies in several key areas. Below we introduce each of these:</w:t>
                  </w:r>
                </w:p>
                <w:p w:rsidR="00000000" w:rsidDel="00000000" w:rsidP="00000000" w:rsidRDefault="00000000" w:rsidRPr="00000000" w14:paraId="00001447">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448">
                  <w:pPr>
                    <w:numPr>
                      <w:ilvl w:val="0"/>
                      <w:numId w:val="399"/>
                    </w:numPr>
                    <w:spacing w:after="0" w:afterAutospacing="0" w:before="240" w:lineRule="auto"/>
                    <w:ind w:left="720" w:hanging="360"/>
                    <w:rPr>
                      <w:b w:val="1"/>
                      <w:bCs w:val="1"/>
                    </w:rPr>
                  </w:pPr>
                  <w:r w:rsidDel="00000000" w:rsidR="00000000" w:rsidRPr="00000000">
                    <w:rPr>
                      <w:b w:val="1"/>
                      <w:bCs w:val="1"/>
                      <w:rtl w:val="0"/>
                    </w:rPr>
                    <w:t xml:space="preserve">Countering Despair</w:t>
                  </w:r>
                </w:p>
                <w:p w:rsidR="00000000" w:rsidDel="00000000" w:rsidP="00000000" w:rsidRDefault="00000000" w:rsidRPr="00000000" w14:paraId="00001449">
                  <w:pPr>
                    <w:numPr>
                      <w:ilvl w:val="1"/>
                      <w:numId w:val="399"/>
                    </w:numPr>
                    <w:spacing w:after="0" w:afterAutospacing="0" w:before="0" w:beforeAutospacing="0" w:lineRule="auto"/>
                    <w:ind w:left="1440" w:hanging="360"/>
                  </w:pPr>
                  <w:r w:rsidDel="00000000" w:rsidR="00000000" w:rsidRPr="00000000">
                    <w:rPr>
                      <w:b w:val="1"/>
                      <w:bCs w:val="1"/>
                      <w:rtl w:val="0"/>
                    </w:rPr>
                    <w:t xml:space="preserve">Challenge:</w:t>
                  </w:r>
                  <w:r w:rsidDel="00000000" w:rsidR="00000000" w:rsidRPr="00000000">
                    <w:rPr>
                      <w:rtl w:val="0"/>
                    </w:rPr>
                    <w:t xml:space="preserve"> Climate change often evokes feelings of despair due to its scale, uncertainty, and perceived irreversibility.</w:t>
                  </w:r>
                </w:p>
                <w:p w:rsidR="00000000" w:rsidDel="00000000" w:rsidP="00000000" w:rsidRDefault="00000000" w:rsidRPr="00000000" w14:paraId="0000144A">
                  <w:pPr>
                    <w:numPr>
                      <w:ilvl w:val="1"/>
                      <w:numId w:val="399"/>
                    </w:numPr>
                    <w:spacing w:after="0" w:afterAutospacing="0" w:before="0" w:beforeAutospacing="0" w:lineRule="auto"/>
                    <w:ind w:left="1440" w:hanging="360"/>
                  </w:pPr>
                  <w:r w:rsidDel="00000000" w:rsidR="00000000" w:rsidRPr="00000000">
                    <w:rPr>
                      <w:b w:val="1"/>
                      <w:bCs w:val="1"/>
                      <w:rtl w:val="0"/>
                    </w:rPr>
                    <w:t xml:space="preserve">Hope’s Role:</w:t>
                  </w:r>
                  <w:r w:rsidDel="00000000" w:rsidR="00000000" w:rsidRPr="00000000">
                    <w:rPr>
                      <w:rtl w:val="0"/>
                    </w:rPr>
                    <w:t xml:space="preserve"> Frames challenges as surmountable, offering a positive outlook that mitigates feelings of helplessness.</w:t>
                  </w:r>
                </w:p>
                <w:p w:rsidR="00000000" w:rsidDel="00000000" w:rsidP="00000000" w:rsidRDefault="00000000" w:rsidRPr="00000000" w14:paraId="0000144B">
                  <w:pPr>
                    <w:numPr>
                      <w:ilvl w:val="0"/>
                      <w:numId w:val="399"/>
                    </w:numPr>
                    <w:spacing w:after="0" w:afterAutospacing="0" w:before="0" w:beforeAutospacing="0" w:lineRule="auto"/>
                    <w:ind w:left="720" w:hanging="360"/>
                    <w:rPr>
                      <w:b w:val="1"/>
                      <w:bCs w:val="1"/>
                    </w:rPr>
                  </w:pPr>
                  <w:r w:rsidDel="00000000" w:rsidR="00000000" w:rsidRPr="00000000">
                    <w:rPr>
                      <w:b w:val="1"/>
                      <w:bCs w:val="1"/>
                      <w:rtl w:val="0"/>
                    </w:rPr>
                    <w:t xml:space="preserve">Motivating Action</w:t>
                  </w:r>
                </w:p>
                <w:p w:rsidR="00000000" w:rsidDel="00000000" w:rsidP="00000000" w:rsidRDefault="00000000" w:rsidRPr="00000000" w14:paraId="0000144C">
                  <w:pPr>
                    <w:numPr>
                      <w:ilvl w:val="1"/>
                      <w:numId w:val="399"/>
                    </w:numPr>
                    <w:spacing w:after="0" w:afterAutospacing="0" w:before="0" w:beforeAutospacing="0" w:lineRule="auto"/>
                    <w:ind w:left="1440" w:hanging="360"/>
                  </w:pPr>
                  <w:r w:rsidDel="00000000" w:rsidR="00000000" w:rsidRPr="00000000">
                    <w:rPr>
                      <w:b w:val="1"/>
                      <w:bCs w:val="1"/>
                      <w:rtl w:val="0"/>
                    </w:rPr>
                    <w:t xml:space="preserve">Challenge:</w:t>
                  </w:r>
                  <w:r w:rsidDel="00000000" w:rsidR="00000000" w:rsidRPr="00000000">
                    <w:rPr>
                      <w:rtl w:val="0"/>
                    </w:rPr>
                    <w:t xml:space="preserve"> Fear can paralyze individuals, leading to inaction.</w:t>
                  </w:r>
                </w:p>
                <w:p w:rsidR="00000000" w:rsidDel="00000000" w:rsidP="00000000" w:rsidRDefault="00000000" w:rsidRPr="00000000" w14:paraId="0000144D">
                  <w:pPr>
                    <w:numPr>
                      <w:ilvl w:val="1"/>
                      <w:numId w:val="399"/>
                    </w:numPr>
                    <w:spacing w:after="0" w:afterAutospacing="0" w:before="0" w:beforeAutospacing="0" w:lineRule="auto"/>
                    <w:ind w:left="1440" w:hanging="360"/>
                  </w:pPr>
                  <w:r w:rsidDel="00000000" w:rsidR="00000000" w:rsidRPr="00000000">
                    <w:rPr>
                      <w:b w:val="1"/>
                      <w:bCs w:val="1"/>
                      <w:rtl w:val="0"/>
                    </w:rPr>
                    <w:t xml:space="preserve">Hope’s Role:</w:t>
                  </w:r>
                  <w:r w:rsidDel="00000000" w:rsidR="00000000" w:rsidRPr="00000000">
                    <w:rPr>
                      <w:rtl w:val="0"/>
                    </w:rPr>
                    <w:t xml:space="preserve"> Inspires engagement and sustained efforts to address climate issues, fueling the motivation necessary for long-term resilience and proactive problem-solving.</w:t>
                  </w:r>
                </w:p>
                <w:p w:rsidR="00000000" w:rsidDel="00000000" w:rsidP="00000000" w:rsidRDefault="00000000" w:rsidRPr="00000000" w14:paraId="0000144E">
                  <w:pPr>
                    <w:numPr>
                      <w:ilvl w:val="0"/>
                      <w:numId w:val="399"/>
                    </w:numPr>
                    <w:spacing w:after="0" w:afterAutospacing="0" w:before="0" w:beforeAutospacing="0" w:lineRule="auto"/>
                    <w:ind w:left="720" w:hanging="360"/>
                    <w:rPr>
                      <w:b w:val="1"/>
                      <w:bCs w:val="1"/>
                    </w:rPr>
                  </w:pPr>
                  <w:r w:rsidDel="00000000" w:rsidR="00000000" w:rsidRPr="00000000">
                    <w:rPr>
                      <w:b w:val="1"/>
                      <w:bCs w:val="1"/>
                      <w:rtl w:val="0"/>
                    </w:rPr>
                    <w:t xml:space="preserve">Facilitating Collaboration</w:t>
                  </w:r>
                </w:p>
                <w:p w:rsidR="00000000" w:rsidDel="00000000" w:rsidP="00000000" w:rsidRDefault="00000000" w:rsidRPr="00000000" w14:paraId="0000144F">
                  <w:pPr>
                    <w:numPr>
                      <w:ilvl w:val="1"/>
                      <w:numId w:val="399"/>
                    </w:numPr>
                    <w:spacing w:after="0" w:afterAutospacing="0" w:before="0" w:beforeAutospacing="0" w:lineRule="auto"/>
                    <w:ind w:left="1440" w:hanging="360"/>
                  </w:pPr>
                  <w:r w:rsidDel="00000000" w:rsidR="00000000" w:rsidRPr="00000000">
                    <w:rPr>
                      <w:b w:val="1"/>
                      <w:bCs w:val="1"/>
                      <w:rtl w:val="0"/>
                    </w:rPr>
                    <w:t xml:space="preserve">Challenge:</w:t>
                  </w:r>
                  <w:r w:rsidDel="00000000" w:rsidR="00000000" w:rsidRPr="00000000">
                    <w:rPr>
                      <w:rtl w:val="0"/>
                    </w:rPr>
                    <w:t xml:space="preserve"> Overcoming climate change requires collective effort.</w:t>
                  </w:r>
                </w:p>
                <w:p w:rsidR="00000000" w:rsidDel="00000000" w:rsidP="00000000" w:rsidRDefault="00000000" w:rsidRPr="00000000" w14:paraId="00001450">
                  <w:pPr>
                    <w:numPr>
                      <w:ilvl w:val="1"/>
                      <w:numId w:val="399"/>
                    </w:numPr>
                    <w:spacing w:after="0" w:afterAutospacing="0" w:before="0" w:beforeAutospacing="0" w:lineRule="auto"/>
                    <w:ind w:left="1440" w:hanging="360"/>
                  </w:pPr>
                  <w:r w:rsidDel="00000000" w:rsidR="00000000" w:rsidRPr="00000000">
                    <w:rPr>
                      <w:b w:val="1"/>
                      <w:bCs w:val="1"/>
                      <w:rtl w:val="0"/>
                    </w:rPr>
                    <w:t xml:space="preserve">Hope’s Role:</w:t>
                  </w:r>
                  <w:r w:rsidDel="00000000" w:rsidR="00000000" w:rsidRPr="00000000">
                    <w:rPr>
                      <w:rtl w:val="0"/>
                    </w:rPr>
                    <w:t xml:space="preserve"> Fosters a sense of collective efficacy, encouraging people to work together toward shared solutions and enhancing teamwork and community solidarity.</w:t>
                  </w:r>
                </w:p>
                <w:p w:rsidR="00000000" w:rsidDel="00000000" w:rsidP="00000000" w:rsidRDefault="00000000" w:rsidRPr="00000000" w14:paraId="00001451">
                  <w:pPr>
                    <w:numPr>
                      <w:ilvl w:val="0"/>
                      <w:numId w:val="399"/>
                    </w:numPr>
                    <w:spacing w:after="0" w:afterAutospacing="0" w:before="0" w:beforeAutospacing="0" w:lineRule="auto"/>
                    <w:ind w:left="720" w:hanging="360"/>
                    <w:rPr>
                      <w:b w:val="1"/>
                      <w:bCs w:val="1"/>
                    </w:rPr>
                  </w:pPr>
                  <w:r w:rsidDel="00000000" w:rsidR="00000000" w:rsidRPr="00000000">
                    <w:rPr>
                      <w:b w:val="1"/>
                      <w:bCs w:val="1"/>
                      <w:rtl w:val="0"/>
                    </w:rPr>
                    <w:t xml:space="preserve">Enhancing Psychological Well-being</w:t>
                  </w:r>
                </w:p>
                <w:p w:rsidR="00000000" w:rsidDel="00000000" w:rsidP="00000000" w:rsidRDefault="00000000" w:rsidRPr="00000000" w14:paraId="00001452">
                  <w:pPr>
                    <w:numPr>
                      <w:ilvl w:val="1"/>
                      <w:numId w:val="399"/>
                    </w:numPr>
                    <w:spacing w:after="0" w:afterAutospacing="0" w:before="0" w:beforeAutospacing="0" w:lineRule="auto"/>
                    <w:ind w:left="1440" w:hanging="360"/>
                  </w:pPr>
                  <w:r w:rsidDel="00000000" w:rsidR="00000000" w:rsidRPr="00000000">
                    <w:rPr>
                      <w:b w:val="1"/>
                      <w:bCs w:val="1"/>
                      <w:rtl w:val="0"/>
                    </w:rPr>
                    <w:t xml:space="preserve">Challenge:</w:t>
                  </w:r>
                  <w:r w:rsidDel="00000000" w:rsidR="00000000" w:rsidRPr="00000000">
                    <w:rPr>
                      <w:rtl w:val="0"/>
                    </w:rPr>
                    <w:t xml:space="preserve"> Managing stress and emotional strain from climate change is essential for mental health.</w:t>
                  </w:r>
                </w:p>
                <w:p w:rsidR="00000000" w:rsidDel="00000000" w:rsidP="00000000" w:rsidRDefault="00000000" w:rsidRPr="00000000" w14:paraId="00001453">
                  <w:pPr>
                    <w:numPr>
                      <w:ilvl w:val="1"/>
                      <w:numId w:val="399"/>
                    </w:numPr>
                    <w:spacing w:after="0" w:afterAutospacing="0" w:before="0" w:beforeAutospacing="0" w:lineRule="auto"/>
                    <w:ind w:left="1440" w:hanging="360"/>
                  </w:pPr>
                  <w:r w:rsidDel="00000000" w:rsidR="00000000" w:rsidRPr="00000000">
                    <w:rPr>
                      <w:b w:val="1"/>
                      <w:bCs w:val="1"/>
                      <w:rtl w:val="0"/>
                    </w:rPr>
                    <w:t xml:space="preserve">Hope’s Role:</w:t>
                  </w:r>
                  <w:r w:rsidDel="00000000" w:rsidR="00000000" w:rsidRPr="00000000">
                    <w:rPr>
                      <w:rtl w:val="0"/>
                    </w:rPr>
                    <w:t xml:space="preserve"> According to Fredrickson’s broaden-and-build theory, hope expands creative problem-solving abilities and supports emotional regulation, contributing to overall psychological health.</w:t>
                  </w:r>
                </w:p>
                <w:p w:rsidR="00000000" w:rsidDel="00000000" w:rsidP="00000000" w:rsidRDefault="00000000" w:rsidRPr="00000000" w14:paraId="00001454">
                  <w:pPr>
                    <w:numPr>
                      <w:ilvl w:val="0"/>
                      <w:numId w:val="399"/>
                    </w:numPr>
                    <w:spacing w:after="0" w:afterAutospacing="0" w:before="0" w:beforeAutospacing="0" w:lineRule="auto"/>
                    <w:ind w:left="720" w:hanging="360"/>
                    <w:rPr>
                      <w:b w:val="1"/>
                      <w:bCs w:val="1"/>
                    </w:rPr>
                  </w:pPr>
                  <w:r w:rsidDel="00000000" w:rsidR="00000000" w:rsidRPr="00000000">
                    <w:rPr>
                      <w:b w:val="1"/>
                      <w:bCs w:val="1"/>
                      <w:rtl w:val="0"/>
                    </w:rPr>
                    <w:t xml:space="preserve">Creating Transformational Change</w:t>
                  </w:r>
                </w:p>
                <w:p w:rsidR="00000000" w:rsidDel="00000000" w:rsidP="00000000" w:rsidRDefault="00000000" w:rsidRPr="00000000" w14:paraId="00001455">
                  <w:pPr>
                    <w:numPr>
                      <w:ilvl w:val="1"/>
                      <w:numId w:val="399"/>
                    </w:numPr>
                    <w:spacing w:after="0" w:afterAutospacing="0" w:before="0" w:beforeAutospacing="0" w:lineRule="auto"/>
                    <w:ind w:left="1440" w:hanging="360"/>
                  </w:pPr>
                  <w:r w:rsidDel="00000000" w:rsidR="00000000" w:rsidRPr="00000000">
                    <w:rPr>
                      <w:b w:val="1"/>
                      <w:bCs w:val="1"/>
                      <w:rtl w:val="0"/>
                    </w:rPr>
                    <w:t xml:space="preserve">Challenge:</w:t>
                  </w:r>
                  <w:r w:rsidDel="00000000" w:rsidR="00000000" w:rsidRPr="00000000">
                    <w:rPr>
                      <w:rtl w:val="0"/>
                    </w:rPr>
                    <w:t xml:space="preserve"> Addressing climate change necessitates significant shifts in systems, values, and behaviors.</w:t>
                  </w:r>
                </w:p>
                <w:p w:rsidR="00000000" w:rsidDel="00000000" w:rsidP="00000000" w:rsidRDefault="00000000" w:rsidRPr="00000000" w14:paraId="00001456">
                  <w:pPr>
                    <w:numPr>
                      <w:ilvl w:val="1"/>
                      <w:numId w:val="399"/>
                    </w:numPr>
                    <w:spacing w:after="240" w:before="0" w:beforeAutospacing="0" w:lineRule="auto"/>
                    <w:ind w:left="1440" w:hanging="360"/>
                  </w:pPr>
                  <w:r w:rsidDel="00000000" w:rsidR="00000000" w:rsidRPr="00000000">
                    <w:rPr>
                      <w:b w:val="1"/>
                      <w:bCs w:val="1"/>
                      <w:rtl w:val="0"/>
                    </w:rPr>
                    <w:t xml:space="preserve">Hope’s Role:</w:t>
                  </w:r>
                  <w:r w:rsidDel="00000000" w:rsidR="00000000" w:rsidRPr="00000000">
                    <w:rPr>
                      <w:rtl w:val="0"/>
                    </w:rPr>
                    <w:t xml:space="preserve"> Radical hope challenges existing paradigms, inviting individuals and societies to reimagine and rebuild sustainable futures, driving transformative efforts for lasting change.</w:t>
                  </w:r>
                </w:p>
                <w:p w:rsidR="00000000" w:rsidDel="00000000" w:rsidP="00000000" w:rsidRDefault="00000000" w:rsidRPr="00000000" w14:paraId="00001457">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1458">
            <w:pPr>
              <w:spacing w:after="240" w:before="240" w:lineRule="auto"/>
              <w:rPr/>
            </w:pPr>
            <w:r w:rsidDel="00000000" w:rsidR="00000000" w:rsidRPr="00000000">
              <w:rPr>
                <w:rtl w:val="0"/>
              </w:rPr>
            </w:r>
          </w:p>
          <w:tbl>
            <w:tblPr>
              <w:tblStyle w:val="Table152"/>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459">
                  <w:pPr>
                    <w:pStyle w:val="Heading2"/>
                    <w:spacing w:after="240" w:before="240" w:lineRule="auto"/>
                    <w:rPr/>
                  </w:pPr>
                  <w:bookmarkStart w:colFirst="0" w:colLast="0" w:name="_fo5fkcfwozdy" w:id="319"/>
                  <w:bookmarkEnd w:id="319"/>
                  <w:r w:rsidDel="00000000" w:rsidR="00000000" w:rsidRPr="00000000">
                    <w:rPr>
                      <w:rtl w:val="0"/>
                    </w:rPr>
                    <w:t xml:space="preserve">Promoting Hope and Resilience</w:t>
                  </w:r>
                </w:p>
                <w:p w:rsidR="00000000" w:rsidDel="00000000" w:rsidP="00000000" w:rsidRDefault="00000000" w:rsidRPr="00000000" w14:paraId="0000145A">
                  <w:pPr>
                    <w:spacing w:after="240" w:before="240" w:lineRule="auto"/>
                    <w:rPr/>
                  </w:pPr>
                  <w:r w:rsidDel="00000000" w:rsidR="00000000" w:rsidRPr="00000000">
                    <w:rPr>
                      <w:rtl w:val="0"/>
                    </w:rPr>
                    <w:t xml:space="preserve">Just as with other climate emotions, the emotions of hope and resilience are shaped by a myriad of factors across multiple levels. Understanding these factors is essential for fostering a supportive environment that empowers individuals and communities to navigate the challenges posed by climate change. The social ecological model provides a comprehensive framework for examining how various elements interact to build and sustain hope and resilience. This model categorizes contributing factors into distinct levels—Individual, Interpersonal, Community, Organizational, and Policy—each playing a critical role in shaping responses to climate-related stressors.</w:t>
                  </w:r>
                </w:p>
                <w:p w:rsidR="00000000" w:rsidDel="00000000" w:rsidP="00000000" w:rsidRDefault="00000000" w:rsidRPr="00000000" w14:paraId="0000145B">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45C">
                  <w:pPr>
                    <w:spacing w:after="240" w:before="240" w:lineRule="auto"/>
                    <w:ind w:left="720" w:firstLine="0"/>
                    <w:rPr>
                      <w:b w:val="1"/>
                      <w:bCs w:val="1"/>
                    </w:rPr>
                  </w:pPr>
                  <w:r w:rsidDel="00000000" w:rsidR="00000000" w:rsidRPr="00000000">
                    <w:rPr>
                      <w:b w:val="1"/>
                      <w:bCs w:val="1"/>
                      <w:rtl w:val="0"/>
                    </w:rPr>
                    <w:t xml:space="preserve">Individual Level</w:t>
                  </w:r>
                </w:p>
                <w:p w:rsidR="00000000" w:rsidDel="00000000" w:rsidP="00000000" w:rsidRDefault="00000000" w:rsidRPr="00000000" w14:paraId="0000145D">
                  <w:pPr>
                    <w:spacing w:after="240" w:before="240" w:lineRule="auto"/>
                    <w:ind w:left="720" w:firstLine="0"/>
                    <w:rPr>
                      <w:i w:val="1"/>
                      <w:iCs w:val="1"/>
                    </w:rPr>
                  </w:pPr>
                  <w:commentRangeStart w:id="282"/>
                  <w:r w:rsidDel="00000000" w:rsidR="00000000" w:rsidRPr="00000000">
                    <w:rPr>
                      <w:rtl w:val="0"/>
                    </w:rPr>
                    <w:t xml:space="preserve">​​</w:t>
                  </w:r>
                  <w:r w:rsidDel="00000000" w:rsidR="00000000" w:rsidRPr="00000000">
                    <w:rPr>
                      <w:i w:val="1"/>
                      <w:iCs w:val="1"/>
                      <w:rtl w:val="0"/>
                    </w:rPr>
                    <w:t xml:space="preserve">Focuses on personal attributes and actions that empower individuals to contribute to climate resilience.</w:t>
                  </w:r>
                  <w:commentRangeEnd w:id="282"/>
                  <w:r w:rsidDel="00000000" w:rsidR="00000000" w:rsidRPr="00000000">
                    <w:commentReference w:id="282"/>
                  </w:r>
                  <w:r w:rsidDel="00000000" w:rsidR="00000000" w:rsidRPr="00000000">
                    <w:rPr>
                      <w:rtl w:val="0"/>
                    </w:rPr>
                  </w:r>
                </w:p>
                <w:p w:rsidR="00000000" w:rsidDel="00000000" w:rsidP="00000000" w:rsidRDefault="00000000" w:rsidRPr="00000000" w14:paraId="0000145E">
                  <w:pPr>
                    <w:numPr>
                      <w:ilvl w:val="0"/>
                      <w:numId w:val="37"/>
                    </w:numPr>
                    <w:spacing w:after="0" w:afterAutospacing="0" w:before="240" w:lineRule="auto"/>
                    <w:ind w:left="1440" w:hanging="360"/>
                  </w:pPr>
                  <w:r w:rsidDel="00000000" w:rsidR="00000000" w:rsidRPr="00000000">
                    <w:rPr>
                      <w:b w:val="1"/>
                      <w:bCs w:val="1"/>
                      <w:rtl w:val="0"/>
                    </w:rPr>
                    <w:t xml:space="preserve">Knowledge and Awareness</w:t>
                  </w:r>
                </w:p>
                <w:p w:rsidR="00000000" w:rsidDel="00000000" w:rsidP="00000000" w:rsidRDefault="00000000" w:rsidRPr="00000000" w14:paraId="0000145F">
                  <w:pPr>
                    <w:numPr>
                      <w:ilvl w:val="1"/>
                      <w:numId w:val="37"/>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Understanding of climate change impacts and solutions.</w:t>
                  </w:r>
                </w:p>
                <w:p w:rsidR="00000000" w:rsidDel="00000000" w:rsidP="00000000" w:rsidRDefault="00000000" w:rsidRPr="00000000" w14:paraId="00001460">
                  <w:pPr>
                    <w:numPr>
                      <w:ilvl w:val="1"/>
                      <w:numId w:val="37"/>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Individuals educated about renewable energy sources are more likely to adopt sustainable practices.</w:t>
                  </w:r>
                </w:p>
                <w:p w:rsidR="00000000" w:rsidDel="00000000" w:rsidP="00000000" w:rsidRDefault="00000000" w:rsidRPr="00000000" w14:paraId="00001461">
                  <w:pPr>
                    <w:numPr>
                      <w:ilvl w:val="0"/>
                      <w:numId w:val="37"/>
                    </w:numPr>
                    <w:spacing w:after="0" w:afterAutospacing="0" w:before="0" w:beforeAutospacing="0" w:lineRule="auto"/>
                    <w:ind w:left="1440" w:hanging="360"/>
                  </w:pPr>
                  <w:r w:rsidDel="00000000" w:rsidR="00000000" w:rsidRPr="00000000">
                    <w:rPr>
                      <w:b w:val="1"/>
                      <w:bCs w:val="1"/>
                      <w:rtl w:val="0"/>
                    </w:rPr>
                    <w:t xml:space="preserve">Personal Efficacy</w:t>
                  </w:r>
                </w:p>
                <w:p w:rsidR="00000000" w:rsidDel="00000000" w:rsidP="00000000" w:rsidRDefault="00000000" w:rsidRPr="00000000" w14:paraId="00001462">
                  <w:pPr>
                    <w:numPr>
                      <w:ilvl w:val="1"/>
                      <w:numId w:val="37"/>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Belief in one's ability to effect change.</w:t>
                  </w:r>
                </w:p>
                <w:p w:rsidR="00000000" w:rsidDel="00000000" w:rsidP="00000000" w:rsidRDefault="00000000" w:rsidRPr="00000000" w14:paraId="00001463">
                  <w:pPr>
                    <w:numPr>
                      <w:ilvl w:val="1"/>
                      <w:numId w:val="37"/>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Someone confident in their ability to reduce their carbon footprint may engage in recycling and energy conservation.</w:t>
                  </w:r>
                </w:p>
                <w:p w:rsidR="00000000" w:rsidDel="00000000" w:rsidP="00000000" w:rsidRDefault="00000000" w:rsidRPr="00000000" w14:paraId="00001464">
                  <w:pPr>
                    <w:numPr>
                      <w:ilvl w:val="0"/>
                      <w:numId w:val="37"/>
                    </w:numPr>
                    <w:spacing w:after="0" w:afterAutospacing="0" w:before="0" w:beforeAutospacing="0" w:lineRule="auto"/>
                    <w:ind w:left="1440" w:hanging="360"/>
                  </w:pPr>
                  <w:r w:rsidDel="00000000" w:rsidR="00000000" w:rsidRPr="00000000">
                    <w:rPr>
                      <w:b w:val="1"/>
                      <w:bCs w:val="1"/>
                      <w:rtl w:val="0"/>
                    </w:rPr>
                    <w:t xml:space="preserve">Mental Health and Well-being</w:t>
                  </w:r>
                </w:p>
                <w:p w:rsidR="00000000" w:rsidDel="00000000" w:rsidP="00000000" w:rsidRDefault="00000000" w:rsidRPr="00000000" w14:paraId="00001465">
                  <w:pPr>
                    <w:numPr>
                      <w:ilvl w:val="1"/>
                      <w:numId w:val="37"/>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Psychological resilience to cope with climate-related stress.</w:t>
                  </w:r>
                </w:p>
                <w:p w:rsidR="00000000" w:rsidDel="00000000" w:rsidP="00000000" w:rsidRDefault="00000000" w:rsidRPr="00000000" w14:paraId="00001466">
                  <w:pPr>
                    <w:numPr>
                      <w:ilvl w:val="1"/>
                      <w:numId w:val="37"/>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Practices like mindfulness and therapy can help individuals manage anxiety related to climate change.</w:t>
                  </w:r>
                </w:p>
                <w:p w:rsidR="00000000" w:rsidDel="00000000" w:rsidP="00000000" w:rsidRDefault="00000000" w:rsidRPr="00000000" w14:paraId="00001467">
                  <w:pPr>
                    <w:numPr>
                      <w:ilvl w:val="0"/>
                      <w:numId w:val="37"/>
                    </w:numPr>
                    <w:spacing w:after="0" w:afterAutospacing="0" w:before="0" w:beforeAutospacing="0" w:lineRule="auto"/>
                    <w:ind w:left="1440" w:hanging="360"/>
                  </w:pPr>
                  <w:r w:rsidDel="00000000" w:rsidR="00000000" w:rsidRPr="00000000">
                    <w:rPr>
                      <w:b w:val="1"/>
                      <w:bCs w:val="1"/>
                      <w:rtl w:val="0"/>
                    </w:rPr>
                    <w:t xml:space="preserve">Skills and Abilities</w:t>
                  </w:r>
                </w:p>
                <w:p w:rsidR="00000000" w:rsidDel="00000000" w:rsidP="00000000" w:rsidRDefault="00000000" w:rsidRPr="00000000" w14:paraId="00001468">
                  <w:pPr>
                    <w:numPr>
                      <w:ilvl w:val="1"/>
                      <w:numId w:val="37"/>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Practical skills that enable individuals to adapt to and mitigate climate impacts.</w:t>
                  </w:r>
                </w:p>
                <w:p w:rsidR="00000000" w:rsidDel="00000000" w:rsidP="00000000" w:rsidRDefault="00000000" w:rsidRPr="00000000" w14:paraId="00001469">
                  <w:pPr>
                    <w:numPr>
                      <w:ilvl w:val="1"/>
                      <w:numId w:val="37"/>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w:t>
                  </w:r>
                  <w:del w:author="Claire Perry" w:id="408" w:date="2025-11-27T02:13:47Z">
                    <w:r w:rsidDel="00000000" w:rsidR="00000000" w:rsidRPr="00000000">
                      <w:rPr>
                        <w:rtl w:val="0"/>
                      </w:rPr>
                      <w:delText xml:space="preserve">Knowledge of home gardening </w:delText>
                    </w:r>
                  </w:del>
                  <w:ins w:author="Claire Perry" w:id="408" w:date="2025-11-27T02:13:47Z">
                    <w:r w:rsidDel="00000000" w:rsidR="00000000" w:rsidRPr="00000000">
                      <w:rPr>
                        <w:rtl w:val="0"/>
                      </w:rPr>
                      <w:t xml:space="preserve"> Home gardening skills </w:t>
                    </w:r>
                  </w:ins>
                  <w:r w:rsidDel="00000000" w:rsidR="00000000" w:rsidRPr="00000000">
                    <w:rPr>
                      <w:rtl w:val="0"/>
                    </w:rPr>
                    <w:t xml:space="preserve">allow</w:t>
                  </w:r>
                  <w:del w:author="Claire Perry" w:id="409" w:date="2025-11-27T02:13:58Z">
                    <w:r w:rsidDel="00000000" w:rsidR="00000000" w:rsidRPr="00000000">
                      <w:rPr>
                        <w:rtl w:val="0"/>
                      </w:rPr>
                      <w:delText xml:space="preserve">s</w:delText>
                    </w:r>
                  </w:del>
                  <w:r w:rsidDel="00000000" w:rsidR="00000000" w:rsidRPr="00000000">
                    <w:rPr>
                      <w:rtl w:val="0"/>
                    </w:rPr>
                    <w:t xml:space="preserve"> individuals to grow their own food, enhancing food security during supply disruptions.</w:t>
                  </w:r>
                </w:p>
                <w:p w:rsidR="00000000" w:rsidDel="00000000" w:rsidP="00000000" w:rsidRDefault="00000000" w:rsidRPr="00000000" w14:paraId="0000146A">
                  <w:pPr>
                    <w:numPr>
                      <w:ilvl w:val="0"/>
                      <w:numId w:val="37"/>
                    </w:numPr>
                    <w:spacing w:after="0" w:afterAutospacing="0" w:before="0" w:beforeAutospacing="0" w:lineRule="auto"/>
                    <w:ind w:left="1440" w:hanging="360"/>
                  </w:pPr>
                  <w:r w:rsidDel="00000000" w:rsidR="00000000" w:rsidRPr="00000000">
                    <w:rPr>
                      <w:b w:val="1"/>
                      <w:bCs w:val="1"/>
                      <w:rtl w:val="0"/>
                    </w:rPr>
                    <w:t xml:space="preserve">Behavioral Adaptation</w:t>
                  </w:r>
                </w:p>
                <w:p w:rsidR="00000000" w:rsidDel="00000000" w:rsidP="00000000" w:rsidRDefault="00000000" w:rsidRPr="00000000" w14:paraId="0000146B">
                  <w:pPr>
                    <w:numPr>
                      <w:ilvl w:val="1"/>
                      <w:numId w:val="37"/>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Adoption of sustainable behaviors and lifestyle changes in response to climate awareness.</w:t>
                  </w:r>
                </w:p>
                <w:p w:rsidR="00000000" w:rsidDel="00000000" w:rsidP="00000000" w:rsidRDefault="00000000" w:rsidRPr="00000000" w14:paraId="0000146C">
                  <w:pPr>
                    <w:numPr>
                      <w:ilvl w:val="1"/>
                      <w:numId w:val="37"/>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Choosing to bike or use public transportation instead of driving reduces carbon emissions.</w:t>
                  </w:r>
                </w:p>
                <w:p w:rsidR="00000000" w:rsidDel="00000000" w:rsidP="00000000" w:rsidRDefault="00000000" w:rsidRPr="00000000" w14:paraId="0000146D">
                  <w:pPr>
                    <w:numPr>
                      <w:ilvl w:val="0"/>
                      <w:numId w:val="37"/>
                    </w:numPr>
                    <w:spacing w:after="0" w:afterAutospacing="0" w:before="0" w:beforeAutospacing="0" w:lineRule="auto"/>
                    <w:ind w:left="1440" w:hanging="360"/>
                  </w:pPr>
                  <w:r w:rsidDel="00000000" w:rsidR="00000000" w:rsidRPr="00000000">
                    <w:rPr>
                      <w:b w:val="1"/>
                      <w:bCs w:val="1"/>
                      <w:rtl w:val="0"/>
                    </w:rPr>
                    <w:t xml:space="preserve">Financial Resources</w:t>
                  </w:r>
                </w:p>
                <w:p w:rsidR="00000000" w:rsidDel="00000000" w:rsidP="00000000" w:rsidRDefault="00000000" w:rsidRPr="00000000" w14:paraId="0000146E">
                  <w:pPr>
                    <w:numPr>
                      <w:ilvl w:val="1"/>
                      <w:numId w:val="37"/>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Personal financial stability to invest in resilience measures.</w:t>
                  </w:r>
                </w:p>
                <w:p w:rsidR="00000000" w:rsidDel="00000000" w:rsidP="00000000" w:rsidRDefault="00000000" w:rsidRPr="00000000" w14:paraId="0000146F">
                  <w:pPr>
                    <w:numPr>
                      <w:ilvl w:val="1"/>
                      <w:numId w:val="37"/>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Individuals with disposable income can afford to install solar panels or purchase energy-efficient appliances.</w:t>
                  </w:r>
                </w:p>
                <w:p w:rsidR="00000000" w:rsidDel="00000000" w:rsidP="00000000" w:rsidRDefault="00000000" w:rsidRPr="00000000" w14:paraId="00001470">
                  <w:pPr>
                    <w:numPr>
                      <w:ilvl w:val="0"/>
                      <w:numId w:val="37"/>
                    </w:numPr>
                    <w:spacing w:after="0" w:afterAutospacing="0" w:before="0" w:beforeAutospacing="0" w:lineRule="auto"/>
                    <w:ind w:left="1440" w:hanging="360"/>
                  </w:pPr>
                  <w:ins w:author="Claire Perry" w:id="410" w:date="2025-11-27T02:14:44Z">
                    <w:r w:rsidDel="00000000" w:rsidR="00000000" w:rsidRPr="00000000">
                      <w:rPr>
                        <w:b w:val="1"/>
                        <w:bCs w:val="1"/>
                        <w:rtl w:val="0"/>
                      </w:rPr>
                      <w:t xml:space="preserve">Physical </w:t>
                    </w:r>
                  </w:ins>
                  <w:r w:rsidDel="00000000" w:rsidR="00000000" w:rsidRPr="00000000">
                    <w:rPr>
                      <w:b w:val="1"/>
                      <w:bCs w:val="1"/>
                      <w:rtl w:val="0"/>
                    </w:rPr>
                    <w:t xml:space="preserve">Health and </w:t>
                  </w:r>
                  <w:del w:author="Claire Perry" w:id="411" w:date="2025-11-27T02:14:40Z">
                    <w:r w:rsidDel="00000000" w:rsidR="00000000" w:rsidRPr="00000000">
                      <w:rPr>
                        <w:b w:val="1"/>
                        <w:bCs w:val="1"/>
                        <w:rtl w:val="0"/>
                      </w:rPr>
                      <w:delText xml:space="preserve">Physical </w:delText>
                    </w:r>
                  </w:del>
                  <w:r w:rsidDel="00000000" w:rsidR="00000000" w:rsidRPr="00000000">
                    <w:rPr>
                      <w:b w:val="1"/>
                      <w:bCs w:val="1"/>
                      <w:rtl w:val="0"/>
                    </w:rPr>
                    <w:t xml:space="preserve">Well-being</w:t>
                  </w:r>
                </w:p>
                <w:p w:rsidR="00000000" w:rsidDel="00000000" w:rsidP="00000000" w:rsidRDefault="00000000" w:rsidRPr="00000000" w14:paraId="00001471">
                  <w:pPr>
                    <w:numPr>
                      <w:ilvl w:val="1"/>
                      <w:numId w:val="37"/>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Physical health that enables individuals to respond effectively to climate-related challenges.</w:t>
                  </w:r>
                </w:p>
                <w:p w:rsidR="00000000" w:rsidDel="00000000" w:rsidP="00000000" w:rsidRDefault="00000000" w:rsidRPr="00000000" w14:paraId="00001472">
                  <w:pPr>
                    <w:numPr>
                      <w:ilvl w:val="1"/>
                      <w:numId w:val="37"/>
                    </w:numPr>
                    <w:spacing w:after="24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Good physical health allows individuals to participate in community clean-up efforts after natural disasters.</w:t>
                  </w:r>
                </w:p>
                <w:p w:rsidR="00000000" w:rsidDel="00000000" w:rsidP="00000000" w:rsidRDefault="00000000" w:rsidRPr="00000000" w14:paraId="00001473">
                  <w:pPr>
                    <w:spacing w:after="240" w:before="240" w:lineRule="auto"/>
                    <w:ind w:left="720" w:firstLine="0"/>
                    <w:rPr>
                      <w:b w:val="1"/>
                      <w:bCs w:val="1"/>
                    </w:rPr>
                  </w:pPr>
                  <w:r w:rsidDel="00000000" w:rsidR="00000000" w:rsidRPr="00000000">
                    <w:rPr>
                      <w:b w:val="1"/>
                      <w:bCs w:val="1"/>
                      <w:rtl w:val="0"/>
                    </w:rPr>
                    <w:t xml:space="preserve">Interpersonal Level</w:t>
                  </w:r>
                </w:p>
                <w:p w:rsidR="00000000" w:rsidDel="00000000" w:rsidP="00000000" w:rsidRDefault="00000000" w:rsidRPr="00000000" w14:paraId="00001474">
                  <w:pPr>
                    <w:spacing w:after="240" w:before="240" w:lineRule="auto"/>
                    <w:ind w:left="720" w:firstLine="0"/>
                    <w:rPr>
                      <w:i w:val="1"/>
                      <w:iCs w:val="1"/>
                    </w:rPr>
                  </w:pPr>
                  <w:r w:rsidDel="00000000" w:rsidR="00000000" w:rsidRPr="00000000">
                    <w:rPr>
                      <w:i w:val="1"/>
                      <w:iCs w:val="1"/>
                      <w:rtl w:val="0"/>
                    </w:rPr>
                    <w:t xml:space="preserve">Centers on relationships and social interactions that support collective climate action.</w:t>
                  </w:r>
                </w:p>
                <w:p w:rsidR="00000000" w:rsidDel="00000000" w:rsidP="00000000" w:rsidRDefault="00000000" w:rsidRPr="00000000" w14:paraId="00001475">
                  <w:pPr>
                    <w:numPr>
                      <w:ilvl w:val="0"/>
                      <w:numId w:val="401"/>
                    </w:numPr>
                    <w:spacing w:after="0" w:afterAutospacing="0" w:before="240" w:lineRule="auto"/>
                    <w:ind w:left="1440" w:hanging="360"/>
                  </w:pPr>
                  <w:r w:rsidDel="00000000" w:rsidR="00000000" w:rsidRPr="00000000">
                    <w:rPr>
                      <w:b w:val="1"/>
                      <w:bCs w:val="1"/>
                      <w:rtl w:val="0"/>
                    </w:rPr>
                    <w:t xml:space="preserve">Social Support Networks</w:t>
                  </w:r>
                </w:p>
                <w:p w:rsidR="00000000" w:rsidDel="00000000" w:rsidP="00000000" w:rsidRDefault="00000000" w:rsidRPr="00000000" w14:paraId="00001476">
                  <w:pPr>
                    <w:numPr>
                      <w:ilvl w:val="1"/>
                      <w:numId w:val="401"/>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Support from family, friends, and peers.</w:t>
                  </w:r>
                </w:p>
                <w:p w:rsidR="00000000" w:rsidDel="00000000" w:rsidP="00000000" w:rsidRDefault="00000000" w:rsidRPr="00000000" w14:paraId="00001477">
                  <w:pPr>
                    <w:numPr>
                      <w:ilvl w:val="1"/>
                      <w:numId w:val="401"/>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Community groups that encourage collective action on climate initiatives provide emotional and practical support.</w:t>
                  </w:r>
                </w:p>
                <w:p w:rsidR="00000000" w:rsidDel="00000000" w:rsidP="00000000" w:rsidRDefault="00000000" w:rsidRPr="00000000" w14:paraId="00001478">
                  <w:pPr>
                    <w:numPr>
                      <w:ilvl w:val="0"/>
                      <w:numId w:val="401"/>
                    </w:numPr>
                    <w:spacing w:after="0" w:afterAutospacing="0" w:before="0" w:beforeAutospacing="0" w:lineRule="auto"/>
                    <w:ind w:left="1440" w:hanging="360"/>
                  </w:pPr>
                  <w:r w:rsidDel="00000000" w:rsidR="00000000" w:rsidRPr="00000000">
                    <w:rPr>
                      <w:b w:val="1"/>
                      <w:bCs w:val="1"/>
                      <w:rtl w:val="0"/>
                    </w:rPr>
                    <w:t xml:space="preserve">Communication and Information Sharing</w:t>
                  </w:r>
                </w:p>
                <w:p w:rsidR="00000000" w:rsidDel="00000000" w:rsidP="00000000" w:rsidRDefault="00000000" w:rsidRPr="00000000" w14:paraId="00001479">
                  <w:pPr>
                    <w:numPr>
                      <w:ilvl w:val="1"/>
                      <w:numId w:val="401"/>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Exchange of knowledge and strategies among individuals.</w:t>
                  </w:r>
                </w:p>
                <w:p w:rsidR="00000000" w:rsidDel="00000000" w:rsidP="00000000" w:rsidRDefault="00000000" w:rsidRPr="00000000" w14:paraId="0000147A">
                  <w:pPr>
                    <w:numPr>
                      <w:ilvl w:val="1"/>
                      <w:numId w:val="401"/>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Online forums where people share tips on sustainable living foster a sense of community and shared purpose.</w:t>
                  </w:r>
                </w:p>
                <w:p w:rsidR="00000000" w:rsidDel="00000000" w:rsidP="00000000" w:rsidRDefault="00000000" w:rsidRPr="00000000" w14:paraId="0000147B">
                  <w:pPr>
                    <w:numPr>
                      <w:ilvl w:val="0"/>
                      <w:numId w:val="401"/>
                    </w:numPr>
                    <w:spacing w:after="0" w:afterAutospacing="0" w:before="0" w:beforeAutospacing="0" w:lineRule="auto"/>
                    <w:ind w:left="1440" w:hanging="360"/>
                  </w:pPr>
                  <w:r w:rsidDel="00000000" w:rsidR="00000000" w:rsidRPr="00000000">
                    <w:rPr>
                      <w:b w:val="1"/>
                      <w:bCs w:val="1"/>
                      <w:rtl w:val="0"/>
                    </w:rPr>
                    <w:t xml:space="preserve">Role Models and Leadership</w:t>
                  </w:r>
                </w:p>
                <w:p w:rsidR="00000000" w:rsidDel="00000000" w:rsidP="00000000" w:rsidRDefault="00000000" w:rsidRPr="00000000" w14:paraId="0000147C">
                  <w:pPr>
                    <w:numPr>
                      <w:ilvl w:val="1"/>
                      <w:numId w:val="401"/>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Influential individuals who inspire others.</w:t>
                  </w:r>
                </w:p>
                <w:p w:rsidR="00000000" w:rsidDel="00000000" w:rsidP="00000000" w:rsidRDefault="00000000" w:rsidRPr="00000000" w14:paraId="0000147D">
                  <w:pPr>
                    <w:numPr>
                      <w:ilvl w:val="1"/>
                      <w:numId w:val="401"/>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Local leaders advocating for green policies can motivate community members to participate in environmental efforts.</w:t>
                  </w:r>
                </w:p>
                <w:p w:rsidR="00000000" w:rsidDel="00000000" w:rsidP="00000000" w:rsidRDefault="00000000" w:rsidRPr="00000000" w14:paraId="0000147E">
                  <w:pPr>
                    <w:numPr>
                      <w:ilvl w:val="0"/>
                      <w:numId w:val="401"/>
                    </w:numPr>
                    <w:spacing w:after="0" w:afterAutospacing="0" w:before="0" w:beforeAutospacing="0" w:lineRule="auto"/>
                    <w:ind w:left="1440" w:hanging="360"/>
                  </w:pPr>
                  <w:r w:rsidDel="00000000" w:rsidR="00000000" w:rsidRPr="00000000">
                    <w:rPr>
                      <w:b w:val="1"/>
                      <w:bCs w:val="1"/>
                      <w:rtl w:val="0"/>
                    </w:rPr>
                    <w:t xml:space="preserve">Social Cohesion</w:t>
                  </w:r>
                </w:p>
                <w:p w:rsidR="00000000" w:rsidDel="00000000" w:rsidP="00000000" w:rsidRDefault="00000000" w:rsidRPr="00000000" w14:paraId="0000147F">
                  <w:pPr>
                    <w:numPr>
                      <w:ilvl w:val="1"/>
                      <w:numId w:val="401"/>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Strong relationships and a sense of community that enhance collective action.</w:t>
                  </w:r>
                </w:p>
                <w:p w:rsidR="00000000" w:rsidDel="00000000" w:rsidP="00000000" w:rsidRDefault="00000000" w:rsidRPr="00000000" w14:paraId="00001480">
                  <w:pPr>
                    <w:numPr>
                      <w:ilvl w:val="1"/>
                      <w:numId w:val="401"/>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Neighborhood associations organizing local climate action plans strengthen community resilience.</w:t>
                  </w:r>
                </w:p>
                <w:p w:rsidR="00000000" w:rsidDel="00000000" w:rsidP="00000000" w:rsidRDefault="00000000" w:rsidRPr="00000000" w14:paraId="00001481">
                  <w:pPr>
                    <w:numPr>
                      <w:ilvl w:val="0"/>
                      <w:numId w:val="401"/>
                    </w:numPr>
                    <w:spacing w:after="0" w:afterAutospacing="0" w:before="0" w:beforeAutospacing="0" w:lineRule="auto"/>
                    <w:ind w:left="1440" w:hanging="360"/>
                  </w:pPr>
                  <w:r w:rsidDel="00000000" w:rsidR="00000000" w:rsidRPr="00000000">
                    <w:rPr>
                      <w:b w:val="1"/>
                      <w:bCs w:val="1"/>
                      <w:rtl w:val="0"/>
                    </w:rPr>
                    <w:t xml:space="preserve">Family Dynamics</w:t>
                  </w:r>
                </w:p>
                <w:p w:rsidR="00000000" w:rsidDel="00000000" w:rsidP="00000000" w:rsidRDefault="00000000" w:rsidRPr="00000000" w14:paraId="00001482">
                  <w:pPr>
                    <w:numPr>
                      <w:ilvl w:val="1"/>
                      <w:numId w:val="401"/>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Supportive family structures that provide stability during climate-related stresses.</w:t>
                  </w:r>
                </w:p>
                <w:p w:rsidR="00000000" w:rsidDel="00000000" w:rsidP="00000000" w:rsidRDefault="00000000" w:rsidRPr="00000000" w14:paraId="00001483">
                  <w:pPr>
                    <w:numPr>
                      <w:ilvl w:val="1"/>
                      <w:numId w:val="401"/>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Families working together to prepare for extreme weather events can better withstand their impacts.</w:t>
                  </w:r>
                </w:p>
                <w:p w:rsidR="00000000" w:rsidDel="00000000" w:rsidP="00000000" w:rsidRDefault="00000000" w:rsidRPr="00000000" w14:paraId="00001484">
                  <w:pPr>
                    <w:numPr>
                      <w:ilvl w:val="0"/>
                      <w:numId w:val="401"/>
                    </w:numPr>
                    <w:spacing w:after="0" w:afterAutospacing="0" w:before="0" w:beforeAutospacing="0" w:lineRule="auto"/>
                    <w:ind w:left="1440" w:hanging="360"/>
                  </w:pPr>
                  <w:r w:rsidDel="00000000" w:rsidR="00000000" w:rsidRPr="00000000">
                    <w:rPr>
                      <w:b w:val="1"/>
                      <w:bCs w:val="1"/>
                      <w:rtl w:val="0"/>
                    </w:rPr>
                    <w:t xml:space="preserve">Peer Influence</w:t>
                  </w:r>
                </w:p>
                <w:p w:rsidR="00000000" w:rsidDel="00000000" w:rsidP="00000000" w:rsidRDefault="00000000" w:rsidRPr="00000000" w14:paraId="00001485">
                  <w:pPr>
                    <w:numPr>
                      <w:ilvl w:val="1"/>
                      <w:numId w:val="401"/>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The impact of peers in shaping behaviors and attitudes towards resilience.</w:t>
                  </w:r>
                </w:p>
                <w:p w:rsidR="00000000" w:rsidDel="00000000" w:rsidP="00000000" w:rsidRDefault="00000000" w:rsidRPr="00000000" w14:paraId="00001486">
                  <w:pPr>
                    <w:numPr>
                      <w:ilvl w:val="1"/>
                      <w:numId w:val="401"/>
                    </w:numPr>
                    <w:spacing w:after="24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Friends encouraging each other to adopt energy-saving habits can lead to widespread sustainable practices.</w:t>
                  </w:r>
                </w:p>
                <w:p w:rsidR="00000000" w:rsidDel="00000000" w:rsidP="00000000" w:rsidRDefault="00000000" w:rsidRPr="00000000" w14:paraId="00001487">
                  <w:pPr>
                    <w:spacing w:after="240" w:before="240" w:lineRule="auto"/>
                    <w:ind w:left="720" w:firstLine="0"/>
                    <w:rPr>
                      <w:b w:val="1"/>
                      <w:bCs w:val="1"/>
                    </w:rPr>
                  </w:pPr>
                  <w:r w:rsidDel="00000000" w:rsidR="00000000" w:rsidRPr="00000000">
                    <w:rPr>
                      <w:b w:val="1"/>
                      <w:bCs w:val="1"/>
                      <w:rtl w:val="0"/>
                    </w:rPr>
                    <w:t xml:space="preserve">Community Level</w:t>
                  </w:r>
                </w:p>
                <w:p w:rsidR="00000000" w:rsidDel="00000000" w:rsidP="00000000" w:rsidRDefault="00000000" w:rsidRPr="00000000" w14:paraId="00001488">
                  <w:pPr>
                    <w:spacing w:after="240" w:before="240" w:lineRule="auto"/>
                    <w:ind w:left="720" w:firstLine="0"/>
                    <w:rPr>
                      <w:i w:val="1"/>
                      <w:iCs w:val="1"/>
                    </w:rPr>
                  </w:pPr>
                  <w:r w:rsidDel="00000000" w:rsidR="00000000" w:rsidRPr="00000000">
                    <w:rPr>
                      <w:i w:val="1"/>
                      <w:iCs w:val="1"/>
                      <w:rtl w:val="0"/>
                    </w:rPr>
                    <w:t xml:space="preserve">Involves collective efforts and resources within a community to enhance resilience and sustainability.</w:t>
                  </w:r>
                </w:p>
                <w:p w:rsidR="00000000" w:rsidDel="00000000" w:rsidP="00000000" w:rsidRDefault="00000000" w:rsidRPr="00000000" w14:paraId="00001489">
                  <w:pPr>
                    <w:numPr>
                      <w:ilvl w:val="0"/>
                      <w:numId w:val="257"/>
                    </w:numPr>
                    <w:spacing w:after="0" w:afterAutospacing="0" w:before="240" w:lineRule="auto"/>
                    <w:ind w:left="1440" w:hanging="360"/>
                  </w:pPr>
                  <w:r w:rsidDel="00000000" w:rsidR="00000000" w:rsidRPr="00000000">
                    <w:rPr>
                      <w:b w:val="1"/>
                      <w:bCs w:val="1"/>
                      <w:rtl w:val="0"/>
                    </w:rPr>
                    <w:t xml:space="preserve">Local Institutions and Organizations</w:t>
                  </w:r>
                </w:p>
                <w:p w:rsidR="00000000" w:rsidDel="00000000" w:rsidP="00000000" w:rsidRDefault="00000000" w:rsidRPr="00000000" w14:paraId="0000148A">
                  <w:pPr>
                    <w:numPr>
                      <w:ilvl w:val="1"/>
                      <w:numId w:val="257"/>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Community-based groups that promote sustainability.</w:t>
                  </w:r>
                </w:p>
                <w:p w:rsidR="00000000" w:rsidDel="00000000" w:rsidP="00000000" w:rsidRDefault="00000000" w:rsidRPr="00000000" w14:paraId="0000148B">
                  <w:pPr>
                    <w:numPr>
                      <w:ilvl w:val="1"/>
                      <w:numId w:val="257"/>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Environmental NGOs organizing tree-planting events enhance community resilience.</w:t>
                  </w:r>
                </w:p>
                <w:p w:rsidR="00000000" w:rsidDel="00000000" w:rsidP="00000000" w:rsidRDefault="00000000" w:rsidRPr="00000000" w14:paraId="0000148C">
                  <w:pPr>
                    <w:numPr>
                      <w:ilvl w:val="0"/>
                      <w:numId w:val="257"/>
                    </w:numPr>
                    <w:spacing w:after="0" w:afterAutospacing="0" w:before="0" w:beforeAutospacing="0" w:lineRule="auto"/>
                    <w:ind w:left="1440" w:hanging="360"/>
                  </w:pPr>
                  <w:r w:rsidDel="00000000" w:rsidR="00000000" w:rsidRPr="00000000">
                    <w:rPr>
                      <w:b w:val="1"/>
                      <w:bCs w:val="1"/>
                      <w:rtl w:val="0"/>
                    </w:rPr>
                    <w:t xml:space="preserve">Cultural Norms and Values</w:t>
                  </w:r>
                </w:p>
                <w:p w:rsidR="00000000" w:rsidDel="00000000" w:rsidP="00000000" w:rsidRDefault="00000000" w:rsidRPr="00000000" w14:paraId="0000148D">
                  <w:pPr>
                    <w:numPr>
                      <w:ilvl w:val="1"/>
                      <w:numId w:val="257"/>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Shared beliefs that encourage sustainable behavior.</w:t>
                  </w:r>
                </w:p>
                <w:p w:rsidR="00000000" w:rsidDel="00000000" w:rsidP="00000000" w:rsidRDefault="00000000" w:rsidRPr="00000000" w14:paraId="0000148E">
                  <w:pPr>
                    <w:numPr>
                      <w:ilvl w:val="1"/>
                      <w:numId w:val="257"/>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A community that values conservation may prioritize recycling and waste reduction.</w:t>
                  </w:r>
                </w:p>
                <w:p w:rsidR="00000000" w:rsidDel="00000000" w:rsidP="00000000" w:rsidRDefault="00000000" w:rsidRPr="00000000" w14:paraId="0000148F">
                  <w:pPr>
                    <w:numPr>
                      <w:ilvl w:val="0"/>
                      <w:numId w:val="257"/>
                    </w:numPr>
                    <w:spacing w:after="0" w:afterAutospacing="0" w:before="0" w:beforeAutospacing="0" w:lineRule="auto"/>
                    <w:ind w:left="1440" w:hanging="360"/>
                  </w:pPr>
                  <w:r w:rsidDel="00000000" w:rsidR="00000000" w:rsidRPr="00000000">
                    <w:rPr>
                      <w:b w:val="1"/>
                      <w:bCs w:val="1"/>
                      <w:rtl w:val="0"/>
                    </w:rPr>
                    <w:t xml:space="preserve">Access to Resources</w:t>
                  </w:r>
                </w:p>
                <w:p w:rsidR="00000000" w:rsidDel="00000000" w:rsidP="00000000" w:rsidRDefault="00000000" w:rsidRPr="00000000" w14:paraId="00001490">
                  <w:pPr>
                    <w:numPr>
                      <w:ilvl w:val="1"/>
                      <w:numId w:val="257"/>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Availability of tools and resources to address climate challenges.</w:t>
                  </w:r>
                </w:p>
                <w:p w:rsidR="00000000" w:rsidDel="00000000" w:rsidP="00000000" w:rsidRDefault="00000000" w:rsidRPr="00000000" w14:paraId="00001491">
                  <w:pPr>
                    <w:numPr>
                      <w:ilvl w:val="1"/>
                      <w:numId w:val="257"/>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Community gardens provide access to fresh produce and foster local food security.</w:t>
                  </w:r>
                </w:p>
                <w:p w:rsidR="00000000" w:rsidDel="00000000" w:rsidP="00000000" w:rsidRDefault="00000000" w:rsidRPr="00000000" w14:paraId="00001492">
                  <w:pPr>
                    <w:numPr>
                      <w:ilvl w:val="0"/>
                      <w:numId w:val="257"/>
                    </w:numPr>
                    <w:spacing w:after="0" w:afterAutospacing="0" w:before="0" w:beforeAutospacing="0" w:lineRule="auto"/>
                    <w:ind w:left="1440" w:hanging="360"/>
                  </w:pPr>
                  <w:r w:rsidDel="00000000" w:rsidR="00000000" w:rsidRPr="00000000">
                    <w:rPr>
                      <w:b w:val="1"/>
                      <w:bCs w:val="1"/>
                      <w:rtl w:val="0"/>
                    </w:rPr>
                    <w:t xml:space="preserve">Community Planning and Infrastructure</w:t>
                  </w:r>
                </w:p>
                <w:p w:rsidR="00000000" w:rsidDel="00000000" w:rsidP="00000000" w:rsidRDefault="00000000" w:rsidRPr="00000000" w14:paraId="00001493">
                  <w:pPr>
                    <w:numPr>
                      <w:ilvl w:val="1"/>
                      <w:numId w:val="257"/>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Development of resilient infrastructure and strategic community planning.</w:t>
                  </w:r>
                </w:p>
                <w:p w:rsidR="00000000" w:rsidDel="00000000" w:rsidP="00000000" w:rsidRDefault="00000000" w:rsidRPr="00000000" w14:paraId="00001494">
                  <w:pPr>
                    <w:numPr>
                      <w:ilvl w:val="1"/>
                      <w:numId w:val="257"/>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Building flood-resistant housing and improving drainage systems to mitigate flood risks.</w:t>
                  </w:r>
                </w:p>
                <w:p w:rsidR="00000000" w:rsidDel="00000000" w:rsidP="00000000" w:rsidRDefault="00000000" w:rsidRPr="00000000" w14:paraId="00001495">
                  <w:pPr>
                    <w:numPr>
                      <w:ilvl w:val="0"/>
                      <w:numId w:val="257"/>
                    </w:numPr>
                    <w:spacing w:after="0" w:afterAutospacing="0" w:before="0" w:beforeAutospacing="0" w:lineRule="auto"/>
                    <w:ind w:left="1440" w:hanging="360"/>
                  </w:pPr>
                  <w:r w:rsidDel="00000000" w:rsidR="00000000" w:rsidRPr="00000000">
                    <w:rPr>
                      <w:b w:val="1"/>
                      <w:bCs w:val="1"/>
                      <w:rtl w:val="0"/>
                    </w:rPr>
                    <w:t xml:space="preserve">Emergency Preparedness</w:t>
                  </w:r>
                </w:p>
                <w:p w:rsidR="00000000" w:rsidDel="00000000" w:rsidP="00000000" w:rsidRDefault="00000000" w:rsidRPr="00000000" w14:paraId="00001496">
                  <w:pPr>
                    <w:numPr>
                      <w:ilvl w:val="1"/>
                      <w:numId w:val="257"/>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Community-level plans and systems for responding to climate-related disasters.</w:t>
                  </w:r>
                </w:p>
                <w:p w:rsidR="00000000" w:rsidDel="00000000" w:rsidP="00000000" w:rsidRDefault="00000000" w:rsidRPr="00000000" w14:paraId="00001497">
                  <w:pPr>
                    <w:numPr>
                      <w:ilvl w:val="1"/>
                      <w:numId w:val="257"/>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Establishing local emergency response teams and evacuation plans enhances readiness for extreme weather events.</w:t>
                  </w:r>
                </w:p>
                <w:p w:rsidR="00000000" w:rsidDel="00000000" w:rsidP="00000000" w:rsidRDefault="00000000" w:rsidRPr="00000000" w14:paraId="00001498">
                  <w:pPr>
                    <w:numPr>
                      <w:ilvl w:val="0"/>
                      <w:numId w:val="257"/>
                    </w:numPr>
                    <w:spacing w:after="0" w:afterAutospacing="0" w:before="0" w:beforeAutospacing="0" w:lineRule="auto"/>
                    <w:ind w:left="1440" w:hanging="360"/>
                  </w:pPr>
                  <w:r w:rsidDel="00000000" w:rsidR="00000000" w:rsidRPr="00000000">
                    <w:rPr>
                      <w:b w:val="1"/>
                      <w:bCs w:val="1"/>
                      <w:rtl w:val="0"/>
                    </w:rPr>
                    <w:t xml:space="preserve">Local Economy</w:t>
                  </w:r>
                </w:p>
                <w:p w:rsidR="00000000" w:rsidDel="00000000" w:rsidP="00000000" w:rsidRDefault="00000000" w:rsidRPr="00000000" w14:paraId="00001499">
                  <w:pPr>
                    <w:numPr>
                      <w:ilvl w:val="1"/>
                      <w:numId w:val="257"/>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A diversified and sustainable local economy that can withstand climate shocks.</w:t>
                  </w:r>
                </w:p>
                <w:p w:rsidR="00000000" w:rsidDel="00000000" w:rsidP="00000000" w:rsidRDefault="00000000" w:rsidRPr="00000000" w14:paraId="0000149A">
                  <w:pPr>
                    <w:numPr>
                      <w:ilvl w:val="1"/>
                      <w:numId w:val="257"/>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Supporting local businesses and green industries reduces dependency on vulnerable supply chains.</w:t>
                  </w:r>
                </w:p>
                <w:p w:rsidR="00000000" w:rsidDel="00000000" w:rsidP="00000000" w:rsidRDefault="00000000" w:rsidRPr="00000000" w14:paraId="0000149B">
                  <w:pPr>
                    <w:numPr>
                      <w:ilvl w:val="0"/>
                      <w:numId w:val="257"/>
                    </w:numPr>
                    <w:spacing w:after="0" w:afterAutospacing="0" w:before="0" w:beforeAutospacing="0" w:lineRule="auto"/>
                    <w:ind w:left="1440" w:hanging="360"/>
                  </w:pPr>
                  <w:r w:rsidDel="00000000" w:rsidR="00000000" w:rsidRPr="00000000">
                    <w:rPr>
                      <w:b w:val="1"/>
                      <w:bCs w:val="1"/>
                      <w:rtl w:val="0"/>
                    </w:rPr>
                    <w:t xml:space="preserve">Education and Public Awareness</w:t>
                  </w:r>
                </w:p>
                <w:p w:rsidR="00000000" w:rsidDel="00000000" w:rsidP="00000000" w:rsidRDefault="00000000" w:rsidRPr="00000000" w14:paraId="0000149C">
                  <w:pPr>
                    <w:numPr>
                      <w:ilvl w:val="1"/>
                      <w:numId w:val="257"/>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Community-wide educational programs that raise awareness about climate change and resilience strategies.</w:t>
                  </w:r>
                </w:p>
                <w:p w:rsidR="00000000" w:rsidDel="00000000" w:rsidP="00000000" w:rsidRDefault="00000000" w:rsidRPr="00000000" w14:paraId="0000149D">
                  <w:pPr>
                    <w:numPr>
                      <w:ilvl w:val="1"/>
                      <w:numId w:val="257"/>
                    </w:numPr>
                    <w:spacing w:after="24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Hosting workshops and seminars on sustainable practices and climate adaptation techniques.</w:t>
                  </w:r>
                </w:p>
                <w:p w:rsidR="00000000" w:rsidDel="00000000" w:rsidP="00000000" w:rsidRDefault="00000000" w:rsidRPr="00000000" w14:paraId="0000149E">
                  <w:pPr>
                    <w:spacing w:after="240" w:before="240" w:lineRule="auto"/>
                    <w:ind w:left="720" w:firstLine="0"/>
                    <w:rPr>
                      <w:b w:val="1"/>
                      <w:bCs w:val="1"/>
                    </w:rPr>
                  </w:pPr>
                  <w:r w:rsidDel="00000000" w:rsidR="00000000" w:rsidRPr="00000000">
                    <w:rPr>
                      <w:b w:val="1"/>
                      <w:bCs w:val="1"/>
                      <w:rtl w:val="0"/>
                    </w:rPr>
                    <w:t xml:space="preserve">Organizational Level</w:t>
                  </w:r>
                </w:p>
                <w:p w:rsidR="00000000" w:rsidDel="00000000" w:rsidP="00000000" w:rsidRDefault="00000000" w:rsidRPr="00000000" w14:paraId="0000149F">
                  <w:pPr>
                    <w:spacing w:after="240" w:before="240" w:lineRule="auto"/>
                    <w:ind w:left="720" w:firstLine="0"/>
                    <w:rPr>
                      <w:i w:val="1"/>
                      <w:iCs w:val="1"/>
                    </w:rPr>
                  </w:pPr>
                  <w:r w:rsidDel="00000000" w:rsidR="00000000" w:rsidRPr="00000000">
                    <w:rPr>
                      <w:i w:val="1"/>
                      <w:iCs w:val="1"/>
                      <w:rtl w:val="0"/>
                    </w:rPr>
                    <w:t xml:space="preserve">Entails the role of institutions and organizations in fostering sustainable practices and resilience.</w:t>
                  </w:r>
                </w:p>
                <w:p w:rsidR="00000000" w:rsidDel="00000000" w:rsidP="00000000" w:rsidRDefault="00000000" w:rsidRPr="00000000" w14:paraId="000014A0">
                  <w:pPr>
                    <w:numPr>
                      <w:ilvl w:val="0"/>
                      <w:numId w:val="264"/>
                    </w:numPr>
                    <w:spacing w:after="0" w:afterAutospacing="0" w:before="240" w:lineRule="auto"/>
                    <w:ind w:left="1440" w:hanging="360"/>
                  </w:pPr>
                  <w:r w:rsidDel="00000000" w:rsidR="00000000" w:rsidRPr="00000000">
                    <w:rPr>
                      <w:b w:val="1"/>
                      <w:bCs w:val="1"/>
                      <w:rtl w:val="0"/>
                    </w:rPr>
                    <w:t xml:space="preserve">Workplace Sustainability Practices</w:t>
                  </w:r>
                </w:p>
                <w:p w:rsidR="00000000" w:rsidDel="00000000" w:rsidP="00000000" w:rsidRDefault="00000000" w:rsidRPr="00000000" w14:paraId="000014A1">
                  <w:pPr>
                    <w:numPr>
                      <w:ilvl w:val="1"/>
                      <w:numId w:val="264"/>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Organizational policies that support environmental sustainability.</w:t>
                  </w:r>
                </w:p>
                <w:p w:rsidR="00000000" w:rsidDel="00000000" w:rsidP="00000000" w:rsidRDefault="00000000" w:rsidRPr="00000000" w14:paraId="000014A2">
                  <w:pPr>
                    <w:numPr>
                      <w:ilvl w:val="1"/>
                      <w:numId w:val="264"/>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Companies implementing green office practices, such as reducing paper use and promoting energy-efficient lighting.</w:t>
                  </w:r>
                </w:p>
                <w:p w:rsidR="00000000" w:rsidDel="00000000" w:rsidP="00000000" w:rsidRDefault="00000000" w:rsidRPr="00000000" w14:paraId="000014A3">
                  <w:pPr>
                    <w:numPr>
                      <w:ilvl w:val="0"/>
                      <w:numId w:val="264"/>
                    </w:numPr>
                    <w:spacing w:after="0" w:afterAutospacing="0" w:before="0" w:beforeAutospacing="0" w:lineRule="auto"/>
                    <w:ind w:left="1440" w:hanging="360"/>
                  </w:pPr>
                  <w:r w:rsidDel="00000000" w:rsidR="00000000" w:rsidRPr="00000000">
                    <w:rPr>
                      <w:b w:val="1"/>
                      <w:bCs w:val="1"/>
                      <w:rtl w:val="0"/>
                    </w:rPr>
                    <w:t xml:space="preserve">Educational Institutions</w:t>
                  </w:r>
                </w:p>
                <w:p w:rsidR="00000000" w:rsidDel="00000000" w:rsidP="00000000" w:rsidRDefault="00000000" w:rsidRPr="00000000" w14:paraId="000014A4">
                  <w:pPr>
                    <w:numPr>
                      <w:ilvl w:val="1"/>
                      <w:numId w:val="264"/>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Schools and universities promoting climate education.</w:t>
                  </w:r>
                </w:p>
                <w:p w:rsidR="00000000" w:rsidDel="00000000" w:rsidP="00000000" w:rsidRDefault="00000000" w:rsidRPr="00000000" w14:paraId="000014A5">
                  <w:pPr>
                    <w:numPr>
                      <w:ilvl w:val="1"/>
                      <w:numId w:val="264"/>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Curriculum that includes climate science and sustainability encourages informed and proactive students.</w:t>
                  </w:r>
                </w:p>
                <w:p w:rsidR="00000000" w:rsidDel="00000000" w:rsidP="00000000" w:rsidRDefault="00000000" w:rsidRPr="00000000" w14:paraId="000014A6">
                  <w:pPr>
                    <w:numPr>
                      <w:ilvl w:val="0"/>
                      <w:numId w:val="264"/>
                    </w:numPr>
                    <w:spacing w:after="0" w:afterAutospacing="0" w:before="0" w:beforeAutospacing="0" w:lineRule="auto"/>
                    <w:ind w:left="1440" w:hanging="360"/>
                  </w:pPr>
                  <w:r w:rsidDel="00000000" w:rsidR="00000000" w:rsidRPr="00000000">
                    <w:rPr>
                      <w:b w:val="1"/>
                      <w:bCs w:val="1"/>
                      <w:rtl w:val="0"/>
                    </w:rPr>
                    <w:t xml:space="preserve">Healthcare Systems</w:t>
                  </w:r>
                </w:p>
                <w:p w:rsidR="00000000" w:rsidDel="00000000" w:rsidP="00000000" w:rsidRDefault="00000000" w:rsidRPr="00000000" w14:paraId="000014A7">
                  <w:pPr>
                    <w:numPr>
                      <w:ilvl w:val="1"/>
                      <w:numId w:val="264"/>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Healthcare organizations addressing climate-related health issues.</w:t>
                  </w:r>
                </w:p>
                <w:p w:rsidR="00000000" w:rsidDel="00000000" w:rsidP="00000000" w:rsidRDefault="00000000" w:rsidRPr="00000000" w14:paraId="000014A8">
                  <w:pPr>
                    <w:numPr>
                      <w:ilvl w:val="1"/>
                      <w:numId w:val="264"/>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Hospitals developing emergency plans for extreme weather events enhance community resilience.</w:t>
                  </w:r>
                </w:p>
                <w:p w:rsidR="00000000" w:rsidDel="00000000" w:rsidP="00000000" w:rsidRDefault="00000000" w:rsidRPr="00000000" w14:paraId="000014A9">
                  <w:pPr>
                    <w:numPr>
                      <w:ilvl w:val="0"/>
                      <w:numId w:val="264"/>
                    </w:numPr>
                    <w:spacing w:after="0" w:afterAutospacing="0" w:before="0" w:beforeAutospacing="0" w:lineRule="auto"/>
                    <w:ind w:left="1440" w:hanging="360"/>
                  </w:pPr>
                  <w:r w:rsidDel="00000000" w:rsidR="00000000" w:rsidRPr="00000000">
                    <w:rPr>
                      <w:b w:val="1"/>
                      <w:bCs w:val="1"/>
                      <w:rtl w:val="0"/>
                    </w:rPr>
                    <w:t xml:space="preserve">Non-Profit and NGO Involvement</w:t>
                  </w:r>
                </w:p>
                <w:p w:rsidR="00000000" w:rsidDel="00000000" w:rsidP="00000000" w:rsidRDefault="00000000" w:rsidRPr="00000000" w14:paraId="000014AA">
                  <w:pPr>
                    <w:numPr>
                      <w:ilvl w:val="1"/>
                      <w:numId w:val="264"/>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Organizations dedicated to environmental protection and community resilience.</w:t>
                  </w:r>
                </w:p>
                <w:p w:rsidR="00000000" w:rsidDel="00000000" w:rsidP="00000000" w:rsidRDefault="00000000" w:rsidRPr="00000000" w14:paraId="000014AB">
                  <w:pPr>
                    <w:numPr>
                      <w:ilvl w:val="1"/>
                      <w:numId w:val="264"/>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Non-profits running programs to restore natural habitats contribute to ecosystem resilience.</w:t>
                  </w:r>
                </w:p>
                <w:p w:rsidR="00000000" w:rsidDel="00000000" w:rsidP="00000000" w:rsidRDefault="00000000" w:rsidRPr="00000000" w14:paraId="000014AC">
                  <w:pPr>
                    <w:numPr>
                      <w:ilvl w:val="0"/>
                      <w:numId w:val="264"/>
                    </w:numPr>
                    <w:spacing w:after="0" w:afterAutospacing="0" w:before="0" w:beforeAutospacing="0" w:lineRule="auto"/>
                    <w:ind w:left="1440" w:hanging="360"/>
                  </w:pPr>
                  <w:r w:rsidDel="00000000" w:rsidR="00000000" w:rsidRPr="00000000">
                    <w:rPr>
                      <w:b w:val="1"/>
                      <w:bCs w:val="1"/>
                      <w:rtl w:val="0"/>
                    </w:rPr>
                    <w:t xml:space="preserve">Religious and Faith-Based Organizations</w:t>
                  </w:r>
                </w:p>
                <w:p w:rsidR="00000000" w:rsidDel="00000000" w:rsidP="00000000" w:rsidRDefault="00000000" w:rsidRPr="00000000" w14:paraId="000014AD">
                  <w:pPr>
                    <w:numPr>
                      <w:ilvl w:val="1"/>
                      <w:numId w:val="264"/>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Community support roles played by faith-based groups in promoting resilience.</w:t>
                  </w:r>
                </w:p>
                <w:p w:rsidR="00000000" w:rsidDel="00000000" w:rsidP="00000000" w:rsidRDefault="00000000" w:rsidRPr="00000000" w14:paraId="000014AE">
                  <w:pPr>
                    <w:numPr>
                      <w:ilvl w:val="1"/>
                      <w:numId w:val="264"/>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Churches organizing disaster relief efforts and providing shelter during extreme weather events.</w:t>
                  </w:r>
                  <w:commentRangeStart w:id="283"/>
                  <w:r w:rsidDel="00000000" w:rsidR="00000000" w:rsidRPr="00000000">
                    <w:rPr>
                      <w:rtl w:val="0"/>
                    </w:rPr>
                  </w:r>
                </w:p>
                <w:p w:rsidR="00000000" w:rsidDel="00000000" w:rsidP="00000000" w:rsidRDefault="00000000" w:rsidRPr="00000000" w14:paraId="000014AF">
                  <w:pPr>
                    <w:numPr>
                      <w:ilvl w:val="0"/>
                      <w:numId w:val="264"/>
                    </w:numPr>
                    <w:spacing w:after="0" w:afterAutospacing="0" w:before="0" w:beforeAutospacing="0" w:lineRule="auto"/>
                    <w:ind w:left="1440" w:hanging="360"/>
                  </w:pPr>
                  <w:commentRangeEnd w:id="283"/>
                  <w:r w:rsidDel="00000000" w:rsidR="00000000" w:rsidRPr="00000000">
                    <w:commentReference w:id="283"/>
                  </w:r>
                  <w:r w:rsidDel="00000000" w:rsidR="00000000" w:rsidRPr="00000000">
                    <w:rPr>
                      <w:b w:val="1"/>
                      <w:bCs w:val="1"/>
                      <w:rtl w:val="0"/>
                    </w:rPr>
                    <w:t xml:space="preserve">Business Continuity Planning</w:t>
                  </w:r>
                </w:p>
                <w:p w:rsidR="00000000" w:rsidDel="00000000" w:rsidP="00000000" w:rsidRDefault="00000000" w:rsidRPr="00000000" w14:paraId="000014B0">
                  <w:pPr>
                    <w:numPr>
                      <w:ilvl w:val="1"/>
                      <w:numId w:val="264"/>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Organizations planning for climate impacts to maintain operations during disruptions.</w:t>
                  </w:r>
                </w:p>
                <w:p w:rsidR="00000000" w:rsidDel="00000000" w:rsidP="00000000" w:rsidRDefault="00000000" w:rsidRPr="00000000" w14:paraId="000014B1">
                  <w:pPr>
                    <w:numPr>
                      <w:ilvl w:val="1"/>
                      <w:numId w:val="264"/>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Companies establishing backup power systems and remote work capabilities to ensure continuity during power outages.</w:t>
                  </w:r>
                </w:p>
                <w:p w:rsidR="00000000" w:rsidDel="00000000" w:rsidP="00000000" w:rsidRDefault="00000000" w:rsidRPr="00000000" w14:paraId="000014B2">
                  <w:pPr>
                    <w:numPr>
                      <w:ilvl w:val="0"/>
                      <w:numId w:val="264"/>
                    </w:numPr>
                    <w:spacing w:after="0" w:afterAutospacing="0" w:before="0" w:beforeAutospacing="0" w:lineRule="auto"/>
                    <w:ind w:left="1440" w:hanging="360"/>
                  </w:pPr>
                  <w:r w:rsidDel="00000000" w:rsidR="00000000" w:rsidRPr="00000000">
                    <w:rPr>
                      <w:b w:val="1"/>
                      <w:bCs w:val="1"/>
                      <w:rtl w:val="0"/>
                    </w:rPr>
                    <w:t xml:space="preserve">Research and Innovation Organizations</w:t>
                  </w:r>
                </w:p>
                <w:p w:rsidR="00000000" w:rsidDel="00000000" w:rsidP="00000000" w:rsidRDefault="00000000" w:rsidRPr="00000000" w14:paraId="000014B3">
                  <w:pPr>
                    <w:numPr>
                      <w:ilvl w:val="1"/>
                      <w:numId w:val="264"/>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Institutions advancing resilience technologies and sustainable solutions.</w:t>
                  </w:r>
                </w:p>
                <w:p w:rsidR="00000000" w:rsidDel="00000000" w:rsidP="00000000" w:rsidRDefault="00000000" w:rsidRPr="00000000" w14:paraId="000014B4">
                  <w:pPr>
                    <w:numPr>
                      <w:ilvl w:val="1"/>
                      <w:numId w:val="264"/>
                    </w:numPr>
                    <w:spacing w:after="24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Universities conducting research on renewable energy technologies to support broader adoption.</w:t>
                  </w:r>
                </w:p>
                <w:p w:rsidR="00000000" w:rsidDel="00000000" w:rsidP="00000000" w:rsidRDefault="00000000" w:rsidRPr="00000000" w14:paraId="000014B5">
                  <w:pPr>
                    <w:spacing w:after="240" w:before="240" w:lineRule="auto"/>
                    <w:ind w:left="720" w:firstLine="0"/>
                    <w:rPr>
                      <w:b w:val="1"/>
                      <w:bCs w:val="1"/>
                    </w:rPr>
                  </w:pPr>
                  <w:r w:rsidDel="00000000" w:rsidR="00000000" w:rsidRPr="00000000">
                    <w:rPr>
                      <w:b w:val="1"/>
                      <w:bCs w:val="1"/>
                      <w:rtl w:val="0"/>
                    </w:rPr>
                    <w:t xml:space="preserve">Policy Level</w:t>
                  </w:r>
                  <w:commentRangeStart w:id="284"/>
                  <w:r w:rsidDel="00000000" w:rsidR="00000000" w:rsidRPr="00000000">
                    <w:rPr>
                      <w:rtl w:val="0"/>
                    </w:rPr>
                  </w:r>
                </w:p>
                <w:p w:rsidR="00000000" w:rsidDel="00000000" w:rsidP="00000000" w:rsidRDefault="00000000" w:rsidRPr="00000000" w14:paraId="000014B6">
                  <w:pPr>
                    <w:spacing w:after="240" w:before="240" w:lineRule="auto"/>
                    <w:ind w:left="720" w:firstLine="0"/>
                    <w:rPr>
                      <w:i w:val="1"/>
                      <w:iCs w:val="1"/>
                    </w:rPr>
                  </w:pPr>
                  <w:commentRangeEnd w:id="284"/>
                  <w:r w:rsidDel="00000000" w:rsidR="00000000" w:rsidRPr="00000000">
                    <w:commentReference w:id="284"/>
                  </w:r>
                  <w:r w:rsidDel="00000000" w:rsidR="00000000" w:rsidRPr="00000000">
                    <w:rPr>
                      <w:i w:val="1"/>
                      <w:iCs w:val="1"/>
                      <w:rtl w:val="0"/>
                    </w:rPr>
                    <w:t xml:space="preserve">Encompasses laws, regulations, and policies that create a supportive environment for climate resilience.</w:t>
                  </w:r>
                </w:p>
                <w:p w:rsidR="00000000" w:rsidDel="00000000" w:rsidP="00000000" w:rsidRDefault="00000000" w:rsidRPr="00000000" w14:paraId="000014B7">
                  <w:pPr>
                    <w:numPr>
                      <w:ilvl w:val="0"/>
                      <w:numId w:val="282"/>
                    </w:numPr>
                    <w:spacing w:after="0" w:afterAutospacing="0" w:before="240" w:lineRule="auto"/>
                    <w:ind w:left="1440" w:hanging="360"/>
                  </w:pPr>
                  <w:r w:rsidDel="00000000" w:rsidR="00000000" w:rsidRPr="00000000">
                    <w:rPr>
                      <w:b w:val="1"/>
                      <w:bCs w:val="1"/>
                      <w:rtl w:val="0"/>
                    </w:rPr>
                    <w:t xml:space="preserve">Environmental Legislation</w:t>
                  </w:r>
                </w:p>
                <w:p w:rsidR="00000000" w:rsidDel="00000000" w:rsidP="00000000" w:rsidRDefault="00000000" w:rsidRPr="00000000" w14:paraId="000014B8">
                  <w:pPr>
                    <w:numPr>
                      <w:ilvl w:val="1"/>
                      <w:numId w:val="282"/>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Laws and regulations aimed at reducing environmental impact.</w:t>
                  </w:r>
                </w:p>
                <w:p w:rsidR="00000000" w:rsidDel="00000000" w:rsidP="00000000" w:rsidRDefault="00000000" w:rsidRPr="00000000" w14:paraId="000014B9">
                  <w:pPr>
                    <w:numPr>
                      <w:ilvl w:val="1"/>
                      <w:numId w:val="282"/>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Policies that incentivize renewable energy adoption and penalize excessive carbon emissions.</w:t>
                  </w:r>
                </w:p>
                <w:p w:rsidR="00000000" w:rsidDel="00000000" w:rsidP="00000000" w:rsidRDefault="00000000" w:rsidRPr="00000000" w14:paraId="000014BA">
                  <w:pPr>
                    <w:numPr>
                      <w:ilvl w:val="0"/>
                      <w:numId w:val="282"/>
                    </w:numPr>
                    <w:spacing w:after="0" w:afterAutospacing="0" w:before="0" w:beforeAutospacing="0" w:lineRule="auto"/>
                    <w:ind w:left="1440" w:hanging="360"/>
                  </w:pPr>
                  <w:r w:rsidDel="00000000" w:rsidR="00000000" w:rsidRPr="00000000">
                    <w:rPr>
                      <w:b w:val="1"/>
                      <w:bCs w:val="1"/>
                      <w:rtl w:val="0"/>
                    </w:rPr>
                    <w:t xml:space="preserve">Economic Policies</w:t>
                  </w:r>
                </w:p>
                <w:p w:rsidR="00000000" w:rsidDel="00000000" w:rsidP="00000000" w:rsidRDefault="00000000" w:rsidRPr="00000000" w14:paraId="000014BB">
                  <w:pPr>
                    <w:numPr>
                      <w:ilvl w:val="1"/>
                      <w:numId w:val="282"/>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Financial mechanisms that support sustainable practices.</w:t>
                  </w:r>
                </w:p>
                <w:p w:rsidR="00000000" w:rsidDel="00000000" w:rsidP="00000000" w:rsidRDefault="00000000" w:rsidRPr="00000000" w14:paraId="000014BC">
                  <w:pPr>
                    <w:numPr>
                      <w:ilvl w:val="1"/>
                      <w:numId w:val="282"/>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Subsidies for electric vehicles make sustainable transportation more accessible.</w:t>
                  </w:r>
                </w:p>
                <w:p w:rsidR="00000000" w:rsidDel="00000000" w:rsidP="00000000" w:rsidRDefault="00000000" w:rsidRPr="00000000" w14:paraId="000014BD">
                  <w:pPr>
                    <w:numPr>
                      <w:ilvl w:val="0"/>
                      <w:numId w:val="282"/>
                    </w:numPr>
                    <w:spacing w:after="0" w:afterAutospacing="0" w:before="0" w:beforeAutospacing="0" w:lineRule="auto"/>
                    <w:ind w:left="1440" w:hanging="360"/>
                  </w:pPr>
                  <w:r w:rsidDel="00000000" w:rsidR="00000000" w:rsidRPr="00000000">
                    <w:rPr>
                      <w:b w:val="1"/>
                      <w:bCs w:val="1"/>
                      <w:rtl w:val="0"/>
                    </w:rPr>
                    <w:t xml:space="preserve">International Agreements</w:t>
                  </w:r>
                </w:p>
                <w:p w:rsidR="00000000" w:rsidDel="00000000" w:rsidP="00000000" w:rsidRDefault="00000000" w:rsidRPr="00000000" w14:paraId="000014BE">
                  <w:pPr>
                    <w:numPr>
                      <w:ilvl w:val="1"/>
                      <w:numId w:val="282"/>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Global commitments to combat climate change.</w:t>
                  </w:r>
                </w:p>
                <w:p w:rsidR="00000000" w:rsidDel="00000000" w:rsidP="00000000" w:rsidRDefault="00000000" w:rsidRPr="00000000" w14:paraId="000014BF">
                  <w:pPr>
                    <w:numPr>
                      <w:ilvl w:val="1"/>
                      <w:numId w:val="282"/>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The Paris Agreement unites countries in efforts to limit global temperature rise.</w:t>
                  </w:r>
                </w:p>
                <w:p w:rsidR="00000000" w:rsidDel="00000000" w:rsidP="00000000" w:rsidRDefault="00000000" w:rsidRPr="00000000" w14:paraId="000014C0">
                  <w:pPr>
                    <w:numPr>
                      <w:ilvl w:val="0"/>
                      <w:numId w:val="282"/>
                    </w:numPr>
                    <w:spacing w:after="0" w:afterAutospacing="0" w:before="0" w:beforeAutospacing="0" w:lineRule="auto"/>
                    <w:ind w:left="1440" w:hanging="360"/>
                  </w:pPr>
                  <w:r w:rsidDel="00000000" w:rsidR="00000000" w:rsidRPr="00000000">
                    <w:rPr>
                      <w:b w:val="1"/>
                      <w:bCs w:val="1"/>
                      <w:rtl w:val="0"/>
                    </w:rPr>
                    <w:t xml:space="preserve">Urban Planning Policies</w:t>
                  </w:r>
                </w:p>
                <w:p w:rsidR="00000000" w:rsidDel="00000000" w:rsidP="00000000" w:rsidRDefault="00000000" w:rsidRPr="00000000" w14:paraId="000014C1">
                  <w:pPr>
                    <w:numPr>
                      <w:ilvl w:val="1"/>
                      <w:numId w:val="282"/>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Zoning and land-use policies that promote resilient and sustainable communities.</w:t>
                  </w:r>
                </w:p>
                <w:p w:rsidR="00000000" w:rsidDel="00000000" w:rsidP="00000000" w:rsidRDefault="00000000" w:rsidRPr="00000000" w14:paraId="000014C2">
                  <w:pPr>
                    <w:numPr>
                      <w:ilvl w:val="1"/>
                      <w:numId w:val="282"/>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Implementing green spaces and sustainable drainage systems in city planning to reduce urban heat islands and manage stormwater.</w:t>
                  </w:r>
                </w:p>
                <w:p w:rsidR="00000000" w:rsidDel="00000000" w:rsidP="00000000" w:rsidRDefault="00000000" w:rsidRPr="00000000" w14:paraId="000014C3">
                  <w:pPr>
                    <w:numPr>
                      <w:ilvl w:val="0"/>
                      <w:numId w:val="282"/>
                    </w:numPr>
                    <w:spacing w:after="0" w:afterAutospacing="0" w:before="0" w:beforeAutospacing="0" w:lineRule="auto"/>
                    <w:ind w:left="1440" w:hanging="360"/>
                  </w:pPr>
                  <w:r w:rsidDel="00000000" w:rsidR="00000000" w:rsidRPr="00000000">
                    <w:rPr>
                      <w:b w:val="1"/>
                      <w:bCs w:val="1"/>
                      <w:rtl w:val="0"/>
                    </w:rPr>
                    <w:t xml:space="preserve">Social Policies</w:t>
                  </w:r>
                </w:p>
                <w:p w:rsidR="00000000" w:rsidDel="00000000" w:rsidP="00000000" w:rsidRDefault="00000000" w:rsidRPr="00000000" w14:paraId="000014C4">
                  <w:pPr>
                    <w:numPr>
                      <w:ilvl w:val="1"/>
                      <w:numId w:val="282"/>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Policies addressing inequality and ensuring equitable resilience measures.</w:t>
                  </w:r>
                </w:p>
                <w:p w:rsidR="00000000" w:rsidDel="00000000" w:rsidP="00000000" w:rsidRDefault="00000000" w:rsidRPr="00000000" w14:paraId="000014C5">
                  <w:pPr>
                    <w:numPr>
                      <w:ilvl w:val="1"/>
                      <w:numId w:val="282"/>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Initiatives that provide financial assistance to low-income households for energy-efficient home upgrades.</w:t>
                  </w:r>
                </w:p>
                <w:p w:rsidR="00000000" w:rsidDel="00000000" w:rsidP="00000000" w:rsidRDefault="00000000" w:rsidRPr="00000000" w14:paraId="000014C6">
                  <w:pPr>
                    <w:numPr>
                      <w:ilvl w:val="0"/>
                      <w:numId w:val="282"/>
                    </w:numPr>
                    <w:spacing w:after="0" w:afterAutospacing="0" w:before="0" w:beforeAutospacing="0" w:lineRule="auto"/>
                    <w:ind w:left="1440" w:hanging="360"/>
                  </w:pPr>
                  <w:r w:rsidDel="00000000" w:rsidR="00000000" w:rsidRPr="00000000">
                    <w:rPr>
                      <w:b w:val="1"/>
                      <w:bCs w:val="1"/>
                      <w:rtl w:val="0"/>
                    </w:rPr>
                    <w:t xml:space="preserve">Education Policies</w:t>
                  </w:r>
                </w:p>
                <w:p w:rsidR="00000000" w:rsidDel="00000000" w:rsidP="00000000" w:rsidRDefault="00000000" w:rsidRPr="00000000" w14:paraId="000014C7">
                  <w:pPr>
                    <w:numPr>
                      <w:ilvl w:val="1"/>
                      <w:numId w:val="282"/>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Mandates and frameworks that incorporate climate education into school curricula.</w:t>
                  </w:r>
                </w:p>
                <w:p w:rsidR="00000000" w:rsidDel="00000000" w:rsidP="00000000" w:rsidRDefault="00000000" w:rsidRPr="00000000" w14:paraId="000014C8">
                  <w:pPr>
                    <w:numPr>
                      <w:ilvl w:val="1"/>
                      <w:numId w:val="282"/>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Requiring schools to teach about climate science and sustainability practices to prepare informed future generations.</w:t>
                  </w:r>
                </w:p>
                <w:p w:rsidR="00000000" w:rsidDel="00000000" w:rsidP="00000000" w:rsidRDefault="00000000" w:rsidRPr="00000000" w14:paraId="000014C9">
                  <w:pPr>
                    <w:numPr>
                      <w:ilvl w:val="0"/>
                      <w:numId w:val="282"/>
                    </w:numPr>
                    <w:spacing w:after="0" w:afterAutospacing="0" w:before="0" w:beforeAutospacing="0" w:lineRule="auto"/>
                    <w:ind w:left="1440" w:hanging="360"/>
                  </w:pPr>
                  <w:r w:rsidDel="00000000" w:rsidR="00000000" w:rsidRPr="00000000">
                    <w:rPr>
                      <w:b w:val="1"/>
                      <w:bCs w:val="1"/>
                      <w:rtl w:val="0"/>
                    </w:rPr>
                    <w:t xml:space="preserve">Public Health Policies</w:t>
                  </w:r>
                </w:p>
                <w:p w:rsidR="00000000" w:rsidDel="00000000" w:rsidP="00000000" w:rsidRDefault="00000000" w:rsidRPr="00000000" w14:paraId="000014CA">
                  <w:pPr>
                    <w:numPr>
                      <w:ilvl w:val="1"/>
                      <w:numId w:val="282"/>
                    </w:numPr>
                    <w:spacing w:after="0" w:afterAutospacing="0" w:before="0" w:beforeAutospacing="0" w:lineRule="auto"/>
                    <w:ind w:left="2160" w:hanging="360"/>
                  </w:pPr>
                  <w:r w:rsidDel="00000000" w:rsidR="00000000" w:rsidRPr="00000000">
                    <w:rPr>
                      <w:i w:val="1"/>
                      <w:iCs w:val="1"/>
                      <w:rtl w:val="0"/>
                    </w:rPr>
                    <w:t xml:space="preserve">Description:</w:t>
                  </w:r>
                  <w:r w:rsidDel="00000000" w:rsidR="00000000" w:rsidRPr="00000000">
                    <w:rPr>
                      <w:rtl w:val="0"/>
                    </w:rPr>
                    <w:t xml:space="preserve"> Integrating climate resilience into public health planning and services.</w:t>
                  </w:r>
                </w:p>
                <w:p w:rsidR="00000000" w:rsidDel="00000000" w:rsidP="00000000" w:rsidRDefault="00000000" w:rsidRPr="00000000" w14:paraId="000014CB">
                  <w:pPr>
                    <w:numPr>
                      <w:ilvl w:val="1"/>
                      <w:numId w:val="282"/>
                    </w:numPr>
                    <w:spacing w:after="24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Developing heatwave response strategies and ensuring healthcare facilities are equipped to handle climate-related health issues.</w:t>
                  </w:r>
                </w:p>
                <w:p w:rsidR="00000000" w:rsidDel="00000000" w:rsidP="00000000" w:rsidRDefault="00000000" w:rsidRPr="00000000" w14:paraId="000014CC">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14CD">
            <w:pPr>
              <w:spacing w:after="240" w:before="240" w:lineRule="auto"/>
              <w:rPr/>
            </w:pPr>
            <w:r w:rsidDel="00000000" w:rsidR="00000000" w:rsidRPr="00000000">
              <w:rPr>
                <w:rtl w:val="0"/>
              </w:rPr>
            </w:r>
          </w:p>
          <w:p w:rsidR="00000000" w:rsidDel="00000000" w:rsidP="00000000" w:rsidRDefault="00000000" w:rsidRPr="00000000" w14:paraId="000014CE">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14CF">
            <w:pPr>
              <w:widowControl w:val="0"/>
              <w:spacing w:line="240" w:lineRule="auto"/>
              <w:rPr>
                <w:b w:val="1"/>
                <w:bCs w:val="1"/>
              </w:rPr>
            </w:pPr>
            <w:commentRangeStart w:id="285"/>
            <w:r w:rsidDel="00000000" w:rsidR="00000000" w:rsidRPr="00000000">
              <w:rPr>
                <w:b w:val="1"/>
                <w:bCs w:val="1"/>
                <w:rtl w:val="0"/>
              </w:rPr>
              <w:t xml:space="preserve">Indigenous Perspectives</w:t>
            </w:r>
          </w:p>
        </w:tc>
        <w:tc>
          <w:tcPr>
            <w:shd w:fill="f4cccc" w:val="clear"/>
          </w:tcPr>
          <w:p w:rsidR="00000000" w:rsidDel="00000000" w:rsidP="00000000" w:rsidRDefault="00000000" w:rsidRPr="00000000" w14:paraId="000014D0">
            <w:pPr>
              <w:spacing w:after="240" w:before="240" w:lineRule="auto"/>
              <w:rPr/>
            </w:pPr>
            <w:commentRangeEnd w:id="285"/>
            <w:r w:rsidDel="00000000" w:rsidR="00000000" w:rsidRPr="00000000">
              <w:commentReference w:id="285"/>
            </w:r>
            <w:r w:rsidDel="00000000" w:rsidR="00000000" w:rsidRPr="00000000">
              <w:rPr>
                <w:rtl w:val="0"/>
              </w:rPr>
              <w:t xml:space="preserve">As this module explores hope as a foundation for climate resilience, many Indigenous teachings offer a perspective where hope is not passive or abstract, but lived through renewal, relationship, and responsibility. Hope emerges through action: through returning to the land, reclaiming languages, restoring </w:t>
            </w:r>
            <w:ins w:author="Claire Perry" w:id="412" w:date="2025-11-27T02:28:35Z">
              <w:r w:rsidDel="00000000" w:rsidR="00000000" w:rsidRPr="00000000">
                <w:rPr>
                  <w:rtl w:val="0"/>
                </w:rPr>
                <w:t xml:space="preserve">traditional? </w:t>
              </w:r>
            </w:ins>
            <w:r w:rsidDel="00000000" w:rsidR="00000000" w:rsidRPr="00000000">
              <w:rPr>
                <w:rtl w:val="0"/>
              </w:rPr>
              <w:t xml:space="preserve">practices, and building community-led solutions rooted in ancestral knowledge. It is found in youth learning traditional ways, in Elders sharing stories of survival and strength, and in the collective care that carries people through hardship. These acts are not only expressions of continuity, they are seeds of future possibility.</w:t>
            </w:r>
          </w:p>
          <w:p w:rsidR="00000000" w:rsidDel="00000000" w:rsidP="00000000" w:rsidRDefault="00000000" w:rsidRPr="00000000" w14:paraId="000014D1">
            <w:pPr>
              <w:spacing w:after="240" w:before="240" w:lineRule="auto"/>
              <w:rPr/>
            </w:pPr>
            <w:r w:rsidDel="00000000" w:rsidR="00000000" w:rsidRPr="00000000">
              <w:rPr>
                <w:rtl w:val="0"/>
              </w:rPr>
              <w:t xml:space="preserve">Water, in many Indigenous cultures, is recognized as a life-giving force and a teacher. It flows around barriers, nourishes all beings, and connects communities across distance. In times of uncertainty and fear, water ceremonies, protection efforts, and water-based teachings offer a source of grounding and purpose. They remind us that hope is not something we wait for—it is something we carry, cultivate, and pass on. This perspective complements the themes of the module by reinforcing that hope can be regenerated through grounded relationships, cultural renewal, and community determination. In this way, Indigenous ways of knowing guide us toward a climate hope that is practical, spiritual, and enduring.</w:t>
            </w:r>
            <w:commentRangeStart w:id="286"/>
            <w:r w:rsidDel="00000000" w:rsidR="00000000" w:rsidRPr="00000000">
              <w:rPr>
                <w:rtl w:val="0"/>
              </w:rPr>
            </w:r>
          </w:p>
          <w:p w:rsidR="00000000" w:rsidDel="00000000" w:rsidP="00000000" w:rsidRDefault="00000000" w:rsidRPr="00000000" w14:paraId="000014D2">
            <w:pPr>
              <w:widowControl w:val="0"/>
              <w:spacing w:line="240" w:lineRule="auto"/>
              <w:rPr/>
            </w:pPr>
            <w:commentRangeEnd w:id="286"/>
            <w:r w:rsidDel="00000000" w:rsidR="00000000" w:rsidRPr="00000000">
              <w:commentReference w:id="286"/>
            </w:r>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14D3">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14D4">
            <w:pPr>
              <w:numPr>
                <w:ilvl w:val="0"/>
                <w:numId w:val="511"/>
              </w:numPr>
              <w:spacing w:after="0" w:afterAutospacing="0" w:before="240" w:lineRule="auto"/>
              <w:ind w:left="720" w:hanging="360"/>
            </w:pPr>
            <w:r w:rsidDel="00000000" w:rsidR="00000000" w:rsidRPr="00000000">
              <w:rPr>
                <w:rtl w:val="0"/>
              </w:rPr>
              <w:t xml:space="preserve">Hope, particularly in its radical and active forms, extends resilience by providing a forward-looking orientation that sustains motivation, purpose, and collective action.</w:t>
              <w:br w:type="textWrapping"/>
            </w:r>
          </w:p>
          <w:p w:rsidR="00000000" w:rsidDel="00000000" w:rsidP="00000000" w:rsidRDefault="00000000" w:rsidRPr="00000000" w14:paraId="000014D5">
            <w:pPr>
              <w:numPr>
                <w:ilvl w:val="0"/>
                <w:numId w:val="511"/>
              </w:numPr>
              <w:spacing w:after="0" w:afterAutospacing="0" w:before="0" w:beforeAutospacing="0" w:lineRule="auto"/>
              <w:ind w:left="720" w:hanging="360"/>
            </w:pPr>
            <w:r w:rsidDel="00000000" w:rsidR="00000000" w:rsidRPr="00000000">
              <w:rPr>
                <w:rtl w:val="0"/>
              </w:rPr>
              <w:t xml:space="preserve">Hope sustains motivation, guides action, buffers against despair, and facilitates meaning-making, all of which are essential for building resilience.</w:t>
              <w:br w:type="textWrapping"/>
            </w:r>
          </w:p>
          <w:p w:rsidR="00000000" w:rsidDel="00000000" w:rsidP="00000000" w:rsidRDefault="00000000" w:rsidRPr="00000000" w14:paraId="000014D6">
            <w:pPr>
              <w:numPr>
                <w:ilvl w:val="0"/>
                <w:numId w:val="511"/>
              </w:numPr>
              <w:spacing w:after="0" w:afterAutospacing="0" w:before="0" w:beforeAutospacing="0" w:lineRule="auto"/>
              <w:ind w:left="720" w:hanging="360"/>
            </w:pPr>
            <w:r w:rsidDel="00000000" w:rsidR="00000000" w:rsidRPr="00000000">
              <w:rPr>
                <w:rtl w:val="0"/>
              </w:rPr>
              <w:t xml:space="preserve">Concepts from Jonathan Lear, Joanna Macy, Rebecca Solnit, Christiana Figueres, Renée Lertzman, and Barbara Fredrickson highlight the multifaceted role of hope in climate resilience.</w:t>
              <w:br w:type="textWrapping"/>
            </w:r>
          </w:p>
          <w:p w:rsidR="00000000" w:rsidDel="00000000" w:rsidP="00000000" w:rsidRDefault="00000000" w:rsidRPr="00000000" w14:paraId="000014D7">
            <w:pPr>
              <w:numPr>
                <w:ilvl w:val="0"/>
                <w:numId w:val="511"/>
              </w:numPr>
              <w:spacing w:after="0" w:afterAutospacing="0" w:before="0" w:beforeAutospacing="0" w:lineRule="auto"/>
              <w:ind w:left="720" w:hanging="360"/>
            </w:pPr>
            <w:r w:rsidDel="00000000" w:rsidR="00000000" w:rsidRPr="00000000">
              <w:rPr>
                <w:rtl w:val="0"/>
              </w:rPr>
              <w:t xml:space="preserve">Hope counteracts despair, motivates sustained action, fosters collaboration, enhances psychological well-being, and drives transformational change.</w:t>
              <w:br w:type="textWrapping"/>
            </w:r>
          </w:p>
          <w:p w:rsidR="00000000" w:rsidDel="00000000" w:rsidP="00000000" w:rsidRDefault="00000000" w:rsidRPr="00000000" w14:paraId="000014D8">
            <w:pPr>
              <w:numPr>
                <w:ilvl w:val="0"/>
                <w:numId w:val="511"/>
              </w:numPr>
              <w:spacing w:after="240" w:before="0" w:beforeAutospacing="0" w:lineRule="auto"/>
              <w:ind w:left="720" w:hanging="360"/>
              <w:rPr>
                <w:ins w:author="Claire Perry" w:id="413" w:date="2025-11-27T02:29:46Z"/>
              </w:rPr>
            </w:pPr>
            <w:r w:rsidDel="00000000" w:rsidR="00000000" w:rsidRPr="00000000">
              <w:rPr>
                <w:rtl w:val="0"/>
              </w:rPr>
              <w:t xml:space="preserve">By focusing on hope, this section provides an academic counter-narrative to climate doom, emphasizing constructive and positive strategies for managing climate emotions</w:t>
            </w:r>
            <w:ins w:author="Claire Perry" w:id="413" w:date="2025-11-27T02:29:46Z">
              <w:r w:rsidDel="00000000" w:rsidR="00000000" w:rsidRPr="00000000">
                <w:rPr>
                  <w:rtl w:val="0"/>
                </w:rPr>
              </w:r>
            </w:ins>
          </w:p>
          <w:p w:rsidR="00000000" w:rsidDel="00000000" w:rsidP="00000000" w:rsidRDefault="00000000" w:rsidRPr="00000000" w14:paraId="000014D9">
            <w:pPr>
              <w:spacing w:after="240" w:before="240" w:lineRule="auto"/>
              <w:rPr>
                <w:del w:author="Claire Perry" w:id="414" w:date="2025-11-27T02:29:42Z"/>
              </w:rPr>
            </w:pPr>
            <w:del w:author="Claire Perry" w:id="413" w:date="2025-11-27T02:29:46Z">
              <w:r w:rsidDel="00000000" w:rsidR="00000000" w:rsidRPr="00000000">
                <w:rPr>
                  <w:rtl w:val="0"/>
                </w:rPr>
                <w:delText xml:space="preserve">.</w:delText>
              </w:r>
            </w:del>
            <w:del w:author="Claire Perry" w:id="414" w:date="2025-11-27T02:29:42Z">
              <w:r w:rsidDel="00000000" w:rsidR="00000000" w:rsidRPr="00000000">
                <w:rPr>
                  <w:rtl w:val="0"/>
                </w:rPr>
              </w:r>
            </w:del>
          </w:p>
          <w:p w:rsidR="00000000" w:rsidDel="00000000" w:rsidP="00000000" w:rsidRDefault="00000000" w:rsidRPr="00000000" w14:paraId="000014DA">
            <w:pPr>
              <w:numPr>
                <w:ilvl w:val="0"/>
                <w:numId w:val="511"/>
              </w:numPr>
              <w:spacing w:after="240" w:before="240" w:lineRule="auto"/>
              <w:ind w:left="720" w:hanging="360"/>
            </w:pPr>
            <w:r w:rsidDel="00000000" w:rsidR="00000000" w:rsidRPr="00000000">
              <w:rPr>
                <w:rtl w:val="0"/>
              </w:rPr>
              <w:t xml:space="preserve">By embracing the multiple dimensions of hope and understanding its critical role in resilience, you can adopt a more balanced and empowering perspective on climate change, moving beyond despair to actively contribute to a sustainable and hopeful future.</w:t>
              <w:br w:type="textWrapping"/>
            </w:r>
          </w:p>
        </w:tc>
      </w:tr>
      <w:tr>
        <w:trPr>
          <w:cantSplit w:val="0"/>
          <w:tblHeader w:val="0"/>
        </w:trPr>
        <w:tc>
          <w:tcPr>
            <w:shd w:fill="a4c2f4" w:val="clear"/>
          </w:tcPr>
          <w:p w:rsidR="00000000" w:rsidDel="00000000" w:rsidP="00000000" w:rsidRDefault="00000000" w:rsidRPr="00000000" w14:paraId="000014DB">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14DC">
            <w:pPr>
              <w:spacing w:after="240" w:before="240" w:lineRule="auto"/>
              <w:rPr/>
            </w:pPr>
            <w:r w:rsidDel="00000000" w:rsidR="00000000" w:rsidRPr="00000000">
              <w:rPr>
                <w:rtl w:val="0"/>
              </w:rPr>
              <w:t xml:space="preserve">Below are active learning activities that you can use to enhance your learning experience for the content presented in this module. One version is designed to be done on your own and the other is designed to be done with others.</w:t>
            </w:r>
          </w:p>
          <w:p w:rsidR="00000000" w:rsidDel="00000000" w:rsidP="00000000" w:rsidRDefault="00000000" w:rsidRPr="00000000" w14:paraId="000014DD">
            <w:pPr>
              <w:pStyle w:val="Heading2"/>
              <w:spacing w:after="240" w:before="240" w:lineRule="auto"/>
              <w:rPr/>
            </w:pPr>
            <w:bookmarkStart w:colFirst="0" w:colLast="0" w:name="_dat3lxsrj0p0" w:id="320"/>
            <w:bookmarkEnd w:id="320"/>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14DE">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Learners will explore different theoretical perspectives on hope, analyze how hope can sustain resilience in the face of climate change, and develop practical strategies for fostering climate hope within themselves and their communities.</w:t>
            </w:r>
          </w:p>
          <w:p w:rsidR="00000000" w:rsidDel="00000000" w:rsidP="00000000" w:rsidRDefault="00000000" w:rsidRPr="00000000" w14:paraId="000014DF">
            <w:pPr>
              <w:spacing w:after="240" w:before="240" w:lineRule="auto"/>
              <w:rPr>
                <w:b w:val="1"/>
                <w:bCs w:val="1"/>
                <w:u w:val="single"/>
              </w:rPr>
            </w:pPr>
            <w:r w:rsidDel="00000000" w:rsidR="00000000" w:rsidRPr="00000000">
              <w:rPr>
                <w:b w:val="1"/>
                <w:bCs w:val="1"/>
                <w:u w:val="single"/>
                <w:rtl w:val="0"/>
              </w:rPr>
              <w:t xml:space="preserve">Instructions:</w:t>
            </w:r>
          </w:p>
          <w:p w:rsidR="00000000" w:rsidDel="00000000" w:rsidP="00000000" w:rsidRDefault="00000000" w:rsidRPr="00000000" w14:paraId="000014E0">
            <w:pPr>
              <w:numPr>
                <w:ilvl w:val="0"/>
                <w:numId w:val="48"/>
              </w:numPr>
              <w:spacing w:after="0" w:afterAutospacing="0" w:before="240" w:lineRule="auto"/>
              <w:ind w:left="720" w:hanging="360"/>
            </w:pPr>
            <w:r w:rsidDel="00000000" w:rsidR="00000000" w:rsidRPr="00000000">
              <w:rPr>
                <w:b w:val="1"/>
                <w:bCs w:val="1"/>
                <w:rtl w:val="0"/>
              </w:rPr>
              <w:t xml:space="preserve">Reflect on Personal Climate Hope:</w:t>
            </w:r>
          </w:p>
          <w:p w:rsidR="00000000" w:rsidDel="00000000" w:rsidP="00000000" w:rsidRDefault="00000000" w:rsidRPr="00000000" w14:paraId="000014E1">
            <w:pPr>
              <w:numPr>
                <w:ilvl w:val="1"/>
                <w:numId w:val="48"/>
              </w:numPr>
              <w:spacing w:after="0" w:afterAutospacing="0" w:before="0" w:beforeAutospacing="0" w:lineRule="auto"/>
              <w:ind w:left="1440" w:hanging="360"/>
            </w:pPr>
            <w:commentRangeStart w:id="287"/>
            <w:r w:rsidDel="00000000" w:rsidR="00000000" w:rsidRPr="00000000">
              <w:rPr>
                <w:rtl w:val="0"/>
              </w:rPr>
              <w:t xml:space="preserve">Write a brief reflection (150–200 words) </w:t>
            </w:r>
            <w:commentRangeEnd w:id="287"/>
            <w:r w:rsidDel="00000000" w:rsidR="00000000" w:rsidRPr="00000000">
              <w:commentReference w:id="287"/>
            </w:r>
            <w:r w:rsidDel="00000000" w:rsidR="00000000" w:rsidRPr="00000000">
              <w:rPr>
                <w:rtl w:val="0"/>
              </w:rPr>
              <w:t xml:space="preserve">on a moment when you felt hopeful about the future of the environment. Consider:</w:t>
            </w:r>
          </w:p>
          <w:p w:rsidR="00000000" w:rsidDel="00000000" w:rsidP="00000000" w:rsidRDefault="00000000" w:rsidRPr="00000000" w14:paraId="000014E2">
            <w:pPr>
              <w:numPr>
                <w:ilvl w:val="2"/>
                <w:numId w:val="48"/>
              </w:numPr>
              <w:spacing w:after="0" w:afterAutospacing="0" w:before="0" w:beforeAutospacing="0" w:lineRule="auto"/>
              <w:ind w:left="2160" w:hanging="360"/>
            </w:pPr>
            <w:r w:rsidDel="00000000" w:rsidR="00000000" w:rsidRPr="00000000">
              <w:rPr>
                <w:rtl w:val="0"/>
              </w:rPr>
              <w:t xml:space="preserve">What sparked this hope?</w:t>
            </w:r>
          </w:p>
          <w:p w:rsidR="00000000" w:rsidDel="00000000" w:rsidP="00000000" w:rsidRDefault="00000000" w:rsidRPr="00000000" w14:paraId="000014E3">
            <w:pPr>
              <w:numPr>
                <w:ilvl w:val="2"/>
                <w:numId w:val="48"/>
              </w:numPr>
              <w:spacing w:after="0" w:afterAutospacing="0" w:before="0" w:beforeAutospacing="0" w:lineRule="auto"/>
              <w:ind w:left="2160" w:hanging="360"/>
            </w:pPr>
            <w:r w:rsidDel="00000000" w:rsidR="00000000" w:rsidRPr="00000000">
              <w:rPr>
                <w:rtl w:val="0"/>
              </w:rPr>
              <w:t xml:space="preserve">How did it influence your actions or attitudes toward climate change?</w:t>
            </w:r>
          </w:p>
          <w:p w:rsidR="00000000" w:rsidDel="00000000" w:rsidP="00000000" w:rsidRDefault="00000000" w:rsidRPr="00000000" w14:paraId="000014E4">
            <w:pPr>
              <w:numPr>
                <w:ilvl w:val="0"/>
                <w:numId w:val="48"/>
              </w:numPr>
              <w:spacing w:after="0" w:afterAutospacing="0" w:before="0" w:beforeAutospacing="0" w:lineRule="auto"/>
              <w:ind w:left="720" w:hanging="360"/>
            </w:pPr>
            <w:r w:rsidDel="00000000" w:rsidR="00000000" w:rsidRPr="00000000">
              <w:rPr>
                <w:b w:val="1"/>
                <w:bCs w:val="1"/>
                <w:rtl w:val="0"/>
              </w:rPr>
              <w:t xml:space="preserve">Explore Theories of Hope:</w:t>
            </w:r>
          </w:p>
          <w:p w:rsidR="00000000" w:rsidDel="00000000" w:rsidP="00000000" w:rsidRDefault="00000000" w:rsidRPr="00000000" w14:paraId="000014E5">
            <w:pPr>
              <w:numPr>
                <w:ilvl w:val="1"/>
                <w:numId w:val="48"/>
              </w:numPr>
              <w:spacing w:after="0" w:afterAutospacing="0" w:before="0" w:beforeAutospacing="0" w:lineRule="auto"/>
              <w:ind w:left="1440" w:hanging="360"/>
            </w:pPr>
            <w:r w:rsidDel="00000000" w:rsidR="00000000" w:rsidRPr="00000000">
              <w:rPr>
                <w:rtl w:val="0"/>
              </w:rPr>
              <w:t xml:space="preserve">Review the key thinkers and their concepts related to hope (e.g., Radical Hope, Active Hope, Stubborn Optimism).</w:t>
            </w:r>
          </w:p>
          <w:p w:rsidR="00000000" w:rsidDel="00000000" w:rsidP="00000000" w:rsidRDefault="00000000" w:rsidRPr="00000000" w14:paraId="000014E6">
            <w:pPr>
              <w:numPr>
                <w:ilvl w:val="1"/>
                <w:numId w:val="48"/>
              </w:numPr>
              <w:spacing w:after="0" w:afterAutospacing="0" w:before="0" w:beforeAutospacing="0" w:lineRule="auto"/>
              <w:ind w:left="1440" w:hanging="360"/>
            </w:pPr>
            <w:r w:rsidDel="00000000" w:rsidR="00000000" w:rsidRPr="00000000">
              <w:rPr>
                <w:rtl w:val="0"/>
              </w:rPr>
              <w:t xml:space="preserve">Select one theory that resonates most with you</w:t>
            </w:r>
            <w:ins w:author="Claire Perry" w:id="415" w:date="2025-11-27T02:30:44Z">
              <w:r w:rsidDel="00000000" w:rsidR="00000000" w:rsidRPr="00000000">
                <w:rPr>
                  <w:rtl w:val="0"/>
                </w:rPr>
                <w:t xml:space="preserve">, </w:t>
              </w:r>
            </w:ins>
            <w:del w:author="Claire Perry" w:id="415" w:date="2025-11-27T02:30:44Z">
              <w:r w:rsidDel="00000000" w:rsidR="00000000" w:rsidRPr="00000000">
                <w:rPr>
                  <w:rtl w:val="0"/>
                </w:rPr>
                <w:delText xml:space="preserve"> and</w:delText>
              </w:r>
            </w:del>
            <w:r w:rsidDel="00000000" w:rsidR="00000000" w:rsidRPr="00000000">
              <w:rPr>
                <w:rtl w:val="0"/>
              </w:rPr>
              <w:t xml:space="preserve"> summarize it in your own words</w:t>
            </w:r>
            <w:ins w:author="Claire Perry" w:id="416" w:date="2025-11-27T02:30:50Z">
              <w:r w:rsidDel="00000000" w:rsidR="00000000" w:rsidRPr="00000000">
                <w:rPr>
                  <w:rtl w:val="0"/>
                </w:rPr>
                <w:t xml:space="preserve">, and reflect on why this particular theory resonates with you</w:t>
              </w:r>
            </w:ins>
            <w:r w:rsidDel="00000000" w:rsidR="00000000" w:rsidRPr="00000000">
              <w:rPr>
                <w:rtl w:val="0"/>
              </w:rPr>
              <w:t xml:space="preserve"> (100–150 words).</w:t>
            </w:r>
          </w:p>
          <w:p w:rsidR="00000000" w:rsidDel="00000000" w:rsidP="00000000" w:rsidRDefault="00000000" w:rsidRPr="00000000" w14:paraId="000014E7">
            <w:pPr>
              <w:numPr>
                <w:ilvl w:val="0"/>
                <w:numId w:val="48"/>
              </w:numPr>
              <w:spacing w:after="0" w:afterAutospacing="0" w:before="0" w:beforeAutospacing="0" w:lineRule="auto"/>
              <w:ind w:left="720" w:hanging="360"/>
            </w:pPr>
            <w:r w:rsidDel="00000000" w:rsidR="00000000" w:rsidRPr="00000000">
              <w:rPr>
                <w:b w:val="1"/>
                <w:bCs w:val="1"/>
                <w:rtl w:val="0"/>
              </w:rPr>
              <w:t xml:space="preserve">Apply the Theory:</w:t>
            </w:r>
          </w:p>
          <w:p w:rsidR="00000000" w:rsidDel="00000000" w:rsidP="00000000" w:rsidRDefault="00000000" w:rsidRPr="00000000" w14:paraId="000014E8">
            <w:pPr>
              <w:numPr>
                <w:ilvl w:val="1"/>
                <w:numId w:val="48"/>
              </w:numPr>
              <w:spacing w:after="0" w:afterAutospacing="0" w:before="0" w:beforeAutospacing="0" w:lineRule="auto"/>
              <w:ind w:left="1440" w:hanging="360"/>
            </w:pPr>
            <w:r w:rsidDel="00000000" w:rsidR="00000000" w:rsidRPr="00000000">
              <w:rPr>
                <w:rtl w:val="0"/>
              </w:rPr>
              <w:t xml:space="preserve">Think of a current environmental issue you are concerned about.</w:t>
            </w:r>
          </w:p>
          <w:p w:rsidR="00000000" w:rsidDel="00000000" w:rsidP="00000000" w:rsidRDefault="00000000" w:rsidRPr="00000000" w14:paraId="000014E9">
            <w:pPr>
              <w:numPr>
                <w:ilvl w:val="1"/>
                <w:numId w:val="48"/>
              </w:numPr>
              <w:spacing w:after="0" w:afterAutospacing="0" w:before="0" w:beforeAutospacing="0" w:lineRule="auto"/>
              <w:ind w:left="1440" w:hanging="360"/>
            </w:pPr>
            <w:r w:rsidDel="00000000" w:rsidR="00000000" w:rsidRPr="00000000">
              <w:rPr>
                <w:rtl w:val="0"/>
              </w:rPr>
              <w:t xml:space="preserve">Using the chosen theory of hope, outline a strategy (200–300 words) for how you could foster hope in this context.</w:t>
            </w:r>
          </w:p>
          <w:p w:rsidR="00000000" w:rsidDel="00000000" w:rsidP="00000000" w:rsidRDefault="00000000" w:rsidRPr="00000000" w14:paraId="000014EA">
            <w:pPr>
              <w:numPr>
                <w:ilvl w:val="2"/>
                <w:numId w:val="48"/>
              </w:numPr>
              <w:spacing w:after="0" w:afterAutospacing="0" w:before="0" w:beforeAutospacing="0" w:lineRule="auto"/>
              <w:ind w:left="2160" w:hanging="360"/>
            </w:pPr>
            <w:r w:rsidDel="00000000" w:rsidR="00000000" w:rsidRPr="00000000">
              <w:rPr>
                <w:rtl w:val="0"/>
              </w:rPr>
              <w:t xml:space="preserve">Example: If you choose Active Hope, describe how engaging in community activities or initiating a local environmental project could sustain hope and action.</w:t>
            </w:r>
          </w:p>
          <w:p w:rsidR="00000000" w:rsidDel="00000000" w:rsidP="00000000" w:rsidRDefault="00000000" w:rsidRPr="00000000" w14:paraId="000014EB">
            <w:pPr>
              <w:numPr>
                <w:ilvl w:val="0"/>
                <w:numId w:val="48"/>
              </w:numPr>
              <w:spacing w:after="0" w:afterAutospacing="0" w:before="0" w:beforeAutospacing="0" w:lineRule="auto"/>
              <w:ind w:left="720" w:hanging="360"/>
            </w:pPr>
            <w:r w:rsidDel="00000000" w:rsidR="00000000" w:rsidRPr="00000000">
              <w:rPr>
                <w:b w:val="1"/>
                <w:bCs w:val="1"/>
                <w:rtl w:val="0"/>
              </w:rPr>
              <w:t xml:space="preserve">Creative Expression of Hope:</w:t>
            </w:r>
          </w:p>
          <w:p w:rsidR="00000000" w:rsidDel="00000000" w:rsidP="00000000" w:rsidRDefault="00000000" w:rsidRPr="00000000" w14:paraId="000014EC">
            <w:pPr>
              <w:numPr>
                <w:ilvl w:val="1"/>
                <w:numId w:val="48"/>
              </w:numPr>
              <w:spacing w:after="0" w:afterAutospacing="0" w:before="0" w:beforeAutospacing="0" w:lineRule="auto"/>
              <w:ind w:left="1440" w:hanging="360"/>
            </w:pPr>
            <w:r w:rsidDel="00000000" w:rsidR="00000000" w:rsidRPr="00000000">
              <w:rPr>
                <w:rtl w:val="0"/>
              </w:rPr>
              <w:t xml:space="preserve">Create a visual representation (e.g., drawing, digital art, photo collage) or write a poem/story that encapsulates your vision of climate hope.</w:t>
            </w:r>
          </w:p>
          <w:p w:rsidR="00000000" w:rsidDel="00000000" w:rsidP="00000000" w:rsidRDefault="00000000" w:rsidRPr="00000000" w14:paraId="000014ED">
            <w:pPr>
              <w:numPr>
                <w:ilvl w:val="1"/>
                <w:numId w:val="48"/>
              </w:numPr>
              <w:spacing w:after="0" w:afterAutospacing="0" w:before="0" w:beforeAutospacing="0" w:lineRule="auto"/>
              <w:ind w:left="1440" w:hanging="360"/>
            </w:pPr>
            <w:r w:rsidDel="00000000" w:rsidR="00000000" w:rsidRPr="00000000">
              <w:rPr>
                <w:rtl w:val="0"/>
              </w:rPr>
              <w:t xml:space="preserve">Share your creation on social media</w:t>
            </w:r>
            <w:ins w:author="Claire Perry" w:id="417" w:date="2025-11-27T02:31:32Z">
              <w:r w:rsidDel="00000000" w:rsidR="00000000" w:rsidRPr="00000000">
                <w:rPr>
                  <w:rtl w:val="0"/>
                </w:rPr>
                <w:t xml:space="preserve">,</w:t>
              </w:r>
            </w:ins>
            <w:del w:author="Claire Perry" w:id="417" w:date="2025-11-27T02:31:32Z">
              <w:r w:rsidDel="00000000" w:rsidR="00000000" w:rsidRPr="00000000">
                <w:rPr>
                  <w:rtl w:val="0"/>
                </w:rPr>
                <w:delText xml:space="preserve"> or </w:delText>
              </w:r>
            </w:del>
            <w:r w:rsidDel="00000000" w:rsidR="00000000" w:rsidRPr="00000000">
              <w:rPr>
                <w:rtl w:val="0"/>
              </w:rPr>
              <w:t xml:space="preserve">with friends,</w:t>
            </w:r>
            <w:ins w:author="Claire Perry" w:id="418" w:date="2025-11-27T02:31:37Z">
              <w:r w:rsidDel="00000000" w:rsidR="00000000" w:rsidRPr="00000000">
                <w:rPr>
                  <w:rtl w:val="0"/>
                </w:rPr>
                <w:t xml:space="preserve"> or other community members,</w:t>
              </w:r>
            </w:ins>
            <w:r w:rsidDel="00000000" w:rsidR="00000000" w:rsidRPr="00000000">
              <w:rPr>
                <w:rtl w:val="0"/>
              </w:rPr>
              <w:t xml:space="preserve"> along with a short description of the concept of hope that inspired it.</w:t>
            </w:r>
          </w:p>
          <w:p w:rsidR="00000000" w:rsidDel="00000000" w:rsidP="00000000" w:rsidRDefault="00000000" w:rsidRPr="00000000" w14:paraId="000014EE">
            <w:pPr>
              <w:numPr>
                <w:ilvl w:val="0"/>
                <w:numId w:val="48"/>
              </w:numPr>
              <w:spacing w:after="0" w:afterAutospacing="0" w:before="0" w:beforeAutospacing="0" w:lineRule="auto"/>
              <w:ind w:left="720" w:hanging="360"/>
            </w:pPr>
            <w:r w:rsidDel="00000000" w:rsidR="00000000" w:rsidRPr="00000000">
              <w:rPr>
                <w:b w:val="1"/>
                <w:bCs w:val="1"/>
                <w:rtl w:val="0"/>
              </w:rPr>
              <w:t xml:space="preserve">Practice Daily Hope Rituals:</w:t>
            </w:r>
          </w:p>
          <w:p w:rsidR="00000000" w:rsidDel="00000000" w:rsidP="00000000" w:rsidRDefault="00000000" w:rsidRPr="00000000" w14:paraId="000014EF">
            <w:pPr>
              <w:numPr>
                <w:ilvl w:val="1"/>
                <w:numId w:val="48"/>
              </w:numPr>
              <w:spacing w:after="0" w:afterAutospacing="0" w:before="0" w:beforeAutospacing="0" w:lineRule="auto"/>
              <w:ind w:left="1440" w:hanging="360"/>
              <w:rPr>
                <w:ins w:author="Brianna Aspinall" w:id="419" w:date="2025-12-14T17:54:31Z"/>
              </w:rPr>
            </w:pPr>
            <w:r w:rsidDel="00000000" w:rsidR="00000000" w:rsidRPr="00000000">
              <w:rPr>
                <w:rtl w:val="0"/>
              </w:rPr>
              <w:t xml:space="preserve">Develop a small, daily practice to foster hope, such as writing a gratitude journal focused on environmental positives, taking daily nature walks, or following positive environmental news.</w:t>
            </w:r>
            <w:ins w:author="Brianna Aspinall" w:id="419" w:date="2025-12-14T17:54:31Z">
              <w:commentRangeStart w:id="288"/>
              <w:r w:rsidDel="00000000" w:rsidR="00000000" w:rsidRPr="00000000">
                <w:rPr>
                  <w:rtl w:val="0"/>
                </w:rPr>
              </w:r>
            </w:ins>
          </w:p>
          <w:p w:rsidR="00000000" w:rsidDel="00000000" w:rsidP="00000000" w:rsidRDefault="00000000" w:rsidRPr="00000000" w14:paraId="000014F0">
            <w:pPr>
              <w:numPr>
                <w:ilvl w:val="1"/>
                <w:numId w:val="48"/>
              </w:numPr>
              <w:spacing w:after="0" w:afterAutospacing="0" w:before="0" w:beforeAutospacing="0" w:lineRule="auto"/>
              <w:ind w:left="1440" w:hanging="360"/>
            </w:pPr>
            <w:ins w:author="Brianna Aspinall" w:id="419" w:date="2025-12-14T17:54:31Z">
              <w:r w:rsidDel="00000000" w:rsidR="00000000" w:rsidRPr="00000000">
                <w:rPr>
                  <w:rtl w:val="0"/>
                </w:rPr>
                <w:t xml:space="preserve">Consider taking on the challenge of implementing your hope practice for 30 days as a way to integrate it into your daily life.</w:t>
              </w:r>
            </w:ins>
            <w:commentRangeEnd w:id="288"/>
            <w:r w:rsidDel="00000000" w:rsidR="00000000" w:rsidRPr="00000000">
              <w:commentReference w:id="288"/>
            </w:r>
            <w:r w:rsidDel="00000000" w:rsidR="00000000" w:rsidRPr="00000000">
              <w:rPr>
                <w:rtl w:val="0"/>
              </w:rPr>
            </w:r>
          </w:p>
          <w:p w:rsidR="00000000" w:rsidDel="00000000" w:rsidP="00000000" w:rsidRDefault="00000000" w:rsidRPr="00000000" w14:paraId="000014F1">
            <w:pPr>
              <w:numPr>
                <w:ilvl w:val="1"/>
                <w:numId w:val="48"/>
              </w:numPr>
              <w:spacing w:after="240" w:before="0" w:beforeAutospacing="0" w:lineRule="auto"/>
              <w:ind w:left="1440" w:hanging="360"/>
            </w:pPr>
            <w:r w:rsidDel="00000000" w:rsidR="00000000" w:rsidRPr="00000000">
              <w:rPr>
                <w:rtl w:val="0"/>
              </w:rPr>
              <w:t xml:space="preserve">Reflect weekly on how this practice impacts your mindset and motivation regarding climate change.</w:t>
            </w:r>
            <w:r w:rsidDel="00000000" w:rsidR="00000000" w:rsidRPr="00000000">
              <w:rPr>
                <w:rtl w:val="0"/>
              </w:rPr>
            </w:r>
          </w:p>
          <w:p w:rsidR="00000000" w:rsidDel="00000000" w:rsidP="00000000" w:rsidRDefault="00000000" w:rsidRPr="00000000" w14:paraId="000014F2">
            <w:pPr>
              <w:pStyle w:val="Heading2"/>
              <w:spacing w:after="240" w:before="240" w:lineRule="auto"/>
              <w:rPr/>
            </w:pPr>
            <w:bookmarkStart w:colFirst="0" w:colLast="0" w:name="_4ndarw1acseg" w:id="321"/>
            <w:bookmarkEnd w:id="321"/>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14F3">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Participants will collaboratively explore different dimensions of hope, discuss their relevance in the context of climate change, and develop collective strategies to promote climate hope within their communities.</w:t>
            </w:r>
          </w:p>
          <w:p w:rsidR="00000000" w:rsidDel="00000000" w:rsidP="00000000" w:rsidRDefault="00000000" w:rsidRPr="00000000" w14:paraId="000014F4">
            <w:pPr>
              <w:spacing w:after="240" w:before="240" w:lineRule="auto"/>
              <w:rPr/>
            </w:pPr>
            <w:r w:rsidDel="00000000" w:rsidR="00000000" w:rsidRPr="00000000">
              <w:rPr>
                <w:b w:val="1"/>
                <w:bCs w:val="1"/>
                <w:rtl w:val="0"/>
              </w:rPr>
              <w:t xml:space="preserve">Preparation Time:</w:t>
            </w:r>
            <w:r w:rsidDel="00000000" w:rsidR="00000000" w:rsidRPr="00000000">
              <w:rPr>
                <w:rtl w:val="0"/>
              </w:rPr>
              <w:t xml:space="preserve"> 10–15 minutes for gathering materials and reviewing key theories.</w:t>
            </w:r>
          </w:p>
          <w:p w:rsidR="00000000" w:rsidDel="00000000" w:rsidP="00000000" w:rsidRDefault="00000000" w:rsidRPr="00000000" w14:paraId="000014F5">
            <w:pPr>
              <w:spacing w:after="240" w:before="240" w:lineRule="auto"/>
              <w:rPr/>
            </w:pPr>
            <w:r w:rsidDel="00000000" w:rsidR="00000000" w:rsidRPr="00000000">
              <w:rPr>
                <w:b w:val="1"/>
                <w:bCs w:val="1"/>
                <w:rtl w:val="0"/>
              </w:rPr>
              <w:t xml:space="preserve">Time Allocation:</w:t>
            </w:r>
            <w:r w:rsidDel="00000000" w:rsidR="00000000" w:rsidRPr="00000000">
              <w:rPr>
                <w:rtl w:val="0"/>
              </w:rPr>
              <w:t xml:space="preserve"> 60 minutes.</w:t>
            </w:r>
          </w:p>
          <w:p w:rsidR="00000000" w:rsidDel="00000000" w:rsidP="00000000" w:rsidRDefault="00000000" w:rsidRPr="00000000" w14:paraId="000014F6">
            <w:pPr>
              <w:spacing w:after="240" w:before="240" w:lineRule="auto"/>
              <w:rPr>
                <w:b w:val="1"/>
                <w:bCs w:val="1"/>
                <w:u w:val="single"/>
              </w:rPr>
            </w:pPr>
            <w:r w:rsidDel="00000000" w:rsidR="00000000" w:rsidRPr="00000000">
              <w:rPr>
                <w:b w:val="1"/>
                <w:bCs w:val="1"/>
                <w:u w:val="single"/>
                <w:rtl w:val="0"/>
              </w:rPr>
              <w:t xml:space="preserve">Facilitator Instructions:</w:t>
            </w:r>
          </w:p>
          <w:p w:rsidR="00000000" w:rsidDel="00000000" w:rsidP="00000000" w:rsidRDefault="00000000" w:rsidRPr="00000000" w14:paraId="000014F7">
            <w:pPr>
              <w:numPr>
                <w:ilvl w:val="0"/>
                <w:numId w:val="67"/>
              </w:numPr>
              <w:spacing w:after="0" w:afterAutospacing="0" w:before="240" w:lineRule="auto"/>
              <w:ind w:left="720" w:hanging="360"/>
              <w:rPr>
                <w:ins w:author="Brianna Aspinall" w:id="420" w:date="2025-12-14T18:04:30Z"/>
                <w:b w:val="1"/>
                <w:bCs w:val="1"/>
              </w:rPr>
            </w:pPr>
            <w:ins w:author="Brianna Aspinall" w:id="420" w:date="2025-12-14T18:04:30Z">
              <w:commentRangeStart w:id="289"/>
              <w:r w:rsidDel="00000000" w:rsidR="00000000" w:rsidRPr="00000000">
                <w:rPr>
                  <w:b w:val="1"/>
                  <w:bCs w:val="1"/>
                  <w:rtl w:val="0"/>
                </w:rPr>
                <w:t xml:space="preserve">Alternative Interactive Introduction</w:t>
              </w:r>
              <w:commentRangeEnd w:id="289"/>
              <w:r w:rsidDel="00000000" w:rsidR="00000000" w:rsidRPr="00000000">
                <w:commentReference w:id="289"/>
              </w:r>
              <w:r w:rsidDel="00000000" w:rsidR="00000000" w:rsidRPr="00000000">
                <w:rPr>
                  <w:b w:val="1"/>
                  <w:bCs w:val="1"/>
                  <w:rtl w:val="0"/>
                </w:rPr>
                <w:t xml:space="preserve"> (10-15 min - I can't recall exactly how long it took me): </w:t>
              </w:r>
            </w:ins>
          </w:p>
          <w:p w:rsidR="00000000" w:rsidDel="00000000" w:rsidP="00000000" w:rsidRDefault="00000000" w:rsidRPr="00000000" w14:paraId="000014F8">
            <w:pPr>
              <w:numPr>
                <w:ilvl w:val="1"/>
                <w:numId w:val="67"/>
              </w:numPr>
              <w:spacing w:after="0" w:afterAutospacing="0" w:before="0" w:beforeAutospacing="0" w:lineRule="auto"/>
              <w:ind w:left="1440" w:hanging="360"/>
              <w:rPr>
                <w:ins w:author="Brianna Aspinall" w:id="420" w:date="2025-12-14T18:04:30Z"/>
              </w:rPr>
            </w:pPr>
            <w:ins w:author="Brianna Aspinall" w:id="420" w:date="2025-12-14T18:04:30Z">
              <w:r w:rsidDel="00000000" w:rsidR="00000000" w:rsidRPr="00000000">
                <w:rPr>
                  <w:rtl w:val="0"/>
                </w:rPr>
                <w:t xml:space="preserve">Explain to participants to arrange themselves in a Human likert scale line to answer yes or no to the following questions. </w:t>
              </w:r>
            </w:ins>
          </w:p>
          <w:p w:rsidR="00000000" w:rsidDel="00000000" w:rsidP="00000000" w:rsidRDefault="00000000" w:rsidRPr="00000000" w14:paraId="000014F9">
            <w:pPr>
              <w:widowControl w:val="0"/>
              <w:numPr>
                <w:ilvl w:val="2"/>
                <w:numId w:val="67"/>
              </w:numPr>
              <w:spacing w:line="240" w:lineRule="auto"/>
              <w:ind w:left="2160" w:hanging="360"/>
              <w:rPr>
                <w:ins w:author="Brianna Aspinall" w:id="420" w:date="2025-12-14T18:04:30Z"/>
                <w:rFonts w:ascii="Calibri" w:cs="Calibri" w:eastAsia="Calibri" w:hAnsi="Calibri"/>
                <w:sz w:val="24"/>
                <w:szCs w:val="24"/>
              </w:rPr>
            </w:pPr>
            <w:ins w:author="Brianna Aspinall" w:id="420" w:date="2025-12-14T18:04:30Z">
              <w:r w:rsidDel="00000000" w:rsidR="00000000" w:rsidRPr="00000000">
                <w:rPr>
                  <w:rFonts w:ascii="Calibri" w:cs="Calibri" w:eastAsia="Calibri" w:hAnsi="Calibri"/>
                  <w:sz w:val="24"/>
                  <w:szCs w:val="24"/>
                  <w:rtl w:val="0"/>
                </w:rPr>
                <w:t xml:space="preserve">Are you </w:t>
              </w:r>
              <w:r w:rsidDel="00000000" w:rsidR="00000000" w:rsidRPr="00000000">
                <w:rPr>
                  <w:rFonts w:ascii="Calibri" w:cs="Calibri" w:eastAsia="Calibri" w:hAnsi="Calibri"/>
                  <w:sz w:val="24"/>
                  <w:szCs w:val="24"/>
                  <w:u w:val="single"/>
                  <w:rtl w:val="0"/>
                </w:rPr>
                <w:t xml:space="preserve">hopeful</w:t>
              </w:r>
              <w:r w:rsidDel="00000000" w:rsidR="00000000" w:rsidRPr="00000000">
                <w:rPr>
                  <w:rFonts w:ascii="Calibri" w:cs="Calibri" w:eastAsia="Calibri" w:hAnsi="Calibri"/>
                  <w:sz w:val="24"/>
                  <w:szCs w:val="24"/>
                  <w:rtl w:val="0"/>
                </w:rPr>
                <w:t xml:space="preserve"> for the collective future of the world?</w:t>
              </w:r>
            </w:ins>
          </w:p>
          <w:p w:rsidR="00000000" w:rsidDel="00000000" w:rsidP="00000000" w:rsidRDefault="00000000" w:rsidRPr="00000000" w14:paraId="000014FA">
            <w:pPr>
              <w:widowControl w:val="0"/>
              <w:numPr>
                <w:ilvl w:val="2"/>
                <w:numId w:val="67"/>
              </w:numPr>
              <w:spacing w:line="240" w:lineRule="auto"/>
              <w:ind w:left="2160" w:hanging="360"/>
              <w:rPr>
                <w:ins w:author="Brianna Aspinall" w:id="420" w:date="2025-12-14T18:04:30Z"/>
                <w:rFonts w:ascii="Calibri" w:cs="Calibri" w:eastAsia="Calibri" w:hAnsi="Calibri"/>
                <w:sz w:val="24"/>
                <w:szCs w:val="24"/>
              </w:rPr>
            </w:pPr>
            <w:ins w:author="Brianna Aspinall" w:id="420" w:date="2025-12-14T18:04:30Z">
              <w:r w:rsidDel="00000000" w:rsidR="00000000" w:rsidRPr="00000000">
                <w:rPr>
                  <w:rFonts w:ascii="Calibri" w:cs="Calibri" w:eastAsia="Calibri" w:hAnsi="Calibri"/>
                  <w:sz w:val="24"/>
                  <w:szCs w:val="24"/>
                  <w:rtl w:val="0"/>
                </w:rPr>
                <w:t xml:space="preserve">Do you </w:t>
              </w:r>
              <w:r w:rsidDel="00000000" w:rsidR="00000000" w:rsidRPr="00000000">
                <w:rPr>
                  <w:rFonts w:ascii="Calibri" w:cs="Calibri" w:eastAsia="Calibri" w:hAnsi="Calibri"/>
                  <w:sz w:val="24"/>
                  <w:szCs w:val="24"/>
                  <w:u w:val="single"/>
                  <w:rtl w:val="0"/>
                </w:rPr>
                <w:t xml:space="preserve">desire a hopefu</w:t>
              </w:r>
              <w:r w:rsidDel="00000000" w:rsidR="00000000" w:rsidRPr="00000000">
                <w:rPr>
                  <w:rFonts w:ascii="Calibri" w:cs="Calibri" w:eastAsia="Calibri" w:hAnsi="Calibri"/>
                  <w:sz w:val="24"/>
                  <w:szCs w:val="24"/>
                  <w:rtl w:val="0"/>
                </w:rPr>
                <w:t xml:space="preserve">l collective future of the world?</w:t>
              </w:r>
            </w:ins>
          </w:p>
          <w:p w:rsidR="00000000" w:rsidDel="00000000" w:rsidP="00000000" w:rsidRDefault="00000000" w:rsidRPr="00000000" w14:paraId="000014FB">
            <w:pPr>
              <w:widowControl w:val="0"/>
              <w:numPr>
                <w:ilvl w:val="1"/>
                <w:numId w:val="67"/>
              </w:numPr>
              <w:spacing w:line="240" w:lineRule="auto"/>
              <w:ind w:left="1440" w:hanging="360"/>
              <w:rPr>
                <w:ins w:author="Brianna Aspinall" w:id="420" w:date="2025-12-14T18:04:30Z"/>
                <w:rFonts w:ascii="Calibri" w:cs="Calibri" w:eastAsia="Calibri" w:hAnsi="Calibri"/>
                <w:sz w:val="24"/>
                <w:szCs w:val="24"/>
              </w:rPr>
            </w:pPr>
            <w:ins w:author="Brianna Aspinall" w:id="420" w:date="2025-12-14T18:04:30Z">
              <w:r w:rsidDel="00000000" w:rsidR="00000000" w:rsidRPr="00000000">
                <w:rPr>
                  <w:rFonts w:ascii="Calibri" w:cs="Calibri" w:eastAsia="Calibri" w:hAnsi="Calibri"/>
                  <w:sz w:val="24"/>
                  <w:szCs w:val="24"/>
                  <w:rtl w:val="0"/>
                </w:rPr>
                <w:t xml:space="preserve">Invite discussion around how people positioned themselves in the Human likert scale line. Discussion questions could include:</w:t>
              </w:r>
            </w:ins>
          </w:p>
          <w:p w:rsidR="00000000" w:rsidDel="00000000" w:rsidP="00000000" w:rsidRDefault="00000000" w:rsidRPr="00000000" w14:paraId="000014FC">
            <w:pPr>
              <w:widowControl w:val="0"/>
              <w:numPr>
                <w:ilvl w:val="2"/>
                <w:numId w:val="67"/>
              </w:numPr>
              <w:spacing w:line="240" w:lineRule="auto"/>
              <w:ind w:left="2160" w:hanging="360"/>
              <w:rPr>
                <w:ins w:author="Brianna Aspinall" w:id="420" w:date="2025-12-14T18:04:30Z"/>
                <w:rFonts w:ascii="Calibri" w:cs="Calibri" w:eastAsia="Calibri" w:hAnsi="Calibri"/>
                <w:sz w:val="24"/>
                <w:szCs w:val="24"/>
              </w:rPr>
            </w:pPr>
            <w:ins w:author="Brianna Aspinall" w:id="420" w:date="2025-12-14T18:04:30Z">
              <w:r w:rsidDel="00000000" w:rsidR="00000000" w:rsidRPr="00000000">
                <w:rPr>
                  <w:rFonts w:ascii="Calibri" w:cs="Calibri" w:eastAsia="Calibri" w:hAnsi="Calibri"/>
                  <w:sz w:val="24"/>
                  <w:szCs w:val="24"/>
                  <w:rtl w:val="0"/>
                </w:rPr>
                <w:t xml:space="preserve">What did you notice? </w:t>
              </w:r>
            </w:ins>
          </w:p>
          <w:p w:rsidR="00000000" w:rsidDel="00000000" w:rsidP="00000000" w:rsidRDefault="00000000" w:rsidRPr="00000000" w14:paraId="000014FD">
            <w:pPr>
              <w:widowControl w:val="0"/>
              <w:numPr>
                <w:ilvl w:val="2"/>
                <w:numId w:val="67"/>
              </w:numPr>
              <w:spacing w:line="240" w:lineRule="auto"/>
              <w:ind w:left="2160" w:hanging="360"/>
              <w:rPr>
                <w:ins w:author="Brianna Aspinall" w:id="420" w:date="2025-12-14T18:04:30Z"/>
                <w:rFonts w:ascii="Calibri" w:cs="Calibri" w:eastAsia="Calibri" w:hAnsi="Calibri"/>
                <w:sz w:val="24"/>
                <w:szCs w:val="24"/>
              </w:rPr>
            </w:pPr>
            <w:ins w:author="Brianna Aspinall" w:id="420" w:date="2025-12-14T18:04:30Z">
              <w:r w:rsidDel="00000000" w:rsidR="00000000" w:rsidRPr="00000000">
                <w:rPr>
                  <w:rFonts w:ascii="Calibri" w:cs="Calibri" w:eastAsia="Calibri" w:hAnsi="Calibri"/>
                  <w:sz w:val="24"/>
                  <w:szCs w:val="24"/>
                  <w:rtl w:val="0"/>
                </w:rPr>
                <w:t xml:space="preserve">Probe around if there were differences between hope for the future and our desire for hope or any other marked difference.</w:t>
              </w:r>
            </w:ins>
          </w:p>
          <w:p w:rsidR="00000000" w:rsidDel="00000000" w:rsidP="00000000" w:rsidRDefault="00000000" w:rsidRPr="00000000" w14:paraId="000014FE">
            <w:pPr>
              <w:widowControl w:val="0"/>
              <w:numPr>
                <w:ilvl w:val="2"/>
                <w:numId w:val="67"/>
              </w:numPr>
              <w:spacing w:line="240" w:lineRule="auto"/>
              <w:ind w:left="2160" w:hanging="360"/>
              <w:rPr>
                <w:ins w:author="Brianna Aspinall" w:id="420" w:date="2025-12-14T18:04:30Z"/>
                <w:rFonts w:ascii="Calibri" w:cs="Calibri" w:eastAsia="Calibri" w:hAnsi="Calibri"/>
                <w:sz w:val="24"/>
                <w:szCs w:val="24"/>
              </w:rPr>
            </w:pPr>
            <w:ins w:author="Brianna Aspinall" w:id="420" w:date="2025-12-14T18:04:30Z">
              <w:r w:rsidDel="00000000" w:rsidR="00000000" w:rsidRPr="00000000">
                <w:rPr>
                  <w:rFonts w:ascii="Calibri" w:cs="Calibri" w:eastAsia="Calibri" w:hAnsi="Calibri"/>
                  <w:sz w:val="24"/>
                  <w:szCs w:val="24"/>
                  <w:rtl w:val="0"/>
                </w:rPr>
                <w:t xml:space="preserve">Is hope important?</w:t>
              </w:r>
            </w:ins>
          </w:p>
          <w:p w:rsidR="00000000" w:rsidDel="00000000" w:rsidP="00000000" w:rsidRDefault="00000000" w:rsidRPr="00000000" w14:paraId="000014FF">
            <w:pPr>
              <w:widowControl w:val="0"/>
              <w:numPr>
                <w:ilvl w:val="2"/>
                <w:numId w:val="67"/>
              </w:numPr>
              <w:spacing w:line="240" w:lineRule="auto"/>
              <w:ind w:left="2160" w:hanging="360"/>
              <w:rPr>
                <w:ins w:author="Brianna Aspinall" w:id="420" w:date="2025-12-14T18:04:30Z"/>
                <w:rFonts w:ascii="Calibri" w:cs="Calibri" w:eastAsia="Calibri" w:hAnsi="Calibri"/>
                <w:sz w:val="24"/>
                <w:szCs w:val="24"/>
              </w:rPr>
            </w:pPr>
            <w:ins w:author="Brianna Aspinall" w:id="420" w:date="2025-12-14T18:04:30Z">
              <w:r w:rsidDel="00000000" w:rsidR="00000000" w:rsidRPr="00000000">
                <w:rPr>
                  <w:rFonts w:ascii="Calibri" w:cs="Calibri" w:eastAsia="Calibri" w:hAnsi="Calibri"/>
                  <w:sz w:val="24"/>
                  <w:szCs w:val="24"/>
                  <w:rtl w:val="0"/>
                </w:rPr>
                <w:t xml:space="preserve">Is there a maladaptive side to hope? How do we watch for this/counter this?</w:t>
              </w:r>
            </w:ins>
          </w:p>
          <w:p w:rsidR="00000000" w:rsidDel="00000000" w:rsidP="00000000" w:rsidRDefault="00000000" w:rsidRPr="00000000" w14:paraId="00001500">
            <w:pPr>
              <w:widowControl w:val="0"/>
              <w:numPr>
                <w:ilvl w:val="1"/>
                <w:numId w:val="67"/>
              </w:numPr>
              <w:spacing w:after="0" w:afterAutospacing="0" w:line="240" w:lineRule="auto"/>
              <w:ind w:left="1440" w:hanging="360"/>
              <w:rPr>
                <w:ins w:author="Brianna Aspinall" w:id="420" w:date="2025-12-14T18:04:30Z"/>
                <w:rFonts w:ascii="Calibri" w:cs="Calibri" w:eastAsia="Calibri" w:hAnsi="Calibri"/>
                <w:sz w:val="24"/>
                <w:szCs w:val="24"/>
              </w:rPr>
            </w:pPr>
            <w:ins w:author="Brianna Aspinall" w:id="420" w:date="2025-12-14T18:04:30Z">
              <w:r w:rsidDel="00000000" w:rsidR="00000000" w:rsidRPr="00000000">
                <w:rPr>
                  <w:rFonts w:ascii="Calibri" w:cs="Calibri" w:eastAsia="Calibri" w:hAnsi="Calibri"/>
                  <w:sz w:val="24"/>
                  <w:szCs w:val="24"/>
                  <w:rtl w:val="0"/>
                </w:rPr>
                <w:t xml:space="preserve">After the discussion you can add key content around:</w:t>
              </w:r>
            </w:ins>
          </w:p>
          <w:p w:rsidR="00000000" w:rsidDel="00000000" w:rsidP="00000000" w:rsidRDefault="00000000" w:rsidRPr="00000000" w14:paraId="00001501">
            <w:pPr>
              <w:numPr>
                <w:ilvl w:val="2"/>
                <w:numId w:val="67"/>
              </w:numPr>
              <w:spacing w:after="0" w:afterAutospacing="0" w:before="0" w:beforeAutospacing="0" w:lineRule="auto"/>
              <w:ind w:left="2160" w:hanging="360"/>
              <w:rPr>
                <w:ins w:author="Brianna Aspinall" w:id="420" w:date="2025-12-14T18:04:30Z"/>
              </w:rPr>
            </w:pPr>
            <w:ins w:author="Brianna Aspinall" w:id="420" w:date="2025-12-14T18:04:30Z">
              <w:commentRangeStart w:id="290"/>
              <w:r w:rsidDel="00000000" w:rsidR="00000000" w:rsidRPr="00000000">
                <w:rPr>
                  <w:rtl w:val="0"/>
                </w:rPr>
                <w:t xml:space="preserve">The importance of hope in climate resilience.</w:t>
              </w:r>
            </w:ins>
          </w:p>
          <w:p w:rsidR="00000000" w:rsidDel="00000000" w:rsidP="00000000" w:rsidRDefault="00000000" w:rsidRPr="00000000" w14:paraId="00001502">
            <w:pPr>
              <w:numPr>
                <w:ilvl w:val="2"/>
                <w:numId w:val="67"/>
              </w:numPr>
              <w:spacing w:after="0" w:afterAutospacing="0" w:before="0" w:beforeAutospacing="0" w:lineRule="auto"/>
              <w:ind w:left="2160" w:hanging="360"/>
              <w:rPr>
                <w:ins w:author="Brianna Aspinall" w:id="420" w:date="2025-12-14T18:04:30Z"/>
              </w:rPr>
            </w:pPr>
            <w:ins w:author="Brianna Aspinall" w:id="420" w:date="2025-12-14T18:04:30Z">
              <w:r w:rsidDel="00000000" w:rsidR="00000000" w:rsidRPr="00000000">
                <w:rPr>
                  <w:rtl w:val="0"/>
                </w:rPr>
                <w:t xml:space="preserve">Introduce key thinkers and their concepts of hope (e.g., Radical Hope, Active Hope).</w:t>
              </w:r>
              <w:commentRangeEnd w:id="290"/>
              <w:r w:rsidDel="00000000" w:rsidR="00000000" w:rsidRPr="00000000">
                <w:commentReference w:id="290"/>
              </w:r>
              <w:r w:rsidDel="00000000" w:rsidR="00000000" w:rsidRPr="00000000">
                <w:rPr>
                  <w:rtl w:val="0"/>
                </w:rPr>
              </w:r>
            </w:ins>
          </w:p>
          <w:p w:rsidR="00000000" w:rsidDel="00000000" w:rsidP="00000000" w:rsidRDefault="00000000" w:rsidRPr="00000000" w14:paraId="00001503">
            <w:pPr>
              <w:numPr>
                <w:ilvl w:val="0"/>
                <w:numId w:val="67"/>
              </w:numPr>
              <w:spacing w:after="0" w:afterAutospacing="0" w:before="0" w:beforeAutospacing="0" w:lineRule="auto"/>
              <w:ind w:left="720" w:hanging="360"/>
            </w:pPr>
            <w:r w:rsidDel="00000000" w:rsidR="00000000" w:rsidRPr="00000000">
              <w:rPr>
                <w:b w:val="1"/>
                <w:bCs w:val="1"/>
                <w:rtl w:val="0"/>
              </w:rPr>
              <w:t xml:space="preserve">Introduction (10 minutes):</w:t>
            </w:r>
          </w:p>
          <w:p w:rsidR="00000000" w:rsidDel="00000000" w:rsidP="00000000" w:rsidRDefault="00000000" w:rsidRPr="00000000" w14:paraId="00001504">
            <w:pPr>
              <w:numPr>
                <w:ilvl w:val="1"/>
                <w:numId w:val="67"/>
              </w:numPr>
              <w:spacing w:after="0" w:afterAutospacing="0" w:before="0" w:beforeAutospacing="0" w:lineRule="auto"/>
              <w:ind w:left="1440" w:hanging="360"/>
            </w:pPr>
            <w:r w:rsidDel="00000000" w:rsidR="00000000" w:rsidRPr="00000000">
              <w:rPr>
                <w:rtl w:val="0"/>
              </w:rPr>
              <w:t xml:space="preserve">Provide a brief overview of the importance of hope in climate resilience.</w:t>
            </w:r>
          </w:p>
          <w:p w:rsidR="00000000" w:rsidDel="00000000" w:rsidP="00000000" w:rsidRDefault="00000000" w:rsidRPr="00000000" w14:paraId="00001505">
            <w:pPr>
              <w:numPr>
                <w:ilvl w:val="1"/>
                <w:numId w:val="67"/>
              </w:numPr>
              <w:spacing w:after="0" w:afterAutospacing="0" w:before="0" w:beforeAutospacing="0" w:lineRule="auto"/>
              <w:ind w:left="1440" w:hanging="360"/>
            </w:pPr>
            <w:r w:rsidDel="00000000" w:rsidR="00000000" w:rsidRPr="00000000">
              <w:rPr>
                <w:rtl w:val="0"/>
              </w:rPr>
              <w:t xml:space="preserve">Introduce key thinkers and their concepts of hope (e.g., Radical Hope, Active Hope).</w:t>
            </w:r>
          </w:p>
          <w:p w:rsidR="00000000" w:rsidDel="00000000" w:rsidP="00000000" w:rsidRDefault="00000000" w:rsidRPr="00000000" w14:paraId="00001506">
            <w:pPr>
              <w:numPr>
                <w:ilvl w:val="0"/>
                <w:numId w:val="67"/>
              </w:numPr>
              <w:spacing w:after="0" w:afterAutospacing="0" w:before="0" w:beforeAutospacing="0" w:lineRule="auto"/>
              <w:ind w:left="720" w:hanging="360"/>
            </w:pPr>
            <w:r w:rsidDel="00000000" w:rsidR="00000000" w:rsidRPr="00000000">
              <w:rPr>
                <w:b w:val="1"/>
                <w:bCs w:val="1"/>
                <w:rtl w:val="0"/>
              </w:rPr>
              <w:t xml:space="preserve">Small Group Discussions (20 minutes):</w:t>
            </w:r>
          </w:p>
          <w:p w:rsidR="00000000" w:rsidDel="00000000" w:rsidP="00000000" w:rsidRDefault="00000000" w:rsidRPr="00000000" w14:paraId="00001507">
            <w:pPr>
              <w:numPr>
                <w:ilvl w:val="1"/>
                <w:numId w:val="67"/>
              </w:numPr>
              <w:spacing w:after="0" w:afterAutospacing="0" w:before="0" w:beforeAutospacing="0" w:lineRule="auto"/>
              <w:ind w:left="1440" w:hanging="360"/>
            </w:pPr>
            <w:r w:rsidDel="00000000" w:rsidR="00000000" w:rsidRPr="00000000">
              <w:rPr>
                <w:rtl w:val="0"/>
              </w:rPr>
              <w:t xml:space="preserve">Divide participants into small groups. Assign each group a different concept of hope.</w:t>
            </w:r>
          </w:p>
          <w:p w:rsidR="00000000" w:rsidDel="00000000" w:rsidP="00000000" w:rsidRDefault="00000000" w:rsidRPr="00000000" w14:paraId="00001508">
            <w:pPr>
              <w:numPr>
                <w:ilvl w:val="1"/>
                <w:numId w:val="67"/>
              </w:numPr>
              <w:spacing w:after="0" w:afterAutospacing="0" w:before="0" w:beforeAutospacing="0" w:lineRule="auto"/>
              <w:ind w:left="1440" w:hanging="360"/>
            </w:pPr>
            <w:r w:rsidDel="00000000" w:rsidR="00000000" w:rsidRPr="00000000">
              <w:rPr>
                <w:b w:val="1"/>
                <w:bCs w:val="1"/>
                <w:rtl w:val="0"/>
              </w:rPr>
              <w:t xml:space="preserve">Group Tasks:</w:t>
            </w:r>
          </w:p>
          <w:p w:rsidR="00000000" w:rsidDel="00000000" w:rsidP="00000000" w:rsidRDefault="00000000" w:rsidRPr="00000000" w14:paraId="00001509">
            <w:pPr>
              <w:numPr>
                <w:ilvl w:val="2"/>
                <w:numId w:val="67"/>
              </w:numPr>
              <w:spacing w:after="0" w:afterAutospacing="0" w:before="0" w:beforeAutospacing="0" w:lineRule="auto"/>
              <w:ind w:left="2160" w:hanging="360"/>
            </w:pPr>
            <w:r w:rsidDel="00000000" w:rsidR="00000000" w:rsidRPr="00000000">
              <w:rPr>
                <w:rtl w:val="0"/>
              </w:rPr>
              <w:t xml:space="preserve">Discuss the assigned concept and how it can be applied to climate action.</w:t>
            </w:r>
          </w:p>
          <w:p w:rsidR="00000000" w:rsidDel="00000000" w:rsidP="00000000" w:rsidRDefault="00000000" w:rsidRPr="00000000" w14:paraId="0000150A">
            <w:pPr>
              <w:numPr>
                <w:ilvl w:val="2"/>
                <w:numId w:val="67"/>
              </w:numPr>
              <w:spacing w:after="0" w:afterAutospacing="0" w:before="0" w:beforeAutospacing="0" w:lineRule="auto"/>
              <w:ind w:left="2160" w:hanging="360"/>
            </w:pPr>
            <w:r w:rsidDel="00000000" w:rsidR="00000000" w:rsidRPr="00000000">
              <w:rPr>
                <w:rtl w:val="0"/>
              </w:rPr>
              <w:t xml:space="preserve">Identify barriers to fostering hope and brainstorm ways to overcome them.</w:t>
            </w:r>
          </w:p>
          <w:p w:rsidR="00000000" w:rsidDel="00000000" w:rsidP="00000000" w:rsidRDefault="00000000" w:rsidRPr="00000000" w14:paraId="0000150B">
            <w:pPr>
              <w:numPr>
                <w:ilvl w:val="2"/>
                <w:numId w:val="67"/>
              </w:numPr>
              <w:spacing w:after="0" w:afterAutospacing="0" w:before="0" w:beforeAutospacing="0" w:lineRule="auto"/>
              <w:ind w:left="2160" w:hanging="360"/>
            </w:pPr>
            <w:r w:rsidDel="00000000" w:rsidR="00000000" w:rsidRPr="00000000">
              <w:rPr>
                <w:rtl w:val="0"/>
              </w:rPr>
              <w:t xml:space="preserve">Share personal experiences where hope influenced their engagement with climate issues.</w:t>
            </w:r>
          </w:p>
          <w:p w:rsidR="00000000" w:rsidDel="00000000" w:rsidP="00000000" w:rsidRDefault="00000000" w:rsidRPr="00000000" w14:paraId="0000150C">
            <w:pPr>
              <w:numPr>
                <w:ilvl w:val="0"/>
                <w:numId w:val="67"/>
              </w:numPr>
              <w:spacing w:after="0" w:afterAutospacing="0" w:before="0" w:beforeAutospacing="0" w:lineRule="auto"/>
              <w:ind w:left="720" w:hanging="360"/>
            </w:pPr>
            <w:commentRangeStart w:id="291"/>
            <w:r w:rsidDel="00000000" w:rsidR="00000000" w:rsidRPr="00000000">
              <w:rPr>
                <w:b w:val="1"/>
                <w:bCs w:val="1"/>
                <w:rtl w:val="0"/>
              </w:rPr>
              <w:t xml:space="preserve">Collective Hope Mapping (20 minutes):</w:t>
            </w:r>
          </w:p>
          <w:p w:rsidR="00000000" w:rsidDel="00000000" w:rsidP="00000000" w:rsidRDefault="00000000" w:rsidRPr="00000000" w14:paraId="0000150D">
            <w:pPr>
              <w:numPr>
                <w:ilvl w:val="1"/>
                <w:numId w:val="67"/>
              </w:numPr>
              <w:spacing w:after="0" w:afterAutospacing="0" w:before="0" w:beforeAutospacing="0" w:lineRule="auto"/>
              <w:ind w:left="1440" w:hanging="360"/>
            </w:pPr>
            <w:r w:rsidDel="00000000" w:rsidR="00000000" w:rsidRPr="00000000">
              <w:rPr>
                <w:rtl w:val="0"/>
              </w:rPr>
              <w:t xml:space="preserve">Groups reconvene and create a “Hope Map” on a large poster or digital board, outlining:</w:t>
            </w:r>
          </w:p>
          <w:p w:rsidR="00000000" w:rsidDel="00000000" w:rsidP="00000000" w:rsidRDefault="00000000" w:rsidRPr="00000000" w14:paraId="0000150E">
            <w:pPr>
              <w:numPr>
                <w:ilvl w:val="2"/>
                <w:numId w:val="67"/>
              </w:numPr>
              <w:spacing w:after="0" w:afterAutospacing="0" w:before="0" w:beforeAutospacing="0" w:lineRule="auto"/>
              <w:ind w:left="2160" w:hanging="360"/>
            </w:pPr>
            <w:r w:rsidDel="00000000" w:rsidR="00000000" w:rsidRPr="00000000">
              <w:rPr>
                <w:rtl w:val="0"/>
              </w:rPr>
              <w:t xml:space="preserve">Key concepts of hope.</w:t>
            </w:r>
          </w:p>
          <w:p w:rsidR="00000000" w:rsidDel="00000000" w:rsidP="00000000" w:rsidRDefault="00000000" w:rsidRPr="00000000" w14:paraId="0000150F">
            <w:pPr>
              <w:numPr>
                <w:ilvl w:val="2"/>
                <w:numId w:val="67"/>
              </w:numPr>
              <w:spacing w:after="0" w:afterAutospacing="0" w:before="0" w:beforeAutospacing="0" w:lineRule="auto"/>
              <w:ind w:left="2160" w:hanging="360"/>
            </w:pPr>
            <w:r w:rsidDel="00000000" w:rsidR="00000000" w:rsidRPr="00000000">
              <w:rPr>
                <w:rtl w:val="0"/>
              </w:rPr>
              <w:t xml:space="preserve">Practical strategies for fostering hope individually and collectively.</w:t>
            </w:r>
          </w:p>
          <w:p w:rsidR="00000000" w:rsidDel="00000000" w:rsidP="00000000" w:rsidRDefault="00000000" w:rsidRPr="00000000" w14:paraId="00001510">
            <w:pPr>
              <w:numPr>
                <w:ilvl w:val="2"/>
                <w:numId w:val="67"/>
              </w:numPr>
              <w:spacing w:after="0" w:afterAutospacing="0" w:before="0" w:beforeAutospacing="0" w:lineRule="auto"/>
              <w:ind w:left="2160" w:hanging="360"/>
            </w:pPr>
            <w:r w:rsidDel="00000000" w:rsidR="00000000" w:rsidRPr="00000000">
              <w:rPr>
                <w:rtl w:val="0"/>
              </w:rPr>
              <w:t xml:space="preserve">Resources (e.g., books, podcasts, local initiatives) that inspire climate hope.</w:t>
            </w:r>
          </w:p>
          <w:p w:rsidR="00000000" w:rsidDel="00000000" w:rsidP="00000000" w:rsidRDefault="00000000" w:rsidRPr="00000000" w14:paraId="00001511">
            <w:pPr>
              <w:numPr>
                <w:ilvl w:val="0"/>
                <w:numId w:val="67"/>
              </w:numPr>
              <w:spacing w:after="0" w:afterAutospacing="0" w:before="0" w:beforeAutospacing="0" w:lineRule="auto"/>
              <w:ind w:left="720" w:hanging="360"/>
            </w:pPr>
            <w:commentRangeStart w:id="292"/>
            <w:r w:rsidDel="00000000" w:rsidR="00000000" w:rsidRPr="00000000">
              <w:rPr>
                <w:b w:val="1"/>
                <w:bCs w:val="1"/>
                <w:rtl w:val="0"/>
              </w:rPr>
              <w:t xml:space="preserve">Hope Sharing Circle (10 minutes):</w:t>
            </w:r>
            <w:commentRangeEnd w:id="292"/>
            <w:r w:rsidDel="00000000" w:rsidR="00000000" w:rsidRPr="00000000">
              <w:commentReference w:id="292"/>
            </w:r>
            <w:r w:rsidDel="00000000" w:rsidR="00000000" w:rsidRPr="00000000">
              <w:rPr>
                <w:rtl w:val="0"/>
              </w:rPr>
            </w:r>
          </w:p>
          <w:p w:rsidR="00000000" w:rsidDel="00000000" w:rsidP="00000000" w:rsidRDefault="00000000" w:rsidRPr="00000000" w14:paraId="00001512">
            <w:pPr>
              <w:numPr>
                <w:ilvl w:val="1"/>
                <w:numId w:val="67"/>
              </w:numPr>
              <w:spacing w:after="0" w:afterAutospacing="0" w:before="0" w:beforeAutospacing="0" w:lineRule="auto"/>
              <w:ind w:left="1440" w:hanging="360"/>
            </w:pPr>
            <w:r w:rsidDel="00000000" w:rsidR="00000000" w:rsidRPr="00000000">
              <w:rPr>
                <w:rtl w:val="0"/>
              </w:rPr>
              <w:t xml:space="preserve">Each participant shares one hopeful story or </w:t>
            </w:r>
            <w:commentRangeStart w:id="293"/>
            <w:r w:rsidDel="00000000" w:rsidR="00000000" w:rsidRPr="00000000">
              <w:rPr>
                <w:rtl w:val="0"/>
              </w:rPr>
              <w:t xml:space="preserve">action</w:t>
            </w:r>
            <w:commentRangeEnd w:id="293"/>
            <w:r w:rsidDel="00000000" w:rsidR="00000000" w:rsidRPr="00000000">
              <w:commentReference w:id="293"/>
            </w:r>
            <w:r w:rsidDel="00000000" w:rsidR="00000000" w:rsidRPr="00000000">
              <w:rPr>
                <w:rtl w:val="0"/>
              </w:rPr>
              <w:t xml:space="preserve"> they plan to undertake.</w:t>
            </w:r>
          </w:p>
          <w:p w:rsidR="00000000" w:rsidDel="00000000" w:rsidP="00000000" w:rsidRDefault="00000000" w:rsidRPr="00000000" w14:paraId="00001513">
            <w:pPr>
              <w:numPr>
                <w:ilvl w:val="1"/>
                <w:numId w:val="67"/>
              </w:numPr>
              <w:spacing w:after="240" w:before="0" w:beforeAutospacing="0" w:lineRule="auto"/>
              <w:ind w:left="1440" w:hanging="360"/>
            </w:pPr>
            <w:r w:rsidDel="00000000" w:rsidR="00000000" w:rsidRPr="00000000">
              <w:rPr>
                <w:rtl w:val="0"/>
              </w:rPr>
              <w:t xml:space="preserve">Encourage participants to connect with others interested in similar actions for ongoing support.</w:t>
            </w:r>
            <w:commentRangeEnd w:id="291"/>
            <w:r w:rsidDel="00000000" w:rsidR="00000000" w:rsidRPr="00000000">
              <w:commentReference w:id="291"/>
            </w:r>
            <w:r w:rsidDel="00000000" w:rsidR="00000000" w:rsidRPr="00000000">
              <w:rPr>
                <w:rtl w:val="0"/>
              </w:rPr>
            </w:r>
          </w:p>
          <w:p w:rsidR="00000000" w:rsidDel="00000000" w:rsidP="00000000" w:rsidRDefault="00000000" w:rsidRPr="00000000" w14:paraId="00001514">
            <w:pPr>
              <w:spacing w:after="240" w:before="240" w:lineRule="auto"/>
              <w:rPr>
                <w:b w:val="1"/>
                <w:bCs w:val="1"/>
              </w:rPr>
            </w:pPr>
            <w:r w:rsidDel="00000000" w:rsidR="00000000" w:rsidRPr="00000000">
              <w:rPr>
                <w:b w:val="1"/>
                <w:bCs w:val="1"/>
                <w:rtl w:val="0"/>
              </w:rPr>
              <w:t xml:space="preserve">Optional Extensions:</w:t>
            </w:r>
          </w:p>
          <w:p w:rsidR="00000000" w:rsidDel="00000000" w:rsidP="00000000" w:rsidRDefault="00000000" w:rsidRPr="00000000" w14:paraId="00001515">
            <w:pPr>
              <w:numPr>
                <w:ilvl w:val="0"/>
                <w:numId w:val="144"/>
              </w:numPr>
              <w:spacing w:after="0" w:afterAutospacing="0" w:before="240" w:lineRule="auto"/>
              <w:ind w:left="720" w:hanging="360"/>
            </w:pPr>
            <w:r w:rsidDel="00000000" w:rsidR="00000000" w:rsidRPr="00000000">
              <w:rPr>
                <w:b w:val="1"/>
                <w:bCs w:val="1"/>
                <w:rtl w:val="0"/>
              </w:rPr>
              <w:t xml:space="preserve">Climate Hope Journals:</w:t>
            </w:r>
          </w:p>
          <w:p w:rsidR="00000000" w:rsidDel="00000000" w:rsidP="00000000" w:rsidRDefault="00000000" w:rsidRPr="00000000" w14:paraId="00001516">
            <w:pPr>
              <w:numPr>
                <w:ilvl w:val="1"/>
                <w:numId w:val="144"/>
              </w:numPr>
              <w:spacing w:after="0" w:afterAutospacing="0" w:before="0" w:beforeAutospacing="0" w:lineRule="auto"/>
              <w:ind w:left="1440" w:hanging="360"/>
            </w:pPr>
            <w:r w:rsidDel="00000000" w:rsidR="00000000" w:rsidRPr="00000000">
              <w:rPr>
                <w:rtl w:val="0"/>
              </w:rPr>
              <w:t xml:space="preserve">Provide each participant with a journal to document moments of </w:t>
            </w:r>
            <w:ins w:author="Brianna Aspinall" w:id="421" w:date="2025-12-14T18:01:31Z">
              <w:commentRangeStart w:id="294"/>
              <w:r w:rsidDel="00000000" w:rsidR="00000000" w:rsidRPr="00000000">
                <w:rPr>
                  <w:rtl w:val="0"/>
                </w:rPr>
                <w:t xml:space="preserve">active or radical </w:t>
              </w:r>
            </w:ins>
            <w:commentRangeEnd w:id="294"/>
            <w:r w:rsidDel="00000000" w:rsidR="00000000" w:rsidRPr="00000000">
              <w:commentReference w:id="294"/>
            </w:r>
            <w:r w:rsidDel="00000000" w:rsidR="00000000" w:rsidRPr="00000000">
              <w:rPr>
                <w:rtl w:val="0"/>
              </w:rPr>
              <w:t xml:space="preserve">hope, inspiring quotes, </w:t>
            </w:r>
            <w:ins w:author="Brianna Aspinall" w:id="422" w:date="2025-12-14T18:22:10Z">
              <w:r w:rsidDel="00000000" w:rsidR="00000000" w:rsidRPr="00000000">
                <w:rPr>
                  <w:rtl w:val="0"/>
                </w:rPr>
                <w:t xml:space="preserve">people, </w:t>
              </w:r>
            </w:ins>
            <w:r w:rsidDel="00000000" w:rsidR="00000000" w:rsidRPr="00000000">
              <w:rPr>
                <w:rtl w:val="0"/>
              </w:rPr>
              <w:t xml:space="preserve">or positive climate news.</w:t>
            </w:r>
          </w:p>
          <w:p w:rsidR="00000000" w:rsidDel="00000000" w:rsidP="00000000" w:rsidRDefault="00000000" w:rsidRPr="00000000" w14:paraId="00001517">
            <w:pPr>
              <w:numPr>
                <w:ilvl w:val="0"/>
                <w:numId w:val="144"/>
              </w:numPr>
              <w:spacing w:after="0" w:afterAutospacing="0" w:before="0" w:beforeAutospacing="0" w:lineRule="auto"/>
              <w:ind w:left="720" w:hanging="360"/>
            </w:pPr>
            <w:r w:rsidDel="00000000" w:rsidR="00000000" w:rsidRPr="00000000">
              <w:rPr>
                <w:b w:val="1"/>
                <w:bCs w:val="1"/>
                <w:rtl w:val="0"/>
              </w:rPr>
              <w:t xml:space="preserve">Hope in Art and Media:</w:t>
            </w:r>
          </w:p>
          <w:p w:rsidR="00000000" w:rsidDel="00000000" w:rsidP="00000000" w:rsidRDefault="00000000" w:rsidRPr="00000000" w14:paraId="00001518">
            <w:pPr>
              <w:numPr>
                <w:ilvl w:val="1"/>
                <w:numId w:val="144"/>
              </w:numPr>
              <w:spacing w:after="0" w:afterAutospacing="0" w:before="0" w:beforeAutospacing="0" w:lineRule="auto"/>
              <w:ind w:left="1440" w:hanging="360"/>
            </w:pPr>
            <w:r w:rsidDel="00000000" w:rsidR="00000000" w:rsidRPr="00000000">
              <w:rPr>
                <w:rtl w:val="0"/>
              </w:rPr>
              <w:t xml:space="preserve">Organize a viewing of films or documentaries that depict hopeful environmental narratives, followed by a discussion on their impact.</w:t>
            </w:r>
          </w:p>
          <w:p w:rsidR="00000000" w:rsidDel="00000000" w:rsidP="00000000" w:rsidRDefault="00000000" w:rsidRPr="00000000" w14:paraId="00001519">
            <w:pPr>
              <w:numPr>
                <w:ilvl w:val="0"/>
                <w:numId w:val="144"/>
              </w:numPr>
              <w:spacing w:after="0" w:afterAutospacing="0" w:before="0" w:beforeAutospacing="0" w:lineRule="auto"/>
              <w:ind w:left="720" w:hanging="360"/>
            </w:pPr>
            <w:r w:rsidDel="00000000" w:rsidR="00000000" w:rsidRPr="00000000">
              <w:rPr>
                <w:b w:val="1"/>
                <w:bCs w:val="1"/>
                <w:rtl w:val="0"/>
              </w:rPr>
              <w:t xml:space="preserve">Hope Ambassadors:</w:t>
            </w:r>
          </w:p>
          <w:p w:rsidR="00000000" w:rsidDel="00000000" w:rsidP="00000000" w:rsidRDefault="00000000" w:rsidRPr="00000000" w14:paraId="0000151A">
            <w:pPr>
              <w:numPr>
                <w:ilvl w:val="1"/>
                <w:numId w:val="144"/>
              </w:numPr>
              <w:spacing w:after="0" w:afterAutospacing="0" w:before="0" w:beforeAutospacing="0" w:lineRule="auto"/>
              <w:ind w:left="1440" w:hanging="360"/>
              <w:rPr>
                <w:ins w:author="Brianna Aspinall" w:id="423" w:date="2025-12-14T18:28:42Z"/>
              </w:rPr>
            </w:pPr>
            <w:r w:rsidDel="00000000" w:rsidR="00000000" w:rsidRPr="00000000">
              <w:rPr>
                <w:rtl w:val="0"/>
              </w:rPr>
              <w:t xml:space="preserve">Participants commit to being "Hope Ambassadors," sharing</w:t>
            </w:r>
            <w:ins w:author="Brianna Aspinall" w:id="423" w:date="2025-12-14T18:28:42Z">
              <w:r w:rsidDel="00000000" w:rsidR="00000000" w:rsidRPr="00000000">
                <w:rPr>
                  <w:rtl w:val="0"/>
                </w:rPr>
                <w:t xml:space="preserve"> and engaging in discussion around:</w:t>
              </w:r>
            </w:ins>
          </w:p>
          <w:p w:rsidR="00000000" w:rsidDel="00000000" w:rsidP="00000000" w:rsidRDefault="00000000" w:rsidRPr="00000000" w14:paraId="0000151B">
            <w:pPr>
              <w:numPr>
                <w:ilvl w:val="2"/>
                <w:numId w:val="144"/>
              </w:numPr>
              <w:spacing w:after="0" w:afterAutospacing="0" w:before="0" w:beforeAutospacing="0" w:lineRule="auto"/>
              <w:ind w:left="2160" w:hanging="360"/>
              <w:rPr>
                <w:ins w:author="Brianna Aspinall" w:id="425" w:date="2025-12-14T18:28:53Z"/>
              </w:rPr>
            </w:pPr>
            <w:ins w:author="Brianna Aspinall" w:id="424" w:date="2025-12-14T18:28:46Z">
              <w:r w:rsidDel="00000000" w:rsidR="00000000" w:rsidRPr="00000000">
                <w:rPr>
                  <w:rtl w:val="0"/>
                </w:rPr>
                <w:t xml:space="preserve">P</w:t>
              </w:r>
            </w:ins>
            <w:del w:author="Brianna Aspinall" w:id="424" w:date="2025-12-14T18:28:46Z">
              <w:r w:rsidDel="00000000" w:rsidR="00000000" w:rsidRPr="00000000">
                <w:rPr>
                  <w:rtl w:val="0"/>
                </w:rPr>
                <w:delText xml:space="preserve"> p</w:delText>
              </w:r>
            </w:del>
            <w:r w:rsidDel="00000000" w:rsidR="00000000" w:rsidRPr="00000000">
              <w:rPr>
                <w:rtl w:val="0"/>
              </w:rPr>
              <w:t xml:space="preserve">ositive climate stories or </w:t>
            </w:r>
            <w:commentRangeStart w:id="295"/>
            <w:r w:rsidDel="00000000" w:rsidR="00000000" w:rsidRPr="00000000">
              <w:rPr>
                <w:rtl w:val="0"/>
              </w:rPr>
              <w:t xml:space="preserve">actions in their communities or online.</w:t>
            </w:r>
            <w:ins w:author="Brianna Aspinall" w:id="425" w:date="2025-12-14T18:28:53Z">
              <w:commentRangeEnd w:id="295"/>
              <w:r w:rsidDel="00000000" w:rsidR="00000000" w:rsidRPr="00000000">
                <w:commentReference w:id="295"/>
              </w:r>
              <w:r w:rsidDel="00000000" w:rsidR="00000000" w:rsidRPr="00000000">
                <w:rPr>
                  <w:rtl w:val="0"/>
                </w:rPr>
              </w:r>
            </w:ins>
          </w:p>
          <w:p w:rsidR="00000000" w:rsidDel="00000000" w:rsidP="00000000" w:rsidRDefault="00000000" w:rsidRPr="00000000" w14:paraId="0000151C">
            <w:pPr>
              <w:numPr>
                <w:ilvl w:val="2"/>
                <w:numId w:val="144"/>
              </w:numPr>
              <w:spacing w:after="0" w:afterAutospacing="0" w:before="0" w:beforeAutospacing="0" w:lineRule="auto"/>
              <w:ind w:left="2160" w:hanging="360"/>
              <w:rPr>
                <w:ins w:author="Brianna Aspinall" w:id="425" w:date="2025-12-14T18:28:53Z"/>
              </w:rPr>
            </w:pPr>
            <w:ins w:author="Brianna Aspinall" w:id="425" w:date="2025-12-14T18:28:53Z">
              <w:r w:rsidDel="00000000" w:rsidR="00000000" w:rsidRPr="00000000">
                <w:rPr>
                  <w:rFonts w:ascii="Roboto" w:cs="Roboto" w:eastAsia="Roboto" w:hAnsi="Roboto"/>
                  <w:color w:val="444746"/>
                  <w:sz w:val="21"/>
                  <w:szCs w:val="21"/>
                  <w:highlight w:val="white"/>
                  <w:rtl w:val="0"/>
                </w:rPr>
                <w:t xml:space="preserve">Their hope for the future and what steps they are taking to help make it happen.</w:t>
              </w:r>
            </w:ins>
          </w:p>
          <w:p w:rsidR="00000000" w:rsidDel="00000000" w:rsidP="00000000" w:rsidRDefault="00000000" w:rsidRPr="00000000" w14:paraId="0000151D">
            <w:pPr>
              <w:numPr>
                <w:ilvl w:val="2"/>
                <w:numId w:val="144"/>
              </w:numPr>
              <w:spacing w:after="240" w:before="0" w:beforeAutospacing="0" w:lineRule="auto"/>
              <w:ind w:left="2160" w:hanging="360"/>
            </w:pPr>
            <w:ins w:author="Brianna Aspinall" w:id="425" w:date="2025-12-14T18:28:53Z">
              <w:r w:rsidDel="00000000" w:rsidR="00000000" w:rsidRPr="00000000">
                <w:rPr>
                  <w:rtl w:val="0"/>
                </w:rPr>
                <w:t xml:space="preserve">What they see the role of hope in our world</w:t>
              </w:r>
            </w:ins>
            <w:del w:author="Brianna Aspinall" w:id="425" w:date="2025-12-14T18:28:53Z">
              <w:r w:rsidDel="00000000" w:rsidR="00000000" w:rsidRPr="00000000">
                <w:rPr>
                  <w:rtl w:val="0"/>
                </w:rPr>
                <w:br w:type="textWrapping"/>
              </w:r>
            </w:del>
            <w:r w:rsidDel="00000000" w:rsidR="00000000" w:rsidRPr="00000000">
              <w:rPr>
                <w:rtl w:val="0"/>
              </w:rPr>
            </w:r>
          </w:p>
        </w:tc>
      </w:tr>
      <w:tr>
        <w:trPr>
          <w:cantSplit w:val="0"/>
          <w:tblHeader w:val="0"/>
        </w:trPr>
        <w:tc>
          <w:tcPr>
            <w:shd w:fill="d5a6bd" w:val="clear"/>
          </w:tcPr>
          <w:p w:rsidR="00000000" w:rsidDel="00000000" w:rsidP="00000000" w:rsidRDefault="00000000" w:rsidRPr="00000000" w14:paraId="0000151E">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151F">
            <w:pPr>
              <w:numPr>
                <w:ilvl w:val="0"/>
                <w:numId w:val="57"/>
              </w:numPr>
              <w:spacing w:after="0" w:afterAutospacing="0" w:before="240" w:lineRule="auto"/>
              <w:ind w:left="720" w:hanging="360"/>
            </w:pPr>
            <w:r w:rsidDel="00000000" w:rsidR="00000000" w:rsidRPr="00000000">
              <w:rPr>
                <w:rtl w:val="0"/>
              </w:rPr>
              <w:t xml:space="preserve">Arrowood, R. B., &amp; Cox, C. R. (2020). </w:t>
            </w:r>
            <w:r w:rsidDel="00000000" w:rsidR="00000000" w:rsidRPr="00000000">
              <w:rPr>
                <w:i w:val="1"/>
                <w:iCs w:val="1"/>
                <w:rtl w:val="0"/>
              </w:rPr>
              <w:t xml:space="preserve">Terror management theory: A practical review of research and application.</w:t>
            </w:r>
            <w:r w:rsidDel="00000000" w:rsidR="00000000" w:rsidRPr="00000000">
              <w:rPr>
                <w:rtl w:val="0"/>
              </w:rPr>
              <w:t xml:space="preserve"> Brill Research Perspectives in Religion and Psychology.</w:t>
            </w:r>
            <w:hyperlink r:id="rId573">
              <w:r w:rsidDel="00000000" w:rsidR="00000000" w:rsidRPr="00000000">
                <w:rPr>
                  <w:rtl w:val="0"/>
                </w:rPr>
                <w:t xml:space="preserve"> </w:t>
              </w:r>
            </w:hyperlink>
            <w:hyperlink r:id="rId574">
              <w:r w:rsidDel="00000000" w:rsidR="00000000" w:rsidRPr="00000000">
                <w:rPr>
                  <w:color w:val="1155cc"/>
                  <w:u w:val="single"/>
                  <w:rtl w:val="0"/>
                </w:rPr>
                <w:t xml:space="preserve">https://doi.org/10.1163/9789004436990</w:t>
              </w:r>
            </w:hyperlink>
            <w:r w:rsidDel="00000000" w:rsidR="00000000" w:rsidRPr="00000000">
              <w:rPr>
                <w:rtl w:val="0"/>
              </w:rPr>
            </w:r>
          </w:p>
          <w:p w:rsidR="00000000" w:rsidDel="00000000" w:rsidP="00000000" w:rsidRDefault="00000000" w:rsidRPr="00000000" w14:paraId="00001520">
            <w:pPr>
              <w:numPr>
                <w:ilvl w:val="0"/>
                <w:numId w:val="57"/>
              </w:numPr>
              <w:spacing w:after="0" w:afterAutospacing="0" w:before="0" w:beforeAutospacing="0" w:lineRule="auto"/>
              <w:ind w:left="720" w:hanging="360"/>
            </w:pPr>
            <w:r w:rsidDel="00000000" w:rsidR="00000000" w:rsidRPr="00000000">
              <w:rPr>
                <w:rtl w:val="0"/>
              </w:rPr>
              <w:t xml:space="preserve">Cunsolo, A., &amp; Ellis, N. R. (2018). Ecological grief as a mental health response to climate change-related loss. </w:t>
            </w:r>
            <w:r w:rsidDel="00000000" w:rsidR="00000000" w:rsidRPr="00000000">
              <w:rPr>
                <w:i w:val="1"/>
                <w:iCs w:val="1"/>
                <w:rtl w:val="0"/>
              </w:rPr>
              <w:t xml:space="preserve">Nature Climate Change, 8</w:t>
            </w:r>
            <w:r w:rsidDel="00000000" w:rsidR="00000000" w:rsidRPr="00000000">
              <w:rPr>
                <w:rtl w:val="0"/>
              </w:rPr>
              <w:t xml:space="preserve">(4), 275–281.</w:t>
            </w:r>
            <w:hyperlink r:id="rId575">
              <w:r w:rsidDel="00000000" w:rsidR="00000000" w:rsidRPr="00000000">
                <w:rPr>
                  <w:rtl w:val="0"/>
                </w:rPr>
                <w:t xml:space="preserve"> </w:t>
              </w:r>
            </w:hyperlink>
            <w:hyperlink r:id="rId576">
              <w:r w:rsidDel="00000000" w:rsidR="00000000" w:rsidRPr="00000000">
                <w:rPr>
                  <w:color w:val="1155cc"/>
                  <w:u w:val="single"/>
                  <w:rtl w:val="0"/>
                </w:rPr>
                <w:t xml:space="preserve">https://doi.org/10.1038/s41558-018-0092-2</w:t>
              </w:r>
            </w:hyperlink>
            <w:r w:rsidDel="00000000" w:rsidR="00000000" w:rsidRPr="00000000">
              <w:rPr>
                <w:rtl w:val="0"/>
              </w:rPr>
            </w:r>
          </w:p>
          <w:p w:rsidR="00000000" w:rsidDel="00000000" w:rsidP="00000000" w:rsidRDefault="00000000" w:rsidRPr="00000000" w14:paraId="00001521">
            <w:pPr>
              <w:numPr>
                <w:ilvl w:val="0"/>
                <w:numId w:val="57"/>
              </w:numPr>
              <w:spacing w:after="0" w:afterAutospacing="0" w:before="0" w:beforeAutospacing="0" w:lineRule="auto"/>
              <w:ind w:left="720" w:hanging="360"/>
            </w:pPr>
            <w:r w:rsidDel="00000000" w:rsidR="00000000" w:rsidRPr="00000000">
              <w:rPr>
                <w:rtl w:val="0"/>
              </w:rPr>
              <w:t xml:space="preserve">Doppelt, B. (2016). </w:t>
            </w:r>
            <w:r w:rsidDel="00000000" w:rsidR="00000000" w:rsidRPr="00000000">
              <w:rPr>
                <w:i w:val="1"/>
                <w:iCs w:val="1"/>
                <w:rtl w:val="0"/>
              </w:rPr>
              <w:t xml:space="preserve">Transformational resilience: How building human resilience to climate disruption can safeguard society and increase wellbeing</w:t>
            </w:r>
            <w:r w:rsidDel="00000000" w:rsidR="00000000" w:rsidRPr="00000000">
              <w:rPr>
                <w:rtl w:val="0"/>
              </w:rPr>
              <w:t xml:space="preserve"> (1st ed.). Routledge.</w:t>
            </w:r>
            <w:hyperlink r:id="rId577">
              <w:r w:rsidDel="00000000" w:rsidR="00000000" w:rsidRPr="00000000">
                <w:rPr>
                  <w:rtl w:val="0"/>
                </w:rPr>
                <w:t xml:space="preserve"> </w:t>
              </w:r>
            </w:hyperlink>
            <w:hyperlink r:id="rId578">
              <w:r w:rsidDel="00000000" w:rsidR="00000000" w:rsidRPr="00000000">
                <w:rPr>
                  <w:color w:val="1155cc"/>
                  <w:u w:val="single"/>
                  <w:rtl w:val="0"/>
                </w:rPr>
                <w:t xml:space="preserve">https://doi.org/10.4324/9781351283885</w:t>
              </w:r>
            </w:hyperlink>
            <w:r w:rsidDel="00000000" w:rsidR="00000000" w:rsidRPr="00000000">
              <w:rPr>
                <w:rtl w:val="0"/>
              </w:rPr>
            </w:r>
          </w:p>
          <w:p w:rsidR="00000000" w:rsidDel="00000000" w:rsidP="00000000" w:rsidRDefault="00000000" w:rsidRPr="00000000" w14:paraId="00001522">
            <w:pPr>
              <w:numPr>
                <w:ilvl w:val="0"/>
                <w:numId w:val="57"/>
              </w:numPr>
              <w:spacing w:after="0" w:afterAutospacing="0" w:before="0" w:beforeAutospacing="0" w:lineRule="auto"/>
              <w:ind w:left="720" w:hanging="360"/>
            </w:pPr>
            <w:r w:rsidDel="00000000" w:rsidR="00000000" w:rsidRPr="00000000">
              <w:rPr>
                <w:rtl w:val="0"/>
              </w:rPr>
              <w:t xml:space="preserve">Diaz, J. O. P. (2024). Active hope as a catalyst for mental and psychosocial health in climate-related disasters. </w:t>
            </w:r>
            <w:r w:rsidDel="00000000" w:rsidR="00000000" w:rsidRPr="00000000">
              <w:rPr>
                <w:i w:val="1"/>
                <w:iCs w:val="1"/>
                <w:rtl w:val="0"/>
              </w:rPr>
              <w:t xml:space="preserve">Psychology, 15</w:t>
            </w:r>
            <w:r w:rsidDel="00000000" w:rsidR="00000000" w:rsidRPr="00000000">
              <w:rPr>
                <w:rtl w:val="0"/>
              </w:rPr>
              <w:t xml:space="preserve">(5), 634–644.</w:t>
            </w:r>
            <w:hyperlink r:id="rId579">
              <w:r w:rsidDel="00000000" w:rsidR="00000000" w:rsidRPr="00000000">
                <w:rPr>
                  <w:rtl w:val="0"/>
                </w:rPr>
                <w:t xml:space="preserve"> </w:t>
              </w:r>
            </w:hyperlink>
            <w:hyperlink r:id="rId580">
              <w:r w:rsidDel="00000000" w:rsidR="00000000" w:rsidRPr="00000000">
                <w:rPr>
                  <w:color w:val="1155cc"/>
                  <w:u w:val="single"/>
                  <w:rtl w:val="0"/>
                </w:rPr>
                <w:t xml:space="preserve">https://doi.org/10.4236/psych.2024.155039</w:t>
              </w:r>
            </w:hyperlink>
            <w:r w:rsidDel="00000000" w:rsidR="00000000" w:rsidRPr="00000000">
              <w:rPr>
                <w:rtl w:val="0"/>
              </w:rPr>
            </w:r>
          </w:p>
          <w:p w:rsidR="00000000" w:rsidDel="00000000" w:rsidP="00000000" w:rsidRDefault="00000000" w:rsidRPr="00000000" w14:paraId="00001523">
            <w:pPr>
              <w:numPr>
                <w:ilvl w:val="0"/>
                <w:numId w:val="57"/>
              </w:numPr>
              <w:spacing w:after="0" w:afterAutospacing="0" w:before="0" w:beforeAutospacing="0" w:lineRule="auto"/>
              <w:ind w:left="720" w:hanging="360"/>
            </w:pPr>
            <w:r w:rsidDel="00000000" w:rsidR="00000000" w:rsidRPr="00000000">
              <w:rPr>
                <w:rtl w:val="0"/>
              </w:rPr>
              <w:t xml:space="preserve">Geiger, N., Swim, J. K., &amp; Fraser, J. (2025). With a little help from my friends: Social support, hope and climate change engagement. </w:t>
            </w:r>
            <w:r w:rsidDel="00000000" w:rsidR="00000000" w:rsidRPr="00000000">
              <w:rPr>
                <w:i w:val="1"/>
                <w:iCs w:val="1"/>
                <w:rtl w:val="0"/>
              </w:rPr>
              <w:t xml:space="preserve">British Journal of Social Psychology, 64</w:t>
            </w:r>
            <w:r w:rsidDel="00000000" w:rsidR="00000000" w:rsidRPr="00000000">
              <w:rPr>
                <w:rtl w:val="0"/>
              </w:rPr>
              <w:t xml:space="preserve">, e12837.</w:t>
            </w:r>
            <w:hyperlink r:id="rId581">
              <w:r w:rsidDel="00000000" w:rsidR="00000000" w:rsidRPr="00000000">
                <w:rPr>
                  <w:rtl w:val="0"/>
                </w:rPr>
                <w:t xml:space="preserve"> </w:t>
              </w:r>
            </w:hyperlink>
            <w:hyperlink r:id="rId582">
              <w:r w:rsidDel="00000000" w:rsidR="00000000" w:rsidRPr="00000000">
                <w:rPr>
                  <w:color w:val="1155cc"/>
                  <w:u w:val="single"/>
                  <w:rtl w:val="0"/>
                </w:rPr>
                <w:t xml:space="preserve">https://doi.org/10.1111/bjso.12837</w:t>
              </w:r>
            </w:hyperlink>
            <w:r w:rsidDel="00000000" w:rsidR="00000000" w:rsidRPr="00000000">
              <w:rPr>
                <w:rtl w:val="0"/>
              </w:rPr>
            </w:r>
          </w:p>
          <w:p w:rsidR="00000000" w:rsidDel="00000000" w:rsidP="00000000" w:rsidRDefault="00000000" w:rsidRPr="00000000" w14:paraId="00001524">
            <w:pPr>
              <w:numPr>
                <w:ilvl w:val="0"/>
                <w:numId w:val="57"/>
              </w:numPr>
              <w:spacing w:after="0" w:afterAutospacing="0" w:before="0" w:beforeAutospacing="0" w:lineRule="auto"/>
              <w:ind w:left="720" w:hanging="360"/>
            </w:pPr>
            <w:r w:rsidDel="00000000" w:rsidR="00000000" w:rsidRPr="00000000">
              <w:rPr>
                <w:rtl w:val="0"/>
              </w:rPr>
              <w:t xml:space="preserve">Godden, N. J., Farrant, B. M., Yallup Farrant, J., Heyink, E., Carot Collins, E., Burgemeister, B., Tabeshfar, M., Barrow, J., West, M., Kieft, J., Rothwell, M., Leviston, Z., Bailey, S., Blaise, M., &amp; Cooper, T. (2021). Climate change, activism, and supporting the mental health of children and young people: Perspectives from Western Australia. </w:t>
            </w:r>
            <w:r w:rsidDel="00000000" w:rsidR="00000000" w:rsidRPr="00000000">
              <w:rPr>
                <w:i w:val="1"/>
                <w:iCs w:val="1"/>
                <w:rtl w:val="0"/>
              </w:rPr>
              <w:t xml:space="preserve">Journal of paediatrics and child health, 57</w:t>
            </w:r>
            <w:r w:rsidDel="00000000" w:rsidR="00000000" w:rsidRPr="00000000">
              <w:rPr>
                <w:rtl w:val="0"/>
              </w:rPr>
              <w:t xml:space="preserve">(11), 1759–1764.</w:t>
            </w:r>
            <w:hyperlink r:id="rId583">
              <w:r w:rsidDel="00000000" w:rsidR="00000000" w:rsidRPr="00000000">
                <w:rPr>
                  <w:rtl w:val="0"/>
                </w:rPr>
                <w:t xml:space="preserve"> </w:t>
              </w:r>
            </w:hyperlink>
            <w:hyperlink r:id="rId584">
              <w:r w:rsidDel="00000000" w:rsidR="00000000" w:rsidRPr="00000000">
                <w:rPr>
                  <w:color w:val="1155cc"/>
                  <w:u w:val="single"/>
                  <w:rtl w:val="0"/>
                </w:rPr>
                <w:t xml:space="preserve">https://doi.org/10.1111/jpc.15649</w:t>
              </w:r>
            </w:hyperlink>
            <w:r w:rsidDel="00000000" w:rsidR="00000000" w:rsidRPr="00000000">
              <w:rPr>
                <w:rtl w:val="0"/>
              </w:rPr>
            </w:r>
          </w:p>
          <w:p w:rsidR="00000000" w:rsidDel="00000000" w:rsidP="00000000" w:rsidRDefault="00000000" w:rsidRPr="00000000" w14:paraId="00001525">
            <w:pPr>
              <w:numPr>
                <w:ilvl w:val="0"/>
                <w:numId w:val="57"/>
              </w:numPr>
              <w:spacing w:after="0" w:afterAutospacing="0" w:before="0" w:beforeAutospacing="0" w:lineRule="auto"/>
              <w:ind w:left="720" w:hanging="360"/>
            </w:pPr>
            <w:r w:rsidDel="00000000" w:rsidR="00000000" w:rsidRPr="00000000">
              <w:rPr>
                <w:rtl w:val="0"/>
              </w:rPr>
              <w:t xml:space="preserve">Gunderson, L. H. (2000). Ecological resilience—In theory and application. </w:t>
            </w:r>
            <w:r w:rsidDel="00000000" w:rsidR="00000000" w:rsidRPr="00000000">
              <w:rPr>
                <w:i w:val="1"/>
                <w:iCs w:val="1"/>
                <w:rtl w:val="0"/>
              </w:rPr>
              <w:t xml:space="preserve">Annual Review of Ecology, Evolution, and Systematics, 31</w:t>
            </w:r>
            <w:r w:rsidDel="00000000" w:rsidR="00000000" w:rsidRPr="00000000">
              <w:rPr>
                <w:rtl w:val="0"/>
              </w:rPr>
              <w:t xml:space="preserve">(1), 425–439.</w:t>
            </w:r>
            <w:hyperlink r:id="rId585">
              <w:r w:rsidDel="00000000" w:rsidR="00000000" w:rsidRPr="00000000">
                <w:rPr>
                  <w:rtl w:val="0"/>
                </w:rPr>
                <w:t xml:space="preserve"> </w:t>
              </w:r>
            </w:hyperlink>
            <w:hyperlink r:id="rId586">
              <w:r w:rsidDel="00000000" w:rsidR="00000000" w:rsidRPr="00000000">
                <w:rPr>
                  <w:color w:val="1155cc"/>
                  <w:u w:val="single"/>
                  <w:rtl w:val="0"/>
                </w:rPr>
                <w:t xml:space="preserve">https://doi.org/10.1146/annurev.ecolsys.31.1.425</w:t>
              </w:r>
            </w:hyperlink>
            <w:r w:rsidDel="00000000" w:rsidR="00000000" w:rsidRPr="00000000">
              <w:rPr>
                <w:rtl w:val="0"/>
              </w:rPr>
            </w:r>
          </w:p>
          <w:p w:rsidR="00000000" w:rsidDel="00000000" w:rsidP="00000000" w:rsidRDefault="00000000" w:rsidRPr="00000000" w14:paraId="00001526">
            <w:pPr>
              <w:numPr>
                <w:ilvl w:val="0"/>
                <w:numId w:val="57"/>
              </w:numPr>
              <w:spacing w:after="0" w:afterAutospacing="0" w:before="0" w:beforeAutospacing="0" w:lineRule="auto"/>
              <w:ind w:left="720" w:hanging="360"/>
            </w:pPr>
            <w:r w:rsidDel="00000000" w:rsidR="00000000" w:rsidRPr="00000000">
              <w:rPr>
                <w:rtl w:val="0"/>
              </w:rPr>
              <w:t xml:space="preserve">Henwood, D. (2019). Relearning our relationships to the Earth: Rebecca Solnit’s ecofeminism [Doctoral thesis, University of East Anglia].</w:t>
            </w:r>
            <w:hyperlink r:id="rId587">
              <w:r w:rsidDel="00000000" w:rsidR="00000000" w:rsidRPr="00000000">
                <w:rPr>
                  <w:rtl w:val="0"/>
                </w:rPr>
                <w:t xml:space="preserve"> </w:t>
              </w:r>
            </w:hyperlink>
            <w:hyperlink r:id="rId588">
              <w:r w:rsidDel="00000000" w:rsidR="00000000" w:rsidRPr="00000000">
                <w:rPr>
                  <w:color w:val="1155cc"/>
                  <w:u w:val="single"/>
                  <w:rtl w:val="0"/>
                </w:rPr>
                <w:t xml:space="preserve">https://ueaeprints.uea.ac.uk/id/eprint/74470/</w:t>
              </w:r>
            </w:hyperlink>
            <w:r w:rsidDel="00000000" w:rsidR="00000000" w:rsidRPr="00000000">
              <w:rPr>
                <w:rtl w:val="0"/>
              </w:rPr>
            </w:r>
          </w:p>
          <w:p w:rsidR="00000000" w:rsidDel="00000000" w:rsidP="00000000" w:rsidRDefault="00000000" w:rsidRPr="00000000" w14:paraId="00001527">
            <w:pPr>
              <w:numPr>
                <w:ilvl w:val="0"/>
                <w:numId w:val="57"/>
              </w:numPr>
              <w:spacing w:after="0" w:afterAutospacing="0" w:before="0" w:beforeAutospacing="0" w:lineRule="auto"/>
              <w:ind w:left="720" w:hanging="360"/>
            </w:pPr>
            <w:r w:rsidDel="00000000" w:rsidR="00000000" w:rsidRPr="00000000">
              <w:rPr>
                <w:rtl w:val="0"/>
              </w:rPr>
              <w:t xml:space="preserve">Jayakody, D. Y., Adams, V. M., Pecl, G., &amp; Lester, E. (2024). When does place attachment lead to climate change adaptation and when does it not? A quantitative review and thematic analysis. </w:t>
            </w:r>
            <w:r w:rsidDel="00000000" w:rsidR="00000000" w:rsidRPr="00000000">
              <w:rPr>
                <w:i w:val="1"/>
                <w:iCs w:val="1"/>
                <w:rtl w:val="0"/>
              </w:rPr>
              <w:t xml:space="preserve">Environmental Science &amp; Policy, 160</w:t>
            </w:r>
            <w:r w:rsidDel="00000000" w:rsidR="00000000" w:rsidRPr="00000000">
              <w:rPr>
                <w:rtl w:val="0"/>
              </w:rPr>
              <w:t xml:space="preserve">, 103866.</w:t>
            </w:r>
            <w:hyperlink r:id="rId589">
              <w:r w:rsidDel="00000000" w:rsidR="00000000" w:rsidRPr="00000000">
                <w:rPr>
                  <w:rtl w:val="0"/>
                </w:rPr>
                <w:t xml:space="preserve"> </w:t>
              </w:r>
            </w:hyperlink>
            <w:hyperlink r:id="rId590">
              <w:r w:rsidDel="00000000" w:rsidR="00000000" w:rsidRPr="00000000">
                <w:rPr>
                  <w:color w:val="1155cc"/>
                  <w:u w:val="single"/>
                  <w:rtl w:val="0"/>
                </w:rPr>
                <w:t xml:space="preserve">https://doi.org/10.1016/j.envsci.2024.103866</w:t>
              </w:r>
            </w:hyperlink>
            <w:r w:rsidDel="00000000" w:rsidR="00000000" w:rsidRPr="00000000">
              <w:rPr>
                <w:rtl w:val="0"/>
              </w:rPr>
            </w:r>
          </w:p>
          <w:p w:rsidR="00000000" w:rsidDel="00000000" w:rsidP="00000000" w:rsidRDefault="00000000" w:rsidRPr="00000000" w14:paraId="00001528">
            <w:pPr>
              <w:numPr>
                <w:ilvl w:val="0"/>
                <w:numId w:val="57"/>
              </w:numPr>
              <w:spacing w:after="0" w:afterAutospacing="0" w:before="0" w:beforeAutospacing="0" w:lineRule="auto"/>
              <w:ind w:left="720" w:hanging="360"/>
            </w:pPr>
            <w:r w:rsidDel="00000000" w:rsidR="00000000" w:rsidRPr="00000000">
              <w:rPr>
                <w:rtl w:val="0"/>
              </w:rPr>
              <w:t xml:space="preserve">Littlemore, R. (2019). Better than hope: In search of a defense against despair in the face of global climate change [Doctoral thesis, Royal Roads University]. ProQuest Dissertations &amp; Theses.</w:t>
            </w:r>
            <w:hyperlink r:id="rId591">
              <w:r w:rsidDel="00000000" w:rsidR="00000000" w:rsidRPr="00000000">
                <w:rPr>
                  <w:rtl w:val="0"/>
                </w:rPr>
                <w:t xml:space="preserve"> </w:t>
              </w:r>
            </w:hyperlink>
            <w:hyperlink r:id="rId592">
              <w:r w:rsidDel="00000000" w:rsidR="00000000" w:rsidRPr="00000000">
                <w:rPr>
                  <w:color w:val="1155cc"/>
                  <w:u w:val="single"/>
                  <w:rtl w:val="0"/>
                </w:rPr>
                <w:t xml:space="preserve">https://viurrspace.ca/handle/10613/15232</w:t>
              </w:r>
            </w:hyperlink>
            <w:r w:rsidDel="00000000" w:rsidR="00000000" w:rsidRPr="00000000">
              <w:rPr>
                <w:rtl w:val="0"/>
              </w:rPr>
            </w:r>
          </w:p>
          <w:p w:rsidR="00000000" w:rsidDel="00000000" w:rsidP="00000000" w:rsidRDefault="00000000" w:rsidRPr="00000000" w14:paraId="00001529">
            <w:pPr>
              <w:numPr>
                <w:ilvl w:val="0"/>
                <w:numId w:val="57"/>
              </w:numPr>
              <w:spacing w:after="0" w:afterAutospacing="0" w:before="0" w:beforeAutospacing="0" w:lineRule="auto"/>
              <w:ind w:left="720" w:hanging="360"/>
            </w:pPr>
            <w:r w:rsidDel="00000000" w:rsidR="00000000" w:rsidRPr="00000000">
              <w:rPr>
                <w:rtl w:val="0"/>
              </w:rPr>
              <w:t xml:space="preserve">Lukacs, J. N., Bratu, A., Adams, S., Logie, C., Tok, N., McCunn, L. J., Lem, M., Henley, A., Closson, K., Martin, G., Gislason, M. K., Takaro, T., &amp; Card, K. G. (2023). The concerned steward effect: Exploring the relationship between climate anxiety, psychological distress, and self-reported climate-related behavioural engagement. </w:t>
            </w:r>
            <w:r w:rsidDel="00000000" w:rsidR="00000000" w:rsidRPr="00000000">
              <w:rPr>
                <w:i w:val="1"/>
                <w:iCs w:val="1"/>
                <w:rtl w:val="0"/>
              </w:rPr>
              <w:t xml:space="preserve">Journal of Environmental Psychology, 90</w:t>
            </w:r>
            <w:r w:rsidDel="00000000" w:rsidR="00000000" w:rsidRPr="00000000">
              <w:rPr>
                <w:rtl w:val="0"/>
              </w:rPr>
              <w:t xml:space="preserve">, Article 102091.</w:t>
            </w:r>
            <w:hyperlink r:id="rId593">
              <w:r w:rsidDel="00000000" w:rsidR="00000000" w:rsidRPr="00000000">
                <w:rPr>
                  <w:rtl w:val="0"/>
                </w:rPr>
                <w:t xml:space="preserve"> </w:t>
              </w:r>
            </w:hyperlink>
            <w:hyperlink r:id="rId594">
              <w:r w:rsidDel="00000000" w:rsidR="00000000" w:rsidRPr="00000000">
                <w:rPr>
                  <w:color w:val="1155cc"/>
                  <w:u w:val="single"/>
                  <w:rtl w:val="0"/>
                </w:rPr>
                <w:t xml:space="preserve">https://doi.org/10.1016/j.jenvp.2023.102091</w:t>
              </w:r>
            </w:hyperlink>
            <w:r w:rsidDel="00000000" w:rsidR="00000000" w:rsidRPr="00000000">
              <w:rPr>
                <w:rtl w:val="0"/>
              </w:rPr>
            </w:r>
          </w:p>
          <w:p w:rsidR="00000000" w:rsidDel="00000000" w:rsidP="00000000" w:rsidRDefault="00000000" w:rsidRPr="00000000" w14:paraId="0000152A">
            <w:pPr>
              <w:numPr>
                <w:ilvl w:val="0"/>
                <w:numId w:val="57"/>
              </w:numPr>
              <w:spacing w:after="0" w:afterAutospacing="0" w:before="0" w:beforeAutospacing="0" w:lineRule="auto"/>
              <w:ind w:left="720" w:hanging="360"/>
            </w:pPr>
            <w:r w:rsidDel="00000000" w:rsidR="00000000" w:rsidRPr="00000000">
              <w:rPr>
                <w:rtl w:val="0"/>
              </w:rPr>
              <w:t xml:space="preserve">Macy, J., &amp; Johnstone, C. (2012). </w:t>
            </w:r>
            <w:r w:rsidDel="00000000" w:rsidR="00000000" w:rsidRPr="00000000">
              <w:rPr>
                <w:i w:val="1"/>
                <w:iCs w:val="1"/>
                <w:rtl w:val="0"/>
              </w:rPr>
              <w:t xml:space="preserve">Active hope: How to face the mess we're in without going crazy.</w:t>
            </w:r>
            <w:r w:rsidDel="00000000" w:rsidR="00000000" w:rsidRPr="00000000">
              <w:rPr>
                <w:rtl w:val="0"/>
              </w:rPr>
              <w:t xml:space="preserve"> New World Library.</w:t>
            </w:r>
            <w:hyperlink r:id="rId595">
              <w:r w:rsidDel="00000000" w:rsidR="00000000" w:rsidRPr="00000000">
                <w:rPr>
                  <w:rtl w:val="0"/>
                </w:rPr>
                <w:t xml:space="preserve"> </w:t>
              </w:r>
            </w:hyperlink>
            <w:hyperlink r:id="rId596">
              <w:r w:rsidDel="00000000" w:rsidR="00000000" w:rsidRPr="00000000">
                <w:rPr>
                  <w:color w:val="1155cc"/>
                  <w:u w:val="single"/>
                  <w:rtl w:val="0"/>
                </w:rPr>
                <w:t xml:space="preserve">https://www.amazon.ca/Active-Hope-without-Going-Crazy/dp/1577319729</w:t>
              </w:r>
            </w:hyperlink>
            <w:r w:rsidDel="00000000" w:rsidR="00000000" w:rsidRPr="00000000">
              <w:rPr>
                <w:rtl w:val="0"/>
              </w:rPr>
            </w:r>
          </w:p>
          <w:p w:rsidR="00000000" w:rsidDel="00000000" w:rsidP="00000000" w:rsidRDefault="00000000" w:rsidRPr="00000000" w14:paraId="0000152B">
            <w:pPr>
              <w:numPr>
                <w:ilvl w:val="0"/>
                <w:numId w:val="57"/>
              </w:numPr>
              <w:spacing w:after="0" w:afterAutospacing="0" w:before="0" w:beforeAutospacing="0" w:lineRule="auto"/>
              <w:ind w:left="720" w:hanging="360"/>
            </w:pPr>
            <w:r w:rsidDel="00000000" w:rsidR="00000000" w:rsidRPr="00000000">
              <w:rPr>
                <w:rtl w:val="0"/>
              </w:rPr>
              <w:t xml:space="preserve">Masten, A. S. (2001). Ordinary magic: Resilience processes in development. </w:t>
            </w:r>
            <w:r w:rsidDel="00000000" w:rsidR="00000000" w:rsidRPr="00000000">
              <w:rPr>
                <w:i w:val="1"/>
                <w:iCs w:val="1"/>
                <w:rtl w:val="0"/>
              </w:rPr>
              <w:t xml:space="preserve">American Psychologist, 56</w:t>
            </w:r>
            <w:r w:rsidDel="00000000" w:rsidR="00000000" w:rsidRPr="00000000">
              <w:rPr>
                <w:rtl w:val="0"/>
              </w:rPr>
              <w:t xml:space="preserve">(3), 227–238.</w:t>
            </w:r>
            <w:hyperlink r:id="rId597">
              <w:r w:rsidDel="00000000" w:rsidR="00000000" w:rsidRPr="00000000">
                <w:rPr>
                  <w:rtl w:val="0"/>
                </w:rPr>
                <w:t xml:space="preserve"> </w:t>
              </w:r>
            </w:hyperlink>
            <w:hyperlink r:id="rId598">
              <w:r w:rsidDel="00000000" w:rsidR="00000000" w:rsidRPr="00000000">
                <w:rPr>
                  <w:color w:val="1155cc"/>
                  <w:u w:val="single"/>
                  <w:rtl w:val="0"/>
                </w:rPr>
                <w:t xml:space="preserve">https://doi.org/10.1037/0003-066X.56.3.227</w:t>
              </w:r>
            </w:hyperlink>
            <w:r w:rsidDel="00000000" w:rsidR="00000000" w:rsidRPr="00000000">
              <w:rPr>
                <w:rtl w:val="0"/>
              </w:rPr>
            </w:r>
          </w:p>
          <w:p w:rsidR="00000000" w:rsidDel="00000000" w:rsidP="00000000" w:rsidRDefault="00000000" w:rsidRPr="00000000" w14:paraId="0000152C">
            <w:pPr>
              <w:numPr>
                <w:ilvl w:val="0"/>
                <w:numId w:val="57"/>
              </w:numPr>
              <w:spacing w:after="0" w:afterAutospacing="0" w:before="0" w:beforeAutospacing="0" w:lineRule="auto"/>
              <w:ind w:left="720" w:hanging="360"/>
            </w:pPr>
            <w:r w:rsidDel="00000000" w:rsidR="00000000" w:rsidRPr="00000000">
              <w:rPr>
                <w:rtl w:val="0"/>
              </w:rPr>
              <w:t xml:space="preserve">McAdams, D. P. (2021). “First we invented stories, then they changed us”: The evolution of narrative identity. </w:t>
            </w:r>
            <w:r w:rsidDel="00000000" w:rsidR="00000000" w:rsidRPr="00000000">
              <w:rPr>
                <w:i w:val="1"/>
                <w:iCs w:val="1"/>
                <w:rtl w:val="0"/>
              </w:rPr>
              <w:t xml:space="preserve">Evolutionary Studies in Imaginative Culture, 3</w:t>
            </w:r>
            <w:r w:rsidDel="00000000" w:rsidR="00000000" w:rsidRPr="00000000">
              <w:rPr>
                <w:rtl w:val="0"/>
              </w:rPr>
              <w:t xml:space="preserve">(1).</w:t>
            </w:r>
            <w:hyperlink r:id="rId599">
              <w:r w:rsidDel="00000000" w:rsidR="00000000" w:rsidRPr="00000000">
                <w:rPr>
                  <w:rtl w:val="0"/>
                </w:rPr>
                <w:t xml:space="preserve"> </w:t>
              </w:r>
            </w:hyperlink>
            <w:hyperlink r:id="rId600">
              <w:r w:rsidDel="00000000" w:rsidR="00000000" w:rsidRPr="00000000">
                <w:rPr>
                  <w:color w:val="1155cc"/>
                  <w:u w:val="single"/>
                  <w:rtl w:val="0"/>
                </w:rPr>
                <w:t xml:space="preserve">https://doi.org/10.26613/esic.3.1.110</w:t>
              </w:r>
            </w:hyperlink>
            <w:r w:rsidDel="00000000" w:rsidR="00000000" w:rsidRPr="00000000">
              <w:rPr>
                <w:rtl w:val="0"/>
              </w:rPr>
            </w:r>
          </w:p>
          <w:p w:rsidR="00000000" w:rsidDel="00000000" w:rsidP="00000000" w:rsidRDefault="00000000" w:rsidRPr="00000000" w14:paraId="0000152D">
            <w:pPr>
              <w:numPr>
                <w:ilvl w:val="0"/>
                <w:numId w:val="57"/>
              </w:numPr>
              <w:spacing w:after="0" w:afterAutospacing="0" w:before="0" w:beforeAutospacing="0" w:lineRule="auto"/>
              <w:ind w:left="720" w:hanging="360"/>
            </w:pPr>
            <w:r w:rsidDel="00000000" w:rsidR="00000000" w:rsidRPr="00000000">
              <w:rPr>
                <w:rtl w:val="0"/>
              </w:rPr>
              <w:t xml:space="preserve">Ojala, M. (2012). How do children cope with global climate change? Coping strategies, engagement, and well-being. </w:t>
            </w:r>
            <w:r w:rsidDel="00000000" w:rsidR="00000000" w:rsidRPr="00000000">
              <w:rPr>
                <w:i w:val="1"/>
                <w:iCs w:val="1"/>
                <w:rtl w:val="0"/>
              </w:rPr>
              <w:t xml:space="preserve">Journal of Environmental Psychology, 32</w:t>
            </w:r>
            <w:r w:rsidDel="00000000" w:rsidR="00000000" w:rsidRPr="00000000">
              <w:rPr>
                <w:rtl w:val="0"/>
              </w:rPr>
              <w:t xml:space="preserve">(3), 225–233.</w:t>
            </w:r>
            <w:hyperlink r:id="rId601">
              <w:r w:rsidDel="00000000" w:rsidR="00000000" w:rsidRPr="00000000">
                <w:rPr>
                  <w:rtl w:val="0"/>
                </w:rPr>
                <w:t xml:space="preserve"> </w:t>
              </w:r>
            </w:hyperlink>
            <w:hyperlink r:id="rId602">
              <w:r w:rsidDel="00000000" w:rsidR="00000000" w:rsidRPr="00000000">
                <w:rPr>
                  <w:color w:val="1155cc"/>
                  <w:u w:val="single"/>
                  <w:rtl w:val="0"/>
                </w:rPr>
                <w:t xml:space="preserve">https://doi.org/10.1016/j.jenvp.2012.02.004</w:t>
              </w:r>
            </w:hyperlink>
            <w:r w:rsidDel="00000000" w:rsidR="00000000" w:rsidRPr="00000000">
              <w:rPr>
                <w:rtl w:val="0"/>
              </w:rPr>
            </w:r>
          </w:p>
          <w:p w:rsidR="00000000" w:rsidDel="00000000" w:rsidP="00000000" w:rsidRDefault="00000000" w:rsidRPr="00000000" w14:paraId="0000152E">
            <w:pPr>
              <w:numPr>
                <w:ilvl w:val="0"/>
                <w:numId w:val="57"/>
              </w:numPr>
              <w:spacing w:after="0" w:afterAutospacing="0" w:before="0" w:beforeAutospacing="0" w:lineRule="auto"/>
              <w:ind w:left="720" w:hanging="360"/>
            </w:pPr>
            <w:r w:rsidDel="00000000" w:rsidR="00000000" w:rsidRPr="00000000">
              <w:rPr>
                <w:rtl w:val="0"/>
              </w:rPr>
              <w:t xml:space="preserve">Ojala, M. (2013). Coping with climate change among adolescents: Implications for subjective well-being and environmental engagement. </w:t>
            </w:r>
            <w:r w:rsidDel="00000000" w:rsidR="00000000" w:rsidRPr="00000000">
              <w:rPr>
                <w:i w:val="1"/>
                <w:iCs w:val="1"/>
                <w:rtl w:val="0"/>
              </w:rPr>
              <w:t xml:space="preserve">Sustainability, 5</w:t>
            </w:r>
            <w:r w:rsidDel="00000000" w:rsidR="00000000" w:rsidRPr="00000000">
              <w:rPr>
                <w:rtl w:val="0"/>
              </w:rPr>
              <w:t xml:space="preserve">(5), 2191–2209.</w:t>
            </w:r>
            <w:hyperlink r:id="rId603">
              <w:r w:rsidDel="00000000" w:rsidR="00000000" w:rsidRPr="00000000">
                <w:rPr>
                  <w:rtl w:val="0"/>
                </w:rPr>
                <w:t xml:space="preserve"> </w:t>
              </w:r>
            </w:hyperlink>
            <w:hyperlink r:id="rId604">
              <w:r w:rsidDel="00000000" w:rsidR="00000000" w:rsidRPr="00000000">
                <w:rPr>
                  <w:color w:val="1155cc"/>
                  <w:u w:val="single"/>
                  <w:rtl w:val="0"/>
                </w:rPr>
                <w:t xml:space="preserve">https://doi.org/10.3390/su5052191</w:t>
              </w:r>
            </w:hyperlink>
            <w:r w:rsidDel="00000000" w:rsidR="00000000" w:rsidRPr="00000000">
              <w:rPr>
                <w:rtl w:val="0"/>
              </w:rPr>
            </w:r>
          </w:p>
          <w:p w:rsidR="00000000" w:rsidDel="00000000" w:rsidP="00000000" w:rsidRDefault="00000000" w:rsidRPr="00000000" w14:paraId="0000152F">
            <w:pPr>
              <w:numPr>
                <w:ilvl w:val="0"/>
                <w:numId w:val="57"/>
              </w:numPr>
              <w:spacing w:after="0" w:afterAutospacing="0" w:before="0" w:beforeAutospacing="0" w:lineRule="auto"/>
              <w:ind w:left="720" w:hanging="360"/>
            </w:pPr>
            <w:r w:rsidDel="00000000" w:rsidR="00000000" w:rsidRPr="00000000">
              <w:rPr>
                <w:rtl w:val="0"/>
              </w:rPr>
              <w:t xml:space="preserve">Ojala, M. (2023). Hope and climate-change engagement from a psychological perspective. </w:t>
            </w:r>
            <w:r w:rsidDel="00000000" w:rsidR="00000000" w:rsidRPr="00000000">
              <w:rPr>
                <w:i w:val="1"/>
                <w:iCs w:val="1"/>
                <w:rtl w:val="0"/>
              </w:rPr>
              <w:t xml:space="preserve">Current Opinion in Psychology, 49</w:t>
            </w:r>
            <w:r w:rsidDel="00000000" w:rsidR="00000000" w:rsidRPr="00000000">
              <w:rPr>
                <w:rtl w:val="0"/>
              </w:rPr>
              <w:t xml:space="preserve">, Article 101514.</w:t>
            </w:r>
            <w:hyperlink r:id="rId605">
              <w:r w:rsidDel="00000000" w:rsidR="00000000" w:rsidRPr="00000000">
                <w:rPr>
                  <w:rtl w:val="0"/>
                </w:rPr>
                <w:t xml:space="preserve"> </w:t>
              </w:r>
            </w:hyperlink>
            <w:hyperlink r:id="rId606">
              <w:r w:rsidDel="00000000" w:rsidR="00000000" w:rsidRPr="00000000">
                <w:rPr>
                  <w:color w:val="1155cc"/>
                  <w:u w:val="single"/>
                  <w:rtl w:val="0"/>
                </w:rPr>
                <w:t xml:space="preserve">https://doi.org/10.1016/j.copsyc.2022.101514</w:t>
              </w:r>
            </w:hyperlink>
            <w:r w:rsidDel="00000000" w:rsidR="00000000" w:rsidRPr="00000000">
              <w:rPr>
                <w:rtl w:val="0"/>
              </w:rPr>
            </w:r>
          </w:p>
          <w:p w:rsidR="00000000" w:rsidDel="00000000" w:rsidP="00000000" w:rsidRDefault="00000000" w:rsidRPr="00000000" w14:paraId="00001530">
            <w:pPr>
              <w:numPr>
                <w:ilvl w:val="0"/>
                <w:numId w:val="57"/>
              </w:numPr>
              <w:spacing w:after="0" w:afterAutospacing="0" w:before="0" w:beforeAutospacing="0" w:lineRule="auto"/>
              <w:ind w:left="720" w:hanging="360"/>
            </w:pPr>
            <w:r w:rsidDel="00000000" w:rsidR="00000000" w:rsidRPr="00000000">
              <w:rPr>
                <w:rtl w:val="0"/>
              </w:rPr>
              <w:t xml:space="preserve">Ojala, M. (2015). Hope in the face of climate change: Associations with environmental engagement and student perceptions of teachers’ emotion communication style and future orientation. </w:t>
            </w:r>
            <w:r w:rsidDel="00000000" w:rsidR="00000000" w:rsidRPr="00000000">
              <w:rPr>
                <w:i w:val="1"/>
                <w:iCs w:val="1"/>
                <w:rtl w:val="0"/>
              </w:rPr>
              <w:t xml:space="preserve">The Journal of Environmental Education, 46</w:t>
            </w:r>
            <w:r w:rsidDel="00000000" w:rsidR="00000000" w:rsidRPr="00000000">
              <w:rPr>
                <w:rtl w:val="0"/>
              </w:rPr>
              <w:t xml:space="preserve">(3), 133–148.</w:t>
            </w:r>
            <w:hyperlink r:id="rId607">
              <w:r w:rsidDel="00000000" w:rsidR="00000000" w:rsidRPr="00000000">
                <w:rPr>
                  <w:rtl w:val="0"/>
                </w:rPr>
                <w:t xml:space="preserve"> </w:t>
              </w:r>
            </w:hyperlink>
            <w:hyperlink r:id="rId608">
              <w:r w:rsidDel="00000000" w:rsidR="00000000" w:rsidRPr="00000000">
                <w:rPr>
                  <w:color w:val="1155cc"/>
                  <w:u w:val="single"/>
                  <w:rtl w:val="0"/>
                </w:rPr>
                <w:t xml:space="preserve">https://doi.org/10.1080/00958964.2015.1021662</w:t>
              </w:r>
            </w:hyperlink>
            <w:r w:rsidDel="00000000" w:rsidR="00000000" w:rsidRPr="00000000">
              <w:rPr>
                <w:rtl w:val="0"/>
              </w:rPr>
            </w:r>
          </w:p>
          <w:p w:rsidR="00000000" w:rsidDel="00000000" w:rsidP="00000000" w:rsidRDefault="00000000" w:rsidRPr="00000000" w14:paraId="00001531">
            <w:pPr>
              <w:numPr>
                <w:ilvl w:val="0"/>
                <w:numId w:val="57"/>
              </w:numPr>
              <w:spacing w:after="0" w:afterAutospacing="0" w:before="0" w:beforeAutospacing="0" w:lineRule="auto"/>
              <w:ind w:left="720" w:hanging="360"/>
            </w:pPr>
            <w:r w:rsidDel="00000000" w:rsidR="00000000" w:rsidRPr="00000000">
              <w:rPr>
                <w:rtl w:val="0"/>
              </w:rPr>
              <w:t xml:space="preserve">Rosenhek, R., &amp; Seed, J. (2012). Climate change despair and empowerment. </w:t>
            </w:r>
            <w:r w:rsidDel="00000000" w:rsidR="00000000" w:rsidRPr="00000000">
              <w:rPr>
                <w:i w:val="1"/>
                <w:iCs w:val="1"/>
                <w:rtl w:val="0"/>
              </w:rPr>
              <w:t xml:space="preserve">Social Alternatives, 31</w:t>
            </w:r>
            <w:r w:rsidDel="00000000" w:rsidR="00000000" w:rsidRPr="00000000">
              <w:rPr>
                <w:rtl w:val="0"/>
              </w:rPr>
              <w:t xml:space="preserve">(1), 36–38.</w:t>
            </w:r>
            <w:hyperlink r:id="rId609">
              <w:r w:rsidDel="00000000" w:rsidR="00000000" w:rsidRPr="00000000">
                <w:rPr>
                  <w:rtl w:val="0"/>
                </w:rPr>
                <w:t xml:space="preserve"> </w:t>
              </w:r>
            </w:hyperlink>
            <w:hyperlink r:id="rId610">
              <w:r w:rsidDel="00000000" w:rsidR="00000000" w:rsidRPr="00000000">
                <w:rPr>
                  <w:color w:val="1155cc"/>
                  <w:u w:val="single"/>
                  <w:rtl w:val="0"/>
                </w:rPr>
                <w:t xml:space="preserve">https://www.rainforestinfo.org.au/climate/ccdeSA.pdf</w:t>
              </w:r>
            </w:hyperlink>
            <w:r w:rsidDel="00000000" w:rsidR="00000000" w:rsidRPr="00000000">
              <w:rPr>
                <w:rtl w:val="0"/>
              </w:rPr>
            </w:r>
          </w:p>
          <w:p w:rsidR="00000000" w:rsidDel="00000000" w:rsidP="00000000" w:rsidRDefault="00000000" w:rsidRPr="00000000" w14:paraId="00001532">
            <w:pPr>
              <w:numPr>
                <w:ilvl w:val="0"/>
                <w:numId w:val="57"/>
              </w:numPr>
              <w:spacing w:after="0" w:afterAutospacing="0" w:before="0" w:beforeAutospacing="0" w:lineRule="auto"/>
              <w:ind w:left="720" w:hanging="360"/>
            </w:pPr>
            <w:r w:rsidDel="00000000" w:rsidR="00000000" w:rsidRPr="00000000">
              <w:rPr>
                <w:rtl w:val="0"/>
              </w:rPr>
              <w:t xml:space="preserve">Sangervo, J., Jylhä, K. M., &amp; Pihkala, P. (2022). Climate anxiety: Conceptual considerations, and connections with climate hope and action. </w:t>
            </w:r>
            <w:r w:rsidDel="00000000" w:rsidR="00000000" w:rsidRPr="00000000">
              <w:rPr>
                <w:i w:val="1"/>
                <w:iCs w:val="1"/>
                <w:rtl w:val="0"/>
              </w:rPr>
              <w:t xml:space="preserve">Global Environmental Change, 76</w:t>
            </w:r>
            <w:r w:rsidDel="00000000" w:rsidR="00000000" w:rsidRPr="00000000">
              <w:rPr>
                <w:rtl w:val="0"/>
              </w:rPr>
              <w:t xml:space="preserve">, 102569.</w:t>
            </w:r>
            <w:hyperlink r:id="rId611">
              <w:r w:rsidDel="00000000" w:rsidR="00000000" w:rsidRPr="00000000">
                <w:rPr>
                  <w:rtl w:val="0"/>
                </w:rPr>
                <w:t xml:space="preserve"> </w:t>
              </w:r>
            </w:hyperlink>
            <w:hyperlink r:id="rId612">
              <w:r w:rsidDel="00000000" w:rsidR="00000000" w:rsidRPr="00000000">
                <w:rPr>
                  <w:color w:val="1155cc"/>
                  <w:u w:val="single"/>
                  <w:rtl w:val="0"/>
                </w:rPr>
                <w:t xml:space="preserve">https://doi.org/10.1016/j.gloenvcha.2022.102569</w:t>
              </w:r>
            </w:hyperlink>
            <w:r w:rsidDel="00000000" w:rsidR="00000000" w:rsidRPr="00000000">
              <w:rPr>
                <w:rtl w:val="0"/>
              </w:rPr>
            </w:r>
          </w:p>
          <w:p w:rsidR="00000000" w:rsidDel="00000000" w:rsidP="00000000" w:rsidRDefault="00000000" w:rsidRPr="00000000" w14:paraId="00001533">
            <w:pPr>
              <w:numPr>
                <w:ilvl w:val="0"/>
                <w:numId w:val="57"/>
              </w:numPr>
              <w:spacing w:after="0" w:afterAutospacing="0" w:before="0" w:beforeAutospacing="0" w:lineRule="auto"/>
              <w:ind w:left="720" w:hanging="360"/>
            </w:pPr>
            <w:r w:rsidDel="00000000" w:rsidR="00000000" w:rsidRPr="00000000">
              <w:rPr>
                <w:rtl w:val="0"/>
              </w:rPr>
              <w:t xml:space="preserve">Solnit, R. (2010). </w:t>
            </w:r>
            <w:r w:rsidDel="00000000" w:rsidR="00000000" w:rsidRPr="00000000">
              <w:rPr>
                <w:i w:val="1"/>
                <w:iCs w:val="1"/>
                <w:rtl w:val="0"/>
              </w:rPr>
              <w:t xml:space="preserve">A paradise built in hell: The extraordinary communities that arise in disaster.</w:t>
            </w:r>
            <w:r w:rsidDel="00000000" w:rsidR="00000000" w:rsidRPr="00000000">
              <w:rPr>
                <w:rtl w:val="0"/>
              </w:rPr>
              <w:t xml:space="preserve"> Penguin Books.</w:t>
            </w:r>
            <w:hyperlink r:id="rId613">
              <w:r w:rsidDel="00000000" w:rsidR="00000000" w:rsidRPr="00000000">
                <w:rPr>
                  <w:rtl w:val="0"/>
                </w:rPr>
                <w:t xml:space="preserve"> </w:t>
              </w:r>
            </w:hyperlink>
            <w:hyperlink r:id="rId614">
              <w:r w:rsidDel="00000000" w:rsidR="00000000" w:rsidRPr="00000000">
                <w:rPr>
                  <w:color w:val="1155cc"/>
                  <w:u w:val="single"/>
                  <w:rtl w:val="0"/>
                </w:rPr>
                <w:t xml:space="preserve">https://www.amazon.ca/Paradise-Built-Hell-Extraordinary-Communities/dp/0143118072</w:t>
              </w:r>
            </w:hyperlink>
            <w:r w:rsidDel="00000000" w:rsidR="00000000" w:rsidRPr="00000000">
              <w:rPr>
                <w:rtl w:val="0"/>
              </w:rPr>
            </w:r>
          </w:p>
          <w:p w:rsidR="00000000" w:rsidDel="00000000" w:rsidP="00000000" w:rsidRDefault="00000000" w:rsidRPr="00000000" w14:paraId="00001534">
            <w:pPr>
              <w:numPr>
                <w:ilvl w:val="0"/>
                <w:numId w:val="57"/>
              </w:numPr>
              <w:spacing w:after="0" w:afterAutospacing="0" w:before="0" w:beforeAutospacing="0" w:lineRule="auto"/>
              <w:ind w:left="720" w:hanging="360"/>
            </w:pPr>
            <w:r w:rsidDel="00000000" w:rsidR="00000000" w:rsidRPr="00000000">
              <w:rPr>
                <w:rtl w:val="0"/>
              </w:rPr>
              <w:t xml:space="preserve">Snyder, C. R. (2002). Hope Theory: Rainbows in the Mind. </w:t>
            </w:r>
            <w:r w:rsidDel="00000000" w:rsidR="00000000" w:rsidRPr="00000000">
              <w:rPr>
                <w:i w:val="1"/>
                <w:iCs w:val="1"/>
                <w:rtl w:val="0"/>
              </w:rPr>
              <w:t xml:space="preserve">Psychological Inquiry, 13</w:t>
            </w:r>
            <w:r w:rsidDel="00000000" w:rsidR="00000000" w:rsidRPr="00000000">
              <w:rPr>
                <w:rtl w:val="0"/>
              </w:rPr>
              <w:t xml:space="preserve">(4), 249–275.</w:t>
            </w:r>
            <w:hyperlink r:id="rId615">
              <w:r w:rsidDel="00000000" w:rsidR="00000000" w:rsidRPr="00000000">
                <w:rPr>
                  <w:rtl w:val="0"/>
                </w:rPr>
                <w:t xml:space="preserve"> </w:t>
              </w:r>
            </w:hyperlink>
            <w:hyperlink r:id="rId616">
              <w:r w:rsidDel="00000000" w:rsidR="00000000" w:rsidRPr="00000000">
                <w:rPr>
                  <w:color w:val="1155cc"/>
                  <w:u w:val="single"/>
                  <w:rtl w:val="0"/>
                </w:rPr>
                <w:t xml:space="preserve">http://www.jstor.org/stable/1448867</w:t>
              </w:r>
            </w:hyperlink>
            <w:r w:rsidDel="00000000" w:rsidR="00000000" w:rsidRPr="00000000">
              <w:rPr>
                <w:rtl w:val="0"/>
              </w:rPr>
            </w:r>
          </w:p>
          <w:p w:rsidR="00000000" w:rsidDel="00000000" w:rsidP="00000000" w:rsidRDefault="00000000" w:rsidRPr="00000000" w14:paraId="00001535">
            <w:pPr>
              <w:numPr>
                <w:ilvl w:val="0"/>
                <w:numId w:val="57"/>
              </w:numPr>
              <w:spacing w:after="0" w:afterAutospacing="0" w:before="0" w:beforeAutospacing="0" w:lineRule="auto"/>
              <w:ind w:left="720" w:hanging="360"/>
            </w:pPr>
            <w:r w:rsidDel="00000000" w:rsidR="00000000" w:rsidRPr="00000000">
              <w:rPr>
                <w:rtl w:val="0"/>
              </w:rPr>
              <w:t xml:space="preserve">Schipper, E. L. F. (2020). Maladaptation: When adaptation to climate change goes very wrong. </w:t>
            </w:r>
            <w:r w:rsidDel="00000000" w:rsidR="00000000" w:rsidRPr="00000000">
              <w:rPr>
                <w:i w:val="1"/>
                <w:iCs w:val="1"/>
                <w:rtl w:val="0"/>
              </w:rPr>
              <w:t xml:space="preserve">One Earth, 3</w:t>
            </w:r>
            <w:r w:rsidDel="00000000" w:rsidR="00000000" w:rsidRPr="00000000">
              <w:rPr>
                <w:rtl w:val="0"/>
              </w:rPr>
              <w:t xml:space="preserve">(4), 409–414.</w:t>
            </w:r>
            <w:hyperlink r:id="rId617">
              <w:r w:rsidDel="00000000" w:rsidR="00000000" w:rsidRPr="00000000">
                <w:rPr>
                  <w:rtl w:val="0"/>
                </w:rPr>
                <w:t xml:space="preserve"> </w:t>
              </w:r>
            </w:hyperlink>
            <w:hyperlink r:id="rId618">
              <w:r w:rsidDel="00000000" w:rsidR="00000000" w:rsidRPr="00000000">
                <w:rPr>
                  <w:color w:val="1155cc"/>
                  <w:u w:val="single"/>
                  <w:rtl w:val="0"/>
                </w:rPr>
                <w:t xml:space="preserve">https://doi.org/10.1016/j.oneear.2020.09.015</w:t>
              </w:r>
            </w:hyperlink>
            <w:r w:rsidDel="00000000" w:rsidR="00000000" w:rsidRPr="00000000">
              <w:rPr>
                <w:rtl w:val="0"/>
              </w:rPr>
            </w:r>
          </w:p>
          <w:p w:rsidR="00000000" w:rsidDel="00000000" w:rsidP="00000000" w:rsidRDefault="00000000" w:rsidRPr="00000000" w14:paraId="00001536">
            <w:pPr>
              <w:numPr>
                <w:ilvl w:val="0"/>
                <w:numId w:val="57"/>
              </w:numPr>
              <w:spacing w:after="0" w:afterAutospacing="0" w:before="0" w:beforeAutospacing="0" w:lineRule="auto"/>
              <w:ind w:left="720" w:hanging="360"/>
            </w:pPr>
            <w:r w:rsidDel="00000000" w:rsidR="00000000" w:rsidRPr="00000000">
              <w:rPr>
                <w:rtl w:val="0"/>
              </w:rPr>
              <w:t xml:space="preserve">Tedeschi, R. G., &amp; Calhoun, L. G. (1996). The Posttraumatic Growth Inventory: measuring the positive legacy of trauma. </w:t>
            </w:r>
            <w:r w:rsidDel="00000000" w:rsidR="00000000" w:rsidRPr="00000000">
              <w:rPr>
                <w:i w:val="1"/>
                <w:iCs w:val="1"/>
                <w:rtl w:val="0"/>
              </w:rPr>
              <w:t xml:space="preserve">Journal of traumatic stress, 9</w:t>
            </w:r>
            <w:r w:rsidDel="00000000" w:rsidR="00000000" w:rsidRPr="00000000">
              <w:rPr>
                <w:rtl w:val="0"/>
              </w:rPr>
              <w:t xml:space="preserve">(3), 455–471.</w:t>
            </w:r>
            <w:hyperlink r:id="rId619">
              <w:r w:rsidDel="00000000" w:rsidR="00000000" w:rsidRPr="00000000">
                <w:rPr>
                  <w:rtl w:val="0"/>
                </w:rPr>
                <w:t xml:space="preserve"> </w:t>
              </w:r>
            </w:hyperlink>
            <w:hyperlink r:id="rId620">
              <w:r w:rsidDel="00000000" w:rsidR="00000000" w:rsidRPr="00000000">
                <w:rPr>
                  <w:color w:val="1155cc"/>
                  <w:u w:val="single"/>
                  <w:rtl w:val="0"/>
                </w:rPr>
                <w:t xml:space="preserve">https://doi.org/10.1007/BF02103658</w:t>
              </w:r>
            </w:hyperlink>
            <w:r w:rsidDel="00000000" w:rsidR="00000000" w:rsidRPr="00000000">
              <w:rPr>
                <w:rtl w:val="0"/>
              </w:rPr>
            </w:r>
          </w:p>
          <w:p w:rsidR="00000000" w:rsidDel="00000000" w:rsidP="00000000" w:rsidRDefault="00000000" w:rsidRPr="00000000" w14:paraId="00001537">
            <w:pPr>
              <w:numPr>
                <w:ilvl w:val="0"/>
                <w:numId w:val="57"/>
              </w:numPr>
              <w:spacing w:after="0" w:afterAutospacing="0" w:before="0" w:beforeAutospacing="0" w:lineRule="auto"/>
              <w:ind w:left="720" w:hanging="360"/>
            </w:pPr>
            <w:r w:rsidDel="00000000" w:rsidR="00000000" w:rsidRPr="00000000">
              <w:rPr>
                <w:rtl w:val="0"/>
              </w:rPr>
              <w:t xml:space="preserve">Wilson, P. J. (2021). Climate Change Inaction and Optimism. </w:t>
            </w:r>
            <w:r w:rsidDel="00000000" w:rsidR="00000000" w:rsidRPr="00000000">
              <w:rPr>
                <w:i w:val="1"/>
                <w:iCs w:val="1"/>
                <w:rtl w:val="0"/>
              </w:rPr>
              <w:t xml:space="preserve">Philosophies, 6</w:t>
            </w:r>
            <w:r w:rsidDel="00000000" w:rsidR="00000000" w:rsidRPr="00000000">
              <w:rPr>
                <w:rtl w:val="0"/>
              </w:rPr>
              <w:t xml:space="preserve">(3), 61.</w:t>
            </w:r>
            <w:hyperlink r:id="rId621">
              <w:r w:rsidDel="00000000" w:rsidR="00000000" w:rsidRPr="00000000">
                <w:rPr>
                  <w:rtl w:val="0"/>
                </w:rPr>
                <w:t xml:space="preserve"> </w:t>
              </w:r>
            </w:hyperlink>
            <w:hyperlink r:id="rId622">
              <w:r w:rsidDel="00000000" w:rsidR="00000000" w:rsidRPr="00000000">
                <w:rPr>
                  <w:color w:val="1155cc"/>
                  <w:u w:val="single"/>
                  <w:rtl w:val="0"/>
                </w:rPr>
                <w:t xml:space="preserve">https://doi.org/10.3390/philosophies6030061</w:t>
              </w:r>
            </w:hyperlink>
            <w:r w:rsidDel="00000000" w:rsidR="00000000" w:rsidRPr="00000000">
              <w:rPr>
                <w:rtl w:val="0"/>
              </w:rPr>
            </w:r>
          </w:p>
          <w:p w:rsidR="00000000" w:rsidDel="00000000" w:rsidP="00000000" w:rsidRDefault="00000000" w:rsidRPr="00000000" w14:paraId="00001538">
            <w:pPr>
              <w:numPr>
                <w:ilvl w:val="0"/>
                <w:numId w:val="57"/>
              </w:numPr>
              <w:spacing w:after="0" w:afterAutospacing="0" w:before="0" w:beforeAutospacing="0" w:lineRule="auto"/>
              <w:ind w:left="720" w:hanging="360"/>
            </w:pPr>
            <w:r w:rsidDel="00000000" w:rsidR="00000000" w:rsidRPr="00000000">
              <w:rPr>
                <w:rtl w:val="0"/>
              </w:rPr>
              <w:t xml:space="preserve">Verdugo, V. C. (2012). The positive psychology of sustainability. </w:t>
            </w:r>
            <w:r w:rsidDel="00000000" w:rsidR="00000000" w:rsidRPr="00000000">
              <w:rPr>
                <w:i w:val="1"/>
                <w:iCs w:val="1"/>
                <w:rtl w:val="0"/>
              </w:rPr>
              <w:t xml:space="preserve">Environment, Development and Sustainability, 14</w:t>
            </w:r>
            <w:r w:rsidDel="00000000" w:rsidR="00000000" w:rsidRPr="00000000">
              <w:rPr>
                <w:rtl w:val="0"/>
              </w:rPr>
              <w:t xml:space="preserve">(4), 651–666.</w:t>
            </w:r>
            <w:hyperlink r:id="rId623">
              <w:r w:rsidDel="00000000" w:rsidR="00000000" w:rsidRPr="00000000">
                <w:rPr>
                  <w:rtl w:val="0"/>
                </w:rPr>
                <w:t xml:space="preserve"> </w:t>
              </w:r>
            </w:hyperlink>
            <w:hyperlink r:id="rId624">
              <w:r w:rsidDel="00000000" w:rsidR="00000000" w:rsidRPr="00000000">
                <w:rPr>
                  <w:color w:val="1155cc"/>
                  <w:u w:val="single"/>
                  <w:rtl w:val="0"/>
                </w:rPr>
                <w:t xml:space="preserve">https://doi.org/10.1007/s10668-012-9346-8</w:t>
              </w:r>
            </w:hyperlink>
            <w:r w:rsidDel="00000000" w:rsidR="00000000" w:rsidRPr="00000000">
              <w:rPr>
                <w:rtl w:val="0"/>
              </w:rPr>
            </w:r>
          </w:p>
          <w:p w:rsidR="00000000" w:rsidDel="00000000" w:rsidP="00000000" w:rsidRDefault="00000000" w:rsidRPr="00000000" w14:paraId="00001539">
            <w:pPr>
              <w:numPr>
                <w:ilvl w:val="0"/>
                <w:numId w:val="57"/>
              </w:numPr>
              <w:spacing w:after="240" w:before="0" w:beforeAutospacing="0" w:lineRule="auto"/>
              <w:ind w:left="720" w:hanging="360"/>
            </w:pPr>
            <w:r w:rsidDel="00000000" w:rsidR="00000000" w:rsidRPr="00000000">
              <w:rPr>
                <w:rtl w:val="0"/>
              </w:rPr>
              <w:t xml:space="preserve">Williston, B. (2012). Climate Change and Radical Hope. </w:t>
            </w:r>
            <w:r w:rsidDel="00000000" w:rsidR="00000000" w:rsidRPr="00000000">
              <w:rPr>
                <w:i w:val="1"/>
                <w:iCs w:val="1"/>
                <w:rtl w:val="0"/>
              </w:rPr>
              <w:t xml:space="preserve">Ethics and the Environment, 17</w:t>
            </w:r>
            <w:r w:rsidDel="00000000" w:rsidR="00000000" w:rsidRPr="00000000">
              <w:rPr>
                <w:rtl w:val="0"/>
              </w:rPr>
              <w:t xml:space="preserve">(2), 165–186.</w:t>
            </w:r>
            <w:hyperlink r:id="rId625">
              <w:r w:rsidDel="00000000" w:rsidR="00000000" w:rsidRPr="00000000">
                <w:rPr>
                  <w:rtl w:val="0"/>
                </w:rPr>
                <w:t xml:space="preserve"> </w:t>
              </w:r>
            </w:hyperlink>
            <w:hyperlink r:id="rId626">
              <w:r w:rsidDel="00000000" w:rsidR="00000000" w:rsidRPr="00000000">
                <w:rPr>
                  <w:color w:val="1155cc"/>
                  <w:u w:val="single"/>
                  <w:rtl w:val="0"/>
                </w:rPr>
                <w:t xml:space="preserve">https://doi.org/10.2979/ethicsenviro.17.2.165</w:t>
              </w:r>
            </w:hyperlink>
            <w:r w:rsidDel="00000000" w:rsidR="00000000" w:rsidRPr="00000000">
              <w:rPr>
                <w:rtl w:val="0"/>
              </w:rPr>
            </w:r>
          </w:p>
        </w:tc>
      </w:tr>
    </w:tbl>
    <w:p w:rsidR="00000000" w:rsidDel="00000000" w:rsidP="00000000" w:rsidRDefault="00000000" w:rsidRPr="00000000" w14:paraId="0000153A">
      <w:pPr>
        <w:rPr/>
        <w:sectPr>
          <w:headerReference r:id="rId627" w:type="default"/>
          <w:footerReference r:id="rId628"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5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29" w:type="default"/>
          <w:footerReference r:id="rId630" w:type="default"/>
          <w:type w:val="nextPage"/>
          <w:pgSz w:h="12240" w:w="15840" w:orient="landscape"/>
          <w:pgMar w:bottom="1440.0000000000002" w:top="1440.0000000000002" w:left="1440.0000000000002" w:right="1440.0000000000002" w:header="720" w:footer="720"/>
          <w:pgNumType w:start="1"/>
        </w:sectPr>
      </w:pPr>
      <w:bookmarkStart w:colFirst="0" w:colLast="0" w:name="_k6t7l120jdan" w:id="322"/>
      <w:bookmarkEnd w:id="3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Acknowledging and Validating Climate Emotions</w:t>
      </w:r>
      <w:r w:rsidDel="00000000" w:rsidR="00000000" w:rsidRPr="00000000">
        <w:rPr>
          <w:rtl w:val="0"/>
        </w:rPr>
      </w:r>
    </w:p>
    <w:p w:rsidR="00000000" w:rsidDel="00000000" w:rsidP="00000000" w:rsidRDefault="00000000" w:rsidRPr="00000000" w14:paraId="0000153C">
      <w:pPr>
        <w:pStyle w:val="Heading1"/>
        <w:spacing w:after="240" w:before="240" w:lineRule="auto"/>
        <w:rPr/>
      </w:pPr>
      <w:bookmarkStart w:colFirst="0" w:colLast="0" w:name="_5eang38yytws" w:id="323"/>
      <w:bookmarkEnd w:id="323"/>
      <w:r w:rsidDel="00000000" w:rsidR="00000000" w:rsidRPr="00000000">
        <w:rPr>
          <w:rtl w:val="0"/>
        </w:rPr>
      </w:r>
    </w:p>
    <w:tbl>
      <w:tblPr>
        <w:tblStyle w:val="Table153"/>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rHeight w:val="1851.2255859374998" w:hRule="atLeast"/>
          <w:tblHeader w:val="0"/>
        </w:trPr>
        <w:tc>
          <w:tcPr>
            <w:shd w:fill="f4cccc" w:val="clear"/>
          </w:tcPr>
          <w:p w:rsidR="00000000" w:rsidDel="00000000" w:rsidP="00000000" w:rsidRDefault="00000000" w:rsidRPr="00000000" w14:paraId="0000153D">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53E">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53F">
            <w:pPr>
              <w:widowControl w:val="0"/>
              <w:rPr>
                <w:b w:val="1"/>
                <w:bCs w:val="1"/>
                <w:sz w:val="28"/>
                <w:szCs w:val="28"/>
              </w:rPr>
            </w:pPr>
            <w:r w:rsidDel="00000000" w:rsidR="00000000" w:rsidRPr="00000000">
              <w:rPr>
                <w:b w:val="1"/>
                <w:bCs w:val="1"/>
                <w:sz w:val="28"/>
                <w:szCs w:val="28"/>
                <w:rtl w:val="0"/>
              </w:rPr>
              <w:t xml:space="preserve">Section 4 is now closed for review and we are no longer accepting comments. Thank you for your contributions!</w:t>
            </w:r>
          </w:p>
          <w:p w:rsidR="00000000" w:rsidDel="00000000" w:rsidP="00000000" w:rsidRDefault="00000000" w:rsidRPr="00000000" w14:paraId="00001540">
            <w:pPr>
              <w:widowControl w:val="0"/>
              <w:rPr>
                <w:sz w:val="28"/>
                <w:szCs w:val="28"/>
              </w:rPr>
            </w:pPr>
            <w:r w:rsidDel="00000000" w:rsidR="00000000" w:rsidRPr="00000000">
              <w:rPr>
                <w:rtl w:val="0"/>
              </w:rPr>
            </w:r>
          </w:p>
          <w:p w:rsidR="00000000" w:rsidDel="00000000" w:rsidP="00000000" w:rsidRDefault="00000000" w:rsidRPr="00000000" w14:paraId="00001541">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1542">
            <w:pPr>
              <w:widowControl w:val="0"/>
              <w:rPr>
                <w:b w:val="1"/>
                <w:bCs w:val="1"/>
                <w:sz w:val="28"/>
                <w:szCs w:val="28"/>
              </w:rPr>
            </w:pPr>
            <w:r w:rsidDel="00000000" w:rsidR="00000000" w:rsidRPr="00000000">
              <w:rPr>
                <w:rtl w:val="0"/>
              </w:rPr>
            </w:r>
          </w:p>
          <w:p w:rsidR="00000000" w:rsidDel="00000000" w:rsidP="00000000" w:rsidRDefault="00000000" w:rsidRPr="00000000" w14:paraId="00001543">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1544">
      <w:pPr>
        <w:pStyle w:val="Heading1"/>
        <w:spacing w:after="240" w:before="240" w:lineRule="auto"/>
        <w:rPr/>
      </w:pPr>
      <w:bookmarkStart w:colFirst="0" w:colLast="0" w:name="_8jny181hofqa" w:id="324"/>
      <w:bookmarkEnd w:id="324"/>
      <w:r w:rsidDel="00000000" w:rsidR="00000000" w:rsidRPr="00000000">
        <w:rPr>
          <w:rtl w:val="0"/>
        </w:rPr>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pStyle w:val="Heading1"/>
        <w:spacing w:after="240" w:before="240" w:lineRule="auto"/>
        <w:rPr/>
      </w:pPr>
      <w:bookmarkStart w:colFirst="0" w:colLast="0" w:name="_2ldx9y3eeo49" w:id="325"/>
      <w:bookmarkEnd w:id="325"/>
      <w:r w:rsidDel="00000000" w:rsidR="00000000" w:rsidRPr="00000000">
        <w:rPr>
          <w:rtl w:val="0"/>
        </w:rPr>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pStyle w:val="Heading1"/>
        <w:spacing w:after="240" w:before="240" w:lineRule="auto"/>
        <w:rPr>
          <w:b w:val="0"/>
          <w:bCs w:val="0"/>
        </w:rPr>
      </w:pPr>
      <w:bookmarkStart w:colFirst="0" w:colLast="0" w:name="_wijj3hc541bk" w:id="326"/>
      <w:bookmarkEnd w:id="326"/>
      <w:r w:rsidDel="00000000" w:rsidR="00000000" w:rsidRPr="00000000">
        <w:rPr>
          <w:rtl w:val="0"/>
        </w:rPr>
        <w:t xml:space="preserve">Acknowledging and Validating Climate Emotions</w:t>
      </w:r>
      <w:r w:rsidDel="00000000" w:rsidR="00000000" w:rsidRPr="00000000">
        <w:rPr>
          <w:rtl w:val="0"/>
        </w:rPr>
      </w:r>
    </w:p>
    <w:tbl>
      <w:tblPr>
        <w:tblStyle w:val="Table15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154D">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154E">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154F">
            <w:pPr>
              <w:widowControl w:val="0"/>
              <w:numPr>
                <w:ilvl w:val="0"/>
                <w:numId w:val="539"/>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1550">
            <w:pPr>
              <w:widowControl w:val="0"/>
              <w:numPr>
                <w:ilvl w:val="0"/>
                <w:numId w:val="539"/>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1551">
            <w:pPr>
              <w:widowControl w:val="0"/>
              <w:numPr>
                <w:ilvl w:val="0"/>
                <w:numId w:val="539"/>
              </w:numPr>
              <w:spacing w:line="240" w:lineRule="auto"/>
              <w:ind w:left="720" w:hanging="360"/>
              <w:rPr>
                <w:del w:author="Claire Perry" w:id="426" w:date="2025-12-03T01:20:57Z"/>
              </w:rPr>
            </w:pPr>
            <w:r w:rsidDel="00000000" w:rsidR="00000000" w:rsidRPr="00000000">
              <w:rPr>
                <w:rtl w:val="0"/>
              </w:rPr>
              <w:t xml:space="preserve">Dana De Benetti, Mental Health and Climate Change Alliance</w:t>
            </w:r>
            <w:del w:author="Claire Perry" w:id="426" w:date="2025-12-03T01:20:57Z">
              <w:r w:rsidDel="00000000" w:rsidR="00000000" w:rsidRPr="00000000">
                <w:rPr>
                  <w:rtl w:val="0"/>
                </w:rPr>
              </w:r>
            </w:del>
          </w:p>
          <w:p w:rsidR="00000000" w:rsidDel="00000000" w:rsidP="00000000" w:rsidRDefault="00000000" w:rsidRPr="00000000" w14:paraId="00001552">
            <w:pPr>
              <w:widowControl w:val="0"/>
              <w:numPr>
                <w:ilvl w:val="0"/>
                <w:numId w:val="539"/>
              </w:numPr>
              <w:spacing w:line="240" w:lineRule="auto"/>
              <w:ind w:left="720" w:hanging="360"/>
            </w:pPr>
            <w:del w:author="Claire Perry" w:id="426" w:date="2025-12-03T01:20:57Z">
              <w:r w:rsidDel="00000000" w:rsidR="00000000" w:rsidRPr="00000000">
                <w:rPr>
                  <w:rtl w:val="0"/>
                </w:rPr>
                <w:delText xml:space="preserve"> </w:delText>
              </w:r>
            </w:del>
            <w:ins w:author="Claire Perry" w:id="426" w:date="2025-12-03T01:20:57Z">
              <w:r w:rsidDel="00000000" w:rsidR="00000000" w:rsidRPr="00000000">
                <w:rPr>
                  <w:rtl w:val="0"/>
                </w:rPr>
                <w:t xml:space="preserve">Claire Perry, Centre for Addiction and Mental Health</w:t>
              </w:r>
            </w:ins>
            <w:r w:rsidDel="00000000" w:rsidR="00000000" w:rsidRPr="00000000">
              <w:rPr>
                <w:rtl w:val="0"/>
              </w:rPr>
            </w:r>
          </w:p>
          <w:p w:rsidR="00000000" w:rsidDel="00000000" w:rsidP="00000000" w:rsidRDefault="00000000" w:rsidRPr="00000000" w14:paraId="00001553">
            <w:pPr>
              <w:widowControl w:val="0"/>
              <w:numPr>
                <w:ilvl w:val="0"/>
                <w:numId w:val="539"/>
              </w:numPr>
              <w:spacing w:line="240" w:lineRule="auto"/>
              <w:ind w:left="720" w:hanging="360"/>
            </w:pPr>
            <w:r w:rsidDel="00000000" w:rsidR="00000000" w:rsidRPr="00000000">
              <w:rPr>
                <w:rtl w:val="0"/>
              </w:rPr>
              <w:t xml:space="preserve"> </w:t>
            </w:r>
            <w:ins w:author="Brianna Aspinall" w:id="427" w:date="2025-12-14T18:53:01Z">
              <w:r w:rsidDel="00000000" w:rsidR="00000000" w:rsidRPr="00000000">
                <w:rPr>
                  <w:rtl w:val="0"/>
                </w:rPr>
                <w:t xml:space="preserve">Brianna Aspinall Nuñez, Carbon Conversations TO</w:t>
              </w:r>
            </w:ins>
            <w:r w:rsidDel="00000000" w:rsidR="00000000" w:rsidRPr="00000000">
              <w:rPr>
                <w:rtl w:val="0"/>
              </w:rPr>
            </w:r>
          </w:p>
          <w:p w:rsidR="00000000" w:rsidDel="00000000" w:rsidP="00000000" w:rsidRDefault="00000000" w:rsidRPr="00000000" w14:paraId="00001554">
            <w:pPr>
              <w:widowControl w:val="0"/>
              <w:numPr>
                <w:ilvl w:val="0"/>
                <w:numId w:val="539"/>
              </w:numPr>
              <w:spacing w:line="240" w:lineRule="auto"/>
              <w:ind w:left="720" w:hanging="360"/>
            </w:pPr>
            <w:r w:rsidDel="00000000" w:rsidR="00000000" w:rsidRPr="00000000">
              <w:rPr>
                <w:rtl w:val="0"/>
              </w:rPr>
            </w:r>
          </w:p>
        </w:tc>
      </w:tr>
    </w:tbl>
    <w:p w:rsidR="00000000" w:rsidDel="00000000" w:rsidP="00000000" w:rsidRDefault="00000000" w:rsidRPr="00000000" w14:paraId="00001555">
      <w:pPr>
        <w:spacing w:after="240" w:before="240" w:lineRule="auto"/>
        <w:rPr/>
      </w:pPr>
      <w:r w:rsidDel="00000000" w:rsidR="00000000" w:rsidRPr="00000000">
        <w:rPr>
          <w:rtl w:val="0"/>
        </w:rPr>
      </w:r>
    </w:p>
    <w:tbl>
      <w:tblPr>
        <w:tblStyle w:val="Table15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1556">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1557">
            <w:pPr>
              <w:widowControl w:val="0"/>
              <w:spacing w:after="240" w:before="240" w:line="240" w:lineRule="auto"/>
              <w:rPr/>
            </w:pPr>
            <w:r w:rsidDel="00000000" w:rsidR="00000000" w:rsidRPr="00000000">
              <w:rPr>
                <w:rtl w:val="0"/>
              </w:rPr>
              <w:t xml:space="preserve">Hope, as we’ve discussed, can galvanize us to envision a sustainable future and stay motivated in the face of daunting ecological realities. Yet hope by itself can also feel fragile if we’re attempting to carry the burden alone. People often find that collective engagement—whether through small groups, larger organizations, or entire communities—both strengthens hope and makes lasting change more feasible. One crucial step in fostering these group-level efforts is recognizing and validating the intense emotions that climate issues stir up. When people’s anxieties, grief, or anger are met with acceptance rather than judgment, they are far more likely to feel connected, understood, and ready to join forces with others who share similar concerns.</w:t>
            </w:r>
          </w:p>
          <w:p w:rsidR="00000000" w:rsidDel="00000000" w:rsidP="00000000" w:rsidRDefault="00000000" w:rsidRPr="00000000" w14:paraId="00001558">
            <w:pPr>
              <w:widowControl w:val="0"/>
              <w:spacing w:after="240" w:before="240" w:line="240" w:lineRule="auto"/>
              <w:rPr/>
            </w:pPr>
            <w:r w:rsidDel="00000000" w:rsidR="00000000" w:rsidRPr="00000000">
              <w:rPr>
                <w:rtl w:val="0"/>
              </w:rPr>
              <w:t xml:space="preserve">A variety of therapeutic approaches underscore why acknowledgment and validation are so powerful, especially in a collective context. Client-Centered Therapy, pioneered by Carl Rogers, highlights the profound impact of empathy and unconditional positive regard, a principle that can easily extend beyond one-on-one work and into group settings or community forums. Emotion-Focused Therapy reminds us that truly hearing one another’s climate anxiety or despair reduces isolation and forges a shared sense of resilience: as soon as individuals realize that their overwhelming feelings are normal, they can</w:t>
            </w:r>
            <w:ins w:author="Claire Perry" w:id="428" w:date="2025-12-01T02:35:12Z">
              <w:r w:rsidDel="00000000" w:rsidR="00000000" w:rsidRPr="00000000">
                <w:rPr>
                  <w:rtl w:val="0"/>
                </w:rPr>
                <w:t xml:space="preserve"> channel</w:t>
              </w:r>
            </w:ins>
            <w:r w:rsidDel="00000000" w:rsidR="00000000" w:rsidRPr="00000000">
              <w:rPr>
                <w:rtl w:val="0"/>
              </w:rPr>
              <w:t xml:space="preserve"> </w:t>
            </w:r>
            <w:del w:author="Claire Perry" w:id="429" w:date="2025-12-01T02:35:03Z">
              <w:r w:rsidDel="00000000" w:rsidR="00000000" w:rsidRPr="00000000">
                <w:rPr>
                  <w:rtl w:val="0"/>
                </w:rPr>
                <w:delText xml:space="preserve">integrate</w:delText>
              </w:r>
            </w:del>
            <w:r w:rsidDel="00000000" w:rsidR="00000000" w:rsidRPr="00000000">
              <w:rPr>
                <w:rtl w:val="0"/>
              </w:rPr>
              <w:t xml:space="preserve"> those emotions into more adaptive responses. Existential and psychodynamic frameworks similarly emphasize that when fear and grief remain unspoken, they often turn inward and fuel chronic distress. By deliberately creating spaces—online or in-person—where people can safely voice their worries about the future of the planet, communities can collectively navigate existential dread and grief, transforming those energies into meaningful action.</w:t>
            </w:r>
          </w:p>
          <w:p w:rsidR="00000000" w:rsidDel="00000000" w:rsidP="00000000" w:rsidRDefault="00000000" w:rsidRPr="00000000" w14:paraId="00001559">
            <w:pPr>
              <w:widowControl w:val="0"/>
              <w:spacing w:after="240" w:before="240" w:line="240" w:lineRule="auto"/>
              <w:rPr/>
            </w:pPr>
            <w:r w:rsidDel="00000000" w:rsidR="00000000" w:rsidRPr="00000000">
              <w:rPr>
                <w:rtl w:val="0"/>
              </w:rPr>
              <w:t xml:space="preserve">Other models, such as Marsha Linehan’s Validation Theory (central to Dialectical Behavior Therapy), show that when emotionally charged experiences are taken seriously, rather than minimized or dismissed, a foundation of trust and psychological safety emerges. Applied to climate activism or communal support groups, this means understanding that people may experience profound guilt about their carbon footprints or intense rage toward institutional inaction. Acceptance and Commitment Therapy (ACT) and Compassion-Focused Therapy similarly affirm that it is natural—and often necessary—to acknowledge the depth of these emotions before people can commit to values-driven engagement. This process of collective validation also helps communities move from a place of paralysis toward constructive problem-solving. For instance, a shared narrative that recognizes ecological grief as a sign of deep care for the Earth can galvanize individuals to support local conservation efforts, lobby policymakers, or simply offer empathetic listening to neighbors overwhelmed by climate news.</w:t>
            </w:r>
          </w:p>
          <w:p w:rsidR="00000000" w:rsidDel="00000000" w:rsidP="00000000" w:rsidRDefault="00000000" w:rsidRPr="00000000" w14:paraId="0000155A">
            <w:pPr>
              <w:widowControl w:val="0"/>
              <w:spacing w:after="240" w:before="240" w:line="240" w:lineRule="auto"/>
              <w:rPr/>
            </w:pPr>
            <w:r w:rsidDel="00000000" w:rsidR="00000000" w:rsidRPr="00000000">
              <w:rPr>
                <w:rtl w:val="0"/>
              </w:rPr>
              <w:t xml:space="preserve">In the end, whether guided by Narrative Therapy, grief therapy frameworks, or trauma-informed principles, the message remains the same: we are not meant to face the climate crisis alone. Validating one another’s experiences paves the way for collective efficacy, fostering a sense that no single person must shoulder the responsibility—or the emotional toll—on their own. By acknowledging the legitimacy of grief, despair, or anger, communities can harness those emotions as catalysts for solidarity and cooperative action. That solidarity in turn fortifies hope, creating a reinforcing cycle: the more we feel supported and understood in our climate emotions, the more willing we become to engage together in the hard work of building a sustainable, life-affirming future.</w:t>
            </w:r>
          </w:p>
          <w:p w:rsidR="00000000" w:rsidDel="00000000" w:rsidP="00000000" w:rsidRDefault="00000000" w:rsidRPr="00000000" w14:paraId="0000155B">
            <w:pPr>
              <w:widowControl w:val="0"/>
              <w:spacing w:line="240" w:lineRule="auto"/>
              <w:rPr/>
            </w:pPr>
            <w:r w:rsidDel="00000000" w:rsidR="00000000" w:rsidRPr="00000000">
              <w:rPr>
                <w:rtl w:val="0"/>
              </w:rPr>
            </w:r>
          </w:p>
        </w:tc>
      </w:tr>
      <w:tr>
        <w:trPr>
          <w:cantSplit w:val="0"/>
          <w:tblHeader w:val="0"/>
        </w:trPr>
        <w:tc>
          <w:tcPr>
            <w:shd w:fill="ea9999" w:val="clear"/>
          </w:tcPr>
          <w:p w:rsidR="00000000" w:rsidDel="00000000" w:rsidP="00000000" w:rsidRDefault="00000000" w:rsidRPr="00000000" w14:paraId="0000155C">
            <w:pPr>
              <w:widowControl w:val="0"/>
              <w:spacing w:line="240" w:lineRule="auto"/>
              <w:rPr>
                <w:b w:val="1"/>
                <w:bCs w:val="1"/>
              </w:rPr>
            </w:pPr>
            <w:commentRangeStart w:id="296"/>
            <w:commentRangeStart w:id="297"/>
            <w:r w:rsidDel="00000000" w:rsidR="00000000" w:rsidRPr="00000000">
              <w:rPr>
                <w:b w:val="1"/>
                <w:bCs w:val="1"/>
                <w:rtl w:val="0"/>
              </w:rPr>
              <w:t xml:space="preserve">Content</w:t>
            </w:r>
            <w:commentRangeEnd w:id="296"/>
            <w:r w:rsidDel="00000000" w:rsidR="00000000" w:rsidRPr="00000000">
              <w:commentReference w:id="296"/>
            </w:r>
            <w:commentRangeEnd w:id="297"/>
            <w:r w:rsidDel="00000000" w:rsidR="00000000" w:rsidRPr="00000000">
              <w:commentReference w:id="297"/>
            </w:r>
            <w:r w:rsidDel="00000000" w:rsidR="00000000" w:rsidRPr="00000000">
              <w:rPr>
                <w:rtl w:val="0"/>
              </w:rPr>
            </w:r>
          </w:p>
        </w:tc>
        <w:tc>
          <w:tcPr>
            <w:shd w:fill="f4cccc" w:val="clear"/>
          </w:tcPr>
          <w:p w:rsidR="00000000" w:rsidDel="00000000" w:rsidP="00000000" w:rsidRDefault="00000000" w:rsidRPr="00000000" w14:paraId="0000155D">
            <w:pPr>
              <w:spacing w:after="240" w:before="240" w:lineRule="auto"/>
              <w:rPr/>
            </w:pPr>
            <w:r w:rsidDel="00000000" w:rsidR="00000000" w:rsidRPr="00000000">
              <w:rPr>
                <w:rtl w:val="0"/>
              </w:rPr>
              <w:t xml:space="preserve">Acknowledging and validating emotions is a fundamental step in supporting individuals experiencing distress from climate change. This section explores why recognizing and normalizing climate-related emotions like grief, anxiety, and despair is crucial for psychological healing and growth. We will examine key therapeutic theories that emphasize emotional validation, introduce effective active listening techniques, and understand the profound impact of validation on resilience and collective action. By understanding these concepts, you can better support yourself and others in navigating the emotional challenges posed by climate change.</w:t>
            </w:r>
          </w:p>
          <w:p w:rsidR="00000000" w:rsidDel="00000000" w:rsidP="00000000" w:rsidRDefault="00000000" w:rsidRPr="00000000" w14:paraId="0000155E">
            <w:pPr>
              <w:pStyle w:val="Heading2"/>
              <w:spacing w:after="240" w:before="240" w:lineRule="auto"/>
              <w:rPr/>
            </w:pPr>
            <w:bookmarkStart w:colFirst="0" w:colLast="0" w:name="_y3zlzp1w15bc" w:id="327"/>
            <w:bookmarkEnd w:id="327"/>
            <w:r w:rsidDel="00000000" w:rsidR="00000000" w:rsidRPr="00000000">
              <w:rPr>
                <w:rtl w:val="0"/>
              </w:rPr>
              <w:t xml:space="preserve">The Importance of Acknowledging and Validating Climate Emotions</w:t>
            </w:r>
          </w:p>
          <w:p w:rsidR="00000000" w:rsidDel="00000000" w:rsidP="00000000" w:rsidRDefault="00000000" w:rsidRPr="00000000" w14:paraId="0000155F">
            <w:pPr>
              <w:spacing w:after="240" w:before="240" w:lineRule="auto"/>
              <w:rPr/>
            </w:pPr>
            <w:r w:rsidDel="00000000" w:rsidR="00000000" w:rsidRPr="00000000">
              <w:rPr>
                <w:rtl w:val="0"/>
              </w:rPr>
              <w:t xml:space="preserve">Climate change not only poses physical threats but also triggers a wide range of emotional responses. Recognizing and validating these emotions is essential for fostering resilience and promoting psychological well-being. Validation involves acknowledging and accepting someone’s feelings without judgment, which helps individuals feel understood and supported. This foundational step is emphasized across various therapeutic approaches, providing a safe space for individuals to process their climate-related emotions.</w:t>
            </w:r>
          </w:p>
          <w:p w:rsidR="00000000" w:rsidDel="00000000" w:rsidP="00000000" w:rsidRDefault="00000000" w:rsidRPr="00000000" w14:paraId="00001560">
            <w:pPr>
              <w:spacing w:after="240" w:before="240" w:lineRule="auto"/>
              <w:rPr/>
            </w:pPr>
            <w:r w:rsidDel="00000000" w:rsidR="00000000" w:rsidRPr="00000000">
              <w:rPr>
                <w:rtl w:val="0"/>
              </w:rPr>
            </w:r>
          </w:p>
          <w:tbl>
            <w:tblPr>
              <w:tblStyle w:val="Table156"/>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561">
                  <w:pPr>
                    <w:pStyle w:val="Heading2"/>
                    <w:spacing w:after="240" w:before="240" w:lineRule="auto"/>
                    <w:rPr/>
                  </w:pPr>
                  <w:bookmarkStart w:colFirst="0" w:colLast="0" w:name="_v7lcuvescdxs" w:id="328"/>
                  <w:bookmarkEnd w:id="328"/>
                  <w:r w:rsidDel="00000000" w:rsidR="00000000" w:rsidRPr="00000000">
                    <w:rPr>
                      <w:rtl w:val="0"/>
                    </w:rPr>
                    <w:t xml:space="preserve">Key Therapeutic Theories and Approaches</w:t>
                  </w:r>
                </w:p>
                <w:p w:rsidR="00000000" w:rsidDel="00000000" w:rsidP="00000000" w:rsidRDefault="00000000" w:rsidRPr="00000000" w14:paraId="00001562">
                  <w:pPr>
                    <w:spacing w:after="240" w:before="240" w:lineRule="auto"/>
                    <w:rPr/>
                  </w:pPr>
                  <w:r w:rsidDel="00000000" w:rsidR="00000000" w:rsidRPr="00000000">
                    <w:rPr>
                      <w:rtl w:val="0"/>
                    </w:rPr>
                    <w:t xml:space="preserve">Several therapeutic frameworks highlight the value of emotional validation in addressing climate distress. Below are key theories and practices that emphasize the importance of recognizing, validating, and normalizing emotions:</w:t>
                  </w:r>
                </w:p>
                <w:p w:rsidR="00000000" w:rsidDel="00000000" w:rsidP="00000000" w:rsidRDefault="00000000" w:rsidRPr="00000000" w14:paraId="00001563">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564">
                  <w:pPr>
                    <w:spacing w:after="240" w:before="240" w:lineRule="auto"/>
                    <w:ind w:left="720" w:firstLine="0"/>
                    <w:rPr>
                      <w:b w:val="1"/>
                      <w:bCs w:val="1"/>
                    </w:rPr>
                  </w:pPr>
                  <w:r w:rsidDel="00000000" w:rsidR="00000000" w:rsidRPr="00000000">
                    <w:rPr>
                      <w:b w:val="1"/>
                      <w:bCs w:val="1"/>
                      <w:rtl w:val="0"/>
                    </w:rPr>
                    <w:t xml:space="preserve">Client-Centered Therapy (Carl Rogers)</w:t>
                  </w:r>
                </w:p>
                <w:p w:rsidR="00000000" w:rsidDel="00000000" w:rsidP="00000000" w:rsidRDefault="00000000" w:rsidRPr="00000000" w14:paraId="00001565">
                  <w:pPr>
                    <w:numPr>
                      <w:ilvl w:val="0"/>
                      <w:numId w:val="14"/>
                    </w:numPr>
                    <w:spacing w:after="0" w:afterAutospacing="0" w:before="240" w:lineRule="auto"/>
                    <w:ind w:left="1440" w:hanging="360"/>
                  </w:pPr>
                  <w:r w:rsidDel="00000000" w:rsidR="00000000" w:rsidRPr="00000000">
                    <w:rPr>
                      <w:b w:val="1"/>
                      <w:bCs w:val="1"/>
                      <w:rtl w:val="0"/>
                    </w:rPr>
                    <w:t xml:space="preserve">Core Concept:</w:t>
                  </w:r>
                  <w:r w:rsidDel="00000000" w:rsidR="00000000" w:rsidRPr="00000000">
                    <w:rPr>
                      <w:rtl w:val="0"/>
                    </w:rPr>
                    <w:t xml:space="preserve"> Emphasizes unconditional positive regard, empathy, and authenticity in the therapeutic relationship.</w:t>
                  </w:r>
                </w:p>
                <w:p w:rsidR="00000000" w:rsidDel="00000000" w:rsidP="00000000" w:rsidRDefault="00000000" w:rsidRPr="00000000" w14:paraId="00001566">
                  <w:pPr>
                    <w:numPr>
                      <w:ilvl w:val="0"/>
                      <w:numId w:val="14"/>
                    </w:numPr>
                    <w:spacing w:after="240" w:before="0" w:beforeAutospacing="0" w:lineRule="auto"/>
                    <w:ind w:left="1440" w:hanging="360"/>
                  </w:pPr>
                  <w:r w:rsidDel="00000000" w:rsidR="00000000" w:rsidRPr="00000000">
                    <w:rPr>
                      <w:b w:val="1"/>
                      <w:bCs w:val="1"/>
                      <w:rtl w:val="0"/>
                    </w:rPr>
                    <w:t xml:space="preserve">Relevance to Climate Emotions:</w:t>
                  </w:r>
                  <w:r w:rsidDel="00000000" w:rsidR="00000000" w:rsidRPr="00000000">
                    <w:rPr>
                      <w:rtl w:val="0"/>
                    </w:rPr>
                    <w:t xml:space="preserve"> Validating feelings of eco-anxiety or grief helps individuals feel heard and reduces isolation, fostering a safe environment to express complex emotions.</w:t>
                  </w:r>
                </w:p>
                <w:p w:rsidR="00000000" w:rsidDel="00000000" w:rsidP="00000000" w:rsidRDefault="00000000" w:rsidRPr="00000000" w14:paraId="00001567">
                  <w:pPr>
                    <w:spacing w:after="240" w:before="240" w:lineRule="auto"/>
                    <w:ind w:left="720" w:firstLine="0"/>
                    <w:rPr>
                      <w:b w:val="1"/>
                      <w:bCs w:val="1"/>
                    </w:rPr>
                  </w:pPr>
                  <w:r w:rsidDel="00000000" w:rsidR="00000000" w:rsidRPr="00000000">
                    <w:rPr>
                      <w:b w:val="1"/>
                      <w:bCs w:val="1"/>
                      <w:rtl w:val="0"/>
                    </w:rPr>
                    <w:t xml:space="preserve">Emotion-Focused Therapy (EFT) (Leslie Greenberg)</w:t>
                  </w:r>
                </w:p>
                <w:p w:rsidR="00000000" w:rsidDel="00000000" w:rsidP="00000000" w:rsidRDefault="00000000" w:rsidRPr="00000000" w14:paraId="00001568">
                  <w:pPr>
                    <w:numPr>
                      <w:ilvl w:val="0"/>
                      <w:numId w:val="279"/>
                    </w:numPr>
                    <w:spacing w:after="0" w:afterAutospacing="0" w:before="240" w:lineRule="auto"/>
                    <w:ind w:left="1440" w:hanging="360"/>
                  </w:pPr>
                  <w:r w:rsidDel="00000000" w:rsidR="00000000" w:rsidRPr="00000000">
                    <w:rPr>
                      <w:b w:val="1"/>
                      <w:bCs w:val="1"/>
                      <w:rtl w:val="0"/>
                    </w:rPr>
                    <w:t xml:space="preserve">Core Concept:</w:t>
                  </w:r>
                  <w:r w:rsidDel="00000000" w:rsidR="00000000" w:rsidRPr="00000000">
                    <w:rPr>
                      <w:rtl w:val="0"/>
                    </w:rPr>
                    <w:t xml:space="preserve"> Focuses on accessing, exploring, and validating emotions to foster adaptive emotional responses.</w:t>
                  </w:r>
                </w:p>
                <w:p w:rsidR="00000000" w:rsidDel="00000000" w:rsidP="00000000" w:rsidRDefault="00000000" w:rsidRPr="00000000" w14:paraId="00001569">
                  <w:pPr>
                    <w:numPr>
                      <w:ilvl w:val="0"/>
                      <w:numId w:val="279"/>
                    </w:numPr>
                    <w:spacing w:after="240" w:before="0" w:beforeAutospacing="0" w:lineRule="auto"/>
                    <w:ind w:left="1440" w:hanging="360"/>
                  </w:pPr>
                  <w:r w:rsidDel="00000000" w:rsidR="00000000" w:rsidRPr="00000000">
                    <w:rPr>
                      <w:b w:val="1"/>
                      <w:bCs w:val="1"/>
                      <w:rtl w:val="0"/>
                    </w:rPr>
                    <w:t xml:space="preserve">Relevance to Climate Emotions:</w:t>
                  </w:r>
                  <w:r w:rsidDel="00000000" w:rsidR="00000000" w:rsidRPr="00000000">
                    <w:rPr>
                      <w:rtl w:val="0"/>
                    </w:rPr>
                    <w:t xml:space="preserve"> Acknowledging climate grief and eco-anxiety legitimizes these emotions, allowing for emotional</w:t>
                  </w:r>
                  <w:ins w:author="Claire Perry" w:id="430" w:date="2025-12-01T02:40:17Z">
                    <w:r w:rsidDel="00000000" w:rsidR="00000000" w:rsidRPr="00000000">
                      <w:rPr>
                        <w:rtl w:val="0"/>
                      </w:rPr>
                      <w:t xml:space="preserve"> regulation</w:t>
                    </w:r>
                  </w:ins>
                  <w:del w:author="Claire Perry" w:id="430" w:date="2025-12-01T02:40:17Z">
                    <w:r w:rsidDel="00000000" w:rsidR="00000000" w:rsidRPr="00000000">
                      <w:rPr>
                        <w:rtl w:val="0"/>
                      </w:rPr>
                      <w:delText xml:space="preserve"> integration</w:delText>
                    </w:r>
                  </w:del>
                  <w:r w:rsidDel="00000000" w:rsidR="00000000" w:rsidRPr="00000000">
                    <w:rPr>
                      <w:rtl w:val="0"/>
                    </w:rPr>
                    <w:t xml:space="preserve"> and meaning-making.</w:t>
                  </w:r>
                </w:p>
                <w:p w:rsidR="00000000" w:rsidDel="00000000" w:rsidP="00000000" w:rsidRDefault="00000000" w:rsidRPr="00000000" w14:paraId="0000156A">
                  <w:pPr>
                    <w:spacing w:after="240" w:before="240" w:lineRule="auto"/>
                    <w:ind w:left="720" w:firstLine="0"/>
                    <w:rPr>
                      <w:b w:val="1"/>
                      <w:bCs w:val="1"/>
                    </w:rPr>
                  </w:pPr>
                  <w:r w:rsidDel="00000000" w:rsidR="00000000" w:rsidRPr="00000000">
                    <w:rPr>
                      <w:rtl w:val="0"/>
                    </w:rPr>
                    <w:br w:type="textWrapping"/>
                  </w:r>
                  <w:r w:rsidDel="00000000" w:rsidR="00000000" w:rsidRPr="00000000">
                    <w:rPr>
                      <w:b w:val="1"/>
                      <w:bCs w:val="1"/>
                      <w:rtl w:val="0"/>
                    </w:rPr>
                    <w:t xml:space="preserve"> Existential Therapy (Viktor Frankl, Rollo May, Irvin Yalom)</w:t>
                  </w:r>
                </w:p>
                <w:p w:rsidR="00000000" w:rsidDel="00000000" w:rsidP="00000000" w:rsidRDefault="00000000" w:rsidRPr="00000000" w14:paraId="0000156B">
                  <w:pPr>
                    <w:numPr>
                      <w:ilvl w:val="0"/>
                      <w:numId w:val="446"/>
                    </w:numPr>
                    <w:spacing w:after="0" w:afterAutospacing="0" w:before="240" w:lineRule="auto"/>
                    <w:ind w:left="1440" w:hanging="360"/>
                  </w:pPr>
                  <w:r w:rsidDel="00000000" w:rsidR="00000000" w:rsidRPr="00000000">
                    <w:rPr>
                      <w:rtl w:val="0"/>
                    </w:rPr>
                    <w:t xml:space="preserve">​​</w:t>
                  </w:r>
                  <w:r w:rsidDel="00000000" w:rsidR="00000000" w:rsidRPr="00000000">
                    <w:rPr>
                      <w:b w:val="1"/>
                      <w:bCs w:val="1"/>
                      <w:rtl w:val="0"/>
                    </w:rPr>
                    <w:t xml:space="preserve">Core Concept:</w:t>
                  </w:r>
                  <w:r w:rsidDel="00000000" w:rsidR="00000000" w:rsidRPr="00000000">
                    <w:rPr>
                      <w:rtl w:val="0"/>
                    </w:rPr>
                    <w:t xml:space="preserve"> Explores universal challenges of meaning, freedom, isolation, and mortality, encouraging confrontation rather than avoidance.</w:t>
                  </w:r>
                </w:p>
                <w:p w:rsidR="00000000" w:rsidDel="00000000" w:rsidP="00000000" w:rsidRDefault="00000000" w:rsidRPr="00000000" w14:paraId="0000156C">
                  <w:pPr>
                    <w:numPr>
                      <w:ilvl w:val="0"/>
                      <w:numId w:val="446"/>
                    </w:numPr>
                    <w:spacing w:after="240" w:before="0" w:beforeAutospacing="0" w:lineRule="auto"/>
                    <w:ind w:left="1440" w:hanging="360"/>
                  </w:pPr>
                  <w:r w:rsidDel="00000000" w:rsidR="00000000" w:rsidRPr="00000000">
                    <w:rPr>
                      <w:b w:val="1"/>
                      <w:bCs w:val="1"/>
                      <w:rtl w:val="0"/>
                    </w:rPr>
                    <w:t xml:space="preserve">Relevance to Climate Emotions:</w:t>
                  </w:r>
                  <w:r w:rsidDel="00000000" w:rsidR="00000000" w:rsidRPr="00000000">
                    <w:rPr>
                      <w:rtl w:val="0"/>
                    </w:rPr>
                    <w:t xml:space="preserve"> Validating existential fears related to climate change helps individuals find meaning and purpose amidst uncertainty.</w:t>
                  </w:r>
                </w:p>
                <w:p w:rsidR="00000000" w:rsidDel="00000000" w:rsidP="00000000" w:rsidRDefault="00000000" w:rsidRPr="00000000" w14:paraId="0000156D">
                  <w:pPr>
                    <w:spacing w:after="240" w:before="240" w:lineRule="auto"/>
                    <w:ind w:left="720" w:firstLine="0"/>
                    <w:rPr>
                      <w:b w:val="1"/>
                      <w:bCs w:val="1"/>
                    </w:rPr>
                  </w:pPr>
                  <w:r w:rsidDel="00000000" w:rsidR="00000000" w:rsidRPr="00000000">
                    <w:rPr>
                      <w:b w:val="1"/>
                      <w:bCs w:val="1"/>
                      <w:rtl w:val="0"/>
                    </w:rPr>
                    <w:t xml:space="preserve">Psychodynamic Therapy</w:t>
                  </w:r>
                </w:p>
                <w:p w:rsidR="00000000" w:rsidDel="00000000" w:rsidP="00000000" w:rsidRDefault="00000000" w:rsidRPr="00000000" w14:paraId="0000156E">
                  <w:pPr>
                    <w:numPr>
                      <w:ilvl w:val="0"/>
                      <w:numId w:val="97"/>
                    </w:numPr>
                    <w:spacing w:after="0" w:afterAutospacing="0" w:before="240" w:lineRule="auto"/>
                    <w:ind w:left="1440" w:hanging="360"/>
                  </w:pPr>
                  <w:r w:rsidDel="00000000" w:rsidR="00000000" w:rsidRPr="00000000">
                    <w:rPr>
                      <w:b w:val="1"/>
                      <w:bCs w:val="1"/>
                      <w:rtl w:val="0"/>
                    </w:rPr>
                    <w:t xml:space="preserve">Core Concept:</w:t>
                  </w:r>
                  <w:r w:rsidDel="00000000" w:rsidR="00000000" w:rsidRPr="00000000">
                    <w:rPr>
                      <w:rtl w:val="0"/>
                    </w:rPr>
                    <w:t xml:space="preserve"> Brings unconscious emotions and conflicts into conscious awareness through validation and understanding.</w:t>
                  </w:r>
                </w:p>
                <w:p w:rsidR="00000000" w:rsidDel="00000000" w:rsidP="00000000" w:rsidRDefault="00000000" w:rsidRPr="00000000" w14:paraId="0000156F">
                  <w:pPr>
                    <w:numPr>
                      <w:ilvl w:val="0"/>
                      <w:numId w:val="97"/>
                    </w:numPr>
                    <w:spacing w:after="240" w:before="0" w:beforeAutospacing="0" w:lineRule="auto"/>
                    <w:ind w:left="1440" w:hanging="360"/>
                  </w:pPr>
                  <w:r w:rsidDel="00000000" w:rsidR="00000000" w:rsidRPr="00000000">
                    <w:rPr>
                      <w:b w:val="1"/>
                      <w:bCs w:val="1"/>
                      <w:rtl w:val="0"/>
                    </w:rPr>
                    <w:t xml:space="preserve">Relevance to Climate Emotions:</w:t>
                  </w:r>
                  <w:r w:rsidDel="00000000" w:rsidR="00000000" w:rsidRPr="00000000">
                    <w:rPr>
                      <w:rtl w:val="0"/>
                    </w:rPr>
                    <w:t xml:space="preserve"> </w:t>
                  </w:r>
                  <w:ins w:author="Claire Perry" w:id="431" w:date="2025-12-01T02:39:18Z">
                    <w:r w:rsidDel="00000000" w:rsidR="00000000" w:rsidRPr="00000000">
                      <w:rPr>
                        <w:rtl w:val="0"/>
                      </w:rPr>
                      <w:t xml:space="preserve">Validation helps </w:t>
                    </w:r>
                  </w:ins>
                  <w:del w:author="Claire Perry" w:id="431" w:date="2025-12-01T02:39:18Z">
                    <w:r w:rsidDel="00000000" w:rsidR="00000000" w:rsidRPr="00000000">
                      <w:rPr>
                        <w:rtl w:val="0"/>
                      </w:rPr>
                      <w:delText xml:space="preserve">H</w:delText>
                    </w:r>
                  </w:del>
                  <w:del w:author="Claire Perry" w:id="432" w:date="2025-12-01T02:39:29Z">
                    <w:r w:rsidDel="00000000" w:rsidR="00000000" w:rsidRPr="00000000">
                      <w:rPr>
                        <w:rtl w:val="0"/>
                      </w:rPr>
                      <w:delText xml:space="preserve">elps</w:delText>
                    </w:r>
                  </w:del>
                  <w:r w:rsidDel="00000000" w:rsidR="00000000" w:rsidRPr="00000000">
                    <w:rPr>
                      <w:rtl w:val="0"/>
                    </w:rPr>
                    <w:t xml:space="preserve"> process feelings of helplessness and guilt by addressing deeper fears of loss and the need for security.</w:t>
                  </w:r>
                </w:p>
                <w:p w:rsidR="00000000" w:rsidDel="00000000" w:rsidP="00000000" w:rsidRDefault="00000000" w:rsidRPr="00000000" w14:paraId="00001570">
                  <w:pPr>
                    <w:spacing w:after="240" w:before="240" w:lineRule="auto"/>
                    <w:ind w:left="720" w:firstLine="0"/>
                    <w:rPr>
                      <w:b w:val="1"/>
                      <w:bCs w:val="1"/>
                    </w:rPr>
                  </w:pPr>
                  <w:r w:rsidDel="00000000" w:rsidR="00000000" w:rsidRPr="00000000">
                    <w:rPr>
                      <w:rtl w:val="0"/>
                    </w:rPr>
                    <w:br w:type="textWrapping"/>
                  </w:r>
                  <w:r w:rsidDel="00000000" w:rsidR="00000000" w:rsidRPr="00000000">
                    <w:rPr>
                      <w:b w:val="1"/>
                      <w:bCs w:val="1"/>
                      <w:rtl w:val="0"/>
                    </w:rPr>
                    <w:t xml:space="preserve">Validation Theory (Marsha Linehan, Dialectical Behavior Therapy – DBT)</w:t>
                  </w:r>
                </w:p>
                <w:p w:rsidR="00000000" w:rsidDel="00000000" w:rsidP="00000000" w:rsidRDefault="00000000" w:rsidRPr="00000000" w14:paraId="00001571">
                  <w:pPr>
                    <w:numPr>
                      <w:ilvl w:val="0"/>
                      <w:numId w:val="367"/>
                    </w:numPr>
                    <w:spacing w:after="0" w:afterAutospacing="0" w:before="240" w:lineRule="auto"/>
                    <w:ind w:left="1440" w:hanging="360"/>
                  </w:pPr>
                  <w:r w:rsidDel="00000000" w:rsidR="00000000" w:rsidRPr="00000000">
                    <w:rPr>
                      <w:b w:val="1"/>
                      <w:bCs w:val="1"/>
                      <w:rtl w:val="0"/>
                    </w:rPr>
                    <w:t xml:space="preserve">Core Concept:</w:t>
                  </w:r>
                  <w:r w:rsidDel="00000000" w:rsidR="00000000" w:rsidRPr="00000000">
                    <w:rPr>
                      <w:rtl w:val="0"/>
                    </w:rPr>
                    <w:t xml:space="preserve"> Centralizes emotional validation to reduce dysregulation and resistance.</w:t>
                  </w:r>
                </w:p>
                <w:p w:rsidR="00000000" w:rsidDel="00000000" w:rsidP="00000000" w:rsidRDefault="00000000" w:rsidRPr="00000000" w14:paraId="00001572">
                  <w:pPr>
                    <w:numPr>
                      <w:ilvl w:val="0"/>
                      <w:numId w:val="367"/>
                    </w:numPr>
                    <w:spacing w:after="240" w:before="0" w:beforeAutospacing="0" w:lineRule="auto"/>
                    <w:ind w:left="1440" w:hanging="360"/>
                  </w:pPr>
                  <w:r w:rsidDel="00000000" w:rsidR="00000000" w:rsidRPr="00000000">
                    <w:rPr>
                      <w:b w:val="1"/>
                      <w:bCs w:val="1"/>
                      <w:rtl w:val="0"/>
                    </w:rPr>
                    <w:t xml:space="preserve">Relevance to Climate Emotions:</w:t>
                  </w:r>
                  <w:r w:rsidDel="00000000" w:rsidR="00000000" w:rsidRPr="00000000">
                    <w:rPr>
                      <w:rtl w:val="0"/>
                    </w:rPr>
                    <w:t xml:space="preserve"> Validates intense emotions like despair and guilt, reducing shame and encouraging constructive action.</w:t>
                  </w:r>
                </w:p>
                <w:p w:rsidR="00000000" w:rsidDel="00000000" w:rsidP="00000000" w:rsidRDefault="00000000" w:rsidRPr="00000000" w14:paraId="00001573">
                  <w:pPr>
                    <w:spacing w:after="240" w:before="240" w:lineRule="auto"/>
                    <w:ind w:left="720" w:firstLine="0"/>
                    <w:rPr>
                      <w:b w:val="1"/>
                      <w:bCs w:val="1"/>
                    </w:rPr>
                  </w:pPr>
                  <w:r w:rsidDel="00000000" w:rsidR="00000000" w:rsidRPr="00000000">
                    <w:rPr>
                      <w:b w:val="1"/>
                      <w:bCs w:val="1"/>
                      <w:rtl w:val="0"/>
                    </w:rPr>
                    <w:t xml:space="preserve">Acceptance and Commitment Therapy (ACT) (Steven Hayes)</w:t>
                  </w:r>
                </w:p>
                <w:p w:rsidR="00000000" w:rsidDel="00000000" w:rsidP="00000000" w:rsidRDefault="00000000" w:rsidRPr="00000000" w14:paraId="00001574">
                  <w:pPr>
                    <w:numPr>
                      <w:ilvl w:val="0"/>
                      <w:numId w:val="211"/>
                    </w:numPr>
                    <w:spacing w:after="0" w:afterAutospacing="0" w:before="240" w:lineRule="auto"/>
                    <w:ind w:left="1440" w:hanging="360"/>
                  </w:pPr>
                  <w:r w:rsidDel="00000000" w:rsidR="00000000" w:rsidRPr="00000000">
                    <w:rPr>
                      <w:b w:val="1"/>
                      <w:bCs w:val="1"/>
                      <w:rtl w:val="0"/>
                    </w:rPr>
                    <w:t xml:space="preserve">Core Concept:</w:t>
                  </w:r>
                  <w:r w:rsidDel="00000000" w:rsidR="00000000" w:rsidRPr="00000000">
                    <w:rPr>
                      <w:rtl w:val="0"/>
                    </w:rPr>
                    <w:t xml:space="preserve"> Focuses on accepting difficult emotions while committing to meaningful actions aligned with personal values.</w:t>
                  </w:r>
                </w:p>
                <w:p w:rsidR="00000000" w:rsidDel="00000000" w:rsidP="00000000" w:rsidRDefault="00000000" w:rsidRPr="00000000" w14:paraId="00001575">
                  <w:pPr>
                    <w:numPr>
                      <w:ilvl w:val="0"/>
                      <w:numId w:val="211"/>
                    </w:numPr>
                    <w:spacing w:after="240" w:before="0" w:beforeAutospacing="0" w:lineRule="auto"/>
                    <w:ind w:left="1440" w:hanging="360"/>
                  </w:pPr>
                  <w:r w:rsidDel="00000000" w:rsidR="00000000" w:rsidRPr="00000000">
                    <w:rPr>
                      <w:b w:val="1"/>
                      <w:bCs w:val="1"/>
                      <w:rtl w:val="0"/>
                    </w:rPr>
                    <w:t xml:space="preserve">Relevance to Climate Emotions:</w:t>
                  </w:r>
                  <w:r w:rsidDel="00000000" w:rsidR="00000000" w:rsidRPr="00000000">
                    <w:rPr>
                      <w:rtl w:val="0"/>
                    </w:rPr>
                    <w:t xml:space="preserve"> Validates eco-anxiety and grief, promoting psychological flexibility and empowering values-driven climate engagement.</w:t>
                  </w:r>
                </w:p>
                <w:p w:rsidR="00000000" w:rsidDel="00000000" w:rsidP="00000000" w:rsidRDefault="00000000" w:rsidRPr="00000000" w14:paraId="00001576">
                  <w:pPr>
                    <w:spacing w:after="240" w:before="240" w:lineRule="auto"/>
                    <w:ind w:left="720" w:firstLine="0"/>
                    <w:rPr>
                      <w:b w:val="1"/>
                      <w:bCs w:val="1"/>
                    </w:rPr>
                  </w:pPr>
                  <w:r w:rsidDel="00000000" w:rsidR="00000000" w:rsidRPr="00000000">
                    <w:rPr>
                      <w:b w:val="1"/>
                      <w:bCs w:val="1"/>
                      <w:rtl w:val="0"/>
                    </w:rPr>
                    <w:t xml:space="preserve">Narrative Therapy</w:t>
                  </w:r>
                </w:p>
                <w:p w:rsidR="00000000" w:rsidDel="00000000" w:rsidP="00000000" w:rsidRDefault="00000000" w:rsidRPr="00000000" w14:paraId="00001577">
                  <w:pPr>
                    <w:numPr>
                      <w:ilvl w:val="0"/>
                      <w:numId w:val="55"/>
                    </w:numPr>
                    <w:spacing w:after="0" w:afterAutospacing="0" w:before="240" w:lineRule="auto"/>
                    <w:ind w:left="1440" w:hanging="360"/>
                  </w:pPr>
                  <w:r w:rsidDel="00000000" w:rsidR="00000000" w:rsidRPr="00000000">
                    <w:rPr>
                      <w:b w:val="1"/>
                      <w:bCs w:val="1"/>
                      <w:rtl w:val="0"/>
                    </w:rPr>
                    <w:t xml:space="preserve">Core Concept:</w:t>
                  </w:r>
                  <w:r w:rsidDel="00000000" w:rsidR="00000000" w:rsidRPr="00000000">
                    <w:rPr>
                      <w:rtl w:val="0"/>
                    </w:rPr>
                    <w:t xml:space="preserve"> Emphasizes the stories individuals tell about their lives and emotions, seeking to validate and reframe them in empowering ways.</w:t>
                  </w:r>
                </w:p>
                <w:p w:rsidR="00000000" w:rsidDel="00000000" w:rsidP="00000000" w:rsidRDefault="00000000" w:rsidRPr="00000000" w14:paraId="00001578">
                  <w:pPr>
                    <w:numPr>
                      <w:ilvl w:val="0"/>
                      <w:numId w:val="55"/>
                    </w:numPr>
                    <w:spacing w:after="240" w:before="0" w:beforeAutospacing="0" w:lineRule="auto"/>
                    <w:ind w:left="1440" w:hanging="360"/>
                  </w:pPr>
                  <w:r w:rsidDel="00000000" w:rsidR="00000000" w:rsidRPr="00000000">
                    <w:rPr>
                      <w:b w:val="1"/>
                      <w:bCs w:val="1"/>
                      <w:rtl w:val="0"/>
                    </w:rPr>
                    <w:t xml:space="preserve">Relevance to Climate Emotions:</w:t>
                  </w:r>
                  <w:r w:rsidDel="00000000" w:rsidR="00000000" w:rsidRPr="00000000">
                    <w:rPr>
                      <w:rtl w:val="0"/>
                    </w:rPr>
                    <w:t xml:space="preserve"> Validates climate-related distress narratives, allowing for reauthoring towards agency and resilience.</w:t>
                  </w:r>
                </w:p>
                <w:p w:rsidR="00000000" w:rsidDel="00000000" w:rsidP="00000000" w:rsidRDefault="00000000" w:rsidRPr="00000000" w14:paraId="00001579">
                  <w:pPr>
                    <w:spacing w:after="240" w:before="240" w:lineRule="auto"/>
                    <w:ind w:left="720" w:firstLine="0"/>
                    <w:rPr>
                      <w:b w:val="1"/>
                      <w:bCs w:val="1"/>
                    </w:rPr>
                  </w:pPr>
                  <w:r w:rsidDel="00000000" w:rsidR="00000000" w:rsidRPr="00000000">
                    <w:rPr>
                      <w:rtl w:val="0"/>
                    </w:rPr>
                    <w:br w:type="textWrapping"/>
                  </w:r>
                  <w:r w:rsidDel="00000000" w:rsidR="00000000" w:rsidRPr="00000000">
                    <w:rPr>
                      <w:b w:val="1"/>
                      <w:bCs w:val="1"/>
                      <w:rtl w:val="0"/>
                    </w:rPr>
                    <w:t xml:space="preserve">Compassion-Focused Therapy (CFT) (Paul Gilbert)</w:t>
                  </w:r>
                </w:p>
                <w:p w:rsidR="00000000" w:rsidDel="00000000" w:rsidP="00000000" w:rsidRDefault="00000000" w:rsidRPr="00000000" w14:paraId="0000157A">
                  <w:pPr>
                    <w:numPr>
                      <w:ilvl w:val="0"/>
                      <w:numId w:val="538"/>
                    </w:numPr>
                    <w:spacing w:after="0" w:afterAutospacing="0" w:before="240" w:lineRule="auto"/>
                    <w:ind w:left="1440" w:hanging="360"/>
                  </w:pPr>
                  <w:r w:rsidDel="00000000" w:rsidR="00000000" w:rsidRPr="00000000">
                    <w:rPr>
                      <w:b w:val="1"/>
                      <w:bCs w:val="1"/>
                      <w:rtl w:val="0"/>
                    </w:rPr>
                    <w:t xml:space="preserve">Core Concept:</w:t>
                  </w:r>
                  <w:r w:rsidDel="00000000" w:rsidR="00000000" w:rsidRPr="00000000">
                    <w:rPr>
                      <w:rtl w:val="0"/>
                    </w:rPr>
                    <w:t xml:space="preserve"> Cultivates self-compassion and understanding of emotional experiences to manage shame and self-criticism.</w:t>
                  </w:r>
                </w:p>
                <w:p w:rsidR="00000000" w:rsidDel="00000000" w:rsidP="00000000" w:rsidRDefault="00000000" w:rsidRPr="00000000" w14:paraId="0000157B">
                  <w:pPr>
                    <w:numPr>
                      <w:ilvl w:val="0"/>
                      <w:numId w:val="538"/>
                    </w:numPr>
                    <w:spacing w:after="240" w:before="0" w:beforeAutospacing="0" w:lineRule="auto"/>
                    <w:ind w:left="1440" w:hanging="360"/>
                  </w:pPr>
                  <w:r w:rsidDel="00000000" w:rsidR="00000000" w:rsidRPr="00000000">
                    <w:rPr>
                      <w:b w:val="1"/>
                      <w:bCs w:val="1"/>
                      <w:rtl w:val="0"/>
                    </w:rPr>
                    <w:t xml:space="preserve">Relevance to Climate Emotions:</w:t>
                  </w:r>
                  <w:r w:rsidDel="00000000" w:rsidR="00000000" w:rsidRPr="00000000">
                    <w:rPr>
                      <w:rtl w:val="0"/>
                    </w:rPr>
                    <w:t xml:space="preserve"> Helps navigate climate guilt and fosters compassion for oneself and others, encouraging collective action.</w:t>
                  </w:r>
                </w:p>
                <w:p w:rsidR="00000000" w:rsidDel="00000000" w:rsidP="00000000" w:rsidRDefault="00000000" w:rsidRPr="00000000" w14:paraId="0000157C">
                  <w:pPr>
                    <w:spacing w:after="240" w:before="240" w:lineRule="auto"/>
                    <w:ind w:left="720" w:firstLine="0"/>
                    <w:rPr>
                      <w:b w:val="1"/>
                      <w:bCs w:val="1"/>
                    </w:rPr>
                  </w:pPr>
                  <w:r w:rsidDel="00000000" w:rsidR="00000000" w:rsidRPr="00000000">
                    <w:rPr>
                      <w:rtl w:val="0"/>
                    </w:rPr>
                    <w:br w:type="textWrapping"/>
                  </w:r>
                  <w:r w:rsidDel="00000000" w:rsidR="00000000" w:rsidRPr="00000000">
                    <w:rPr>
                      <w:b w:val="1"/>
                      <w:bCs w:val="1"/>
                      <w:rtl w:val="0"/>
                    </w:rPr>
                    <w:t xml:space="preserve">Grief Therapy and Ecological Grief (Cunsolo &amp; Ellis)</w:t>
                  </w:r>
                </w:p>
                <w:p w:rsidR="00000000" w:rsidDel="00000000" w:rsidP="00000000" w:rsidRDefault="00000000" w:rsidRPr="00000000" w14:paraId="0000157D">
                  <w:pPr>
                    <w:numPr>
                      <w:ilvl w:val="0"/>
                      <w:numId w:val="74"/>
                    </w:numPr>
                    <w:spacing w:after="0" w:afterAutospacing="0" w:before="240" w:lineRule="auto"/>
                    <w:ind w:left="1440" w:hanging="360"/>
                  </w:pPr>
                  <w:r w:rsidDel="00000000" w:rsidR="00000000" w:rsidRPr="00000000">
                    <w:rPr>
                      <w:b w:val="1"/>
                      <w:bCs w:val="1"/>
                      <w:rtl w:val="0"/>
                    </w:rPr>
                    <w:t xml:space="preserve">Core Concept:</w:t>
                  </w:r>
                  <w:r w:rsidDel="00000000" w:rsidR="00000000" w:rsidRPr="00000000">
                    <w:rPr>
                      <w:rtl w:val="0"/>
                    </w:rPr>
                    <w:t xml:space="preserve"> Emphasizes validating and processing grief as a natural response to loss, specifically addressing environmental loss.</w:t>
                  </w:r>
                </w:p>
                <w:p w:rsidR="00000000" w:rsidDel="00000000" w:rsidP="00000000" w:rsidRDefault="00000000" w:rsidRPr="00000000" w14:paraId="0000157E">
                  <w:pPr>
                    <w:numPr>
                      <w:ilvl w:val="0"/>
                      <w:numId w:val="74"/>
                    </w:numPr>
                    <w:spacing w:after="240" w:before="0" w:beforeAutospacing="0" w:lineRule="auto"/>
                    <w:ind w:left="1440" w:hanging="360"/>
                  </w:pPr>
                  <w:r w:rsidDel="00000000" w:rsidR="00000000" w:rsidRPr="00000000">
                    <w:rPr>
                      <w:b w:val="1"/>
                      <w:bCs w:val="1"/>
                      <w:rtl w:val="0"/>
                    </w:rPr>
                    <w:t xml:space="preserve">Relevance to Climate Emotions:</w:t>
                  </w:r>
                  <w:r w:rsidDel="00000000" w:rsidR="00000000" w:rsidRPr="00000000">
                    <w:rPr>
                      <w:rtl w:val="0"/>
                    </w:rPr>
                    <w:t xml:space="preserve"> Acknowledges mourning for lost species and ecosystems, integrating grief into personal and collective identities.</w:t>
                  </w:r>
                </w:p>
                <w:p w:rsidR="00000000" w:rsidDel="00000000" w:rsidP="00000000" w:rsidRDefault="00000000" w:rsidRPr="00000000" w14:paraId="0000157F">
                  <w:pPr>
                    <w:spacing w:after="240" w:before="240" w:lineRule="auto"/>
                    <w:ind w:left="720" w:firstLine="0"/>
                    <w:rPr>
                      <w:b w:val="1"/>
                      <w:bCs w:val="1"/>
                    </w:rPr>
                  </w:pPr>
                  <w:r w:rsidDel="00000000" w:rsidR="00000000" w:rsidRPr="00000000">
                    <w:rPr>
                      <w:rtl w:val="0"/>
                    </w:rPr>
                    <w:br w:type="textWrapping"/>
                  </w:r>
                  <w:r w:rsidDel="00000000" w:rsidR="00000000" w:rsidRPr="00000000">
                    <w:rPr>
                      <w:b w:val="1"/>
                      <w:bCs w:val="1"/>
                      <w:rtl w:val="0"/>
                    </w:rPr>
                    <w:t xml:space="preserve">Trauma-Informed Therapy</w:t>
                  </w:r>
                </w:p>
                <w:p w:rsidR="00000000" w:rsidDel="00000000" w:rsidP="00000000" w:rsidRDefault="00000000" w:rsidRPr="00000000" w14:paraId="00001580">
                  <w:pPr>
                    <w:numPr>
                      <w:ilvl w:val="0"/>
                      <w:numId w:val="188"/>
                    </w:numPr>
                    <w:spacing w:after="0" w:afterAutospacing="0" w:before="240" w:lineRule="auto"/>
                    <w:ind w:left="1440" w:hanging="360"/>
                  </w:pPr>
                  <w:r w:rsidDel="00000000" w:rsidR="00000000" w:rsidRPr="00000000">
                    <w:rPr>
                      <w:b w:val="1"/>
                      <w:bCs w:val="1"/>
                      <w:rtl w:val="0"/>
                    </w:rPr>
                    <w:t xml:space="preserve">Core Concept:</w:t>
                  </w:r>
                  <w:r w:rsidDel="00000000" w:rsidR="00000000" w:rsidRPr="00000000">
                    <w:rPr>
                      <w:rtl w:val="0"/>
                    </w:rPr>
                    <w:t xml:space="preserve"> Centers on safety, trust, and validation to address trauma, including that arising from systemic and global crises like climate change.</w:t>
                  </w:r>
                </w:p>
                <w:p w:rsidR="00000000" w:rsidDel="00000000" w:rsidP="00000000" w:rsidRDefault="00000000" w:rsidRPr="00000000" w14:paraId="00001581">
                  <w:pPr>
                    <w:numPr>
                      <w:ilvl w:val="0"/>
                      <w:numId w:val="188"/>
                    </w:numPr>
                    <w:spacing w:after="240" w:before="0" w:beforeAutospacing="0" w:lineRule="auto"/>
                    <w:ind w:left="1440" w:hanging="360"/>
                  </w:pPr>
                  <w:r w:rsidDel="00000000" w:rsidR="00000000" w:rsidRPr="00000000">
                    <w:rPr>
                      <w:b w:val="1"/>
                      <w:bCs w:val="1"/>
                      <w:rtl w:val="0"/>
                    </w:rPr>
                    <w:t xml:space="preserve">Relevance to Climate Emotions:</w:t>
                  </w:r>
                  <w:r w:rsidDel="00000000" w:rsidR="00000000" w:rsidRPr="00000000">
                    <w:rPr>
                      <w:rtl w:val="0"/>
                    </w:rPr>
                    <w:t xml:space="preserve"> Validates trauma-related emotions from climate disasters, aiding in rebuilding safety and trust.</w:t>
                  </w:r>
                </w:p>
                <w:p w:rsidR="00000000" w:rsidDel="00000000" w:rsidP="00000000" w:rsidRDefault="00000000" w:rsidRPr="00000000" w14:paraId="00001582">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1583">
            <w:pPr>
              <w:spacing w:after="240" w:before="240" w:lineRule="auto"/>
              <w:rPr/>
            </w:pPr>
            <w:r w:rsidDel="00000000" w:rsidR="00000000" w:rsidRPr="00000000">
              <w:rPr>
                <w:rtl w:val="0"/>
              </w:rPr>
            </w:r>
          </w:p>
          <w:p w:rsidR="00000000" w:rsidDel="00000000" w:rsidP="00000000" w:rsidRDefault="00000000" w:rsidRPr="00000000" w14:paraId="00001584">
            <w:pPr>
              <w:pStyle w:val="Heading2"/>
              <w:spacing w:after="240" w:before="240" w:lineRule="auto"/>
              <w:rPr/>
            </w:pPr>
            <w:bookmarkStart w:colFirst="0" w:colLast="0" w:name="_h41ycauc15w1" w:id="329"/>
            <w:bookmarkEnd w:id="329"/>
            <w:r w:rsidDel="00000000" w:rsidR="00000000" w:rsidRPr="00000000">
              <w:rPr>
                <w:rtl w:val="0"/>
              </w:rPr>
              <w:t xml:space="preserve">Effective Active Listening Techniques</w:t>
            </w:r>
          </w:p>
          <w:p w:rsidR="00000000" w:rsidDel="00000000" w:rsidP="00000000" w:rsidRDefault="00000000" w:rsidRPr="00000000" w14:paraId="00001585">
            <w:pPr>
              <w:spacing w:after="240" w:before="240" w:lineRule="auto"/>
              <w:rPr/>
            </w:pPr>
            <w:r w:rsidDel="00000000" w:rsidR="00000000" w:rsidRPr="00000000">
              <w:rPr>
                <w:rtl w:val="0"/>
              </w:rPr>
              <w:t xml:space="preserve">Active listening is a practical application of emotional validation, ensuring that individuals feel heard and understood. Here are key techniques to practice active listening effectively:</w:t>
            </w:r>
          </w:p>
          <w:p w:rsidR="00000000" w:rsidDel="00000000" w:rsidP="00000000" w:rsidRDefault="00000000" w:rsidRPr="00000000" w14:paraId="00001586">
            <w:pPr>
              <w:numPr>
                <w:ilvl w:val="0"/>
                <w:numId w:val="186"/>
              </w:numPr>
              <w:spacing w:after="0" w:afterAutospacing="0" w:before="240" w:lineRule="auto"/>
              <w:ind w:left="720" w:hanging="360"/>
            </w:pPr>
            <w:r w:rsidDel="00000000" w:rsidR="00000000" w:rsidRPr="00000000">
              <w:rPr>
                <w:b w:val="1"/>
                <w:bCs w:val="1"/>
                <w:rtl w:val="0"/>
              </w:rPr>
              <w:t xml:space="preserve">Paying Full Attention</w:t>
            </w:r>
            <w:r w:rsidDel="00000000" w:rsidR="00000000" w:rsidRPr="00000000">
              <w:rPr>
                <w:rtl w:val="0"/>
              </w:rPr>
              <w:br w:type="textWrapping"/>
              <w:t xml:space="preserve">Description: Focus entirely on the speaker without distractions. Avoid multitasking or letting your mind wander.</w:t>
              <w:br w:type="textWrapping"/>
              <w:t xml:space="preserve">Example: When someone shares their feelings about climate change, maintain eye contact and show attentiveness through body language.</w:t>
            </w:r>
          </w:p>
          <w:p w:rsidR="00000000" w:rsidDel="00000000" w:rsidP="00000000" w:rsidRDefault="00000000" w:rsidRPr="00000000" w14:paraId="00001587">
            <w:pPr>
              <w:numPr>
                <w:ilvl w:val="0"/>
                <w:numId w:val="186"/>
              </w:numPr>
              <w:spacing w:after="0" w:afterAutospacing="0" w:before="0" w:beforeAutospacing="0" w:lineRule="auto"/>
              <w:ind w:left="720" w:hanging="360"/>
            </w:pPr>
            <w:r w:rsidDel="00000000" w:rsidR="00000000" w:rsidRPr="00000000">
              <w:rPr>
                <w:b w:val="1"/>
                <w:bCs w:val="1"/>
                <w:rtl w:val="0"/>
              </w:rPr>
              <w:t xml:space="preserve">Reflecting</w:t>
            </w:r>
            <w:ins w:author="Claire Perry" w:id="433" w:date="2025-12-01T02:44:14Z">
              <w:r w:rsidDel="00000000" w:rsidR="00000000" w:rsidRPr="00000000">
                <w:rPr>
                  <w:b w:val="1"/>
                  <w:bCs w:val="1"/>
                  <w:rtl w:val="0"/>
                </w:rPr>
                <w:t xml:space="preserve">, </w:t>
              </w:r>
            </w:ins>
            <w:del w:author="Claire Perry" w:id="433" w:date="2025-12-01T02:44:14Z">
              <w:r w:rsidDel="00000000" w:rsidR="00000000" w:rsidRPr="00000000">
                <w:rPr>
                  <w:b w:val="1"/>
                  <w:bCs w:val="1"/>
                  <w:rtl w:val="0"/>
                </w:rPr>
                <w:delText xml:space="preserve"> and</w:delText>
              </w:r>
            </w:del>
            <w:r w:rsidDel="00000000" w:rsidR="00000000" w:rsidRPr="00000000">
              <w:rPr>
                <w:b w:val="1"/>
                <w:bCs w:val="1"/>
                <w:rtl w:val="0"/>
              </w:rPr>
              <w:t xml:space="preserve"> Paraphrasing</w:t>
            </w:r>
            <w:ins w:author="Claire Perry" w:id="434" w:date="2025-12-01T02:44:38Z">
              <w:r w:rsidDel="00000000" w:rsidR="00000000" w:rsidRPr="00000000">
                <w:rPr>
                  <w:b w:val="1"/>
                  <w:bCs w:val="1"/>
                  <w:rtl w:val="0"/>
                </w:rPr>
                <w:t xml:space="preserve"> and Clarifying </w:t>
              </w:r>
            </w:ins>
            <w:r w:rsidDel="00000000" w:rsidR="00000000" w:rsidRPr="00000000">
              <w:rPr>
                <w:rtl w:val="0"/>
              </w:rPr>
              <w:br w:type="textWrapping"/>
              <w:t xml:space="preserve">Description: Summarize or restate what the speaker says to confirm understanding.</w:t>
              <w:br w:type="textWrapping"/>
              <w:t xml:space="preserve">Example: “You’re feeling overwhelmed by the constant news about climate change and it’s making you feel helpless.</w:t>
            </w:r>
            <w:ins w:author="Claire Perry" w:id="435" w:date="2025-12-01T02:45:02Z">
              <w:r w:rsidDel="00000000" w:rsidR="00000000" w:rsidRPr="00000000">
                <w:rPr>
                  <w:rtl w:val="0"/>
                </w:rPr>
                <w:t xml:space="preserve"> Am I understanding correctly?</w:t>
              </w:r>
            </w:ins>
            <w:r w:rsidDel="00000000" w:rsidR="00000000" w:rsidRPr="00000000">
              <w:rPr>
                <w:rtl w:val="0"/>
              </w:rPr>
              <w:t xml:space="preserve">”</w:t>
            </w:r>
          </w:p>
          <w:p w:rsidR="00000000" w:rsidDel="00000000" w:rsidP="00000000" w:rsidRDefault="00000000" w:rsidRPr="00000000" w14:paraId="00001588">
            <w:pPr>
              <w:numPr>
                <w:ilvl w:val="0"/>
                <w:numId w:val="186"/>
              </w:numPr>
              <w:spacing w:after="0" w:afterAutospacing="0" w:before="0" w:beforeAutospacing="0" w:lineRule="auto"/>
              <w:ind w:left="720" w:hanging="360"/>
            </w:pPr>
            <w:r w:rsidDel="00000000" w:rsidR="00000000" w:rsidRPr="00000000">
              <w:rPr>
                <w:b w:val="1"/>
                <w:bCs w:val="1"/>
                <w:rtl w:val="0"/>
              </w:rPr>
              <w:t xml:space="preserve">Asking Open-Ended Questions</w:t>
            </w:r>
            <w:r w:rsidDel="00000000" w:rsidR="00000000" w:rsidRPr="00000000">
              <w:rPr>
                <w:rtl w:val="0"/>
              </w:rPr>
              <w:br w:type="textWrapping"/>
              <w:t xml:space="preserve">Description: Encourage the speaker to elaborate and explore their feelings.</w:t>
              <w:br w:type="textWrapping"/>
              <w:t xml:space="preserve">Example: “What kinds of changes have you made to address climate change? How do you feel these connect to the bigger picture?”</w:t>
            </w:r>
          </w:p>
          <w:p w:rsidR="00000000" w:rsidDel="00000000" w:rsidP="00000000" w:rsidRDefault="00000000" w:rsidRPr="00000000" w14:paraId="00001589">
            <w:pPr>
              <w:numPr>
                <w:ilvl w:val="0"/>
                <w:numId w:val="186"/>
              </w:numPr>
              <w:spacing w:after="0" w:afterAutospacing="0" w:before="0" w:beforeAutospacing="0" w:lineRule="auto"/>
              <w:ind w:left="720" w:hanging="360"/>
            </w:pPr>
            <w:r w:rsidDel="00000000" w:rsidR="00000000" w:rsidRPr="00000000">
              <w:rPr>
                <w:b w:val="1"/>
                <w:bCs w:val="1"/>
                <w:rtl w:val="0"/>
              </w:rPr>
              <w:t xml:space="preserve">Empathy and Validation</w:t>
            </w:r>
            <w:r w:rsidDel="00000000" w:rsidR="00000000" w:rsidRPr="00000000">
              <w:rPr>
                <w:rtl w:val="0"/>
              </w:rPr>
              <w:br w:type="textWrapping"/>
              <w:t xml:space="preserve">Description: Acknowledge the speaker’s feelings and let them know their emotions are valid.</w:t>
              <w:br w:type="textWrapping"/>
              <w:t xml:space="preserve">Example: “It makes sense that you’d feel guilty about your actions towards climate change. It’s a lot to carry, and you care deeply.”</w:t>
            </w:r>
          </w:p>
          <w:p w:rsidR="00000000" w:rsidDel="00000000" w:rsidP="00000000" w:rsidRDefault="00000000" w:rsidRPr="00000000" w14:paraId="0000158A">
            <w:pPr>
              <w:numPr>
                <w:ilvl w:val="0"/>
                <w:numId w:val="186"/>
              </w:numPr>
              <w:spacing w:after="0" w:afterAutospacing="0" w:before="0" w:beforeAutospacing="0" w:lineRule="auto"/>
              <w:ind w:left="720" w:hanging="360"/>
            </w:pPr>
            <w:r w:rsidDel="00000000" w:rsidR="00000000" w:rsidRPr="00000000">
              <w:rPr>
                <w:b w:val="1"/>
                <w:bCs w:val="1"/>
                <w:rtl w:val="0"/>
              </w:rPr>
              <w:t xml:space="preserve">Avoiding Interruptions</w:t>
            </w:r>
            <w:r w:rsidDel="00000000" w:rsidR="00000000" w:rsidRPr="00000000">
              <w:rPr>
                <w:rtl w:val="0"/>
              </w:rPr>
              <w:br w:type="textWrapping"/>
              <w:t xml:space="preserve">Description: Allow the speaker to fully express themselves without interjecting. Practice patience during pauses.</w:t>
              <w:br w:type="textWrapping"/>
              <w:t xml:space="preserve">Example: Listen patiently as someone explains their fears about the future, then respond thoughtfully once they finish.</w:t>
            </w:r>
          </w:p>
          <w:p w:rsidR="00000000" w:rsidDel="00000000" w:rsidP="00000000" w:rsidRDefault="00000000" w:rsidRPr="00000000" w14:paraId="0000158B">
            <w:pPr>
              <w:numPr>
                <w:ilvl w:val="0"/>
                <w:numId w:val="186"/>
              </w:numPr>
              <w:spacing w:after="0" w:afterAutospacing="0" w:before="0" w:beforeAutospacing="0" w:lineRule="auto"/>
              <w:ind w:left="720" w:hanging="360"/>
            </w:pPr>
            <w:r w:rsidDel="00000000" w:rsidR="00000000" w:rsidRPr="00000000">
              <w:rPr>
                <w:b w:val="1"/>
                <w:bCs w:val="1"/>
                <w:rtl w:val="0"/>
              </w:rPr>
              <w:t xml:space="preserve">Providing Non-Verbal Cues</w:t>
            </w:r>
            <w:r w:rsidDel="00000000" w:rsidR="00000000" w:rsidRPr="00000000">
              <w:rPr>
                <w:rtl w:val="0"/>
              </w:rPr>
              <w:br w:type="textWrapping"/>
              <w:t xml:space="preserve">Description: Use body language, facial expressions, and gestures to demonstrate engagement.</w:t>
              <w:br w:type="textWrapping"/>
              <w:t xml:space="preserve">Example: Nod occasionally, maintain an open posture, and offer encouraging facial expressions to show you’re present.</w:t>
            </w:r>
          </w:p>
          <w:p w:rsidR="00000000" w:rsidDel="00000000" w:rsidP="00000000" w:rsidRDefault="00000000" w:rsidRPr="00000000" w14:paraId="0000158C">
            <w:pPr>
              <w:numPr>
                <w:ilvl w:val="0"/>
                <w:numId w:val="186"/>
              </w:numPr>
              <w:spacing w:after="240" w:before="0" w:beforeAutospacing="0" w:lineRule="auto"/>
              <w:ind w:left="720" w:hanging="360"/>
            </w:pPr>
            <w:r w:rsidDel="00000000" w:rsidR="00000000" w:rsidRPr="00000000">
              <w:rPr>
                <w:b w:val="1"/>
                <w:bCs w:val="1"/>
                <w:rtl w:val="0"/>
              </w:rPr>
              <w:t xml:space="preserve">Offering Thoughtful Responses</w:t>
            </w:r>
            <w:r w:rsidDel="00000000" w:rsidR="00000000" w:rsidRPr="00000000">
              <w:rPr>
                <w:rtl w:val="0"/>
              </w:rPr>
              <w:br w:type="textWrapping"/>
              <w:t xml:space="preserve">Description: Respond with care, staying relevant and supportive to the speaker’s concerns.</w:t>
              <w:br w:type="textWrapping"/>
              <w:t xml:space="preserve">Example: “It sounds like you’re looking for ways to cope with these feelings. Have you considered joining a group where you can share with others who understand?”</w:t>
            </w:r>
          </w:p>
          <w:p w:rsidR="00000000" w:rsidDel="00000000" w:rsidP="00000000" w:rsidRDefault="00000000" w:rsidRPr="00000000" w14:paraId="0000158D">
            <w:pPr>
              <w:spacing w:after="240" w:before="240" w:lineRule="auto"/>
              <w:rPr>
                <w:b w:val="1"/>
                <w:bCs w:val="1"/>
              </w:rPr>
            </w:pPr>
            <w:r w:rsidDel="00000000" w:rsidR="00000000" w:rsidRPr="00000000">
              <w:rPr>
                <w:rtl w:val="0"/>
              </w:rPr>
            </w:r>
          </w:p>
          <w:tbl>
            <w:tblPr>
              <w:tblStyle w:val="Table157"/>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58E">
                  <w:pPr>
                    <w:spacing w:after="240" w:before="240" w:lineRule="auto"/>
                    <w:rPr>
                      <w:b w:val="1"/>
                      <w:bCs w:val="1"/>
                    </w:rPr>
                  </w:pPr>
                  <w:r w:rsidDel="00000000" w:rsidR="00000000" w:rsidRPr="00000000">
                    <w:rPr>
                      <w:b w:val="1"/>
                      <w:bCs w:val="1"/>
                      <w:rtl w:val="0"/>
                    </w:rPr>
                    <w:t xml:space="preserve">Watch</w:t>
                  </w:r>
                </w:p>
                <w:p w:rsidR="00000000" w:rsidDel="00000000" w:rsidP="00000000" w:rsidRDefault="00000000" w:rsidRPr="00000000" w14:paraId="0000158F">
                  <w:pPr>
                    <w:spacing w:after="240" w:before="240" w:lineRule="auto"/>
                    <w:rPr>
                      <w:b w:val="1"/>
                      <w:bCs w:val="1"/>
                    </w:rPr>
                  </w:pPr>
                  <w:hyperlink r:id="rId631">
                    <w:r w:rsidDel="00000000" w:rsidR="00000000" w:rsidRPr="00000000">
                      <w:rPr>
                        <w:color w:val="1155cc"/>
                        <w:u w:val="single"/>
                        <w:rtl w:val="0"/>
                      </w:rPr>
                      <w:t xml:space="preserve">Click here</w:t>
                    </w:r>
                  </w:hyperlink>
                  <w:r w:rsidDel="00000000" w:rsidR="00000000" w:rsidRPr="00000000">
                    <w:rPr>
                      <w:rtl w:val="0"/>
                    </w:rPr>
                    <w:t xml:space="preserve"> to watch video: </w:t>
                  </w:r>
                  <w:r w:rsidDel="00000000" w:rsidR="00000000" w:rsidRPr="00000000">
                    <w:rPr>
                      <w:b w:val="1"/>
                      <w:bCs w:val="1"/>
                      <w:rtl w:val="0"/>
                    </w:rPr>
                    <w:t xml:space="preserve">The Art of Active Listening | The Harvard Business Review Guide</w:t>
                  </w:r>
                  <w:r w:rsidDel="00000000" w:rsidR="00000000" w:rsidRPr="00000000">
                    <w:rPr>
                      <w:rtl w:val="0"/>
                    </w:rPr>
                    <w:t xml:space="preserve"> (Harvard Business Review). (7:39 minutes)</w:t>
                  </w:r>
                  <w:r w:rsidDel="00000000" w:rsidR="00000000" w:rsidRPr="00000000">
                    <w:rPr>
                      <w:rtl w:val="0"/>
                    </w:rPr>
                  </w:r>
                </w:p>
              </w:tc>
            </w:tr>
          </w:tbl>
          <w:p w:rsidR="00000000" w:rsidDel="00000000" w:rsidP="00000000" w:rsidRDefault="00000000" w:rsidRPr="00000000" w14:paraId="00001590">
            <w:pPr>
              <w:spacing w:after="240" w:before="240" w:lineRule="auto"/>
              <w:rPr>
                <w:b w:val="1"/>
                <w:bCs w:val="1"/>
              </w:rPr>
            </w:pPr>
            <w:r w:rsidDel="00000000" w:rsidR="00000000" w:rsidRPr="00000000">
              <w:rPr>
                <w:rtl w:val="0"/>
              </w:rPr>
            </w:r>
          </w:p>
          <w:p w:rsidR="00000000" w:rsidDel="00000000" w:rsidP="00000000" w:rsidRDefault="00000000" w:rsidRPr="00000000" w14:paraId="00001591">
            <w:pPr>
              <w:spacing w:after="240" w:before="240" w:lineRule="auto"/>
              <w:rPr/>
            </w:pPr>
            <w:r w:rsidDel="00000000" w:rsidR="00000000" w:rsidRPr="00000000">
              <w:rPr>
                <w:rtl w:val="0"/>
              </w:rPr>
            </w:r>
          </w:p>
          <w:tbl>
            <w:tblPr>
              <w:tblStyle w:val="Table158"/>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592">
                  <w:pPr>
                    <w:pStyle w:val="Heading2"/>
                    <w:spacing w:after="240" w:before="240" w:lineRule="auto"/>
                    <w:rPr/>
                  </w:pPr>
                  <w:bookmarkStart w:colFirst="0" w:colLast="0" w:name="_gosrtwwx6kyh" w:id="330"/>
                  <w:bookmarkEnd w:id="330"/>
                  <w:r w:rsidDel="00000000" w:rsidR="00000000" w:rsidRPr="00000000">
                    <w:rPr>
                      <w:rtl w:val="0"/>
                    </w:rPr>
                    <w:t xml:space="preserve">Why Validation and Acknowledgement Are Key Needs in Therapy</w:t>
                  </w:r>
                </w:p>
                <w:p w:rsidR="00000000" w:rsidDel="00000000" w:rsidP="00000000" w:rsidRDefault="00000000" w:rsidRPr="00000000" w14:paraId="00001593">
                  <w:pPr>
                    <w:spacing w:after="240" w:before="240" w:lineRule="auto"/>
                    <w:rPr/>
                  </w:pPr>
                  <w:r w:rsidDel="00000000" w:rsidR="00000000" w:rsidRPr="00000000">
                    <w:rPr>
                      <w:rtl w:val="0"/>
                    </w:rPr>
                    <w:t xml:space="preserve">Validating and acknowledging emotions is not just a therapeutic technique but a fundamental need for emotional well-being.</w:t>
                  </w:r>
                </w:p>
                <w:p w:rsidR="00000000" w:rsidDel="00000000" w:rsidP="00000000" w:rsidRDefault="00000000" w:rsidRPr="00000000" w14:paraId="00001594">
                  <w:pPr>
                    <w:spacing w:after="240" w:before="240" w:lineRule="auto"/>
                    <w:rPr>
                      <w:u w:val="single"/>
                    </w:rPr>
                  </w:pPr>
                  <w:r w:rsidDel="00000000" w:rsidR="00000000" w:rsidRPr="00000000">
                    <w:rPr>
                      <w:u w:val="single"/>
                      <w:rtl w:val="0"/>
                    </w:rPr>
                    <w:t xml:space="preserve">Below are several reasons why validation is crucial. Can you think of others?</w:t>
                  </w:r>
                </w:p>
                <w:p w:rsidR="00000000" w:rsidDel="00000000" w:rsidP="00000000" w:rsidRDefault="00000000" w:rsidRPr="00000000" w14:paraId="00001595">
                  <w:pPr>
                    <w:spacing w:after="240" w:before="240" w:lineRule="auto"/>
                    <w:rPr>
                      <w:color w:val="ffffff"/>
                      <w:shd w:fill="920000" w:val="clear"/>
                    </w:rPr>
                  </w:pPr>
                  <w:r w:rsidDel="00000000" w:rsidR="00000000" w:rsidRPr="00000000">
                    <w:rPr>
                      <w:color w:val="ffffff"/>
                      <w:shd w:fill="920000" w:val="clear"/>
                      <w:rtl w:val="0"/>
                    </w:rPr>
                    <w:t xml:space="preserve">[FLIP CARDS]</w:t>
                  </w:r>
                </w:p>
                <w:p w:rsidR="00000000" w:rsidDel="00000000" w:rsidP="00000000" w:rsidRDefault="00000000" w:rsidRPr="00000000" w14:paraId="00001596">
                  <w:pPr>
                    <w:numPr>
                      <w:ilvl w:val="0"/>
                      <w:numId w:val="15"/>
                    </w:numPr>
                    <w:spacing w:after="0" w:afterAutospacing="0" w:before="240" w:lineRule="auto"/>
                    <w:ind w:left="720" w:hanging="360"/>
                  </w:pPr>
                  <w:r w:rsidDel="00000000" w:rsidR="00000000" w:rsidRPr="00000000">
                    <w:rPr>
                      <w:b w:val="1"/>
                      <w:bCs w:val="1"/>
                      <w:rtl w:val="0"/>
                    </w:rPr>
                    <w:t xml:space="preserve">Normalizes Emotions</w:t>
                  </w:r>
                  <w:r w:rsidDel="00000000" w:rsidR="00000000" w:rsidRPr="00000000">
                    <w:rPr>
                      <w:rtl w:val="0"/>
                    </w:rPr>
                    <w:br w:type="textWrapping"/>
                    <w:t xml:space="preserve">Affirms that emotions like climate grief, anger, or anxiety are natural and meaningful, reducing feelings of alienation or "pathology."</w:t>
                  </w:r>
                </w:p>
                <w:p w:rsidR="00000000" w:rsidDel="00000000" w:rsidP="00000000" w:rsidRDefault="00000000" w:rsidRPr="00000000" w14:paraId="00001597">
                  <w:pPr>
                    <w:numPr>
                      <w:ilvl w:val="0"/>
                      <w:numId w:val="15"/>
                    </w:numPr>
                    <w:spacing w:after="0" w:afterAutospacing="0" w:before="0" w:beforeAutospacing="0" w:lineRule="auto"/>
                    <w:ind w:left="720" w:hanging="360"/>
                  </w:pPr>
                  <w:r w:rsidDel="00000000" w:rsidR="00000000" w:rsidRPr="00000000">
                    <w:rPr>
                      <w:b w:val="1"/>
                      <w:bCs w:val="1"/>
                      <w:rtl w:val="0"/>
                    </w:rPr>
                    <w:t xml:space="preserve">Builds Trust &amp; Connection</w:t>
                  </w:r>
                  <w:r w:rsidDel="00000000" w:rsidR="00000000" w:rsidRPr="00000000">
                    <w:rPr>
                      <w:rtl w:val="0"/>
                    </w:rPr>
                    <w:br w:type="textWrapping"/>
                    <w:t xml:space="preserve">Creates a safe therapeutic relationship, encouraging deeper exploration of emotions.</w:t>
                  </w:r>
                </w:p>
                <w:p w:rsidR="00000000" w:rsidDel="00000000" w:rsidP="00000000" w:rsidRDefault="00000000" w:rsidRPr="00000000" w14:paraId="00001598">
                  <w:pPr>
                    <w:numPr>
                      <w:ilvl w:val="0"/>
                      <w:numId w:val="15"/>
                    </w:numPr>
                    <w:spacing w:after="0" w:afterAutospacing="0" w:before="0" w:beforeAutospacing="0" w:lineRule="auto"/>
                    <w:ind w:left="720" w:hanging="360"/>
                  </w:pPr>
                  <w:r w:rsidDel="00000000" w:rsidR="00000000" w:rsidRPr="00000000">
                    <w:rPr>
                      <w:b w:val="1"/>
                      <w:bCs w:val="1"/>
                      <w:rtl w:val="0"/>
                    </w:rPr>
                    <w:t xml:space="preserve">Facilitates Emotional Regulation</w:t>
                  </w:r>
                  <w:r w:rsidDel="00000000" w:rsidR="00000000" w:rsidRPr="00000000">
                    <w:rPr>
                      <w:rtl w:val="0"/>
                    </w:rPr>
                    <w:br w:type="textWrapping"/>
                    <w:t xml:space="preserve">Helps individuals </w:t>
                  </w:r>
                  <w:ins w:author="Claire Perry" w:id="436" w:date="2025-12-01T02:46:58Z">
                    <w:r w:rsidDel="00000000" w:rsidR="00000000" w:rsidRPr="00000000">
                      <w:rPr>
                        <w:rtl w:val="0"/>
                      </w:rPr>
                      <w:t xml:space="preserve">identify and </w:t>
                    </w:r>
                  </w:ins>
                  <w:r w:rsidDel="00000000" w:rsidR="00000000" w:rsidRPr="00000000">
                    <w:rPr>
                      <w:rtl w:val="0"/>
                    </w:rPr>
                    <w:t xml:space="preserve">process emotions constructively, preventing emotional overwhelm or suppression.</w:t>
                  </w:r>
                </w:p>
                <w:p w:rsidR="00000000" w:rsidDel="00000000" w:rsidP="00000000" w:rsidRDefault="00000000" w:rsidRPr="00000000" w14:paraId="00001599">
                  <w:pPr>
                    <w:numPr>
                      <w:ilvl w:val="0"/>
                      <w:numId w:val="15"/>
                    </w:numPr>
                    <w:spacing w:after="0" w:afterAutospacing="0" w:before="0" w:beforeAutospacing="0" w:lineRule="auto"/>
                    <w:ind w:left="720" w:hanging="360"/>
                  </w:pPr>
                  <w:r w:rsidDel="00000000" w:rsidR="00000000" w:rsidRPr="00000000">
                    <w:rPr>
                      <w:b w:val="1"/>
                      <w:bCs w:val="1"/>
                      <w:rtl w:val="0"/>
                    </w:rPr>
                    <w:t xml:space="preserve">Encourages Meaning-Making</w:t>
                  </w:r>
                  <w:r w:rsidDel="00000000" w:rsidR="00000000" w:rsidRPr="00000000">
                    <w:rPr>
                      <w:rtl w:val="0"/>
                    </w:rPr>
                    <w:br w:type="textWrapping"/>
                    <w:t xml:space="preserve">Enables individuals to integrate feelings of grief and despair into broader narratives of purpose and resilience.</w:t>
                  </w:r>
                </w:p>
                <w:p w:rsidR="00000000" w:rsidDel="00000000" w:rsidP="00000000" w:rsidRDefault="00000000" w:rsidRPr="00000000" w14:paraId="0000159A">
                  <w:pPr>
                    <w:numPr>
                      <w:ilvl w:val="0"/>
                      <w:numId w:val="15"/>
                    </w:numPr>
                    <w:spacing w:after="240" w:before="0" w:beforeAutospacing="0" w:lineRule="auto"/>
                    <w:ind w:left="720" w:hanging="360"/>
                  </w:pPr>
                  <w:r w:rsidDel="00000000" w:rsidR="00000000" w:rsidRPr="00000000">
                    <w:rPr>
                      <w:b w:val="1"/>
                      <w:bCs w:val="1"/>
                      <w:rtl w:val="0"/>
                    </w:rPr>
                    <w:t xml:space="preserve">Promotes Action</w:t>
                  </w:r>
                  <w:r w:rsidDel="00000000" w:rsidR="00000000" w:rsidRPr="00000000">
                    <w:rPr>
                      <w:rtl w:val="0"/>
                    </w:rPr>
                    <w:br w:type="textWrapping"/>
                    <w:t xml:space="preserve">When emotions are validated, individuals are more likely to move from emotional paralysis to meaningful action, addressing their climate concerns in empowered ways.</w:t>
                  </w:r>
                </w:p>
                <w:p w:rsidR="00000000" w:rsidDel="00000000" w:rsidP="00000000" w:rsidRDefault="00000000" w:rsidRPr="00000000" w14:paraId="0000159B">
                  <w:pPr>
                    <w:spacing w:after="240" w:before="240" w:lineRule="auto"/>
                    <w:rPr>
                      <w:color w:val="ffffff"/>
                      <w:shd w:fill="920000" w:val="clear"/>
                    </w:rPr>
                  </w:pPr>
                  <w:r w:rsidDel="00000000" w:rsidR="00000000" w:rsidRPr="00000000">
                    <w:rPr>
                      <w:color w:val="ffffff"/>
                      <w:shd w:fill="920000" w:val="clear"/>
                      <w:rtl w:val="0"/>
                    </w:rPr>
                    <w:t xml:space="preserve">[END FLIP CARDS]</w:t>
                  </w:r>
                </w:p>
              </w:tc>
            </w:tr>
          </w:tbl>
          <w:p w:rsidR="00000000" w:rsidDel="00000000" w:rsidP="00000000" w:rsidRDefault="00000000" w:rsidRPr="00000000" w14:paraId="0000159C">
            <w:pPr>
              <w:spacing w:after="240" w:before="240" w:lineRule="auto"/>
              <w:rPr/>
            </w:pPr>
            <w:r w:rsidDel="00000000" w:rsidR="00000000" w:rsidRPr="00000000">
              <w:rPr>
                <w:rtl w:val="0"/>
              </w:rPr>
            </w:r>
          </w:p>
          <w:p w:rsidR="00000000" w:rsidDel="00000000" w:rsidP="00000000" w:rsidRDefault="00000000" w:rsidRPr="00000000" w14:paraId="0000159D">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159E">
            <w:pPr>
              <w:widowControl w:val="0"/>
              <w:spacing w:line="240" w:lineRule="auto"/>
              <w:rPr>
                <w:b w:val="1"/>
                <w:bCs w:val="1"/>
              </w:rPr>
            </w:pPr>
            <w:r w:rsidDel="00000000" w:rsidR="00000000" w:rsidRPr="00000000">
              <w:rPr>
                <w:b w:val="1"/>
                <w:bCs w:val="1"/>
                <w:rtl w:val="0"/>
              </w:rPr>
              <w:t xml:space="preserve">Indigenous </w:t>
            </w:r>
            <w:commentRangeStart w:id="298"/>
            <w:r w:rsidDel="00000000" w:rsidR="00000000" w:rsidRPr="00000000">
              <w:rPr>
                <w:b w:val="1"/>
                <w:bCs w:val="1"/>
                <w:rtl w:val="0"/>
              </w:rPr>
              <w:t xml:space="preserve">Perspectives</w:t>
            </w:r>
            <w:commentRangeEnd w:id="298"/>
            <w:r w:rsidDel="00000000" w:rsidR="00000000" w:rsidRPr="00000000">
              <w:commentReference w:id="298"/>
            </w:r>
            <w:r w:rsidDel="00000000" w:rsidR="00000000" w:rsidRPr="00000000">
              <w:rPr>
                <w:rtl w:val="0"/>
              </w:rPr>
            </w:r>
          </w:p>
        </w:tc>
        <w:tc>
          <w:tcPr>
            <w:shd w:fill="d9d2e9" w:val="clear"/>
          </w:tcPr>
          <w:p w:rsidR="00000000" w:rsidDel="00000000" w:rsidP="00000000" w:rsidRDefault="00000000" w:rsidRPr="00000000" w14:paraId="0000159F">
            <w:pPr>
              <w:spacing w:after="240" w:before="240" w:lineRule="auto"/>
              <w:rPr/>
            </w:pPr>
            <w:r w:rsidDel="00000000" w:rsidR="00000000" w:rsidRPr="00000000">
              <w:rPr>
                <w:rtl w:val="0"/>
              </w:rPr>
              <w:t xml:space="preserve">As this module emphasizes the importance of acknowledging and validating climate emotions, Indigenous traditions offer long-practiced ways of holding space for grief, fear, and rage through culturally rooted expressions. Emotions are not hidden or dismissed. They are acknowledged through communal processes like ceremony, prayer, and storytelling, which affirm that emotional responses to land loss and injustice are valid, necessary, and deserving of care. Grief for a dying river, anger over a desecrated sacred site, or fear for future generations are held in circle, song, or story. These are framed not as burdens to carry alone, but as truths that require collective attention and spiritual reflection.</w:t>
            </w:r>
          </w:p>
          <w:p w:rsidR="00000000" w:rsidDel="00000000" w:rsidP="00000000" w:rsidRDefault="00000000" w:rsidRPr="00000000" w14:paraId="000015A0">
            <w:pPr>
              <w:spacing w:after="240" w:before="240" w:lineRule="auto"/>
              <w:rPr/>
            </w:pPr>
            <w:r w:rsidDel="00000000" w:rsidR="00000000" w:rsidRPr="00000000">
              <w:rPr>
                <w:rtl w:val="0"/>
              </w:rPr>
              <w:t xml:space="preserve">Ceremony plays a central role in validating emotion. Whether through sweat lodges, smudging, seasonal feasts, or water walks, these practices make space for individuals and communities to express pain, reconnect to purpose, and find strength together. Storytelling, often passed down from Elders, also provides a healing structure by situating personal emotion within a larger narrative of survival, responsibility, and renewal. This approach complements therapeutic validation by showing that emotional expression is not only allowed, it is honored. Indigenous ways of knowing remind us that validating emotion is not only about what we say, but about how we witness, listen, and respond in community and with spirit.</w:t>
            </w:r>
          </w:p>
        </w:tc>
      </w:tr>
      <w:tr>
        <w:trPr>
          <w:cantSplit w:val="0"/>
          <w:tblHeader w:val="0"/>
        </w:trPr>
        <w:tc>
          <w:tcPr>
            <w:shd w:fill="b6d7a8" w:val="clear"/>
          </w:tcPr>
          <w:p w:rsidR="00000000" w:rsidDel="00000000" w:rsidP="00000000" w:rsidRDefault="00000000" w:rsidRPr="00000000" w14:paraId="000015A1">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15A2">
            <w:pPr>
              <w:numPr>
                <w:ilvl w:val="0"/>
                <w:numId w:val="566"/>
              </w:numPr>
              <w:spacing w:after="0" w:afterAutospacing="0" w:before="240" w:lineRule="auto"/>
              <w:ind w:left="720" w:hanging="360"/>
            </w:pPr>
            <w:r w:rsidDel="00000000" w:rsidR="00000000" w:rsidRPr="00000000">
              <w:rPr>
                <w:rtl w:val="0"/>
              </w:rPr>
              <w:t xml:space="preserve">Recognizing and accepting climate-related emotions like grief, anxiety, and despair is crucial for psychological healing and resilience.</w:t>
            </w:r>
          </w:p>
          <w:p w:rsidR="00000000" w:rsidDel="00000000" w:rsidP="00000000" w:rsidRDefault="00000000" w:rsidRPr="00000000" w14:paraId="000015A3">
            <w:pPr>
              <w:numPr>
                <w:ilvl w:val="0"/>
                <w:numId w:val="566"/>
              </w:numPr>
              <w:spacing w:after="0" w:afterAutospacing="0" w:before="0" w:beforeAutospacing="0" w:lineRule="auto"/>
              <w:ind w:left="720" w:hanging="360"/>
            </w:pPr>
            <w:r w:rsidDel="00000000" w:rsidR="00000000" w:rsidRPr="00000000">
              <w:rPr>
                <w:rtl w:val="0"/>
              </w:rPr>
              <w:t xml:space="preserve">Approaches such as Client-Centered Therapy, EFT, ACT, and Compassion-Focused Therapy emphasize the importance of validating emotions to support individuals facing climate distress.</w:t>
            </w:r>
          </w:p>
          <w:p w:rsidR="00000000" w:rsidDel="00000000" w:rsidP="00000000" w:rsidRDefault="00000000" w:rsidRPr="00000000" w14:paraId="000015A4">
            <w:pPr>
              <w:numPr>
                <w:ilvl w:val="0"/>
                <w:numId w:val="566"/>
              </w:numPr>
              <w:spacing w:after="0" w:afterAutospacing="0" w:before="0" w:beforeAutospacing="0" w:lineRule="auto"/>
              <w:ind w:left="720" w:hanging="360"/>
            </w:pPr>
            <w:r w:rsidDel="00000000" w:rsidR="00000000" w:rsidRPr="00000000">
              <w:rPr>
                <w:rtl w:val="0"/>
              </w:rPr>
              <w:t xml:space="preserve">Active Listening techniques, such as paying full attention, reflecting, asking open-ended questions, and offering thoughtful responses, can help validate and acknowledge emotions</w:t>
            </w:r>
          </w:p>
          <w:p w:rsidR="00000000" w:rsidDel="00000000" w:rsidP="00000000" w:rsidRDefault="00000000" w:rsidRPr="00000000" w14:paraId="000015A5">
            <w:pPr>
              <w:numPr>
                <w:ilvl w:val="0"/>
                <w:numId w:val="566"/>
              </w:numPr>
              <w:spacing w:after="0" w:afterAutospacing="0" w:before="0" w:beforeAutospacing="0" w:lineRule="auto"/>
              <w:ind w:left="720" w:hanging="360"/>
            </w:pPr>
            <w:r w:rsidDel="00000000" w:rsidR="00000000" w:rsidRPr="00000000">
              <w:rPr>
                <w:rtl w:val="0"/>
              </w:rPr>
              <w:t xml:space="preserve">Validating climate emotions normalizes them, builds trust, facilitates emotional regulation, encourages meaning-making, and promotes actionable responses.</w:t>
            </w:r>
          </w:p>
          <w:p w:rsidR="00000000" w:rsidDel="00000000" w:rsidP="00000000" w:rsidRDefault="00000000" w:rsidRPr="00000000" w14:paraId="000015A6">
            <w:pPr>
              <w:numPr>
                <w:ilvl w:val="0"/>
                <w:numId w:val="566"/>
              </w:numPr>
              <w:spacing w:after="240" w:before="0" w:beforeAutospacing="0" w:lineRule="auto"/>
              <w:ind w:left="720" w:hanging="360"/>
            </w:pPr>
            <w:r w:rsidDel="00000000" w:rsidR="00000000" w:rsidRPr="00000000">
              <w:rPr>
                <w:rtl w:val="0"/>
              </w:rPr>
              <w:t xml:space="preserve">Validation is foundational for transforming climate distress into resilience and collective action, fostering a hopeful and empowered approach to climate challenges.</w:t>
            </w:r>
          </w:p>
          <w:p w:rsidR="00000000" w:rsidDel="00000000" w:rsidP="00000000" w:rsidRDefault="00000000" w:rsidRPr="00000000" w14:paraId="000015A7">
            <w:pPr>
              <w:spacing w:after="240" w:before="240" w:lineRule="auto"/>
              <w:rPr/>
            </w:pPr>
            <w:r w:rsidDel="00000000" w:rsidR="00000000" w:rsidRPr="00000000">
              <w:rPr>
                <w:rtl w:val="0"/>
              </w:rPr>
              <w:t xml:space="preserve">By embracing the principles of emotional validation, you can play a pivotal role in supporting yourself and others through the emotional challenges of climate change, fostering a more resilient and hopeful community.</w:t>
            </w:r>
          </w:p>
          <w:p w:rsidR="00000000" w:rsidDel="00000000" w:rsidP="00000000" w:rsidRDefault="00000000" w:rsidRPr="00000000" w14:paraId="000015A8">
            <w:pPr>
              <w:widowControl w:val="0"/>
              <w:spacing w:line="240" w:lineRule="auto"/>
              <w:rPr/>
            </w:pPr>
            <w:r w:rsidDel="00000000" w:rsidR="00000000" w:rsidRPr="00000000">
              <w:rPr>
                <w:rtl w:val="0"/>
              </w:rPr>
            </w:r>
          </w:p>
        </w:tc>
      </w:tr>
      <w:tr>
        <w:trPr>
          <w:cantSplit w:val="0"/>
          <w:tblHeader w:val="0"/>
        </w:trPr>
        <w:tc>
          <w:tcPr>
            <w:shd w:fill="a4c2f4" w:val="clear"/>
          </w:tcPr>
          <w:p w:rsidR="00000000" w:rsidDel="00000000" w:rsidP="00000000" w:rsidRDefault="00000000" w:rsidRPr="00000000" w14:paraId="000015A9">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15AA">
            <w:pPr>
              <w:spacing w:after="240" w:before="240" w:lineRule="auto"/>
              <w:rPr/>
            </w:pPr>
            <w:r w:rsidDel="00000000" w:rsidR="00000000" w:rsidRPr="00000000">
              <w:rPr>
                <w:rtl w:val="0"/>
              </w:rPr>
              <w:t xml:space="preserve">Below are active learning activities that you can use to enhance your learning experience for the content presented in this module. One version is designed to be done on your own and the other is designed to be done with others.</w:t>
            </w:r>
          </w:p>
          <w:p w:rsidR="00000000" w:rsidDel="00000000" w:rsidP="00000000" w:rsidRDefault="00000000" w:rsidRPr="00000000" w14:paraId="000015AB">
            <w:pPr>
              <w:pStyle w:val="Heading2"/>
              <w:spacing w:after="240" w:before="240" w:lineRule="auto"/>
              <w:rPr/>
            </w:pPr>
            <w:bookmarkStart w:colFirst="0" w:colLast="0" w:name="_klgytxt6iqxk" w:id="331"/>
            <w:bookmarkEnd w:id="331"/>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15AC">
            <w:pPr>
              <w:spacing w:after="240" w:before="240" w:lineRule="auto"/>
              <w:rPr/>
            </w:pPr>
            <w:r w:rsidDel="00000000" w:rsidR="00000000" w:rsidRPr="00000000">
              <w:rPr>
                <w:b w:val="1"/>
                <w:bCs w:val="1"/>
                <w:rtl w:val="0"/>
              </w:rPr>
              <w:t xml:space="preserve">Objective: </w:t>
            </w:r>
            <w:r w:rsidDel="00000000" w:rsidR="00000000" w:rsidRPr="00000000">
              <w:rPr>
                <w:rtl w:val="0"/>
              </w:rPr>
              <w:t xml:space="preserve">Learners will explore the significance of acknowledging and validating climate emotions by practicing active listening techniques and applying therapeutic frameworks in individual or group activities. This activity promotes emotional awareness, trust-building, and the transformation of distress into resilience and action.</w:t>
            </w:r>
          </w:p>
          <w:p w:rsidR="00000000" w:rsidDel="00000000" w:rsidP="00000000" w:rsidRDefault="00000000" w:rsidRPr="00000000" w14:paraId="000015AD">
            <w:pPr>
              <w:spacing w:after="240" w:before="240" w:lineRule="auto"/>
              <w:rPr>
                <w:b w:val="1"/>
                <w:bCs w:val="1"/>
                <w:u w:val="single"/>
              </w:rPr>
            </w:pPr>
            <w:r w:rsidDel="00000000" w:rsidR="00000000" w:rsidRPr="00000000">
              <w:rPr>
                <w:b w:val="1"/>
                <w:bCs w:val="1"/>
                <w:u w:val="single"/>
                <w:rtl w:val="0"/>
              </w:rPr>
              <w:t xml:space="preserve">Instructions:</w:t>
            </w:r>
          </w:p>
          <w:p w:rsidR="00000000" w:rsidDel="00000000" w:rsidP="00000000" w:rsidRDefault="00000000" w:rsidRPr="00000000" w14:paraId="000015AE">
            <w:pPr>
              <w:numPr>
                <w:ilvl w:val="0"/>
                <w:numId w:val="11"/>
              </w:numPr>
              <w:spacing w:after="0" w:afterAutospacing="0" w:before="240" w:lineRule="auto"/>
              <w:ind w:left="720" w:hanging="360"/>
            </w:pPr>
            <w:r w:rsidDel="00000000" w:rsidR="00000000" w:rsidRPr="00000000">
              <w:rPr>
                <w:b w:val="1"/>
                <w:bCs w:val="1"/>
                <w:rtl w:val="0"/>
              </w:rPr>
              <w:t xml:space="preserve">Reflect on Your Emotional Landscape (10 minutes):</w:t>
            </w:r>
          </w:p>
          <w:p w:rsidR="00000000" w:rsidDel="00000000" w:rsidP="00000000" w:rsidRDefault="00000000" w:rsidRPr="00000000" w14:paraId="000015AF">
            <w:pPr>
              <w:numPr>
                <w:ilvl w:val="1"/>
                <w:numId w:val="11"/>
              </w:numPr>
              <w:spacing w:after="0" w:afterAutospacing="0" w:before="0" w:beforeAutospacing="0" w:lineRule="auto"/>
              <w:ind w:left="1440" w:hanging="360"/>
            </w:pPr>
            <w:r w:rsidDel="00000000" w:rsidR="00000000" w:rsidRPr="00000000">
              <w:rPr>
                <w:rtl w:val="0"/>
              </w:rPr>
              <w:t xml:space="preserve">Write about a time when you experienced a strong emotional reaction to climate change</w:t>
            </w:r>
            <w:ins w:author="Brianna Aspinall" w:id="437" w:date="2025-12-14T18:49:19Z">
              <w:commentRangeStart w:id="299"/>
              <w:r w:rsidDel="00000000" w:rsidR="00000000" w:rsidRPr="00000000">
                <w:rPr>
                  <w:rtl w:val="0"/>
                </w:rPr>
                <w:t xml:space="preserve"> or something emotionally charged</w:t>
              </w:r>
            </w:ins>
            <w:commentRangeEnd w:id="299"/>
            <w:r w:rsidDel="00000000" w:rsidR="00000000" w:rsidRPr="00000000">
              <w:commentReference w:id="299"/>
            </w:r>
            <w:r w:rsidDel="00000000" w:rsidR="00000000" w:rsidRPr="00000000">
              <w:rPr>
                <w:rtl w:val="0"/>
              </w:rPr>
              <w:t xml:space="preserve"> (e.g., grief, anger, anxiety).</w:t>
            </w:r>
          </w:p>
          <w:p w:rsidR="00000000" w:rsidDel="00000000" w:rsidP="00000000" w:rsidRDefault="00000000" w:rsidRPr="00000000" w14:paraId="000015B0">
            <w:pPr>
              <w:numPr>
                <w:ilvl w:val="1"/>
                <w:numId w:val="11"/>
              </w:numPr>
              <w:spacing w:after="0" w:afterAutospacing="0" w:before="0" w:beforeAutospacing="0" w:lineRule="auto"/>
              <w:ind w:left="1440" w:hanging="360"/>
            </w:pPr>
            <w:r w:rsidDel="00000000" w:rsidR="00000000" w:rsidRPr="00000000">
              <w:rPr>
                <w:rtl w:val="0"/>
              </w:rPr>
              <w:t xml:space="preserve">Reflect on how you processed this emotion. Did </w:t>
            </w:r>
            <w:ins w:author="Claire Perry" w:id="438" w:date="2025-12-01T02:54:19Z">
              <w:r w:rsidDel="00000000" w:rsidR="00000000" w:rsidRPr="00000000">
                <w:rPr>
                  <w:rtl w:val="0"/>
                </w:rPr>
                <w:t xml:space="preserve">you or </w:t>
              </w:r>
            </w:ins>
            <w:r w:rsidDel="00000000" w:rsidR="00000000" w:rsidRPr="00000000">
              <w:rPr>
                <w:rtl w:val="0"/>
              </w:rPr>
              <w:t xml:space="preserve">someone</w:t>
            </w:r>
            <w:ins w:author="Claire Perry" w:id="439" w:date="2025-12-01T02:54:25Z">
              <w:r w:rsidDel="00000000" w:rsidR="00000000" w:rsidRPr="00000000">
                <w:rPr>
                  <w:rtl w:val="0"/>
                </w:rPr>
                <w:t xml:space="preserve"> else</w:t>
              </w:r>
            </w:ins>
            <w:r w:rsidDel="00000000" w:rsidR="00000000" w:rsidRPr="00000000">
              <w:rPr>
                <w:rtl w:val="0"/>
              </w:rPr>
              <w:t xml:space="preserve"> acknowledge or validate your feelings? How did this impact your emotional state?</w:t>
            </w:r>
          </w:p>
          <w:p w:rsidR="00000000" w:rsidDel="00000000" w:rsidP="00000000" w:rsidRDefault="00000000" w:rsidRPr="00000000" w14:paraId="000015B1">
            <w:pPr>
              <w:numPr>
                <w:ilvl w:val="0"/>
                <w:numId w:val="11"/>
              </w:numPr>
              <w:spacing w:after="0" w:afterAutospacing="0" w:before="0" w:beforeAutospacing="0" w:lineRule="auto"/>
              <w:ind w:left="720" w:hanging="360"/>
            </w:pPr>
            <w:r w:rsidDel="00000000" w:rsidR="00000000" w:rsidRPr="00000000">
              <w:rPr>
                <w:b w:val="1"/>
                <w:bCs w:val="1"/>
                <w:rtl w:val="0"/>
              </w:rPr>
              <w:t xml:space="preserve">Practice Active Listening:</w:t>
            </w:r>
          </w:p>
          <w:p w:rsidR="00000000" w:rsidDel="00000000" w:rsidP="00000000" w:rsidRDefault="00000000" w:rsidRPr="00000000" w14:paraId="000015B2">
            <w:pPr>
              <w:numPr>
                <w:ilvl w:val="1"/>
                <w:numId w:val="11"/>
              </w:numPr>
              <w:spacing w:after="0" w:afterAutospacing="0" w:before="0" w:beforeAutospacing="0" w:lineRule="auto"/>
              <w:ind w:left="1440" w:hanging="360"/>
            </w:pPr>
            <w:r w:rsidDel="00000000" w:rsidR="00000000" w:rsidRPr="00000000">
              <w:rPr>
                <w:rtl w:val="0"/>
              </w:rPr>
              <w:t xml:space="preserve">Reach out to a friend, family member, or colleague and invite them to share their thoughts and feelings about climate change. Use the active listening techniques below:</w:t>
            </w:r>
          </w:p>
          <w:p w:rsidR="00000000" w:rsidDel="00000000" w:rsidP="00000000" w:rsidRDefault="00000000" w:rsidRPr="00000000" w14:paraId="000015B3">
            <w:pPr>
              <w:numPr>
                <w:ilvl w:val="2"/>
                <w:numId w:val="11"/>
              </w:numPr>
              <w:spacing w:after="0" w:afterAutospacing="0" w:before="0" w:beforeAutospacing="0" w:lineRule="auto"/>
              <w:ind w:left="2160" w:hanging="360"/>
              <w:rPr>
                <w:ins w:author="Brianna Aspinall" w:id="440" w:date="2025-12-14T18:50:11Z"/>
              </w:rPr>
            </w:pPr>
            <w:ins w:author="Brianna Aspinall" w:id="440" w:date="2025-12-14T18:50:11Z">
              <w:r w:rsidDel="00000000" w:rsidR="00000000" w:rsidRPr="00000000">
                <w:rPr>
                  <w:b w:val="1"/>
                  <w:bCs w:val="1"/>
                  <w:rtl w:val="0"/>
                </w:rPr>
                <w:t xml:space="preserve">Prepare yourself: </w:t>
              </w:r>
              <w:r w:rsidDel="00000000" w:rsidR="00000000" w:rsidRPr="00000000">
                <w:rPr>
                  <w:rtl w:val="0"/>
                </w:rPr>
                <w:t xml:space="preserve">Before entering in this conversation ask yourself am I feeling </w:t>
              </w:r>
              <w:r w:rsidDel="00000000" w:rsidR="00000000" w:rsidRPr="00000000">
                <w:rPr>
                  <w:b w:val="1"/>
                  <w:bCs w:val="1"/>
                  <w:rtl w:val="0"/>
                </w:rPr>
                <w:t xml:space="preserve">calm, confident, collected</w:t>
              </w:r>
              <w:r w:rsidDel="00000000" w:rsidR="00000000" w:rsidRPr="00000000">
                <w:rPr>
                  <w:rtl w:val="0"/>
                </w:rPr>
                <w:t xml:space="preserve"> and more interested in listening than sharing. If the answer is no then reflect on what actions you need to take to achieve this state of mind.</w:t>
              </w:r>
            </w:ins>
          </w:p>
          <w:p w:rsidR="00000000" w:rsidDel="00000000" w:rsidP="00000000" w:rsidRDefault="00000000" w:rsidRPr="00000000" w14:paraId="000015B4">
            <w:pPr>
              <w:numPr>
                <w:ilvl w:val="2"/>
                <w:numId w:val="11"/>
              </w:numPr>
              <w:spacing w:after="0" w:afterAutospacing="0" w:before="0" w:beforeAutospacing="0" w:lineRule="auto"/>
              <w:ind w:left="2160" w:hanging="360"/>
            </w:pPr>
            <w:r w:rsidDel="00000000" w:rsidR="00000000" w:rsidRPr="00000000">
              <w:rPr>
                <w:b w:val="1"/>
                <w:bCs w:val="1"/>
                <w:rtl w:val="0"/>
              </w:rPr>
              <w:t xml:space="preserve">Pay full attention:</w:t>
            </w:r>
            <w:r w:rsidDel="00000000" w:rsidR="00000000" w:rsidRPr="00000000">
              <w:rPr>
                <w:rtl w:val="0"/>
              </w:rPr>
              <w:t xml:space="preserve"> Avoid distractions and focus entirely on the conversation.</w:t>
            </w:r>
          </w:p>
          <w:p w:rsidR="00000000" w:rsidDel="00000000" w:rsidP="00000000" w:rsidRDefault="00000000" w:rsidRPr="00000000" w14:paraId="000015B5">
            <w:pPr>
              <w:numPr>
                <w:ilvl w:val="2"/>
                <w:numId w:val="11"/>
              </w:numPr>
              <w:spacing w:after="0" w:afterAutospacing="0" w:before="0" w:beforeAutospacing="0" w:lineRule="auto"/>
              <w:ind w:left="2160" w:hanging="360"/>
            </w:pPr>
            <w:r w:rsidDel="00000000" w:rsidR="00000000" w:rsidRPr="00000000">
              <w:rPr>
                <w:b w:val="1"/>
                <w:bCs w:val="1"/>
                <w:rtl w:val="0"/>
              </w:rPr>
              <w:t xml:space="preserve">Reflect</w:t>
            </w:r>
            <w:ins w:author="Ashley Stoltz" w:id="441" w:date="2025-12-15T06:49:17Z">
              <w:r w:rsidDel="00000000" w:rsidR="00000000" w:rsidRPr="00000000">
                <w:rPr>
                  <w:b w:val="1"/>
                  <w:bCs w:val="1"/>
                  <w:rtl w:val="0"/>
                </w:rPr>
                <w:t xml:space="preserve">,</w:t>
              </w:r>
            </w:ins>
            <w:del w:author="Ashley Stoltz" w:id="441" w:date="2025-12-15T06:49:17Z">
              <w:r w:rsidDel="00000000" w:rsidR="00000000" w:rsidRPr="00000000">
                <w:rPr>
                  <w:b w:val="1"/>
                  <w:bCs w:val="1"/>
                  <w:rtl w:val="0"/>
                </w:rPr>
                <w:delText xml:space="preserve"> and </w:delText>
              </w:r>
            </w:del>
            <w:r w:rsidDel="00000000" w:rsidR="00000000" w:rsidRPr="00000000">
              <w:rPr>
                <w:b w:val="1"/>
                <w:bCs w:val="1"/>
                <w:rtl w:val="0"/>
              </w:rPr>
              <w:t xml:space="preserve">paraphrase</w:t>
            </w:r>
            <w:ins w:author="Ashley Stoltz" w:id="442" w:date="2025-12-15T06:49:20Z">
              <w:r w:rsidDel="00000000" w:rsidR="00000000" w:rsidRPr="00000000">
                <w:rPr>
                  <w:b w:val="1"/>
                  <w:bCs w:val="1"/>
                  <w:rtl w:val="0"/>
                </w:rPr>
                <w:t xml:space="preserve">, and clarify</w:t>
              </w:r>
            </w:ins>
            <w:r w:rsidDel="00000000" w:rsidR="00000000" w:rsidRPr="00000000">
              <w:rPr>
                <w:b w:val="1"/>
                <w:bCs w:val="1"/>
                <w:rtl w:val="0"/>
              </w:rPr>
              <w:t xml:space="preserve">:</w:t>
            </w:r>
            <w:r w:rsidDel="00000000" w:rsidR="00000000" w:rsidRPr="00000000">
              <w:rPr>
                <w:rtl w:val="0"/>
              </w:rPr>
              <w:t xml:space="preserve"> Summarize what they say </w:t>
            </w:r>
            <w:ins w:author="Ashley Stoltz" w:id="443" w:date="2025-12-15T06:49:42Z">
              <w:r w:rsidDel="00000000" w:rsidR="00000000" w:rsidRPr="00000000">
                <w:rPr>
                  <w:rtl w:val="0"/>
                </w:rPr>
                <w:t xml:space="preserve">and check for </w:t>
              </w:r>
            </w:ins>
            <w:del w:author="Ashley Stoltz" w:id="443" w:date="2025-12-15T06:49:42Z">
              <w:r w:rsidDel="00000000" w:rsidR="00000000" w:rsidRPr="00000000">
                <w:rPr>
                  <w:rtl w:val="0"/>
                </w:rPr>
                <w:delText xml:space="preserve">to show </w:delText>
              </w:r>
            </w:del>
            <w:r w:rsidDel="00000000" w:rsidR="00000000" w:rsidRPr="00000000">
              <w:rPr>
                <w:rtl w:val="0"/>
              </w:rPr>
              <w:t xml:space="preserve">understanding (e.g., "It sounds like you feel</w:t>
            </w:r>
            <w:ins w:author="Ashley Stoltz" w:id="444" w:date="2025-12-15T06:50:10Z">
              <w:r w:rsidDel="00000000" w:rsidR="00000000" w:rsidRPr="00000000">
                <w:rPr>
                  <w:rtl w:val="0"/>
                </w:rPr>
                <w:t xml:space="preserve">…</w:t>
              </w:r>
            </w:ins>
            <w:del w:author="Ashley Stoltz" w:id="444" w:date="2025-12-15T06:50:10Z">
              <w:r w:rsidDel="00000000" w:rsidR="00000000" w:rsidRPr="00000000">
                <w:rPr>
                  <w:rtl w:val="0"/>
                </w:rPr>
                <w:delText xml:space="preserve">...</w:delText>
              </w:r>
            </w:del>
            <w:ins w:author="Ashley Stoltz" w:id="444" w:date="2025-12-15T06:50:10Z">
              <w:r w:rsidDel="00000000" w:rsidR="00000000" w:rsidRPr="00000000">
                <w:rPr>
                  <w:rtl w:val="0"/>
                </w:rPr>
                <w:t xml:space="preserve">have I understood correctly?</w:t>
              </w:r>
            </w:ins>
            <w:r w:rsidDel="00000000" w:rsidR="00000000" w:rsidRPr="00000000">
              <w:rPr>
                <w:rtl w:val="0"/>
              </w:rPr>
              <w:t xml:space="preserve">").</w:t>
            </w:r>
          </w:p>
          <w:p w:rsidR="00000000" w:rsidDel="00000000" w:rsidP="00000000" w:rsidRDefault="00000000" w:rsidRPr="00000000" w14:paraId="000015B6">
            <w:pPr>
              <w:numPr>
                <w:ilvl w:val="2"/>
                <w:numId w:val="11"/>
              </w:numPr>
              <w:spacing w:after="0" w:afterAutospacing="0" w:before="0" w:beforeAutospacing="0" w:lineRule="auto"/>
              <w:ind w:left="2160" w:hanging="360"/>
            </w:pPr>
            <w:r w:rsidDel="00000000" w:rsidR="00000000" w:rsidRPr="00000000">
              <w:rPr>
                <w:b w:val="1"/>
                <w:bCs w:val="1"/>
                <w:rtl w:val="0"/>
              </w:rPr>
              <w:t xml:space="preserve">Ask open-ended questions:</w:t>
            </w:r>
            <w:r w:rsidDel="00000000" w:rsidR="00000000" w:rsidRPr="00000000">
              <w:rPr>
                <w:rtl w:val="0"/>
              </w:rPr>
              <w:t xml:space="preserve"> Encourage deeper exploration (e.g., "What does this mean to you?" or "How do you think this connects to the bigger picture?").</w:t>
            </w:r>
          </w:p>
          <w:p w:rsidR="00000000" w:rsidDel="00000000" w:rsidP="00000000" w:rsidRDefault="00000000" w:rsidRPr="00000000" w14:paraId="000015B7">
            <w:pPr>
              <w:numPr>
                <w:ilvl w:val="2"/>
                <w:numId w:val="11"/>
              </w:numPr>
              <w:spacing w:after="0" w:afterAutospacing="0" w:before="0" w:beforeAutospacing="0" w:lineRule="auto"/>
              <w:ind w:left="2160" w:hanging="360"/>
            </w:pPr>
            <w:r w:rsidDel="00000000" w:rsidR="00000000" w:rsidRPr="00000000">
              <w:rPr>
                <w:b w:val="1"/>
                <w:bCs w:val="1"/>
                <w:rtl w:val="0"/>
              </w:rPr>
              <w:t xml:space="preserve">Validate their feelings:</w:t>
            </w:r>
            <w:r w:rsidDel="00000000" w:rsidR="00000000" w:rsidRPr="00000000">
              <w:rPr>
                <w:rtl w:val="0"/>
              </w:rPr>
              <w:t xml:space="preserve"> Acknowledge their emotions without judgment (e.g., "It’s completely natural to feel that way given the circumstances.").</w:t>
            </w:r>
          </w:p>
          <w:p w:rsidR="00000000" w:rsidDel="00000000" w:rsidP="00000000" w:rsidRDefault="00000000" w:rsidRPr="00000000" w14:paraId="000015B8">
            <w:pPr>
              <w:numPr>
                <w:ilvl w:val="0"/>
                <w:numId w:val="11"/>
              </w:numPr>
              <w:spacing w:after="0" w:afterAutospacing="0" w:before="0" w:beforeAutospacing="0" w:lineRule="auto"/>
              <w:ind w:left="720" w:hanging="360"/>
            </w:pPr>
            <w:r w:rsidDel="00000000" w:rsidR="00000000" w:rsidRPr="00000000">
              <w:rPr>
                <w:b w:val="1"/>
                <w:bCs w:val="1"/>
                <w:rtl w:val="0"/>
              </w:rPr>
              <w:t xml:space="preserve">Reflect on the Conversation (10 minutes):</w:t>
            </w:r>
          </w:p>
          <w:p w:rsidR="00000000" w:rsidDel="00000000" w:rsidP="00000000" w:rsidRDefault="00000000" w:rsidRPr="00000000" w14:paraId="000015B9">
            <w:pPr>
              <w:numPr>
                <w:ilvl w:val="1"/>
                <w:numId w:val="11"/>
              </w:numPr>
              <w:spacing w:after="0" w:afterAutospacing="0" w:before="0" w:beforeAutospacing="0" w:lineRule="auto"/>
              <w:ind w:left="1440" w:hanging="360"/>
            </w:pPr>
            <w:r w:rsidDel="00000000" w:rsidR="00000000" w:rsidRPr="00000000">
              <w:rPr>
                <w:rtl w:val="0"/>
              </w:rPr>
              <w:t xml:space="preserve">Write about the experience. What did you notice about the other person’s response when you validated their emotions?</w:t>
            </w:r>
          </w:p>
          <w:p w:rsidR="00000000" w:rsidDel="00000000" w:rsidP="00000000" w:rsidRDefault="00000000" w:rsidRPr="00000000" w14:paraId="000015BA">
            <w:pPr>
              <w:numPr>
                <w:ilvl w:val="1"/>
                <w:numId w:val="11"/>
              </w:numPr>
              <w:spacing w:after="240" w:before="0" w:beforeAutospacing="0" w:lineRule="auto"/>
              <w:ind w:left="1440" w:hanging="360"/>
            </w:pPr>
            <w:r w:rsidDel="00000000" w:rsidR="00000000" w:rsidRPr="00000000">
              <w:rPr>
                <w:rtl w:val="0"/>
              </w:rPr>
              <w:t xml:space="preserve">How did practicing active listening impact your own perspective and emotional state?</w:t>
            </w:r>
          </w:p>
          <w:p w:rsidR="00000000" w:rsidDel="00000000" w:rsidP="00000000" w:rsidRDefault="00000000" w:rsidRPr="00000000" w14:paraId="000015BB">
            <w:pPr>
              <w:pStyle w:val="Heading2"/>
              <w:spacing w:after="240" w:before="240" w:lineRule="auto"/>
              <w:rPr/>
            </w:pPr>
            <w:bookmarkStart w:colFirst="0" w:colLast="0" w:name="_aaylnl1269hi" w:id="332"/>
            <w:bookmarkEnd w:id="332"/>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15BC">
            <w:pPr>
              <w:spacing w:after="240" w:before="240" w:lineRule="auto"/>
              <w:rPr/>
            </w:pPr>
            <w:r w:rsidDel="00000000" w:rsidR="00000000" w:rsidRPr="00000000">
              <w:rPr>
                <w:b w:val="1"/>
                <w:bCs w:val="1"/>
                <w:rtl w:val="0"/>
              </w:rPr>
              <w:t xml:space="preserve">Objective: </w:t>
            </w:r>
            <w:r w:rsidDel="00000000" w:rsidR="00000000" w:rsidRPr="00000000">
              <w:rPr>
                <w:rtl w:val="0"/>
              </w:rPr>
              <w:t xml:space="preserve">Participants will collaboratively explore the concepts of emotional validation, practice active listening in pairs or small groups, and reflect on its role in supporting climate resilience.</w:t>
            </w:r>
          </w:p>
          <w:p w:rsidR="00000000" w:rsidDel="00000000" w:rsidP="00000000" w:rsidRDefault="00000000" w:rsidRPr="00000000" w14:paraId="000015BD">
            <w:pPr>
              <w:spacing w:after="240" w:before="240" w:lineRule="auto"/>
              <w:rPr/>
            </w:pPr>
            <w:r w:rsidDel="00000000" w:rsidR="00000000" w:rsidRPr="00000000">
              <w:rPr>
                <w:b w:val="1"/>
                <w:bCs w:val="1"/>
                <w:rtl w:val="0"/>
              </w:rPr>
              <w:t xml:space="preserve">Preparation Time:</w:t>
            </w:r>
            <w:r w:rsidDel="00000000" w:rsidR="00000000" w:rsidRPr="00000000">
              <w:rPr>
                <w:rtl w:val="0"/>
              </w:rPr>
              <w:t xml:space="preserve"> 10 minutes for reviewing active listening techniques and key therapeutic concepts.</w:t>
              <w:br w:type="textWrapping"/>
            </w:r>
            <w:r w:rsidDel="00000000" w:rsidR="00000000" w:rsidRPr="00000000">
              <w:rPr>
                <w:b w:val="1"/>
                <w:bCs w:val="1"/>
                <w:rtl w:val="0"/>
              </w:rPr>
              <w:t xml:space="preserve">Time Allocation:</w:t>
            </w:r>
            <w:r w:rsidDel="00000000" w:rsidR="00000000" w:rsidRPr="00000000">
              <w:rPr>
                <w:rtl w:val="0"/>
              </w:rPr>
              <w:t xml:space="preserve"> 60 minutes.</w:t>
            </w:r>
          </w:p>
          <w:p w:rsidR="00000000" w:rsidDel="00000000" w:rsidP="00000000" w:rsidRDefault="00000000" w:rsidRPr="00000000" w14:paraId="000015BE">
            <w:pPr>
              <w:spacing w:after="240" w:before="240" w:lineRule="auto"/>
              <w:rPr>
                <w:b w:val="1"/>
                <w:bCs w:val="1"/>
                <w:u w:val="single"/>
              </w:rPr>
            </w:pPr>
            <w:r w:rsidDel="00000000" w:rsidR="00000000" w:rsidRPr="00000000">
              <w:rPr>
                <w:b w:val="1"/>
                <w:bCs w:val="1"/>
                <w:u w:val="single"/>
                <w:rtl w:val="0"/>
              </w:rPr>
              <w:t xml:space="preserve">Facilitator Instructions:</w:t>
            </w:r>
          </w:p>
          <w:p w:rsidR="00000000" w:rsidDel="00000000" w:rsidP="00000000" w:rsidRDefault="00000000" w:rsidRPr="00000000" w14:paraId="000015BF">
            <w:pPr>
              <w:numPr>
                <w:ilvl w:val="0"/>
                <w:numId w:val="345"/>
              </w:numPr>
              <w:spacing w:after="0" w:afterAutospacing="0" w:before="240" w:lineRule="auto"/>
              <w:ind w:left="720" w:hanging="360"/>
            </w:pPr>
            <w:r w:rsidDel="00000000" w:rsidR="00000000" w:rsidRPr="00000000">
              <w:rPr>
                <w:b w:val="1"/>
                <w:bCs w:val="1"/>
                <w:rtl w:val="0"/>
              </w:rPr>
              <w:t xml:space="preserve">Introduction (10 minutes):</w:t>
            </w:r>
          </w:p>
          <w:p w:rsidR="00000000" w:rsidDel="00000000" w:rsidP="00000000" w:rsidRDefault="00000000" w:rsidRPr="00000000" w14:paraId="000015C0">
            <w:pPr>
              <w:numPr>
                <w:ilvl w:val="1"/>
                <w:numId w:val="345"/>
              </w:numPr>
              <w:spacing w:after="0" w:afterAutospacing="0" w:before="0" w:beforeAutospacing="0" w:lineRule="auto"/>
              <w:ind w:left="1440" w:hanging="360"/>
            </w:pPr>
            <w:r w:rsidDel="00000000" w:rsidR="00000000" w:rsidRPr="00000000">
              <w:rPr>
                <w:rtl w:val="0"/>
              </w:rPr>
              <w:t xml:space="preserve">Briefly discuss the importance of acknowledging and validating climate emotions.</w:t>
            </w:r>
          </w:p>
          <w:p w:rsidR="00000000" w:rsidDel="00000000" w:rsidP="00000000" w:rsidRDefault="00000000" w:rsidRPr="00000000" w14:paraId="000015C1">
            <w:pPr>
              <w:numPr>
                <w:ilvl w:val="1"/>
                <w:numId w:val="345"/>
              </w:numPr>
              <w:spacing w:after="0" w:afterAutospacing="0" w:before="0" w:beforeAutospacing="0" w:lineRule="auto"/>
              <w:ind w:left="1440" w:hanging="360"/>
            </w:pPr>
            <w:r w:rsidDel="00000000" w:rsidR="00000000" w:rsidRPr="00000000">
              <w:rPr>
                <w:rtl w:val="0"/>
              </w:rPr>
              <w:t xml:space="preserve">Highlight the key therapeutic frameworks and active listening techniques introduced in the course.</w:t>
            </w:r>
          </w:p>
          <w:p w:rsidR="00000000" w:rsidDel="00000000" w:rsidP="00000000" w:rsidRDefault="00000000" w:rsidRPr="00000000" w14:paraId="000015C2">
            <w:pPr>
              <w:numPr>
                <w:ilvl w:val="0"/>
                <w:numId w:val="345"/>
              </w:numPr>
              <w:spacing w:after="0" w:afterAutospacing="0" w:before="0" w:beforeAutospacing="0" w:lineRule="auto"/>
              <w:ind w:left="720" w:hanging="360"/>
            </w:pPr>
            <w:r w:rsidDel="00000000" w:rsidR="00000000" w:rsidRPr="00000000">
              <w:rPr>
                <w:b w:val="1"/>
                <w:bCs w:val="1"/>
                <w:rtl w:val="0"/>
              </w:rPr>
              <w:t xml:space="preserve">Pair Practice (20 minutes):</w:t>
            </w:r>
          </w:p>
          <w:p w:rsidR="00000000" w:rsidDel="00000000" w:rsidP="00000000" w:rsidRDefault="00000000" w:rsidRPr="00000000" w14:paraId="000015C3">
            <w:pPr>
              <w:numPr>
                <w:ilvl w:val="1"/>
                <w:numId w:val="345"/>
              </w:numPr>
              <w:spacing w:after="0" w:afterAutospacing="0" w:before="0" w:beforeAutospacing="0" w:lineRule="auto"/>
              <w:ind w:left="1440" w:hanging="360"/>
            </w:pPr>
            <w:r w:rsidDel="00000000" w:rsidR="00000000" w:rsidRPr="00000000">
              <w:rPr>
                <w:rtl w:val="0"/>
              </w:rPr>
              <w:t xml:space="preserve">Divide participants into pairs. One person acts as the “speaker” and the other as the “listener.”</w:t>
            </w:r>
          </w:p>
          <w:p w:rsidR="00000000" w:rsidDel="00000000" w:rsidP="00000000" w:rsidRDefault="00000000" w:rsidRPr="00000000" w14:paraId="000015C4">
            <w:pPr>
              <w:numPr>
                <w:ilvl w:val="1"/>
                <w:numId w:val="345"/>
              </w:numPr>
              <w:spacing w:after="0" w:afterAutospacing="0" w:before="0" w:beforeAutospacing="0" w:lineRule="auto"/>
              <w:ind w:left="1440" w:hanging="360"/>
            </w:pPr>
            <w:r w:rsidDel="00000000" w:rsidR="00000000" w:rsidRPr="00000000">
              <w:rPr>
                <w:b w:val="1"/>
                <w:bCs w:val="1"/>
                <w:rtl w:val="0"/>
              </w:rPr>
              <w:t xml:space="preserve">Speaker Role:</w:t>
            </w:r>
            <w:r w:rsidDel="00000000" w:rsidR="00000000" w:rsidRPr="00000000">
              <w:rPr>
                <w:rtl w:val="0"/>
              </w:rPr>
              <w:t xml:space="preserve"> Share a personal story or feelings about climate change (e.g., anxiety, frustration, hope).</w:t>
            </w:r>
          </w:p>
          <w:p w:rsidR="00000000" w:rsidDel="00000000" w:rsidP="00000000" w:rsidRDefault="00000000" w:rsidRPr="00000000" w14:paraId="000015C5">
            <w:pPr>
              <w:numPr>
                <w:ilvl w:val="1"/>
                <w:numId w:val="345"/>
              </w:numPr>
              <w:spacing w:after="0" w:afterAutospacing="0" w:before="0" w:beforeAutospacing="0" w:lineRule="auto"/>
              <w:ind w:left="1440" w:hanging="360"/>
            </w:pPr>
            <w:r w:rsidDel="00000000" w:rsidR="00000000" w:rsidRPr="00000000">
              <w:rPr>
                <w:b w:val="1"/>
                <w:bCs w:val="1"/>
                <w:rtl w:val="0"/>
              </w:rPr>
              <w:t xml:space="preserve">Listener Role:</w:t>
            </w:r>
            <w:r w:rsidDel="00000000" w:rsidR="00000000" w:rsidRPr="00000000">
              <w:rPr>
                <w:rtl w:val="0"/>
              </w:rPr>
              <w:t xml:space="preserve"> Use active listening techniques:</w:t>
            </w:r>
          </w:p>
          <w:p w:rsidR="00000000" w:rsidDel="00000000" w:rsidP="00000000" w:rsidRDefault="00000000" w:rsidRPr="00000000" w14:paraId="000015C6">
            <w:pPr>
              <w:numPr>
                <w:ilvl w:val="2"/>
                <w:numId w:val="345"/>
              </w:numPr>
              <w:spacing w:after="0" w:afterAutospacing="0" w:before="0" w:beforeAutospacing="0" w:lineRule="auto"/>
              <w:ind w:left="2160" w:hanging="360"/>
            </w:pPr>
            <w:r w:rsidDel="00000000" w:rsidR="00000000" w:rsidRPr="00000000">
              <w:rPr>
                <w:rtl w:val="0"/>
              </w:rPr>
              <w:t xml:space="preserve">Pay full attention and offer non-verbal cues (e.g., nodding).</w:t>
            </w:r>
          </w:p>
          <w:p w:rsidR="00000000" w:rsidDel="00000000" w:rsidP="00000000" w:rsidRDefault="00000000" w:rsidRPr="00000000" w14:paraId="000015C7">
            <w:pPr>
              <w:numPr>
                <w:ilvl w:val="2"/>
                <w:numId w:val="345"/>
              </w:numPr>
              <w:spacing w:after="0" w:afterAutospacing="0" w:before="0" w:beforeAutospacing="0" w:lineRule="auto"/>
              <w:ind w:left="2160" w:hanging="360"/>
            </w:pPr>
            <w:r w:rsidDel="00000000" w:rsidR="00000000" w:rsidRPr="00000000">
              <w:rPr>
                <w:rtl w:val="0"/>
              </w:rPr>
              <w:t xml:space="preserve">Reflect and paraphrase to confirm understanding.</w:t>
            </w:r>
          </w:p>
          <w:p w:rsidR="00000000" w:rsidDel="00000000" w:rsidP="00000000" w:rsidRDefault="00000000" w:rsidRPr="00000000" w14:paraId="000015C8">
            <w:pPr>
              <w:numPr>
                <w:ilvl w:val="2"/>
                <w:numId w:val="345"/>
              </w:numPr>
              <w:spacing w:after="0" w:afterAutospacing="0" w:before="0" w:beforeAutospacing="0" w:lineRule="auto"/>
              <w:ind w:left="2160" w:hanging="360"/>
            </w:pPr>
            <w:r w:rsidDel="00000000" w:rsidR="00000000" w:rsidRPr="00000000">
              <w:rPr>
                <w:rtl w:val="0"/>
              </w:rPr>
              <w:t xml:space="preserve">Validate emotions and ask open-ended questions to encourage deeper exploration.</w:t>
            </w:r>
          </w:p>
          <w:p w:rsidR="00000000" w:rsidDel="00000000" w:rsidP="00000000" w:rsidRDefault="00000000" w:rsidRPr="00000000" w14:paraId="000015C9">
            <w:pPr>
              <w:numPr>
                <w:ilvl w:val="1"/>
                <w:numId w:val="345"/>
              </w:numPr>
              <w:spacing w:after="0" w:afterAutospacing="0" w:before="0" w:beforeAutospacing="0" w:lineRule="auto"/>
              <w:ind w:left="1440" w:hanging="360"/>
            </w:pPr>
            <w:r w:rsidDel="00000000" w:rsidR="00000000" w:rsidRPr="00000000">
              <w:rPr>
                <w:rtl w:val="0"/>
              </w:rPr>
              <w:t xml:space="preserve">After 10 minutes, switch roles.</w:t>
            </w:r>
          </w:p>
          <w:p w:rsidR="00000000" w:rsidDel="00000000" w:rsidP="00000000" w:rsidRDefault="00000000" w:rsidRPr="00000000" w14:paraId="000015CA">
            <w:pPr>
              <w:numPr>
                <w:ilvl w:val="0"/>
                <w:numId w:val="345"/>
              </w:numPr>
              <w:spacing w:after="0" w:afterAutospacing="0" w:before="0" w:beforeAutospacing="0" w:lineRule="auto"/>
              <w:ind w:left="720" w:hanging="360"/>
            </w:pPr>
            <w:commentRangeStart w:id="300"/>
            <w:commentRangeStart w:id="301"/>
            <w:commentRangeStart w:id="302"/>
            <w:r w:rsidDel="00000000" w:rsidR="00000000" w:rsidRPr="00000000">
              <w:rPr>
                <w:b w:val="1"/>
                <w:bCs w:val="1"/>
                <w:rtl w:val="0"/>
              </w:rPr>
              <w:t xml:space="preserve">Group</w:t>
            </w:r>
            <w:commentRangeEnd w:id="300"/>
            <w:r w:rsidDel="00000000" w:rsidR="00000000" w:rsidRPr="00000000">
              <w:commentReference w:id="300"/>
            </w:r>
            <w:commentRangeEnd w:id="301"/>
            <w:r w:rsidDel="00000000" w:rsidR="00000000" w:rsidRPr="00000000">
              <w:commentReference w:id="301"/>
            </w:r>
            <w:commentRangeEnd w:id="302"/>
            <w:r w:rsidDel="00000000" w:rsidR="00000000" w:rsidRPr="00000000">
              <w:commentReference w:id="302"/>
            </w:r>
            <w:r w:rsidDel="00000000" w:rsidR="00000000" w:rsidRPr="00000000">
              <w:rPr>
                <w:b w:val="1"/>
                <w:bCs w:val="1"/>
                <w:rtl w:val="0"/>
              </w:rPr>
              <w:t xml:space="preserve"> Reflection (15 minutes):</w:t>
            </w:r>
          </w:p>
          <w:p w:rsidR="00000000" w:rsidDel="00000000" w:rsidP="00000000" w:rsidRDefault="00000000" w:rsidRPr="00000000" w14:paraId="000015CB">
            <w:pPr>
              <w:numPr>
                <w:ilvl w:val="1"/>
                <w:numId w:val="345"/>
              </w:numPr>
              <w:spacing w:after="0" w:afterAutospacing="0" w:before="0" w:beforeAutospacing="0" w:lineRule="auto"/>
              <w:ind w:left="1440" w:hanging="360"/>
            </w:pPr>
            <w:r w:rsidDel="00000000" w:rsidR="00000000" w:rsidRPr="00000000">
              <w:rPr>
                <w:rtl w:val="0"/>
              </w:rPr>
              <w:t xml:space="preserve">Reconvene as a group. Ask participants to share:</w:t>
            </w:r>
          </w:p>
          <w:p w:rsidR="00000000" w:rsidDel="00000000" w:rsidP="00000000" w:rsidRDefault="00000000" w:rsidRPr="00000000" w14:paraId="000015CC">
            <w:pPr>
              <w:numPr>
                <w:ilvl w:val="2"/>
                <w:numId w:val="345"/>
              </w:numPr>
              <w:spacing w:after="0" w:afterAutospacing="0" w:before="0" w:beforeAutospacing="0" w:lineRule="auto"/>
              <w:ind w:left="2160" w:hanging="360"/>
            </w:pPr>
            <w:r w:rsidDel="00000000" w:rsidR="00000000" w:rsidRPr="00000000">
              <w:rPr>
                <w:rtl w:val="0"/>
              </w:rPr>
              <w:t xml:space="preserve">How did it feel to have their emotions validated?</w:t>
            </w:r>
          </w:p>
          <w:p w:rsidR="00000000" w:rsidDel="00000000" w:rsidP="00000000" w:rsidRDefault="00000000" w:rsidRPr="00000000" w14:paraId="000015CD">
            <w:pPr>
              <w:numPr>
                <w:ilvl w:val="2"/>
                <w:numId w:val="345"/>
              </w:numPr>
              <w:spacing w:after="0" w:afterAutospacing="0" w:before="0" w:beforeAutospacing="0" w:lineRule="auto"/>
              <w:ind w:left="2160" w:hanging="360"/>
            </w:pPr>
            <w:r w:rsidDel="00000000" w:rsidR="00000000" w:rsidRPr="00000000">
              <w:rPr>
                <w:rtl w:val="0"/>
              </w:rPr>
              <w:t xml:space="preserve">What did they notice about themselves while practicing active listening?</w:t>
            </w:r>
          </w:p>
          <w:p w:rsidR="00000000" w:rsidDel="00000000" w:rsidP="00000000" w:rsidRDefault="00000000" w:rsidRPr="00000000" w14:paraId="000015CE">
            <w:pPr>
              <w:numPr>
                <w:ilvl w:val="0"/>
                <w:numId w:val="345"/>
              </w:numPr>
              <w:spacing w:after="0" w:afterAutospacing="0" w:before="0" w:beforeAutospacing="0" w:lineRule="auto"/>
              <w:ind w:left="720" w:hanging="360"/>
            </w:pPr>
            <w:r w:rsidDel="00000000" w:rsidR="00000000" w:rsidRPr="00000000">
              <w:rPr>
                <w:b w:val="1"/>
                <w:bCs w:val="1"/>
                <w:rtl w:val="0"/>
              </w:rPr>
              <w:t xml:space="preserve">Collaborative Discussion (15 minutes):</w:t>
            </w:r>
          </w:p>
          <w:p w:rsidR="00000000" w:rsidDel="00000000" w:rsidP="00000000" w:rsidRDefault="00000000" w:rsidRPr="00000000" w14:paraId="000015CF">
            <w:pPr>
              <w:numPr>
                <w:ilvl w:val="1"/>
                <w:numId w:val="345"/>
              </w:numPr>
              <w:spacing w:after="0" w:afterAutospacing="0" w:before="0" w:beforeAutospacing="0" w:lineRule="auto"/>
              <w:ind w:left="1440" w:hanging="360"/>
            </w:pPr>
            <w:r w:rsidDel="00000000" w:rsidR="00000000" w:rsidRPr="00000000">
              <w:rPr>
                <w:rtl w:val="0"/>
              </w:rPr>
              <w:t xml:space="preserve">Explore how emotional validation can promote resilience and action.</w:t>
            </w:r>
          </w:p>
          <w:p w:rsidR="00000000" w:rsidDel="00000000" w:rsidP="00000000" w:rsidRDefault="00000000" w:rsidRPr="00000000" w14:paraId="000015D0">
            <w:pPr>
              <w:numPr>
                <w:ilvl w:val="1"/>
                <w:numId w:val="345"/>
              </w:numPr>
              <w:spacing w:after="240" w:before="0" w:beforeAutospacing="0" w:lineRule="auto"/>
              <w:ind w:left="1440" w:hanging="360"/>
            </w:pPr>
            <w:r w:rsidDel="00000000" w:rsidR="00000000" w:rsidRPr="00000000">
              <w:rPr>
                <w:rtl w:val="0"/>
              </w:rPr>
              <w:t xml:space="preserve">Brainstorm practical ways to integrate emotional validation into climate advocacy, community organizing, or personal relationships.</w:t>
            </w:r>
          </w:p>
          <w:p w:rsidR="00000000" w:rsidDel="00000000" w:rsidP="00000000" w:rsidRDefault="00000000" w:rsidRPr="00000000" w14:paraId="000015D1">
            <w:pPr>
              <w:spacing w:after="240" w:before="240" w:lineRule="auto"/>
              <w:rPr>
                <w:b w:val="1"/>
                <w:bCs w:val="1"/>
              </w:rPr>
            </w:pPr>
            <w:r w:rsidDel="00000000" w:rsidR="00000000" w:rsidRPr="00000000">
              <w:rPr>
                <w:b w:val="1"/>
                <w:bCs w:val="1"/>
                <w:rtl w:val="0"/>
              </w:rPr>
              <w:t xml:space="preserve">Optional </w:t>
            </w:r>
            <w:commentRangeStart w:id="303"/>
            <w:r w:rsidDel="00000000" w:rsidR="00000000" w:rsidRPr="00000000">
              <w:rPr>
                <w:b w:val="1"/>
                <w:bCs w:val="1"/>
                <w:rtl w:val="0"/>
              </w:rPr>
              <w:t xml:space="preserve">Extensions</w:t>
            </w:r>
            <w:commentRangeEnd w:id="303"/>
            <w:r w:rsidDel="00000000" w:rsidR="00000000" w:rsidRPr="00000000">
              <w:commentReference w:id="303"/>
            </w:r>
            <w:r w:rsidDel="00000000" w:rsidR="00000000" w:rsidRPr="00000000">
              <w:rPr>
                <w:b w:val="1"/>
                <w:bCs w:val="1"/>
                <w:rtl w:val="0"/>
              </w:rPr>
              <w:t xml:space="preserve">:</w:t>
            </w:r>
          </w:p>
          <w:p w:rsidR="00000000" w:rsidDel="00000000" w:rsidP="00000000" w:rsidRDefault="00000000" w:rsidRPr="00000000" w14:paraId="000015D2">
            <w:pPr>
              <w:numPr>
                <w:ilvl w:val="0"/>
                <w:numId w:val="33"/>
              </w:numPr>
              <w:spacing w:after="0" w:afterAutospacing="0" w:before="240" w:lineRule="auto"/>
              <w:ind w:left="720" w:hanging="360"/>
            </w:pPr>
            <w:r w:rsidDel="00000000" w:rsidR="00000000" w:rsidRPr="00000000">
              <w:rPr>
                <w:b w:val="1"/>
                <w:bCs w:val="1"/>
                <w:rtl w:val="0"/>
              </w:rPr>
              <w:t xml:space="preserve">Storytelling Circle:</w:t>
            </w:r>
          </w:p>
          <w:p w:rsidR="00000000" w:rsidDel="00000000" w:rsidP="00000000" w:rsidRDefault="00000000" w:rsidRPr="00000000" w14:paraId="000015D3">
            <w:pPr>
              <w:numPr>
                <w:ilvl w:val="1"/>
                <w:numId w:val="33"/>
              </w:numPr>
              <w:spacing w:after="0" w:afterAutospacing="0" w:before="0" w:beforeAutospacing="0" w:lineRule="auto"/>
              <w:ind w:left="1440" w:hanging="360"/>
            </w:pPr>
            <w:r w:rsidDel="00000000" w:rsidR="00000000" w:rsidRPr="00000000">
              <w:rPr>
                <w:rtl w:val="0"/>
              </w:rPr>
              <w:t xml:space="preserve">Host a facilitated storytelling session where participants share their emotional journeys related to climate change. Practice active listening and validate each person’s emotions as they share.</w:t>
            </w:r>
          </w:p>
          <w:p w:rsidR="00000000" w:rsidDel="00000000" w:rsidP="00000000" w:rsidRDefault="00000000" w:rsidRPr="00000000" w14:paraId="000015D4">
            <w:pPr>
              <w:numPr>
                <w:ilvl w:val="0"/>
                <w:numId w:val="33"/>
              </w:numPr>
              <w:spacing w:after="0" w:afterAutospacing="0" w:before="0" w:beforeAutospacing="0" w:lineRule="auto"/>
              <w:ind w:left="720" w:hanging="360"/>
            </w:pPr>
            <w:r w:rsidDel="00000000" w:rsidR="00000000" w:rsidRPr="00000000">
              <w:rPr>
                <w:b w:val="1"/>
                <w:bCs w:val="1"/>
                <w:rtl w:val="0"/>
              </w:rPr>
              <w:t xml:space="preserve">Role-Playing Scenarios:</w:t>
            </w:r>
          </w:p>
          <w:p w:rsidR="00000000" w:rsidDel="00000000" w:rsidP="00000000" w:rsidRDefault="00000000" w:rsidRPr="00000000" w14:paraId="000015D5">
            <w:pPr>
              <w:numPr>
                <w:ilvl w:val="1"/>
                <w:numId w:val="33"/>
              </w:numPr>
              <w:spacing w:after="0" w:afterAutospacing="0" w:before="0" w:beforeAutospacing="0" w:lineRule="auto"/>
              <w:ind w:left="1440" w:hanging="360"/>
            </w:pPr>
            <w:r w:rsidDel="00000000" w:rsidR="00000000" w:rsidRPr="00000000">
              <w:rPr>
                <w:rtl w:val="0"/>
              </w:rPr>
              <w:t xml:space="preserve">Create climate-related scenarios (e.g., a community member expressing despair about local environmental changes). Participants practice validating emotions within these contexts, focusing on building empathy and trust.</w:t>
            </w:r>
          </w:p>
          <w:p w:rsidR="00000000" w:rsidDel="00000000" w:rsidP="00000000" w:rsidRDefault="00000000" w:rsidRPr="00000000" w14:paraId="000015D6">
            <w:pPr>
              <w:numPr>
                <w:ilvl w:val="0"/>
                <w:numId w:val="33"/>
              </w:numPr>
              <w:spacing w:after="0" w:afterAutospacing="0" w:before="0" w:beforeAutospacing="0" w:lineRule="auto"/>
              <w:ind w:left="720" w:hanging="360"/>
            </w:pPr>
            <w:r w:rsidDel="00000000" w:rsidR="00000000" w:rsidRPr="00000000">
              <w:rPr>
                <w:b w:val="1"/>
                <w:bCs w:val="1"/>
                <w:rtl w:val="0"/>
              </w:rPr>
              <w:t xml:space="preserve">Validation and Action Plans:</w:t>
            </w:r>
          </w:p>
          <w:p w:rsidR="00000000" w:rsidDel="00000000" w:rsidP="00000000" w:rsidRDefault="00000000" w:rsidRPr="00000000" w14:paraId="000015D7">
            <w:pPr>
              <w:numPr>
                <w:ilvl w:val="1"/>
                <w:numId w:val="33"/>
              </w:numPr>
              <w:spacing w:after="240" w:before="0" w:beforeAutospacing="0" w:lineRule="auto"/>
              <w:ind w:left="1440" w:hanging="360"/>
            </w:pPr>
            <w:r w:rsidDel="00000000" w:rsidR="00000000" w:rsidRPr="00000000">
              <w:rPr>
                <w:rtl w:val="0"/>
              </w:rPr>
              <w:t xml:space="preserve">Participants design a simple action plan to validate climate emotions in their personal or professional spheres. For example, facilitating group discussions or creating safe spaces in their communities for emotional sharing.</w:t>
            </w:r>
          </w:p>
        </w:tc>
      </w:tr>
      <w:tr>
        <w:trPr>
          <w:cantSplit w:val="0"/>
          <w:tblHeader w:val="0"/>
        </w:trPr>
        <w:tc>
          <w:tcPr>
            <w:shd w:fill="d5a6bd" w:val="clear"/>
          </w:tcPr>
          <w:p w:rsidR="00000000" w:rsidDel="00000000" w:rsidP="00000000" w:rsidRDefault="00000000" w:rsidRPr="00000000" w14:paraId="000015D8">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15D9">
            <w:pPr>
              <w:numPr>
                <w:ilvl w:val="0"/>
                <w:numId w:val="316"/>
              </w:numPr>
              <w:spacing w:after="0" w:afterAutospacing="0" w:before="240" w:lineRule="auto"/>
              <w:ind w:left="720" w:hanging="360"/>
            </w:pPr>
            <w:r w:rsidDel="00000000" w:rsidR="00000000" w:rsidRPr="00000000">
              <w:rPr>
                <w:rtl w:val="0"/>
              </w:rPr>
              <w:t xml:space="preserve">Baudon, P., &amp; Jachens, L. (2021). A scoping review of interventions for the treatment of eco-anxiety. International Journal of Environmental Research and Public Health, 18(18), 9636.</w:t>
            </w:r>
            <w:hyperlink r:id="rId632">
              <w:r w:rsidDel="00000000" w:rsidR="00000000" w:rsidRPr="00000000">
                <w:rPr>
                  <w:rtl w:val="0"/>
                </w:rPr>
                <w:t xml:space="preserve"> </w:t>
              </w:r>
            </w:hyperlink>
            <w:hyperlink r:id="rId633">
              <w:r w:rsidDel="00000000" w:rsidR="00000000" w:rsidRPr="00000000">
                <w:rPr>
                  <w:color w:val="1155cc"/>
                  <w:u w:val="single"/>
                  <w:rtl w:val="0"/>
                </w:rPr>
                <w:t xml:space="preserve">https://doi.org/10.3390/ijerph18189636</w:t>
              </w:r>
            </w:hyperlink>
            <w:r w:rsidDel="00000000" w:rsidR="00000000" w:rsidRPr="00000000">
              <w:rPr>
                <w:rtl w:val="0"/>
              </w:rPr>
            </w:r>
          </w:p>
          <w:p w:rsidR="00000000" w:rsidDel="00000000" w:rsidP="00000000" w:rsidRDefault="00000000" w:rsidRPr="00000000" w14:paraId="000015DA">
            <w:pPr>
              <w:numPr>
                <w:ilvl w:val="0"/>
                <w:numId w:val="316"/>
              </w:numPr>
              <w:spacing w:after="0" w:afterAutospacing="0" w:before="0" w:beforeAutospacing="0" w:lineRule="auto"/>
              <w:ind w:left="720" w:hanging="360"/>
            </w:pPr>
            <w:r w:rsidDel="00000000" w:rsidR="00000000" w:rsidRPr="00000000">
              <w:rPr>
                <w:rtl w:val="0"/>
              </w:rPr>
              <w:t xml:space="preserve">Bellehumeur, C. R., Carignan, L. M., &amp; Robinson, N. (2024). Acceptance and commitment therapy to alleviate climate-induced psychological distress. British Journal of Guidance &amp; Counselling.</w:t>
            </w:r>
            <w:hyperlink r:id="rId634">
              <w:r w:rsidDel="00000000" w:rsidR="00000000" w:rsidRPr="00000000">
                <w:rPr>
                  <w:rtl w:val="0"/>
                </w:rPr>
                <w:t xml:space="preserve"> </w:t>
              </w:r>
            </w:hyperlink>
            <w:hyperlink r:id="rId635">
              <w:r w:rsidDel="00000000" w:rsidR="00000000" w:rsidRPr="00000000">
                <w:rPr>
                  <w:color w:val="1155cc"/>
                  <w:u w:val="single"/>
                  <w:rtl w:val="0"/>
                </w:rPr>
                <w:t xml:space="preserve">https://doi.org/10.1080/03069885.2024.2384745</w:t>
              </w:r>
            </w:hyperlink>
            <w:r w:rsidDel="00000000" w:rsidR="00000000" w:rsidRPr="00000000">
              <w:rPr>
                <w:rtl w:val="0"/>
              </w:rPr>
            </w:r>
          </w:p>
          <w:p w:rsidR="00000000" w:rsidDel="00000000" w:rsidP="00000000" w:rsidRDefault="00000000" w:rsidRPr="00000000" w14:paraId="000015DB">
            <w:pPr>
              <w:numPr>
                <w:ilvl w:val="0"/>
                <w:numId w:val="316"/>
              </w:numPr>
              <w:spacing w:after="0" w:afterAutospacing="0" w:before="0" w:beforeAutospacing="0" w:lineRule="auto"/>
              <w:ind w:left="720" w:hanging="360"/>
            </w:pPr>
            <w:r w:rsidDel="00000000" w:rsidR="00000000" w:rsidRPr="00000000">
              <w:rPr>
                <w:rtl w:val="0"/>
              </w:rPr>
              <w:t xml:space="preserve">Center for Substance Abuse Treatment. (1999). Brief interventions and brief therapies for substance abuse (Treatment Improvement Protocol [TIP] Series, No. 34). Substance Abuse and Mental Health Services Administration.</w:t>
            </w:r>
            <w:hyperlink r:id="rId636">
              <w:r w:rsidDel="00000000" w:rsidR="00000000" w:rsidRPr="00000000">
                <w:rPr>
                  <w:rtl w:val="0"/>
                </w:rPr>
                <w:t xml:space="preserve"> </w:t>
              </w:r>
            </w:hyperlink>
            <w:hyperlink r:id="rId637">
              <w:r w:rsidDel="00000000" w:rsidR="00000000" w:rsidRPr="00000000">
                <w:rPr>
                  <w:color w:val="1155cc"/>
                  <w:u w:val="single"/>
                  <w:rtl w:val="0"/>
                </w:rPr>
                <w:t xml:space="preserve">https://www.ncbi.nlm.nih.gov/books/NBK64952/</w:t>
              </w:r>
            </w:hyperlink>
            <w:r w:rsidDel="00000000" w:rsidR="00000000" w:rsidRPr="00000000">
              <w:rPr>
                <w:rtl w:val="0"/>
              </w:rPr>
            </w:r>
          </w:p>
          <w:p w:rsidR="00000000" w:rsidDel="00000000" w:rsidP="00000000" w:rsidRDefault="00000000" w:rsidRPr="00000000" w14:paraId="000015DC">
            <w:pPr>
              <w:numPr>
                <w:ilvl w:val="0"/>
                <w:numId w:val="316"/>
              </w:numPr>
              <w:spacing w:after="0" w:afterAutospacing="0" w:before="0" w:beforeAutospacing="0" w:lineRule="auto"/>
              <w:ind w:left="720" w:hanging="360"/>
            </w:pPr>
            <w:r w:rsidDel="00000000" w:rsidR="00000000" w:rsidRPr="00000000">
              <w:rPr>
                <w:rtl w:val="0"/>
              </w:rPr>
              <w:t xml:space="preserve">Chishti, H. (2023). Grieving climate change: A psychological and personal exploration of emotionally processing the climate crisis. Pitzer Senior Theses.</w:t>
            </w:r>
            <w:hyperlink r:id="rId638">
              <w:r w:rsidDel="00000000" w:rsidR="00000000" w:rsidRPr="00000000">
                <w:rPr>
                  <w:rtl w:val="0"/>
                </w:rPr>
                <w:t xml:space="preserve"> </w:t>
              </w:r>
            </w:hyperlink>
            <w:hyperlink r:id="rId639">
              <w:r w:rsidDel="00000000" w:rsidR="00000000" w:rsidRPr="00000000">
                <w:rPr>
                  <w:color w:val="1155cc"/>
                  <w:u w:val="single"/>
                  <w:rtl w:val="0"/>
                </w:rPr>
                <w:t xml:space="preserve">https://scholarship.claremont.edu/pitzer_theses/159/</w:t>
              </w:r>
            </w:hyperlink>
            <w:r w:rsidDel="00000000" w:rsidR="00000000" w:rsidRPr="00000000">
              <w:rPr>
                <w:rtl w:val="0"/>
              </w:rPr>
            </w:r>
          </w:p>
          <w:p w:rsidR="00000000" w:rsidDel="00000000" w:rsidP="00000000" w:rsidRDefault="00000000" w:rsidRPr="00000000" w14:paraId="000015DD">
            <w:pPr>
              <w:numPr>
                <w:ilvl w:val="0"/>
                <w:numId w:val="316"/>
              </w:numPr>
              <w:spacing w:after="0" w:afterAutospacing="0" w:before="0" w:beforeAutospacing="0" w:lineRule="auto"/>
              <w:ind w:left="720" w:hanging="360"/>
            </w:pPr>
            <w:r w:rsidDel="00000000" w:rsidR="00000000" w:rsidRPr="00000000">
              <w:rPr>
                <w:rtl w:val="0"/>
              </w:rPr>
              <w:t xml:space="preserve">DeKruyf, L. (2008). An introduction to narrative therapy. Faculty Publications - Graduate School of Counseling, 15.</w:t>
            </w:r>
            <w:hyperlink r:id="rId640">
              <w:r w:rsidDel="00000000" w:rsidR="00000000" w:rsidRPr="00000000">
                <w:rPr>
                  <w:rtl w:val="0"/>
                </w:rPr>
                <w:t xml:space="preserve"> </w:t>
              </w:r>
            </w:hyperlink>
            <w:hyperlink r:id="rId641">
              <w:r w:rsidDel="00000000" w:rsidR="00000000" w:rsidRPr="00000000">
                <w:rPr>
                  <w:color w:val="1155cc"/>
                  <w:u w:val="single"/>
                  <w:rtl w:val="0"/>
                </w:rPr>
                <w:t xml:space="preserve">https://digitalcommons.georgefox.edu/gsc/15</w:t>
              </w:r>
            </w:hyperlink>
            <w:r w:rsidDel="00000000" w:rsidR="00000000" w:rsidRPr="00000000">
              <w:rPr>
                <w:rtl w:val="0"/>
              </w:rPr>
            </w:r>
          </w:p>
          <w:p w:rsidR="00000000" w:rsidDel="00000000" w:rsidP="00000000" w:rsidRDefault="00000000" w:rsidRPr="00000000" w14:paraId="000015DE">
            <w:pPr>
              <w:numPr>
                <w:ilvl w:val="0"/>
                <w:numId w:val="316"/>
              </w:numPr>
              <w:spacing w:after="0" w:afterAutospacing="0" w:before="0" w:beforeAutospacing="0" w:lineRule="auto"/>
              <w:ind w:left="720" w:hanging="360"/>
            </w:pPr>
            <w:r w:rsidDel="00000000" w:rsidR="00000000" w:rsidRPr="00000000">
              <w:rPr>
                <w:rtl w:val="0"/>
              </w:rPr>
              <w:t xml:space="preserve">Doherty, T., Artman, S., Homan, J., Keluskar, J., &amp; White, K. E. (2024). Environmental identity-based therapies for climate distress: Applying cognitive behavioural approaches. The Cognitive Behaviour Therapist.</w:t>
            </w:r>
            <w:hyperlink r:id="rId642">
              <w:r w:rsidDel="00000000" w:rsidR="00000000" w:rsidRPr="00000000">
                <w:rPr>
                  <w:rtl w:val="0"/>
                </w:rPr>
                <w:t xml:space="preserve"> </w:t>
              </w:r>
            </w:hyperlink>
            <w:hyperlink r:id="rId643">
              <w:r w:rsidDel="00000000" w:rsidR="00000000" w:rsidRPr="00000000">
                <w:rPr>
                  <w:color w:val="1155cc"/>
                  <w:u w:val="single"/>
                  <w:rtl w:val="0"/>
                </w:rPr>
                <w:t xml:space="preserve">https://doi.org/10.1017/S1754470X24000235</w:t>
              </w:r>
            </w:hyperlink>
            <w:r w:rsidDel="00000000" w:rsidR="00000000" w:rsidRPr="00000000">
              <w:rPr>
                <w:rtl w:val="0"/>
              </w:rPr>
            </w:r>
          </w:p>
          <w:p w:rsidR="00000000" w:rsidDel="00000000" w:rsidP="00000000" w:rsidRDefault="00000000" w:rsidRPr="00000000" w14:paraId="000015DF">
            <w:pPr>
              <w:numPr>
                <w:ilvl w:val="0"/>
                <w:numId w:val="316"/>
              </w:numPr>
              <w:spacing w:after="0" w:afterAutospacing="0" w:before="0" w:beforeAutospacing="0" w:lineRule="auto"/>
              <w:ind w:left="720" w:hanging="360"/>
            </w:pPr>
            <w:r w:rsidDel="00000000" w:rsidR="00000000" w:rsidRPr="00000000">
              <w:rPr>
                <w:rtl w:val="0"/>
              </w:rPr>
              <w:t xml:space="preserve">Fruzzetti, A. E., &amp; Ruork, A. K. (2019). Validation principles and practices in dialectical behaviour therapy. In M. A. Swales (Ed.), The Oxford Handbook of Dialectical Behaviour Therapy (pp. 325–344). Oxford University Press.</w:t>
            </w:r>
            <w:hyperlink r:id="rId644">
              <w:r w:rsidDel="00000000" w:rsidR="00000000" w:rsidRPr="00000000">
                <w:rPr>
                  <w:rtl w:val="0"/>
                </w:rPr>
                <w:t xml:space="preserve"> </w:t>
              </w:r>
            </w:hyperlink>
            <w:hyperlink r:id="rId645">
              <w:r w:rsidDel="00000000" w:rsidR="00000000" w:rsidRPr="00000000">
                <w:rPr>
                  <w:color w:val="1155cc"/>
                  <w:u w:val="single"/>
                  <w:rtl w:val="0"/>
                </w:rPr>
                <w:t xml:space="preserve">https://psycnet.apa.org/record/2018-39784-016</w:t>
              </w:r>
            </w:hyperlink>
            <w:r w:rsidDel="00000000" w:rsidR="00000000" w:rsidRPr="00000000">
              <w:rPr>
                <w:rtl w:val="0"/>
              </w:rPr>
            </w:r>
          </w:p>
          <w:p w:rsidR="00000000" w:rsidDel="00000000" w:rsidP="00000000" w:rsidRDefault="00000000" w:rsidRPr="00000000" w14:paraId="000015E0">
            <w:pPr>
              <w:numPr>
                <w:ilvl w:val="0"/>
                <w:numId w:val="316"/>
              </w:numPr>
              <w:spacing w:after="0" w:afterAutospacing="0" w:before="0" w:beforeAutospacing="0" w:lineRule="auto"/>
              <w:ind w:left="720" w:hanging="360"/>
            </w:pPr>
            <w:r w:rsidDel="00000000" w:rsidR="00000000" w:rsidRPr="00000000">
              <w:rPr>
                <w:rtl w:val="0"/>
              </w:rPr>
              <w:t xml:space="preserve">Greenberg, L. S. (2017). Emotion-Focused Therapy (REV-Revised). American Psychological Association.</w:t>
            </w:r>
            <w:hyperlink r:id="rId646">
              <w:r w:rsidDel="00000000" w:rsidR="00000000" w:rsidRPr="00000000">
                <w:rPr>
                  <w:rtl w:val="0"/>
                </w:rPr>
                <w:t xml:space="preserve"> </w:t>
              </w:r>
            </w:hyperlink>
            <w:hyperlink r:id="rId647">
              <w:r w:rsidDel="00000000" w:rsidR="00000000" w:rsidRPr="00000000">
                <w:rPr>
                  <w:color w:val="1155cc"/>
                  <w:u w:val="single"/>
                  <w:rtl w:val="0"/>
                </w:rPr>
                <w:t xml:space="preserve">http://www.jstor.org/stable/j.ctv1chs3nj</w:t>
              </w:r>
            </w:hyperlink>
            <w:r w:rsidDel="00000000" w:rsidR="00000000" w:rsidRPr="00000000">
              <w:rPr>
                <w:rtl w:val="0"/>
              </w:rPr>
            </w:r>
          </w:p>
          <w:p w:rsidR="00000000" w:rsidDel="00000000" w:rsidP="00000000" w:rsidRDefault="00000000" w:rsidRPr="00000000" w14:paraId="000015E1">
            <w:pPr>
              <w:numPr>
                <w:ilvl w:val="0"/>
                <w:numId w:val="316"/>
              </w:numPr>
              <w:spacing w:after="0" w:afterAutospacing="0" w:before="0" w:beforeAutospacing="0" w:lineRule="auto"/>
              <w:ind w:left="720" w:hanging="360"/>
            </w:pPr>
            <w:r w:rsidDel="00000000" w:rsidR="00000000" w:rsidRPr="00000000">
              <w:rPr>
                <w:rtl w:val="0"/>
              </w:rPr>
              <w:t xml:space="preserve">Heidenreich, T., Noyon, A., Worrell, M., &amp; Menzies, R. (2021). Existential approaches and cognitive behavior therapy: Challenges and potential. International Journal of Cognitive Therapy, 14(1), 209–234.</w:t>
            </w:r>
            <w:hyperlink r:id="rId648">
              <w:r w:rsidDel="00000000" w:rsidR="00000000" w:rsidRPr="00000000">
                <w:rPr>
                  <w:rtl w:val="0"/>
                </w:rPr>
                <w:t xml:space="preserve"> </w:t>
              </w:r>
            </w:hyperlink>
            <w:hyperlink r:id="rId649">
              <w:r w:rsidDel="00000000" w:rsidR="00000000" w:rsidRPr="00000000">
                <w:rPr>
                  <w:color w:val="1155cc"/>
                  <w:u w:val="single"/>
                  <w:rtl w:val="0"/>
                </w:rPr>
                <w:t xml:space="preserve">https://doi.org/10.1007/s41811-020-00096-1</w:t>
              </w:r>
            </w:hyperlink>
            <w:r w:rsidDel="00000000" w:rsidR="00000000" w:rsidRPr="00000000">
              <w:rPr>
                <w:rtl w:val="0"/>
              </w:rPr>
            </w:r>
          </w:p>
          <w:p w:rsidR="00000000" w:rsidDel="00000000" w:rsidP="00000000" w:rsidRDefault="00000000" w:rsidRPr="00000000" w14:paraId="000015E2">
            <w:pPr>
              <w:numPr>
                <w:ilvl w:val="0"/>
                <w:numId w:val="316"/>
              </w:numPr>
              <w:spacing w:after="0" w:afterAutospacing="0" w:before="0" w:beforeAutospacing="0" w:lineRule="auto"/>
              <w:ind w:left="720" w:hanging="360"/>
            </w:pPr>
            <w:r w:rsidDel="00000000" w:rsidR="00000000" w:rsidRPr="00000000">
              <w:rPr>
                <w:rtl w:val="0"/>
              </w:rPr>
              <w:t xml:space="preserve">Leaviss, J., &amp; Uttley, L. (2015). Psychotherapeutic benefits of compassion-focused therapy: An early systematic review. Psychological Medicine, 45(5), 927–945.</w:t>
            </w:r>
            <w:hyperlink r:id="rId650">
              <w:r w:rsidDel="00000000" w:rsidR="00000000" w:rsidRPr="00000000">
                <w:rPr>
                  <w:rtl w:val="0"/>
                </w:rPr>
                <w:t xml:space="preserve"> </w:t>
              </w:r>
            </w:hyperlink>
            <w:hyperlink r:id="rId651">
              <w:r w:rsidDel="00000000" w:rsidR="00000000" w:rsidRPr="00000000">
                <w:rPr>
                  <w:color w:val="1155cc"/>
                  <w:u w:val="single"/>
                  <w:rtl w:val="0"/>
                </w:rPr>
                <w:t xml:space="preserve">https://doi.org/10.1017/S0033291714002141</w:t>
              </w:r>
            </w:hyperlink>
            <w:r w:rsidDel="00000000" w:rsidR="00000000" w:rsidRPr="00000000">
              <w:rPr>
                <w:rtl w:val="0"/>
              </w:rPr>
            </w:r>
          </w:p>
          <w:p w:rsidR="00000000" w:rsidDel="00000000" w:rsidP="00000000" w:rsidRDefault="00000000" w:rsidRPr="00000000" w14:paraId="000015E3">
            <w:pPr>
              <w:numPr>
                <w:ilvl w:val="0"/>
                <w:numId w:val="316"/>
              </w:numPr>
              <w:spacing w:after="0" w:afterAutospacing="0" w:before="0" w:beforeAutospacing="0" w:lineRule="auto"/>
              <w:ind w:left="720" w:hanging="360"/>
            </w:pPr>
            <w:r w:rsidDel="00000000" w:rsidR="00000000" w:rsidRPr="00000000">
              <w:rPr>
                <w:rtl w:val="0"/>
              </w:rPr>
              <w:t xml:space="preserve">Rosenberg, H., Errett, N. A., &amp; Eisenman, D. P. (2022). Working with disaster-affected communities to envision healthier futures: A trauma-informed approach to post-disaster recovery planning. International Journal of Environmental Research and Public Health, 19(3), 1723.</w:t>
            </w:r>
            <w:hyperlink r:id="rId652">
              <w:r w:rsidDel="00000000" w:rsidR="00000000" w:rsidRPr="00000000">
                <w:rPr>
                  <w:rtl w:val="0"/>
                </w:rPr>
                <w:t xml:space="preserve"> </w:t>
              </w:r>
            </w:hyperlink>
            <w:hyperlink r:id="rId653">
              <w:r w:rsidDel="00000000" w:rsidR="00000000" w:rsidRPr="00000000">
                <w:rPr>
                  <w:color w:val="1155cc"/>
                  <w:u w:val="single"/>
                  <w:rtl w:val="0"/>
                </w:rPr>
                <w:t xml:space="preserve">https://doi.org/10.3390/ijerph19031723</w:t>
              </w:r>
            </w:hyperlink>
            <w:r w:rsidDel="00000000" w:rsidR="00000000" w:rsidRPr="00000000">
              <w:rPr>
                <w:rtl w:val="0"/>
              </w:rPr>
            </w:r>
          </w:p>
          <w:p w:rsidR="00000000" w:rsidDel="00000000" w:rsidP="00000000" w:rsidRDefault="00000000" w:rsidRPr="00000000" w14:paraId="000015E4">
            <w:pPr>
              <w:numPr>
                <w:ilvl w:val="0"/>
                <w:numId w:val="316"/>
              </w:numPr>
              <w:spacing w:after="0" w:afterAutospacing="0" w:before="0" w:beforeAutospacing="0" w:lineRule="auto"/>
              <w:ind w:left="720" w:hanging="360"/>
            </w:pPr>
            <w:r w:rsidDel="00000000" w:rsidR="00000000" w:rsidRPr="00000000">
              <w:rPr>
                <w:rtl w:val="0"/>
              </w:rPr>
              <w:t xml:space="preserve">Tennant, K., Long, A., &amp; Toney-Butler, T. J. (2023). Active listening. In StatPearls [Internet]. StatPearls Publishing.</w:t>
            </w:r>
            <w:hyperlink r:id="rId654">
              <w:r w:rsidDel="00000000" w:rsidR="00000000" w:rsidRPr="00000000">
                <w:rPr>
                  <w:rtl w:val="0"/>
                </w:rPr>
                <w:t xml:space="preserve"> </w:t>
              </w:r>
            </w:hyperlink>
            <w:hyperlink r:id="rId655">
              <w:r w:rsidDel="00000000" w:rsidR="00000000" w:rsidRPr="00000000">
                <w:rPr>
                  <w:color w:val="1155cc"/>
                  <w:u w:val="single"/>
                  <w:rtl w:val="0"/>
                </w:rPr>
                <w:t xml:space="preserve">https://www.ncbi.nlm.nih.gov/books/NBK442015/</w:t>
              </w:r>
            </w:hyperlink>
            <w:r w:rsidDel="00000000" w:rsidR="00000000" w:rsidRPr="00000000">
              <w:rPr>
                <w:rtl w:val="0"/>
              </w:rPr>
            </w:r>
          </w:p>
          <w:p w:rsidR="00000000" w:rsidDel="00000000" w:rsidP="00000000" w:rsidRDefault="00000000" w:rsidRPr="00000000" w14:paraId="000015E5">
            <w:pPr>
              <w:numPr>
                <w:ilvl w:val="0"/>
                <w:numId w:val="316"/>
              </w:numPr>
              <w:spacing w:after="0" w:afterAutospacing="0" w:before="0" w:beforeAutospacing="0" w:lineRule="auto"/>
              <w:ind w:left="720" w:hanging="360"/>
            </w:pPr>
            <w:r w:rsidDel="00000000" w:rsidR="00000000" w:rsidRPr="00000000">
              <w:rPr>
                <w:rtl w:val="0"/>
              </w:rPr>
              <w:t xml:space="preserve">Trost, K., Ertl, V., König, J., et al. (2024). Climate change-related concerns in psychotherapy: Therapists’ experiences and views on addressing this topic in therapy. BMC Psychology, 12, 192.</w:t>
            </w:r>
            <w:hyperlink r:id="rId656">
              <w:r w:rsidDel="00000000" w:rsidR="00000000" w:rsidRPr="00000000">
                <w:rPr>
                  <w:rtl w:val="0"/>
                </w:rPr>
                <w:t xml:space="preserve"> </w:t>
              </w:r>
            </w:hyperlink>
            <w:hyperlink r:id="rId657">
              <w:r w:rsidDel="00000000" w:rsidR="00000000" w:rsidRPr="00000000">
                <w:rPr>
                  <w:color w:val="1155cc"/>
                  <w:u w:val="single"/>
                  <w:rtl w:val="0"/>
                </w:rPr>
                <w:t xml:space="preserve">https://doi.org/10.1186/s40359-024-01677-x</w:t>
              </w:r>
            </w:hyperlink>
            <w:r w:rsidDel="00000000" w:rsidR="00000000" w:rsidRPr="00000000">
              <w:rPr>
                <w:rtl w:val="0"/>
              </w:rPr>
            </w:r>
          </w:p>
          <w:p w:rsidR="00000000" w:rsidDel="00000000" w:rsidP="00000000" w:rsidRDefault="00000000" w:rsidRPr="00000000" w14:paraId="000015E6">
            <w:pPr>
              <w:numPr>
                <w:ilvl w:val="0"/>
                <w:numId w:val="316"/>
              </w:numPr>
              <w:spacing w:after="240" w:before="0" w:beforeAutospacing="0" w:lineRule="auto"/>
              <w:ind w:left="720" w:hanging="360"/>
            </w:pPr>
            <w:r w:rsidDel="00000000" w:rsidR="00000000" w:rsidRPr="00000000">
              <w:rPr>
                <w:rtl w:val="0"/>
              </w:rPr>
              <w:t xml:space="preserve">Facer, K. (2024). Beyond voice: Listening and silence in climate change education. Journal of Moral Education.</w:t>
            </w:r>
            <w:hyperlink r:id="rId658">
              <w:r w:rsidDel="00000000" w:rsidR="00000000" w:rsidRPr="00000000">
                <w:rPr>
                  <w:rtl w:val="0"/>
                </w:rPr>
                <w:t xml:space="preserve"> </w:t>
              </w:r>
            </w:hyperlink>
            <w:hyperlink r:id="rId659">
              <w:r w:rsidDel="00000000" w:rsidR="00000000" w:rsidRPr="00000000">
                <w:rPr>
                  <w:color w:val="1155cc"/>
                  <w:u w:val="single"/>
                  <w:rtl w:val="0"/>
                </w:rPr>
                <w:t xml:space="preserve">https://doi.org/10.1080/03057240.2024.2379064</w:t>
              </w:r>
            </w:hyperlink>
            <w:r w:rsidDel="00000000" w:rsidR="00000000" w:rsidRPr="00000000">
              <w:rPr>
                <w:rtl w:val="0"/>
              </w:rPr>
            </w:r>
          </w:p>
        </w:tc>
      </w:tr>
    </w:tbl>
    <w:p w:rsidR="00000000" w:rsidDel="00000000" w:rsidP="00000000" w:rsidRDefault="00000000" w:rsidRPr="00000000" w14:paraId="000015E7">
      <w:pPr>
        <w:rPr/>
        <w:sectPr>
          <w:headerReference r:id="rId660" w:type="default"/>
          <w:footerReference r:id="rId661"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5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62" w:type="default"/>
          <w:footerReference r:id="rId663" w:type="default"/>
          <w:type w:val="nextPage"/>
          <w:pgSz w:h="12240" w:w="15840" w:orient="landscape"/>
          <w:pgMar w:bottom="1440.0000000000002" w:top="1440.0000000000002" w:left="1440.0000000000002" w:right="1440.0000000000002" w:header="720" w:footer="720"/>
          <w:pgNumType w:start="1"/>
        </w:sectPr>
      </w:pPr>
      <w:bookmarkStart w:colFirst="0" w:colLast="0" w:name="_mtgi31ggb9cx" w:id="333"/>
      <w:bookmarkEnd w:id="3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Therapeutic Approaches - Building ...</w:t>
      </w:r>
      <w:r w:rsidDel="00000000" w:rsidR="00000000" w:rsidRPr="00000000">
        <w:rPr>
          <w:rtl w:val="0"/>
        </w:rPr>
      </w:r>
    </w:p>
    <w:p w:rsidR="00000000" w:rsidDel="00000000" w:rsidP="00000000" w:rsidRDefault="00000000" w:rsidRPr="00000000" w14:paraId="000015E9">
      <w:pPr>
        <w:pStyle w:val="Heading1"/>
        <w:spacing w:after="240" w:before="240" w:lineRule="auto"/>
        <w:rPr/>
      </w:pPr>
      <w:bookmarkStart w:colFirst="0" w:colLast="0" w:name="_v8lq1f3pptlf" w:id="334"/>
      <w:bookmarkEnd w:id="334"/>
      <w:r w:rsidDel="00000000" w:rsidR="00000000" w:rsidRPr="00000000">
        <w:rPr>
          <w:rtl w:val="0"/>
        </w:rPr>
      </w:r>
    </w:p>
    <w:tbl>
      <w:tblPr>
        <w:tblStyle w:val="Table159"/>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rHeight w:val="1851.2255859374998" w:hRule="atLeast"/>
          <w:tblHeader w:val="0"/>
        </w:trPr>
        <w:tc>
          <w:tcPr>
            <w:shd w:fill="f4cccc" w:val="clear"/>
          </w:tcPr>
          <w:p w:rsidR="00000000" w:rsidDel="00000000" w:rsidP="00000000" w:rsidRDefault="00000000" w:rsidRPr="00000000" w14:paraId="000015EA">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5EB">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5EC">
            <w:pPr>
              <w:widowControl w:val="0"/>
              <w:rPr>
                <w:b w:val="1"/>
                <w:bCs w:val="1"/>
                <w:sz w:val="28"/>
                <w:szCs w:val="28"/>
              </w:rPr>
            </w:pPr>
            <w:r w:rsidDel="00000000" w:rsidR="00000000" w:rsidRPr="00000000">
              <w:rPr>
                <w:b w:val="1"/>
                <w:bCs w:val="1"/>
                <w:sz w:val="28"/>
                <w:szCs w:val="28"/>
                <w:rtl w:val="0"/>
              </w:rPr>
              <w:t xml:space="preserve">Section 4 is now closed for review and we are no longer accepting comments. Thank you for your contributions!</w:t>
            </w:r>
          </w:p>
          <w:p w:rsidR="00000000" w:rsidDel="00000000" w:rsidP="00000000" w:rsidRDefault="00000000" w:rsidRPr="00000000" w14:paraId="000015ED">
            <w:pPr>
              <w:widowControl w:val="0"/>
              <w:rPr>
                <w:sz w:val="28"/>
                <w:szCs w:val="28"/>
              </w:rPr>
            </w:pPr>
            <w:r w:rsidDel="00000000" w:rsidR="00000000" w:rsidRPr="00000000">
              <w:rPr>
                <w:rtl w:val="0"/>
              </w:rPr>
            </w:r>
          </w:p>
          <w:p w:rsidR="00000000" w:rsidDel="00000000" w:rsidP="00000000" w:rsidRDefault="00000000" w:rsidRPr="00000000" w14:paraId="000015EE">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15EF">
            <w:pPr>
              <w:widowControl w:val="0"/>
              <w:rPr>
                <w:b w:val="1"/>
                <w:bCs w:val="1"/>
                <w:sz w:val="28"/>
                <w:szCs w:val="28"/>
              </w:rPr>
            </w:pPr>
            <w:r w:rsidDel="00000000" w:rsidR="00000000" w:rsidRPr="00000000">
              <w:rPr>
                <w:rtl w:val="0"/>
              </w:rPr>
            </w:r>
          </w:p>
          <w:p w:rsidR="00000000" w:rsidDel="00000000" w:rsidP="00000000" w:rsidRDefault="00000000" w:rsidRPr="00000000" w14:paraId="000015F0">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15F1">
      <w:pPr>
        <w:pStyle w:val="Heading1"/>
        <w:spacing w:after="240" w:before="240" w:lineRule="auto"/>
        <w:rPr/>
      </w:pPr>
      <w:bookmarkStart w:colFirst="0" w:colLast="0" w:name="_bnaskjny20xr" w:id="335"/>
      <w:bookmarkEnd w:id="335"/>
      <w:r w:rsidDel="00000000" w:rsidR="00000000" w:rsidRPr="00000000">
        <w:rPr>
          <w:rtl w:val="0"/>
        </w:rPr>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tl w:val="0"/>
        </w:rPr>
      </w:r>
    </w:p>
    <w:p w:rsidR="00000000" w:rsidDel="00000000" w:rsidP="00000000" w:rsidRDefault="00000000" w:rsidRPr="00000000" w14:paraId="000015F4">
      <w:pPr>
        <w:rPr/>
      </w:pPr>
      <w:r w:rsidDel="00000000" w:rsidR="00000000" w:rsidRPr="00000000">
        <w:rPr>
          <w:rtl w:val="0"/>
        </w:rPr>
      </w:r>
    </w:p>
    <w:p w:rsidR="00000000" w:rsidDel="00000000" w:rsidP="00000000" w:rsidRDefault="00000000" w:rsidRPr="00000000" w14:paraId="000015F5">
      <w:pPr>
        <w:rPr/>
      </w:pPr>
      <w:r w:rsidDel="00000000" w:rsidR="00000000" w:rsidRPr="00000000">
        <w:rPr>
          <w:rtl w:val="0"/>
        </w:rPr>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pStyle w:val="Heading1"/>
        <w:spacing w:after="240" w:before="240" w:lineRule="auto"/>
        <w:rPr/>
      </w:pPr>
      <w:bookmarkStart w:colFirst="0" w:colLast="0" w:name="_6wic9rlyjja" w:id="336"/>
      <w:bookmarkEnd w:id="336"/>
      <w:r w:rsidDel="00000000" w:rsidR="00000000" w:rsidRPr="00000000">
        <w:rPr>
          <w:rtl w:val="0"/>
        </w:rPr>
      </w:r>
    </w:p>
    <w:p w:rsidR="00000000" w:rsidDel="00000000" w:rsidP="00000000" w:rsidRDefault="00000000" w:rsidRPr="00000000" w14:paraId="000015F8">
      <w:pPr>
        <w:rPr/>
      </w:pPr>
      <w:r w:rsidDel="00000000" w:rsidR="00000000" w:rsidRPr="00000000">
        <w:rPr>
          <w:rtl w:val="0"/>
        </w:rPr>
      </w:r>
    </w:p>
    <w:p w:rsidR="00000000" w:rsidDel="00000000" w:rsidP="00000000" w:rsidRDefault="00000000" w:rsidRPr="00000000" w14:paraId="000015F9">
      <w:pPr>
        <w:pStyle w:val="Heading1"/>
        <w:spacing w:after="240" w:before="240" w:lineRule="auto"/>
        <w:rPr>
          <w:b w:val="0"/>
          <w:bCs w:val="0"/>
        </w:rPr>
      </w:pPr>
      <w:bookmarkStart w:colFirst="0" w:colLast="0" w:name="_rwouy4grl6s4" w:id="337"/>
      <w:bookmarkEnd w:id="337"/>
      <w:r w:rsidDel="00000000" w:rsidR="00000000" w:rsidRPr="00000000">
        <w:rPr>
          <w:rtl w:val="0"/>
        </w:rPr>
        <w:t xml:space="preserve">Therapeutic Approaches - Building Psychological Resilience</w:t>
      </w:r>
      <w:r w:rsidDel="00000000" w:rsidR="00000000" w:rsidRPr="00000000">
        <w:rPr>
          <w:rtl w:val="0"/>
        </w:rPr>
      </w:r>
    </w:p>
    <w:tbl>
      <w:tblPr>
        <w:tblStyle w:val="Table16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15FA">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15FB">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15FC">
            <w:pPr>
              <w:widowControl w:val="0"/>
              <w:numPr>
                <w:ilvl w:val="0"/>
                <w:numId w:val="516"/>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15FD">
            <w:pPr>
              <w:widowControl w:val="0"/>
              <w:numPr>
                <w:ilvl w:val="0"/>
                <w:numId w:val="516"/>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15FE">
            <w:pPr>
              <w:widowControl w:val="0"/>
              <w:numPr>
                <w:ilvl w:val="0"/>
                <w:numId w:val="516"/>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15FF">
            <w:pPr>
              <w:widowControl w:val="0"/>
              <w:numPr>
                <w:ilvl w:val="0"/>
                <w:numId w:val="516"/>
              </w:numPr>
              <w:spacing w:line="240" w:lineRule="auto"/>
              <w:ind w:left="720" w:hanging="360"/>
            </w:pPr>
            <w:ins w:author="Claire Perry" w:id="445" w:date="2025-12-03T02:27:02Z">
              <w:r w:rsidDel="00000000" w:rsidR="00000000" w:rsidRPr="00000000">
                <w:rPr>
                  <w:rtl w:val="0"/>
                </w:rPr>
                <w:t xml:space="preserve">Claire Perry, Centre for Addiction and Mental Health</w:t>
              </w:r>
            </w:ins>
            <w:r w:rsidDel="00000000" w:rsidR="00000000" w:rsidRPr="00000000">
              <w:rPr>
                <w:rtl w:val="0"/>
              </w:rPr>
              <w:t xml:space="preserve"> </w:t>
            </w:r>
          </w:p>
          <w:p w:rsidR="00000000" w:rsidDel="00000000" w:rsidP="00000000" w:rsidRDefault="00000000" w:rsidRPr="00000000" w14:paraId="00001600">
            <w:pPr>
              <w:widowControl w:val="0"/>
              <w:numPr>
                <w:ilvl w:val="0"/>
                <w:numId w:val="516"/>
              </w:numPr>
              <w:spacing w:line="240" w:lineRule="auto"/>
              <w:ind w:left="720" w:hanging="360"/>
            </w:pPr>
            <w:ins w:author="Brianna Aspinall" w:id="446" w:date="2025-12-14T19:03:54Z">
              <w:r w:rsidDel="00000000" w:rsidR="00000000" w:rsidRPr="00000000">
                <w:rPr>
                  <w:rtl w:val="0"/>
                </w:rPr>
                <w:t xml:space="preserve">Brianna Aspinall Nuñez, Carbon Conversations TO</w:t>
              </w:r>
            </w:ins>
            <w:del w:author="Brianna Aspinall" w:id="446" w:date="2025-12-14T19:03:54Z">
              <w:r w:rsidDel="00000000" w:rsidR="00000000" w:rsidRPr="00000000">
                <w:rPr>
                  <w:rtl w:val="0"/>
                </w:rPr>
                <w:delText xml:space="preserve"> </w:delText>
              </w:r>
            </w:del>
            <w:r w:rsidDel="00000000" w:rsidR="00000000" w:rsidRPr="00000000">
              <w:rPr>
                <w:rtl w:val="0"/>
              </w:rPr>
            </w:r>
          </w:p>
          <w:p w:rsidR="00000000" w:rsidDel="00000000" w:rsidP="00000000" w:rsidRDefault="00000000" w:rsidRPr="00000000" w14:paraId="00001601">
            <w:pPr>
              <w:widowControl w:val="0"/>
              <w:numPr>
                <w:ilvl w:val="0"/>
                <w:numId w:val="516"/>
              </w:numPr>
              <w:spacing w:line="240" w:lineRule="auto"/>
              <w:ind w:left="720" w:hanging="360"/>
            </w:pPr>
            <w:r w:rsidDel="00000000" w:rsidR="00000000" w:rsidRPr="00000000">
              <w:rPr>
                <w:rtl w:val="0"/>
              </w:rPr>
            </w:r>
          </w:p>
        </w:tc>
      </w:tr>
    </w:tbl>
    <w:p w:rsidR="00000000" w:rsidDel="00000000" w:rsidP="00000000" w:rsidRDefault="00000000" w:rsidRPr="00000000" w14:paraId="00001602">
      <w:pPr>
        <w:spacing w:after="240" w:before="240" w:lineRule="auto"/>
        <w:rPr/>
      </w:pPr>
      <w:r w:rsidDel="00000000" w:rsidR="00000000" w:rsidRPr="00000000">
        <w:rPr>
          <w:rtl w:val="0"/>
        </w:rPr>
      </w:r>
    </w:p>
    <w:tbl>
      <w:tblPr>
        <w:tblStyle w:val="Table16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1603">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1604">
            <w:pPr>
              <w:widowControl w:val="0"/>
              <w:spacing w:after="240" w:before="240" w:line="240" w:lineRule="auto"/>
              <w:rPr/>
            </w:pPr>
            <w:r w:rsidDel="00000000" w:rsidR="00000000" w:rsidRPr="00000000">
              <w:rPr>
                <w:rtl w:val="0"/>
              </w:rPr>
              <w:t xml:space="preserve">Having explored the various ways people cope with climate-related stress—whether through problem-solving, emotion regulation, meaning-making, or, at times, avoidance—we are now ready to turn our attention to the concept of resilience. If coping is about the immediate strategies we use to manage stress, psychological resilience is the capacity to rebound, adapt, and sometimes even grow stronger in the face of adversity, trauma, or prolonged challenges. </w:t>
            </w:r>
            <w:commentRangeStart w:id="304"/>
            <w:r w:rsidDel="00000000" w:rsidR="00000000" w:rsidRPr="00000000">
              <w:rPr>
                <w:rtl w:val="0"/>
              </w:rPr>
              <w:t xml:space="preserve">It</w:t>
            </w:r>
            <w:commentRangeEnd w:id="304"/>
            <w:r w:rsidDel="00000000" w:rsidR="00000000" w:rsidRPr="00000000">
              <w:commentReference w:id="304"/>
            </w:r>
            <w:r w:rsidDel="00000000" w:rsidR="00000000" w:rsidRPr="00000000">
              <w:rPr>
                <w:rtl w:val="0"/>
              </w:rPr>
              <w:t xml:space="preserve"> is not a static trait that some people have and others lack; rather, resilience shifts over time, shaped by interactions between our biology, our psychological makeup, and our social environment. In the context of climate change, resilience becomes vital not only for preserving one’s mental health under sustained ecological threats but also for sustaining long-term engagement in solutions.</w:t>
            </w:r>
          </w:p>
          <w:p w:rsidR="00000000" w:rsidDel="00000000" w:rsidP="00000000" w:rsidRDefault="00000000" w:rsidRPr="00000000" w14:paraId="00001605">
            <w:pPr>
              <w:widowControl w:val="0"/>
              <w:spacing w:after="240" w:before="240" w:line="240" w:lineRule="auto"/>
              <w:rPr/>
            </w:pPr>
            <w:r w:rsidDel="00000000" w:rsidR="00000000" w:rsidRPr="00000000">
              <w:rPr>
                <w:rtl w:val="0"/>
              </w:rPr>
              <w:t xml:space="preserve">Many theorists have studied resilience, each offering a different lens into how and why some individuals bounce back more readily than others. From an ecological systems perspective, influenced by Urie Bronfenbrenner, resilience flourishes when people have supportive connections across multiple layers of their environment—family, peers, communities, and broader societal structures. In this view, individuals are never entirely on their own; the presence (or absence) of safety nets and social bonds can either buffer or amplify the impact of hardship. Research in developmental psychopathology reinforces a similar principle by showing that certain risk factors—such as poverty, trauma, or chronic stress—can be mitigated by protective factors like emotional support, robust coping skills, or consistent mentorship. When positive influences outweigh adverse conditions, the likelihood of adapting successfully goes up.</w:t>
            </w:r>
          </w:p>
          <w:p w:rsidR="00000000" w:rsidDel="00000000" w:rsidP="00000000" w:rsidRDefault="00000000" w:rsidRPr="00000000" w14:paraId="00001606">
            <w:pPr>
              <w:widowControl w:val="0"/>
              <w:spacing w:after="240" w:before="240" w:line="240" w:lineRule="auto"/>
              <w:rPr/>
            </w:pPr>
            <w:r w:rsidDel="00000000" w:rsidR="00000000" w:rsidRPr="00000000">
              <w:rPr>
                <w:rtl w:val="0"/>
              </w:rPr>
              <w:t xml:space="preserve">Richard Lazarus and Susan Folkman’s cognitive appraisal theories, which emphasize how we perceive and interpret stress, also underpin our understanding of resilience. When we see a challenge (say, the possibility of rising sea levels affecting our town) as something we can address—through community planning, policy advocacy, or local volunteerism—we are more likely to respond with hope and motivation. The same is true of effective coping methods: those who engage in problem-focused or emotion-focused techniques in a balanced way often fare better in the long run. This process can even lead to what Tedeschi and Calhoun describe as post-traumatic growth, in which adversity spurs a deeper sense of purpose, gratitude, or stronger interpersonal relationships.</w:t>
            </w:r>
          </w:p>
          <w:p w:rsidR="00000000" w:rsidDel="00000000" w:rsidP="00000000" w:rsidRDefault="00000000" w:rsidRPr="00000000" w14:paraId="00001607">
            <w:pPr>
              <w:widowControl w:val="0"/>
              <w:spacing w:after="240" w:before="240" w:line="240" w:lineRule="auto"/>
              <w:rPr/>
            </w:pPr>
            <w:r w:rsidDel="00000000" w:rsidR="00000000" w:rsidRPr="00000000">
              <w:rPr>
                <w:rtl w:val="0"/>
              </w:rPr>
              <w:t xml:space="preserve">Because resilience is so multifaceted, several frameworks have emerged to describe how we can intentionally foster it. The 7 Cs Model, for example, focuses on dimensions such as competence, confidence, and connection, underscoring that young people need genuine opportunities to develop skills, believe in their own abilities, form trusting bonds, and learn healthy coping. Likewise, the Resilience Framework developed by Hart and Blincow highlights “basics,” “belonging,” and “learning” as foundational layers—ensuring physical safety, nurturing relationships, and teaching problem-solving skills—all of which are especially relevant when grappling with chronic threats like climate change. Ann Masten famously called resilience “ordinary magic,” pointing out that it often emerges from everyday protective systems, including stable caregivers, supportive friends, and basic opportunities to succeed.</w:t>
            </w:r>
          </w:p>
          <w:p w:rsidR="00000000" w:rsidDel="00000000" w:rsidP="00000000" w:rsidRDefault="00000000" w:rsidRPr="00000000" w14:paraId="00001608">
            <w:pPr>
              <w:widowControl w:val="0"/>
              <w:spacing w:after="240" w:before="240" w:line="240" w:lineRule="auto"/>
              <w:rPr/>
            </w:pPr>
            <w:r w:rsidDel="00000000" w:rsidR="00000000" w:rsidRPr="00000000">
              <w:rPr>
                <w:rtl w:val="0"/>
              </w:rPr>
              <w:t xml:space="preserve">Other models add more explicit focus on meaning, optimism, and positive emotions. Martin Seligman’s PERMA model, for instance, suggests that Positive Emotions, Engagement, Relationships, Meaning, and Achievement all feed into a person’s overall well-being and resilience. When applied to climate contexts, finding a sense of meaning or purpose in collective environmental efforts can sustain motivation even when progress feels slow. Similarly, Reivich and Shatté’s Three-P approach—reducing the tendency to personalize negative events, seeing them as neither permanent nor pervasive—helps individuals avoid the defeatist mindset that, for example, a single failed conservation project means nothing else can ever work.</w:t>
            </w:r>
          </w:p>
          <w:p w:rsidR="00000000" w:rsidDel="00000000" w:rsidP="00000000" w:rsidRDefault="00000000" w:rsidRPr="00000000" w14:paraId="00001609">
            <w:pPr>
              <w:widowControl w:val="0"/>
              <w:spacing w:after="240" w:before="240" w:line="240" w:lineRule="auto"/>
              <w:rPr/>
            </w:pPr>
            <w:r w:rsidDel="00000000" w:rsidR="00000000" w:rsidRPr="00000000">
              <w:rPr>
                <w:rtl w:val="0"/>
              </w:rPr>
              <w:t xml:space="preserve">In practical terms, building resilience can happen at multiple levels. On an individual scale, people can learn to reframe difficult situations through cognitive-behavioral techniques, hone emotional regulation skills through mindfulness, or become more adept problem-solvers by practicing step-by-step strategies for taking action. Interpersonally, close-knit social support networks and opportunities for altruism are crucial. Helping others, whether by joining local cleanups or supporting friends who share climate anxieties, not only bolsters communal ties but can also buffer one’s own distress. At the community level, resilience is strengthened by creating robust safety nets—everything from accessible mental health services to ensuring that neighborhoods have safe, climate-resilient infrastructure. Initiatives that encourage collective problem-solving can offer a sense of control and hope, diffusing the isolation that often accompanies large-scale environmental threats.</w:t>
            </w:r>
          </w:p>
          <w:p w:rsidR="00000000" w:rsidDel="00000000" w:rsidP="00000000" w:rsidRDefault="00000000" w:rsidRPr="00000000" w14:paraId="0000160A">
            <w:pPr>
              <w:widowControl w:val="0"/>
              <w:spacing w:after="240" w:before="240" w:line="240" w:lineRule="auto"/>
              <w:rPr/>
            </w:pPr>
            <w:r w:rsidDel="00000000" w:rsidR="00000000" w:rsidRPr="00000000">
              <w:rPr>
                <w:rtl w:val="0"/>
              </w:rPr>
              <w:t xml:space="preserve">A few key elements repeatedly appear in resilience research. One is mindset: a growth mindset, championed by psychologist Carol Dweck, can help us see setbacks as temporary and surmountable, fueling ongoing effort and adaptation. Another is </w:t>
            </w:r>
            <w:del w:author="Claire Perry" w:id="447" w:date="2025-12-03T01:34:24Z">
              <w:commentRangeStart w:id="305"/>
              <w:r w:rsidDel="00000000" w:rsidR="00000000" w:rsidRPr="00000000">
                <w:rPr>
                  <w:rtl w:val="0"/>
                </w:rPr>
                <w:delText xml:space="preserve">optimism or </w:delText>
              </w:r>
            </w:del>
            <w:r w:rsidDel="00000000" w:rsidR="00000000" w:rsidRPr="00000000">
              <w:rPr>
                <w:rtl w:val="0"/>
              </w:rPr>
              <w:t xml:space="preserve">hope</w:t>
            </w:r>
            <w:commentRangeEnd w:id="305"/>
            <w:r w:rsidDel="00000000" w:rsidR="00000000" w:rsidRPr="00000000">
              <w:commentReference w:id="305"/>
            </w:r>
            <w:r w:rsidDel="00000000" w:rsidR="00000000" w:rsidRPr="00000000">
              <w:rPr>
                <w:rtl w:val="0"/>
              </w:rPr>
              <w:t xml:space="preserve">, which provides the sustained energy needed to engage with problems that can seem intractable. Crucially, our physical well-being also matters; sleep, proper nutrition, and regular exercise all build the biological foundation for better emotional regulation and cognitive flexibility, especially under stressful conditions.</w:t>
            </w:r>
          </w:p>
          <w:p w:rsidR="00000000" w:rsidDel="00000000" w:rsidP="00000000" w:rsidRDefault="00000000" w:rsidRPr="00000000" w14:paraId="0000160B">
            <w:pPr>
              <w:widowControl w:val="0"/>
              <w:spacing w:after="240" w:before="240" w:line="240" w:lineRule="auto"/>
              <w:rPr/>
            </w:pPr>
            <w:r w:rsidDel="00000000" w:rsidR="00000000" w:rsidRPr="00000000">
              <w:rPr>
                <w:rtl w:val="0"/>
              </w:rPr>
              <w:t xml:space="preserve">Putting all these perspectives together highlights why resilience is such a dynamic and holistic process. When we talk about adapting to climate change or coping with the emotional toll of ecological instability, we’re essentially talking about building resilience. Our internal beliefs and coping strategies, our close relationships, and even the policies and resources of our broader communities shape our ability to recover and persevere. By exploring and applying these theories and frameworks, individuals, groups, and entire societies can cultivate not just the will to endure, but the creativity and commitment to thrive under uncertain conditions.</w:t>
            </w:r>
          </w:p>
          <w:p w:rsidR="00000000" w:rsidDel="00000000" w:rsidP="00000000" w:rsidRDefault="00000000" w:rsidRPr="00000000" w14:paraId="0000160C">
            <w:pPr>
              <w:widowControl w:val="0"/>
              <w:spacing w:after="240" w:before="240" w:line="240" w:lineRule="auto"/>
              <w:rPr/>
            </w:pPr>
            <w:r w:rsidDel="00000000" w:rsidR="00000000" w:rsidRPr="00000000">
              <w:rPr>
                <w:rtl w:val="0"/>
              </w:rPr>
              <w:t xml:space="preserve">In upcoming sections, we will dig deeper into practical techniques and community-based strategies for strengthening resilience—approaches that draw upon the ideas introduced here and translate them into real-world actions. Whether you’re responding to immediate climate disasters or grappling with the psychological weight of foreboding scientific predictions, the same principles remain: resilience grows out of everyday practices, meaningful connections, and the unwavering belief that we can, in fact, adapt and innovate in the face of global challenges.</w:t>
            </w:r>
          </w:p>
          <w:p w:rsidR="00000000" w:rsidDel="00000000" w:rsidP="00000000" w:rsidRDefault="00000000" w:rsidRPr="00000000" w14:paraId="0000160D">
            <w:pPr>
              <w:widowControl w:val="0"/>
              <w:spacing w:line="240" w:lineRule="auto"/>
              <w:rPr/>
            </w:pPr>
            <w:r w:rsidDel="00000000" w:rsidR="00000000" w:rsidRPr="00000000">
              <w:rPr>
                <w:rtl w:val="0"/>
              </w:rPr>
            </w:r>
          </w:p>
        </w:tc>
      </w:tr>
      <w:tr>
        <w:trPr>
          <w:cantSplit w:val="0"/>
          <w:tblHeader w:val="0"/>
        </w:trPr>
        <w:tc>
          <w:tcPr>
            <w:shd w:fill="ea9999" w:val="clear"/>
          </w:tcPr>
          <w:p w:rsidR="00000000" w:rsidDel="00000000" w:rsidP="00000000" w:rsidRDefault="00000000" w:rsidRPr="00000000" w14:paraId="0000160E">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160F">
            <w:pPr>
              <w:spacing w:after="240" w:before="240" w:lineRule="auto"/>
              <w:rPr/>
            </w:pPr>
            <w:r w:rsidDel="00000000" w:rsidR="00000000" w:rsidRPr="00000000">
              <w:rPr>
                <w:rtl w:val="0"/>
              </w:rPr>
              <w:t xml:space="preserve">Building psychological resilience is essential in navigating the emotional challenges posed by climate change. This lesson explores what psychological resilience entails, the key theories that explain how resilience works, various frameworks for fostering resilience, and effective strategies to build and maintain it. By understanding these concepts, you can better equip yourself to handle the stress and emotions related to climate change.</w:t>
            </w:r>
          </w:p>
          <w:p w:rsidR="00000000" w:rsidDel="00000000" w:rsidP="00000000" w:rsidRDefault="00000000" w:rsidRPr="00000000" w14:paraId="00001610">
            <w:pPr>
              <w:pStyle w:val="Heading2"/>
              <w:spacing w:after="240" w:before="240" w:lineRule="auto"/>
              <w:rPr/>
            </w:pPr>
            <w:bookmarkStart w:colFirst="0" w:colLast="0" w:name="_e1c46ksycl67" w:id="338"/>
            <w:bookmarkEnd w:id="338"/>
            <w:r w:rsidDel="00000000" w:rsidR="00000000" w:rsidRPr="00000000">
              <w:rPr>
                <w:rtl w:val="0"/>
              </w:rPr>
              <w:t xml:space="preserve">Understanding Psychological Resilience</w:t>
            </w:r>
          </w:p>
          <w:p w:rsidR="00000000" w:rsidDel="00000000" w:rsidP="00000000" w:rsidRDefault="00000000" w:rsidRPr="00000000" w14:paraId="00001611">
            <w:pPr>
              <w:spacing w:after="240" w:before="240" w:lineRule="auto"/>
              <w:rPr/>
            </w:pPr>
            <w:r w:rsidDel="00000000" w:rsidR="00000000" w:rsidRPr="00000000">
              <w:rPr>
                <w:rtl w:val="0"/>
              </w:rPr>
              <w:t xml:space="preserve">Psychological resilience is the capacity to adapt and recover when faced with adversity, trauma, or significant stress. It’s about maintaining or regaining mental well-being despite challenges. Resilience is influenced by a mix of biological, psychological, and social factors and is not a static trait—it can be developed and strengthened over time.</w:t>
            </w:r>
          </w:p>
          <w:p w:rsidR="00000000" w:rsidDel="00000000" w:rsidP="00000000" w:rsidRDefault="00000000" w:rsidRPr="00000000" w14:paraId="00001612">
            <w:pPr>
              <w:spacing w:after="240" w:before="240" w:lineRule="auto"/>
              <w:rPr/>
            </w:pPr>
            <w:r w:rsidDel="00000000" w:rsidR="00000000" w:rsidRPr="00000000">
              <w:rPr>
                <w:rtl w:val="0"/>
              </w:rPr>
            </w:r>
          </w:p>
          <w:tbl>
            <w:tblPr>
              <w:tblStyle w:val="Table162"/>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613">
                  <w:pPr>
                    <w:pStyle w:val="Heading2"/>
                    <w:spacing w:after="240" w:before="240" w:lineRule="auto"/>
                    <w:rPr/>
                  </w:pPr>
                  <w:bookmarkStart w:colFirst="0" w:colLast="0" w:name="_bsk1rkqhly3f" w:id="339"/>
                  <w:bookmarkEnd w:id="339"/>
                  <w:r w:rsidDel="00000000" w:rsidR="00000000" w:rsidRPr="00000000">
                    <w:rPr>
                      <w:rtl w:val="0"/>
                    </w:rPr>
                    <w:t xml:space="preserve">Key Theories of Psychological Resilience</w:t>
                  </w:r>
                </w:p>
                <w:p w:rsidR="00000000" w:rsidDel="00000000" w:rsidP="00000000" w:rsidRDefault="00000000" w:rsidRPr="00000000" w14:paraId="00001614">
                  <w:pPr>
                    <w:spacing w:after="240" w:before="240" w:lineRule="auto"/>
                    <w:rPr/>
                  </w:pPr>
                  <w:r w:rsidDel="00000000" w:rsidR="00000000" w:rsidRPr="00000000">
                    <w:rPr>
                      <w:rtl w:val="0"/>
                    </w:rPr>
                    <w:t xml:space="preserve">Several theories explain how resilience operates and how it can be cultivated.</w:t>
                  </w:r>
                </w:p>
                <w:p w:rsidR="00000000" w:rsidDel="00000000" w:rsidP="00000000" w:rsidRDefault="00000000" w:rsidRPr="00000000" w14:paraId="00001615">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616">
                  <w:pPr>
                    <w:spacing w:after="240" w:before="240" w:lineRule="auto"/>
                    <w:ind w:left="720" w:firstLine="0"/>
                    <w:rPr>
                      <w:b w:val="1"/>
                      <w:bCs w:val="1"/>
                    </w:rPr>
                  </w:pPr>
                  <w:r w:rsidDel="00000000" w:rsidR="00000000" w:rsidRPr="00000000">
                    <w:rPr>
                      <w:b w:val="1"/>
                      <w:bCs w:val="1"/>
                      <w:rtl w:val="0"/>
                    </w:rPr>
                    <w:t xml:space="preserve">Developmental Psychopathology Framework</w:t>
                  </w:r>
                </w:p>
                <w:p w:rsidR="00000000" w:rsidDel="00000000" w:rsidP="00000000" w:rsidRDefault="00000000" w:rsidRPr="00000000" w14:paraId="00001617">
                  <w:pPr>
                    <w:spacing w:after="240" w:before="240" w:lineRule="auto"/>
                    <w:ind w:left="720" w:firstLine="0"/>
                    <w:rPr/>
                  </w:pPr>
                  <w:r w:rsidDel="00000000" w:rsidR="00000000" w:rsidRPr="00000000">
                    <w:rPr>
                      <w:rtl w:val="0"/>
                    </w:rPr>
                    <w:t xml:space="preserve">Examines the balance between risk factors (like trauma or poverty) and protective factors (such as social support and coping skills).</w:t>
                  </w:r>
                </w:p>
                <w:p w:rsidR="00000000" w:rsidDel="00000000" w:rsidP="00000000" w:rsidRDefault="00000000" w:rsidRPr="00000000" w14:paraId="00001618">
                  <w:pPr>
                    <w:numPr>
                      <w:ilvl w:val="0"/>
                      <w:numId w:val="472"/>
                    </w:numPr>
                    <w:spacing w:after="240" w:before="240" w:lineRule="auto"/>
                    <w:ind w:left="1440" w:hanging="360"/>
                  </w:pPr>
                  <w:r w:rsidDel="00000000" w:rsidR="00000000" w:rsidRPr="00000000">
                    <w:rPr>
                      <w:b w:val="1"/>
                      <w:bCs w:val="1"/>
                      <w:rtl w:val="0"/>
                    </w:rPr>
                    <w:t xml:space="preserve">Key Idea:</w:t>
                  </w:r>
                  <w:r w:rsidDel="00000000" w:rsidR="00000000" w:rsidRPr="00000000">
                    <w:rPr>
                      <w:rtl w:val="0"/>
                    </w:rPr>
                    <w:t xml:space="preserve"> Positive adaptation occurs when risk factors are mitigated and protective factors are enhanced.</w:t>
                  </w:r>
                </w:p>
                <w:p w:rsidR="00000000" w:rsidDel="00000000" w:rsidP="00000000" w:rsidRDefault="00000000" w:rsidRPr="00000000" w14:paraId="00001619">
                  <w:pPr>
                    <w:spacing w:after="240" w:before="240" w:lineRule="auto"/>
                    <w:ind w:left="720" w:firstLine="0"/>
                    <w:rPr>
                      <w:b w:val="1"/>
                      <w:bCs w:val="1"/>
                    </w:rPr>
                  </w:pPr>
                  <w:r w:rsidDel="00000000" w:rsidR="00000000" w:rsidRPr="00000000">
                    <w:rPr>
                      <w:rtl w:val="0"/>
                    </w:rPr>
                    <w:br w:type="textWrapping"/>
                  </w:r>
                  <w:r w:rsidDel="00000000" w:rsidR="00000000" w:rsidRPr="00000000">
                    <w:rPr>
                      <w:b w:val="1"/>
                      <w:bCs w:val="1"/>
                      <w:rtl w:val="0"/>
                    </w:rPr>
                    <w:t xml:space="preserve">Protective Factors and Compensatory Model</w:t>
                  </w:r>
                </w:p>
                <w:p w:rsidR="00000000" w:rsidDel="00000000" w:rsidP="00000000" w:rsidRDefault="00000000" w:rsidRPr="00000000" w14:paraId="0000161A">
                  <w:pPr>
                    <w:spacing w:after="240" w:before="240" w:lineRule="auto"/>
                    <w:ind w:left="720" w:firstLine="0"/>
                    <w:rPr/>
                  </w:pPr>
                  <w:r w:rsidDel="00000000" w:rsidR="00000000" w:rsidRPr="00000000">
                    <w:rPr>
                      <w:rtl w:val="0"/>
                    </w:rPr>
                    <w:t xml:space="preserve">Identifies protective factors (e.g., strong social bonds, self-efficacy) that buffer against stress.</w:t>
                  </w:r>
                </w:p>
                <w:p w:rsidR="00000000" w:rsidDel="00000000" w:rsidP="00000000" w:rsidRDefault="00000000" w:rsidRPr="00000000" w14:paraId="0000161B">
                  <w:pPr>
                    <w:spacing w:after="240" w:before="240" w:lineRule="auto"/>
                    <w:ind w:left="720" w:firstLine="0"/>
                    <w:rPr/>
                  </w:pPr>
                  <w:r w:rsidDel="00000000" w:rsidR="00000000" w:rsidRPr="00000000">
                    <w:rPr>
                      <w:rtl w:val="0"/>
                    </w:rPr>
                    <w:t xml:space="preserve">Highlights compensatory mechanisms (e.g., problem-solving skills) that directly counteract risks.</w:t>
                  </w:r>
                </w:p>
                <w:p w:rsidR="00000000" w:rsidDel="00000000" w:rsidP="00000000" w:rsidRDefault="00000000" w:rsidRPr="00000000" w14:paraId="0000161C">
                  <w:pPr>
                    <w:spacing w:after="240" w:before="240" w:lineRule="auto"/>
                    <w:ind w:left="720" w:firstLine="0"/>
                    <w:rPr>
                      <w:b w:val="1"/>
                      <w:bCs w:val="1"/>
                    </w:rPr>
                  </w:pPr>
                  <w:r w:rsidDel="00000000" w:rsidR="00000000" w:rsidRPr="00000000">
                    <w:rPr>
                      <w:rtl w:val="0"/>
                    </w:rPr>
                    <w:br w:type="textWrapping"/>
                  </w:r>
                  <w:r w:rsidDel="00000000" w:rsidR="00000000" w:rsidRPr="00000000">
                    <w:rPr>
                      <w:b w:val="1"/>
                      <w:bCs w:val="1"/>
                      <w:rtl w:val="0"/>
                    </w:rPr>
                    <w:t xml:space="preserve">Cognitive Appraisal and Stress Theory (Lazarus &amp; Folkman, 1984)</w:t>
                  </w:r>
                </w:p>
                <w:p w:rsidR="00000000" w:rsidDel="00000000" w:rsidP="00000000" w:rsidRDefault="00000000" w:rsidRPr="00000000" w14:paraId="0000161D">
                  <w:pPr>
                    <w:spacing w:after="240" w:before="240" w:lineRule="auto"/>
                    <w:ind w:left="720" w:firstLine="0"/>
                    <w:rPr/>
                  </w:pPr>
                  <w:r w:rsidDel="00000000" w:rsidR="00000000" w:rsidRPr="00000000">
                    <w:rPr>
                      <w:rtl w:val="0"/>
                    </w:rPr>
                    <w:t xml:space="preserve">Focuses on how individuals assess and cope with stressors.</w:t>
                  </w:r>
                </w:p>
                <w:p w:rsidR="00000000" w:rsidDel="00000000" w:rsidP="00000000" w:rsidRDefault="00000000" w:rsidRPr="00000000" w14:paraId="0000161E">
                  <w:pPr>
                    <w:numPr>
                      <w:ilvl w:val="0"/>
                      <w:numId w:val="352"/>
                    </w:numPr>
                    <w:spacing w:after="240" w:before="240" w:lineRule="auto"/>
                    <w:ind w:left="1440" w:hanging="360"/>
                  </w:pPr>
                  <w:r w:rsidDel="00000000" w:rsidR="00000000" w:rsidRPr="00000000">
                    <w:rPr>
                      <w:b w:val="1"/>
                      <w:bCs w:val="1"/>
                      <w:rtl w:val="0"/>
                    </w:rPr>
                    <w:t xml:space="preserve">Key Idea:</w:t>
                  </w:r>
                  <w:r w:rsidDel="00000000" w:rsidR="00000000" w:rsidRPr="00000000">
                    <w:rPr>
                      <w:rtl w:val="0"/>
                    </w:rPr>
                    <w:t xml:space="preserve"> Resilient individuals view stressors as challenges rather than threats and use adaptive coping strategies like reappraisal and problem-solving.</w:t>
                  </w:r>
                </w:p>
                <w:p w:rsidR="00000000" w:rsidDel="00000000" w:rsidP="00000000" w:rsidRDefault="00000000" w:rsidRPr="00000000" w14:paraId="0000161F">
                  <w:pPr>
                    <w:spacing w:after="240" w:before="240" w:lineRule="auto"/>
                    <w:ind w:left="720" w:firstLine="0"/>
                    <w:rPr>
                      <w:b w:val="1"/>
                      <w:bCs w:val="1"/>
                    </w:rPr>
                  </w:pPr>
                  <w:r w:rsidDel="00000000" w:rsidR="00000000" w:rsidRPr="00000000">
                    <w:rPr>
                      <w:rtl w:val="0"/>
                    </w:rPr>
                    <w:br w:type="textWrapping"/>
                  </w:r>
                  <w:r w:rsidDel="00000000" w:rsidR="00000000" w:rsidRPr="00000000">
                    <w:rPr>
                      <w:b w:val="1"/>
                      <w:bCs w:val="1"/>
                      <w:rtl w:val="0"/>
                    </w:rPr>
                    <w:t xml:space="preserve">Biopsychosocial Model</w:t>
                  </w:r>
                </w:p>
                <w:p w:rsidR="00000000" w:rsidDel="00000000" w:rsidP="00000000" w:rsidRDefault="00000000" w:rsidRPr="00000000" w14:paraId="00001620">
                  <w:pPr>
                    <w:spacing w:after="240" w:before="240" w:lineRule="auto"/>
                    <w:ind w:left="720" w:firstLine="0"/>
                    <w:rPr/>
                  </w:pPr>
                  <w:r w:rsidDel="00000000" w:rsidR="00000000" w:rsidRPr="00000000">
                    <w:rPr>
                      <w:rtl w:val="0"/>
                    </w:rPr>
                    <w:t xml:space="preserve">Views resilience as the result of interactions between biological factors (like genetics and neuroplasticity), psychological factors (such as optimism and emotional regulation), and social factors (including supportive relationships and community resources).</w:t>
                    <w:br w:type="textWrapping"/>
                  </w:r>
                </w:p>
                <w:p w:rsidR="00000000" w:rsidDel="00000000" w:rsidP="00000000" w:rsidRDefault="00000000" w:rsidRPr="00000000" w14:paraId="00001621">
                  <w:pPr>
                    <w:spacing w:after="240" w:before="240" w:lineRule="auto"/>
                    <w:ind w:left="720" w:firstLine="0"/>
                    <w:rPr>
                      <w:b w:val="1"/>
                      <w:bCs w:val="1"/>
                    </w:rPr>
                  </w:pPr>
                  <w:r w:rsidDel="00000000" w:rsidR="00000000" w:rsidRPr="00000000">
                    <w:rPr>
                      <w:b w:val="1"/>
                      <w:bCs w:val="1"/>
                      <w:rtl w:val="0"/>
                    </w:rPr>
                    <w:t xml:space="preserve">Post-Traumatic Growth Theory (Tedeschi &amp; Calhoun, 2004)</w:t>
                  </w:r>
                </w:p>
                <w:p w:rsidR="00000000" w:rsidDel="00000000" w:rsidP="00000000" w:rsidRDefault="00000000" w:rsidRPr="00000000" w14:paraId="00001622">
                  <w:pPr>
                    <w:spacing w:after="240" w:before="240" w:lineRule="auto"/>
                    <w:ind w:left="720" w:firstLine="0"/>
                    <w:rPr/>
                  </w:pPr>
                  <w:r w:rsidDel="00000000" w:rsidR="00000000" w:rsidRPr="00000000">
                    <w:rPr>
                      <w:rtl w:val="0"/>
                    </w:rPr>
                    <w:t xml:space="preserve">Suggests that individuals can experience personal growth after adversity, gaining a deeper appreciation for life, stronger relationships, or a renewed sense of purpose.</w:t>
                  </w:r>
                </w:p>
                <w:p w:rsidR="00000000" w:rsidDel="00000000" w:rsidP="00000000" w:rsidRDefault="00000000" w:rsidRPr="00000000" w14:paraId="00001623">
                  <w:pPr>
                    <w:numPr>
                      <w:ilvl w:val="0"/>
                      <w:numId w:val="165"/>
                    </w:numPr>
                    <w:spacing w:after="240" w:before="240" w:lineRule="auto"/>
                    <w:ind w:left="1440" w:hanging="360"/>
                  </w:pPr>
                  <w:r w:rsidDel="00000000" w:rsidR="00000000" w:rsidRPr="00000000">
                    <w:rPr>
                      <w:b w:val="1"/>
                      <w:bCs w:val="1"/>
                      <w:rtl w:val="0"/>
                    </w:rPr>
                    <w:t xml:space="preserve">Key Idea:</w:t>
                  </w:r>
                  <w:r w:rsidDel="00000000" w:rsidR="00000000" w:rsidRPr="00000000">
                    <w:rPr>
                      <w:rtl w:val="0"/>
                    </w:rPr>
                    <w:t xml:space="preserve"> Adversity can lead to not just recovery but also transformation.</w:t>
                  </w:r>
                </w:p>
                <w:p w:rsidR="00000000" w:rsidDel="00000000" w:rsidP="00000000" w:rsidRDefault="00000000" w:rsidRPr="00000000" w14:paraId="00001624">
                  <w:pPr>
                    <w:spacing w:after="240" w:before="240" w:lineRule="auto"/>
                    <w:ind w:left="720" w:firstLine="0"/>
                    <w:rPr>
                      <w:b w:val="1"/>
                      <w:bCs w:val="1"/>
                    </w:rPr>
                  </w:pPr>
                  <w:r w:rsidDel="00000000" w:rsidR="00000000" w:rsidRPr="00000000">
                    <w:rPr>
                      <w:rtl w:val="0"/>
                    </w:rPr>
                    <w:br w:type="textWrapping"/>
                  </w:r>
                  <w:r w:rsidDel="00000000" w:rsidR="00000000" w:rsidRPr="00000000">
                    <w:rPr>
                      <w:b w:val="1"/>
                      <w:bCs w:val="1"/>
                      <w:rtl w:val="0"/>
                    </w:rPr>
                    <w:t xml:space="preserve">Resilience Portfolio Model (Grych, Hamby, &amp; Banyard, 2015)</w:t>
                  </w:r>
                </w:p>
                <w:p w:rsidR="00000000" w:rsidDel="00000000" w:rsidP="00000000" w:rsidRDefault="00000000" w:rsidRPr="00000000" w14:paraId="00001625">
                  <w:pPr>
                    <w:spacing w:after="240" w:before="240" w:lineRule="auto"/>
                    <w:ind w:left="720" w:firstLine="0"/>
                    <w:rPr/>
                  </w:pPr>
                  <w:r w:rsidDel="00000000" w:rsidR="00000000" w:rsidRPr="00000000">
                    <w:rPr>
                      <w:rtl w:val="0"/>
                    </w:rPr>
                    <w:t xml:space="preserve">Emphasizes building a diverse set of resilience resources, including personal strengths (like emotional regulation and self-efficacy), interpersonal strengths (such as social support), and community resources (like access to schools and healthcare).</w:t>
                  </w:r>
                </w:p>
                <w:p w:rsidR="00000000" w:rsidDel="00000000" w:rsidP="00000000" w:rsidRDefault="00000000" w:rsidRPr="00000000" w14:paraId="00001626">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1627">
            <w:pPr>
              <w:spacing w:after="240" w:before="240" w:lineRule="auto"/>
              <w:rPr/>
            </w:pPr>
            <w:r w:rsidDel="00000000" w:rsidR="00000000" w:rsidRPr="00000000">
              <w:rPr>
                <w:rtl w:val="0"/>
              </w:rPr>
            </w:r>
          </w:p>
          <w:tbl>
            <w:tblPr>
              <w:tblStyle w:val="Table163"/>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628">
                  <w:pPr>
                    <w:pStyle w:val="Heading2"/>
                    <w:spacing w:after="240" w:before="240" w:lineRule="auto"/>
                    <w:rPr/>
                  </w:pPr>
                  <w:bookmarkStart w:colFirst="0" w:colLast="0" w:name="_d6bv98vd6xac" w:id="340"/>
                  <w:bookmarkEnd w:id="340"/>
                  <w:commentRangeStart w:id="306"/>
                  <w:r w:rsidDel="00000000" w:rsidR="00000000" w:rsidRPr="00000000">
                    <w:rPr>
                      <w:rtl w:val="0"/>
                    </w:rPr>
                    <w:t xml:space="preserve">Frameworks for Building Resilience</w:t>
                  </w:r>
                  <w:commentRangeEnd w:id="306"/>
                  <w:r w:rsidDel="00000000" w:rsidR="00000000" w:rsidRPr="00000000">
                    <w:commentReference w:id="306"/>
                  </w:r>
                  <w:r w:rsidDel="00000000" w:rsidR="00000000" w:rsidRPr="00000000">
                    <w:rPr>
                      <w:rtl w:val="0"/>
                    </w:rPr>
                  </w:r>
                </w:p>
                <w:p w:rsidR="00000000" w:rsidDel="00000000" w:rsidP="00000000" w:rsidRDefault="00000000" w:rsidRPr="00000000" w14:paraId="00001629">
                  <w:pPr>
                    <w:spacing w:after="240" w:before="240" w:lineRule="auto"/>
                    <w:rPr/>
                  </w:pPr>
                  <w:r w:rsidDel="00000000" w:rsidR="00000000" w:rsidRPr="00000000">
                    <w:rPr>
                      <w:rtl w:val="0"/>
                    </w:rPr>
                    <w:t xml:space="preserve">Various frameworks provide structured approaches to fostering resilience.</w:t>
                  </w:r>
                </w:p>
                <w:p w:rsidR="00000000" w:rsidDel="00000000" w:rsidP="00000000" w:rsidRDefault="00000000" w:rsidRPr="00000000" w14:paraId="0000162A">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62B">
                  <w:pPr>
                    <w:spacing w:after="240" w:before="240" w:lineRule="auto"/>
                    <w:ind w:left="720" w:firstLine="0"/>
                    <w:rPr>
                      <w:b w:val="1"/>
                      <w:bCs w:val="1"/>
                    </w:rPr>
                  </w:pPr>
                  <w:r w:rsidDel="00000000" w:rsidR="00000000" w:rsidRPr="00000000">
                    <w:rPr>
                      <w:b w:val="1"/>
                      <w:bCs w:val="1"/>
                      <w:rtl w:val="0"/>
                    </w:rPr>
                    <w:t xml:space="preserve">The 7 Cs Model (Ginsburg &amp; Jablow, 2011)</w:t>
                  </w:r>
                </w:p>
                <w:p w:rsidR="00000000" w:rsidDel="00000000" w:rsidP="00000000" w:rsidRDefault="00000000" w:rsidRPr="00000000" w14:paraId="0000162C">
                  <w:pPr>
                    <w:spacing w:after="240" w:before="240" w:lineRule="auto"/>
                    <w:ind w:left="720" w:firstLine="0"/>
                    <w:rPr/>
                  </w:pPr>
                  <w:r w:rsidDel="00000000" w:rsidR="00000000" w:rsidRPr="00000000">
                    <w:rPr>
                      <w:rtl w:val="0"/>
                    </w:rPr>
                    <w:t xml:space="preserve">Designed for youth, focusing on:</w:t>
                  </w:r>
                </w:p>
                <w:p w:rsidR="00000000" w:rsidDel="00000000" w:rsidP="00000000" w:rsidRDefault="00000000" w:rsidRPr="00000000" w14:paraId="0000162D">
                  <w:pPr>
                    <w:numPr>
                      <w:ilvl w:val="0"/>
                      <w:numId w:val="155"/>
                    </w:numPr>
                    <w:spacing w:after="0" w:afterAutospacing="0" w:before="240" w:lineRule="auto"/>
                    <w:ind w:left="1440" w:hanging="360"/>
                  </w:pPr>
                  <w:r w:rsidDel="00000000" w:rsidR="00000000" w:rsidRPr="00000000">
                    <w:rPr>
                      <w:b w:val="1"/>
                      <w:bCs w:val="1"/>
                      <w:rtl w:val="0"/>
                    </w:rPr>
                    <w:t xml:space="preserve">Competence:</w:t>
                  </w:r>
                  <w:r w:rsidDel="00000000" w:rsidR="00000000" w:rsidRPr="00000000">
                    <w:rPr>
                      <w:rtl w:val="0"/>
                    </w:rPr>
                    <w:t xml:space="preserve"> Building skills to handle challenges.</w:t>
                  </w:r>
                </w:p>
                <w:p w:rsidR="00000000" w:rsidDel="00000000" w:rsidP="00000000" w:rsidRDefault="00000000" w:rsidRPr="00000000" w14:paraId="0000162E">
                  <w:pPr>
                    <w:numPr>
                      <w:ilvl w:val="0"/>
                      <w:numId w:val="155"/>
                    </w:numPr>
                    <w:spacing w:after="0" w:afterAutospacing="0" w:before="0" w:beforeAutospacing="0" w:lineRule="auto"/>
                    <w:ind w:left="1440" w:hanging="360"/>
                  </w:pPr>
                  <w:r w:rsidDel="00000000" w:rsidR="00000000" w:rsidRPr="00000000">
                    <w:rPr>
                      <w:b w:val="1"/>
                      <w:bCs w:val="1"/>
                      <w:rtl w:val="0"/>
                    </w:rPr>
                    <w:t xml:space="preserve">Confidence:</w:t>
                  </w:r>
                  <w:r w:rsidDel="00000000" w:rsidR="00000000" w:rsidRPr="00000000">
                    <w:rPr>
                      <w:rtl w:val="0"/>
                    </w:rPr>
                    <w:t xml:space="preserve"> Developing belief in one's abilities.</w:t>
                  </w:r>
                </w:p>
                <w:p w:rsidR="00000000" w:rsidDel="00000000" w:rsidP="00000000" w:rsidRDefault="00000000" w:rsidRPr="00000000" w14:paraId="0000162F">
                  <w:pPr>
                    <w:numPr>
                      <w:ilvl w:val="0"/>
                      <w:numId w:val="155"/>
                    </w:numPr>
                    <w:spacing w:after="0" w:afterAutospacing="0" w:before="0" w:beforeAutospacing="0" w:lineRule="auto"/>
                    <w:ind w:left="1440" w:hanging="360"/>
                  </w:pPr>
                  <w:r w:rsidDel="00000000" w:rsidR="00000000" w:rsidRPr="00000000">
                    <w:rPr>
                      <w:b w:val="1"/>
                      <w:bCs w:val="1"/>
                      <w:rtl w:val="0"/>
                    </w:rPr>
                    <w:t xml:space="preserve">Connection:</w:t>
                  </w:r>
                  <w:r w:rsidDel="00000000" w:rsidR="00000000" w:rsidRPr="00000000">
                    <w:rPr>
                      <w:rtl w:val="0"/>
                    </w:rPr>
                    <w:t xml:space="preserve"> Establishing supportive relationships.</w:t>
                  </w:r>
                </w:p>
                <w:p w:rsidR="00000000" w:rsidDel="00000000" w:rsidP="00000000" w:rsidRDefault="00000000" w:rsidRPr="00000000" w14:paraId="00001630">
                  <w:pPr>
                    <w:numPr>
                      <w:ilvl w:val="0"/>
                      <w:numId w:val="155"/>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Cultivating a sense of right and wrong.</w:t>
                  </w:r>
                </w:p>
                <w:p w:rsidR="00000000" w:rsidDel="00000000" w:rsidP="00000000" w:rsidRDefault="00000000" w:rsidRPr="00000000" w14:paraId="00001631">
                  <w:pPr>
                    <w:numPr>
                      <w:ilvl w:val="0"/>
                      <w:numId w:val="155"/>
                    </w:numPr>
                    <w:spacing w:after="0" w:afterAutospacing="0" w:before="0" w:beforeAutospacing="0" w:lineRule="auto"/>
                    <w:ind w:left="1440" w:hanging="360"/>
                  </w:pPr>
                  <w:r w:rsidDel="00000000" w:rsidR="00000000" w:rsidRPr="00000000">
                    <w:rPr>
                      <w:b w:val="1"/>
                      <w:bCs w:val="1"/>
                      <w:rtl w:val="0"/>
                    </w:rPr>
                    <w:t xml:space="preserve">Contribution:</w:t>
                  </w:r>
                  <w:r w:rsidDel="00000000" w:rsidR="00000000" w:rsidRPr="00000000">
                    <w:rPr>
                      <w:rtl w:val="0"/>
                    </w:rPr>
                    <w:t xml:space="preserve"> Encouraging altruism and purpose.</w:t>
                  </w:r>
                </w:p>
                <w:p w:rsidR="00000000" w:rsidDel="00000000" w:rsidP="00000000" w:rsidRDefault="00000000" w:rsidRPr="00000000" w14:paraId="00001632">
                  <w:pPr>
                    <w:numPr>
                      <w:ilvl w:val="0"/>
                      <w:numId w:val="155"/>
                    </w:numPr>
                    <w:spacing w:after="0" w:afterAutospacing="0" w:before="0" w:beforeAutospacing="0" w:lineRule="auto"/>
                    <w:ind w:left="1440" w:hanging="360"/>
                  </w:pPr>
                  <w:r w:rsidDel="00000000" w:rsidR="00000000" w:rsidRPr="00000000">
                    <w:rPr>
                      <w:b w:val="1"/>
                      <w:bCs w:val="1"/>
                      <w:rtl w:val="0"/>
                    </w:rPr>
                    <w:t xml:space="preserve">Coping:</w:t>
                  </w:r>
                  <w:r w:rsidDel="00000000" w:rsidR="00000000" w:rsidRPr="00000000">
                    <w:rPr>
                      <w:rtl w:val="0"/>
                    </w:rPr>
                    <w:t xml:space="preserve"> Teaching healthy coping strategies.</w:t>
                  </w:r>
                </w:p>
                <w:p w:rsidR="00000000" w:rsidDel="00000000" w:rsidP="00000000" w:rsidRDefault="00000000" w:rsidRPr="00000000" w14:paraId="00001633">
                  <w:pPr>
                    <w:numPr>
                      <w:ilvl w:val="0"/>
                      <w:numId w:val="155"/>
                    </w:numPr>
                    <w:spacing w:after="240" w:before="0" w:beforeAutospacing="0" w:lineRule="auto"/>
                    <w:ind w:left="1440" w:hanging="360"/>
                  </w:pPr>
                  <w:r w:rsidDel="00000000" w:rsidR="00000000" w:rsidRPr="00000000">
                    <w:rPr>
                      <w:b w:val="1"/>
                      <w:bCs w:val="1"/>
                      <w:rtl w:val="0"/>
                    </w:rPr>
                    <w:t xml:space="preserve">Control:</w:t>
                  </w:r>
                  <w:r w:rsidDel="00000000" w:rsidR="00000000" w:rsidRPr="00000000">
                    <w:rPr>
                      <w:rtl w:val="0"/>
                    </w:rPr>
                    <w:t xml:space="preserve"> Helping individuals recognize their influence over outcomes.</w:t>
                  </w:r>
                </w:p>
                <w:p w:rsidR="00000000" w:rsidDel="00000000" w:rsidP="00000000" w:rsidRDefault="00000000" w:rsidRPr="00000000" w14:paraId="00001634">
                  <w:pPr>
                    <w:spacing w:after="240" w:before="240" w:lineRule="auto"/>
                    <w:ind w:left="720" w:firstLine="0"/>
                    <w:rPr>
                      <w:b w:val="1"/>
                      <w:bCs w:val="1"/>
                    </w:rPr>
                  </w:pPr>
                  <w:r w:rsidDel="00000000" w:rsidR="00000000" w:rsidRPr="00000000">
                    <w:rPr>
                      <w:rtl w:val="0"/>
                    </w:rPr>
                    <w:br w:type="textWrapping"/>
                  </w:r>
                  <w:r w:rsidDel="00000000" w:rsidR="00000000" w:rsidRPr="00000000">
                    <w:rPr>
                      <w:b w:val="1"/>
                      <w:bCs w:val="1"/>
                      <w:rtl w:val="0"/>
                    </w:rPr>
                    <w:t xml:space="preserve">The Resilience Framework (Hart &amp; Blincow, 2007)</w:t>
                  </w:r>
                </w:p>
                <w:p w:rsidR="00000000" w:rsidDel="00000000" w:rsidP="00000000" w:rsidRDefault="00000000" w:rsidRPr="00000000" w14:paraId="00001635">
                  <w:pPr>
                    <w:spacing w:after="240" w:before="240" w:lineRule="auto"/>
                    <w:ind w:left="720" w:firstLine="0"/>
                    <w:rPr/>
                  </w:pPr>
                  <w:r w:rsidDel="00000000" w:rsidR="00000000" w:rsidRPr="00000000">
                    <w:rPr>
                      <w:rtl w:val="0"/>
                    </w:rPr>
                    <w:t xml:space="preserve">Suitable for schools and communities, emphasizing:</w:t>
                  </w:r>
                </w:p>
                <w:p w:rsidR="00000000" w:rsidDel="00000000" w:rsidP="00000000" w:rsidRDefault="00000000" w:rsidRPr="00000000" w14:paraId="00001636">
                  <w:pPr>
                    <w:numPr>
                      <w:ilvl w:val="0"/>
                      <w:numId w:val="390"/>
                    </w:numPr>
                    <w:spacing w:after="0" w:afterAutospacing="0" w:before="240" w:lineRule="auto"/>
                    <w:ind w:left="1440" w:hanging="360"/>
                  </w:pPr>
                  <w:r w:rsidDel="00000000" w:rsidR="00000000" w:rsidRPr="00000000">
                    <w:rPr>
                      <w:b w:val="1"/>
                      <w:bCs w:val="1"/>
                      <w:rtl w:val="0"/>
                    </w:rPr>
                    <w:t xml:space="preserve">Basics:</w:t>
                  </w:r>
                  <w:r w:rsidDel="00000000" w:rsidR="00000000" w:rsidRPr="00000000">
                    <w:rPr>
                      <w:rtl w:val="0"/>
                    </w:rPr>
                    <w:t xml:space="preserve"> Meeting physical needs like safety and nutrition.</w:t>
                  </w:r>
                </w:p>
                <w:p w:rsidR="00000000" w:rsidDel="00000000" w:rsidP="00000000" w:rsidRDefault="00000000" w:rsidRPr="00000000" w14:paraId="00001637">
                  <w:pPr>
                    <w:numPr>
                      <w:ilvl w:val="0"/>
                      <w:numId w:val="390"/>
                    </w:numPr>
                    <w:spacing w:after="0" w:afterAutospacing="0" w:before="0" w:beforeAutospacing="0" w:lineRule="auto"/>
                    <w:ind w:left="1440" w:hanging="360"/>
                  </w:pPr>
                  <w:r w:rsidDel="00000000" w:rsidR="00000000" w:rsidRPr="00000000">
                    <w:rPr>
                      <w:b w:val="1"/>
                      <w:bCs w:val="1"/>
                      <w:rtl w:val="0"/>
                    </w:rPr>
                    <w:t xml:space="preserve">Belonging:</w:t>
                  </w:r>
                  <w:r w:rsidDel="00000000" w:rsidR="00000000" w:rsidRPr="00000000">
                    <w:rPr>
                      <w:rtl w:val="0"/>
                    </w:rPr>
                    <w:t xml:space="preserve"> Strengthening relationships and community ties.</w:t>
                  </w:r>
                </w:p>
                <w:p w:rsidR="00000000" w:rsidDel="00000000" w:rsidP="00000000" w:rsidRDefault="00000000" w:rsidRPr="00000000" w14:paraId="00001638">
                  <w:pPr>
                    <w:numPr>
                      <w:ilvl w:val="0"/>
                      <w:numId w:val="390"/>
                    </w:numPr>
                    <w:spacing w:after="0" w:afterAutospacing="0" w:before="0" w:beforeAutospacing="0" w:lineRule="auto"/>
                    <w:ind w:left="1440" w:hanging="360"/>
                  </w:pPr>
                  <w:r w:rsidDel="00000000" w:rsidR="00000000" w:rsidRPr="00000000">
                    <w:rPr>
                      <w:b w:val="1"/>
                      <w:bCs w:val="1"/>
                      <w:rtl w:val="0"/>
                    </w:rPr>
                    <w:t xml:space="preserve">Learning:</w:t>
                  </w:r>
                  <w:r w:rsidDel="00000000" w:rsidR="00000000" w:rsidRPr="00000000">
                    <w:rPr>
                      <w:rtl w:val="0"/>
                    </w:rPr>
                    <w:t xml:space="preserve"> Promoting problem-solving and goal-setting skills.</w:t>
                  </w:r>
                </w:p>
                <w:p w:rsidR="00000000" w:rsidDel="00000000" w:rsidP="00000000" w:rsidRDefault="00000000" w:rsidRPr="00000000" w14:paraId="00001639">
                  <w:pPr>
                    <w:numPr>
                      <w:ilvl w:val="0"/>
                      <w:numId w:val="390"/>
                    </w:numPr>
                    <w:spacing w:after="240" w:before="0" w:beforeAutospacing="0" w:lineRule="auto"/>
                    <w:ind w:left="1440" w:hanging="360"/>
                  </w:pPr>
                  <w:r w:rsidDel="00000000" w:rsidR="00000000" w:rsidRPr="00000000">
                    <w:rPr>
                      <w:b w:val="1"/>
                      <w:bCs w:val="1"/>
                      <w:rtl w:val="0"/>
                    </w:rPr>
                    <w:t xml:space="preserve">Coping:</w:t>
                  </w:r>
                  <w:r w:rsidDel="00000000" w:rsidR="00000000" w:rsidRPr="00000000">
                    <w:rPr>
                      <w:rtl w:val="0"/>
                    </w:rPr>
                    <w:t xml:space="preserve"> Teaching adaptive stress management strategies.</w:t>
                  </w:r>
                </w:p>
                <w:p w:rsidR="00000000" w:rsidDel="00000000" w:rsidP="00000000" w:rsidRDefault="00000000" w:rsidRPr="00000000" w14:paraId="0000163A">
                  <w:pPr>
                    <w:spacing w:after="240" w:before="240" w:lineRule="auto"/>
                    <w:ind w:left="720" w:firstLine="0"/>
                    <w:rPr>
                      <w:b w:val="1"/>
                      <w:bCs w:val="1"/>
                    </w:rPr>
                  </w:pPr>
                  <w:r w:rsidDel="00000000" w:rsidR="00000000" w:rsidRPr="00000000">
                    <w:rPr>
                      <w:b w:val="1"/>
                      <w:bCs w:val="1"/>
                      <w:rtl w:val="0"/>
                    </w:rPr>
                    <w:t xml:space="preserve">Building Blocks of Resilience (Masten, 2001)</w:t>
                  </w:r>
                </w:p>
                <w:p w:rsidR="00000000" w:rsidDel="00000000" w:rsidP="00000000" w:rsidRDefault="00000000" w:rsidRPr="00000000" w14:paraId="0000163B">
                  <w:pPr>
                    <w:spacing w:after="240" w:before="240" w:lineRule="auto"/>
                    <w:ind w:left="720" w:firstLine="0"/>
                    <w:rPr/>
                  </w:pPr>
                  <w:r w:rsidDel="00000000" w:rsidR="00000000" w:rsidRPr="00000000">
                    <w:rPr>
                      <w:rtl w:val="0"/>
                    </w:rPr>
                    <w:t xml:space="preserve">Focuses on everyday protective systems that foster adaptation, such as:</w:t>
                  </w:r>
                </w:p>
                <w:p w:rsidR="00000000" w:rsidDel="00000000" w:rsidP="00000000" w:rsidRDefault="00000000" w:rsidRPr="00000000" w14:paraId="0000163C">
                  <w:pPr>
                    <w:numPr>
                      <w:ilvl w:val="0"/>
                      <w:numId w:val="87"/>
                    </w:numPr>
                    <w:spacing w:after="0" w:afterAutospacing="0" w:before="240" w:lineRule="auto"/>
                    <w:ind w:left="1440" w:hanging="360"/>
                  </w:pPr>
                  <w:r w:rsidDel="00000000" w:rsidR="00000000" w:rsidRPr="00000000">
                    <w:rPr>
                      <w:rtl w:val="0"/>
                    </w:rPr>
                    <w:t xml:space="preserve">Close relationships with caregivers or mentors.</w:t>
                  </w:r>
                </w:p>
                <w:p w:rsidR="00000000" w:rsidDel="00000000" w:rsidP="00000000" w:rsidRDefault="00000000" w:rsidRPr="00000000" w14:paraId="0000163D">
                  <w:pPr>
                    <w:numPr>
                      <w:ilvl w:val="0"/>
                      <w:numId w:val="87"/>
                    </w:numPr>
                    <w:spacing w:after="0" w:afterAutospacing="0" w:before="0" w:beforeAutospacing="0" w:lineRule="auto"/>
                    <w:ind w:left="1440" w:hanging="360"/>
                  </w:pPr>
                  <w:r w:rsidDel="00000000" w:rsidR="00000000" w:rsidRPr="00000000">
                    <w:rPr>
                      <w:rtl w:val="0"/>
                    </w:rPr>
                    <w:t xml:space="preserve">Cognitive skills like planning and problem-solving.</w:t>
                  </w:r>
                </w:p>
                <w:p w:rsidR="00000000" w:rsidDel="00000000" w:rsidP="00000000" w:rsidRDefault="00000000" w:rsidRPr="00000000" w14:paraId="0000163E">
                  <w:pPr>
                    <w:numPr>
                      <w:ilvl w:val="0"/>
                      <w:numId w:val="87"/>
                    </w:numPr>
                    <w:spacing w:after="240" w:before="0" w:beforeAutospacing="0" w:lineRule="auto"/>
                    <w:ind w:left="1440" w:hanging="360"/>
                  </w:pPr>
                  <w:r w:rsidDel="00000000" w:rsidR="00000000" w:rsidRPr="00000000">
                    <w:rPr>
                      <w:rtl w:val="0"/>
                    </w:rPr>
                    <w:t xml:space="preserve">Positive self-perception and self-regulation.</w:t>
                  </w:r>
                </w:p>
                <w:p w:rsidR="00000000" w:rsidDel="00000000" w:rsidP="00000000" w:rsidRDefault="00000000" w:rsidRPr="00000000" w14:paraId="0000163F">
                  <w:pPr>
                    <w:spacing w:after="240" w:before="240" w:lineRule="auto"/>
                    <w:ind w:left="720" w:firstLine="0"/>
                    <w:rPr>
                      <w:b w:val="1"/>
                      <w:bCs w:val="1"/>
                    </w:rPr>
                  </w:pPr>
                  <w:commentRangeStart w:id="307"/>
                  <w:r w:rsidDel="00000000" w:rsidR="00000000" w:rsidRPr="00000000">
                    <w:rPr>
                      <w:b w:val="1"/>
                      <w:bCs w:val="1"/>
                      <w:rtl w:val="0"/>
                    </w:rPr>
                    <w:t xml:space="preserve">PERMA Model (Seligman, 2011)</w:t>
                  </w:r>
                </w:p>
                <w:p w:rsidR="00000000" w:rsidDel="00000000" w:rsidP="00000000" w:rsidRDefault="00000000" w:rsidRPr="00000000" w14:paraId="00001640">
                  <w:pPr>
                    <w:spacing w:after="240" w:before="240" w:lineRule="auto"/>
                    <w:ind w:left="720" w:firstLine="0"/>
                    <w:rPr/>
                  </w:pPr>
                  <w:r w:rsidDel="00000000" w:rsidR="00000000" w:rsidRPr="00000000">
                    <w:rPr>
                      <w:rtl w:val="0"/>
                    </w:rPr>
                    <w:t xml:space="preserve">Focuses on community-level strategies such as:</w:t>
                  </w:r>
                </w:p>
                <w:p w:rsidR="00000000" w:rsidDel="00000000" w:rsidP="00000000" w:rsidRDefault="00000000" w:rsidRPr="00000000" w14:paraId="00001641">
                  <w:pPr>
                    <w:numPr>
                      <w:ilvl w:val="0"/>
                      <w:numId w:val="570"/>
                    </w:numPr>
                    <w:spacing w:after="0" w:afterAutospacing="0" w:before="240" w:lineRule="auto"/>
                    <w:ind w:left="1440" w:hanging="360"/>
                  </w:pPr>
                  <w:r w:rsidDel="00000000" w:rsidR="00000000" w:rsidRPr="00000000">
                    <w:rPr>
                      <w:rtl w:val="0"/>
                    </w:rPr>
                    <w:t xml:space="preserve">Building social networks.</w:t>
                  </w:r>
                </w:p>
                <w:p w:rsidR="00000000" w:rsidDel="00000000" w:rsidP="00000000" w:rsidRDefault="00000000" w:rsidRPr="00000000" w14:paraId="00001642">
                  <w:pPr>
                    <w:numPr>
                      <w:ilvl w:val="0"/>
                      <w:numId w:val="570"/>
                    </w:numPr>
                    <w:spacing w:after="0" w:afterAutospacing="0" w:before="0" w:beforeAutospacing="0" w:lineRule="auto"/>
                    <w:ind w:left="1440" w:hanging="360"/>
                  </w:pPr>
                  <w:r w:rsidDel="00000000" w:rsidR="00000000" w:rsidRPr="00000000">
                    <w:rPr>
                      <w:rtl w:val="0"/>
                    </w:rPr>
                    <w:t xml:space="preserve">Ensuring equitable access to resources.</w:t>
                  </w:r>
                </w:p>
                <w:p w:rsidR="00000000" w:rsidDel="00000000" w:rsidP="00000000" w:rsidRDefault="00000000" w:rsidRPr="00000000" w14:paraId="00001643">
                  <w:pPr>
                    <w:numPr>
                      <w:ilvl w:val="0"/>
                      <w:numId w:val="570"/>
                    </w:numPr>
                    <w:spacing w:after="240" w:before="0" w:beforeAutospacing="0" w:lineRule="auto"/>
                    <w:ind w:left="1440" w:hanging="360"/>
                  </w:pPr>
                  <w:r w:rsidDel="00000000" w:rsidR="00000000" w:rsidRPr="00000000">
                    <w:rPr>
                      <w:rtl w:val="0"/>
                    </w:rPr>
                    <w:t xml:space="preserve">Promoting collective problem-solving.</w:t>
                  </w:r>
                </w:p>
                <w:p w:rsidR="00000000" w:rsidDel="00000000" w:rsidP="00000000" w:rsidRDefault="00000000" w:rsidRPr="00000000" w14:paraId="00001644">
                  <w:pPr>
                    <w:spacing w:after="240" w:before="240" w:lineRule="auto"/>
                    <w:ind w:left="720" w:firstLine="0"/>
                    <w:rPr>
                      <w:b w:val="1"/>
                      <w:bCs w:val="1"/>
                    </w:rPr>
                  </w:pPr>
                  <w:r w:rsidDel="00000000" w:rsidR="00000000" w:rsidRPr="00000000">
                    <w:rPr>
                      <w:rtl w:val="0"/>
                    </w:rPr>
                    <w:br w:type="textWrapping"/>
                  </w:r>
                  <w:r w:rsidDel="00000000" w:rsidR="00000000" w:rsidRPr="00000000">
                    <w:rPr>
                      <w:b w:val="1"/>
                      <w:bCs w:val="1"/>
                      <w:rtl w:val="0"/>
                    </w:rPr>
                    <w:t xml:space="preserve">Community Resilience Model (CRM)</w:t>
                  </w:r>
                </w:p>
                <w:p w:rsidR="00000000" w:rsidDel="00000000" w:rsidP="00000000" w:rsidRDefault="00000000" w:rsidRPr="00000000" w14:paraId="00001645">
                  <w:pPr>
                    <w:spacing w:after="240" w:before="240" w:lineRule="auto"/>
                    <w:ind w:left="720" w:firstLine="0"/>
                    <w:rPr/>
                  </w:pPr>
                  <w:r w:rsidDel="00000000" w:rsidR="00000000" w:rsidRPr="00000000">
                    <w:rPr>
                      <w:rtl w:val="0"/>
                    </w:rPr>
                    <w:t xml:space="preserve">Focuses on community-level strategies such as:</w:t>
                  </w:r>
                </w:p>
                <w:p w:rsidR="00000000" w:rsidDel="00000000" w:rsidP="00000000" w:rsidRDefault="00000000" w:rsidRPr="00000000" w14:paraId="00001646">
                  <w:pPr>
                    <w:numPr>
                      <w:ilvl w:val="0"/>
                      <w:numId w:val="111"/>
                    </w:numPr>
                    <w:spacing w:after="0" w:afterAutospacing="0" w:before="240" w:lineRule="auto"/>
                    <w:ind w:left="1440" w:hanging="360"/>
                  </w:pPr>
                  <w:r w:rsidDel="00000000" w:rsidR="00000000" w:rsidRPr="00000000">
                    <w:rPr>
                      <w:rtl w:val="0"/>
                    </w:rPr>
                    <w:t xml:space="preserve">Building social networks.</w:t>
                  </w:r>
                </w:p>
                <w:p w:rsidR="00000000" w:rsidDel="00000000" w:rsidP="00000000" w:rsidRDefault="00000000" w:rsidRPr="00000000" w14:paraId="00001647">
                  <w:pPr>
                    <w:numPr>
                      <w:ilvl w:val="0"/>
                      <w:numId w:val="111"/>
                    </w:numPr>
                    <w:spacing w:after="0" w:afterAutospacing="0" w:before="0" w:beforeAutospacing="0" w:lineRule="auto"/>
                    <w:ind w:left="1440" w:hanging="360"/>
                  </w:pPr>
                  <w:r w:rsidDel="00000000" w:rsidR="00000000" w:rsidRPr="00000000">
                    <w:rPr>
                      <w:rtl w:val="0"/>
                    </w:rPr>
                    <w:t xml:space="preserve">Ensuring equitable access to resources.</w:t>
                  </w:r>
                </w:p>
                <w:p w:rsidR="00000000" w:rsidDel="00000000" w:rsidP="00000000" w:rsidRDefault="00000000" w:rsidRPr="00000000" w14:paraId="00001648">
                  <w:pPr>
                    <w:numPr>
                      <w:ilvl w:val="0"/>
                      <w:numId w:val="111"/>
                    </w:numPr>
                    <w:spacing w:after="240" w:before="0" w:beforeAutospacing="0" w:lineRule="auto"/>
                    <w:ind w:left="1440" w:hanging="360"/>
                  </w:pPr>
                  <w:r w:rsidDel="00000000" w:rsidR="00000000" w:rsidRPr="00000000">
                    <w:rPr>
                      <w:rtl w:val="0"/>
                    </w:rPr>
                    <w:t xml:space="preserve">Promoting collective problem-solving</w:t>
                  </w:r>
                  <w:commentRangeEnd w:id="307"/>
                  <w:r w:rsidDel="00000000" w:rsidR="00000000" w:rsidRPr="00000000">
                    <w:commentReference w:id="307"/>
                  </w:r>
                  <w:r w:rsidDel="00000000" w:rsidR="00000000" w:rsidRPr="00000000">
                    <w:rPr>
                      <w:rtl w:val="0"/>
                    </w:rPr>
                    <w:t xml:space="preserve">.</w:t>
                  </w:r>
                </w:p>
                <w:p w:rsidR="00000000" w:rsidDel="00000000" w:rsidP="00000000" w:rsidRDefault="00000000" w:rsidRPr="00000000" w14:paraId="00001649">
                  <w:pPr>
                    <w:spacing w:after="240" w:before="240" w:lineRule="auto"/>
                    <w:ind w:left="720" w:firstLine="0"/>
                    <w:rPr>
                      <w:b w:val="1"/>
                      <w:bCs w:val="1"/>
                    </w:rPr>
                  </w:pPr>
                  <w:r w:rsidDel="00000000" w:rsidR="00000000" w:rsidRPr="00000000">
                    <w:rPr>
                      <w:rtl w:val="0"/>
                    </w:rPr>
                    <w:br w:type="textWrapping"/>
                  </w:r>
                  <w:r w:rsidDel="00000000" w:rsidR="00000000" w:rsidRPr="00000000">
                    <w:rPr>
                      <w:b w:val="1"/>
                      <w:bCs w:val="1"/>
                      <w:rtl w:val="0"/>
                    </w:rPr>
                    <w:t xml:space="preserve">Three-P Model of Resilience (Reivich &amp; Shatté, 2002)</w:t>
                  </w:r>
                </w:p>
                <w:p w:rsidR="00000000" w:rsidDel="00000000" w:rsidP="00000000" w:rsidRDefault="00000000" w:rsidRPr="00000000" w14:paraId="0000164A">
                  <w:pPr>
                    <w:spacing w:after="240" w:before="240" w:lineRule="auto"/>
                    <w:ind w:left="720" w:firstLine="0"/>
                    <w:rPr/>
                  </w:pPr>
                  <w:r w:rsidDel="00000000" w:rsidR="00000000" w:rsidRPr="00000000">
                    <w:rPr>
                      <w:rtl w:val="0"/>
                    </w:rPr>
                    <w:t xml:space="preserve">Identifies three core components:</w:t>
                  </w:r>
                </w:p>
                <w:p w:rsidR="00000000" w:rsidDel="00000000" w:rsidP="00000000" w:rsidRDefault="00000000" w:rsidRPr="00000000" w14:paraId="0000164B">
                  <w:pPr>
                    <w:numPr>
                      <w:ilvl w:val="0"/>
                      <w:numId w:val="397"/>
                    </w:numPr>
                    <w:spacing w:after="0" w:afterAutospacing="0" w:before="240" w:lineRule="auto"/>
                    <w:ind w:left="1440" w:hanging="360"/>
                  </w:pPr>
                  <w:r w:rsidDel="00000000" w:rsidR="00000000" w:rsidRPr="00000000">
                    <w:rPr>
                      <w:rtl w:val="0"/>
                    </w:rPr>
                    <w:t xml:space="preserve">Personalization: Understanding that </w:t>
                  </w:r>
                  <w:ins w:author="Claire Perry" w:id="448" w:date="2025-12-03T01:58:04Z">
                    <w:r w:rsidDel="00000000" w:rsidR="00000000" w:rsidRPr="00000000">
                      <w:rPr>
                        <w:rtl w:val="0"/>
                      </w:rPr>
                      <w:t xml:space="preserve">in many circumstances, </w:t>
                    </w:r>
                  </w:ins>
                  <w:r w:rsidDel="00000000" w:rsidR="00000000" w:rsidRPr="00000000">
                    <w:rPr>
                      <w:rtl w:val="0"/>
                    </w:rPr>
                    <w:t xml:space="preserve">adversity isn’t </w:t>
                  </w:r>
                  <w:del w:author="Claire Perry" w:id="449" w:date="2025-12-03T01:58:24Z">
                    <w:r w:rsidDel="00000000" w:rsidR="00000000" w:rsidRPr="00000000">
                      <w:rPr>
                        <w:rtl w:val="0"/>
                      </w:rPr>
                      <w:delText xml:space="preserve">entirely</w:delText>
                    </w:r>
                  </w:del>
                  <w:r w:rsidDel="00000000" w:rsidR="00000000" w:rsidRPr="00000000">
                    <w:rPr>
                      <w:rtl w:val="0"/>
                    </w:rPr>
                    <w:t xml:space="preserve"> your fault.</w:t>
                  </w:r>
                </w:p>
                <w:p w:rsidR="00000000" w:rsidDel="00000000" w:rsidP="00000000" w:rsidRDefault="00000000" w:rsidRPr="00000000" w14:paraId="0000164C">
                  <w:pPr>
                    <w:numPr>
                      <w:ilvl w:val="0"/>
                      <w:numId w:val="397"/>
                    </w:numPr>
                    <w:spacing w:after="0" w:afterAutospacing="0" w:before="0" w:beforeAutospacing="0" w:lineRule="auto"/>
                    <w:ind w:left="1440" w:hanging="360"/>
                  </w:pPr>
                  <w:r w:rsidDel="00000000" w:rsidR="00000000" w:rsidRPr="00000000">
                    <w:rPr>
                      <w:rtl w:val="0"/>
                    </w:rPr>
                    <w:t xml:space="preserve">Permanence: Avoiding the belief that negative events are permanent.</w:t>
                  </w:r>
                </w:p>
                <w:p w:rsidR="00000000" w:rsidDel="00000000" w:rsidP="00000000" w:rsidRDefault="00000000" w:rsidRPr="00000000" w14:paraId="0000164D">
                  <w:pPr>
                    <w:numPr>
                      <w:ilvl w:val="0"/>
                      <w:numId w:val="397"/>
                    </w:numPr>
                    <w:spacing w:after="240" w:before="0" w:beforeAutospacing="0" w:lineRule="auto"/>
                    <w:ind w:left="1440" w:hanging="360"/>
                  </w:pPr>
                  <w:r w:rsidDel="00000000" w:rsidR="00000000" w:rsidRPr="00000000">
                    <w:rPr>
                      <w:rtl w:val="0"/>
                    </w:rPr>
                    <w:t xml:space="preserve">Pervasiveness: Recognizing that challenges are not all-encompassing.</w:t>
                  </w:r>
                </w:p>
                <w:p w:rsidR="00000000" w:rsidDel="00000000" w:rsidP="00000000" w:rsidRDefault="00000000" w:rsidRPr="00000000" w14:paraId="0000164E">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164F">
            <w:pPr>
              <w:spacing w:after="240" w:before="240" w:lineRule="auto"/>
              <w:rPr/>
            </w:pPr>
            <w:r w:rsidDel="00000000" w:rsidR="00000000" w:rsidRPr="00000000">
              <w:rPr>
                <w:rtl w:val="0"/>
              </w:rPr>
            </w:r>
          </w:p>
          <w:p w:rsidR="00000000" w:rsidDel="00000000" w:rsidP="00000000" w:rsidRDefault="00000000" w:rsidRPr="00000000" w14:paraId="00001650">
            <w:pPr>
              <w:spacing w:after="240" w:before="240" w:lineRule="auto"/>
              <w:rPr/>
            </w:pPr>
            <w:r w:rsidDel="00000000" w:rsidR="00000000" w:rsidRPr="00000000">
              <w:rPr>
                <w:rtl w:val="0"/>
              </w:rPr>
              <w:t xml:space="preserve">Transitioning from these diverse frameworks, adopting a social ecological perspective offers a comprehensive approach to building resilience. The Social Ecology of Resilience Model emphasizes the interconnectedness of individual, interpersonal, and community strategies, recognizing that resilience is most effectively developed through multi-level support systems. This holistic view allows for targeted interventions at each level, enhancing overall resilience in the face of climate-related challenges.</w:t>
            </w:r>
          </w:p>
          <w:p w:rsidR="00000000" w:rsidDel="00000000" w:rsidP="00000000" w:rsidRDefault="00000000" w:rsidRPr="00000000" w14:paraId="00001651">
            <w:pPr>
              <w:pStyle w:val="Heading2"/>
              <w:spacing w:after="240" w:before="240" w:lineRule="auto"/>
              <w:rPr/>
            </w:pPr>
            <w:bookmarkStart w:colFirst="0" w:colLast="0" w:name="_r7jpas8zfmrs" w:id="341"/>
            <w:bookmarkEnd w:id="341"/>
            <w:r w:rsidDel="00000000" w:rsidR="00000000" w:rsidRPr="00000000">
              <w:rPr>
                <w:rtl w:val="0"/>
              </w:rPr>
              <w:t xml:space="preserve">Social Ecology of Resilience Model</w:t>
            </w:r>
          </w:p>
          <w:p w:rsidR="00000000" w:rsidDel="00000000" w:rsidP="00000000" w:rsidRDefault="00000000" w:rsidRPr="00000000" w14:paraId="00001652">
            <w:pPr>
              <w:spacing w:after="240" w:before="240" w:lineRule="auto"/>
              <w:rPr/>
            </w:pPr>
            <w:r w:rsidDel="00000000" w:rsidR="00000000" w:rsidRPr="00000000">
              <w:rPr>
                <w:rtl w:val="0"/>
              </w:rPr>
              <w:t xml:space="preserve">Building resilience involves adopting various strategies across multiple levels—individual, interpersonal, and community. This multi-level approach ensures a robust support system that can effectively address the complex emotional impacts of climate change.</w:t>
            </w:r>
          </w:p>
          <w:p w:rsidR="00000000" w:rsidDel="00000000" w:rsidP="00000000" w:rsidRDefault="00000000" w:rsidRPr="00000000" w14:paraId="00001653">
            <w:pPr>
              <w:spacing w:after="240" w:before="240" w:lineRule="auto"/>
              <w:rPr/>
            </w:pPr>
            <w:r w:rsidDel="00000000" w:rsidR="00000000" w:rsidRPr="00000000">
              <w:rPr>
                <w:b w:val="1"/>
                <w:bCs w:val="1"/>
                <w:rtl w:val="0"/>
              </w:rPr>
              <w:t xml:space="preserve">Individual-Level Strategies</w:t>
            </w:r>
            <w:r w:rsidDel="00000000" w:rsidR="00000000" w:rsidRPr="00000000">
              <w:rPr>
                <w:rtl w:val="0"/>
              </w:rPr>
              <w:t xml:space="preserve"> operate at the personal level and include a wide range of activities. For example, these may include efforts that help individuals to:</w:t>
            </w:r>
          </w:p>
          <w:p w:rsidR="00000000" w:rsidDel="00000000" w:rsidP="00000000" w:rsidRDefault="00000000" w:rsidRPr="00000000" w14:paraId="00001654">
            <w:pPr>
              <w:numPr>
                <w:ilvl w:val="0"/>
                <w:numId w:val="162"/>
              </w:numPr>
              <w:spacing w:after="0" w:afterAutospacing="0" w:before="240" w:lineRule="auto"/>
              <w:ind w:left="720" w:hanging="360"/>
            </w:pPr>
            <w:r w:rsidDel="00000000" w:rsidR="00000000" w:rsidRPr="00000000">
              <w:rPr>
                <w:rtl w:val="0"/>
              </w:rPr>
              <w:t xml:space="preserve">Reinterpret challenges in a balanced and constructive way, similar to techniques used in Cognitive-Behavioral Therapy (CBT).</w:t>
            </w:r>
          </w:p>
          <w:p w:rsidR="00000000" w:rsidDel="00000000" w:rsidP="00000000" w:rsidRDefault="00000000" w:rsidRPr="00000000" w14:paraId="00001655">
            <w:pPr>
              <w:numPr>
                <w:ilvl w:val="0"/>
                <w:numId w:val="162"/>
              </w:numPr>
              <w:spacing w:after="0" w:afterAutospacing="0" w:before="0" w:beforeAutospacing="0" w:lineRule="auto"/>
              <w:ind w:left="720" w:hanging="360"/>
            </w:pPr>
            <w:r w:rsidDel="00000000" w:rsidR="00000000" w:rsidRPr="00000000">
              <w:rPr>
                <w:rtl w:val="0"/>
              </w:rPr>
              <w:t xml:space="preserve">Practice mindfulness meditation to enhance emotional awareness and </w:t>
            </w:r>
            <w:ins w:author="Claire Perry" w:id="450" w:date="2025-12-03T01:59:10Z">
              <w:r w:rsidDel="00000000" w:rsidR="00000000" w:rsidRPr="00000000">
                <w:rPr>
                  <w:rtl w:val="0"/>
                </w:rPr>
                <w:t xml:space="preserve">sense of </w:t>
              </w:r>
            </w:ins>
            <w:r w:rsidDel="00000000" w:rsidR="00000000" w:rsidRPr="00000000">
              <w:rPr>
                <w:rtl w:val="0"/>
              </w:rPr>
              <w:t xml:space="preserve">control, aligning with Emotion Regulation Theory.</w:t>
            </w:r>
          </w:p>
          <w:p w:rsidR="00000000" w:rsidDel="00000000" w:rsidP="00000000" w:rsidRDefault="00000000" w:rsidRPr="00000000" w14:paraId="00001656">
            <w:pPr>
              <w:numPr>
                <w:ilvl w:val="0"/>
                <w:numId w:val="162"/>
              </w:numPr>
              <w:spacing w:after="0" w:afterAutospacing="0" w:before="0" w:beforeAutospacing="0" w:lineRule="auto"/>
              <w:ind w:left="720" w:hanging="360"/>
            </w:pPr>
            <w:r w:rsidDel="00000000" w:rsidR="00000000" w:rsidRPr="00000000">
              <w:rPr>
                <w:rtl w:val="0"/>
              </w:rPr>
              <w:t xml:space="preserve">Build Emotional Intelligence (EI) to better recognize, understand and respond to climate emotions and stressors. </w:t>
            </w:r>
          </w:p>
          <w:p w:rsidR="00000000" w:rsidDel="00000000" w:rsidP="00000000" w:rsidRDefault="00000000" w:rsidRPr="00000000" w14:paraId="00001657">
            <w:pPr>
              <w:numPr>
                <w:ilvl w:val="0"/>
                <w:numId w:val="162"/>
              </w:numPr>
              <w:spacing w:after="0" w:afterAutospacing="0" w:before="0" w:beforeAutospacing="0" w:lineRule="auto"/>
              <w:ind w:left="720" w:hanging="360"/>
            </w:pPr>
            <w:r w:rsidDel="00000000" w:rsidR="00000000" w:rsidRPr="00000000">
              <w:rPr>
                <w:rtl w:val="0"/>
              </w:rPr>
              <w:t xml:space="preserve">Develop strategies to address stressors proactively, related to Problem-Focused Coping.</w:t>
            </w:r>
          </w:p>
          <w:p w:rsidR="00000000" w:rsidDel="00000000" w:rsidP="00000000" w:rsidRDefault="00000000" w:rsidRPr="00000000" w14:paraId="00001658">
            <w:pPr>
              <w:numPr>
                <w:ilvl w:val="0"/>
                <w:numId w:val="162"/>
              </w:numPr>
              <w:spacing w:after="0" w:afterAutospacing="0" w:before="0" w:beforeAutospacing="0" w:lineRule="auto"/>
              <w:ind w:left="720" w:hanging="360"/>
            </w:pPr>
            <w:r w:rsidDel="00000000" w:rsidR="00000000" w:rsidRPr="00000000">
              <w:rPr>
                <w:rtl w:val="0"/>
              </w:rPr>
              <w:t xml:space="preserve">Foster </w:t>
            </w:r>
            <w:del w:author="Claire Perry" w:id="451" w:date="2025-12-03T01:59:45Z">
              <w:r w:rsidDel="00000000" w:rsidR="00000000" w:rsidRPr="00000000">
                <w:rPr>
                  <w:rtl w:val="0"/>
                </w:rPr>
                <w:delText xml:space="preserve">optimism,</w:delText>
              </w:r>
            </w:del>
            <w:r w:rsidDel="00000000" w:rsidR="00000000" w:rsidRPr="00000000">
              <w:rPr>
                <w:rtl w:val="0"/>
              </w:rPr>
              <w:t xml:space="preserve"> hope, and growth mindsets (Dweck, 2006) that help individuals strive to foster useful abilities and traits that support persistence and positive outcomes.</w:t>
            </w:r>
          </w:p>
          <w:p w:rsidR="00000000" w:rsidDel="00000000" w:rsidP="00000000" w:rsidRDefault="00000000" w:rsidRPr="00000000" w14:paraId="00001659">
            <w:pPr>
              <w:numPr>
                <w:ilvl w:val="0"/>
                <w:numId w:val="162"/>
              </w:numPr>
              <w:spacing w:after="240" w:before="0" w:beforeAutospacing="0" w:lineRule="auto"/>
              <w:ind w:left="720" w:hanging="360"/>
            </w:pPr>
            <w:r w:rsidDel="00000000" w:rsidR="00000000" w:rsidRPr="00000000">
              <w:rPr>
                <w:rtl w:val="0"/>
              </w:rPr>
              <w:t xml:space="preserve">Ensure that the physical needs of individuals are met by ensuring adequate sleep, proper nutrition, and regular exercise.</w:t>
            </w:r>
            <w:r w:rsidDel="00000000" w:rsidR="00000000" w:rsidRPr="00000000">
              <w:rPr>
                <w:rtl w:val="0"/>
              </w:rPr>
            </w:r>
          </w:p>
          <w:p w:rsidR="00000000" w:rsidDel="00000000" w:rsidP="00000000" w:rsidRDefault="00000000" w:rsidRPr="00000000" w14:paraId="0000165A">
            <w:pPr>
              <w:spacing w:after="240" w:before="240" w:lineRule="auto"/>
              <w:rPr/>
            </w:pPr>
            <w:r w:rsidDel="00000000" w:rsidR="00000000" w:rsidRPr="00000000">
              <w:rPr>
                <w:b w:val="1"/>
                <w:bCs w:val="1"/>
                <w:rtl w:val="0"/>
              </w:rPr>
              <w:t xml:space="preserve">Interpersonal Strategies </w:t>
            </w:r>
            <w:r w:rsidDel="00000000" w:rsidR="00000000" w:rsidRPr="00000000">
              <w:rPr>
                <w:rtl w:val="0"/>
              </w:rPr>
              <w:t xml:space="preserve">strengthen relationships, and social networks play a crucial role in resilience. For example, this may include:</w:t>
            </w:r>
          </w:p>
          <w:p w:rsidR="00000000" w:rsidDel="00000000" w:rsidP="00000000" w:rsidRDefault="00000000" w:rsidRPr="00000000" w14:paraId="0000165B">
            <w:pPr>
              <w:numPr>
                <w:ilvl w:val="0"/>
                <w:numId w:val="82"/>
              </w:numPr>
              <w:spacing w:after="0" w:afterAutospacing="0" w:before="240" w:lineRule="auto"/>
              <w:ind w:left="720" w:hanging="360"/>
            </w:pPr>
            <w:r w:rsidDel="00000000" w:rsidR="00000000" w:rsidRPr="00000000">
              <w:rPr>
                <w:rtl w:val="0"/>
              </w:rPr>
              <w:t xml:space="preserve">Building and maintaining strong relationships with family, friends, and mentors, drawing from Ecological Systems Theory and Attachment Theory.</w:t>
            </w:r>
          </w:p>
          <w:p w:rsidR="00000000" w:rsidDel="00000000" w:rsidP="00000000" w:rsidRDefault="00000000" w:rsidRPr="00000000" w14:paraId="0000165C">
            <w:pPr>
              <w:numPr>
                <w:ilvl w:val="0"/>
                <w:numId w:val="82"/>
              </w:numPr>
              <w:spacing w:after="240" w:before="0" w:beforeAutospacing="0" w:lineRule="auto"/>
              <w:ind w:left="720" w:hanging="360"/>
            </w:pPr>
            <w:r w:rsidDel="00000000" w:rsidR="00000000" w:rsidRPr="00000000">
              <w:rPr>
                <w:rtl w:val="0"/>
              </w:rPr>
              <w:t xml:space="preserve">Helping others, which boosts self-worth and creates a sense of purpose, is linked to Meaning-Focused Coping and Positive Psychology.</w:t>
            </w:r>
          </w:p>
          <w:p w:rsidR="00000000" w:rsidDel="00000000" w:rsidP="00000000" w:rsidRDefault="00000000" w:rsidRPr="00000000" w14:paraId="0000165D">
            <w:pPr>
              <w:spacing w:after="240" w:before="240" w:lineRule="auto"/>
              <w:rPr/>
            </w:pPr>
            <w:r w:rsidDel="00000000" w:rsidR="00000000" w:rsidRPr="00000000">
              <w:rPr>
                <w:b w:val="1"/>
                <w:bCs w:val="1"/>
                <w:rtl w:val="0"/>
              </w:rPr>
              <w:t xml:space="preserve">Community-Level Strategies</w:t>
            </w:r>
            <w:r w:rsidDel="00000000" w:rsidR="00000000" w:rsidRPr="00000000">
              <w:rPr>
                <w:rtl w:val="0"/>
              </w:rPr>
              <w:t xml:space="preserve"> that foster a supportive and resource-rich community environment enhance resilience for all its members. Example strategies include:</w:t>
            </w:r>
          </w:p>
          <w:p w:rsidR="00000000" w:rsidDel="00000000" w:rsidP="00000000" w:rsidRDefault="00000000" w:rsidRPr="00000000" w14:paraId="0000165E">
            <w:pPr>
              <w:numPr>
                <w:ilvl w:val="0"/>
                <w:numId w:val="94"/>
              </w:numPr>
              <w:spacing w:after="0" w:afterAutospacing="0" w:before="240" w:lineRule="auto"/>
              <w:ind w:left="720" w:hanging="360"/>
            </w:pPr>
            <w:r w:rsidDel="00000000" w:rsidR="00000000" w:rsidRPr="00000000">
              <w:rPr>
                <w:rtl w:val="0"/>
              </w:rPr>
              <w:t xml:space="preserve">Creating Safety Nets by ensuring access to essential services like healthcare, education, and stable housing, as emphasized in Community Resilience Frameworks.</w:t>
            </w:r>
          </w:p>
          <w:p w:rsidR="00000000" w:rsidDel="00000000" w:rsidP="00000000" w:rsidRDefault="00000000" w:rsidRPr="00000000" w14:paraId="0000165F">
            <w:pPr>
              <w:numPr>
                <w:ilvl w:val="0"/>
                <w:numId w:val="94"/>
              </w:numPr>
              <w:spacing w:after="0" w:afterAutospacing="0" w:before="0" w:beforeAutospacing="0" w:lineRule="auto"/>
              <w:ind w:left="720" w:hanging="360"/>
            </w:pPr>
            <w:r w:rsidDel="00000000" w:rsidR="00000000" w:rsidRPr="00000000">
              <w:rPr>
                <w:rtl w:val="0"/>
              </w:rPr>
              <w:t xml:space="preserve">Fostering Connection by building inclusive communities that encourage social engagement and support.</w:t>
            </w:r>
          </w:p>
          <w:p w:rsidR="00000000" w:rsidDel="00000000" w:rsidP="00000000" w:rsidRDefault="00000000" w:rsidRPr="00000000" w14:paraId="00001660">
            <w:pPr>
              <w:numPr>
                <w:ilvl w:val="0"/>
                <w:numId w:val="94"/>
              </w:numPr>
              <w:spacing w:after="240" w:before="0" w:beforeAutospacing="0" w:lineRule="auto"/>
              <w:ind w:left="720" w:hanging="360"/>
            </w:pPr>
            <w:r w:rsidDel="00000000" w:rsidR="00000000" w:rsidRPr="00000000">
              <w:rPr>
                <w:rtl w:val="0"/>
              </w:rPr>
              <w:t xml:space="preserve">Promoting collective problem-solving and </w:t>
            </w:r>
            <w:commentRangeStart w:id="308"/>
            <w:r w:rsidDel="00000000" w:rsidR="00000000" w:rsidRPr="00000000">
              <w:rPr>
                <w:rtl w:val="0"/>
              </w:rPr>
              <w:t xml:space="preserve">equitable resource distribution to strengthen community bonds and resilience.</w:t>
            </w:r>
            <w:commentRangeEnd w:id="308"/>
            <w:r w:rsidDel="00000000" w:rsidR="00000000" w:rsidRPr="00000000">
              <w:commentReference w:id="308"/>
            </w:r>
            <w:r w:rsidDel="00000000" w:rsidR="00000000" w:rsidRPr="00000000">
              <w:rPr>
                <w:rtl w:val="0"/>
              </w:rPr>
            </w:r>
          </w:p>
          <w:p w:rsidR="00000000" w:rsidDel="00000000" w:rsidP="00000000" w:rsidRDefault="00000000" w:rsidRPr="00000000" w14:paraId="00001661">
            <w:pPr>
              <w:spacing w:after="240" w:before="240" w:lineRule="auto"/>
              <w:rPr/>
            </w:pPr>
            <w:r w:rsidDel="00000000" w:rsidR="00000000" w:rsidRPr="00000000">
              <w:rPr>
                <w:rtl w:val="0"/>
              </w:rPr>
              <w:t xml:space="preserve">By addressing resilience at these multiple levels, the Social Ecology of Resilience Model provides a comprehensive framework that leverages individual strengths, interpersonal relationships, and community resources to effectively manage the emotional impacts of climate change.</w:t>
            </w:r>
          </w:p>
          <w:p w:rsidR="00000000" w:rsidDel="00000000" w:rsidP="00000000" w:rsidRDefault="00000000" w:rsidRPr="00000000" w14:paraId="00001662">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1663">
            <w:pPr>
              <w:widowControl w:val="0"/>
              <w:spacing w:line="240" w:lineRule="auto"/>
              <w:rPr>
                <w:b w:val="1"/>
                <w:bCs w:val="1"/>
              </w:rPr>
            </w:pPr>
            <w:r w:rsidDel="00000000" w:rsidR="00000000" w:rsidRPr="00000000">
              <w:rPr>
                <w:b w:val="1"/>
                <w:bCs w:val="1"/>
                <w:rtl w:val="0"/>
              </w:rPr>
              <w:t xml:space="preserve">Indigenous Perspectives</w:t>
            </w:r>
          </w:p>
        </w:tc>
        <w:tc>
          <w:tcPr>
            <w:shd w:fill="d9d2e9" w:val="clear"/>
          </w:tcPr>
          <w:p w:rsidR="00000000" w:rsidDel="00000000" w:rsidP="00000000" w:rsidRDefault="00000000" w:rsidRPr="00000000" w14:paraId="00001664">
            <w:pPr>
              <w:spacing w:after="240" w:before="240" w:lineRule="auto"/>
              <w:rPr/>
            </w:pPr>
            <w:r w:rsidDel="00000000" w:rsidR="00000000" w:rsidRPr="00000000">
              <w:rPr>
                <w:rtl w:val="0"/>
              </w:rPr>
              <w:t xml:space="preserve">As this module explores how psychological resilience is built and sustained, Indigenous perspectives offer a relational and land-based understanding of what it means to be resilient. Resilience is not an individual trait to be developed in isolation. It is something nourished through connection to the land, to Elders, to youth, and to community. The land teaches patience, humility, and renewal. Elders carry stories of survival and teachings that guide emotional strength. Youth embody continuity and the responsibility to carry knowledge forward. Together, these relationships form the web that sustains collective strength.</w:t>
            </w:r>
          </w:p>
          <w:p w:rsidR="00000000" w:rsidDel="00000000" w:rsidP="00000000" w:rsidRDefault="00000000" w:rsidRPr="00000000" w14:paraId="00001665">
            <w:pPr>
              <w:spacing w:after="240" w:before="240" w:lineRule="auto"/>
              <w:rPr/>
            </w:pPr>
            <w:r w:rsidDel="00000000" w:rsidR="00000000" w:rsidRPr="00000000">
              <w:rPr>
                <w:rtl w:val="0"/>
              </w:rPr>
              <w:t xml:space="preserve">Ceremony is central to this process. It creates time and space for communities to gather, process hardship, restore balance, and reaffirm shared purpose. Through drumming, song, prayer, and seasonal gathering, people are reminded that they are not alone in their struggle. These practices strengthen identity and reinforce the belief that healing is possible not just for individuals, but for land, water, and future generations. This perspective aligns with the module’s emphasis on multi-level resilience by showing that cultural and collective sources of strength are essential for navigating the emotional and spiritual impacts of climate change. Resilience, from this view, is not only about bouncing back. It is about returning to relationship.</w:t>
            </w:r>
          </w:p>
        </w:tc>
      </w:tr>
      <w:tr>
        <w:trPr>
          <w:cantSplit w:val="0"/>
          <w:tblHeader w:val="0"/>
        </w:trPr>
        <w:tc>
          <w:tcPr>
            <w:shd w:fill="b6d7a8" w:val="clear"/>
          </w:tcPr>
          <w:p w:rsidR="00000000" w:rsidDel="00000000" w:rsidP="00000000" w:rsidRDefault="00000000" w:rsidRPr="00000000" w14:paraId="00001666">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1667">
            <w:pPr>
              <w:numPr>
                <w:ilvl w:val="0"/>
                <w:numId w:val="449"/>
              </w:numPr>
              <w:spacing w:after="0" w:afterAutospacing="0" w:before="240" w:lineRule="auto"/>
              <w:ind w:left="720" w:hanging="360"/>
            </w:pPr>
            <w:r w:rsidDel="00000000" w:rsidR="00000000" w:rsidRPr="00000000">
              <w:rPr>
                <w:rtl w:val="0"/>
              </w:rPr>
              <w:t xml:space="preserve">Psychological resilience is the ability to adapt and recover from adversity, influenced by biological, psychological, and social factors.</w:t>
            </w:r>
          </w:p>
          <w:p w:rsidR="00000000" w:rsidDel="00000000" w:rsidP="00000000" w:rsidRDefault="00000000" w:rsidRPr="00000000" w14:paraId="00001668">
            <w:pPr>
              <w:numPr>
                <w:ilvl w:val="0"/>
                <w:numId w:val="449"/>
              </w:numPr>
              <w:spacing w:after="0" w:afterAutospacing="0" w:before="0" w:beforeAutospacing="0" w:lineRule="auto"/>
              <w:ind w:left="720" w:hanging="360"/>
            </w:pPr>
            <w:r w:rsidDel="00000000" w:rsidR="00000000" w:rsidRPr="00000000">
              <w:rPr>
                <w:rtl w:val="0"/>
              </w:rPr>
              <w:t xml:space="preserve">Multiple theories explain how resilience works, including the Developmental Psychopathology Framework and the Biopsychosocial Model.</w:t>
            </w:r>
          </w:p>
          <w:p w:rsidR="00000000" w:rsidDel="00000000" w:rsidP="00000000" w:rsidRDefault="00000000" w:rsidRPr="00000000" w14:paraId="00001669">
            <w:pPr>
              <w:numPr>
                <w:ilvl w:val="0"/>
                <w:numId w:val="449"/>
              </w:numPr>
              <w:spacing w:after="0" w:afterAutospacing="0" w:before="0" w:beforeAutospacing="0" w:lineRule="auto"/>
              <w:ind w:left="720" w:hanging="360"/>
            </w:pPr>
            <w:r w:rsidDel="00000000" w:rsidR="00000000" w:rsidRPr="00000000">
              <w:rPr>
                <w:rtl w:val="0"/>
              </w:rPr>
              <w:t xml:space="preserve">Structured approaches like the 7 Cs Model and PERMA provide strategies for building resilience in individuals and communities.</w:t>
            </w:r>
          </w:p>
          <w:p w:rsidR="00000000" w:rsidDel="00000000" w:rsidP="00000000" w:rsidRDefault="00000000" w:rsidRPr="00000000" w14:paraId="0000166A">
            <w:pPr>
              <w:numPr>
                <w:ilvl w:val="0"/>
                <w:numId w:val="449"/>
              </w:numPr>
              <w:spacing w:after="0" w:afterAutospacing="0" w:before="0" w:beforeAutospacing="0" w:lineRule="auto"/>
              <w:ind w:left="720" w:hanging="360"/>
            </w:pPr>
            <w:r w:rsidDel="00000000" w:rsidR="00000000" w:rsidRPr="00000000">
              <w:rPr>
                <w:rtl w:val="0"/>
              </w:rPr>
              <w:t xml:space="preserve">Multi-level strategies aim to build comprehensive resilience at the individual-, interpersonal-, and community-level.</w:t>
            </w:r>
          </w:p>
          <w:p w:rsidR="00000000" w:rsidDel="00000000" w:rsidP="00000000" w:rsidRDefault="00000000" w:rsidRPr="00000000" w14:paraId="0000166B">
            <w:pPr>
              <w:numPr>
                <w:ilvl w:val="0"/>
                <w:numId w:val="449"/>
              </w:numPr>
              <w:spacing w:after="240" w:before="0" w:beforeAutospacing="0" w:lineRule="auto"/>
              <w:ind w:left="720" w:hanging="360"/>
            </w:pPr>
            <w:r w:rsidDel="00000000" w:rsidR="00000000" w:rsidRPr="00000000">
              <w:rPr>
                <w:rtl w:val="0"/>
              </w:rPr>
              <w:t xml:space="preserve">By integrating these concepts and strategies within a social ecological framework, you can develop stronger psychological resilience to effectively manage the emotional impacts of climate change.</w:t>
            </w:r>
          </w:p>
        </w:tc>
      </w:tr>
      <w:tr>
        <w:trPr>
          <w:cantSplit w:val="0"/>
          <w:tblHeader w:val="0"/>
        </w:trPr>
        <w:tc>
          <w:tcPr>
            <w:shd w:fill="a4c2f4" w:val="clear"/>
          </w:tcPr>
          <w:p w:rsidR="00000000" w:rsidDel="00000000" w:rsidP="00000000" w:rsidRDefault="00000000" w:rsidRPr="00000000" w14:paraId="0000166C">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166D">
            <w:pPr>
              <w:spacing w:after="240" w:before="240" w:lineRule="auto"/>
              <w:rPr/>
            </w:pPr>
            <w:r w:rsidDel="00000000" w:rsidR="00000000" w:rsidRPr="00000000">
              <w:rPr>
                <w:rtl w:val="0"/>
              </w:rPr>
              <w:t xml:space="preserve">Below are active learning activities that you can use to enhance your learning experience for the content presented in this module. One version is designed to be done on your own and the other is designed to be done with others.</w:t>
            </w:r>
          </w:p>
          <w:p w:rsidR="00000000" w:rsidDel="00000000" w:rsidP="00000000" w:rsidRDefault="00000000" w:rsidRPr="00000000" w14:paraId="0000166E">
            <w:pPr>
              <w:pStyle w:val="Heading2"/>
              <w:spacing w:after="240" w:before="240" w:lineRule="auto"/>
              <w:rPr/>
            </w:pPr>
            <w:bookmarkStart w:colFirst="0" w:colLast="0" w:name="_lagr47hrrrfz" w:id="342"/>
            <w:bookmarkEnd w:id="342"/>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166F">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Learners will explore psychological resilience by identifying and building strategies at individual, interpersonal, and community levels based on the Social Ecology of Resilience Model. They will apply key frameworks to assess their current resilience strategies and develop a personalized action plan for strengthening resilience in the face of climate change challenges.</w:t>
            </w:r>
          </w:p>
          <w:p w:rsidR="00000000" w:rsidDel="00000000" w:rsidP="00000000" w:rsidRDefault="00000000" w:rsidRPr="00000000" w14:paraId="00001670">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1671">
            <w:pPr>
              <w:numPr>
                <w:ilvl w:val="0"/>
                <w:numId w:val="49"/>
              </w:numPr>
              <w:spacing w:after="0" w:afterAutospacing="0" w:before="240" w:lineRule="auto"/>
              <w:ind w:left="720" w:hanging="360"/>
            </w:pPr>
            <w:r w:rsidDel="00000000" w:rsidR="00000000" w:rsidRPr="00000000">
              <w:rPr>
                <w:b w:val="1"/>
                <w:bCs w:val="1"/>
                <w:rtl w:val="0"/>
              </w:rPr>
              <w:t xml:space="preserve">Reflect on Resilience:</w:t>
            </w:r>
          </w:p>
          <w:p w:rsidR="00000000" w:rsidDel="00000000" w:rsidP="00000000" w:rsidRDefault="00000000" w:rsidRPr="00000000" w14:paraId="00001672">
            <w:pPr>
              <w:numPr>
                <w:ilvl w:val="1"/>
                <w:numId w:val="49"/>
              </w:numPr>
              <w:spacing w:after="0" w:afterAutospacing="0" w:before="0" w:beforeAutospacing="0" w:lineRule="auto"/>
              <w:ind w:left="1440" w:hanging="360"/>
            </w:pPr>
            <w:r w:rsidDel="00000000" w:rsidR="00000000" w:rsidRPr="00000000">
              <w:rPr>
                <w:rtl w:val="0"/>
              </w:rPr>
              <w:t xml:space="preserve">Write a brief reflection (150–200 words) answering the following questions:</w:t>
            </w:r>
          </w:p>
          <w:p w:rsidR="00000000" w:rsidDel="00000000" w:rsidP="00000000" w:rsidRDefault="00000000" w:rsidRPr="00000000" w14:paraId="00001673">
            <w:pPr>
              <w:numPr>
                <w:ilvl w:val="2"/>
                <w:numId w:val="49"/>
              </w:numPr>
              <w:spacing w:after="0" w:afterAutospacing="0" w:before="0" w:beforeAutospacing="0" w:lineRule="auto"/>
              <w:ind w:left="2160" w:hanging="360"/>
            </w:pPr>
            <w:r w:rsidDel="00000000" w:rsidR="00000000" w:rsidRPr="00000000">
              <w:rPr>
                <w:rtl w:val="0"/>
              </w:rPr>
              <w:t xml:space="preserve">How do you typically respond to challenges or setbacks?</w:t>
            </w:r>
          </w:p>
          <w:p w:rsidR="00000000" w:rsidDel="00000000" w:rsidP="00000000" w:rsidRDefault="00000000" w:rsidRPr="00000000" w14:paraId="00001674">
            <w:pPr>
              <w:numPr>
                <w:ilvl w:val="2"/>
                <w:numId w:val="49"/>
              </w:numPr>
              <w:spacing w:after="0" w:afterAutospacing="0" w:before="0" w:beforeAutospacing="0" w:lineRule="auto"/>
              <w:ind w:left="2160" w:hanging="360"/>
            </w:pPr>
            <w:r w:rsidDel="00000000" w:rsidR="00000000" w:rsidRPr="00000000">
              <w:rPr>
                <w:rtl w:val="0"/>
              </w:rPr>
              <w:t xml:space="preserve">Which strategies have helped you recover from past difficulties?</w:t>
            </w:r>
          </w:p>
          <w:p w:rsidR="00000000" w:rsidDel="00000000" w:rsidP="00000000" w:rsidRDefault="00000000" w:rsidRPr="00000000" w14:paraId="00001675">
            <w:pPr>
              <w:numPr>
                <w:ilvl w:val="0"/>
                <w:numId w:val="49"/>
              </w:numPr>
              <w:spacing w:after="0" w:afterAutospacing="0" w:before="0" w:beforeAutospacing="0" w:lineRule="auto"/>
              <w:ind w:left="720" w:hanging="360"/>
            </w:pPr>
            <w:r w:rsidDel="00000000" w:rsidR="00000000" w:rsidRPr="00000000">
              <w:rPr>
                <w:b w:val="1"/>
                <w:bCs w:val="1"/>
                <w:rtl w:val="0"/>
              </w:rPr>
              <w:t xml:space="preserve">Explore the Three Levels of Resilience:</w:t>
            </w:r>
          </w:p>
          <w:p w:rsidR="00000000" w:rsidDel="00000000" w:rsidP="00000000" w:rsidRDefault="00000000" w:rsidRPr="00000000" w14:paraId="00001676">
            <w:pPr>
              <w:numPr>
                <w:ilvl w:val="1"/>
                <w:numId w:val="49"/>
              </w:numPr>
              <w:spacing w:after="0" w:afterAutospacing="0" w:before="0" w:beforeAutospacing="0" w:lineRule="auto"/>
              <w:ind w:left="1440" w:hanging="360"/>
            </w:pPr>
            <w:r w:rsidDel="00000000" w:rsidR="00000000" w:rsidRPr="00000000">
              <w:rPr>
                <w:rtl w:val="0"/>
              </w:rPr>
              <w:t xml:space="preserve">Review the examples of individual, interpersonal, and community-level strategies from the course content.</w:t>
            </w:r>
          </w:p>
          <w:p w:rsidR="00000000" w:rsidDel="00000000" w:rsidP="00000000" w:rsidRDefault="00000000" w:rsidRPr="00000000" w14:paraId="00001677">
            <w:pPr>
              <w:numPr>
                <w:ilvl w:val="1"/>
                <w:numId w:val="49"/>
              </w:numPr>
              <w:spacing w:after="0" w:afterAutospacing="0" w:before="0" w:beforeAutospacing="0" w:lineRule="auto"/>
              <w:ind w:left="1440" w:hanging="360"/>
            </w:pPr>
            <w:r w:rsidDel="00000000" w:rsidR="00000000" w:rsidRPr="00000000">
              <w:rPr>
                <w:rtl w:val="0"/>
              </w:rPr>
              <w:t xml:space="preserve">Identify at least two strategies from each level that you currently use or would like to develop</w:t>
            </w:r>
            <w:ins w:author="Claire Perry" w:id="452" w:date="2025-12-03T02:15:20Z">
              <w:r w:rsidDel="00000000" w:rsidR="00000000" w:rsidRPr="00000000">
                <w:rPr>
                  <w:rtl w:val="0"/>
                </w:rPr>
                <w:t xml:space="preserve"> for addressing climate distress </w:t>
              </w:r>
            </w:ins>
            <w:r w:rsidDel="00000000" w:rsidR="00000000" w:rsidRPr="00000000">
              <w:rPr>
                <w:rtl w:val="0"/>
              </w:rPr>
              <w:t xml:space="preserve">.</w:t>
            </w:r>
          </w:p>
          <w:p w:rsidR="00000000" w:rsidDel="00000000" w:rsidP="00000000" w:rsidRDefault="00000000" w:rsidRPr="00000000" w14:paraId="00001678">
            <w:pPr>
              <w:numPr>
                <w:ilvl w:val="0"/>
                <w:numId w:val="49"/>
              </w:numPr>
              <w:spacing w:after="0" w:afterAutospacing="0" w:before="0" w:beforeAutospacing="0" w:lineRule="auto"/>
              <w:ind w:left="720" w:hanging="360"/>
            </w:pPr>
            <w:r w:rsidDel="00000000" w:rsidR="00000000" w:rsidRPr="00000000">
              <w:rPr>
                <w:b w:val="1"/>
                <w:bCs w:val="1"/>
                <w:rtl w:val="0"/>
              </w:rPr>
              <w:t xml:space="preserve">Create a Resilience Map:</w:t>
            </w:r>
          </w:p>
          <w:p w:rsidR="00000000" w:rsidDel="00000000" w:rsidP="00000000" w:rsidRDefault="00000000" w:rsidRPr="00000000" w14:paraId="00001679">
            <w:pPr>
              <w:numPr>
                <w:ilvl w:val="1"/>
                <w:numId w:val="49"/>
              </w:numPr>
              <w:spacing w:after="0" w:afterAutospacing="0" w:before="0" w:beforeAutospacing="0" w:lineRule="auto"/>
              <w:ind w:left="1440" w:hanging="360"/>
            </w:pPr>
            <w:r w:rsidDel="00000000" w:rsidR="00000000" w:rsidRPr="00000000">
              <w:rPr>
                <w:rtl w:val="0"/>
              </w:rPr>
              <w:t xml:space="preserve">Draw or outline a "Resilience Ecosystem" diagram:</w:t>
            </w:r>
          </w:p>
          <w:p w:rsidR="00000000" w:rsidDel="00000000" w:rsidP="00000000" w:rsidRDefault="00000000" w:rsidRPr="00000000" w14:paraId="0000167A">
            <w:pPr>
              <w:numPr>
                <w:ilvl w:val="2"/>
                <w:numId w:val="49"/>
              </w:numPr>
              <w:spacing w:after="0" w:afterAutospacing="0" w:before="0" w:beforeAutospacing="0" w:lineRule="auto"/>
              <w:ind w:left="2160" w:hanging="360"/>
            </w:pPr>
            <w:r w:rsidDel="00000000" w:rsidR="00000000" w:rsidRPr="00000000">
              <w:rPr>
                <w:b w:val="1"/>
                <w:bCs w:val="1"/>
                <w:rtl w:val="0"/>
              </w:rPr>
              <w:t xml:space="preserve">Inner Circle:</w:t>
            </w:r>
            <w:r w:rsidDel="00000000" w:rsidR="00000000" w:rsidRPr="00000000">
              <w:rPr>
                <w:rtl w:val="0"/>
              </w:rPr>
              <w:t xml:space="preserve"> List individual-level strategies (e.g., mindfulness, maintaining physical health).</w:t>
            </w:r>
          </w:p>
          <w:p w:rsidR="00000000" w:rsidDel="00000000" w:rsidP="00000000" w:rsidRDefault="00000000" w:rsidRPr="00000000" w14:paraId="0000167B">
            <w:pPr>
              <w:numPr>
                <w:ilvl w:val="2"/>
                <w:numId w:val="49"/>
              </w:numPr>
              <w:spacing w:after="0" w:afterAutospacing="0" w:before="0" w:beforeAutospacing="0" w:lineRule="auto"/>
              <w:ind w:left="2160" w:hanging="360"/>
            </w:pPr>
            <w:r w:rsidDel="00000000" w:rsidR="00000000" w:rsidRPr="00000000">
              <w:rPr>
                <w:b w:val="1"/>
                <w:bCs w:val="1"/>
                <w:rtl w:val="0"/>
              </w:rPr>
              <w:t xml:space="preserve">Middle Circle:</w:t>
            </w:r>
            <w:r w:rsidDel="00000000" w:rsidR="00000000" w:rsidRPr="00000000">
              <w:rPr>
                <w:rtl w:val="0"/>
              </w:rPr>
              <w:t xml:space="preserve"> List interpersonal strategies (e.g., seeking support from friends, mentoring others).</w:t>
            </w:r>
          </w:p>
          <w:p w:rsidR="00000000" w:rsidDel="00000000" w:rsidP="00000000" w:rsidRDefault="00000000" w:rsidRPr="00000000" w14:paraId="0000167C">
            <w:pPr>
              <w:numPr>
                <w:ilvl w:val="2"/>
                <w:numId w:val="49"/>
              </w:numPr>
              <w:spacing w:after="0" w:afterAutospacing="0" w:before="0" w:beforeAutospacing="0" w:lineRule="auto"/>
              <w:ind w:left="2160" w:hanging="360"/>
            </w:pPr>
            <w:r w:rsidDel="00000000" w:rsidR="00000000" w:rsidRPr="00000000">
              <w:rPr>
                <w:b w:val="1"/>
                <w:bCs w:val="1"/>
                <w:rtl w:val="0"/>
              </w:rPr>
              <w:t xml:space="preserve">Outer Circle:</w:t>
            </w:r>
            <w:r w:rsidDel="00000000" w:rsidR="00000000" w:rsidRPr="00000000">
              <w:rPr>
                <w:rtl w:val="0"/>
              </w:rPr>
              <w:t xml:space="preserve"> List community-level strategies (e.g., participating in local environmental groups).</w:t>
            </w:r>
          </w:p>
          <w:p w:rsidR="00000000" w:rsidDel="00000000" w:rsidP="00000000" w:rsidRDefault="00000000" w:rsidRPr="00000000" w14:paraId="0000167D">
            <w:pPr>
              <w:numPr>
                <w:ilvl w:val="0"/>
                <w:numId w:val="49"/>
              </w:numPr>
              <w:spacing w:after="0" w:afterAutospacing="0" w:before="0" w:beforeAutospacing="0" w:lineRule="auto"/>
              <w:ind w:left="720" w:hanging="360"/>
            </w:pPr>
            <w:r w:rsidDel="00000000" w:rsidR="00000000" w:rsidRPr="00000000">
              <w:rPr>
                <w:b w:val="1"/>
                <w:bCs w:val="1"/>
                <w:rtl w:val="0"/>
              </w:rPr>
              <w:t xml:space="preserve">Action Plan:</w:t>
            </w:r>
          </w:p>
          <w:p w:rsidR="00000000" w:rsidDel="00000000" w:rsidP="00000000" w:rsidRDefault="00000000" w:rsidRPr="00000000" w14:paraId="0000167E">
            <w:pPr>
              <w:numPr>
                <w:ilvl w:val="1"/>
                <w:numId w:val="49"/>
              </w:numPr>
              <w:spacing w:after="0" w:afterAutospacing="0" w:before="0" w:beforeAutospacing="0" w:lineRule="auto"/>
              <w:ind w:left="1440" w:hanging="360"/>
            </w:pPr>
            <w:r w:rsidDel="00000000" w:rsidR="00000000" w:rsidRPr="00000000">
              <w:rPr>
                <w:rtl w:val="0"/>
              </w:rPr>
              <w:t xml:space="preserve">Based on your resilience map, develop a short action plan (200–300 words) detailing:</w:t>
            </w:r>
          </w:p>
          <w:p w:rsidR="00000000" w:rsidDel="00000000" w:rsidP="00000000" w:rsidRDefault="00000000" w:rsidRPr="00000000" w14:paraId="0000167F">
            <w:pPr>
              <w:numPr>
                <w:ilvl w:val="2"/>
                <w:numId w:val="49"/>
              </w:numPr>
              <w:spacing w:after="0" w:afterAutospacing="0" w:before="0" w:beforeAutospacing="0" w:lineRule="auto"/>
              <w:ind w:left="2160" w:hanging="360"/>
            </w:pPr>
            <w:r w:rsidDel="00000000" w:rsidR="00000000" w:rsidRPr="00000000">
              <w:rPr>
                <w:rtl w:val="0"/>
              </w:rPr>
              <w:t xml:space="preserve">How you will strengthen</w:t>
            </w:r>
            <w:ins w:author="Claire Perry" w:id="453" w:date="2025-12-03T02:18:01Z">
              <w:r w:rsidDel="00000000" w:rsidR="00000000" w:rsidRPr="00000000">
                <w:rPr>
                  <w:rtl w:val="0"/>
                </w:rPr>
                <w:t xml:space="preserve"> your ability to use</w:t>
              </w:r>
            </w:ins>
            <w:r w:rsidDel="00000000" w:rsidR="00000000" w:rsidRPr="00000000">
              <w:rPr>
                <w:rtl w:val="0"/>
              </w:rPr>
              <w:t xml:space="preserve"> one strategy from each level</w:t>
            </w:r>
            <w:ins w:author="Claire Perry" w:id="454" w:date="2025-12-03T02:19:01Z">
              <w:r w:rsidDel="00000000" w:rsidR="00000000" w:rsidRPr="00000000">
                <w:rPr>
                  <w:rtl w:val="0"/>
                </w:rPr>
                <w:t xml:space="preserve"> to address your feelings related to climate distress</w:t>
              </w:r>
            </w:ins>
            <w:r w:rsidDel="00000000" w:rsidR="00000000" w:rsidRPr="00000000">
              <w:rPr>
                <w:rtl w:val="0"/>
              </w:rPr>
              <w:t xml:space="preserve">.</w:t>
            </w:r>
          </w:p>
          <w:p w:rsidR="00000000" w:rsidDel="00000000" w:rsidP="00000000" w:rsidRDefault="00000000" w:rsidRPr="00000000" w14:paraId="00001680">
            <w:pPr>
              <w:numPr>
                <w:ilvl w:val="2"/>
                <w:numId w:val="49"/>
              </w:numPr>
              <w:spacing w:after="0" w:afterAutospacing="0" w:before="0" w:beforeAutospacing="0" w:lineRule="auto"/>
              <w:ind w:left="2160" w:hanging="360"/>
            </w:pPr>
            <w:r w:rsidDel="00000000" w:rsidR="00000000" w:rsidRPr="00000000">
              <w:rPr>
                <w:rtl w:val="0"/>
              </w:rPr>
              <w:t xml:space="preserve">Specific steps and timelines for implementing these strategies.</w:t>
            </w:r>
          </w:p>
          <w:p w:rsidR="00000000" w:rsidDel="00000000" w:rsidP="00000000" w:rsidRDefault="00000000" w:rsidRPr="00000000" w14:paraId="00001681">
            <w:pPr>
              <w:numPr>
                <w:ilvl w:val="0"/>
                <w:numId w:val="49"/>
              </w:numPr>
              <w:spacing w:after="0" w:afterAutospacing="0" w:before="0" w:beforeAutospacing="0" w:lineRule="auto"/>
              <w:ind w:left="720" w:hanging="360"/>
            </w:pPr>
            <w:r w:rsidDel="00000000" w:rsidR="00000000" w:rsidRPr="00000000">
              <w:rPr>
                <w:b w:val="1"/>
                <w:bCs w:val="1"/>
                <w:rtl w:val="0"/>
              </w:rPr>
              <w:t xml:space="preserve">Reflection and Monitoring:</w:t>
            </w:r>
          </w:p>
          <w:p w:rsidR="00000000" w:rsidDel="00000000" w:rsidP="00000000" w:rsidRDefault="00000000" w:rsidRPr="00000000" w14:paraId="00001682">
            <w:pPr>
              <w:numPr>
                <w:ilvl w:val="1"/>
                <w:numId w:val="49"/>
              </w:numPr>
              <w:spacing w:after="240" w:before="0" w:beforeAutospacing="0" w:lineRule="auto"/>
              <w:ind w:left="1440" w:hanging="360"/>
            </w:pPr>
            <w:r w:rsidDel="00000000" w:rsidR="00000000" w:rsidRPr="00000000">
              <w:rPr>
                <w:rtl w:val="0"/>
              </w:rPr>
              <w:t xml:space="preserve">Reflect weekly on your progress and challenges in applying these strategies. Adjust your action plan as needed.</w:t>
            </w:r>
          </w:p>
          <w:p w:rsidR="00000000" w:rsidDel="00000000" w:rsidP="00000000" w:rsidRDefault="00000000" w:rsidRPr="00000000" w14:paraId="00001683">
            <w:pPr>
              <w:pStyle w:val="Heading2"/>
              <w:spacing w:after="240" w:before="240" w:lineRule="auto"/>
              <w:rPr/>
            </w:pPr>
            <w:bookmarkStart w:colFirst="0" w:colLast="0" w:name="_k3lp175vls3u" w:id="343"/>
            <w:bookmarkEnd w:id="343"/>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1684">
            <w:pPr>
              <w:spacing w:after="240" w:before="240" w:lineRule="auto"/>
              <w:rPr/>
            </w:pPr>
            <w:r w:rsidDel="00000000" w:rsidR="00000000" w:rsidRPr="00000000">
              <w:rPr>
                <w:rtl w:val="0"/>
              </w:rPr>
              <w:t xml:space="preserve">Objective: Groups will collaboratively explore resilience-building strategies at individual, interpersonal, and community levels, sharing insights and co-creating a "Resilience Toolkit" tailored to climate-related challenges.</w:t>
            </w:r>
          </w:p>
          <w:p w:rsidR="00000000" w:rsidDel="00000000" w:rsidP="00000000" w:rsidRDefault="00000000" w:rsidRPr="00000000" w14:paraId="00001685">
            <w:pPr>
              <w:spacing w:after="240" w:before="240" w:lineRule="auto"/>
              <w:rPr/>
            </w:pPr>
            <w:r w:rsidDel="00000000" w:rsidR="00000000" w:rsidRPr="00000000">
              <w:rPr>
                <w:rtl w:val="0"/>
              </w:rPr>
              <w:t xml:space="preserve">Preparation Time: 10–15 minutes to prepare materials and examples.</w:t>
              <w:br w:type="textWrapping"/>
              <w:t xml:space="preserve">Time Allocation: 60 minutes.</w:t>
            </w:r>
          </w:p>
          <w:p w:rsidR="00000000" w:rsidDel="00000000" w:rsidP="00000000" w:rsidRDefault="00000000" w:rsidRPr="00000000" w14:paraId="00001686">
            <w:pPr>
              <w:spacing w:after="240" w:before="240" w:lineRule="auto"/>
              <w:rPr>
                <w:u w:val="single"/>
              </w:rPr>
            </w:pPr>
            <w:r w:rsidDel="00000000" w:rsidR="00000000" w:rsidRPr="00000000">
              <w:rPr>
                <w:u w:val="single"/>
                <w:rtl w:val="0"/>
              </w:rPr>
              <w:t xml:space="preserve">Facilitator Instructions:</w:t>
            </w:r>
          </w:p>
          <w:p w:rsidR="00000000" w:rsidDel="00000000" w:rsidP="00000000" w:rsidRDefault="00000000" w:rsidRPr="00000000" w14:paraId="00001687">
            <w:pPr>
              <w:numPr>
                <w:ilvl w:val="0"/>
                <w:numId w:val="474"/>
              </w:numPr>
              <w:spacing w:after="0" w:afterAutospacing="0" w:before="240" w:lineRule="auto"/>
              <w:ind w:left="720" w:hanging="360"/>
            </w:pPr>
            <w:commentRangeStart w:id="309"/>
            <w:r w:rsidDel="00000000" w:rsidR="00000000" w:rsidRPr="00000000">
              <w:rPr>
                <w:rtl w:val="0"/>
              </w:rPr>
              <w:t xml:space="preserve">Introduction (10 minutes):</w:t>
            </w:r>
            <w:commentRangeEnd w:id="309"/>
            <w:r w:rsidDel="00000000" w:rsidR="00000000" w:rsidRPr="00000000">
              <w:commentReference w:id="309"/>
            </w:r>
            <w:r w:rsidDel="00000000" w:rsidR="00000000" w:rsidRPr="00000000">
              <w:rPr>
                <w:rtl w:val="0"/>
              </w:rPr>
            </w:r>
          </w:p>
          <w:p w:rsidR="00000000" w:rsidDel="00000000" w:rsidP="00000000" w:rsidRDefault="00000000" w:rsidRPr="00000000" w14:paraId="00001688">
            <w:pPr>
              <w:numPr>
                <w:ilvl w:val="1"/>
                <w:numId w:val="474"/>
              </w:numPr>
              <w:spacing w:after="0" w:afterAutospacing="0" w:before="0" w:beforeAutospacing="0" w:lineRule="auto"/>
              <w:ind w:left="1440" w:hanging="360"/>
            </w:pPr>
            <w:r w:rsidDel="00000000" w:rsidR="00000000" w:rsidRPr="00000000">
              <w:rPr>
                <w:rtl w:val="0"/>
              </w:rPr>
              <w:t xml:space="preserve">Briefly review the Social Ecology of Resilience Model and provide examples of strategies</w:t>
            </w:r>
            <w:ins w:author="Claire Perry" w:id="455" w:date="2025-12-03T02:23:39Z">
              <w:r w:rsidDel="00000000" w:rsidR="00000000" w:rsidRPr="00000000">
                <w:rPr>
                  <w:rtl w:val="0"/>
                </w:rPr>
                <w:t xml:space="preserve"> for addressing climate distress</w:t>
              </w:r>
            </w:ins>
            <w:r w:rsidDel="00000000" w:rsidR="00000000" w:rsidRPr="00000000">
              <w:rPr>
                <w:rtl w:val="0"/>
              </w:rPr>
              <w:t xml:space="preserve"> at each level.</w:t>
            </w:r>
          </w:p>
          <w:p w:rsidR="00000000" w:rsidDel="00000000" w:rsidP="00000000" w:rsidRDefault="00000000" w:rsidRPr="00000000" w14:paraId="00001689">
            <w:pPr>
              <w:numPr>
                <w:ilvl w:val="1"/>
                <w:numId w:val="474"/>
              </w:numPr>
              <w:spacing w:after="0" w:afterAutospacing="0" w:before="0" w:beforeAutospacing="0" w:lineRule="auto"/>
              <w:ind w:left="1440" w:hanging="360"/>
            </w:pPr>
            <w:r w:rsidDel="00000000" w:rsidR="00000000" w:rsidRPr="00000000">
              <w:rPr>
                <w:rtl w:val="0"/>
              </w:rPr>
              <w:t xml:space="preserve">Highlight how resilience-building can be a proactive and shared endeavor.</w:t>
            </w:r>
          </w:p>
          <w:p w:rsidR="00000000" w:rsidDel="00000000" w:rsidP="00000000" w:rsidRDefault="00000000" w:rsidRPr="00000000" w14:paraId="0000168A">
            <w:pPr>
              <w:numPr>
                <w:ilvl w:val="0"/>
                <w:numId w:val="474"/>
              </w:numPr>
              <w:spacing w:after="0" w:afterAutospacing="0" w:before="0" w:beforeAutospacing="0" w:lineRule="auto"/>
              <w:ind w:left="720" w:hanging="360"/>
            </w:pPr>
            <w:r w:rsidDel="00000000" w:rsidR="00000000" w:rsidRPr="00000000">
              <w:rPr>
                <w:rtl w:val="0"/>
              </w:rPr>
              <w:t xml:space="preserve">Small Group Activity (30 minutes):</w:t>
            </w:r>
          </w:p>
          <w:p w:rsidR="00000000" w:rsidDel="00000000" w:rsidP="00000000" w:rsidRDefault="00000000" w:rsidRPr="00000000" w14:paraId="0000168B">
            <w:pPr>
              <w:numPr>
                <w:ilvl w:val="1"/>
                <w:numId w:val="474"/>
              </w:numPr>
              <w:spacing w:after="0" w:afterAutospacing="0" w:before="0" w:beforeAutospacing="0" w:lineRule="auto"/>
              <w:ind w:left="1440" w:hanging="360"/>
            </w:pPr>
            <w:r w:rsidDel="00000000" w:rsidR="00000000" w:rsidRPr="00000000">
              <w:rPr>
                <w:rtl w:val="0"/>
              </w:rPr>
              <w:t xml:space="preserve">Divide participants into groups of 3–5. Assign each group one of the three levels of resilience (individual, interpersonal, or community).</w:t>
            </w:r>
          </w:p>
          <w:p w:rsidR="00000000" w:rsidDel="00000000" w:rsidP="00000000" w:rsidRDefault="00000000" w:rsidRPr="00000000" w14:paraId="0000168C">
            <w:pPr>
              <w:numPr>
                <w:ilvl w:val="1"/>
                <w:numId w:val="474"/>
              </w:numPr>
              <w:spacing w:after="0" w:afterAutospacing="0" w:before="0" w:beforeAutospacing="0" w:lineRule="auto"/>
              <w:ind w:left="1440" w:hanging="360"/>
            </w:pPr>
            <w:r w:rsidDel="00000000" w:rsidR="00000000" w:rsidRPr="00000000">
              <w:rPr>
                <w:rtl w:val="0"/>
              </w:rPr>
              <w:t xml:space="preserve">Group Tasks:</w:t>
            </w:r>
          </w:p>
          <w:p w:rsidR="00000000" w:rsidDel="00000000" w:rsidP="00000000" w:rsidRDefault="00000000" w:rsidRPr="00000000" w14:paraId="0000168D">
            <w:pPr>
              <w:numPr>
                <w:ilvl w:val="2"/>
                <w:numId w:val="474"/>
              </w:numPr>
              <w:spacing w:after="0" w:afterAutospacing="0" w:before="0" w:beforeAutospacing="0" w:lineRule="auto"/>
              <w:ind w:left="2160" w:hanging="360"/>
            </w:pPr>
            <w:r w:rsidDel="00000000" w:rsidR="00000000" w:rsidRPr="00000000">
              <w:rPr>
                <w:rtl w:val="0"/>
              </w:rPr>
              <w:t xml:space="preserve">Brainstorm and document strategies</w:t>
            </w:r>
            <w:ins w:author="Claire Perry" w:id="456" w:date="2025-12-03T02:24:07Z">
              <w:r w:rsidDel="00000000" w:rsidR="00000000" w:rsidRPr="00000000">
                <w:rPr>
                  <w:rtl w:val="0"/>
                </w:rPr>
                <w:t xml:space="preserve"> for addressing climate distress</w:t>
              </w:r>
            </w:ins>
            <w:r w:rsidDel="00000000" w:rsidR="00000000" w:rsidRPr="00000000">
              <w:rPr>
                <w:rtl w:val="0"/>
              </w:rPr>
              <w:t xml:space="preserve"> for their assigned level.</w:t>
            </w:r>
          </w:p>
          <w:p w:rsidR="00000000" w:rsidDel="00000000" w:rsidP="00000000" w:rsidRDefault="00000000" w:rsidRPr="00000000" w14:paraId="0000168E">
            <w:pPr>
              <w:numPr>
                <w:ilvl w:val="2"/>
                <w:numId w:val="474"/>
              </w:numPr>
              <w:spacing w:after="0" w:afterAutospacing="0" w:before="0" w:beforeAutospacing="0" w:lineRule="auto"/>
              <w:ind w:left="2160" w:hanging="360"/>
            </w:pPr>
            <w:r w:rsidDel="00000000" w:rsidR="00000000" w:rsidRPr="00000000">
              <w:rPr>
                <w:rtl w:val="0"/>
              </w:rPr>
              <w:t xml:space="preserve">Discuss real-world applications of these strategies in climate-related contexts.</w:t>
            </w:r>
          </w:p>
          <w:p w:rsidR="00000000" w:rsidDel="00000000" w:rsidP="00000000" w:rsidRDefault="00000000" w:rsidRPr="00000000" w14:paraId="0000168F">
            <w:pPr>
              <w:numPr>
                <w:ilvl w:val="2"/>
                <w:numId w:val="474"/>
              </w:numPr>
              <w:spacing w:after="0" w:afterAutospacing="0" w:before="0" w:beforeAutospacing="0" w:lineRule="auto"/>
              <w:ind w:left="2160" w:hanging="360"/>
            </w:pPr>
            <w:r w:rsidDel="00000000" w:rsidR="00000000" w:rsidRPr="00000000">
              <w:rPr>
                <w:rtl w:val="0"/>
              </w:rPr>
              <w:t xml:space="preserve">Identify challenges to implementing these strategies and propose solutions.</w:t>
            </w:r>
          </w:p>
          <w:p w:rsidR="00000000" w:rsidDel="00000000" w:rsidP="00000000" w:rsidRDefault="00000000" w:rsidRPr="00000000" w14:paraId="00001690">
            <w:pPr>
              <w:numPr>
                <w:ilvl w:val="1"/>
                <w:numId w:val="474"/>
              </w:numPr>
              <w:spacing w:after="0" w:afterAutospacing="0" w:before="0" w:beforeAutospacing="0" w:lineRule="auto"/>
              <w:ind w:left="1440" w:hanging="360"/>
            </w:pPr>
            <w:r w:rsidDel="00000000" w:rsidR="00000000" w:rsidRPr="00000000">
              <w:rPr>
                <w:rtl w:val="0"/>
              </w:rPr>
              <w:t xml:space="preserve">Output: Each group creates a poster or digital slide summarizing their strategies, challenges, and solutions.</w:t>
            </w:r>
          </w:p>
          <w:p w:rsidR="00000000" w:rsidDel="00000000" w:rsidP="00000000" w:rsidRDefault="00000000" w:rsidRPr="00000000" w14:paraId="00001691">
            <w:pPr>
              <w:numPr>
                <w:ilvl w:val="0"/>
                <w:numId w:val="474"/>
              </w:numPr>
              <w:spacing w:after="0" w:afterAutospacing="0" w:before="0" w:beforeAutospacing="0" w:lineRule="auto"/>
              <w:ind w:left="720" w:hanging="360"/>
            </w:pPr>
            <w:r w:rsidDel="00000000" w:rsidR="00000000" w:rsidRPr="00000000">
              <w:rPr>
                <w:rtl w:val="0"/>
              </w:rPr>
              <w:t xml:space="preserve">Gallery Walk and Discussion (15 minutes):</w:t>
            </w:r>
          </w:p>
          <w:p w:rsidR="00000000" w:rsidDel="00000000" w:rsidP="00000000" w:rsidRDefault="00000000" w:rsidRPr="00000000" w14:paraId="00001692">
            <w:pPr>
              <w:numPr>
                <w:ilvl w:val="1"/>
                <w:numId w:val="474"/>
              </w:numPr>
              <w:spacing w:after="0" w:afterAutospacing="0" w:before="0" w:beforeAutospacing="0" w:lineRule="auto"/>
              <w:ind w:left="1440" w:hanging="360"/>
            </w:pPr>
            <w:r w:rsidDel="00000000" w:rsidR="00000000" w:rsidRPr="00000000">
              <w:rPr>
                <w:rtl w:val="0"/>
              </w:rPr>
              <w:t xml:space="preserve">Groups present their posters/slides.</w:t>
            </w:r>
          </w:p>
          <w:p w:rsidR="00000000" w:rsidDel="00000000" w:rsidP="00000000" w:rsidRDefault="00000000" w:rsidRPr="00000000" w14:paraId="00001693">
            <w:pPr>
              <w:numPr>
                <w:ilvl w:val="1"/>
                <w:numId w:val="474"/>
              </w:numPr>
              <w:spacing w:after="0" w:afterAutospacing="0" w:before="0" w:beforeAutospacing="0" w:lineRule="auto"/>
              <w:ind w:left="1440" w:hanging="360"/>
            </w:pPr>
            <w:r w:rsidDel="00000000" w:rsidR="00000000" w:rsidRPr="00000000">
              <w:rPr>
                <w:rtl w:val="0"/>
              </w:rPr>
              <w:t xml:space="preserve">Facilitate a discussion with questions like:</w:t>
            </w:r>
          </w:p>
          <w:p w:rsidR="00000000" w:rsidDel="00000000" w:rsidP="00000000" w:rsidRDefault="00000000" w:rsidRPr="00000000" w14:paraId="00001694">
            <w:pPr>
              <w:numPr>
                <w:ilvl w:val="2"/>
                <w:numId w:val="474"/>
              </w:numPr>
              <w:spacing w:after="0" w:afterAutospacing="0" w:before="0" w:beforeAutospacing="0" w:lineRule="auto"/>
              <w:ind w:left="2160" w:hanging="360"/>
            </w:pPr>
            <w:r w:rsidDel="00000000" w:rsidR="00000000" w:rsidRPr="00000000">
              <w:rPr>
                <w:rtl w:val="0"/>
              </w:rPr>
              <w:t xml:space="preserve">“What strategies resonate most with you?”</w:t>
            </w:r>
          </w:p>
          <w:p w:rsidR="00000000" w:rsidDel="00000000" w:rsidP="00000000" w:rsidRDefault="00000000" w:rsidRPr="00000000" w14:paraId="00001695">
            <w:pPr>
              <w:numPr>
                <w:ilvl w:val="2"/>
                <w:numId w:val="474"/>
              </w:numPr>
              <w:spacing w:after="0" w:afterAutospacing="0" w:before="0" w:beforeAutospacing="0" w:lineRule="auto"/>
              <w:ind w:left="2160" w:hanging="360"/>
            </w:pPr>
            <w:r w:rsidDel="00000000" w:rsidR="00000000" w:rsidRPr="00000000">
              <w:rPr>
                <w:rtl w:val="0"/>
              </w:rPr>
              <w:t xml:space="preserve">“How can we integrate strategies across levels to strengthen overall resilience</w:t>
            </w:r>
            <w:ins w:author="Claire Perry" w:id="457" w:date="2025-12-03T02:25:00Z">
              <w:r w:rsidDel="00000000" w:rsidR="00000000" w:rsidRPr="00000000">
                <w:rPr>
                  <w:rtl w:val="0"/>
                </w:rPr>
                <w:t xml:space="preserve"> in climate related contexts</w:t>
              </w:r>
            </w:ins>
            <w:r w:rsidDel="00000000" w:rsidR="00000000" w:rsidRPr="00000000">
              <w:rPr>
                <w:rtl w:val="0"/>
              </w:rPr>
              <w:t xml:space="preserve">?”</w:t>
            </w:r>
          </w:p>
          <w:p w:rsidR="00000000" w:rsidDel="00000000" w:rsidP="00000000" w:rsidRDefault="00000000" w:rsidRPr="00000000" w14:paraId="00001696">
            <w:pPr>
              <w:numPr>
                <w:ilvl w:val="0"/>
                <w:numId w:val="474"/>
              </w:numPr>
              <w:spacing w:after="0" w:afterAutospacing="0" w:before="0" w:beforeAutospacing="0" w:lineRule="auto"/>
              <w:ind w:left="720" w:hanging="360"/>
            </w:pPr>
            <w:r w:rsidDel="00000000" w:rsidR="00000000" w:rsidRPr="00000000">
              <w:rPr>
                <w:rtl w:val="0"/>
              </w:rPr>
              <w:t xml:space="preserve">Reflection and Takeaways (5 minutes):</w:t>
            </w:r>
          </w:p>
          <w:p w:rsidR="00000000" w:rsidDel="00000000" w:rsidP="00000000" w:rsidRDefault="00000000" w:rsidRPr="00000000" w14:paraId="00001697">
            <w:pPr>
              <w:numPr>
                <w:ilvl w:val="1"/>
                <w:numId w:val="474"/>
              </w:numPr>
              <w:spacing w:after="240" w:before="0" w:beforeAutospacing="0" w:lineRule="auto"/>
              <w:ind w:left="1440" w:hanging="360"/>
            </w:pPr>
            <w:r w:rsidDel="00000000" w:rsidR="00000000" w:rsidRPr="00000000">
              <w:rPr>
                <w:rtl w:val="0"/>
              </w:rPr>
              <w:t xml:space="preserve">Ask participants to reflect on one new strategy they will implement and how they plan to do so.</w:t>
            </w:r>
          </w:p>
          <w:p w:rsidR="00000000" w:rsidDel="00000000" w:rsidP="00000000" w:rsidRDefault="00000000" w:rsidRPr="00000000" w14:paraId="00001698">
            <w:pPr>
              <w:spacing w:after="240" w:before="240" w:lineRule="auto"/>
              <w:rPr/>
            </w:pPr>
            <w:r w:rsidDel="00000000" w:rsidR="00000000" w:rsidRPr="00000000">
              <w:rPr>
                <w:rtl w:val="0"/>
              </w:rPr>
              <w:t xml:space="preserve">Optional Extensions:</w:t>
            </w:r>
          </w:p>
          <w:p w:rsidR="00000000" w:rsidDel="00000000" w:rsidP="00000000" w:rsidRDefault="00000000" w:rsidRPr="00000000" w14:paraId="00001699">
            <w:pPr>
              <w:numPr>
                <w:ilvl w:val="0"/>
                <w:numId w:val="226"/>
              </w:numPr>
              <w:spacing w:after="0" w:afterAutospacing="0" w:before="240" w:lineRule="auto"/>
              <w:ind w:left="720" w:hanging="360"/>
            </w:pPr>
            <w:r w:rsidDel="00000000" w:rsidR="00000000" w:rsidRPr="00000000">
              <w:rPr>
                <w:rtl w:val="0"/>
              </w:rPr>
              <w:t xml:space="preserve">Resilience Role-Playing:</w:t>
            </w:r>
          </w:p>
          <w:p w:rsidR="00000000" w:rsidDel="00000000" w:rsidP="00000000" w:rsidRDefault="00000000" w:rsidRPr="00000000" w14:paraId="0000169A">
            <w:pPr>
              <w:numPr>
                <w:ilvl w:val="1"/>
                <w:numId w:val="226"/>
              </w:numPr>
              <w:spacing w:after="0" w:afterAutospacing="0" w:before="0" w:beforeAutospacing="0" w:lineRule="auto"/>
              <w:ind w:left="1440" w:hanging="360"/>
            </w:pPr>
            <w:r w:rsidDel="00000000" w:rsidR="00000000" w:rsidRPr="00000000">
              <w:rPr>
                <w:rtl w:val="0"/>
              </w:rPr>
              <w:t xml:space="preserve">In pairs, one person describes a climate-related challenge they face, and the other suggests strategies from each resilience level.</w:t>
            </w:r>
          </w:p>
          <w:p w:rsidR="00000000" w:rsidDel="00000000" w:rsidP="00000000" w:rsidRDefault="00000000" w:rsidRPr="00000000" w14:paraId="0000169B">
            <w:pPr>
              <w:numPr>
                <w:ilvl w:val="0"/>
                <w:numId w:val="226"/>
              </w:numPr>
              <w:spacing w:after="0" w:afterAutospacing="0" w:before="0" w:beforeAutospacing="0" w:lineRule="auto"/>
              <w:ind w:left="720" w:hanging="360"/>
            </w:pPr>
            <w:r w:rsidDel="00000000" w:rsidR="00000000" w:rsidRPr="00000000">
              <w:rPr>
                <w:rtl w:val="0"/>
              </w:rPr>
              <w:t xml:space="preserve">Community Resilience Projects:</w:t>
            </w:r>
          </w:p>
          <w:p w:rsidR="00000000" w:rsidDel="00000000" w:rsidP="00000000" w:rsidRDefault="00000000" w:rsidRPr="00000000" w14:paraId="0000169C">
            <w:pPr>
              <w:numPr>
                <w:ilvl w:val="1"/>
                <w:numId w:val="226"/>
              </w:numPr>
              <w:spacing w:after="0" w:afterAutospacing="0" w:before="0" w:beforeAutospacing="0" w:lineRule="auto"/>
              <w:ind w:left="1440" w:hanging="360"/>
            </w:pPr>
            <w:r w:rsidDel="00000000" w:rsidR="00000000" w:rsidRPr="00000000">
              <w:rPr>
                <w:rtl w:val="0"/>
              </w:rPr>
              <w:t xml:space="preserve">Groups design a community project, such as a neighborhood support network, that enhances resilience across all three levels.</w:t>
            </w:r>
          </w:p>
          <w:p w:rsidR="00000000" w:rsidDel="00000000" w:rsidP="00000000" w:rsidRDefault="00000000" w:rsidRPr="00000000" w14:paraId="0000169D">
            <w:pPr>
              <w:numPr>
                <w:ilvl w:val="0"/>
                <w:numId w:val="226"/>
              </w:numPr>
              <w:spacing w:after="0" w:afterAutospacing="0" w:before="0" w:beforeAutospacing="0" w:lineRule="auto"/>
              <w:ind w:left="720" w:hanging="360"/>
            </w:pPr>
            <w:r w:rsidDel="00000000" w:rsidR="00000000" w:rsidRPr="00000000">
              <w:rPr>
                <w:rtl w:val="0"/>
              </w:rPr>
              <w:t xml:space="preserve">Creative Resilience Showcase:</w:t>
            </w:r>
          </w:p>
          <w:p w:rsidR="00000000" w:rsidDel="00000000" w:rsidP="00000000" w:rsidRDefault="00000000" w:rsidRPr="00000000" w14:paraId="0000169E">
            <w:pPr>
              <w:numPr>
                <w:ilvl w:val="1"/>
                <w:numId w:val="226"/>
              </w:numPr>
              <w:spacing w:after="240" w:before="0" w:beforeAutospacing="0" w:lineRule="auto"/>
              <w:ind w:left="1440" w:hanging="360"/>
            </w:pPr>
            <w:r w:rsidDel="00000000" w:rsidR="00000000" w:rsidRPr="00000000">
              <w:rPr>
                <w:rtl w:val="0"/>
              </w:rPr>
              <w:t xml:space="preserve">Participants create and share art, poetry, or narratives that explore resilience in the face of climate challenges, inspired by their own experiences.</w:t>
            </w:r>
            <w:r w:rsidDel="00000000" w:rsidR="00000000" w:rsidRPr="00000000">
              <w:rPr>
                <w:rtl w:val="0"/>
              </w:rPr>
            </w:r>
          </w:p>
          <w:p w:rsidR="00000000" w:rsidDel="00000000" w:rsidP="00000000" w:rsidRDefault="00000000" w:rsidRPr="00000000" w14:paraId="0000169F">
            <w:pPr>
              <w:widowControl w:val="0"/>
              <w:spacing w:line="240" w:lineRule="auto"/>
              <w:rPr/>
            </w:pPr>
            <w:r w:rsidDel="00000000" w:rsidR="00000000" w:rsidRPr="00000000">
              <w:rPr>
                <w:rtl w:val="0"/>
              </w:rPr>
            </w:r>
          </w:p>
        </w:tc>
      </w:tr>
      <w:tr>
        <w:trPr>
          <w:cantSplit w:val="0"/>
          <w:tblHeader w:val="0"/>
        </w:trPr>
        <w:tc>
          <w:tcPr>
            <w:shd w:fill="d5a6bd" w:val="clear"/>
          </w:tcPr>
          <w:p w:rsidR="00000000" w:rsidDel="00000000" w:rsidP="00000000" w:rsidRDefault="00000000" w:rsidRPr="00000000" w14:paraId="000016A0">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16A1">
            <w:pPr>
              <w:numPr>
                <w:ilvl w:val="0"/>
                <w:numId w:val="179"/>
              </w:numPr>
              <w:spacing w:after="0" w:afterAutospacing="0" w:before="240" w:lineRule="auto"/>
              <w:ind w:left="720" w:hanging="360"/>
            </w:pPr>
            <w:r w:rsidDel="00000000" w:rsidR="00000000" w:rsidRPr="00000000">
              <w:rPr>
                <w:rtl w:val="0"/>
              </w:rPr>
              <w:t xml:space="preserve">Duchi, L., Lombardi, D., Paas, F., &amp; Loyens, S. M. M. (2020). How a growth mindset can change the climate: The power of implicit beliefs in influencing people's view and action. Journal of Environmental Psychology, 70, 101461.</w:t>
            </w:r>
            <w:hyperlink r:id="rId664">
              <w:r w:rsidDel="00000000" w:rsidR="00000000" w:rsidRPr="00000000">
                <w:rPr>
                  <w:rtl w:val="0"/>
                </w:rPr>
                <w:t xml:space="preserve"> </w:t>
              </w:r>
            </w:hyperlink>
            <w:hyperlink r:id="rId665">
              <w:r w:rsidDel="00000000" w:rsidR="00000000" w:rsidRPr="00000000">
                <w:rPr>
                  <w:color w:val="1155cc"/>
                  <w:u w:val="single"/>
                  <w:rtl w:val="0"/>
                </w:rPr>
                <w:t xml:space="preserve">https://doi.org/10.1016/j.jenvp.2020.101461</w:t>
              </w:r>
            </w:hyperlink>
            <w:r w:rsidDel="00000000" w:rsidR="00000000" w:rsidRPr="00000000">
              <w:rPr>
                <w:rtl w:val="0"/>
              </w:rPr>
            </w:r>
          </w:p>
          <w:p w:rsidR="00000000" w:rsidDel="00000000" w:rsidP="00000000" w:rsidRDefault="00000000" w:rsidRPr="00000000" w14:paraId="000016A2">
            <w:pPr>
              <w:numPr>
                <w:ilvl w:val="0"/>
                <w:numId w:val="179"/>
              </w:numPr>
              <w:spacing w:after="0" w:afterAutospacing="0" w:before="0" w:beforeAutospacing="0" w:lineRule="auto"/>
              <w:ind w:left="720" w:hanging="360"/>
            </w:pPr>
            <w:r w:rsidDel="00000000" w:rsidR="00000000" w:rsidRPr="00000000">
              <w:rPr>
                <w:rtl w:val="0"/>
              </w:rPr>
              <w:t xml:space="preserve">Grabbe, L., Duva, I. M., &amp; Nicholson, W. C. (2023). The Community Resiliency Model, an interoceptive awareness tool to support population mental wellness. Global Mental Health (Cambridge, England), 10, e43.</w:t>
            </w:r>
            <w:hyperlink r:id="rId666">
              <w:r w:rsidDel="00000000" w:rsidR="00000000" w:rsidRPr="00000000">
                <w:rPr>
                  <w:rtl w:val="0"/>
                </w:rPr>
                <w:t xml:space="preserve"> </w:t>
              </w:r>
            </w:hyperlink>
            <w:hyperlink r:id="rId667">
              <w:r w:rsidDel="00000000" w:rsidR="00000000" w:rsidRPr="00000000">
                <w:rPr>
                  <w:color w:val="1155cc"/>
                  <w:u w:val="single"/>
                  <w:rtl w:val="0"/>
                </w:rPr>
                <w:t xml:space="preserve">https://doi.org/10.1017/gmh.2023.27</w:t>
              </w:r>
            </w:hyperlink>
            <w:r w:rsidDel="00000000" w:rsidR="00000000" w:rsidRPr="00000000">
              <w:rPr>
                <w:rtl w:val="0"/>
              </w:rPr>
            </w:r>
          </w:p>
          <w:p w:rsidR="00000000" w:rsidDel="00000000" w:rsidP="00000000" w:rsidRDefault="00000000" w:rsidRPr="00000000" w14:paraId="000016A3">
            <w:pPr>
              <w:numPr>
                <w:ilvl w:val="0"/>
                <w:numId w:val="179"/>
              </w:numPr>
              <w:spacing w:after="0" w:afterAutospacing="0" w:before="0" w:beforeAutospacing="0" w:lineRule="auto"/>
              <w:ind w:left="720" w:hanging="360"/>
            </w:pPr>
            <w:r w:rsidDel="00000000" w:rsidR="00000000" w:rsidRPr="00000000">
              <w:rPr>
                <w:rtl w:val="0"/>
              </w:rPr>
              <w:t xml:space="preserve">Grych, J., Hamby, S., &amp; Banyard, V. (2015). The resilience portfolio model: Understanding healthy adaptation in victims of violence. Psychology of Violence, 5(4), 343–354.</w:t>
            </w:r>
            <w:hyperlink r:id="rId668">
              <w:r w:rsidDel="00000000" w:rsidR="00000000" w:rsidRPr="00000000">
                <w:rPr>
                  <w:rtl w:val="0"/>
                </w:rPr>
                <w:t xml:space="preserve"> </w:t>
              </w:r>
            </w:hyperlink>
            <w:hyperlink r:id="rId669">
              <w:r w:rsidDel="00000000" w:rsidR="00000000" w:rsidRPr="00000000">
                <w:rPr>
                  <w:color w:val="1155cc"/>
                  <w:u w:val="single"/>
                  <w:rtl w:val="0"/>
                </w:rPr>
                <w:t xml:space="preserve">https://doi.org/10.1037/a0039671</w:t>
              </w:r>
            </w:hyperlink>
            <w:r w:rsidDel="00000000" w:rsidR="00000000" w:rsidRPr="00000000">
              <w:rPr>
                <w:rtl w:val="0"/>
              </w:rPr>
            </w:r>
          </w:p>
          <w:p w:rsidR="00000000" w:rsidDel="00000000" w:rsidP="00000000" w:rsidRDefault="00000000" w:rsidRPr="00000000" w14:paraId="000016A4">
            <w:pPr>
              <w:numPr>
                <w:ilvl w:val="0"/>
                <w:numId w:val="179"/>
              </w:numPr>
              <w:spacing w:after="0" w:afterAutospacing="0" w:before="0" w:beforeAutospacing="0" w:lineRule="auto"/>
              <w:ind w:left="720" w:hanging="360"/>
            </w:pPr>
            <w:r w:rsidDel="00000000" w:rsidR="00000000" w:rsidRPr="00000000">
              <w:rPr>
                <w:rtl w:val="0"/>
              </w:rPr>
              <w:t xml:space="preserve">Hart, A., Blincow, D., &amp; Thomas, H. (2007). Resilient Therapy: Working with children and families. Routledge.</w:t>
            </w:r>
            <w:hyperlink r:id="rId670">
              <w:r w:rsidDel="00000000" w:rsidR="00000000" w:rsidRPr="00000000">
                <w:rPr>
                  <w:rtl w:val="0"/>
                </w:rPr>
                <w:t xml:space="preserve"> </w:t>
              </w:r>
            </w:hyperlink>
            <w:hyperlink r:id="rId671">
              <w:r w:rsidDel="00000000" w:rsidR="00000000" w:rsidRPr="00000000">
                <w:rPr>
                  <w:color w:val="1155cc"/>
                  <w:u w:val="single"/>
                  <w:rtl w:val="0"/>
                </w:rPr>
                <w:t xml:space="preserve">https://doi.org/10.4324/9780203946893</w:t>
              </w:r>
            </w:hyperlink>
            <w:r w:rsidDel="00000000" w:rsidR="00000000" w:rsidRPr="00000000">
              <w:rPr>
                <w:rtl w:val="0"/>
              </w:rPr>
            </w:r>
          </w:p>
          <w:p w:rsidR="00000000" w:rsidDel="00000000" w:rsidP="00000000" w:rsidRDefault="00000000" w:rsidRPr="00000000" w14:paraId="000016A5">
            <w:pPr>
              <w:numPr>
                <w:ilvl w:val="0"/>
                <w:numId w:val="179"/>
              </w:numPr>
              <w:spacing w:after="0" w:afterAutospacing="0" w:before="0" w:beforeAutospacing="0" w:lineRule="auto"/>
              <w:ind w:left="720" w:hanging="360"/>
            </w:pPr>
            <w:r w:rsidDel="00000000" w:rsidR="00000000" w:rsidRPr="00000000">
              <w:rPr>
                <w:rtl w:val="0"/>
              </w:rPr>
              <w:t xml:space="preserve">Kim-Cohen, J. (2007). Resilience and developmental psychopathology. Child and Adolescent Psychiatric Clinics of North America, 16(2), 271–283.</w:t>
            </w:r>
            <w:hyperlink r:id="rId672">
              <w:r w:rsidDel="00000000" w:rsidR="00000000" w:rsidRPr="00000000">
                <w:rPr>
                  <w:rtl w:val="0"/>
                </w:rPr>
                <w:t xml:space="preserve"> </w:t>
              </w:r>
            </w:hyperlink>
            <w:hyperlink r:id="rId673">
              <w:r w:rsidDel="00000000" w:rsidR="00000000" w:rsidRPr="00000000">
                <w:rPr>
                  <w:color w:val="1155cc"/>
                  <w:u w:val="single"/>
                  <w:rtl w:val="0"/>
                </w:rPr>
                <w:t xml:space="preserve">https://doi.org/10.1016/j.chc.2006.11.003</w:t>
              </w:r>
            </w:hyperlink>
            <w:r w:rsidDel="00000000" w:rsidR="00000000" w:rsidRPr="00000000">
              <w:rPr>
                <w:rtl w:val="0"/>
              </w:rPr>
            </w:r>
          </w:p>
          <w:p w:rsidR="00000000" w:rsidDel="00000000" w:rsidP="00000000" w:rsidRDefault="00000000" w:rsidRPr="00000000" w14:paraId="000016A6">
            <w:pPr>
              <w:numPr>
                <w:ilvl w:val="0"/>
                <w:numId w:val="179"/>
              </w:numPr>
              <w:spacing w:after="0" w:afterAutospacing="0" w:before="0" w:beforeAutospacing="0" w:lineRule="auto"/>
              <w:ind w:left="720" w:hanging="360"/>
            </w:pPr>
            <w:r w:rsidDel="00000000" w:rsidR="00000000" w:rsidRPr="00000000">
              <w:rPr>
                <w:rtl w:val="0"/>
              </w:rPr>
              <w:t xml:space="preserve">Kovács, L. N., Jordan, G., Berglund, F., Holden, B., Niehoff, E., Pohl, F., Younssi, M. Zevallos, I., Ágoston, C., Varga, A., &amp; Kökönyei, G. (2024). Acting as we feel: Which emotional responses to the climate crisis motivate climate action. Journal of Environmental Psychology, 96, 102327.</w:t>
            </w:r>
            <w:hyperlink r:id="rId674">
              <w:r w:rsidDel="00000000" w:rsidR="00000000" w:rsidRPr="00000000">
                <w:rPr>
                  <w:rtl w:val="0"/>
                </w:rPr>
                <w:t xml:space="preserve"> </w:t>
              </w:r>
            </w:hyperlink>
            <w:hyperlink r:id="rId675">
              <w:r w:rsidDel="00000000" w:rsidR="00000000" w:rsidRPr="00000000">
                <w:rPr>
                  <w:color w:val="1155cc"/>
                  <w:u w:val="single"/>
                  <w:rtl w:val="0"/>
                </w:rPr>
                <w:t xml:space="preserve">https://doi.org/10.1016/j.jenvp.2024.102327</w:t>
              </w:r>
            </w:hyperlink>
            <w:r w:rsidDel="00000000" w:rsidR="00000000" w:rsidRPr="00000000">
              <w:rPr>
                <w:rtl w:val="0"/>
              </w:rPr>
            </w:r>
          </w:p>
          <w:p w:rsidR="00000000" w:rsidDel="00000000" w:rsidP="00000000" w:rsidRDefault="00000000" w:rsidRPr="00000000" w14:paraId="000016A7">
            <w:pPr>
              <w:numPr>
                <w:ilvl w:val="0"/>
                <w:numId w:val="179"/>
              </w:numPr>
              <w:spacing w:after="0" w:afterAutospacing="0" w:before="0" w:beforeAutospacing="0" w:lineRule="auto"/>
              <w:ind w:left="720" w:hanging="360"/>
            </w:pPr>
            <w:r w:rsidDel="00000000" w:rsidR="00000000" w:rsidRPr="00000000">
              <w:rPr>
                <w:rtl w:val="0"/>
              </w:rPr>
              <w:t xml:space="preserve">Lindhe, N., Bengtsson, A., Byggeth, E., Engström, J., Lundin, M., Ludvigsson, M., Aminoff, V., Berg, M., &amp; Andersson, G. (2023). Tailored internet-delivered cognitive behavioral therapy for individuals experiencing psychological distress associated with climate change: A pilot randomized controlled trial. Behaviour Research and Therapy, 171, 104438.</w:t>
            </w:r>
            <w:hyperlink r:id="rId676">
              <w:r w:rsidDel="00000000" w:rsidR="00000000" w:rsidRPr="00000000">
                <w:rPr>
                  <w:rtl w:val="0"/>
                </w:rPr>
                <w:t xml:space="preserve"> </w:t>
              </w:r>
            </w:hyperlink>
            <w:hyperlink r:id="rId677">
              <w:r w:rsidDel="00000000" w:rsidR="00000000" w:rsidRPr="00000000">
                <w:rPr>
                  <w:color w:val="1155cc"/>
                  <w:u w:val="single"/>
                  <w:rtl w:val="0"/>
                </w:rPr>
                <w:t xml:space="preserve">https://doi.org/10.1016/j.brat.2023.104438</w:t>
              </w:r>
            </w:hyperlink>
            <w:r w:rsidDel="00000000" w:rsidR="00000000" w:rsidRPr="00000000">
              <w:rPr>
                <w:rtl w:val="0"/>
              </w:rPr>
            </w:r>
          </w:p>
          <w:p w:rsidR="00000000" w:rsidDel="00000000" w:rsidP="00000000" w:rsidRDefault="00000000" w:rsidRPr="00000000" w14:paraId="000016A8">
            <w:pPr>
              <w:numPr>
                <w:ilvl w:val="0"/>
                <w:numId w:val="179"/>
              </w:numPr>
              <w:spacing w:after="0" w:afterAutospacing="0" w:before="0" w:beforeAutospacing="0" w:lineRule="auto"/>
              <w:ind w:left="720" w:hanging="360"/>
            </w:pPr>
            <w:r w:rsidDel="00000000" w:rsidR="00000000" w:rsidRPr="00000000">
              <w:rPr>
                <w:rtl w:val="0"/>
              </w:rPr>
              <w:t xml:space="preserve">Morris, A. S., &amp; Hays-Grudo, J. (2023). Protective and compensatory childhood experiences and their impact on adult mental health. World Psychiatry, 22(1), 150–151.</w:t>
            </w:r>
            <w:hyperlink r:id="rId678">
              <w:r w:rsidDel="00000000" w:rsidR="00000000" w:rsidRPr="00000000">
                <w:rPr>
                  <w:rtl w:val="0"/>
                </w:rPr>
                <w:t xml:space="preserve"> </w:t>
              </w:r>
            </w:hyperlink>
            <w:hyperlink r:id="rId679">
              <w:r w:rsidDel="00000000" w:rsidR="00000000" w:rsidRPr="00000000">
                <w:rPr>
                  <w:color w:val="1155cc"/>
                  <w:u w:val="single"/>
                  <w:rtl w:val="0"/>
                </w:rPr>
                <w:t xml:space="preserve">https://doi.org/10.1002/wps.21042</w:t>
              </w:r>
            </w:hyperlink>
            <w:r w:rsidDel="00000000" w:rsidR="00000000" w:rsidRPr="00000000">
              <w:rPr>
                <w:rtl w:val="0"/>
              </w:rPr>
            </w:r>
          </w:p>
          <w:p w:rsidR="00000000" w:rsidDel="00000000" w:rsidP="00000000" w:rsidRDefault="00000000" w:rsidRPr="00000000" w14:paraId="000016A9">
            <w:pPr>
              <w:numPr>
                <w:ilvl w:val="0"/>
                <w:numId w:val="179"/>
              </w:numPr>
              <w:spacing w:after="0" w:afterAutospacing="0" w:before="0" w:beforeAutospacing="0" w:lineRule="auto"/>
              <w:ind w:left="720" w:hanging="360"/>
            </w:pPr>
            <w:r w:rsidDel="00000000" w:rsidR="00000000" w:rsidRPr="00000000">
              <w:rPr>
                <w:rtl w:val="0"/>
              </w:rPr>
              <w:t xml:space="preserve">Sanson, A. V., &amp; Masten, A. S. (2024). Climate change and resilience: Developmental science perspectives. International Journal of Behavioral Development, 48(2), 93–102.</w:t>
            </w:r>
            <w:hyperlink r:id="rId680">
              <w:r w:rsidDel="00000000" w:rsidR="00000000" w:rsidRPr="00000000">
                <w:rPr>
                  <w:rtl w:val="0"/>
                </w:rPr>
                <w:t xml:space="preserve"> </w:t>
              </w:r>
            </w:hyperlink>
            <w:hyperlink r:id="rId681">
              <w:r w:rsidDel="00000000" w:rsidR="00000000" w:rsidRPr="00000000">
                <w:rPr>
                  <w:color w:val="1155cc"/>
                  <w:u w:val="single"/>
                  <w:rtl w:val="0"/>
                </w:rPr>
                <w:t xml:space="preserve">https://doi.org/10.1177/01650254231186332</w:t>
              </w:r>
            </w:hyperlink>
            <w:r w:rsidDel="00000000" w:rsidR="00000000" w:rsidRPr="00000000">
              <w:rPr>
                <w:rtl w:val="0"/>
              </w:rPr>
            </w:r>
          </w:p>
          <w:p w:rsidR="00000000" w:rsidDel="00000000" w:rsidP="00000000" w:rsidRDefault="00000000" w:rsidRPr="00000000" w14:paraId="000016AA">
            <w:pPr>
              <w:numPr>
                <w:ilvl w:val="0"/>
                <w:numId w:val="179"/>
              </w:numPr>
              <w:spacing w:after="0" w:afterAutospacing="0" w:before="0" w:beforeAutospacing="0" w:lineRule="auto"/>
              <w:ind w:left="720" w:hanging="360"/>
            </w:pPr>
            <w:r w:rsidDel="00000000" w:rsidR="00000000" w:rsidRPr="00000000">
              <w:rPr>
                <w:rtl w:val="0"/>
              </w:rPr>
              <w:t xml:space="preserve">Seligman, M. E. P. (2006). Learned optimism: How to change your mind and your life. Random House.</w:t>
            </w:r>
            <w:hyperlink r:id="rId682">
              <w:r w:rsidDel="00000000" w:rsidR="00000000" w:rsidRPr="00000000">
                <w:rPr>
                  <w:rtl w:val="0"/>
                </w:rPr>
                <w:t xml:space="preserve"> </w:t>
              </w:r>
            </w:hyperlink>
            <w:hyperlink r:id="rId683">
              <w:r w:rsidDel="00000000" w:rsidR="00000000" w:rsidRPr="00000000">
                <w:rPr>
                  <w:color w:val="1155cc"/>
                  <w:u w:val="single"/>
                  <w:rtl w:val="0"/>
                </w:rPr>
                <w:t xml:space="preserve">https://www.amazon.ca/Learned-Optimism-Change-Your-Mind/dp/1400078393</w:t>
              </w:r>
            </w:hyperlink>
            <w:r w:rsidDel="00000000" w:rsidR="00000000" w:rsidRPr="00000000">
              <w:rPr>
                <w:rtl w:val="0"/>
              </w:rPr>
            </w:r>
          </w:p>
          <w:p w:rsidR="00000000" w:rsidDel="00000000" w:rsidP="00000000" w:rsidRDefault="00000000" w:rsidRPr="00000000" w14:paraId="000016AB">
            <w:pPr>
              <w:numPr>
                <w:ilvl w:val="0"/>
                <w:numId w:val="179"/>
              </w:numPr>
              <w:spacing w:after="0" w:afterAutospacing="0" w:before="0" w:beforeAutospacing="0" w:lineRule="auto"/>
              <w:ind w:left="720" w:hanging="360"/>
            </w:pPr>
            <w:r w:rsidDel="00000000" w:rsidR="00000000" w:rsidRPr="00000000">
              <w:rPr>
                <w:rtl w:val="0"/>
              </w:rPr>
              <w:t xml:space="preserve">Seligman, M. E. P. (2011). Flourish: A visionary new understanding of happiness and well-being. Free Press.</w:t>
            </w:r>
            <w:hyperlink r:id="rId684">
              <w:r w:rsidDel="00000000" w:rsidR="00000000" w:rsidRPr="00000000">
                <w:rPr>
                  <w:rtl w:val="0"/>
                </w:rPr>
                <w:t xml:space="preserve"> </w:t>
              </w:r>
            </w:hyperlink>
            <w:hyperlink r:id="rId685">
              <w:r w:rsidDel="00000000" w:rsidR="00000000" w:rsidRPr="00000000">
                <w:rPr>
                  <w:color w:val="1155cc"/>
                  <w:u w:val="single"/>
                  <w:rtl w:val="0"/>
                </w:rPr>
                <w:t xml:space="preserve">https://psycnet.apa.org/record/2010-25554-000</w:t>
              </w:r>
            </w:hyperlink>
            <w:r w:rsidDel="00000000" w:rsidR="00000000" w:rsidRPr="00000000">
              <w:rPr>
                <w:rtl w:val="0"/>
              </w:rPr>
            </w:r>
          </w:p>
          <w:p w:rsidR="00000000" w:rsidDel="00000000" w:rsidP="00000000" w:rsidRDefault="00000000" w:rsidRPr="00000000" w14:paraId="000016AC">
            <w:pPr>
              <w:numPr>
                <w:ilvl w:val="0"/>
                <w:numId w:val="179"/>
              </w:numPr>
              <w:spacing w:after="0" w:afterAutospacing="0" w:before="0" w:beforeAutospacing="0" w:lineRule="auto"/>
              <w:ind w:left="720" w:hanging="360"/>
            </w:pPr>
            <w:r w:rsidDel="00000000" w:rsidR="00000000" w:rsidRPr="00000000">
              <w:rPr>
                <w:rtl w:val="0"/>
              </w:rPr>
              <w:t xml:space="preserve">Tedeschi, R. G., &amp; Calhoun, L. G. (2004). A clinical approach to posttraumatic growth. In P. A. Linley &amp; S. Joseph (Eds.), Positive psychology in practice (pp. 405–419). John Wiley &amp; Sons, Inc.</w:t>
            </w:r>
            <w:hyperlink r:id="rId686">
              <w:r w:rsidDel="00000000" w:rsidR="00000000" w:rsidRPr="00000000">
                <w:rPr>
                  <w:rtl w:val="0"/>
                </w:rPr>
                <w:t xml:space="preserve"> </w:t>
              </w:r>
            </w:hyperlink>
            <w:hyperlink r:id="rId687">
              <w:r w:rsidDel="00000000" w:rsidR="00000000" w:rsidRPr="00000000">
                <w:rPr>
                  <w:color w:val="1155cc"/>
                  <w:u w:val="single"/>
                  <w:rtl w:val="0"/>
                </w:rPr>
                <w:t xml:space="preserve">https://doi.org/10.1002/9780470939338.ch25</w:t>
              </w:r>
            </w:hyperlink>
            <w:r w:rsidDel="00000000" w:rsidR="00000000" w:rsidRPr="00000000">
              <w:rPr>
                <w:rtl w:val="0"/>
              </w:rPr>
            </w:r>
          </w:p>
          <w:p w:rsidR="00000000" w:rsidDel="00000000" w:rsidP="00000000" w:rsidRDefault="00000000" w:rsidRPr="00000000" w14:paraId="000016AD">
            <w:pPr>
              <w:numPr>
                <w:ilvl w:val="0"/>
                <w:numId w:val="179"/>
              </w:numPr>
              <w:spacing w:after="0" w:afterAutospacing="0" w:before="0" w:beforeAutospacing="0" w:lineRule="auto"/>
              <w:ind w:left="720" w:hanging="360"/>
            </w:pPr>
            <w:r w:rsidDel="00000000" w:rsidR="00000000" w:rsidRPr="00000000">
              <w:rPr>
                <w:rtl w:val="0"/>
              </w:rPr>
              <w:t xml:space="preserve">White, M. P., Hartig, T., Martin, L., Pahl, S., van den Berg, A. E., Wells, N. M., Costongs, C., Dzhambov, A. M., Elliott, L. R., Godfrey, A., Hartl, A., Konijnendijk, C., Litt, J. S., Lovell, R., Lymeus, F., O'Driscoll, C., Pichler, C., Pouso, S., Razani, N., Secco, L., &amp; van den Bosch, M. (2023). Nature-based biopsychosocial resilience: An integrative theoretical framework for research on nature and health. Environment International, 181, 108234.</w:t>
            </w:r>
            <w:hyperlink r:id="rId688">
              <w:r w:rsidDel="00000000" w:rsidR="00000000" w:rsidRPr="00000000">
                <w:rPr>
                  <w:rtl w:val="0"/>
                </w:rPr>
                <w:t xml:space="preserve"> </w:t>
              </w:r>
            </w:hyperlink>
            <w:hyperlink r:id="rId689">
              <w:r w:rsidDel="00000000" w:rsidR="00000000" w:rsidRPr="00000000">
                <w:rPr>
                  <w:color w:val="1155cc"/>
                  <w:u w:val="single"/>
                  <w:rtl w:val="0"/>
                </w:rPr>
                <w:t xml:space="preserve">https://doi.org/10.1016/j.envint.2023.108234</w:t>
              </w:r>
            </w:hyperlink>
            <w:r w:rsidDel="00000000" w:rsidR="00000000" w:rsidRPr="00000000">
              <w:rPr>
                <w:rtl w:val="0"/>
              </w:rPr>
            </w:r>
          </w:p>
          <w:p w:rsidR="00000000" w:rsidDel="00000000" w:rsidP="00000000" w:rsidRDefault="00000000" w:rsidRPr="00000000" w14:paraId="000016AE">
            <w:pPr>
              <w:numPr>
                <w:ilvl w:val="0"/>
                <w:numId w:val="179"/>
              </w:numPr>
              <w:spacing w:after="0" w:afterAutospacing="0" w:before="0" w:beforeAutospacing="0" w:lineRule="auto"/>
              <w:ind w:left="720" w:hanging="360"/>
            </w:pPr>
            <w:r w:rsidDel="00000000" w:rsidR="00000000" w:rsidRPr="00000000">
              <w:rPr>
                <w:rtl w:val="0"/>
              </w:rPr>
              <w:t xml:space="preserve">Xue, S., Massazza, A., Akhter-Khan, S. C., et al. (2024). Mental health and psychosocial interventions in the context of climate change: A scoping review. NPJ Mental Health Research, 3, 10.</w:t>
            </w:r>
            <w:hyperlink r:id="rId690">
              <w:r w:rsidDel="00000000" w:rsidR="00000000" w:rsidRPr="00000000">
                <w:rPr>
                  <w:rtl w:val="0"/>
                </w:rPr>
                <w:t xml:space="preserve"> </w:t>
              </w:r>
            </w:hyperlink>
            <w:hyperlink r:id="rId691">
              <w:r w:rsidDel="00000000" w:rsidR="00000000" w:rsidRPr="00000000">
                <w:rPr>
                  <w:color w:val="1155cc"/>
                  <w:u w:val="single"/>
                  <w:rtl w:val="0"/>
                </w:rPr>
                <w:t xml:space="preserve">https://doi.org/10.1038/s44184-024-00054-1</w:t>
              </w:r>
            </w:hyperlink>
            <w:r w:rsidDel="00000000" w:rsidR="00000000" w:rsidRPr="00000000">
              <w:rPr>
                <w:rtl w:val="0"/>
              </w:rPr>
            </w:r>
          </w:p>
          <w:p w:rsidR="00000000" w:rsidDel="00000000" w:rsidP="00000000" w:rsidRDefault="00000000" w:rsidRPr="00000000" w14:paraId="000016AF">
            <w:pPr>
              <w:numPr>
                <w:ilvl w:val="0"/>
                <w:numId w:val="179"/>
              </w:numPr>
              <w:spacing w:after="240" w:before="0" w:beforeAutospacing="0" w:lineRule="auto"/>
              <w:ind w:left="720" w:hanging="360"/>
            </w:pPr>
            <w:r w:rsidDel="00000000" w:rsidR="00000000" w:rsidRPr="00000000">
              <w:rPr>
                <w:rtl w:val="0"/>
              </w:rPr>
              <w:t xml:space="preserve">Ginsburg, K. R. (2020). Building resilience in children and teens (4th ed.). American Academy of Pediatrics.</w:t>
            </w:r>
            <w:hyperlink r:id="rId692">
              <w:r w:rsidDel="00000000" w:rsidR="00000000" w:rsidRPr="00000000">
                <w:rPr>
                  <w:rtl w:val="0"/>
                </w:rPr>
                <w:t xml:space="preserve"> </w:t>
              </w:r>
            </w:hyperlink>
            <w:hyperlink r:id="rId693">
              <w:r w:rsidDel="00000000" w:rsidR="00000000" w:rsidRPr="00000000">
                <w:rPr>
                  <w:color w:val="1155cc"/>
                  <w:u w:val="single"/>
                  <w:rtl w:val="0"/>
                </w:rPr>
                <w:t xml:space="preserve">https://doi.org/10.1542/9781610023863</w:t>
              </w:r>
            </w:hyperlink>
            <w:r w:rsidDel="00000000" w:rsidR="00000000" w:rsidRPr="00000000">
              <w:rPr>
                <w:rtl w:val="0"/>
              </w:rPr>
            </w:r>
          </w:p>
        </w:tc>
      </w:tr>
    </w:tbl>
    <w:p w:rsidR="00000000" w:rsidDel="00000000" w:rsidP="00000000" w:rsidRDefault="00000000" w:rsidRPr="00000000" w14:paraId="000016B0">
      <w:pPr>
        <w:rPr/>
        <w:sectPr>
          <w:headerReference r:id="rId694" w:type="default"/>
          <w:footerReference r:id="rId695"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6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96" w:type="default"/>
          <w:footerReference r:id="rId697" w:type="default"/>
          <w:type w:val="nextPage"/>
          <w:pgSz w:h="12240" w:w="15840" w:orient="landscape"/>
          <w:pgMar w:bottom="1440.0000000000002" w:top="1440.0000000000002" w:left="1440.0000000000002" w:right="1440.0000000000002" w:header="720" w:footer="720"/>
          <w:pgNumType w:start="1"/>
        </w:sectPr>
      </w:pPr>
      <w:bookmarkStart w:colFirst="0" w:colLast="0" w:name="_lkh7kac05kfc" w:id="344"/>
      <w:bookmarkEnd w:id="3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Therapeutic Approaches - Psychoeducation ...</w:t>
      </w:r>
      <w:r w:rsidDel="00000000" w:rsidR="00000000" w:rsidRPr="00000000">
        <w:rPr>
          <w:rtl w:val="0"/>
        </w:rPr>
      </w:r>
    </w:p>
    <w:p w:rsidR="00000000" w:rsidDel="00000000" w:rsidP="00000000" w:rsidRDefault="00000000" w:rsidRPr="00000000" w14:paraId="000016B2">
      <w:pPr>
        <w:pStyle w:val="Heading1"/>
        <w:spacing w:after="240" w:before="240" w:lineRule="auto"/>
        <w:rPr/>
      </w:pPr>
      <w:bookmarkStart w:colFirst="0" w:colLast="0" w:name="_ord1y6mdo13" w:id="345"/>
      <w:bookmarkEnd w:id="345"/>
      <w:r w:rsidDel="00000000" w:rsidR="00000000" w:rsidRPr="00000000">
        <w:rPr>
          <w:rtl w:val="0"/>
        </w:rPr>
      </w:r>
    </w:p>
    <w:tbl>
      <w:tblPr>
        <w:tblStyle w:val="Table164"/>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rHeight w:val="1851.2255859374998" w:hRule="atLeast"/>
          <w:tblHeader w:val="0"/>
        </w:trPr>
        <w:tc>
          <w:tcPr>
            <w:shd w:fill="f4cccc" w:val="clear"/>
          </w:tcPr>
          <w:p w:rsidR="00000000" w:rsidDel="00000000" w:rsidP="00000000" w:rsidRDefault="00000000" w:rsidRPr="00000000" w14:paraId="000016B3">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6B4">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6B5">
            <w:pPr>
              <w:widowControl w:val="0"/>
              <w:rPr>
                <w:b w:val="1"/>
                <w:bCs w:val="1"/>
                <w:sz w:val="28"/>
                <w:szCs w:val="28"/>
              </w:rPr>
            </w:pPr>
            <w:r w:rsidDel="00000000" w:rsidR="00000000" w:rsidRPr="00000000">
              <w:rPr>
                <w:b w:val="1"/>
                <w:bCs w:val="1"/>
                <w:sz w:val="28"/>
                <w:szCs w:val="28"/>
                <w:rtl w:val="0"/>
              </w:rPr>
              <w:t xml:space="preserve">Section 4 is now closed for review and we are no longer accepting comments. Thank you for your contributions!</w:t>
            </w:r>
          </w:p>
          <w:p w:rsidR="00000000" w:rsidDel="00000000" w:rsidP="00000000" w:rsidRDefault="00000000" w:rsidRPr="00000000" w14:paraId="000016B6">
            <w:pPr>
              <w:widowControl w:val="0"/>
              <w:rPr>
                <w:sz w:val="28"/>
                <w:szCs w:val="28"/>
              </w:rPr>
            </w:pPr>
            <w:r w:rsidDel="00000000" w:rsidR="00000000" w:rsidRPr="00000000">
              <w:rPr>
                <w:rtl w:val="0"/>
              </w:rPr>
            </w:r>
          </w:p>
          <w:p w:rsidR="00000000" w:rsidDel="00000000" w:rsidP="00000000" w:rsidRDefault="00000000" w:rsidRPr="00000000" w14:paraId="000016B7">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16B8">
            <w:pPr>
              <w:widowControl w:val="0"/>
              <w:rPr>
                <w:b w:val="1"/>
                <w:bCs w:val="1"/>
                <w:sz w:val="28"/>
                <w:szCs w:val="28"/>
              </w:rPr>
            </w:pPr>
            <w:r w:rsidDel="00000000" w:rsidR="00000000" w:rsidRPr="00000000">
              <w:rPr>
                <w:rtl w:val="0"/>
              </w:rPr>
            </w:r>
          </w:p>
          <w:p w:rsidR="00000000" w:rsidDel="00000000" w:rsidP="00000000" w:rsidRDefault="00000000" w:rsidRPr="00000000" w14:paraId="000016B9">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16BA">
      <w:pPr>
        <w:pStyle w:val="Heading1"/>
        <w:spacing w:after="240" w:before="240" w:lineRule="auto"/>
        <w:rPr/>
      </w:pPr>
      <w:bookmarkStart w:colFirst="0" w:colLast="0" w:name="_i4r9t811s20r" w:id="346"/>
      <w:bookmarkEnd w:id="346"/>
      <w:r w:rsidDel="00000000" w:rsidR="00000000" w:rsidRPr="00000000">
        <w:rPr>
          <w:rtl w:val="0"/>
        </w:rPr>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pStyle w:val="Heading1"/>
        <w:spacing w:after="240" w:before="240" w:lineRule="auto"/>
        <w:rPr>
          <w:b w:val="0"/>
          <w:bCs w:val="0"/>
        </w:rPr>
      </w:pPr>
      <w:bookmarkStart w:colFirst="0" w:colLast="0" w:name="_f16l1v22tlhl" w:id="347"/>
      <w:bookmarkEnd w:id="347"/>
      <w:r w:rsidDel="00000000" w:rsidR="00000000" w:rsidRPr="00000000">
        <w:rPr>
          <w:rtl w:val="0"/>
        </w:rPr>
        <w:t xml:space="preserve">Therapeutic Approaches - Psychoeducation, Psychological First Aid, and Psychological Debriefing</w:t>
      </w:r>
      <w:ins w:author="Claire Perry" w:id="458" w:date="2025-12-03T02:30:00Z">
        <w:r w:rsidDel="00000000" w:rsidR="00000000" w:rsidRPr="00000000">
          <w:rPr>
            <w:rtl w:val="0"/>
          </w:rPr>
          <w:t xml:space="preserve"> for Climate </w:t>
        </w:r>
        <w:commentRangeStart w:id="310"/>
        <w:r w:rsidDel="00000000" w:rsidR="00000000" w:rsidRPr="00000000">
          <w:rPr>
            <w:rtl w:val="0"/>
          </w:rPr>
          <w:t xml:space="preserve">Disasters</w:t>
        </w:r>
      </w:ins>
      <w:commentRangeEnd w:id="310"/>
      <w:r w:rsidDel="00000000" w:rsidR="00000000" w:rsidRPr="00000000">
        <w:commentReference w:id="310"/>
      </w:r>
      <w:r w:rsidDel="00000000" w:rsidR="00000000" w:rsidRPr="00000000">
        <w:rPr>
          <w:rtl w:val="0"/>
        </w:rPr>
      </w:r>
    </w:p>
    <w:tbl>
      <w:tblPr>
        <w:tblStyle w:val="Table16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16C3">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16C4">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16C5">
            <w:pPr>
              <w:widowControl w:val="0"/>
              <w:numPr>
                <w:ilvl w:val="0"/>
                <w:numId w:val="510"/>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16C6">
            <w:pPr>
              <w:widowControl w:val="0"/>
              <w:numPr>
                <w:ilvl w:val="0"/>
                <w:numId w:val="510"/>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16C7">
            <w:pPr>
              <w:widowControl w:val="0"/>
              <w:numPr>
                <w:ilvl w:val="0"/>
                <w:numId w:val="510"/>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16C8">
            <w:pPr>
              <w:widowControl w:val="0"/>
              <w:numPr>
                <w:ilvl w:val="0"/>
                <w:numId w:val="510"/>
              </w:numPr>
              <w:spacing w:line="240" w:lineRule="auto"/>
              <w:ind w:left="720" w:hanging="360"/>
            </w:pPr>
            <w:ins w:author="Claire Perry" w:id="459" w:date="2025-12-03T04:00:44Z">
              <w:r w:rsidDel="00000000" w:rsidR="00000000" w:rsidRPr="00000000">
                <w:rPr>
                  <w:rtl w:val="0"/>
                </w:rPr>
                <w:t xml:space="preserve">Claire Perry, Centre for Addiction and Mental Health</w:t>
              </w:r>
            </w:ins>
            <w:del w:author="Claire Perry" w:id="459" w:date="2025-12-03T04:00:44Z">
              <w:r w:rsidDel="00000000" w:rsidR="00000000" w:rsidRPr="00000000">
                <w:rPr>
                  <w:rtl w:val="0"/>
                </w:rPr>
                <w:delText xml:space="preserve"> </w:delText>
              </w:r>
            </w:del>
            <w:r w:rsidDel="00000000" w:rsidR="00000000" w:rsidRPr="00000000">
              <w:rPr>
                <w:rtl w:val="0"/>
              </w:rPr>
            </w:r>
          </w:p>
          <w:p w:rsidR="00000000" w:rsidDel="00000000" w:rsidP="00000000" w:rsidRDefault="00000000" w:rsidRPr="00000000" w14:paraId="000016C9">
            <w:pPr>
              <w:widowControl w:val="0"/>
              <w:numPr>
                <w:ilvl w:val="0"/>
                <w:numId w:val="510"/>
              </w:numPr>
              <w:spacing w:line="240" w:lineRule="auto"/>
              <w:ind w:left="720" w:hanging="360"/>
            </w:pPr>
            <w:r w:rsidDel="00000000" w:rsidR="00000000" w:rsidRPr="00000000">
              <w:rPr>
                <w:rtl w:val="0"/>
              </w:rPr>
              <w:t xml:space="preserve"> </w:t>
            </w:r>
          </w:p>
          <w:p w:rsidR="00000000" w:rsidDel="00000000" w:rsidP="00000000" w:rsidRDefault="00000000" w:rsidRPr="00000000" w14:paraId="000016CA">
            <w:pPr>
              <w:widowControl w:val="0"/>
              <w:numPr>
                <w:ilvl w:val="0"/>
                <w:numId w:val="510"/>
              </w:numPr>
              <w:spacing w:line="240" w:lineRule="auto"/>
              <w:ind w:left="720" w:hanging="360"/>
            </w:pPr>
            <w:r w:rsidDel="00000000" w:rsidR="00000000" w:rsidRPr="00000000">
              <w:rPr>
                <w:rtl w:val="0"/>
              </w:rPr>
            </w:r>
          </w:p>
        </w:tc>
      </w:tr>
    </w:tbl>
    <w:p w:rsidR="00000000" w:rsidDel="00000000" w:rsidP="00000000" w:rsidRDefault="00000000" w:rsidRPr="00000000" w14:paraId="000016CB">
      <w:pPr>
        <w:spacing w:after="240" w:before="240" w:lineRule="auto"/>
        <w:rPr/>
      </w:pPr>
      <w:r w:rsidDel="00000000" w:rsidR="00000000" w:rsidRPr="00000000">
        <w:rPr>
          <w:rtl w:val="0"/>
        </w:rPr>
      </w:r>
    </w:p>
    <w:tbl>
      <w:tblPr>
        <w:tblStyle w:val="Table16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16CC">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16CD">
            <w:pPr>
              <w:widowControl w:val="0"/>
              <w:spacing w:after="240" w:before="240" w:line="240" w:lineRule="auto"/>
              <w:rPr/>
            </w:pPr>
            <w:r w:rsidDel="00000000" w:rsidR="00000000" w:rsidRPr="00000000">
              <w:rPr>
                <w:rtl w:val="0"/>
              </w:rPr>
              <w:t xml:space="preserve">When communities brace for a natural disaster, or when they are struggling to recover from one, emotional support can be as critical as physical shelter. For climate-related crises, three core practices have emerged as invaluable for helping both individuals and groups: psychoeducation, psychological first aid (PFA), and psychological debriefing. Each offers a distinct way of addressing the emotional challenges people face before, during, or after catastrophic events like hurricanes, wildfires, or floods. Collectively, they form a comprehensive toolkit for responding to the wave of climate emotions that surge in times of crisis, ranging from anticipatory stress to the lingering effects of trauma.</w:t>
            </w:r>
          </w:p>
          <w:p w:rsidR="00000000" w:rsidDel="00000000" w:rsidP="00000000" w:rsidRDefault="00000000" w:rsidRPr="00000000" w14:paraId="000016CE">
            <w:pPr>
              <w:widowControl w:val="0"/>
              <w:spacing w:after="240" w:before="240" w:line="240" w:lineRule="auto"/>
              <w:rPr/>
            </w:pPr>
            <w:r w:rsidDel="00000000" w:rsidR="00000000" w:rsidRPr="00000000">
              <w:rPr>
                <w:rtl w:val="0"/>
              </w:rPr>
              <w:t xml:space="preserve">Psychoeducation is often the first line of support when it comes to preparing communities for climate stress. It involves sharing clear, accessible information about emotional responses—why we may feel anxious, how grief can manifest, and what we can do to cope more effectively. Understanding that eco-anxiety or anticipatory grief is not abnormal but rather a natural reaction to looming threats helps to reduce stigma and isolation. The theoretical underpinning from Stress and Coping Theory supports this approach: when people learn to recognize the sources of their stress and the coping methods available, they become more resilient. Psychoeducation can also play a crucial role after disasters have occurred, normalizing trauma responses such as hypervigilance, nightmares, or guilt, and guiding people toward healthy ways of processing these experiences. By teaching basic self-care strategies—like mindfulness exercises or seeking social support—psychoeducation empowers survivors to manage their emotional responses and strengthens communal bonds.</w:t>
            </w:r>
          </w:p>
          <w:p w:rsidR="00000000" w:rsidDel="00000000" w:rsidP="00000000" w:rsidRDefault="00000000" w:rsidRPr="00000000" w14:paraId="000016CF">
            <w:pPr>
              <w:widowControl w:val="0"/>
              <w:spacing w:after="240" w:before="240" w:line="240" w:lineRule="auto"/>
              <w:rPr/>
            </w:pPr>
            <w:r w:rsidDel="00000000" w:rsidR="00000000" w:rsidRPr="00000000">
              <w:rPr>
                <w:rtl w:val="0"/>
              </w:rPr>
              <w:t xml:space="preserve">In the immediate aftermath of a climate disaster, Psychological First Aid (PFA) provides a framework for stabilizing those who have just endured a highly distressing event. Often delivered by first responders, volunteers, or other community members, PFA is grounded in practical interventions that address urgent needs: physical safety, emotional calm, and a sense of connectedness. Unlike traditional therapy, it does not delve deeply into an individual’s history or psyche. Instead, it offers immediate relief through empathy, reassurance, and help with concrete tasks, such as locating missing family members or securing shelter. The goal is to mitigate the intensity of shock and grief before they escalate into more chronic conditions like post-traumatic stress disorder. The focus on safety and emotional regulation aligns with concepts like Maslow’s Hierarchy of Needs and Polyvagal Theory, underscoring how restoring a sense of security can help move people from a fight-or-flight mode toward a state of </w:t>
            </w:r>
            <w:del w:author="Claire Perry" w:id="460" w:date="2025-12-03T02:37:05Z">
              <w:r w:rsidDel="00000000" w:rsidR="00000000" w:rsidRPr="00000000">
                <w:rPr>
                  <w:rtl w:val="0"/>
                </w:rPr>
                <w:delText xml:space="preserve">cooperative</w:delText>
              </w:r>
            </w:del>
            <w:ins w:author="Claire Perry" w:id="460" w:date="2025-12-03T02:37:05Z">
              <w:r w:rsidDel="00000000" w:rsidR="00000000" w:rsidRPr="00000000">
                <w:rPr>
                  <w:rtl w:val="0"/>
                </w:rPr>
                <w:t xml:space="preserve"> collaborative</w:t>
              </w:r>
            </w:ins>
            <w:r w:rsidDel="00000000" w:rsidR="00000000" w:rsidRPr="00000000">
              <w:rPr>
                <w:rtl w:val="0"/>
              </w:rPr>
              <w:t xml:space="preserve"> problem-solving and social engagement.</w:t>
            </w:r>
          </w:p>
          <w:p w:rsidR="00000000" w:rsidDel="00000000" w:rsidP="00000000" w:rsidRDefault="00000000" w:rsidRPr="00000000" w14:paraId="000016D0">
            <w:pPr>
              <w:widowControl w:val="0"/>
              <w:spacing w:after="240" w:before="240" w:line="240" w:lineRule="auto"/>
              <w:rPr/>
            </w:pPr>
            <w:r w:rsidDel="00000000" w:rsidR="00000000" w:rsidRPr="00000000">
              <w:rPr>
                <w:rtl w:val="0"/>
              </w:rPr>
              <w:t xml:space="preserve">Psychological debriefing is another intervention sometimes used after traumatic events, including those driven by climate disasters. Debriefing typically involves structured discussions that encourage participants to share their stories and emotions—an approach that finds support in narrative and collective trauma theories, where talking about a painful experience can help organize it and lessen its psychological grip. In the context of climate emergencies, such group debriefings can foster communal healing and validate shared losses. However, it’s also important to acknowledge controversies around debriefing: some research suggests that if done too soon or with insufficient sensitivity, it risks reactivating traumatic memories. As a result, contemporary practice advises</w:t>
            </w:r>
            <w:ins w:author="Claire Perry" w:id="461" w:date="2025-12-03T02:38:23Z">
              <w:r w:rsidDel="00000000" w:rsidR="00000000" w:rsidRPr="00000000">
                <w:rPr>
                  <w:rtl w:val="0"/>
                </w:rPr>
                <w:t xml:space="preserve"> intentional</w:t>
              </w:r>
            </w:ins>
            <w:r w:rsidDel="00000000" w:rsidR="00000000" w:rsidRPr="00000000">
              <w:rPr>
                <w:rtl w:val="0"/>
              </w:rPr>
              <w:t xml:space="preserve"> timing and tailoring debriefing carefully to avoid exacerbating distress. In more adaptive forms—sometimes referred to as “healing circles” or structured community conversations—debriefing can help entire neighborhoods process their experiences, grieve collectively, and gradually build a narrative of recovery.</w:t>
            </w:r>
          </w:p>
          <w:p w:rsidR="00000000" w:rsidDel="00000000" w:rsidP="00000000" w:rsidRDefault="00000000" w:rsidRPr="00000000" w14:paraId="000016D1">
            <w:pPr>
              <w:widowControl w:val="0"/>
              <w:spacing w:after="240" w:before="240" w:line="240" w:lineRule="auto"/>
              <w:rPr/>
            </w:pPr>
            <w:r w:rsidDel="00000000" w:rsidR="00000000" w:rsidRPr="00000000">
              <w:rPr>
                <w:rtl w:val="0"/>
              </w:rPr>
              <w:t xml:space="preserve">When applied thoughtfully, these three approaches—psychoeducation, PFA, and debriefing—can complement one another to address a wide range of climate emotions. Psychoeducation demystifies stress responses and offers proactive tools, PFA provides immediate emotional triage for those in acute distress, and debriefing can help people reflect on their experiences in ways that support long-term healing. Together, they respond to both anticipatory anxiety about future crises and the lingering psychological toll of past climate disasters. By weaving these practices into community planning and emergency responses, we can offer individuals not only the means to survive the immediate aftermath of a crisis but also the resilience to engage proactively with the escalating challenges of a changing climate.</w:t>
            </w:r>
          </w:p>
        </w:tc>
      </w:tr>
      <w:tr>
        <w:trPr>
          <w:cantSplit w:val="0"/>
          <w:tblHeader w:val="0"/>
        </w:trPr>
        <w:tc>
          <w:tcPr>
            <w:shd w:fill="ea9999" w:val="clear"/>
          </w:tcPr>
          <w:p w:rsidR="00000000" w:rsidDel="00000000" w:rsidP="00000000" w:rsidRDefault="00000000" w:rsidRPr="00000000" w14:paraId="000016D2">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16D3">
            <w:pPr>
              <w:spacing w:after="240" w:before="240" w:lineRule="auto"/>
              <w:rPr/>
            </w:pPr>
            <w:r w:rsidDel="00000000" w:rsidR="00000000" w:rsidRPr="00000000">
              <w:rPr>
                <w:rtl w:val="0"/>
              </w:rPr>
              <w:t xml:space="preserve">Supporting individuals and communities in the face of climate change and natural disasters requires a multifaceted approach to address the emotional and psychological challenges they present. This module explores the importance and utility of psychoeducation, psychological first aid (PFA), and psychological debriefing in the context of climate-related emotions. Additionally, it provides an in-depth look at Cognitive Behavioural Therapy (CBT), particularly tailored for trauma and natural disaster responses. By understanding and applying these strategies, learners can effectively support themselves and others in navigating the emotional impacts of climate change.</w:t>
            </w:r>
          </w:p>
          <w:p w:rsidR="00000000" w:rsidDel="00000000" w:rsidP="00000000" w:rsidRDefault="00000000" w:rsidRPr="00000000" w14:paraId="000016D4">
            <w:pPr>
              <w:spacing w:after="240" w:before="240" w:lineRule="auto"/>
              <w:rPr/>
            </w:pPr>
            <w:r w:rsidDel="00000000" w:rsidR="00000000" w:rsidRPr="00000000">
              <w:rPr>
                <w:rtl w:val="0"/>
              </w:rPr>
            </w:r>
          </w:p>
          <w:tbl>
            <w:tblPr>
              <w:tblStyle w:val="Table167"/>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6D5">
                  <w:pPr>
                    <w:pStyle w:val="Heading2"/>
                    <w:spacing w:after="240" w:before="240" w:lineRule="auto"/>
                    <w:rPr/>
                  </w:pPr>
                  <w:bookmarkStart w:colFirst="0" w:colLast="0" w:name="_y0ezwoaugloq" w:id="348"/>
                  <w:bookmarkEnd w:id="348"/>
                  <w:r w:rsidDel="00000000" w:rsidR="00000000" w:rsidRPr="00000000">
                    <w:rPr>
                      <w:rtl w:val="0"/>
                    </w:rPr>
                    <w:t xml:space="preserve">Understanding Support Strategies for Climate Emotions</w:t>
                  </w:r>
                </w:p>
                <w:p w:rsidR="00000000" w:rsidDel="00000000" w:rsidP="00000000" w:rsidRDefault="00000000" w:rsidRPr="00000000" w14:paraId="000016D6">
                  <w:pPr>
                    <w:spacing w:after="240" w:before="240" w:lineRule="auto"/>
                    <w:rPr/>
                  </w:pPr>
                  <w:r w:rsidDel="00000000" w:rsidR="00000000" w:rsidRPr="00000000">
                    <w:rPr>
                      <w:rtl w:val="0"/>
                    </w:rPr>
                    <w:t xml:space="preserve">Climate change and natural disasters trigger a range of emotional responses, including anxiety, grief, despair, and trauma. Addressing these emotions is crucial for fostering resilience and promoting psychological well-being. This module delves into three key support strategies—psychoeducation, psychological first aid, and psychological debriefing—and provides a comprehensive overview of Cognitive Behavioural Therapy (CBT) tailored for climate-related trauma. Each approach offers unique frameworks and tools to support individuals and communities before, during, and after climate-related events.</w:t>
                  </w:r>
                </w:p>
                <w:p w:rsidR="00000000" w:rsidDel="00000000" w:rsidP="00000000" w:rsidRDefault="00000000" w:rsidRPr="00000000" w14:paraId="000016D7">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6D8">
                  <w:pPr>
                    <w:numPr>
                      <w:ilvl w:val="0"/>
                      <w:numId w:val="12"/>
                    </w:numPr>
                    <w:spacing w:after="0" w:afterAutospacing="0" w:before="240" w:lineRule="auto"/>
                    <w:ind w:left="720" w:hanging="360"/>
                    <w:rPr>
                      <w:b w:val="1"/>
                      <w:bCs w:val="1"/>
                    </w:rPr>
                  </w:pPr>
                  <w:r w:rsidDel="00000000" w:rsidR="00000000" w:rsidRPr="00000000">
                    <w:rPr>
                      <w:b w:val="1"/>
                      <w:bCs w:val="1"/>
                      <w:u w:val="single"/>
                      <w:rtl w:val="0"/>
                    </w:rPr>
                    <w:t xml:space="preserve">Psychoeducation</w:t>
                  </w:r>
                </w:p>
                <w:p w:rsidR="00000000" w:rsidDel="00000000" w:rsidP="00000000" w:rsidRDefault="00000000" w:rsidRPr="00000000" w14:paraId="000016D9">
                  <w:pPr>
                    <w:numPr>
                      <w:ilvl w:val="1"/>
                      <w:numId w:val="12"/>
                    </w:numPr>
                    <w:spacing w:after="240" w:before="0" w:beforeAutospacing="0" w:lineRule="auto"/>
                    <w:ind w:left="1440" w:hanging="360"/>
                    <w:rPr>
                      <w:b w:val="1"/>
                      <w:bCs w:val="1"/>
                    </w:rPr>
                  </w:pPr>
                  <w:r w:rsidDel="00000000" w:rsidR="00000000" w:rsidRPr="00000000">
                    <w:rPr>
                      <w:b w:val="1"/>
                      <w:bCs w:val="1"/>
                      <w:rtl w:val="0"/>
                    </w:rPr>
                    <w:t xml:space="preserve">Definition and Importance</w:t>
                  </w:r>
                </w:p>
                <w:p w:rsidR="00000000" w:rsidDel="00000000" w:rsidP="00000000" w:rsidRDefault="00000000" w:rsidRPr="00000000" w14:paraId="000016DA">
                  <w:pPr>
                    <w:spacing w:after="240" w:before="240" w:lineRule="auto"/>
                    <w:ind w:left="1440" w:firstLine="0"/>
                    <w:rPr/>
                  </w:pPr>
                  <w:r w:rsidDel="00000000" w:rsidR="00000000" w:rsidRPr="00000000">
                    <w:rPr>
                      <w:rtl w:val="0"/>
                    </w:rPr>
                    <w:t xml:space="preserve">Psychoeducation involves providing individuals and communities with information about psychological processes, stress responses, and effective coping strategies. By educating people about how the mind responds to climate-related stressors, psychoeducation empowers them to understand and manage their emotional</w:t>
                  </w:r>
                  <w:ins w:author="Claire Perry" w:id="462" w:date="2025-12-03T02:40:42Z">
                    <w:r w:rsidDel="00000000" w:rsidR="00000000" w:rsidRPr="00000000">
                      <w:rPr>
                        <w:rtl w:val="0"/>
                      </w:rPr>
                      <w:t xml:space="preserve">, behavioral,</w:t>
                    </w:r>
                  </w:ins>
                  <w:r w:rsidDel="00000000" w:rsidR="00000000" w:rsidRPr="00000000">
                    <w:rPr>
                      <w:rtl w:val="0"/>
                    </w:rPr>
                    <w:t xml:space="preserve"> and cognitive reactions more effectively. This foundational knowledge is essential for fostering resilience and enabling proactive engagement with climate challenges.</w:t>
                  </w:r>
                </w:p>
                <w:p w:rsidR="00000000" w:rsidDel="00000000" w:rsidP="00000000" w:rsidRDefault="00000000" w:rsidRPr="00000000" w14:paraId="000016DB">
                  <w:pPr>
                    <w:numPr>
                      <w:ilvl w:val="1"/>
                      <w:numId w:val="12"/>
                    </w:numPr>
                    <w:spacing w:after="240" w:before="240" w:lineRule="auto"/>
                    <w:ind w:left="1440" w:hanging="360"/>
                    <w:rPr>
                      <w:b w:val="1"/>
                      <w:bCs w:val="1"/>
                    </w:rPr>
                  </w:pPr>
                  <w:r w:rsidDel="00000000" w:rsidR="00000000" w:rsidRPr="00000000">
                    <w:rPr>
                      <w:b w:val="1"/>
                      <w:bCs w:val="1"/>
                      <w:rtl w:val="0"/>
                    </w:rPr>
                    <w:t xml:space="preserve">Relevance to Climate Emotions</w:t>
                  </w:r>
                </w:p>
                <w:p w:rsidR="00000000" w:rsidDel="00000000" w:rsidP="00000000" w:rsidRDefault="00000000" w:rsidRPr="00000000" w14:paraId="000016DC">
                  <w:pPr>
                    <w:spacing w:after="240" w:before="240" w:lineRule="auto"/>
                    <w:ind w:left="1440" w:firstLine="0"/>
                    <w:rPr/>
                  </w:pPr>
                  <w:r w:rsidDel="00000000" w:rsidR="00000000" w:rsidRPr="00000000">
                    <w:rPr>
                      <w:rtl w:val="0"/>
                    </w:rPr>
                    <w:t xml:space="preserve">In the face of climate change, individuals often experience anticipatory stress, such as eco-anxiety and anticipatory grief, as well as posttraumatic reactions following natural disasters like hurricanes, wildfires, and floods. Psychoeducation addresses these emotional responses by normalizing them and explaining their adaptive purposes. For instance, eco-anxiety can motivate individuals to prepare for future climate impacts or engage in activism. Additionally, psychoeducation provides tools for managing chronic stress related to future uncertainties through practices like mindfulness, emotional regulation, and community-based coping strategies.</w:t>
                  </w:r>
                </w:p>
                <w:p w:rsidR="00000000" w:rsidDel="00000000" w:rsidP="00000000" w:rsidRDefault="00000000" w:rsidRPr="00000000" w14:paraId="000016DD">
                  <w:pPr>
                    <w:numPr>
                      <w:ilvl w:val="1"/>
                      <w:numId w:val="12"/>
                    </w:numPr>
                    <w:spacing w:after="240" w:before="240" w:lineRule="auto"/>
                    <w:ind w:left="1440" w:hanging="360"/>
                    <w:rPr>
                      <w:b w:val="1"/>
                      <w:bCs w:val="1"/>
                    </w:rPr>
                  </w:pPr>
                  <w:r w:rsidDel="00000000" w:rsidR="00000000" w:rsidRPr="00000000">
                    <w:rPr>
                      <w:b w:val="1"/>
                      <w:bCs w:val="1"/>
                      <w:rtl w:val="0"/>
                    </w:rPr>
                    <w:t xml:space="preserve">Theoretical Foundations</w:t>
                  </w:r>
                </w:p>
                <w:p w:rsidR="00000000" w:rsidDel="00000000" w:rsidP="00000000" w:rsidRDefault="00000000" w:rsidRPr="00000000" w14:paraId="000016DE">
                  <w:pPr>
                    <w:spacing w:after="240" w:before="240" w:lineRule="auto"/>
                    <w:ind w:left="1440" w:firstLine="0"/>
                    <w:rPr/>
                  </w:pPr>
                  <w:r w:rsidDel="00000000" w:rsidR="00000000" w:rsidRPr="00000000">
                    <w:rPr>
                      <w:rtl w:val="0"/>
                    </w:rPr>
                    <w:t xml:space="preserve">Psychoeducation is grounded in several key theories that enhance its effectiveness:</w:t>
                  </w:r>
                </w:p>
                <w:p w:rsidR="00000000" w:rsidDel="00000000" w:rsidP="00000000" w:rsidRDefault="00000000" w:rsidRPr="00000000" w14:paraId="000016DF">
                  <w:pPr>
                    <w:numPr>
                      <w:ilvl w:val="2"/>
                      <w:numId w:val="12"/>
                    </w:numPr>
                    <w:spacing w:after="0" w:afterAutospacing="0" w:before="240" w:lineRule="auto"/>
                    <w:ind w:left="2160" w:hanging="360"/>
                  </w:pPr>
                  <w:r w:rsidDel="00000000" w:rsidR="00000000" w:rsidRPr="00000000">
                    <w:rPr>
                      <w:b w:val="1"/>
                      <w:bCs w:val="1"/>
                      <w:rtl w:val="0"/>
                    </w:rPr>
                    <w:t xml:space="preserve">Stress and Coping Theory (Lazarus &amp; Folkman):</w:t>
                  </w:r>
                  <w:r w:rsidDel="00000000" w:rsidR="00000000" w:rsidRPr="00000000">
                    <w:rPr>
                      <w:rtl w:val="0"/>
                    </w:rPr>
                    <w:t xml:space="preserve"> This theory emphasizes that understanding stressors and building coping skills, whether problem-focused or emotion-focused, enhances resilience. By educating individuals about their stress responses, psychoeducation aligns with this theory to promote adaptive coping mechanisms.</w:t>
                  </w:r>
                </w:p>
                <w:p w:rsidR="00000000" w:rsidDel="00000000" w:rsidP="00000000" w:rsidRDefault="00000000" w:rsidRPr="00000000" w14:paraId="000016E0">
                  <w:pPr>
                    <w:numPr>
                      <w:ilvl w:val="2"/>
                      <w:numId w:val="12"/>
                    </w:numPr>
                    <w:spacing w:after="0" w:afterAutospacing="0" w:before="0" w:beforeAutospacing="0" w:lineRule="auto"/>
                    <w:ind w:left="2160" w:hanging="360"/>
                  </w:pPr>
                  <w:r w:rsidDel="00000000" w:rsidR="00000000" w:rsidRPr="00000000">
                    <w:rPr>
                      <w:b w:val="1"/>
                      <w:bCs w:val="1"/>
                      <w:rtl w:val="0"/>
                    </w:rPr>
                    <w:t xml:space="preserve">Health Belief Model:</w:t>
                  </w:r>
                  <w:r w:rsidDel="00000000" w:rsidR="00000000" w:rsidRPr="00000000">
                    <w:rPr>
                      <w:rtl w:val="0"/>
                    </w:rPr>
                    <w:t xml:space="preserve"> This model highlights that knowledge about risks and effective responses increases the likelihood of individuals taking proactive measures, such as preparing for disasters. Psychoeducation empowers individuals with the necessary information to make informed decisions regarding their safety and well-being.</w:t>
                  </w:r>
                </w:p>
                <w:p w:rsidR="00000000" w:rsidDel="00000000" w:rsidP="00000000" w:rsidRDefault="00000000" w:rsidRPr="00000000" w14:paraId="000016E1">
                  <w:pPr>
                    <w:numPr>
                      <w:ilvl w:val="2"/>
                      <w:numId w:val="12"/>
                    </w:numPr>
                    <w:spacing w:after="0" w:afterAutospacing="0" w:before="0" w:beforeAutospacing="0" w:lineRule="auto"/>
                    <w:ind w:left="2160" w:hanging="360"/>
                  </w:pPr>
                  <w:r w:rsidDel="00000000" w:rsidR="00000000" w:rsidRPr="00000000">
                    <w:rPr>
                      <w:b w:val="1"/>
                      <w:bCs w:val="1"/>
                      <w:rtl w:val="0"/>
                    </w:rPr>
                    <w:t xml:space="preserve">Self-Regulation Theory (Carver &amp; Scheier):</w:t>
                  </w:r>
                  <w:r w:rsidDel="00000000" w:rsidR="00000000" w:rsidRPr="00000000">
                    <w:rPr>
                      <w:rtl w:val="0"/>
                    </w:rPr>
                    <w:t xml:space="preserve"> This theory explains how psychoeducation supports adaptive goal-setting and emotional regulation, helping individuals manage stress and uncertainty more effectively.</w:t>
                  </w:r>
                </w:p>
                <w:p w:rsidR="00000000" w:rsidDel="00000000" w:rsidP="00000000" w:rsidRDefault="00000000" w:rsidRPr="00000000" w14:paraId="000016E2">
                  <w:pPr>
                    <w:numPr>
                      <w:ilvl w:val="2"/>
                      <w:numId w:val="12"/>
                    </w:numPr>
                    <w:spacing w:after="0" w:afterAutospacing="0" w:before="0" w:beforeAutospacing="0" w:lineRule="auto"/>
                    <w:ind w:left="2160" w:hanging="360"/>
                  </w:pPr>
                  <w:r w:rsidDel="00000000" w:rsidR="00000000" w:rsidRPr="00000000">
                    <w:rPr>
                      <w:b w:val="1"/>
                      <w:bCs w:val="1"/>
                      <w:rtl w:val="0"/>
                    </w:rPr>
                    <w:t xml:space="preserve">Trauma-Informed Care:</w:t>
                  </w:r>
                  <w:r w:rsidDel="00000000" w:rsidR="00000000" w:rsidRPr="00000000">
                    <w:rPr>
                      <w:rtl w:val="0"/>
                    </w:rPr>
                    <w:t xml:space="preserve"> Incorporating principles of trauma-informed care, psychoeducation emphasizes safety, trust, and empowerment. It helps individuals understand their emotional and physiological responses to trauma, fostering a supportive environment for psychological healing.</w:t>
                  </w:r>
                </w:p>
                <w:p w:rsidR="00000000" w:rsidDel="00000000" w:rsidP="00000000" w:rsidRDefault="00000000" w:rsidRPr="00000000" w14:paraId="000016E3">
                  <w:pPr>
                    <w:numPr>
                      <w:ilvl w:val="1"/>
                      <w:numId w:val="12"/>
                    </w:numPr>
                    <w:spacing w:after="240" w:before="0" w:beforeAutospacing="0" w:lineRule="auto"/>
                    <w:ind w:left="1440" w:hanging="360"/>
                    <w:rPr>
                      <w:b w:val="1"/>
                      <w:bCs w:val="1"/>
                    </w:rPr>
                  </w:pPr>
                  <w:r w:rsidDel="00000000" w:rsidR="00000000" w:rsidRPr="00000000">
                    <w:rPr>
                      <w:b w:val="1"/>
                      <w:bCs w:val="1"/>
                      <w:rtl w:val="0"/>
                    </w:rPr>
                    <w:t xml:space="preserve">Applications in Climate Contexts</w:t>
                  </w:r>
                </w:p>
                <w:p w:rsidR="00000000" w:rsidDel="00000000" w:rsidP="00000000" w:rsidRDefault="00000000" w:rsidRPr="00000000" w14:paraId="000016E4">
                  <w:pPr>
                    <w:spacing w:after="240" w:before="240" w:lineRule="auto"/>
                    <w:ind w:left="1440" w:firstLine="0"/>
                    <w:rPr/>
                  </w:pPr>
                  <w:r w:rsidDel="00000000" w:rsidR="00000000" w:rsidRPr="00000000">
                    <w:rPr>
                      <w:rtl w:val="0"/>
                    </w:rPr>
                    <w:t xml:space="preserve">Psychoeducation can be applied in various ways to support communities facing climate-related emotions:</w:t>
                  </w:r>
                </w:p>
                <w:p w:rsidR="00000000" w:rsidDel="00000000" w:rsidP="00000000" w:rsidRDefault="00000000" w:rsidRPr="00000000" w14:paraId="000016E5">
                  <w:pPr>
                    <w:numPr>
                      <w:ilvl w:val="2"/>
                      <w:numId w:val="12"/>
                    </w:numPr>
                    <w:spacing w:after="0" w:afterAutospacing="0" w:before="240" w:lineRule="auto"/>
                    <w:ind w:left="2160" w:hanging="360"/>
                  </w:pPr>
                  <w:r w:rsidDel="00000000" w:rsidR="00000000" w:rsidRPr="00000000">
                    <w:rPr>
                      <w:b w:val="1"/>
                      <w:bCs w:val="1"/>
                      <w:rtl w:val="0"/>
                    </w:rPr>
                    <w:t xml:space="preserve">Pre-Disaster Preparedness:</w:t>
                  </w:r>
                  <w:r w:rsidDel="00000000" w:rsidR="00000000" w:rsidRPr="00000000">
                    <w:rPr>
                      <w:rtl w:val="0"/>
                    </w:rPr>
                    <w:t xml:space="preserve"> Educating communities about emotional reactions to climate uncertainty and providing strategies for self-care and collective action helps individuals prepare mentally and emotionally for potential disasters.</w:t>
                  </w:r>
                </w:p>
                <w:p w:rsidR="00000000" w:rsidDel="00000000" w:rsidP="00000000" w:rsidRDefault="00000000" w:rsidRPr="00000000" w14:paraId="000016E6">
                  <w:pPr>
                    <w:numPr>
                      <w:ilvl w:val="2"/>
                      <w:numId w:val="12"/>
                    </w:numPr>
                    <w:spacing w:after="0" w:afterAutospacing="0" w:before="0" w:beforeAutospacing="0" w:lineRule="auto"/>
                    <w:ind w:left="2160" w:hanging="360"/>
                  </w:pPr>
                  <w:r w:rsidDel="00000000" w:rsidR="00000000" w:rsidRPr="00000000">
                    <w:rPr>
                      <w:b w:val="1"/>
                      <w:bCs w:val="1"/>
                      <w:rtl w:val="0"/>
                    </w:rPr>
                    <w:t xml:space="preserve">Youth and Schools:</w:t>
                  </w:r>
                  <w:r w:rsidDel="00000000" w:rsidR="00000000" w:rsidRPr="00000000">
                    <w:rPr>
                      <w:rtl w:val="0"/>
                    </w:rPr>
                    <w:t xml:space="preserve"> Integrating climate literacy with emotional regulation tools in educational programs equips younger populations with the knowledge and skills to manage climate-related anxiety and stress.</w:t>
                  </w:r>
                </w:p>
                <w:p w:rsidR="00000000" w:rsidDel="00000000" w:rsidP="00000000" w:rsidRDefault="00000000" w:rsidRPr="00000000" w14:paraId="000016E7">
                  <w:pPr>
                    <w:numPr>
                      <w:ilvl w:val="2"/>
                      <w:numId w:val="12"/>
                    </w:numPr>
                    <w:spacing w:after="0" w:afterAutospacing="0" w:before="0" w:beforeAutospacing="0" w:lineRule="auto"/>
                    <w:ind w:left="2160" w:hanging="360"/>
                  </w:pPr>
                  <w:r w:rsidDel="00000000" w:rsidR="00000000" w:rsidRPr="00000000">
                    <w:rPr>
                      <w:b w:val="1"/>
                      <w:bCs w:val="1"/>
                      <w:rtl w:val="0"/>
                    </w:rPr>
                    <w:t xml:space="preserve">Community Awareness Campaigns:</w:t>
                  </w:r>
                  <w:r w:rsidDel="00000000" w:rsidR="00000000" w:rsidRPr="00000000">
                    <w:rPr>
                      <w:rtl w:val="0"/>
                    </w:rPr>
                    <w:t xml:space="preserve"> Conducting campaigns that inform the public about recognizing and addressing eco-anxiety or trauma symptoms following disasters fosters a community-wide understanding and support system.</w:t>
                  </w:r>
                </w:p>
                <w:p w:rsidR="00000000" w:rsidDel="00000000" w:rsidP="00000000" w:rsidRDefault="00000000" w:rsidRPr="00000000" w14:paraId="000016E8">
                  <w:pPr>
                    <w:numPr>
                      <w:ilvl w:val="0"/>
                      <w:numId w:val="12"/>
                    </w:numPr>
                    <w:spacing w:after="0" w:afterAutospacing="0" w:before="0" w:beforeAutospacing="0" w:lineRule="auto"/>
                    <w:ind w:left="720" w:hanging="360"/>
                    <w:rPr>
                      <w:b w:val="1"/>
                      <w:bCs w:val="1"/>
                    </w:rPr>
                  </w:pPr>
                  <w:r w:rsidDel="00000000" w:rsidR="00000000" w:rsidRPr="00000000">
                    <w:rPr>
                      <w:b w:val="1"/>
                      <w:bCs w:val="1"/>
                      <w:u w:val="single"/>
                      <w:rtl w:val="0"/>
                    </w:rPr>
                    <w:t xml:space="preserve">Psychological First Aid (PFA)</w:t>
                  </w:r>
                </w:p>
                <w:p w:rsidR="00000000" w:rsidDel="00000000" w:rsidP="00000000" w:rsidRDefault="00000000" w:rsidRPr="00000000" w14:paraId="000016E9">
                  <w:pPr>
                    <w:numPr>
                      <w:ilvl w:val="1"/>
                      <w:numId w:val="12"/>
                    </w:numPr>
                    <w:spacing w:after="240" w:before="0" w:beforeAutospacing="0" w:lineRule="auto"/>
                    <w:ind w:left="1440" w:hanging="360"/>
                    <w:rPr>
                      <w:b w:val="1"/>
                      <w:bCs w:val="1"/>
                    </w:rPr>
                  </w:pPr>
                  <w:r w:rsidDel="00000000" w:rsidR="00000000" w:rsidRPr="00000000">
                    <w:rPr>
                      <w:b w:val="1"/>
                      <w:bCs w:val="1"/>
                      <w:rtl w:val="0"/>
                    </w:rPr>
                    <w:t xml:space="preserve">Definition and Importance</w:t>
                  </w:r>
                </w:p>
                <w:p w:rsidR="00000000" w:rsidDel="00000000" w:rsidP="00000000" w:rsidRDefault="00000000" w:rsidRPr="00000000" w14:paraId="000016EA">
                  <w:pPr>
                    <w:spacing w:after="240" w:before="240" w:lineRule="auto"/>
                    <w:ind w:left="1440" w:firstLine="0"/>
                    <w:rPr/>
                  </w:pPr>
                  <w:r w:rsidDel="00000000" w:rsidR="00000000" w:rsidRPr="00000000">
                    <w:rPr>
                      <w:rtl w:val="0"/>
                    </w:rPr>
                    <w:t xml:space="preserve">Psychological First Aid (PFA) is a brief, evidence-informed intervention designed to stabilize and support individuals immediately following a traumatic event. Its primary focus is on promoting safety, calming, connectedness, self-efficacy, and hope. PFA serves as an initial response to emotional distress, providing immediate support that can mitigate the severity of long-term psychological impacts such as Post-Traumatic Stress Disorder (PTSD).</w:t>
                  </w:r>
                </w:p>
                <w:p w:rsidR="00000000" w:rsidDel="00000000" w:rsidP="00000000" w:rsidRDefault="00000000" w:rsidRPr="00000000" w14:paraId="000016EB">
                  <w:pPr>
                    <w:numPr>
                      <w:ilvl w:val="1"/>
                      <w:numId w:val="12"/>
                    </w:numPr>
                    <w:spacing w:after="240" w:before="240" w:lineRule="auto"/>
                    <w:ind w:left="1440" w:hanging="360"/>
                    <w:rPr>
                      <w:b w:val="1"/>
                      <w:bCs w:val="1"/>
                    </w:rPr>
                  </w:pPr>
                  <w:r w:rsidDel="00000000" w:rsidR="00000000" w:rsidRPr="00000000">
                    <w:rPr>
                      <w:b w:val="1"/>
                      <w:bCs w:val="1"/>
                      <w:rtl w:val="0"/>
                    </w:rPr>
                    <w:t xml:space="preserve">Relevance to Climate Emotions</w:t>
                  </w:r>
                </w:p>
                <w:p w:rsidR="00000000" w:rsidDel="00000000" w:rsidP="00000000" w:rsidRDefault="00000000" w:rsidRPr="00000000" w14:paraId="000016EC">
                  <w:pPr>
                    <w:spacing w:after="240" w:before="240" w:lineRule="auto"/>
                    <w:ind w:left="1440" w:firstLine="0"/>
                    <w:rPr/>
                  </w:pPr>
                  <w:r w:rsidDel="00000000" w:rsidR="00000000" w:rsidRPr="00000000">
                    <w:rPr>
                      <w:rtl w:val="0"/>
                    </w:rPr>
                    <w:t xml:space="preserve">Climate change can lead to both anticipatory stress and posttraumatic reactions. While PFA is traditionally applied after traumatic events, it can be adapted to provide support during high-stress periods, such as evacuations or sheltering during climate-related disasters. By addressing acute fear and anxiety about potential loss of life, property, and community, PFA helps individuals manage immediate emotional distress. Following disasters, PFA assists individuals in processing shock, grief, and fear, providing essential tools to stabilize intense emotional reactions and reduce the risk of long-term psychological harm.</w:t>
                  </w:r>
                </w:p>
                <w:p w:rsidR="00000000" w:rsidDel="00000000" w:rsidP="00000000" w:rsidRDefault="00000000" w:rsidRPr="00000000" w14:paraId="000016ED">
                  <w:pPr>
                    <w:numPr>
                      <w:ilvl w:val="1"/>
                      <w:numId w:val="12"/>
                    </w:numPr>
                    <w:spacing w:after="240" w:before="240" w:lineRule="auto"/>
                    <w:ind w:left="1440" w:hanging="360"/>
                    <w:rPr>
                      <w:b w:val="1"/>
                      <w:bCs w:val="1"/>
                    </w:rPr>
                  </w:pPr>
                  <w:r w:rsidDel="00000000" w:rsidR="00000000" w:rsidRPr="00000000">
                    <w:rPr>
                      <w:b w:val="1"/>
                      <w:bCs w:val="1"/>
                      <w:rtl w:val="0"/>
                    </w:rPr>
                    <w:t xml:space="preserve">Theoretical Foundations</w:t>
                  </w:r>
                </w:p>
                <w:p w:rsidR="00000000" w:rsidDel="00000000" w:rsidP="00000000" w:rsidRDefault="00000000" w:rsidRPr="00000000" w14:paraId="000016EE">
                  <w:pPr>
                    <w:spacing w:after="240" w:before="240" w:lineRule="auto"/>
                    <w:ind w:left="1440" w:firstLine="0"/>
                    <w:rPr/>
                  </w:pPr>
                  <w:r w:rsidDel="00000000" w:rsidR="00000000" w:rsidRPr="00000000">
                    <w:rPr>
                      <w:rtl w:val="0"/>
                    </w:rPr>
                    <w:t xml:space="preserve">PFA is informed by several key theories that enhance its application:</w:t>
                  </w:r>
                </w:p>
                <w:p w:rsidR="00000000" w:rsidDel="00000000" w:rsidP="00000000" w:rsidRDefault="00000000" w:rsidRPr="00000000" w14:paraId="000016EF">
                  <w:pPr>
                    <w:numPr>
                      <w:ilvl w:val="2"/>
                      <w:numId w:val="12"/>
                    </w:numPr>
                    <w:spacing w:after="0" w:afterAutospacing="0" w:before="240" w:lineRule="auto"/>
                    <w:ind w:left="2160" w:hanging="360"/>
                  </w:pPr>
                  <w:r w:rsidDel="00000000" w:rsidR="00000000" w:rsidRPr="00000000">
                    <w:rPr>
                      <w:b w:val="1"/>
                      <w:bCs w:val="1"/>
                      <w:rtl w:val="0"/>
                    </w:rPr>
                    <w:t xml:space="preserve">Crisis Theory (Caplan, 1964):</w:t>
                  </w:r>
                  <w:r w:rsidDel="00000000" w:rsidR="00000000" w:rsidRPr="00000000">
                    <w:rPr>
                      <w:rtl w:val="0"/>
                    </w:rPr>
                    <w:t xml:space="preserve"> This theory underscores the importance of early intervention during crises to prevent long-term dysfunction. PFA aligns with this by addressing emotional needs in the immediate aftermath of disasters, helping individuals regain a sense of control and stability.</w:t>
                  </w:r>
                </w:p>
                <w:p w:rsidR="00000000" w:rsidDel="00000000" w:rsidP="00000000" w:rsidRDefault="00000000" w:rsidRPr="00000000" w14:paraId="000016F0">
                  <w:pPr>
                    <w:numPr>
                      <w:ilvl w:val="2"/>
                      <w:numId w:val="12"/>
                    </w:numPr>
                    <w:spacing w:after="0" w:afterAutospacing="0" w:before="0" w:beforeAutospacing="0" w:lineRule="auto"/>
                    <w:ind w:left="2160" w:hanging="360"/>
                  </w:pPr>
                  <w:r w:rsidDel="00000000" w:rsidR="00000000" w:rsidRPr="00000000">
                    <w:rPr>
                      <w:b w:val="1"/>
                      <w:bCs w:val="1"/>
                      <w:rtl w:val="0"/>
                    </w:rPr>
                    <w:t xml:space="preserve">Maslow’s Hierarchy of Needs:</w:t>
                  </w:r>
                  <w:r w:rsidDel="00000000" w:rsidR="00000000" w:rsidRPr="00000000">
                    <w:rPr>
                      <w:rtl w:val="0"/>
                    </w:rPr>
                    <w:t xml:space="preserve"> PFA focuses on meeting basic physiological and safety needs first, followed by emotional and relational needs. This hierarchical approach ensures that individuals receive comprehensive support that addresses both immediate and underlying emotional concerns.</w:t>
                  </w:r>
                </w:p>
                <w:p w:rsidR="00000000" w:rsidDel="00000000" w:rsidP="00000000" w:rsidRDefault="00000000" w:rsidRPr="00000000" w14:paraId="000016F1">
                  <w:pPr>
                    <w:numPr>
                      <w:ilvl w:val="2"/>
                      <w:numId w:val="12"/>
                    </w:numPr>
                    <w:spacing w:after="0" w:afterAutospacing="0" w:before="0" w:beforeAutospacing="0" w:lineRule="auto"/>
                    <w:ind w:left="2160" w:hanging="360"/>
                  </w:pPr>
                  <w:r w:rsidDel="00000000" w:rsidR="00000000" w:rsidRPr="00000000">
                    <w:rPr>
                      <w:b w:val="1"/>
                      <w:bCs w:val="1"/>
                      <w:rtl w:val="0"/>
                    </w:rPr>
                    <w:t xml:space="preserve">Resilience Theory:</w:t>
                  </w:r>
                  <w:r w:rsidDel="00000000" w:rsidR="00000000" w:rsidRPr="00000000">
                    <w:rPr>
                      <w:rtl w:val="0"/>
                    </w:rPr>
                    <w:t xml:space="preserve"> By fostering self-efficacy and community connectedness, PFA promotes resilience. It encourages individuals to believe in their ability to recover and adapt, enhancing their capacity to withstand</w:t>
                  </w:r>
                  <w:ins w:author="Claire Perry" w:id="463" w:date="2025-12-03T02:47:06Z">
                    <w:r w:rsidDel="00000000" w:rsidR="00000000" w:rsidRPr="00000000">
                      <w:rPr>
                        <w:rtl w:val="0"/>
                      </w:rPr>
                      <w:t xml:space="preserve"> current and</w:t>
                    </w:r>
                  </w:ins>
                  <w:del w:author="Claire Perry" w:id="463" w:date="2025-12-03T02:47:06Z">
                    <w:r w:rsidDel="00000000" w:rsidR="00000000" w:rsidRPr="00000000">
                      <w:rPr>
                        <w:rtl w:val="0"/>
                      </w:rPr>
                      <w:delText xml:space="preserve"> </w:delText>
                    </w:r>
                  </w:del>
                  <w:r w:rsidDel="00000000" w:rsidR="00000000" w:rsidRPr="00000000">
                    <w:rPr>
                      <w:rtl w:val="0"/>
                    </w:rPr>
                    <w:t xml:space="preserve">future challenges.</w:t>
                  </w:r>
                </w:p>
                <w:p w:rsidR="00000000" w:rsidDel="00000000" w:rsidP="00000000" w:rsidRDefault="00000000" w:rsidRPr="00000000" w14:paraId="000016F2">
                  <w:pPr>
                    <w:numPr>
                      <w:ilvl w:val="2"/>
                      <w:numId w:val="12"/>
                    </w:numPr>
                    <w:spacing w:after="0" w:afterAutospacing="0" w:before="0" w:beforeAutospacing="0" w:lineRule="auto"/>
                    <w:ind w:left="2160" w:hanging="360"/>
                  </w:pPr>
                  <w:r w:rsidDel="00000000" w:rsidR="00000000" w:rsidRPr="00000000">
                    <w:rPr>
                      <w:b w:val="1"/>
                      <w:bCs w:val="1"/>
                      <w:rtl w:val="0"/>
                    </w:rPr>
                    <w:t xml:space="preserve">Polyvagal Theory (Porges, 2011):</w:t>
                  </w:r>
                  <w:r w:rsidDel="00000000" w:rsidR="00000000" w:rsidRPr="00000000">
                    <w:rPr>
                      <w:rtl w:val="0"/>
                    </w:rPr>
                    <w:t xml:space="preserve"> This theory highlights the role of the autonomic nervous system in emotional regulation. PFA incorporates calming strategies that help regulate the nervous system, enabling individuals to transition from a state of fight-or-flight to one of safety and social engagement.</w:t>
                    <w:br w:type="textWrapping"/>
                  </w:r>
                </w:p>
                <w:p w:rsidR="00000000" w:rsidDel="00000000" w:rsidP="00000000" w:rsidRDefault="00000000" w:rsidRPr="00000000" w14:paraId="000016F3">
                  <w:pPr>
                    <w:numPr>
                      <w:ilvl w:val="1"/>
                      <w:numId w:val="12"/>
                    </w:numPr>
                    <w:spacing w:after="240" w:before="0" w:beforeAutospacing="0" w:lineRule="auto"/>
                    <w:ind w:left="1440" w:hanging="360"/>
                    <w:rPr>
                      <w:b w:val="1"/>
                      <w:bCs w:val="1"/>
                    </w:rPr>
                  </w:pPr>
                  <w:r w:rsidDel="00000000" w:rsidR="00000000" w:rsidRPr="00000000">
                    <w:rPr>
                      <w:b w:val="1"/>
                      <w:bCs w:val="1"/>
                      <w:rtl w:val="0"/>
                    </w:rPr>
                    <w:t xml:space="preserve">Applications in Climate Contexts</w:t>
                  </w:r>
                </w:p>
                <w:p w:rsidR="00000000" w:rsidDel="00000000" w:rsidP="00000000" w:rsidRDefault="00000000" w:rsidRPr="00000000" w14:paraId="000016F4">
                  <w:pPr>
                    <w:spacing w:after="240" w:before="240" w:lineRule="auto"/>
                    <w:ind w:left="1440" w:firstLine="0"/>
                    <w:rPr/>
                  </w:pPr>
                  <w:r w:rsidDel="00000000" w:rsidR="00000000" w:rsidRPr="00000000">
                    <w:rPr>
                      <w:rtl w:val="0"/>
                    </w:rPr>
                    <w:t xml:space="preserve">PFA can be effectively applied in various climate-related scenarios:</w:t>
                  </w:r>
                </w:p>
                <w:p w:rsidR="00000000" w:rsidDel="00000000" w:rsidP="00000000" w:rsidRDefault="00000000" w:rsidRPr="00000000" w14:paraId="000016F5">
                  <w:pPr>
                    <w:numPr>
                      <w:ilvl w:val="1"/>
                      <w:numId w:val="12"/>
                    </w:numPr>
                    <w:spacing w:after="0" w:afterAutospacing="0" w:before="240" w:lineRule="auto"/>
                    <w:ind w:left="1440" w:hanging="360"/>
                  </w:pPr>
                  <w:r w:rsidDel="00000000" w:rsidR="00000000" w:rsidRPr="00000000">
                    <w:rPr>
                      <w:b w:val="1"/>
                      <w:bCs w:val="1"/>
                      <w:rtl w:val="0"/>
                    </w:rPr>
                    <w:t xml:space="preserve">Post-Disaster Shelters:</w:t>
                  </w:r>
                  <w:r w:rsidDel="00000000" w:rsidR="00000000" w:rsidRPr="00000000">
                    <w:rPr>
                      <w:rtl w:val="0"/>
                    </w:rPr>
                    <w:t xml:space="preserve"> Providing immediate emotional stabilization for individuals displaced by hurricanes, wildfires, or floods ensures that they receive the necessary support to cope with their immediate circumstances.</w:t>
                  </w:r>
                </w:p>
                <w:p w:rsidR="00000000" w:rsidDel="00000000" w:rsidP="00000000" w:rsidRDefault="00000000" w:rsidRPr="00000000" w14:paraId="000016F6">
                  <w:pPr>
                    <w:numPr>
                      <w:ilvl w:val="1"/>
                      <w:numId w:val="12"/>
                    </w:numPr>
                    <w:spacing w:after="0" w:afterAutospacing="0" w:before="0" w:beforeAutospacing="0" w:lineRule="auto"/>
                    <w:ind w:left="1440" w:hanging="360"/>
                  </w:pPr>
                  <w:r w:rsidDel="00000000" w:rsidR="00000000" w:rsidRPr="00000000">
                    <w:rPr>
                      <w:b w:val="1"/>
                      <w:bCs w:val="1"/>
                      <w:rtl w:val="0"/>
                    </w:rPr>
                    <w:t xml:space="preserve">Emergency Response Teams:</w:t>
                  </w:r>
                  <w:r w:rsidDel="00000000" w:rsidR="00000000" w:rsidRPr="00000000">
                    <w:rPr>
                      <w:rtl w:val="0"/>
                    </w:rPr>
                    <w:t xml:space="preserve"> Training responders in PFA equips them to address survivors’ emotional and psychological needs alongside physical care, ensuring a holistic approach to disaster response.</w:t>
                  </w:r>
                </w:p>
                <w:p w:rsidR="00000000" w:rsidDel="00000000" w:rsidP="00000000" w:rsidRDefault="00000000" w:rsidRPr="00000000" w14:paraId="000016F7">
                  <w:pPr>
                    <w:numPr>
                      <w:ilvl w:val="1"/>
                      <w:numId w:val="12"/>
                    </w:numPr>
                    <w:spacing w:after="0" w:afterAutospacing="0" w:before="0" w:beforeAutospacing="0" w:lineRule="auto"/>
                    <w:ind w:left="1440" w:hanging="360"/>
                  </w:pPr>
                  <w:r w:rsidDel="00000000" w:rsidR="00000000" w:rsidRPr="00000000">
                    <w:rPr>
                      <w:b w:val="1"/>
                      <w:bCs w:val="1"/>
                      <w:rtl w:val="0"/>
                    </w:rPr>
                    <w:t xml:space="preserve">Community Gatherings:</w:t>
                  </w:r>
                  <w:r w:rsidDel="00000000" w:rsidR="00000000" w:rsidRPr="00000000">
                    <w:rPr>
                      <w:rtl w:val="0"/>
                    </w:rPr>
                    <w:t xml:space="preserve"> Offering PFA at community events during recovery phases helps normalize emotional responses and promotes collective support, fostering a sense of solidarity and shared resilience.</w:t>
                    <w:br w:type="textWrapping"/>
                  </w:r>
                </w:p>
                <w:p w:rsidR="00000000" w:rsidDel="00000000" w:rsidP="00000000" w:rsidRDefault="00000000" w:rsidRPr="00000000" w14:paraId="000016F8">
                  <w:pPr>
                    <w:numPr>
                      <w:ilvl w:val="0"/>
                      <w:numId w:val="12"/>
                    </w:numPr>
                    <w:spacing w:after="0" w:afterAutospacing="0" w:before="0" w:beforeAutospacing="0" w:lineRule="auto"/>
                    <w:ind w:left="720" w:hanging="360"/>
                    <w:rPr>
                      <w:b w:val="1"/>
                      <w:bCs w:val="1"/>
                    </w:rPr>
                  </w:pPr>
                  <w:r w:rsidDel="00000000" w:rsidR="00000000" w:rsidRPr="00000000">
                    <w:rPr>
                      <w:b w:val="1"/>
                      <w:bCs w:val="1"/>
                      <w:u w:val="single"/>
                      <w:rtl w:val="0"/>
                    </w:rPr>
                    <w:t xml:space="preserve">Psychological Debriefing</w:t>
                  </w:r>
                </w:p>
                <w:p w:rsidR="00000000" w:rsidDel="00000000" w:rsidP="00000000" w:rsidRDefault="00000000" w:rsidRPr="00000000" w14:paraId="000016F9">
                  <w:pPr>
                    <w:numPr>
                      <w:ilvl w:val="1"/>
                      <w:numId w:val="12"/>
                    </w:numPr>
                    <w:spacing w:after="240" w:before="0" w:beforeAutospacing="0" w:lineRule="auto"/>
                    <w:ind w:left="1440" w:hanging="360"/>
                    <w:rPr>
                      <w:b w:val="1"/>
                      <w:bCs w:val="1"/>
                    </w:rPr>
                  </w:pPr>
                  <w:r w:rsidDel="00000000" w:rsidR="00000000" w:rsidRPr="00000000">
                    <w:rPr>
                      <w:b w:val="1"/>
                      <w:bCs w:val="1"/>
                      <w:rtl w:val="0"/>
                    </w:rPr>
                    <w:t xml:space="preserve">Definition and Importance</w:t>
                  </w:r>
                </w:p>
                <w:p w:rsidR="00000000" w:rsidDel="00000000" w:rsidP="00000000" w:rsidRDefault="00000000" w:rsidRPr="00000000" w14:paraId="000016FA">
                  <w:pPr>
                    <w:spacing w:after="240" w:before="240" w:lineRule="auto"/>
                    <w:ind w:left="1440" w:firstLine="0"/>
                    <w:rPr/>
                  </w:pPr>
                  <w:r w:rsidDel="00000000" w:rsidR="00000000" w:rsidRPr="00000000">
                    <w:rPr>
                      <w:rtl w:val="0"/>
                    </w:rPr>
                    <w:t xml:space="preserve">Psychological debriefing involves structured group discussions following traumatic events, aimed at helping participants process their emotions and experiences to prevent long-term psychological harm. This approach seeks to facilitate emotional integration and meaning-making by providing a space for individuals to share their stories and feelings in a supportive environment.</w:t>
                  </w:r>
                </w:p>
                <w:p w:rsidR="00000000" w:rsidDel="00000000" w:rsidP="00000000" w:rsidRDefault="00000000" w:rsidRPr="00000000" w14:paraId="000016FB">
                  <w:pPr>
                    <w:numPr>
                      <w:ilvl w:val="1"/>
                      <w:numId w:val="12"/>
                    </w:numPr>
                    <w:spacing w:after="240" w:before="240" w:lineRule="auto"/>
                    <w:ind w:left="1440" w:hanging="360"/>
                    <w:rPr>
                      <w:b w:val="1"/>
                      <w:bCs w:val="1"/>
                    </w:rPr>
                  </w:pPr>
                  <w:r w:rsidDel="00000000" w:rsidR="00000000" w:rsidRPr="00000000">
                    <w:rPr>
                      <w:b w:val="1"/>
                      <w:bCs w:val="1"/>
                      <w:rtl w:val="0"/>
                    </w:rPr>
                    <w:t xml:space="preserve">Relevance to Climate Emotions</w:t>
                  </w:r>
                </w:p>
                <w:p w:rsidR="00000000" w:rsidDel="00000000" w:rsidP="00000000" w:rsidRDefault="00000000" w:rsidRPr="00000000" w14:paraId="000016FC">
                  <w:pPr>
                    <w:spacing w:after="240" w:before="240" w:lineRule="auto"/>
                    <w:ind w:left="1440" w:firstLine="0"/>
                    <w:rPr/>
                  </w:pPr>
                  <w:r w:rsidDel="00000000" w:rsidR="00000000" w:rsidRPr="00000000">
                    <w:rPr>
                      <w:rtl w:val="0"/>
                    </w:rPr>
                    <w:t xml:space="preserve">While psychological debriefing is not typically applied in anticipatory contexts, it can be adapted for individuals or communities grappling with ongoing climate anxiety or grief over anticipated losses, such as sea-level rise. Following climate disasters, debriefing helps individuals and communities process shared experiences of trauma, loss, and grief. However, it is important to approach psychological debriefing with caution, as traditional forms have been critiqued for their potential to retraumatize participants or increase distress if poorly timed or executed.</w:t>
                  </w:r>
                </w:p>
                <w:p w:rsidR="00000000" w:rsidDel="00000000" w:rsidP="00000000" w:rsidRDefault="00000000" w:rsidRPr="00000000" w14:paraId="000016FD">
                  <w:pPr>
                    <w:numPr>
                      <w:ilvl w:val="1"/>
                      <w:numId w:val="12"/>
                    </w:numPr>
                    <w:spacing w:after="240" w:before="240" w:lineRule="auto"/>
                    <w:ind w:left="1440" w:hanging="360"/>
                    <w:rPr>
                      <w:b w:val="1"/>
                      <w:bCs w:val="1"/>
                    </w:rPr>
                  </w:pPr>
                  <w:r w:rsidDel="00000000" w:rsidR="00000000" w:rsidRPr="00000000">
                    <w:rPr>
                      <w:b w:val="1"/>
                      <w:bCs w:val="1"/>
                      <w:rtl w:val="0"/>
                    </w:rPr>
                    <w:t xml:space="preserve">Theoretical Foundations</w:t>
                  </w:r>
                </w:p>
                <w:p w:rsidR="00000000" w:rsidDel="00000000" w:rsidP="00000000" w:rsidRDefault="00000000" w:rsidRPr="00000000" w14:paraId="000016FE">
                  <w:pPr>
                    <w:spacing w:after="240" w:before="240" w:lineRule="auto"/>
                    <w:ind w:left="1440" w:firstLine="0"/>
                    <w:rPr/>
                  </w:pPr>
                  <w:r w:rsidDel="00000000" w:rsidR="00000000" w:rsidRPr="00000000">
                    <w:rPr>
                      <w:rtl w:val="0"/>
                    </w:rPr>
                    <w:t xml:space="preserve">Several theories inform the practice of psychological debriefing:</w:t>
                  </w:r>
                </w:p>
                <w:p w:rsidR="00000000" w:rsidDel="00000000" w:rsidP="00000000" w:rsidRDefault="00000000" w:rsidRPr="00000000" w14:paraId="000016FF">
                  <w:pPr>
                    <w:numPr>
                      <w:ilvl w:val="2"/>
                      <w:numId w:val="12"/>
                    </w:numPr>
                    <w:spacing w:after="0" w:afterAutospacing="0" w:before="240" w:lineRule="auto"/>
                    <w:ind w:left="2160" w:hanging="360"/>
                  </w:pPr>
                  <w:r w:rsidDel="00000000" w:rsidR="00000000" w:rsidRPr="00000000">
                    <w:rPr>
                      <w:b w:val="1"/>
                      <w:bCs w:val="1"/>
                      <w:rtl w:val="0"/>
                    </w:rPr>
                    <w:t xml:space="preserve">Critical Incident Stress Debriefing (CISD) (Mitchell, 1983):</w:t>
                  </w:r>
                  <w:r w:rsidDel="00000000" w:rsidR="00000000" w:rsidRPr="00000000">
                    <w:rPr>
                      <w:rtl w:val="0"/>
                    </w:rPr>
                    <w:t xml:space="preserve"> CISD is a structured, group-based debriefing model aimed at processing traumatic incidents. Its applicability to climate disasters is debated, as some studies suggest it may not be effective and could potentially exacerbate distress if not properly facilitated.</w:t>
                  </w:r>
                </w:p>
                <w:p w:rsidR="00000000" w:rsidDel="00000000" w:rsidP="00000000" w:rsidRDefault="00000000" w:rsidRPr="00000000" w14:paraId="00001700">
                  <w:pPr>
                    <w:numPr>
                      <w:ilvl w:val="2"/>
                      <w:numId w:val="12"/>
                    </w:numPr>
                    <w:spacing w:after="0" w:afterAutospacing="0" w:before="0" w:beforeAutospacing="0" w:lineRule="auto"/>
                    <w:ind w:left="2160" w:hanging="360"/>
                  </w:pPr>
                  <w:r w:rsidDel="00000000" w:rsidR="00000000" w:rsidRPr="00000000">
                    <w:rPr>
                      <w:b w:val="1"/>
                      <w:bCs w:val="1"/>
                      <w:rtl w:val="0"/>
                    </w:rPr>
                    <w:t xml:space="preserve">Narrative Identity Theory (McAdams, 1993):</w:t>
                  </w:r>
                  <w:r w:rsidDel="00000000" w:rsidR="00000000" w:rsidRPr="00000000">
                    <w:rPr>
                      <w:rtl w:val="0"/>
                    </w:rPr>
                    <w:t xml:space="preserve"> This theory encourages individuals to make sense of their trauma through storytelling, fostering meaning-making and emotional integration. Psychological debriefing aligns with this by providing opportunities for individuals to narrate their experiences and derive personal meaning from them.</w:t>
                  </w:r>
                </w:p>
                <w:p w:rsidR="00000000" w:rsidDel="00000000" w:rsidP="00000000" w:rsidRDefault="00000000" w:rsidRPr="00000000" w14:paraId="00001701">
                  <w:pPr>
                    <w:numPr>
                      <w:ilvl w:val="2"/>
                      <w:numId w:val="12"/>
                    </w:numPr>
                    <w:spacing w:after="0" w:afterAutospacing="0" w:before="0" w:beforeAutospacing="0" w:lineRule="auto"/>
                    <w:ind w:left="2160" w:hanging="360"/>
                  </w:pPr>
                  <w:r w:rsidDel="00000000" w:rsidR="00000000" w:rsidRPr="00000000">
                    <w:rPr>
                      <w:b w:val="1"/>
                      <w:bCs w:val="1"/>
                      <w:rtl w:val="0"/>
                    </w:rPr>
                    <w:t xml:space="preserve">Collective Trauma Framework (Erikson, 1976):</w:t>
                  </w:r>
                  <w:r w:rsidDel="00000000" w:rsidR="00000000" w:rsidRPr="00000000">
                    <w:rPr>
                      <w:rtl w:val="0"/>
                    </w:rPr>
                    <w:t xml:space="preserve"> This framework highlights the value of community-based processing of shared trauma, such as a climate disaster impacting an entire region. Collective debriefing sessions can strengthen community bonds and promote collective healing.</w:t>
                  </w:r>
                </w:p>
                <w:p w:rsidR="00000000" w:rsidDel="00000000" w:rsidP="00000000" w:rsidRDefault="00000000" w:rsidRPr="00000000" w14:paraId="00001702">
                  <w:pPr>
                    <w:numPr>
                      <w:ilvl w:val="2"/>
                      <w:numId w:val="12"/>
                    </w:numPr>
                    <w:spacing w:after="0" w:afterAutospacing="0" w:before="0" w:beforeAutospacing="0" w:lineRule="auto"/>
                    <w:ind w:left="2160" w:hanging="360"/>
                  </w:pPr>
                  <w:r w:rsidDel="00000000" w:rsidR="00000000" w:rsidRPr="00000000">
                    <w:rPr>
                      <w:b w:val="1"/>
                      <w:bCs w:val="1"/>
                      <w:rtl w:val="0"/>
                    </w:rPr>
                    <w:t xml:space="preserve">Social Sharing of Emotions Theory (Rimé, 2009):</w:t>
                  </w:r>
                  <w:r w:rsidDel="00000000" w:rsidR="00000000" w:rsidRPr="00000000">
                    <w:rPr>
                      <w:rtl w:val="0"/>
                    </w:rPr>
                    <w:t xml:space="preserve"> This theory suggests that sharing emotional experiences in group settings fosters emotional regulation and social bonding. Psychological debriefing leverages this by creating environments where individuals can express and regulate their emotions collectively.</w:t>
                    <w:br w:type="textWrapping"/>
                  </w:r>
                </w:p>
                <w:p w:rsidR="00000000" w:rsidDel="00000000" w:rsidP="00000000" w:rsidRDefault="00000000" w:rsidRPr="00000000" w14:paraId="00001703">
                  <w:pPr>
                    <w:numPr>
                      <w:ilvl w:val="1"/>
                      <w:numId w:val="12"/>
                    </w:numPr>
                    <w:spacing w:after="240" w:before="0" w:beforeAutospacing="0" w:lineRule="auto"/>
                    <w:ind w:left="1440" w:hanging="360"/>
                    <w:rPr>
                      <w:b w:val="1"/>
                      <w:bCs w:val="1"/>
                    </w:rPr>
                  </w:pPr>
                  <w:r w:rsidDel="00000000" w:rsidR="00000000" w:rsidRPr="00000000">
                    <w:rPr>
                      <w:b w:val="1"/>
                      <w:bCs w:val="1"/>
                      <w:rtl w:val="0"/>
                    </w:rPr>
                    <w:t xml:space="preserve">Applications in Climate Contexts</w:t>
                  </w:r>
                </w:p>
                <w:p w:rsidR="00000000" w:rsidDel="00000000" w:rsidP="00000000" w:rsidRDefault="00000000" w:rsidRPr="00000000" w14:paraId="00001704">
                  <w:pPr>
                    <w:spacing w:after="240" w:before="240" w:lineRule="auto"/>
                    <w:ind w:left="1440" w:firstLine="0"/>
                    <w:rPr/>
                  </w:pPr>
                  <w:r w:rsidDel="00000000" w:rsidR="00000000" w:rsidRPr="00000000">
                    <w:rPr>
                      <w:rtl w:val="0"/>
                    </w:rPr>
                    <w:t xml:space="preserve">Psychological debriefing can be tailored to fit the unique needs of climate-affected communities:</w:t>
                  </w:r>
                </w:p>
                <w:p w:rsidR="00000000" w:rsidDel="00000000" w:rsidP="00000000" w:rsidRDefault="00000000" w:rsidRPr="00000000" w14:paraId="00001705">
                  <w:pPr>
                    <w:numPr>
                      <w:ilvl w:val="2"/>
                      <w:numId w:val="12"/>
                    </w:numPr>
                    <w:spacing w:after="0" w:afterAutospacing="0" w:before="240" w:lineRule="auto"/>
                    <w:ind w:left="2160" w:hanging="360"/>
                  </w:pPr>
                  <w:r w:rsidDel="00000000" w:rsidR="00000000" w:rsidRPr="00000000">
                    <w:rPr>
                      <w:b w:val="1"/>
                      <w:bCs w:val="1"/>
                      <w:rtl w:val="0"/>
                    </w:rPr>
                    <w:t xml:space="preserve">Community Healing Circles:</w:t>
                  </w:r>
                  <w:r w:rsidDel="00000000" w:rsidR="00000000" w:rsidRPr="00000000">
                    <w:rPr>
                      <w:rtl w:val="0"/>
                    </w:rPr>
                    <w:t xml:space="preserve"> Structured group discussions facilitate the processing of collective grief and loss following climate disasters. These healing circles provide a safe</w:t>
                  </w:r>
                  <w:ins w:author="Claire Perry" w:id="464" w:date="2025-12-03T02:51:26Z">
                    <w:r w:rsidDel="00000000" w:rsidR="00000000" w:rsidRPr="00000000">
                      <w:rPr>
                        <w:rtl w:val="0"/>
                      </w:rPr>
                      <w:t xml:space="preserve">r</w:t>
                    </w:r>
                  </w:ins>
                  <w:r w:rsidDel="00000000" w:rsidR="00000000" w:rsidRPr="00000000">
                    <w:rPr>
                      <w:rtl w:val="0"/>
                    </w:rPr>
                    <w:t xml:space="preserve"> space for individuals to share their experiences and support one another.</w:t>
                  </w:r>
                </w:p>
                <w:p w:rsidR="00000000" w:rsidDel="00000000" w:rsidP="00000000" w:rsidRDefault="00000000" w:rsidRPr="00000000" w14:paraId="00001706">
                  <w:pPr>
                    <w:numPr>
                      <w:ilvl w:val="2"/>
                      <w:numId w:val="12"/>
                    </w:numPr>
                    <w:spacing w:after="0" w:afterAutospacing="0" w:before="0" w:beforeAutospacing="0" w:lineRule="auto"/>
                    <w:ind w:left="2160" w:hanging="360"/>
                  </w:pPr>
                  <w:r w:rsidDel="00000000" w:rsidR="00000000" w:rsidRPr="00000000">
                    <w:rPr>
                      <w:b w:val="1"/>
                      <w:bCs w:val="1"/>
                      <w:rtl w:val="0"/>
                    </w:rPr>
                    <w:t xml:space="preserve">Workplace and First Responder Debriefings:</w:t>
                  </w:r>
                  <w:r w:rsidDel="00000000" w:rsidR="00000000" w:rsidRPr="00000000">
                    <w:rPr>
                      <w:rtl w:val="0"/>
                    </w:rPr>
                    <w:t xml:space="preserve"> Helping emergency workers process their experiences of responding to disasters reduces the risk of burnout and secondary trauma. Debriefing sessions can offer these individuals the support they need to cope with their intense and often repeated exposure to traumatic events.</w:t>
                  </w:r>
                </w:p>
                <w:p w:rsidR="00000000" w:rsidDel="00000000" w:rsidP="00000000" w:rsidRDefault="00000000" w:rsidRPr="00000000" w14:paraId="00001707">
                  <w:pPr>
                    <w:numPr>
                      <w:ilvl w:val="2"/>
                      <w:numId w:val="12"/>
                    </w:numPr>
                    <w:spacing w:after="0" w:afterAutospacing="0" w:before="0" w:beforeAutospacing="0" w:lineRule="auto"/>
                    <w:ind w:left="2160" w:hanging="360"/>
                  </w:pPr>
                  <w:r w:rsidDel="00000000" w:rsidR="00000000" w:rsidRPr="00000000">
                    <w:rPr>
                      <w:b w:val="1"/>
                      <w:bCs w:val="1"/>
                      <w:rtl w:val="0"/>
                    </w:rPr>
                    <w:t xml:space="preserve">Cultural</w:t>
                  </w:r>
                  <w:ins w:author="Claire Perry" w:id="465" w:date="2025-12-03T02:51:55Z">
                    <w:r w:rsidDel="00000000" w:rsidR="00000000" w:rsidRPr="00000000">
                      <w:rPr>
                        <w:b w:val="1"/>
                        <w:bCs w:val="1"/>
                        <w:rtl w:val="0"/>
                      </w:rPr>
                      <w:t xml:space="preserve"> Responsiveness</w:t>
                    </w:r>
                  </w:ins>
                  <w:r w:rsidDel="00000000" w:rsidR="00000000" w:rsidRPr="00000000">
                    <w:rPr>
                      <w:b w:val="1"/>
                      <w:bCs w:val="1"/>
                      <w:rtl w:val="0"/>
                    </w:rPr>
                    <w:t xml:space="preserve"> </w:t>
                  </w:r>
                  <w:del w:author="Claire Perry" w:id="466" w:date="2025-12-03T02:51:45Z">
                    <w:r w:rsidDel="00000000" w:rsidR="00000000" w:rsidRPr="00000000">
                      <w:rPr>
                        <w:b w:val="1"/>
                        <w:bCs w:val="1"/>
                        <w:rtl w:val="0"/>
                      </w:rPr>
                      <w:delText xml:space="preserve">Sensitivity</w:delText>
                    </w:r>
                  </w:del>
                  <w:r w:rsidDel="00000000" w:rsidR="00000000" w:rsidRPr="00000000">
                    <w:rPr>
                      <w:b w:val="1"/>
                      <w:bCs w:val="1"/>
                      <w:rtl w:val="0"/>
                    </w:rPr>
                    <w:t xml:space="preserve">:</w:t>
                  </w:r>
                  <w:r w:rsidDel="00000000" w:rsidR="00000000" w:rsidRPr="00000000">
                    <w:rPr>
                      <w:rtl w:val="0"/>
                    </w:rPr>
                    <w:t xml:space="preserve"> Adapting debriefing methods to local cultural contexts ensures that the processes are inclusive and effective. Recognizing and respecting cultural differences in emotional expression and coping mechanisms enhances the impact of psychological debriefing.</w:t>
                    <w:br w:type="textWrapping"/>
                  </w:r>
                  <w:commentRangeStart w:id="311"/>
                  <w:r w:rsidDel="00000000" w:rsidR="00000000" w:rsidRPr="00000000">
                    <w:rPr>
                      <w:rtl w:val="0"/>
                    </w:rPr>
                  </w:r>
                </w:p>
                <w:p w:rsidR="00000000" w:rsidDel="00000000" w:rsidP="00000000" w:rsidRDefault="00000000" w:rsidRPr="00000000" w14:paraId="00001708">
                  <w:pPr>
                    <w:numPr>
                      <w:ilvl w:val="0"/>
                      <w:numId w:val="12"/>
                    </w:numPr>
                    <w:spacing w:after="0" w:afterAutospacing="0" w:before="0" w:beforeAutospacing="0" w:lineRule="auto"/>
                    <w:ind w:left="720" w:hanging="360"/>
                    <w:rPr>
                      <w:b w:val="1"/>
                      <w:bCs w:val="1"/>
                    </w:rPr>
                  </w:pPr>
                  <w:r w:rsidDel="00000000" w:rsidR="00000000" w:rsidRPr="00000000">
                    <w:rPr>
                      <w:b w:val="1"/>
                      <w:bCs w:val="1"/>
                      <w:u w:val="single"/>
                      <w:rtl w:val="0"/>
                    </w:rPr>
                    <w:t xml:space="preserve">Cognitive Behavioural Therapy (CBT)</w:t>
                  </w:r>
                  <w:commentRangeEnd w:id="311"/>
                  <w:r w:rsidDel="00000000" w:rsidR="00000000" w:rsidRPr="00000000">
                    <w:commentReference w:id="311"/>
                  </w:r>
                  <w:r w:rsidDel="00000000" w:rsidR="00000000" w:rsidRPr="00000000">
                    <w:rPr>
                      <w:rtl w:val="0"/>
                    </w:rPr>
                  </w:r>
                </w:p>
                <w:p w:rsidR="00000000" w:rsidDel="00000000" w:rsidP="00000000" w:rsidRDefault="00000000" w:rsidRPr="00000000" w14:paraId="00001709">
                  <w:pPr>
                    <w:numPr>
                      <w:ilvl w:val="1"/>
                      <w:numId w:val="12"/>
                    </w:numPr>
                    <w:spacing w:after="240" w:before="0" w:beforeAutospacing="0" w:lineRule="auto"/>
                    <w:ind w:left="1440" w:hanging="360"/>
                    <w:rPr>
                      <w:b w:val="1"/>
                      <w:bCs w:val="1"/>
                    </w:rPr>
                  </w:pPr>
                  <w:r w:rsidDel="00000000" w:rsidR="00000000" w:rsidRPr="00000000">
                    <w:rPr>
                      <w:b w:val="1"/>
                      <w:bCs w:val="1"/>
                      <w:rtl w:val="0"/>
                    </w:rPr>
                    <w:t xml:space="preserve">Definition and Importance</w:t>
                  </w:r>
                </w:p>
                <w:p w:rsidR="00000000" w:rsidDel="00000000" w:rsidP="00000000" w:rsidRDefault="00000000" w:rsidRPr="00000000" w14:paraId="0000170A">
                  <w:pPr>
                    <w:spacing w:after="240" w:before="240" w:lineRule="auto"/>
                    <w:ind w:left="1440" w:firstLine="0"/>
                    <w:rPr/>
                  </w:pPr>
                  <w:r w:rsidDel="00000000" w:rsidR="00000000" w:rsidRPr="00000000">
                    <w:rPr>
                      <w:rtl w:val="0"/>
                    </w:rPr>
                    <w:t xml:space="preserve">Cognitive Behavioural Therapy (CBT) is a structured, evidence-based psychological treatment focused on identifying and altering maladaptive thought patterns and behaviors. CBT equips individuals with strategies to reframe negative thinking, regulate emotions, and engage in adaptive behaviors to address specific challenges, such as climate anxiety or trauma following natural disasters. Its versatility and empirical support make CBT a cornerstone in psychological interventions aimed at fostering resilience and mental well-being.</w:t>
                  </w:r>
                </w:p>
                <w:p w:rsidR="00000000" w:rsidDel="00000000" w:rsidP="00000000" w:rsidRDefault="00000000" w:rsidRPr="00000000" w14:paraId="0000170B">
                  <w:pPr>
                    <w:numPr>
                      <w:ilvl w:val="1"/>
                      <w:numId w:val="12"/>
                    </w:numPr>
                    <w:spacing w:after="240" w:before="240" w:lineRule="auto"/>
                    <w:ind w:left="1440" w:hanging="360"/>
                    <w:rPr>
                      <w:b w:val="1"/>
                      <w:bCs w:val="1"/>
                    </w:rPr>
                  </w:pPr>
                  <w:r w:rsidDel="00000000" w:rsidR="00000000" w:rsidRPr="00000000">
                    <w:rPr>
                      <w:b w:val="1"/>
                      <w:bCs w:val="1"/>
                      <w:rtl w:val="0"/>
                    </w:rPr>
                    <w:t xml:space="preserve">Key Principles of CBT</w:t>
                  </w:r>
                </w:p>
                <w:p w:rsidR="00000000" w:rsidDel="00000000" w:rsidP="00000000" w:rsidRDefault="00000000" w:rsidRPr="00000000" w14:paraId="0000170C">
                  <w:pPr>
                    <w:spacing w:after="240" w:before="240" w:lineRule="auto"/>
                    <w:ind w:left="1440" w:firstLine="0"/>
                    <w:rPr/>
                  </w:pPr>
                  <w:r w:rsidDel="00000000" w:rsidR="00000000" w:rsidRPr="00000000">
                    <w:rPr>
                      <w:rtl w:val="0"/>
                    </w:rPr>
                    <w:t xml:space="preserve">CBT is grounded in several core principles that guide its application:</w:t>
                  </w:r>
                </w:p>
                <w:p w:rsidR="00000000" w:rsidDel="00000000" w:rsidP="00000000" w:rsidRDefault="00000000" w:rsidRPr="00000000" w14:paraId="0000170D">
                  <w:pPr>
                    <w:numPr>
                      <w:ilvl w:val="2"/>
                      <w:numId w:val="12"/>
                    </w:numPr>
                    <w:spacing w:after="0" w:afterAutospacing="0" w:before="240" w:lineRule="auto"/>
                    <w:ind w:left="2160" w:hanging="360"/>
                  </w:pPr>
                  <w:r w:rsidDel="00000000" w:rsidR="00000000" w:rsidRPr="00000000">
                    <w:rPr>
                      <w:b w:val="1"/>
                      <w:bCs w:val="1"/>
                      <w:rtl w:val="0"/>
                    </w:rPr>
                    <w:t xml:space="preserve">The Cognitive Model:</w:t>
                  </w:r>
                  <w:r w:rsidDel="00000000" w:rsidR="00000000" w:rsidRPr="00000000">
                    <w:rPr>
                      <w:rtl w:val="0"/>
                    </w:rPr>
                    <w:t xml:space="preserve"> CBT operates on the premise that the way individuals interpret events influences their emotions and behaviors, not the events themselves. By modifying distorted or unhelpful thoughts, individuals can reduce negative emotions and maladaptive behaviors.</w:t>
                  </w:r>
                </w:p>
                <w:p w:rsidR="00000000" w:rsidDel="00000000" w:rsidP="00000000" w:rsidRDefault="00000000" w:rsidRPr="00000000" w14:paraId="0000170E">
                  <w:pPr>
                    <w:numPr>
                      <w:ilvl w:val="2"/>
                      <w:numId w:val="12"/>
                    </w:numPr>
                    <w:spacing w:after="0" w:afterAutospacing="0" w:before="0" w:beforeAutospacing="0" w:lineRule="auto"/>
                    <w:ind w:left="2160" w:hanging="360"/>
                  </w:pPr>
                  <w:r w:rsidDel="00000000" w:rsidR="00000000" w:rsidRPr="00000000">
                    <w:rPr>
                      <w:b w:val="1"/>
                      <w:bCs w:val="1"/>
                      <w:rtl w:val="0"/>
                    </w:rPr>
                    <w:t xml:space="preserve">Identifying Cognitive Distortions:</w:t>
                  </w:r>
                  <w:r w:rsidDel="00000000" w:rsidR="00000000" w:rsidRPr="00000000">
                    <w:rPr>
                      <w:rtl w:val="0"/>
                    </w:rPr>
                    <w:t xml:space="preserve"> CBT helps individuals recognize negative thought patterns, or cognitive distortions, that perpetuate emotional distress and unhelpful behaviors. Common distortions include catastrophizing, black-and-white thinking, and overgeneralization.</w:t>
                  </w:r>
                </w:p>
                <w:p w:rsidR="00000000" w:rsidDel="00000000" w:rsidP="00000000" w:rsidRDefault="00000000" w:rsidRPr="00000000" w14:paraId="0000170F">
                  <w:pPr>
                    <w:numPr>
                      <w:ilvl w:val="2"/>
                      <w:numId w:val="12"/>
                    </w:numPr>
                    <w:spacing w:after="0" w:afterAutospacing="0" w:before="0" w:beforeAutospacing="0" w:lineRule="auto"/>
                    <w:ind w:left="2160" w:hanging="360"/>
                  </w:pPr>
                  <w:r w:rsidDel="00000000" w:rsidR="00000000" w:rsidRPr="00000000">
                    <w:rPr>
                      <w:b w:val="1"/>
                      <w:bCs w:val="1"/>
                      <w:rtl w:val="0"/>
                    </w:rPr>
                    <w:t xml:space="preserve">Collaborative and Active Participation:</w:t>
                  </w:r>
                  <w:r w:rsidDel="00000000" w:rsidR="00000000" w:rsidRPr="00000000">
                    <w:rPr>
                      <w:rtl w:val="0"/>
                    </w:rPr>
                    <w:t xml:space="preserve"> CBT is a collaborative effort between the therapist and the individual. Clients are active participants, engaging in homework assignments, exercises, and discussions to practice skills outside of therapy sessions.</w:t>
                  </w:r>
                </w:p>
                <w:p w:rsidR="00000000" w:rsidDel="00000000" w:rsidP="00000000" w:rsidRDefault="00000000" w:rsidRPr="00000000" w14:paraId="00001710">
                  <w:pPr>
                    <w:numPr>
                      <w:ilvl w:val="2"/>
                      <w:numId w:val="12"/>
                    </w:numPr>
                    <w:spacing w:after="0" w:afterAutospacing="0" w:before="0" w:beforeAutospacing="0" w:lineRule="auto"/>
                    <w:ind w:left="2160" w:hanging="360"/>
                  </w:pPr>
                  <w:r w:rsidDel="00000000" w:rsidR="00000000" w:rsidRPr="00000000">
                    <w:rPr>
                      <w:b w:val="1"/>
                      <w:bCs w:val="1"/>
                      <w:rtl w:val="0"/>
                    </w:rPr>
                    <w:t xml:space="preserve">Goal-Oriented and Problem-Focused:</w:t>
                  </w:r>
                  <w:r w:rsidDel="00000000" w:rsidR="00000000" w:rsidRPr="00000000">
                    <w:rPr>
                      <w:rtl w:val="0"/>
                    </w:rPr>
                    <w:t xml:space="preserve"> Therapy is structured around specific, measurable goals. The focus is on resolving current problems and developing strategies for managing future challenges, ensuring that therapy </w:t>
                  </w:r>
                  <w:ins w:author="Claire Perry" w:id="467" w:date="2025-12-03T02:53:58Z">
                    <w:r w:rsidDel="00000000" w:rsidR="00000000" w:rsidRPr="00000000">
                      <w:rPr>
                        <w:rtl w:val="0"/>
                      </w:rPr>
                      <w:t xml:space="preserve">activities</w:t>
                    </w:r>
                  </w:ins>
                  <w:ins w:author="Claire Perry" w:id="468" w:date="2025-12-03T02:53:49Z">
                    <w:r w:rsidDel="00000000" w:rsidR="00000000" w:rsidRPr="00000000">
                      <w:rPr>
                        <w:rtl w:val="0"/>
                      </w:rPr>
                      <w:t xml:space="preserve"> </w:t>
                    </w:r>
                    <w:del w:author="Claire Perry" w:id="467" w:date="2025-12-03T02:53:58Z">
                      <w:r w:rsidDel="00000000" w:rsidR="00000000" w:rsidRPr="00000000">
                        <w:rPr>
                          <w:rtl w:val="0"/>
                        </w:rPr>
                        <w:delText xml:space="preserve">activitied</w:delText>
                      </w:r>
                    </w:del>
                  </w:ins>
                  <w:r w:rsidDel="00000000" w:rsidR="00000000" w:rsidRPr="00000000">
                    <w:rPr>
                      <w:rtl w:val="0"/>
                    </w:rPr>
                    <w:t xml:space="preserve">remai</w:t>
                  </w:r>
                  <w:del w:author="Claire Perry" w:id="469" w:date="2025-12-03T02:54:06Z">
                    <w:r w:rsidDel="00000000" w:rsidR="00000000" w:rsidRPr="00000000">
                      <w:rPr>
                        <w:rtl w:val="0"/>
                      </w:rPr>
                      <w:delText xml:space="preserve">ns</w:delText>
                    </w:r>
                  </w:del>
                  <w:r w:rsidDel="00000000" w:rsidR="00000000" w:rsidRPr="00000000">
                    <w:rPr>
                      <w:rtl w:val="0"/>
                    </w:rPr>
                    <w:t xml:space="preserve"> targeted and effective.</w:t>
                  </w:r>
                </w:p>
                <w:p w:rsidR="00000000" w:rsidDel="00000000" w:rsidP="00000000" w:rsidRDefault="00000000" w:rsidRPr="00000000" w14:paraId="00001711">
                  <w:pPr>
                    <w:numPr>
                      <w:ilvl w:val="2"/>
                      <w:numId w:val="12"/>
                    </w:numPr>
                    <w:spacing w:after="0" w:afterAutospacing="0" w:before="0" w:beforeAutospacing="0" w:lineRule="auto"/>
                    <w:ind w:left="2160" w:hanging="360"/>
                  </w:pPr>
                  <w:r w:rsidDel="00000000" w:rsidR="00000000" w:rsidRPr="00000000">
                    <w:rPr>
                      <w:b w:val="1"/>
                      <w:bCs w:val="1"/>
                      <w:rtl w:val="0"/>
                    </w:rPr>
                    <w:t xml:space="preserve">Emphasis on the Present:</w:t>
                  </w:r>
                  <w:r w:rsidDel="00000000" w:rsidR="00000000" w:rsidRPr="00000000">
                    <w:rPr>
                      <w:rtl w:val="0"/>
                    </w:rPr>
                    <w:t xml:space="preserve"> While past experiences may inform current patterns, CBT primarily addresses present thoughts and behaviors. Understanding how current thinking patterns influence emotions and actions is central to the therapeutic process.</w:t>
                  </w:r>
                </w:p>
                <w:p w:rsidR="00000000" w:rsidDel="00000000" w:rsidP="00000000" w:rsidRDefault="00000000" w:rsidRPr="00000000" w14:paraId="00001712">
                  <w:pPr>
                    <w:numPr>
                      <w:ilvl w:val="2"/>
                      <w:numId w:val="12"/>
                    </w:numPr>
                    <w:spacing w:after="0" w:afterAutospacing="0" w:before="0" w:beforeAutospacing="0" w:lineRule="auto"/>
                    <w:ind w:left="2160" w:hanging="360"/>
                  </w:pPr>
                  <w:r w:rsidDel="00000000" w:rsidR="00000000" w:rsidRPr="00000000">
                    <w:rPr>
                      <w:b w:val="1"/>
                      <w:bCs w:val="1"/>
                      <w:rtl w:val="0"/>
                    </w:rPr>
                    <w:t xml:space="preserve">Psychoeducation:</w:t>
                  </w:r>
                  <w:r w:rsidDel="00000000" w:rsidR="00000000" w:rsidRPr="00000000">
                    <w:rPr>
                      <w:rtl w:val="0"/>
                    </w:rPr>
                    <w:t xml:space="preserve"> Clients learn about the connection between thoughts, emotions, and behaviors, as well as the rationale behind CBT techniques. This knowledge empowers individuals to </w:t>
                  </w:r>
                  <w:ins w:author="Claire Perry" w:id="470" w:date="2025-12-03T02:55:00Z">
                    <w:r w:rsidDel="00000000" w:rsidR="00000000" w:rsidRPr="00000000">
                      <w:rPr>
                        <w:rtl w:val="0"/>
                      </w:rPr>
                      <w:t xml:space="preserve">independently implement these strategies over time</w:t>
                    </w:r>
                    <w:del w:author="Claire Perry" w:id="470" w:date="2025-12-03T02:55:00Z">
                      <w:r w:rsidDel="00000000" w:rsidR="00000000" w:rsidRPr="00000000">
                        <w:rPr>
                          <w:rtl w:val="0"/>
                        </w:rPr>
                        <w:delText xml:space="preserve">independely</w:delText>
                      </w:r>
                    </w:del>
                  </w:ins>
                  <w:del w:author="Claire Perry" w:id="470" w:date="2025-12-03T02:55:00Z">
                    <w:r w:rsidDel="00000000" w:rsidR="00000000" w:rsidRPr="00000000">
                      <w:rPr>
                        <w:rtl w:val="0"/>
                      </w:rPr>
                      <w:delText xml:space="preserve">become their own therapists over time</w:delText>
                    </w:r>
                  </w:del>
                  <w:r w:rsidDel="00000000" w:rsidR="00000000" w:rsidRPr="00000000">
                    <w:rPr>
                      <w:rtl w:val="0"/>
                    </w:rPr>
                    <w:t xml:space="preserve">.</w:t>
                  </w:r>
                </w:p>
                <w:p w:rsidR="00000000" w:rsidDel="00000000" w:rsidP="00000000" w:rsidRDefault="00000000" w:rsidRPr="00000000" w14:paraId="00001713">
                  <w:pPr>
                    <w:numPr>
                      <w:ilvl w:val="2"/>
                      <w:numId w:val="12"/>
                    </w:numPr>
                    <w:spacing w:after="0" w:afterAutospacing="0" w:before="0" w:beforeAutospacing="0" w:lineRule="auto"/>
                    <w:ind w:left="2160" w:hanging="360"/>
                  </w:pPr>
                  <w:r w:rsidDel="00000000" w:rsidR="00000000" w:rsidRPr="00000000">
                    <w:rPr>
                      <w:b w:val="1"/>
                      <w:bCs w:val="1"/>
                      <w:rtl w:val="0"/>
                    </w:rPr>
                    <w:t xml:space="preserve">Behavioral Activation:</w:t>
                  </w:r>
                  <w:r w:rsidDel="00000000" w:rsidR="00000000" w:rsidRPr="00000000">
                    <w:rPr>
                      <w:rtl w:val="0"/>
                    </w:rPr>
                    <w:t xml:space="preserve"> Changing behaviors can influence emotional states. Engaging in activities that align with personal values and goals can reduce avoidance and promote positive emotional experiences.</w:t>
                  </w:r>
                </w:p>
                <w:p w:rsidR="00000000" w:rsidDel="00000000" w:rsidP="00000000" w:rsidRDefault="00000000" w:rsidRPr="00000000" w14:paraId="00001714">
                  <w:pPr>
                    <w:numPr>
                      <w:ilvl w:val="2"/>
                      <w:numId w:val="12"/>
                    </w:numPr>
                    <w:spacing w:after="0" w:afterAutospacing="0" w:before="0" w:beforeAutospacing="0" w:lineRule="auto"/>
                    <w:ind w:left="2160" w:hanging="360"/>
                  </w:pPr>
                  <w:r w:rsidDel="00000000" w:rsidR="00000000" w:rsidRPr="00000000">
                    <w:rPr>
                      <w:b w:val="1"/>
                      <w:bCs w:val="1"/>
                      <w:rtl w:val="0"/>
                    </w:rPr>
                    <w:t xml:space="preserve">Cognitive Restructuring:</w:t>
                  </w:r>
                  <w:r w:rsidDel="00000000" w:rsidR="00000000" w:rsidRPr="00000000">
                    <w:rPr>
                      <w:rtl w:val="0"/>
                    </w:rPr>
                    <w:t xml:space="preserve"> Individuals learn to identify, challenge, and replace unhelpful thoughts with more balanced and constructive ones. Techniques like Socratic questioning help clients critically examine the evidence for their thoughts.</w:t>
                  </w:r>
                </w:p>
                <w:p w:rsidR="00000000" w:rsidDel="00000000" w:rsidP="00000000" w:rsidRDefault="00000000" w:rsidRPr="00000000" w14:paraId="00001715">
                  <w:pPr>
                    <w:numPr>
                      <w:ilvl w:val="2"/>
                      <w:numId w:val="12"/>
                    </w:numPr>
                    <w:spacing w:after="0" w:afterAutospacing="0" w:before="0" w:beforeAutospacing="0" w:lineRule="auto"/>
                    <w:ind w:left="2160" w:hanging="360"/>
                  </w:pPr>
                  <w:r w:rsidDel="00000000" w:rsidR="00000000" w:rsidRPr="00000000">
                    <w:rPr>
                      <w:b w:val="1"/>
                      <w:bCs w:val="1"/>
                      <w:rtl w:val="0"/>
                    </w:rPr>
                    <w:t xml:space="preserve">Skills Building:</w:t>
                  </w:r>
                  <w:r w:rsidDel="00000000" w:rsidR="00000000" w:rsidRPr="00000000">
                    <w:rPr>
                      <w:rtl w:val="0"/>
                    </w:rPr>
                    <w:t xml:space="preserve"> Clients develop practical skills for emotional regulation, problem-solving, and coping with stress. These skills include mindfulness, relaxation techniques, and assertiveness training.</w:t>
                  </w:r>
                </w:p>
                <w:p w:rsidR="00000000" w:rsidDel="00000000" w:rsidP="00000000" w:rsidRDefault="00000000" w:rsidRPr="00000000" w14:paraId="00001716">
                  <w:pPr>
                    <w:numPr>
                      <w:ilvl w:val="2"/>
                      <w:numId w:val="12"/>
                    </w:numPr>
                    <w:spacing w:after="0" w:afterAutospacing="0" w:before="0" w:beforeAutospacing="0" w:lineRule="auto"/>
                    <w:ind w:left="2160" w:hanging="360"/>
                  </w:pPr>
                  <w:r w:rsidDel="00000000" w:rsidR="00000000" w:rsidRPr="00000000">
                    <w:rPr>
                      <w:b w:val="1"/>
                      <w:bCs w:val="1"/>
                      <w:rtl w:val="0"/>
                    </w:rPr>
                    <w:t xml:space="preserve">Time-Limited and Structured:</w:t>
                  </w:r>
                  <w:r w:rsidDel="00000000" w:rsidR="00000000" w:rsidRPr="00000000">
                    <w:rPr>
                      <w:rtl w:val="0"/>
                    </w:rPr>
                    <w:t xml:space="preserve"> CBT is typically a short-term therapy, with sessions structured to maximize efficiency and focus. Progress is reviewed regularly to ensure therapy stays aligned with goals.</w:t>
                  </w:r>
                </w:p>
                <w:p w:rsidR="00000000" w:rsidDel="00000000" w:rsidP="00000000" w:rsidRDefault="00000000" w:rsidRPr="00000000" w14:paraId="00001717">
                  <w:pPr>
                    <w:numPr>
                      <w:ilvl w:val="2"/>
                      <w:numId w:val="12"/>
                    </w:numPr>
                    <w:spacing w:after="0" w:afterAutospacing="0" w:before="0" w:beforeAutospacing="0" w:lineRule="auto"/>
                    <w:ind w:left="2160" w:hanging="360"/>
                  </w:pPr>
                  <w:r w:rsidDel="00000000" w:rsidR="00000000" w:rsidRPr="00000000">
                    <w:rPr>
                      <w:b w:val="1"/>
                      <w:bCs w:val="1"/>
                      <w:rtl w:val="0"/>
                    </w:rPr>
                    <w:t xml:space="preserve">Evidence-Based Practice:</w:t>
                  </w:r>
                  <w:r w:rsidDel="00000000" w:rsidR="00000000" w:rsidRPr="00000000">
                    <w:rPr>
                      <w:rtl w:val="0"/>
                    </w:rPr>
                    <w:t xml:space="preserve"> CBT is rooted in research and has been proven effective for various mental health conditions, including depression, anxiety, PTSD, and more. Interventions are guided by empirical evidence to ensure their efficacy.</w:t>
                  </w:r>
                </w:p>
                <w:p w:rsidR="00000000" w:rsidDel="00000000" w:rsidP="00000000" w:rsidRDefault="00000000" w:rsidRPr="00000000" w14:paraId="00001718">
                  <w:pPr>
                    <w:numPr>
                      <w:ilvl w:val="2"/>
                      <w:numId w:val="12"/>
                    </w:numPr>
                    <w:spacing w:after="0" w:afterAutospacing="0" w:before="0" w:beforeAutospacing="0" w:lineRule="auto"/>
                    <w:ind w:left="2160" w:hanging="360"/>
                  </w:pPr>
                  <w:r w:rsidDel="00000000" w:rsidR="00000000" w:rsidRPr="00000000">
                    <w:rPr>
                      <w:b w:val="1"/>
                      <w:bCs w:val="1"/>
                      <w:rtl w:val="0"/>
                    </w:rPr>
                    <w:t xml:space="preserve">Focus on Relapse Prevention:</w:t>
                  </w:r>
                  <w:r w:rsidDel="00000000" w:rsidR="00000000" w:rsidRPr="00000000">
                    <w:rPr>
                      <w:rtl w:val="0"/>
                    </w:rPr>
                    <w:t xml:space="preserve"> Therapy prepares clients to maintain progress and handle setbacks after sessions end. Clients learn to anticipate challenges and apply CBT strategies to sustain improvements.</w:t>
                    <w:br w:type="textWrapping"/>
                  </w:r>
                </w:p>
                <w:p w:rsidR="00000000" w:rsidDel="00000000" w:rsidP="00000000" w:rsidRDefault="00000000" w:rsidRPr="00000000" w14:paraId="00001719">
                  <w:pPr>
                    <w:numPr>
                      <w:ilvl w:val="1"/>
                      <w:numId w:val="12"/>
                    </w:numPr>
                    <w:spacing w:after="0" w:afterAutospacing="0" w:before="0" w:beforeAutospacing="0" w:lineRule="auto"/>
                    <w:ind w:left="1440" w:hanging="360"/>
                    <w:rPr>
                      <w:b w:val="1"/>
                      <w:bCs w:val="1"/>
                    </w:rPr>
                  </w:pPr>
                  <w:r w:rsidDel="00000000" w:rsidR="00000000" w:rsidRPr="00000000">
                    <w:rPr>
                      <w:b w:val="1"/>
                      <w:bCs w:val="1"/>
                      <w:rtl w:val="0"/>
                    </w:rPr>
                    <w:t xml:space="preserve">CBT for Climate Emotions</w:t>
                  </w:r>
                </w:p>
                <w:p w:rsidR="00000000" w:rsidDel="00000000" w:rsidP="00000000" w:rsidRDefault="00000000" w:rsidRPr="00000000" w14:paraId="0000171A">
                  <w:pPr>
                    <w:numPr>
                      <w:ilvl w:val="2"/>
                      <w:numId w:val="12"/>
                    </w:numPr>
                    <w:spacing w:after="240" w:before="0" w:beforeAutospacing="0" w:lineRule="auto"/>
                    <w:ind w:left="2160" w:hanging="360"/>
                    <w:rPr>
                      <w:b w:val="1"/>
                      <w:bCs w:val="1"/>
                    </w:rPr>
                  </w:pPr>
                  <w:r w:rsidDel="00000000" w:rsidR="00000000" w:rsidRPr="00000000">
                    <w:rPr>
                      <w:b w:val="1"/>
                      <w:bCs w:val="1"/>
                      <w:rtl w:val="0"/>
                    </w:rPr>
                    <w:t xml:space="preserve">Relevance to Climate Emotions</w:t>
                  </w:r>
                </w:p>
                <w:p w:rsidR="00000000" w:rsidDel="00000000" w:rsidP="00000000" w:rsidRDefault="00000000" w:rsidRPr="00000000" w14:paraId="0000171B">
                  <w:pPr>
                    <w:spacing w:after="240" w:before="240" w:lineRule="auto"/>
                    <w:ind w:left="2160" w:firstLine="0"/>
                    <w:rPr/>
                  </w:pPr>
                  <w:r w:rsidDel="00000000" w:rsidR="00000000" w:rsidRPr="00000000">
                    <w:rPr>
                      <w:rtl w:val="0"/>
                    </w:rPr>
                    <w:t xml:space="preserve">CBT is highly effective in addressing both anticipatory climate stress and posttraumatic reactions related to climate change. For anticipatory stress, such as eco-anxiety and anticipatory grief, CBT challenges catastrophic thinking patterns and fosters a sense of agency. Techniques like cognitive restructuring help individuals reinterpret unproductive thoughts (e.g., “There’s nothing I can do to help”) into actionable and empowering perspectives (e.g., “I can contribute to community efforts to prepare for climate change”).</w:t>
                  </w:r>
                </w:p>
                <w:p w:rsidR="00000000" w:rsidDel="00000000" w:rsidP="00000000" w:rsidRDefault="00000000" w:rsidRPr="00000000" w14:paraId="0000171C">
                  <w:pPr>
                    <w:spacing w:after="240" w:before="240" w:lineRule="auto"/>
                    <w:ind w:left="2160" w:firstLine="0"/>
                    <w:rPr/>
                  </w:pPr>
                  <w:r w:rsidDel="00000000" w:rsidR="00000000" w:rsidRPr="00000000">
                    <w:rPr>
                      <w:rtl w:val="0"/>
                    </w:rPr>
                    <w:t xml:space="preserve">In the context of posttraumatic reactions, CBT supports trauma recovery by addressing intrusive thoughts, avoidance behaviors, and hyperarousal often experienced after climate disasters. Exposure therapy, a core component of trauma-focused CBT, gradually helps individuals confront and process traumatic memories in a controlled and supportive environment. Additionally, CBT-based stress management techniques, such as relaxation training and mindfulness, reduce the physiological impacts of trauma and promote emotional regulation.</w:t>
                    <w:br w:type="textWrapping"/>
                  </w:r>
                </w:p>
                <w:p w:rsidR="00000000" w:rsidDel="00000000" w:rsidP="00000000" w:rsidRDefault="00000000" w:rsidRPr="00000000" w14:paraId="0000171D">
                  <w:pPr>
                    <w:numPr>
                      <w:ilvl w:val="1"/>
                      <w:numId w:val="12"/>
                    </w:numPr>
                    <w:spacing w:after="240" w:before="240" w:lineRule="auto"/>
                    <w:ind w:left="1440" w:hanging="360"/>
                    <w:rPr>
                      <w:b w:val="1"/>
                      <w:bCs w:val="1"/>
                    </w:rPr>
                  </w:pPr>
                  <w:r w:rsidDel="00000000" w:rsidR="00000000" w:rsidRPr="00000000">
                    <w:rPr>
                      <w:b w:val="1"/>
                      <w:bCs w:val="1"/>
                      <w:rtl w:val="0"/>
                    </w:rPr>
                    <w:t xml:space="preserve">Theoretical Foundations</w:t>
                  </w:r>
                </w:p>
                <w:p w:rsidR="00000000" w:rsidDel="00000000" w:rsidP="00000000" w:rsidRDefault="00000000" w:rsidRPr="00000000" w14:paraId="0000171E">
                  <w:pPr>
                    <w:spacing w:after="240" w:before="240" w:lineRule="auto"/>
                    <w:ind w:left="1440" w:firstLine="0"/>
                    <w:rPr/>
                  </w:pPr>
                  <w:r w:rsidDel="00000000" w:rsidR="00000000" w:rsidRPr="00000000">
                    <w:rPr>
                      <w:rtl w:val="0"/>
                    </w:rPr>
                    <w:t xml:space="preserve">CBT is supported by several foundational theories that enhance its application to climate-related emotions:</w:t>
                  </w:r>
                </w:p>
                <w:p w:rsidR="00000000" w:rsidDel="00000000" w:rsidP="00000000" w:rsidRDefault="00000000" w:rsidRPr="00000000" w14:paraId="0000171F">
                  <w:pPr>
                    <w:numPr>
                      <w:ilvl w:val="2"/>
                      <w:numId w:val="12"/>
                    </w:numPr>
                    <w:spacing w:after="0" w:afterAutospacing="0" w:before="240" w:lineRule="auto"/>
                    <w:ind w:left="2160" w:hanging="360"/>
                  </w:pPr>
                  <w:r w:rsidDel="00000000" w:rsidR="00000000" w:rsidRPr="00000000">
                    <w:rPr>
                      <w:b w:val="1"/>
                      <w:bCs w:val="1"/>
                      <w:rtl w:val="0"/>
                    </w:rPr>
                    <w:t xml:space="preserve">Cognitive Theory (Beck, 1964):</w:t>
                  </w:r>
                  <w:r w:rsidDel="00000000" w:rsidR="00000000" w:rsidRPr="00000000">
                    <w:rPr>
                      <w:rtl w:val="0"/>
                    </w:rPr>
                    <w:t xml:space="preserve"> This theory posits that negative thought patterns influence emotional and behavioral responses. By modifying these patterns, individuals can reduce distress and improve functioning.</w:t>
                  </w:r>
                </w:p>
                <w:p w:rsidR="00000000" w:rsidDel="00000000" w:rsidP="00000000" w:rsidRDefault="00000000" w:rsidRPr="00000000" w14:paraId="00001720">
                  <w:pPr>
                    <w:numPr>
                      <w:ilvl w:val="2"/>
                      <w:numId w:val="12"/>
                    </w:numPr>
                    <w:spacing w:after="0" w:afterAutospacing="0" w:before="0" w:beforeAutospacing="0" w:lineRule="auto"/>
                    <w:ind w:left="2160" w:hanging="360"/>
                  </w:pPr>
                  <w:r w:rsidDel="00000000" w:rsidR="00000000" w:rsidRPr="00000000">
                    <w:rPr>
                      <w:b w:val="1"/>
                      <w:bCs w:val="1"/>
                      <w:rtl w:val="0"/>
                    </w:rPr>
                    <w:t xml:space="preserve">Learned Helplessness Theory (Seligman, 1975):</w:t>
                  </w:r>
                  <w:r w:rsidDel="00000000" w:rsidR="00000000" w:rsidRPr="00000000">
                    <w:rPr>
                      <w:rtl w:val="0"/>
                    </w:rPr>
                    <w:t xml:space="preserve"> CBT addresses learned helplessness by reinforcing the individual’s ability to exert control over their environment and responses, fostering resilience in the face of climate uncertainty.</w:t>
                  </w:r>
                </w:p>
                <w:p w:rsidR="00000000" w:rsidDel="00000000" w:rsidP="00000000" w:rsidRDefault="00000000" w:rsidRPr="00000000" w14:paraId="00001721">
                  <w:pPr>
                    <w:numPr>
                      <w:ilvl w:val="2"/>
                      <w:numId w:val="12"/>
                    </w:numPr>
                    <w:spacing w:after="0" w:afterAutospacing="0" w:before="0" w:beforeAutospacing="0" w:lineRule="auto"/>
                    <w:ind w:left="2160" w:hanging="360"/>
                  </w:pPr>
                  <w:r w:rsidDel="00000000" w:rsidR="00000000" w:rsidRPr="00000000">
                    <w:rPr>
                      <w:b w:val="1"/>
                      <w:bCs w:val="1"/>
                      <w:rtl w:val="0"/>
                    </w:rPr>
                    <w:t xml:space="preserve">Stress Inoculation Training (Meichenbaum, 1985):</w:t>
                  </w:r>
                  <w:r w:rsidDel="00000000" w:rsidR="00000000" w:rsidRPr="00000000">
                    <w:rPr>
                      <w:rtl w:val="0"/>
                    </w:rPr>
                    <w:t xml:space="preserve"> This CBT-based framework prepares individuals for future stressors by teaching coping skills, enhancing self-efficacy, and building resilience.</w:t>
                  </w:r>
                </w:p>
                <w:p w:rsidR="00000000" w:rsidDel="00000000" w:rsidP="00000000" w:rsidRDefault="00000000" w:rsidRPr="00000000" w14:paraId="00001722">
                  <w:pPr>
                    <w:numPr>
                      <w:ilvl w:val="2"/>
                      <w:numId w:val="12"/>
                    </w:numPr>
                    <w:spacing w:after="0" w:afterAutospacing="0" w:before="0" w:beforeAutospacing="0" w:lineRule="auto"/>
                    <w:ind w:left="2160" w:hanging="360"/>
                  </w:pPr>
                  <w:r w:rsidDel="00000000" w:rsidR="00000000" w:rsidRPr="00000000">
                    <w:rPr>
                      <w:b w:val="1"/>
                      <w:bCs w:val="1"/>
                      <w:rtl w:val="0"/>
                    </w:rPr>
                    <w:t xml:space="preserve">Trauma-Focused CBT (TF-CBT):</w:t>
                  </w:r>
                  <w:r w:rsidDel="00000000" w:rsidR="00000000" w:rsidRPr="00000000">
                    <w:rPr>
                      <w:rtl w:val="0"/>
                    </w:rPr>
                    <w:t xml:space="preserve"> Specifically tailored for trauma survivors, this approach integrates emotional processing, cognitive restructuring, and coping skills to address trauma-related symptoms.</w:t>
                  </w:r>
                </w:p>
                <w:p w:rsidR="00000000" w:rsidDel="00000000" w:rsidP="00000000" w:rsidRDefault="00000000" w:rsidRPr="00000000" w14:paraId="00001723">
                  <w:pPr>
                    <w:numPr>
                      <w:ilvl w:val="2"/>
                      <w:numId w:val="12"/>
                    </w:numPr>
                    <w:spacing w:after="0" w:afterAutospacing="0"/>
                    <w:ind w:left="2160" w:hanging="360"/>
                    <w:rPr>
                      <w:b w:val="1"/>
                      <w:bCs w:val="1"/>
                    </w:rPr>
                  </w:pPr>
                  <w:r w:rsidDel="00000000" w:rsidR="00000000" w:rsidRPr="00000000">
                    <w:rPr>
                      <w:b w:val="1"/>
                      <w:bCs w:val="1"/>
                      <w:rtl w:val="0"/>
                    </w:rPr>
                    <w:t xml:space="preserve">Applications in Climate Contexts</w:t>
                  </w:r>
                </w:p>
                <w:p w:rsidR="00000000" w:rsidDel="00000000" w:rsidP="00000000" w:rsidRDefault="00000000" w:rsidRPr="00000000" w14:paraId="00001724">
                  <w:pPr>
                    <w:numPr>
                      <w:ilvl w:val="2"/>
                      <w:numId w:val="12"/>
                    </w:numPr>
                    <w:spacing w:after="0" w:afterAutospacing="0" w:before="0" w:beforeAutospacing="0" w:lineRule="auto"/>
                    <w:ind w:left="2160" w:hanging="360"/>
                  </w:pPr>
                  <w:r w:rsidDel="00000000" w:rsidR="00000000" w:rsidRPr="00000000">
                    <w:rPr>
                      <w:rtl w:val="0"/>
                    </w:rPr>
                    <w:t xml:space="preserve">CBT can be applied in various ways to support individuals and communities dealing with climate-related emotions:</w:t>
                  </w:r>
                </w:p>
                <w:p w:rsidR="00000000" w:rsidDel="00000000" w:rsidP="00000000" w:rsidRDefault="00000000" w:rsidRPr="00000000" w14:paraId="00001725">
                  <w:pPr>
                    <w:numPr>
                      <w:ilvl w:val="2"/>
                      <w:numId w:val="12"/>
                    </w:numPr>
                    <w:spacing w:after="0" w:afterAutospacing="0" w:before="0" w:beforeAutospacing="0" w:lineRule="auto"/>
                    <w:ind w:left="2160" w:hanging="360"/>
                  </w:pPr>
                  <w:r w:rsidDel="00000000" w:rsidR="00000000" w:rsidRPr="00000000">
                    <w:rPr>
                      <w:b w:val="1"/>
                      <w:bCs w:val="1"/>
                      <w:rtl w:val="0"/>
                    </w:rPr>
                    <w:t xml:space="preserve">Climate Resilience Training:</w:t>
                  </w:r>
                  <w:r w:rsidDel="00000000" w:rsidR="00000000" w:rsidRPr="00000000">
                    <w:rPr>
                      <w:rtl w:val="0"/>
                    </w:rPr>
                    <w:t xml:space="preserve"> Integrating CBT into community workshops or therapy groups teaches practical skills for managing climate anxiety and building emotional resilience. These sessions can include exercises on cognitive restructuring and behavioral activation tailored to climate-specific concerns.</w:t>
                  </w:r>
                </w:p>
                <w:p w:rsidR="00000000" w:rsidDel="00000000" w:rsidP="00000000" w:rsidRDefault="00000000" w:rsidRPr="00000000" w14:paraId="00001726">
                  <w:pPr>
                    <w:numPr>
                      <w:ilvl w:val="2"/>
                      <w:numId w:val="12"/>
                    </w:numPr>
                    <w:spacing w:after="0" w:afterAutospacing="0" w:before="0" w:beforeAutospacing="0" w:lineRule="auto"/>
                    <w:ind w:left="2160" w:hanging="360"/>
                  </w:pPr>
                  <w:r w:rsidDel="00000000" w:rsidR="00000000" w:rsidRPr="00000000">
                    <w:rPr>
                      <w:b w:val="1"/>
                      <w:bCs w:val="1"/>
                      <w:rtl w:val="0"/>
                    </w:rPr>
                    <w:t xml:space="preserve">Youth Programs:</w:t>
                  </w:r>
                  <w:r w:rsidDel="00000000" w:rsidR="00000000" w:rsidRPr="00000000">
                    <w:rPr>
                      <w:rtl w:val="0"/>
                    </w:rPr>
                    <w:t xml:space="preserve"> CBT-informed interventions in schools address climate-related anxiety among younger populations by teaching cognitive</w:t>
                  </w:r>
                  <w:ins w:author="Claire Perry" w:id="471" w:date="2025-12-03T03:27:21Z">
                    <w:r w:rsidDel="00000000" w:rsidR="00000000" w:rsidRPr="00000000">
                      <w:rPr>
                        <w:rtl w:val="0"/>
                      </w:rPr>
                      <w:t xml:space="preserve">-behavioral skills</w:t>
                    </w:r>
                  </w:ins>
                  <w:r w:rsidDel="00000000" w:rsidR="00000000" w:rsidRPr="00000000">
                    <w:rPr>
                      <w:rtl w:val="0"/>
                    </w:rPr>
                    <w:t xml:space="preserve"> and emotional regulation strategies. This proactive approach helps students develop healthy coping mechanisms early on.</w:t>
                  </w:r>
                </w:p>
                <w:p w:rsidR="00000000" w:rsidDel="00000000" w:rsidP="00000000" w:rsidRDefault="00000000" w:rsidRPr="00000000" w14:paraId="00001727">
                  <w:pPr>
                    <w:numPr>
                      <w:ilvl w:val="2"/>
                      <w:numId w:val="12"/>
                    </w:numPr>
                    <w:spacing w:after="0" w:afterAutospacing="0" w:before="0" w:beforeAutospacing="0" w:lineRule="auto"/>
                    <w:ind w:left="2160" w:hanging="360"/>
                  </w:pPr>
                  <w:r w:rsidDel="00000000" w:rsidR="00000000" w:rsidRPr="00000000">
                    <w:rPr>
                      <w:b w:val="1"/>
                      <w:bCs w:val="1"/>
                      <w:rtl w:val="0"/>
                    </w:rPr>
                    <w:t xml:space="preserve">Post-Disaster Counseling:</w:t>
                  </w:r>
                  <w:r w:rsidDel="00000000" w:rsidR="00000000" w:rsidRPr="00000000">
                    <w:rPr>
                      <w:rtl w:val="0"/>
                    </w:rPr>
                    <w:t xml:space="preserve"> Trauma-focused CBT is effective for survivors of climate-related disasters, helping them process traumatic experiences and rebuild a sense of safety and control. These interventions provide structured support to navigate the immediate aftermath of disasters.</w:t>
                  </w:r>
                </w:p>
                <w:p w:rsidR="00000000" w:rsidDel="00000000" w:rsidP="00000000" w:rsidRDefault="00000000" w:rsidRPr="00000000" w14:paraId="00001728">
                  <w:pPr>
                    <w:numPr>
                      <w:ilvl w:val="2"/>
                      <w:numId w:val="12"/>
                    </w:numPr>
                    <w:spacing w:after="0" w:afterAutospacing="0" w:before="0" w:beforeAutospacing="0" w:lineRule="auto"/>
                    <w:ind w:left="2160" w:hanging="360"/>
                  </w:pPr>
                  <w:r w:rsidDel="00000000" w:rsidR="00000000" w:rsidRPr="00000000">
                    <w:rPr>
                      <w:b w:val="1"/>
                      <w:bCs w:val="1"/>
                      <w:rtl w:val="0"/>
                    </w:rPr>
                    <w:t xml:space="preserve">Self-Help and Digital Tools:</w:t>
                  </w:r>
                  <w:r w:rsidDel="00000000" w:rsidR="00000000" w:rsidRPr="00000000">
                    <w:rPr>
                      <w:rtl w:val="0"/>
                    </w:rPr>
                    <w:t xml:space="preserve"> CBT-based apps and online programs offer accessible tools for individuals experiencing mild to moderate eco-anxiety or post-disaster stress. These digital resources provide guided exercises in cognitive restructuring, mindfulness, and emotional regulation.</w:t>
                  </w:r>
                </w:p>
                <w:p w:rsidR="00000000" w:rsidDel="00000000" w:rsidP="00000000" w:rsidRDefault="00000000" w:rsidRPr="00000000" w14:paraId="00001729">
                  <w:pPr>
                    <w:numPr>
                      <w:ilvl w:val="2"/>
                      <w:numId w:val="12"/>
                    </w:numPr>
                    <w:spacing w:after="0" w:afterAutospacing="0"/>
                    <w:ind w:left="2160" w:hanging="360"/>
                    <w:rPr>
                      <w:b w:val="1"/>
                      <w:bCs w:val="1"/>
                    </w:rPr>
                  </w:pPr>
                  <w:r w:rsidDel="00000000" w:rsidR="00000000" w:rsidRPr="00000000">
                    <w:rPr>
                      <w:b w:val="1"/>
                      <w:bCs w:val="1"/>
                      <w:rtl w:val="0"/>
                    </w:rPr>
                    <w:t xml:space="preserve">Considerations for Effectiveness in Climate Contexts</w:t>
                  </w:r>
                </w:p>
                <w:p w:rsidR="00000000" w:rsidDel="00000000" w:rsidP="00000000" w:rsidRDefault="00000000" w:rsidRPr="00000000" w14:paraId="0000172A">
                  <w:pPr>
                    <w:numPr>
                      <w:ilvl w:val="2"/>
                      <w:numId w:val="12"/>
                    </w:numPr>
                    <w:spacing w:after="0" w:afterAutospacing="0" w:before="0" w:beforeAutospacing="0" w:lineRule="auto"/>
                    <w:ind w:left="2160" w:hanging="360"/>
                  </w:pPr>
                  <w:r w:rsidDel="00000000" w:rsidR="00000000" w:rsidRPr="00000000">
                    <w:rPr>
                      <w:rtl w:val="0"/>
                    </w:rPr>
                    <w:t xml:space="preserve">For CBT to be most effective in addressing climate-related emotions, it must be tailored to the specific experiences of individuals and communities:</w:t>
                  </w:r>
                </w:p>
                <w:p w:rsidR="00000000" w:rsidDel="00000000" w:rsidP="00000000" w:rsidRDefault="00000000" w:rsidRPr="00000000" w14:paraId="0000172B">
                  <w:pPr>
                    <w:numPr>
                      <w:ilvl w:val="2"/>
                      <w:numId w:val="12"/>
                    </w:numPr>
                    <w:spacing w:after="0" w:afterAutospacing="0" w:before="0" w:beforeAutospacing="0" w:lineRule="auto"/>
                    <w:ind w:left="2160" w:hanging="360"/>
                  </w:pPr>
                  <w:r w:rsidDel="00000000" w:rsidR="00000000" w:rsidRPr="00000000">
                    <w:rPr>
                      <w:b w:val="1"/>
                      <w:bCs w:val="1"/>
                      <w:rtl w:val="0"/>
                    </w:rPr>
                    <w:t xml:space="preserve">Tailoring to Specific Experiences:</w:t>
                  </w:r>
                  <w:r w:rsidDel="00000000" w:rsidR="00000000" w:rsidRPr="00000000">
                    <w:rPr>
                      <w:rtl w:val="0"/>
                    </w:rPr>
                    <w:t xml:space="preserve"> CBT interventions should be adapted to address the unique stressors associated with climate change, whether anticipatory stress or post-disaster trauma. For anticipatory stress, the focus should be on fostering agency and adaptive behaviors, while post-disaster interventions should emphasize trauma processing and rebuilding emotional stability.</w:t>
                  </w:r>
                </w:p>
                <w:p w:rsidR="00000000" w:rsidDel="00000000" w:rsidP="00000000" w:rsidRDefault="00000000" w:rsidRPr="00000000" w14:paraId="0000172C">
                  <w:pPr>
                    <w:numPr>
                      <w:ilvl w:val="2"/>
                      <w:numId w:val="12"/>
                    </w:numPr>
                    <w:spacing w:after="240" w:before="0" w:beforeAutospacing="0" w:lineRule="auto"/>
                    <w:ind w:left="2160" w:hanging="360"/>
                    <w:rPr>
                      <w:ins w:author="Claire Perry" w:id="472" w:date="2025-12-03T03:29:29Z"/>
                    </w:rPr>
                  </w:pPr>
                  <w:r w:rsidDel="00000000" w:rsidR="00000000" w:rsidRPr="00000000">
                    <w:rPr>
                      <w:b w:val="1"/>
                      <w:bCs w:val="1"/>
                      <w:rtl w:val="0"/>
                    </w:rPr>
                    <w:t xml:space="preserve">Integration with Community-Level Interventions:</w:t>
                  </w:r>
                  <w:r w:rsidDel="00000000" w:rsidR="00000000" w:rsidRPr="00000000">
                    <w:rPr>
                      <w:rtl w:val="0"/>
                    </w:rPr>
                    <w:t xml:space="preserve"> Combining CBT with psychoeducation and PFA enhances its impact by providing both individual and collective support. For example, psychoeducational programs can complement CBT by providing the necessary background knowledge, while PFA can offer immediate emotional stabilization during crises.</w:t>
                  </w:r>
                  <w:ins w:author="Claire Perry" w:id="472" w:date="2025-12-03T03:29:29Z">
                    <w:r w:rsidDel="00000000" w:rsidR="00000000" w:rsidRPr="00000000">
                      <w:rPr>
                        <w:rtl w:val="0"/>
                      </w:rPr>
                    </w:r>
                  </w:ins>
                </w:p>
                <w:p w:rsidR="00000000" w:rsidDel="00000000" w:rsidP="00000000" w:rsidRDefault="00000000" w:rsidRPr="00000000" w14:paraId="0000172D">
                  <w:pPr>
                    <w:spacing w:after="240" w:before="240" w:lineRule="auto"/>
                    <w:ind w:left="1440" w:firstLine="0"/>
                    <w:rPr/>
                  </w:pPr>
                  <w:r w:rsidDel="00000000" w:rsidR="00000000" w:rsidRPr="00000000">
                    <w:rPr>
                      <w:rtl w:val="0"/>
                    </w:rPr>
                  </w:r>
                </w:p>
                <w:p w:rsidR="00000000" w:rsidDel="00000000" w:rsidP="00000000" w:rsidRDefault="00000000" w:rsidRPr="00000000" w14:paraId="0000172E">
                  <w:pPr>
                    <w:spacing w:after="240" w:before="240" w:lineRule="auto"/>
                    <w:rPr/>
                  </w:pPr>
                  <w:r w:rsidDel="00000000" w:rsidR="00000000" w:rsidRPr="00000000">
                    <w:rPr>
                      <w:color w:val="ffffff"/>
                      <w:shd w:fill="920000" w:val="clear"/>
                      <w:rtl w:val="0"/>
                    </w:rPr>
                    <w:t xml:space="preserve">[END DROP DOWN]</w:t>
                  </w:r>
                  <w:r w:rsidDel="00000000" w:rsidR="00000000" w:rsidRPr="00000000">
                    <w:rPr>
                      <w:rtl w:val="0"/>
                    </w:rPr>
                  </w:r>
                </w:p>
              </w:tc>
            </w:tr>
          </w:tbl>
          <w:p w:rsidR="00000000" w:rsidDel="00000000" w:rsidP="00000000" w:rsidRDefault="00000000" w:rsidRPr="00000000" w14:paraId="0000172F">
            <w:pPr>
              <w:spacing w:after="240" w:before="240" w:lineRule="auto"/>
              <w:rPr/>
            </w:pPr>
            <w:r w:rsidDel="00000000" w:rsidR="00000000" w:rsidRPr="00000000">
              <w:rPr>
                <w:rtl w:val="0"/>
              </w:rPr>
            </w:r>
          </w:p>
          <w:p w:rsidR="00000000" w:rsidDel="00000000" w:rsidP="00000000" w:rsidRDefault="00000000" w:rsidRPr="00000000" w14:paraId="00001730">
            <w:pPr>
              <w:spacing w:after="240" w:before="240" w:lineRule="auto"/>
              <w:rPr/>
            </w:pPr>
            <w:r w:rsidDel="00000000" w:rsidR="00000000" w:rsidRPr="00000000">
              <w:rPr>
                <w:rtl w:val="0"/>
              </w:rPr>
            </w:r>
          </w:p>
          <w:tbl>
            <w:tblPr>
              <w:tblStyle w:val="Table168"/>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731">
                  <w:pPr>
                    <w:spacing w:after="240" w:before="240" w:lineRule="auto"/>
                    <w:rPr>
                      <w:b w:val="1"/>
                      <w:bCs w:val="1"/>
                    </w:rPr>
                  </w:pPr>
                  <w:r w:rsidDel="00000000" w:rsidR="00000000" w:rsidRPr="00000000">
                    <w:rPr>
                      <w:b w:val="1"/>
                      <w:bCs w:val="1"/>
                      <w:rtl w:val="0"/>
                    </w:rPr>
                    <w:t xml:space="preserve">Watch</w:t>
                  </w:r>
                </w:p>
                <w:p w:rsidR="00000000" w:rsidDel="00000000" w:rsidP="00000000" w:rsidRDefault="00000000" w:rsidRPr="00000000" w14:paraId="00001732">
                  <w:pPr>
                    <w:spacing w:after="240" w:before="240" w:lineRule="auto"/>
                    <w:rPr/>
                  </w:pPr>
                  <w:hyperlink r:id="rId698">
                    <w:r w:rsidDel="00000000" w:rsidR="00000000" w:rsidRPr="00000000">
                      <w:rPr>
                        <w:color w:val="1155cc"/>
                        <w:u w:val="single"/>
                        <w:rtl w:val="0"/>
                      </w:rPr>
                      <w:t xml:space="preserve">Click here</w:t>
                    </w:r>
                  </w:hyperlink>
                  <w:r w:rsidDel="00000000" w:rsidR="00000000" w:rsidRPr="00000000">
                    <w:rPr>
                      <w:rtl w:val="0"/>
                    </w:rPr>
                    <w:t xml:space="preserve"> to watch YouTube video: </w:t>
                  </w:r>
                  <w:r w:rsidDel="00000000" w:rsidR="00000000" w:rsidRPr="00000000">
                    <w:rPr>
                      <w:b w:val="1"/>
                      <w:bCs w:val="1"/>
                      <w:rtl w:val="0"/>
                    </w:rPr>
                    <w:t xml:space="preserve">Addressing Accurate Anxiety - November 2024 Knowledge Exchange with Dr Robert Selles</w:t>
                  </w:r>
                  <w:r w:rsidDel="00000000" w:rsidR="00000000" w:rsidRPr="00000000">
                    <w:rPr>
                      <w:rtl w:val="0"/>
                    </w:rPr>
                    <w:t xml:space="preserve"> (MHCCAlliance) to learn more about the use of CBT in relation to climate emotions.</w:t>
                  </w:r>
                  <w:r w:rsidDel="00000000" w:rsidR="00000000" w:rsidRPr="00000000">
                    <w:rPr>
                      <w:rtl w:val="0"/>
                    </w:rPr>
                  </w:r>
                </w:p>
              </w:tc>
            </w:tr>
          </w:tbl>
          <w:p w:rsidR="00000000" w:rsidDel="00000000" w:rsidP="00000000" w:rsidRDefault="00000000" w:rsidRPr="00000000" w14:paraId="00001733">
            <w:pPr>
              <w:spacing w:after="240" w:before="240" w:lineRule="auto"/>
              <w:rPr/>
            </w:pPr>
            <w:r w:rsidDel="00000000" w:rsidR="00000000" w:rsidRPr="00000000">
              <w:rPr>
                <w:rtl w:val="0"/>
              </w:rPr>
            </w:r>
          </w:p>
          <w:p w:rsidR="00000000" w:rsidDel="00000000" w:rsidP="00000000" w:rsidRDefault="00000000" w:rsidRPr="00000000" w14:paraId="00001734">
            <w:pPr>
              <w:spacing w:after="240" w:before="240" w:lineRule="auto"/>
              <w:rPr>
                <w:b w:val="1"/>
                <w:bCs w:val="1"/>
              </w:rPr>
            </w:pPr>
            <w:r w:rsidDel="00000000" w:rsidR="00000000" w:rsidRPr="00000000">
              <w:rPr>
                <w:rtl w:val="0"/>
              </w:rPr>
            </w:r>
          </w:p>
          <w:tbl>
            <w:tblPr>
              <w:tblStyle w:val="Table169"/>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735">
                  <w:pPr>
                    <w:spacing w:after="240" w:before="240" w:lineRule="auto"/>
                    <w:rPr>
                      <w:b w:val="1"/>
                      <w:bCs w:val="1"/>
                    </w:rPr>
                  </w:pPr>
                  <w:r w:rsidDel="00000000" w:rsidR="00000000" w:rsidRPr="00000000">
                    <w:rPr>
                      <w:b w:val="1"/>
                      <w:bCs w:val="1"/>
                      <w:rtl w:val="0"/>
                    </w:rPr>
                    <w:t xml:space="preserve">Explore</w:t>
                  </w:r>
                </w:p>
                <w:p w:rsidR="00000000" w:rsidDel="00000000" w:rsidP="00000000" w:rsidRDefault="00000000" w:rsidRPr="00000000" w14:paraId="00001736">
                  <w:pPr>
                    <w:spacing w:after="240" w:before="240" w:lineRule="auto"/>
                    <w:rPr>
                      <w:b w:val="1"/>
                      <w:bCs w:val="1"/>
                    </w:rPr>
                  </w:pPr>
                  <w:hyperlink r:id="rId699">
                    <w:r w:rsidDel="00000000" w:rsidR="00000000" w:rsidRPr="00000000">
                      <w:rPr>
                        <w:color w:val="1155cc"/>
                        <w:u w:val="single"/>
                        <w:rtl w:val="0"/>
                      </w:rPr>
                      <w:t xml:space="preserve">Click here</w:t>
                    </w:r>
                  </w:hyperlink>
                  <w:r w:rsidDel="00000000" w:rsidR="00000000" w:rsidRPr="00000000">
                    <w:rPr>
                      <w:rtl w:val="0"/>
                    </w:rPr>
                    <w:t xml:space="preserve"> to visit our therapeutic guides directory and learn more about therapeutic approaches supporting mental health and resilience post-disaster.</w:t>
                  </w:r>
                  <w:r w:rsidDel="00000000" w:rsidR="00000000" w:rsidRPr="00000000">
                    <w:rPr>
                      <w:rtl w:val="0"/>
                    </w:rPr>
                  </w:r>
                </w:p>
              </w:tc>
            </w:tr>
          </w:tbl>
          <w:p w:rsidR="00000000" w:rsidDel="00000000" w:rsidP="00000000" w:rsidRDefault="00000000" w:rsidRPr="00000000" w14:paraId="00001737">
            <w:pPr>
              <w:spacing w:after="240" w:before="240" w:lineRule="auto"/>
              <w:rPr>
                <w:b w:val="1"/>
                <w:bCs w:val="1"/>
              </w:rPr>
            </w:pPr>
            <w:r w:rsidDel="00000000" w:rsidR="00000000" w:rsidRPr="00000000">
              <w:rPr>
                <w:rtl w:val="0"/>
              </w:rPr>
            </w:r>
          </w:p>
          <w:p w:rsidR="00000000" w:rsidDel="00000000" w:rsidP="00000000" w:rsidRDefault="00000000" w:rsidRPr="00000000" w14:paraId="00001738">
            <w:pPr>
              <w:pStyle w:val="Heading2"/>
              <w:keepNext w:val="0"/>
              <w:keepLines w:val="0"/>
              <w:spacing w:after="240" w:before="280" w:lineRule="auto"/>
              <w:rPr/>
            </w:pPr>
            <w:bookmarkStart w:colFirst="0" w:colLast="0" w:name="_nv6chprjpb1" w:id="349"/>
            <w:bookmarkEnd w:id="349"/>
            <w:r w:rsidDel="00000000" w:rsidR="00000000" w:rsidRPr="00000000">
              <w:rPr>
                <w:rtl w:val="0"/>
              </w:rPr>
              <w:t xml:space="preserve">Understanding the Window of Tolerance</w:t>
            </w:r>
          </w:p>
          <w:p w:rsidR="00000000" w:rsidDel="00000000" w:rsidP="00000000" w:rsidRDefault="00000000" w:rsidRPr="00000000" w14:paraId="00001739">
            <w:pPr>
              <w:spacing w:after="240" w:before="240" w:lineRule="auto"/>
              <w:rPr/>
            </w:pPr>
            <w:r w:rsidDel="00000000" w:rsidR="00000000" w:rsidRPr="00000000">
              <w:rPr>
                <w:rtl w:val="0"/>
              </w:rPr>
              <w:t xml:space="preserve">Developed by Dr. Dan Siegel, a professor of psychiatry, the Window of Tolerance refers to the ideal zone of emotional arousal in which a person is able to function. When an individual is within this window they can think clearly, process information, and respond adaptively to stress.</w:t>
            </w:r>
          </w:p>
          <w:p w:rsidR="00000000" w:rsidDel="00000000" w:rsidP="00000000" w:rsidRDefault="00000000" w:rsidRPr="00000000" w14:paraId="0000173A">
            <w:pPr>
              <w:spacing w:after="240" w:before="240" w:lineRule="auto"/>
              <w:rPr/>
            </w:pPr>
            <w:r w:rsidDel="00000000" w:rsidR="00000000" w:rsidRPr="00000000">
              <w:rPr>
                <w:rtl w:val="0"/>
              </w:rPr>
              <w:t xml:space="preserve">When climate-related stress becomes overwhelming, either through anticipation of disaster</w:t>
            </w:r>
            <w:ins w:author="Claire Perry" w:id="473" w:date="2025-12-03T03:28:54Z">
              <w:r w:rsidDel="00000000" w:rsidR="00000000" w:rsidRPr="00000000">
                <w:rPr>
                  <w:rtl w:val="0"/>
                </w:rPr>
                <w:t xml:space="preserve">, during a distressing event,</w:t>
              </w:r>
            </w:ins>
            <w:r w:rsidDel="00000000" w:rsidR="00000000" w:rsidRPr="00000000">
              <w:rPr>
                <w:rtl w:val="0"/>
              </w:rPr>
              <w:t xml:space="preserve"> or the reactivation of past trauma, individuals may be pushed outside this window.</w:t>
            </w:r>
          </w:p>
          <w:p w:rsidR="00000000" w:rsidDel="00000000" w:rsidP="00000000" w:rsidRDefault="00000000" w:rsidRPr="00000000" w14:paraId="0000173B">
            <w:pPr>
              <w:numPr>
                <w:ilvl w:val="0"/>
                <w:numId w:val="380"/>
              </w:numPr>
              <w:spacing w:after="0" w:afterAutospacing="0" w:before="240" w:lineRule="auto"/>
              <w:ind w:left="720" w:hanging="360"/>
            </w:pPr>
            <w:r w:rsidDel="00000000" w:rsidR="00000000" w:rsidRPr="00000000">
              <w:rPr>
                <w:rtl w:val="0"/>
              </w:rPr>
              <w:t xml:space="preserve">Hyperarousal: This state, often associated with anxiety, anger, feeling out of control or overwhelmed</w:t>
            </w:r>
          </w:p>
          <w:p w:rsidR="00000000" w:rsidDel="00000000" w:rsidP="00000000" w:rsidRDefault="00000000" w:rsidRPr="00000000" w14:paraId="0000173C">
            <w:pPr>
              <w:numPr>
                <w:ilvl w:val="0"/>
                <w:numId w:val="380"/>
              </w:numPr>
              <w:spacing w:after="240" w:before="0" w:beforeAutospacing="0" w:lineRule="auto"/>
              <w:ind w:left="720" w:hanging="360"/>
            </w:pPr>
            <w:r w:rsidDel="00000000" w:rsidR="00000000" w:rsidRPr="00000000">
              <w:rPr>
                <w:rtl w:val="0"/>
              </w:rPr>
              <w:t xml:space="preserve">Hypoarousal: On the other end, individuals may shut down emotionally or physically. This can include numbness</w:t>
            </w:r>
            <w:ins w:author="Claire Perry" w:id="474" w:date="2025-12-03T03:29:16Z">
              <w:r w:rsidDel="00000000" w:rsidR="00000000" w:rsidRPr="00000000">
                <w:rPr>
                  <w:rtl w:val="0"/>
                </w:rPr>
                <w:t xml:space="preserve">, shutdown,</w:t>
              </w:r>
            </w:ins>
            <w:r w:rsidDel="00000000" w:rsidR="00000000" w:rsidRPr="00000000">
              <w:rPr>
                <w:rtl w:val="0"/>
              </w:rPr>
              <w:t xml:space="preserve"> or feeling zoned out</w:t>
            </w:r>
          </w:p>
          <w:p w:rsidR="00000000" w:rsidDel="00000000" w:rsidP="00000000" w:rsidRDefault="00000000" w:rsidRPr="00000000" w14:paraId="0000173D">
            <w:pPr>
              <w:spacing w:after="240" w:before="240" w:lineRule="auto"/>
              <w:rPr/>
            </w:pPr>
            <w:r w:rsidDel="00000000" w:rsidR="00000000" w:rsidRPr="00000000">
              <w:rPr>
                <w:rtl w:val="0"/>
              </w:rPr>
              <w:t xml:space="preserve">Recognizing when someone is outside their window of tolerance can help guide effective intervention strategies such as the ones covered above.</w:t>
            </w:r>
          </w:p>
          <w:p w:rsidR="00000000" w:rsidDel="00000000" w:rsidP="00000000" w:rsidRDefault="00000000" w:rsidRPr="00000000" w14:paraId="0000173E">
            <w:pPr>
              <w:spacing w:after="240" w:before="240" w:lineRule="auto"/>
              <w:rPr>
                <w:b w:val="1"/>
                <w:bCs w:val="1"/>
              </w:rPr>
            </w:pPr>
            <w:r w:rsidDel="00000000" w:rsidR="00000000" w:rsidRPr="00000000">
              <w:rPr>
                <w:rtl w:val="0"/>
              </w:rPr>
            </w:r>
          </w:p>
          <w:tbl>
            <w:tblPr>
              <w:tblStyle w:val="Table170"/>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73F">
                  <w:pPr>
                    <w:spacing w:after="240" w:before="240" w:lineRule="auto"/>
                    <w:rPr>
                      <w:b w:val="1"/>
                      <w:bCs w:val="1"/>
                    </w:rPr>
                  </w:pPr>
                  <w:r w:rsidDel="00000000" w:rsidR="00000000" w:rsidRPr="00000000">
                    <w:rPr>
                      <w:b w:val="1"/>
                      <w:bCs w:val="1"/>
                      <w:rtl w:val="0"/>
                    </w:rPr>
                    <w:t xml:space="preserve">Learn More</w:t>
                  </w:r>
                </w:p>
                <w:p w:rsidR="00000000" w:rsidDel="00000000" w:rsidP="00000000" w:rsidRDefault="00000000" w:rsidRPr="00000000" w14:paraId="00001740">
                  <w:pPr>
                    <w:spacing w:after="240" w:before="240" w:lineRule="auto"/>
                    <w:rPr>
                      <w:b w:val="1"/>
                      <w:bCs w:val="1"/>
                    </w:rPr>
                  </w:pPr>
                  <w:hyperlink r:id="rId700">
                    <w:r w:rsidDel="00000000" w:rsidR="00000000" w:rsidRPr="00000000">
                      <w:rPr>
                        <w:color w:val="1155cc"/>
                        <w:u w:val="single"/>
                        <w:rtl w:val="0"/>
                      </w:rPr>
                      <w:t xml:space="preserve">Click here</w:t>
                    </w:r>
                  </w:hyperlink>
                  <w:r w:rsidDel="00000000" w:rsidR="00000000" w:rsidRPr="00000000">
                    <w:rPr>
                      <w:rtl w:val="0"/>
                    </w:rPr>
                    <w:t xml:space="preserve"> to explore </w:t>
                  </w:r>
                  <w:r w:rsidDel="00000000" w:rsidR="00000000" w:rsidRPr="00000000">
                    <w:rPr>
                      <w:b w:val="1"/>
                      <w:bCs w:val="1"/>
                      <w:rtl w:val="0"/>
                    </w:rPr>
                    <w:t xml:space="preserve">How to Help Your Clients Understand Their Window of Tolerance [Infographic] </w:t>
                  </w:r>
                  <w:r w:rsidDel="00000000" w:rsidR="00000000" w:rsidRPr="00000000">
                    <w:rPr>
                      <w:rtl w:val="0"/>
                    </w:rPr>
                    <w:t xml:space="preserve">by National Institute for the Clinical Application of Behavioural Medicine (NICABM), which includes an infographic as well as additional guidance for practitioners.</w:t>
                  </w:r>
                  <w:r w:rsidDel="00000000" w:rsidR="00000000" w:rsidRPr="00000000">
                    <w:rPr>
                      <w:rtl w:val="0"/>
                    </w:rPr>
                  </w:r>
                </w:p>
              </w:tc>
            </w:tr>
          </w:tbl>
          <w:p w:rsidR="00000000" w:rsidDel="00000000" w:rsidP="00000000" w:rsidRDefault="00000000" w:rsidRPr="00000000" w14:paraId="00001741">
            <w:pPr>
              <w:spacing w:after="240" w:before="240" w:lineRule="auto"/>
              <w:rPr/>
            </w:pPr>
            <w:r w:rsidDel="00000000" w:rsidR="00000000" w:rsidRPr="00000000">
              <w:rPr>
                <w:rtl w:val="0"/>
              </w:rPr>
              <w:t xml:space="preserve"> </w:t>
            </w:r>
          </w:p>
          <w:p w:rsidR="00000000" w:rsidDel="00000000" w:rsidP="00000000" w:rsidRDefault="00000000" w:rsidRPr="00000000" w14:paraId="00001742">
            <w:pPr>
              <w:spacing w:after="240" w:before="240" w:lineRule="auto"/>
              <w:rPr/>
            </w:pPr>
            <w:r w:rsidDel="00000000" w:rsidR="00000000" w:rsidRPr="00000000">
              <w:rPr>
                <w:rtl w:val="0"/>
              </w:rPr>
            </w:r>
          </w:p>
          <w:tbl>
            <w:tblPr>
              <w:tblStyle w:val="Table171"/>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743">
                  <w:pPr>
                    <w:pStyle w:val="Heading2"/>
                    <w:spacing w:after="240" w:before="240" w:lineRule="auto"/>
                    <w:rPr/>
                  </w:pPr>
                  <w:bookmarkStart w:colFirst="0" w:colLast="0" w:name="_vl6whc4ysnbi" w:id="350"/>
                  <w:bookmarkEnd w:id="350"/>
                  <w:r w:rsidDel="00000000" w:rsidR="00000000" w:rsidRPr="00000000">
                    <w:rPr>
                      <w:rtl w:val="0"/>
                    </w:rPr>
                    <w:t xml:space="preserve">Common Cognitive Distortions in Climate Contexts</w:t>
                  </w:r>
                </w:p>
                <w:p w:rsidR="00000000" w:rsidDel="00000000" w:rsidP="00000000" w:rsidRDefault="00000000" w:rsidRPr="00000000" w14:paraId="00001744">
                  <w:pPr>
                    <w:spacing w:after="240" w:before="240" w:lineRule="auto"/>
                    <w:rPr/>
                  </w:pPr>
                  <w:r w:rsidDel="00000000" w:rsidR="00000000" w:rsidRPr="00000000">
                    <w:rPr>
                      <w:rtl w:val="0"/>
                    </w:rPr>
                    <w:t xml:space="preserve">For all of these interventions, one of the important aspects individuals should be aware of is the role of specific cognitive distortions which may make grappling with climate emotions difficult.</w:t>
                  </w:r>
                </w:p>
                <w:p w:rsidR="00000000" w:rsidDel="00000000" w:rsidP="00000000" w:rsidRDefault="00000000" w:rsidRPr="00000000" w14:paraId="00001745">
                  <w:pPr>
                    <w:spacing w:after="240" w:before="240" w:lineRule="auto"/>
                    <w:rPr/>
                  </w:pPr>
                  <w:r w:rsidDel="00000000" w:rsidR="00000000" w:rsidRPr="00000000">
                    <w:rPr>
                      <w:rtl w:val="0"/>
                    </w:rPr>
                    <w:t xml:space="preserve">Below are common cognitive distortions that people may want to be aware of: </w:t>
                  </w:r>
                </w:p>
                <w:p w:rsidR="00000000" w:rsidDel="00000000" w:rsidP="00000000" w:rsidRDefault="00000000" w:rsidRPr="00000000" w14:paraId="00001746">
                  <w:pPr>
                    <w:spacing w:after="240" w:before="240" w:lineRule="auto"/>
                    <w:rPr>
                      <w:color w:val="ffffff"/>
                      <w:shd w:fill="920000" w:val="clear"/>
                    </w:rPr>
                  </w:pPr>
                  <w:r w:rsidDel="00000000" w:rsidR="00000000" w:rsidRPr="00000000">
                    <w:rPr>
                      <w:color w:val="ffffff"/>
                      <w:shd w:fill="920000" w:val="clear"/>
                      <w:rtl w:val="0"/>
                    </w:rPr>
                    <w:t xml:space="preserve">[FLIP CARDS]</w:t>
                  </w:r>
                </w:p>
                <w:p w:rsidR="00000000" w:rsidDel="00000000" w:rsidP="00000000" w:rsidRDefault="00000000" w:rsidRPr="00000000" w14:paraId="00001747">
                  <w:pPr>
                    <w:numPr>
                      <w:ilvl w:val="0"/>
                      <w:numId w:val="389"/>
                    </w:numPr>
                    <w:spacing w:after="0" w:afterAutospacing="0" w:before="240" w:lineRule="auto"/>
                    <w:ind w:left="720" w:hanging="360"/>
                  </w:pPr>
                  <w:r w:rsidDel="00000000" w:rsidR="00000000" w:rsidRPr="00000000">
                    <w:rPr>
                      <w:b w:val="1"/>
                      <w:bCs w:val="1"/>
                      <w:rtl w:val="0"/>
                    </w:rPr>
                    <w:t xml:space="preserve">Black-and-White Thinking </w:t>
                  </w:r>
                  <w:r w:rsidDel="00000000" w:rsidR="00000000" w:rsidRPr="00000000">
                    <w:rPr>
                      <w:rtl w:val="0"/>
                    </w:rPr>
                    <w:t xml:space="preserve">Viewing climate change solutions or people’s actions in extremes (e.g., “If they’re not living a zero-waste lifestyle, they’re part of the problem”).</w:t>
                  </w:r>
                </w:p>
                <w:p w:rsidR="00000000" w:rsidDel="00000000" w:rsidP="00000000" w:rsidRDefault="00000000" w:rsidRPr="00000000" w14:paraId="00001748">
                  <w:pPr>
                    <w:numPr>
                      <w:ilvl w:val="0"/>
                      <w:numId w:val="389"/>
                    </w:numPr>
                    <w:spacing w:after="0" w:afterAutospacing="0" w:before="0" w:beforeAutospacing="0" w:lineRule="auto"/>
                    <w:ind w:left="720" w:hanging="360"/>
                  </w:pPr>
                  <w:r w:rsidDel="00000000" w:rsidR="00000000" w:rsidRPr="00000000">
                    <w:rPr>
                      <w:b w:val="1"/>
                      <w:bCs w:val="1"/>
                      <w:rtl w:val="0"/>
                    </w:rPr>
                    <w:t xml:space="preserve">Catastrophizing </w:t>
                  </w:r>
                  <w:r w:rsidDel="00000000" w:rsidR="00000000" w:rsidRPr="00000000">
                    <w:rPr>
                      <w:rtl w:val="0"/>
                    </w:rPr>
                    <w:t xml:space="preserve">Believing the worst climate outcomes are inevitable (e.g., “The planet is doomed, and there’s nothing we can do to stop it”).</w:t>
                  </w:r>
                </w:p>
                <w:p w:rsidR="00000000" w:rsidDel="00000000" w:rsidP="00000000" w:rsidRDefault="00000000" w:rsidRPr="00000000" w14:paraId="00001749">
                  <w:pPr>
                    <w:numPr>
                      <w:ilvl w:val="0"/>
                      <w:numId w:val="389"/>
                    </w:numPr>
                    <w:spacing w:after="0" w:afterAutospacing="0" w:before="0" w:beforeAutospacing="0" w:lineRule="auto"/>
                    <w:ind w:left="720" w:hanging="360"/>
                  </w:pPr>
                  <w:r w:rsidDel="00000000" w:rsidR="00000000" w:rsidRPr="00000000">
                    <w:rPr>
                      <w:b w:val="1"/>
                      <w:bCs w:val="1"/>
                      <w:rtl w:val="0"/>
                    </w:rPr>
                    <w:t xml:space="preserve">Personalization</w:t>
                  </w:r>
                  <w:r w:rsidDel="00000000" w:rsidR="00000000" w:rsidRPr="00000000">
                    <w:rPr>
                      <w:rtl w:val="0"/>
                    </w:rPr>
                    <w:t xml:space="preserve"> Taking responsibility for global climate change on an individual level (e.g., “This drought is my fault because I use too much water”).</w:t>
                  </w:r>
                </w:p>
                <w:p w:rsidR="00000000" w:rsidDel="00000000" w:rsidP="00000000" w:rsidRDefault="00000000" w:rsidRPr="00000000" w14:paraId="0000174A">
                  <w:pPr>
                    <w:numPr>
                      <w:ilvl w:val="0"/>
                      <w:numId w:val="389"/>
                    </w:numPr>
                    <w:spacing w:after="0" w:afterAutospacing="0" w:before="0" w:beforeAutospacing="0" w:lineRule="auto"/>
                    <w:ind w:left="720" w:hanging="360"/>
                  </w:pPr>
                  <w:r w:rsidDel="00000000" w:rsidR="00000000" w:rsidRPr="00000000">
                    <w:rPr>
                      <w:b w:val="1"/>
                      <w:bCs w:val="1"/>
                      <w:rtl w:val="0"/>
                    </w:rPr>
                    <w:t xml:space="preserve">Overgeneralization</w:t>
                  </w:r>
                  <w:r w:rsidDel="00000000" w:rsidR="00000000" w:rsidRPr="00000000">
                    <w:rPr>
                      <w:rtl w:val="0"/>
                    </w:rPr>
                    <w:t xml:space="preserve"> Drawing sweeping conclusions from specific events (e.g., “This heatwave proves that we’re all going to die soon”).</w:t>
                  </w:r>
                </w:p>
                <w:p w:rsidR="00000000" w:rsidDel="00000000" w:rsidP="00000000" w:rsidRDefault="00000000" w:rsidRPr="00000000" w14:paraId="0000174B">
                  <w:pPr>
                    <w:numPr>
                      <w:ilvl w:val="0"/>
                      <w:numId w:val="389"/>
                    </w:numPr>
                    <w:spacing w:after="0" w:afterAutospacing="0" w:before="0" w:beforeAutospacing="0" w:lineRule="auto"/>
                    <w:ind w:left="720" w:hanging="360"/>
                  </w:pPr>
                  <w:r w:rsidDel="00000000" w:rsidR="00000000" w:rsidRPr="00000000">
                    <w:rPr>
                      <w:b w:val="1"/>
                      <w:bCs w:val="1"/>
                      <w:rtl w:val="0"/>
                    </w:rPr>
                    <w:t xml:space="preserve">Labeling </w:t>
                  </w:r>
                  <w:r w:rsidDel="00000000" w:rsidR="00000000" w:rsidRPr="00000000">
                    <w:rPr>
                      <w:rtl w:val="0"/>
                    </w:rPr>
                    <w:t xml:space="preserve">Assigning reductive labels based on environmental behavior (e.g., “I’m a failure for not being vegan”).</w:t>
                  </w:r>
                </w:p>
                <w:p w:rsidR="00000000" w:rsidDel="00000000" w:rsidP="00000000" w:rsidRDefault="00000000" w:rsidRPr="00000000" w14:paraId="0000174C">
                  <w:pPr>
                    <w:numPr>
                      <w:ilvl w:val="0"/>
                      <w:numId w:val="389"/>
                    </w:numPr>
                    <w:spacing w:after="0" w:afterAutospacing="0" w:before="0" w:beforeAutospacing="0" w:lineRule="auto"/>
                    <w:ind w:left="720" w:hanging="360"/>
                  </w:pPr>
                  <w:r w:rsidDel="00000000" w:rsidR="00000000" w:rsidRPr="00000000">
                    <w:rPr>
                      <w:b w:val="1"/>
                      <w:bCs w:val="1"/>
                      <w:rtl w:val="0"/>
                    </w:rPr>
                    <w:t xml:space="preserve">Emotional Reasoning </w:t>
                  </w:r>
                  <w:r w:rsidDel="00000000" w:rsidR="00000000" w:rsidRPr="00000000">
                    <w:rPr>
                      <w:rtl w:val="0"/>
                    </w:rPr>
                    <w:t xml:space="preserve">Letting fear or guilt determine reality (e.g., “I feel so overwhelmed, so nothing can be done”).</w:t>
                  </w:r>
                </w:p>
                <w:p w:rsidR="00000000" w:rsidDel="00000000" w:rsidP="00000000" w:rsidRDefault="00000000" w:rsidRPr="00000000" w14:paraId="0000174D">
                  <w:pPr>
                    <w:numPr>
                      <w:ilvl w:val="0"/>
                      <w:numId w:val="389"/>
                    </w:numPr>
                    <w:spacing w:after="0" w:afterAutospacing="0" w:before="0" w:beforeAutospacing="0" w:lineRule="auto"/>
                    <w:ind w:left="720" w:hanging="360"/>
                  </w:pPr>
                  <w:r w:rsidDel="00000000" w:rsidR="00000000" w:rsidRPr="00000000">
                    <w:rPr>
                      <w:b w:val="1"/>
                      <w:bCs w:val="1"/>
                      <w:rtl w:val="0"/>
                    </w:rPr>
                    <w:t xml:space="preserve">Should Statements </w:t>
                  </w:r>
                  <w:commentRangeStart w:id="312"/>
                  <w:r w:rsidDel="00000000" w:rsidR="00000000" w:rsidRPr="00000000">
                    <w:rPr>
                      <w:rtl w:val="0"/>
                    </w:rPr>
                    <w:t xml:space="preserve">Rigidly </w:t>
                  </w:r>
                  <w:ins w:author="Claire Perry" w:id="475" w:date="2025-12-03T03:32:34Z">
                    <w:r w:rsidDel="00000000" w:rsidR="00000000" w:rsidRPr="00000000">
                      <w:rPr>
                        <w:rtl w:val="0"/>
                      </w:rPr>
                      <w:t xml:space="preserve">and critically </w:t>
                    </w:r>
                  </w:ins>
                  <w:r w:rsidDel="00000000" w:rsidR="00000000" w:rsidRPr="00000000">
                    <w:rPr>
                      <w:rtl w:val="0"/>
                    </w:rPr>
                    <w:t xml:space="preserve">focusing on how</w:t>
                  </w:r>
                  <w:ins w:author="Claire Perry" w:id="476" w:date="2025-12-03T03:32:44Z">
                    <w:r w:rsidDel="00000000" w:rsidR="00000000" w:rsidRPr="00000000">
                      <w:rPr>
                        <w:rtl w:val="0"/>
                      </w:rPr>
                      <w:t xml:space="preserve"> one</w:t>
                    </w:r>
                  </w:ins>
                  <w:del w:author="Claire Perry" w:id="476" w:date="2025-12-03T03:32:44Z">
                    <w:r w:rsidDel="00000000" w:rsidR="00000000" w:rsidRPr="00000000">
                      <w:rPr>
                        <w:rtl w:val="0"/>
                      </w:rPr>
                      <w:delText xml:space="preserve"> others</w:delText>
                    </w:r>
                  </w:del>
                  <w:r w:rsidDel="00000000" w:rsidR="00000000" w:rsidRPr="00000000">
                    <w:rPr>
                      <w:rtl w:val="0"/>
                    </w:rPr>
                    <w:t xml:space="preserve"> should act (e.g., “</w:t>
                  </w:r>
                  <w:ins w:author="Claire Perry" w:id="477" w:date="2025-12-03T03:33:01Z">
                    <w:r w:rsidDel="00000000" w:rsidR="00000000" w:rsidRPr="00000000">
                      <w:rPr>
                        <w:rtl w:val="0"/>
                      </w:rPr>
                      <w:t xml:space="preserve">I</w:t>
                    </w:r>
                  </w:ins>
                  <w:del w:author="Claire Perry" w:id="477" w:date="2025-12-03T03:33:01Z">
                    <w:r w:rsidDel="00000000" w:rsidR="00000000" w:rsidRPr="00000000">
                      <w:rPr>
                        <w:rtl w:val="0"/>
                      </w:rPr>
                      <w:delText xml:space="preserve">Everyone should</w:delText>
                    </w:r>
                  </w:del>
                  <w:ins w:author="Claire Perry" w:id="477" w:date="2025-12-03T03:33:01Z">
                    <w:r w:rsidDel="00000000" w:rsidR="00000000" w:rsidRPr="00000000">
                      <w:rPr>
                        <w:rtl w:val="0"/>
                      </w:rPr>
                      <w:t xml:space="preserve"> should be much better at reducing my fossil fuel usage by now</w:t>
                    </w:r>
                  </w:ins>
                  <w:del w:author="Claire Perry" w:id="477" w:date="2025-12-03T03:33:01Z">
                    <w:r w:rsidDel="00000000" w:rsidR="00000000" w:rsidRPr="00000000">
                      <w:rPr>
                        <w:rtl w:val="0"/>
                      </w:rPr>
                      <w:delText xml:space="preserve"> stop using fossil fuels immediately</w:delText>
                    </w:r>
                  </w:del>
                  <w:r w:rsidDel="00000000" w:rsidR="00000000" w:rsidRPr="00000000">
                    <w:rPr>
                      <w:rtl w:val="0"/>
                    </w:rPr>
                    <w:t xml:space="preserve">”).</w:t>
                  </w:r>
                  <w:commentRangeEnd w:id="312"/>
                  <w:r w:rsidDel="00000000" w:rsidR="00000000" w:rsidRPr="00000000">
                    <w:commentReference w:id="312"/>
                  </w:r>
                  <w:r w:rsidDel="00000000" w:rsidR="00000000" w:rsidRPr="00000000">
                    <w:rPr>
                      <w:rtl w:val="0"/>
                    </w:rPr>
                  </w:r>
                </w:p>
                <w:p w:rsidR="00000000" w:rsidDel="00000000" w:rsidP="00000000" w:rsidRDefault="00000000" w:rsidRPr="00000000" w14:paraId="0000174E">
                  <w:pPr>
                    <w:numPr>
                      <w:ilvl w:val="0"/>
                      <w:numId w:val="389"/>
                    </w:numPr>
                    <w:spacing w:after="0" w:afterAutospacing="0" w:before="0" w:beforeAutospacing="0" w:lineRule="auto"/>
                    <w:ind w:left="720" w:hanging="360"/>
                  </w:pPr>
                  <w:r w:rsidDel="00000000" w:rsidR="00000000" w:rsidRPr="00000000">
                    <w:rPr>
                      <w:b w:val="1"/>
                      <w:bCs w:val="1"/>
                      <w:rtl w:val="0"/>
                    </w:rPr>
                    <w:t xml:space="preserve">Filtering</w:t>
                  </w:r>
                  <w:r w:rsidDel="00000000" w:rsidR="00000000" w:rsidRPr="00000000">
                    <w:rPr>
                      <w:rtl w:val="0"/>
                    </w:rPr>
                    <w:t xml:space="preserve"> Focusing only on negative climate news (e.g., “Even though renewable energy is growing, deforestation is still happening”).</w:t>
                  </w:r>
                </w:p>
                <w:p w:rsidR="00000000" w:rsidDel="00000000" w:rsidP="00000000" w:rsidRDefault="00000000" w:rsidRPr="00000000" w14:paraId="0000174F">
                  <w:pPr>
                    <w:numPr>
                      <w:ilvl w:val="0"/>
                      <w:numId w:val="389"/>
                    </w:numPr>
                    <w:spacing w:after="0" w:afterAutospacing="0" w:before="0" w:beforeAutospacing="0" w:lineRule="auto"/>
                    <w:ind w:left="720" w:hanging="360"/>
                  </w:pPr>
                  <w:r w:rsidDel="00000000" w:rsidR="00000000" w:rsidRPr="00000000">
                    <w:rPr>
                      <w:b w:val="1"/>
                      <w:bCs w:val="1"/>
                      <w:rtl w:val="0"/>
                    </w:rPr>
                    <w:t xml:space="preserve">Jumping to Conclusions</w:t>
                  </w:r>
                  <w:r w:rsidDel="00000000" w:rsidR="00000000" w:rsidRPr="00000000">
                    <w:rPr>
                      <w:rtl w:val="0"/>
                    </w:rPr>
                    <w:t xml:space="preserve"> Assuming bad outcomes without sufficient evidence (e.g., “The next hurricane will destroy</w:t>
                  </w:r>
                  <w:ins w:author="Claire Perry" w:id="478" w:date="2025-12-03T03:38:32Z">
                    <w:r w:rsidDel="00000000" w:rsidR="00000000" w:rsidRPr="00000000">
                      <w:rPr>
                        <w:rtl w:val="0"/>
                      </w:rPr>
                      <w:t xml:space="preserve"> the entire continent</w:t>
                    </w:r>
                  </w:ins>
                  <w:del w:author="Claire Perry" w:id="478" w:date="2025-12-03T03:38:32Z">
                    <w:r w:rsidDel="00000000" w:rsidR="00000000" w:rsidRPr="00000000">
                      <w:rPr>
                        <w:rtl w:val="0"/>
                      </w:rPr>
                      <w:delText xml:space="preserve"> my community</w:delText>
                    </w:r>
                  </w:del>
                  <w:r w:rsidDel="00000000" w:rsidR="00000000" w:rsidRPr="00000000">
                    <w:rPr>
                      <w:rtl w:val="0"/>
                    </w:rPr>
                    <w:t xml:space="preserve">”).</w:t>
                  </w:r>
                </w:p>
                <w:p w:rsidR="00000000" w:rsidDel="00000000" w:rsidP="00000000" w:rsidRDefault="00000000" w:rsidRPr="00000000" w14:paraId="00001750">
                  <w:pPr>
                    <w:numPr>
                      <w:ilvl w:val="0"/>
                      <w:numId w:val="389"/>
                    </w:numPr>
                    <w:spacing w:after="0" w:afterAutospacing="0" w:before="0" w:beforeAutospacing="0" w:lineRule="auto"/>
                    <w:ind w:left="720" w:hanging="360"/>
                  </w:pPr>
                  <w:r w:rsidDel="00000000" w:rsidR="00000000" w:rsidRPr="00000000">
                    <w:rPr>
                      <w:b w:val="1"/>
                      <w:bCs w:val="1"/>
                      <w:rtl w:val="0"/>
                    </w:rPr>
                    <w:t xml:space="preserve">Magnification &amp; Minimization</w:t>
                  </w:r>
                  <w:r w:rsidDel="00000000" w:rsidR="00000000" w:rsidRPr="00000000">
                    <w:rPr>
                      <w:rtl w:val="0"/>
                    </w:rPr>
                    <w:t xml:space="preserve"> Exaggerating personal contributions to climate harm or minimizing collective efforts.</w:t>
                  </w:r>
                  <w:commentRangeStart w:id="313"/>
                  <w:r w:rsidDel="00000000" w:rsidR="00000000" w:rsidRPr="00000000">
                    <w:rPr>
                      <w:rtl w:val="0"/>
                    </w:rPr>
                  </w:r>
                </w:p>
                <w:p w:rsidR="00000000" w:rsidDel="00000000" w:rsidP="00000000" w:rsidRDefault="00000000" w:rsidRPr="00000000" w14:paraId="00001751">
                  <w:pPr>
                    <w:numPr>
                      <w:ilvl w:val="0"/>
                      <w:numId w:val="389"/>
                    </w:numPr>
                    <w:spacing w:after="0" w:afterAutospacing="0" w:before="0" w:beforeAutospacing="0" w:lineRule="auto"/>
                    <w:ind w:left="720" w:hanging="360"/>
                  </w:pPr>
                  <w:commentRangeEnd w:id="313"/>
                  <w:r w:rsidDel="00000000" w:rsidR="00000000" w:rsidRPr="00000000">
                    <w:commentReference w:id="313"/>
                  </w:r>
                  <w:r w:rsidDel="00000000" w:rsidR="00000000" w:rsidRPr="00000000">
                    <w:rPr>
                      <w:b w:val="1"/>
                      <w:bCs w:val="1"/>
                      <w:rtl w:val="0"/>
                    </w:rPr>
                    <w:t xml:space="preserve">Disqualifying the Positive</w:t>
                  </w:r>
                  <w:r w:rsidDel="00000000" w:rsidR="00000000" w:rsidRPr="00000000">
                    <w:rPr>
                      <w:rtl w:val="0"/>
                    </w:rPr>
                    <w:t xml:space="preserve"> Ignoring progress in climate solutions (e.g., “That clean energy project is just a drop in the bucket”).</w:t>
                  </w:r>
                </w:p>
                <w:p w:rsidR="00000000" w:rsidDel="00000000" w:rsidP="00000000" w:rsidRDefault="00000000" w:rsidRPr="00000000" w14:paraId="00001752">
                  <w:pPr>
                    <w:numPr>
                      <w:ilvl w:val="0"/>
                      <w:numId w:val="389"/>
                    </w:numPr>
                    <w:spacing w:after="0" w:afterAutospacing="0" w:before="0" w:beforeAutospacing="0" w:lineRule="auto"/>
                    <w:ind w:left="720" w:hanging="360"/>
                  </w:pPr>
                  <w:r w:rsidDel="00000000" w:rsidR="00000000" w:rsidRPr="00000000">
                    <w:rPr>
                      <w:b w:val="1"/>
                      <w:bCs w:val="1"/>
                      <w:rtl w:val="0"/>
                    </w:rPr>
                    <w:t xml:space="preserve">Blaming</w:t>
                  </w:r>
                  <w:r w:rsidDel="00000000" w:rsidR="00000000" w:rsidRPr="00000000">
                    <w:rPr>
                      <w:rtl w:val="0"/>
                    </w:rPr>
                    <w:t xml:space="preserve"> Assigning complete blame to others while dismissing personal agency (e.g., “This is all the government’s fault; there’s nothing I can do”).</w:t>
                  </w:r>
                </w:p>
                <w:p w:rsidR="00000000" w:rsidDel="00000000" w:rsidP="00000000" w:rsidRDefault="00000000" w:rsidRPr="00000000" w14:paraId="00001753">
                  <w:pPr>
                    <w:numPr>
                      <w:ilvl w:val="0"/>
                      <w:numId w:val="389"/>
                    </w:numPr>
                    <w:spacing w:after="0" w:afterAutospacing="0" w:before="0" w:beforeAutospacing="0" w:lineRule="auto"/>
                    <w:ind w:left="720" w:hanging="360"/>
                  </w:pPr>
                  <w:r w:rsidDel="00000000" w:rsidR="00000000" w:rsidRPr="00000000">
                    <w:rPr>
                      <w:b w:val="1"/>
                      <w:bCs w:val="1"/>
                      <w:rtl w:val="0"/>
                    </w:rPr>
                    <w:t xml:space="preserve">Control Fallacies </w:t>
                  </w:r>
                  <w:r w:rsidDel="00000000" w:rsidR="00000000" w:rsidRPr="00000000">
                    <w:rPr>
                      <w:rtl w:val="0"/>
                    </w:rPr>
                    <w:t xml:space="preserve">Feeling powerless or overestimating control in climate change (e.g., “Nothing I do matters”).</w:t>
                  </w:r>
                </w:p>
                <w:p w:rsidR="00000000" w:rsidDel="00000000" w:rsidP="00000000" w:rsidRDefault="00000000" w:rsidRPr="00000000" w14:paraId="00001754">
                  <w:pPr>
                    <w:numPr>
                      <w:ilvl w:val="0"/>
                      <w:numId w:val="389"/>
                    </w:numPr>
                    <w:spacing w:after="0" w:afterAutospacing="0" w:before="0" w:beforeAutospacing="0" w:lineRule="auto"/>
                    <w:ind w:left="720" w:hanging="360"/>
                  </w:pPr>
                  <w:r w:rsidDel="00000000" w:rsidR="00000000" w:rsidRPr="00000000">
                    <w:rPr>
                      <w:b w:val="1"/>
                      <w:bCs w:val="1"/>
                      <w:rtl w:val="0"/>
                    </w:rPr>
                    <w:t xml:space="preserve">Projection </w:t>
                  </w:r>
                  <w:r w:rsidDel="00000000" w:rsidR="00000000" w:rsidRPr="00000000">
                    <w:rPr>
                      <w:rtl w:val="0"/>
                    </w:rPr>
                    <w:t xml:space="preserve">Attributing one’s own eco-anxiety or guilt onto others (e.g.,</w:t>
                  </w:r>
                  <w:ins w:author="Claire Perry" w:id="479" w:date="2025-12-03T03:56:03Z">
                    <w:r w:rsidDel="00000000" w:rsidR="00000000" w:rsidRPr="00000000">
                      <w:rPr>
                        <w:rtl w:val="0"/>
                      </w:rPr>
                      <w:t xml:space="preserve"> accusing friends that don’t recycle of not caring about the environment, when one feels guilty about their use of plastics</w:t>
                    </w:r>
                  </w:ins>
                  <w:r w:rsidDel="00000000" w:rsidR="00000000" w:rsidRPr="00000000">
                    <w:rPr>
                      <w:rtl w:val="0"/>
                    </w:rPr>
                    <w:t xml:space="preserve"> </w:t>
                  </w:r>
                  <w:del w:author="Claire Perry" w:id="480" w:date="2025-12-03T03:56:01Z">
                    <w:r w:rsidDel="00000000" w:rsidR="00000000" w:rsidRPr="00000000">
                      <w:rPr>
                        <w:rtl w:val="0"/>
                      </w:rPr>
                      <w:delText xml:space="preserve">“They must feel guilty for their environmental impact too”</w:delText>
                    </w:r>
                  </w:del>
                  <w:r w:rsidDel="00000000" w:rsidR="00000000" w:rsidRPr="00000000">
                    <w:rPr>
                      <w:rtl w:val="0"/>
                    </w:rPr>
                    <w:t xml:space="preserve">).</w:t>
                  </w:r>
                </w:p>
                <w:p w:rsidR="00000000" w:rsidDel="00000000" w:rsidP="00000000" w:rsidRDefault="00000000" w:rsidRPr="00000000" w14:paraId="00001755">
                  <w:pPr>
                    <w:numPr>
                      <w:ilvl w:val="0"/>
                      <w:numId w:val="389"/>
                    </w:numPr>
                    <w:spacing w:after="0" w:afterAutospacing="0" w:before="0" w:beforeAutospacing="0" w:lineRule="auto"/>
                    <w:ind w:left="720" w:hanging="360"/>
                  </w:pPr>
                  <w:r w:rsidDel="00000000" w:rsidR="00000000" w:rsidRPr="00000000">
                    <w:rPr>
                      <w:b w:val="1"/>
                      <w:bCs w:val="1"/>
                      <w:rtl w:val="0"/>
                    </w:rPr>
                    <w:t xml:space="preserve">Discounting the Neutral</w:t>
                  </w:r>
                  <w:r w:rsidDel="00000000" w:rsidR="00000000" w:rsidRPr="00000000">
                    <w:rPr>
                      <w:rtl w:val="0"/>
                    </w:rPr>
                    <w:t xml:space="preserve"> Overinterpreting ambiguous actions as negative (e.g., “They planted trees, but it’s probably just greenwashing”).</w:t>
                  </w:r>
                </w:p>
                <w:p w:rsidR="00000000" w:rsidDel="00000000" w:rsidP="00000000" w:rsidRDefault="00000000" w:rsidRPr="00000000" w14:paraId="00001756">
                  <w:pPr>
                    <w:numPr>
                      <w:ilvl w:val="0"/>
                      <w:numId w:val="389"/>
                    </w:numPr>
                    <w:spacing w:after="240" w:before="0" w:beforeAutospacing="0" w:lineRule="auto"/>
                    <w:ind w:left="720" w:hanging="360"/>
                  </w:pPr>
                  <w:r w:rsidDel="00000000" w:rsidR="00000000" w:rsidRPr="00000000">
                    <w:rPr>
                      <w:b w:val="1"/>
                      <w:bCs w:val="1"/>
                      <w:rtl w:val="0"/>
                    </w:rPr>
                    <w:t xml:space="preserve">Strawman Thinking</w:t>
                  </w:r>
                  <w:r w:rsidDel="00000000" w:rsidR="00000000" w:rsidRPr="00000000">
                    <w:rPr>
                      <w:rtl w:val="0"/>
                    </w:rPr>
                    <w:t xml:space="preserve"> Portraying others as villains rather than recognizing shared humanity.</w:t>
                  </w:r>
                  <w:commentRangeStart w:id="314"/>
                  <w:r w:rsidDel="00000000" w:rsidR="00000000" w:rsidRPr="00000000">
                    <w:rPr>
                      <w:rtl w:val="0"/>
                    </w:rPr>
                  </w:r>
                </w:p>
                <w:p w:rsidR="00000000" w:rsidDel="00000000" w:rsidP="00000000" w:rsidRDefault="00000000" w:rsidRPr="00000000" w14:paraId="00001757">
                  <w:pPr>
                    <w:spacing w:after="240" w:before="240" w:lineRule="auto"/>
                    <w:rPr>
                      <w:color w:val="ffffff"/>
                      <w:shd w:fill="920000" w:val="clear"/>
                    </w:rPr>
                  </w:pPr>
                  <w:commentRangeEnd w:id="314"/>
                  <w:r w:rsidDel="00000000" w:rsidR="00000000" w:rsidRPr="00000000">
                    <w:commentReference w:id="314"/>
                  </w:r>
                  <w:r w:rsidDel="00000000" w:rsidR="00000000" w:rsidRPr="00000000">
                    <w:rPr>
                      <w:color w:val="ffffff"/>
                      <w:shd w:fill="920000" w:val="clear"/>
                      <w:rtl w:val="0"/>
                    </w:rPr>
                    <w:t xml:space="preserve">[END FLIP CARDS]</w:t>
                  </w:r>
                </w:p>
              </w:tc>
            </w:tr>
          </w:tbl>
          <w:p w:rsidR="00000000" w:rsidDel="00000000" w:rsidP="00000000" w:rsidRDefault="00000000" w:rsidRPr="00000000" w14:paraId="00001758">
            <w:pPr>
              <w:spacing w:after="240" w:before="240" w:lineRule="auto"/>
              <w:rPr/>
            </w:pPr>
            <w:r w:rsidDel="00000000" w:rsidR="00000000" w:rsidRPr="00000000">
              <w:rPr>
                <w:rtl w:val="0"/>
              </w:rPr>
            </w:r>
          </w:p>
          <w:p w:rsidR="00000000" w:rsidDel="00000000" w:rsidP="00000000" w:rsidRDefault="00000000" w:rsidRPr="00000000" w14:paraId="00001759">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175A">
            <w:pPr>
              <w:widowControl w:val="0"/>
              <w:spacing w:line="240" w:lineRule="auto"/>
              <w:rPr>
                <w:b w:val="1"/>
                <w:bCs w:val="1"/>
              </w:rPr>
            </w:pPr>
            <w:r w:rsidDel="00000000" w:rsidR="00000000" w:rsidRPr="00000000">
              <w:rPr>
                <w:b w:val="1"/>
                <w:bCs w:val="1"/>
                <w:rtl w:val="0"/>
              </w:rPr>
              <w:t xml:space="preserve">Indigenous Perspectives</w:t>
            </w:r>
          </w:p>
        </w:tc>
        <w:tc>
          <w:tcPr>
            <w:shd w:fill="d9d2e9" w:val="clear"/>
          </w:tcPr>
          <w:p w:rsidR="00000000" w:rsidDel="00000000" w:rsidP="00000000" w:rsidRDefault="00000000" w:rsidRPr="00000000" w14:paraId="0000175B">
            <w:pPr>
              <w:spacing w:after="240" w:before="240" w:lineRule="auto"/>
              <w:rPr/>
            </w:pPr>
            <w:r w:rsidDel="00000000" w:rsidR="00000000" w:rsidRPr="00000000">
              <w:rPr>
                <w:rtl w:val="0"/>
              </w:rPr>
              <w:t xml:space="preserve">As this module explores early psychological supports like psychoeducation, psychological first aid, and debriefing, Indigenous approaches offer complementary and culturally grounded pathways to healing. In many Indigenous communities, emotional first aid begins with connection to land, to language, to ancestors, and to one another. Instead of relying solely on individual counseling, support is often embedded in collective care. Elders, family members, and Knowledge Keepers play a vital role in helping individuals process shock, grief, and fear after a crisis by offering cultural teachings, guidance, and </w:t>
            </w:r>
            <w:ins w:author="Claire Perry" w:id="481" w:date="2025-12-03T03:43:15Z">
              <w:r w:rsidDel="00000000" w:rsidR="00000000" w:rsidRPr="00000000">
                <w:rPr>
                  <w:rtl w:val="0"/>
                </w:rPr>
                <w:t xml:space="preserve">a grounding </w:t>
              </w:r>
            </w:ins>
            <w:r w:rsidDel="00000000" w:rsidR="00000000" w:rsidRPr="00000000">
              <w:rPr>
                <w:rtl w:val="0"/>
              </w:rPr>
              <w:t xml:space="preserve">presence.</w:t>
            </w:r>
          </w:p>
          <w:p w:rsidR="00000000" w:rsidDel="00000000" w:rsidP="00000000" w:rsidRDefault="00000000" w:rsidRPr="00000000" w14:paraId="0000175C">
            <w:pPr>
              <w:spacing w:after="240" w:before="240" w:lineRule="auto"/>
              <w:rPr/>
            </w:pPr>
            <w:r w:rsidDel="00000000" w:rsidR="00000000" w:rsidRPr="00000000">
              <w:rPr>
                <w:rtl w:val="0"/>
              </w:rPr>
              <w:t xml:space="preserve">Rituals and community gatherings serve as powerful forms of debriefing. Whether through firekeeping, water ceremonies, talking circles, or seasonal feasts, these practices offer space for collective processing and spiritual grounding. They help restore a sense of safety, reaffirm </w:t>
            </w:r>
            <w:ins w:author="Claire Perry" w:id="482" w:date="2025-12-03T03:43:40Z">
              <w:r w:rsidDel="00000000" w:rsidR="00000000" w:rsidRPr="00000000">
                <w:rPr>
                  <w:rtl w:val="0"/>
                </w:rPr>
                <w:t xml:space="preserve">strong </w:t>
              </w:r>
            </w:ins>
            <w:r w:rsidDel="00000000" w:rsidR="00000000" w:rsidRPr="00000000">
              <w:rPr>
                <w:rtl w:val="0"/>
              </w:rPr>
              <w:t xml:space="preserve">relationships, and bring meaning to experiences of loss or disruption. Rather than focusing only on trauma symptoms, these practices respond to emotional and spiritual wounds as part of a broader</w:t>
            </w:r>
            <w:ins w:author="Claire Perry" w:id="483" w:date="2025-12-03T03:44:11Z">
              <w:r w:rsidDel="00000000" w:rsidR="00000000" w:rsidRPr="00000000">
                <w:rPr>
                  <w:rtl w:val="0"/>
                </w:rPr>
                <w:t xml:space="preserve"> and holistic</w:t>
              </w:r>
            </w:ins>
            <w:r w:rsidDel="00000000" w:rsidR="00000000" w:rsidRPr="00000000">
              <w:rPr>
                <w:rtl w:val="0"/>
              </w:rPr>
              <w:t xml:space="preserve"> journey toward balance. This aligns with the goals of psychological first aid by promoting calm, connectedness, and hope, while also honoring the unique strengths and needs of Indigenous communities in times of distress.</w:t>
            </w:r>
          </w:p>
          <w:p w:rsidR="00000000" w:rsidDel="00000000" w:rsidP="00000000" w:rsidRDefault="00000000" w:rsidRPr="00000000" w14:paraId="0000175D">
            <w:pPr>
              <w:widowControl w:val="0"/>
              <w:spacing w:line="240" w:lineRule="auto"/>
              <w:rPr/>
            </w:pPr>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175E">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175F">
            <w:pPr>
              <w:numPr>
                <w:ilvl w:val="0"/>
                <w:numId w:val="138"/>
              </w:numPr>
              <w:spacing w:after="0" w:afterAutospacing="0" w:before="240" w:lineRule="auto"/>
              <w:ind w:left="720" w:hanging="360"/>
            </w:pPr>
            <w:r w:rsidDel="00000000" w:rsidR="00000000" w:rsidRPr="00000000">
              <w:rPr>
                <w:rtl w:val="0"/>
              </w:rPr>
              <w:t xml:space="preserve">Psychoeducation empowers individuals with knowledge about psychological processes and coping strategies, normalizing climate-related emotions and fostering resilience.</w:t>
            </w:r>
          </w:p>
          <w:p w:rsidR="00000000" w:rsidDel="00000000" w:rsidP="00000000" w:rsidRDefault="00000000" w:rsidRPr="00000000" w14:paraId="00001760">
            <w:pPr>
              <w:numPr>
                <w:ilvl w:val="0"/>
                <w:numId w:val="138"/>
              </w:numPr>
              <w:spacing w:after="0" w:afterAutospacing="0" w:before="0" w:beforeAutospacing="0" w:lineRule="auto"/>
              <w:ind w:left="720" w:hanging="360"/>
            </w:pPr>
            <w:r w:rsidDel="00000000" w:rsidR="00000000" w:rsidRPr="00000000">
              <w:rPr>
                <w:rtl w:val="0"/>
              </w:rPr>
              <w:t xml:space="preserve">Psychological First Aid (PFA) provides immediate emotional stabilization following traumatic events, promoting safety, calmness, connectedness, self-efficacy, and hope during recovery.</w:t>
            </w:r>
          </w:p>
          <w:p w:rsidR="00000000" w:rsidDel="00000000" w:rsidP="00000000" w:rsidRDefault="00000000" w:rsidRPr="00000000" w14:paraId="00001761">
            <w:pPr>
              <w:numPr>
                <w:ilvl w:val="0"/>
                <w:numId w:val="138"/>
              </w:numPr>
              <w:spacing w:after="0" w:afterAutospacing="0" w:before="0" w:beforeAutospacing="0" w:lineRule="auto"/>
              <w:ind w:left="720" w:hanging="360"/>
            </w:pPr>
            <w:r w:rsidDel="00000000" w:rsidR="00000000" w:rsidRPr="00000000">
              <w:rPr>
                <w:rtl w:val="0"/>
              </w:rPr>
              <w:t xml:space="preserve">Psychological Debriefing facilitates structured group discussions to process trauma and foster community healing, requiring cultural sensitivity and careful adaptation.</w:t>
            </w:r>
          </w:p>
          <w:p w:rsidR="00000000" w:rsidDel="00000000" w:rsidP="00000000" w:rsidRDefault="00000000" w:rsidRPr="00000000" w14:paraId="00001762">
            <w:pPr>
              <w:numPr>
                <w:ilvl w:val="0"/>
                <w:numId w:val="138"/>
              </w:numPr>
              <w:spacing w:after="0" w:afterAutospacing="0" w:before="0" w:beforeAutospacing="0" w:lineRule="auto"/>
              <w:ind w:left="720" w:hanging="360"/>
            </w:pPr>
            <w:r w:rsidDel="00000000" w:rsidR="00000000" w:rsidRPr="00000000">
              <w:rPr>
                <w:rtl w:val="0"/>
              </w:rPr>
              <w:t xml:space="preserve">Cognitive Behavioural Therapy (CBT) identifies and alters maladaptive thought patterns and behaviors, effectively addressing eco-anxiety, anticipatory grief, and trauma from natural disasters through techniques like cognitive restructuring, behavioral activation, and exposure therapy.</w:t>
            </w:r>
          </w:p>
          <w:p w:rsidR="00000000" w:rsidDel="00000000" w:rsidP="00000000" w:rsidRDefault="00000000" w:rsidRPr="00000000" w14:paraId="00001763">
            <w:pPr>
              <w:numPr>
                <w:ilvl w:val="0"/>
                <w:numId w:val="138"/>
              </w:numPr>
              <w:spacing w:after="0" w:afterAutospacing="0" w:before="0" w:beforeAutospacing="0" w:lineRule="auto"/>
              <w:ind w:left="720" w:hanging="360"/>
            </w:pPr>
            <w:r w:rsidDel="00000000" w:rsidR="00000000" w:rsidRPr="00000000">
              <w:rPr>
                <w:rtl w:val="0"/>
              </w:rPr>
              <w:t xml:space="preserve">Integrating psychoeducation, PFA, psychological debriefing, and CBT offers a comprehensive approach to supporting climate emotions, enhancing their effectiveness through tailored interventions.</w:t>
            </w:r>
          </w:p>
          <w:p w:rsidR="00000000" w:rsidDel="00000000" w:rsidP="00000000" w:rsidRDefault="00000000" w:rsidRPr="00000000" w14:paraId="00001764">
            <w:pPr>
              <w:numPr>
                <w:ilvl w:val="0"/>
                <w:numId w:val="138"/>
              </w:numPr>
              <w:spacing w:after="0" w:afterAutospacing="0" w:before="0" w:beforeAutospacing="0" w:lineRule="auto"/>
              <w:ind w:left="720" w:hanging="360"/>
            </w:pPr>
            <w:r w:rsidDel="00000000" w:rsidR="00000000" w:rsidRPr="00000000">
              <w:rPr>
                <w:rtl w:val="0"/>
              </w:rPr>
              <w:t xml:space="preserve">These strategies collectively foster resilience, meaning-making, and collective action, enabling individuals and communities to navigate the complex emotional landscapes of climate change.</w:t>
            </w:r>
          </w:p>
          <w:p w:rsidR="00000000" w:rsidDel="00000000" w:rsidP="00000000" w:rsidRDefault="00000000" w:rsidRPr="00000000" w14:paraId="00001765">
            <w:pPr>
              <w:numPr>
                <w:ilvl w:val="0"/>
                <w:numId w:val="138"/>
              </w:numPr>
              <w:spacing w:after="0" w:afterAutospacing="0" w:before="0" w:beforeAutospacing="0" w:lineRule="auto"/>
              <w:ind w:left="720" w:hanging="360"/>
            </w:pPr>
            <w:r w:rsidDel="00000000" w:rsidR="00000000" w:rsidRPr="00000000">
              <w:rPr>
                <w:rtl w:val="0"/>
              </w:rPr>
              <w:t xml:space="preserve">Tailoring interventions to specific climate-related experiences and integrating them with community-level support enhances their overall impact and effectiveness.</w:t>
            </w:r>
          </w:p>
          <w:p w:rsidR="00000000" w:rsidDel="00000000" w:rsidP="00000000" w:rsidRDefault="00000000" w:rsidRPr="00000000" w14:paraId="00001766">
            <w:pPr>
              <w:numPr>
                <w:ilvl w:val="0"/>
                <w:numId w:val="138"/>
              </w:numPr>
              <w:spacing w:after="240" w:before="0" w:beforeAutospacing="0" w:lineRule="auto"/>
              <w:ind w:left="720" w:hanging="360"/>
            </w:pPr>
            <w:r w:rsidDel="00000000" w:rsidR="00000000" w:rsidRPr="00000000">
              <w:rPr>
                <w:rtl w:val="0"/>
              </w:rPr>
              <w:t xml:space="preserve">Holistic support through these approaches ensures a resilient and psychologically healthy community, capable of effectively managing the emotional challenges posed by climate change and natural disasters.</w:t>
            </w:r>
          </w:p>
          <w:p w:rsidR="00000000" w:rsidDel="00000000" w:rsidP="00000000" w:rsidRDefault="00000000" w:rsidRPr="00000000" w14:paraId="00001767">
            <w:pPr>
              <w:spacing w:after="240" w:before="240" w:lineRule="auto"/>
              <w:rPr/>
            </w:pPr>
            <w:r w:rsidDel="00000000" w:rsidR="00000000" w:rsidRPr="00000000">
              <w:rPr>
                <w:rtl w:val="0"/>
              </w:rPr>
              <w:t xml:space="preserve">By mastering these support strategies, you can play a pivotal role in fostering a resilient and </w:t>
            </w:r>
            <w:ins w:author="Claire Perry" w:id="484" w:date="2025-12-03T03:46:28Z">
              <w:r w:rsidDel="00000000" w:rsidR="00000000" w:rsidRPr="00000000">
                <w:rPr>
                  <w:rtl w:val="0"/>
                </w:rPr>
                <w:t xml:space="preserve">adaptive </w:t>
              </w:r>
            </w:ins>
            <w:del w:author="Claire Perry" w:id="484" w:date="2025-12-03T03:46:28Z">
              <w:r w:rsidDel="00000000" w:rsidR="00000000" w:rsidRPr="00000000">
                <w:rPr>
                  <w:rtl w:val="0"/>
                </w:rPr>
                <w:delText xml:space="preserve">psychologically healthy </w:delText>
              </w:r>
            </w:del>
            <w:r w:rsidDel="00000000" w:rsidR="00000000" w:rsidRPr="00000000">
              <w:rPr>
                <w:rtl w:val="0"/>
              </w:rPr>
              <w:t xml:space="preserve">community, capable of effectively managing the emotional challenges posed by climate change and natural disasters.</w:t>
            </w:r>
          </w:p>
          <w:p w:rsidR="00000000" w:rsidDel="00000000" w:rsidP="00000000" w:rsidRDefault="00000000" w:rsidRPr="00000000" w14:paraId="00001768">
            <w:pPr>
              <w:widowControl w:val="0"/>
              <w:spacing w:line="240" w:lineRule="auto"/>
              <w:rPr/>
            </w:pPr>
            <w:r w:rsidDel="00000000" w:rsidR="00000000" w:rsidRPr="00000000">
              <w:rPr>
                <w:rtl w:val="0"/>
              </w:rPr>
            </w:r>
          </w:p>
        </w:tc>
      </w:tr>
      <w:tr>
        <w:trPr>
          <w:cantSplit w:val="0"/>
          <w:tblHeader w:val="0"/>
        </w:trPr>
        <w:tc>
          <w:tcPr>
            <w:shd w:fill="a4c2f4" w:val="clear"/>
          </w:tcPr>
          <w:p w:rsidR="00000000" w:rsidDel="00000000" w:rsidP="00000000" w:rsidRDefault="00000000" w:rsidRPr="00000000" w14:paraId="00001769">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176A">
            <w:pPr>
              <w:spacing w:after="240" w:before="240" w:lineRule="auto"/>
              <w:rPr/>
            </w:pPr>
            <w:r w:rsidDel="00000000" w:rsidR="00000000" w:rsidRPr="00000000">
              <w:rPr>
                <w:rtl w:val="0"/>
              </w:rPr>
              <w:t xml:space="preserve">Below are active learning activities that you can use to enhance your learning experience for the content presented in this module. One version is designed to be done on your own and the other is designed to be done with others.</w:t>
            </w:r>
          </w:p>
          <w:p w:rsidR="00000000" w:rsidDel="00000000" w:rsidP="00000000" w:rsidRDefault="00000000" w:rsidRPr="00000000" w14:paraId="0000176B">
            <w:pPr>
              <w:pStyle w:val="Heading2"/>
              <w:spacing w:after="240" w:before="240" w:lineRule="auto"/>
              <w:rPr/>
            </w:pPr>
            <w:bookmarkStart w:colFirst="0" w:colLast="0" w:name="_s51jidz5i66e" w:id="351"/>
            <w:bookmarkEnd w:id="351"/>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176C">
            <w:pPr>
              <w:spacing w:after="240" w:before="240" w:lineRule="auto"/>
              <w:rPr/>
            </w:pPr>
            <w:r w:rsidDel="00000000" w:rsidR="00000000" w:rsidRPr="00000000">
              <w:rPr>
                <w:b w:val="1"/>
                <w:bCs w:val="1"/>
                <w:rtl w:val="0"/>
              </w:rPr>
              <w:t xml:space="preserve">Objective: </w:t>
            </w:r>
            <w:r w:rsidDel="00000000" w:rsidR="00000000" w:rsidRPr="00000000">
              <w:rPr>
                <w:rtl w:val="0"/>
              </w:rPr>
              <w:t xml:space="preserve">Learners will explore the principles of psychoeducation, psychological first aid (PFA), and psychological debriefing by designing and practicing interventions tailored to climate-related emotions. They will analyze cognitive distortions commonly associated with climate emotions and integrate these into their intervention plans.</w:t>
            </w:r>
          </w:p>
          <w:p w:rsidR="00000000" w:rsidDel="00000000" w:rsidP="00000000" w:rsidRDefault="00000000" w:rsidRPr="00000000" w14:paraId="0000176D">
            <w:pPr>
              <w:spacing w:after="240" w:before="240" w:lineRule="auto"/>
              <w:rPr>
                <w:b w:val="1"/>
                <w:bCs w:val="1"/>
                <w:u w:val="single"/>
              </w:rPr>
            </w:pPr>
            <w:r w:rsidDel="00000000" w:rsidR="00000000" w:rsidRPr="00000000">
              <w:rPr>
                <w:b w:val="1"/>
                <w:bCs w:val="1"/>
                <w:u w:val="single"/>
                <w:rtl w:val="0"/>
              </w:rPr>
              <w:t xml:space="preserve">Instructions:</w:t>
            </w:r>
          </w:p>
          <w:p w:rsidR="00000000" w:rsidDel="00000000" w:rsidP="00000000" w:rsidRDefault="00000000" w:rsidRPr="00000000" w14:paraId="0000176E">
            <w:pPr>
              <w:spacing w:after="240" w:before="240" w:lineRule="auto"/>
              <w:rPr>
                <w:b w:val="1"/>
                <w:bCs w:val="1"/>
              </w:rPr>
            </w:pPr>
            <w:r w:rsidDel="00000000" w:rsidR="00000000" w:rsidRPr="00000000">
              <w:rPr>
                <w:b w:val="1"/>
                <w:bCs w:val="1"/>
                <w:rtl w:val="0"/>
              </w:rPr>
              <w:t xml:space="preserve">Step 1: Understand the Tools (15 minutes)</w:t>
            </w:r>
          </w:p>
          <w:p w:rsidR="00000000" w:rsidDel="00000000" w:rsidP="00000000" w:rsidRDefault="00000000" w:rsidRPr="00000000" w14:paraId="0000176F">
            <w:pPr>
              <w:numPr>
                <w:ilvl w:val="0"/>
                <w:numId w:val="269"/>
              </w:numPr>
              <w:spacing w:after="0" w:afterAutospacing="0" w:before="240" w:lineRule="auto"/>
              <w:ind w:left="720" w:hanging="360"/>
            </w:pPr>
            <w:r w:rsidDel="00000000" w:rsidR="00000000" w:rsidRPr="00000000">
              <w:rPr>
                <w:rtl w:val="0"/>
              </w:rPr>
              <w:t xml:space="preserve">Review the definitions and purposes of </w:t>
            </w:r>
            <w:r w:rsidDel="00000000" w:rsidR="00000000" w:rsidRPr="00000000">
              <w:rPr>
                <w:b w:val="1"/>
                <w:bCs w:val="1"/>
                <w:rtl w:val="0"/>
              </w:rPr>
              <w:t xml:space="preserve">psychoeducation</w:t>
            </w:r>
            <w:r w:rsidDel="00000000" w:rsidR="00000000" w:rsidRPr="00000000">
              <w:rPr>
                <w:rtl w:val="0"/>
              </w:rPr>
              <w:t xml:space="preserve">, </w:t>
            </w:r>
            <w:r w:rsidDel="00000000" w:rsidR="00000000" w:rsidRPr="00000000">
              <w:rPr>
                <w:b w:val="1"/>
                <w:bCs w:val="1"/>
                <w:rtl w:val="0"/>
              </w:rPr>
              <w:t xml:space="preserve">PFA</w:t>
            </w:r>
            <w:r w:rsidDel="00000000" w:rsidR="00000000" w:rsidRPr="00000000">
              <w:rPr>
                <w:rtl w:val="0"/>
              </w:rPr>
              <w:t xml:space="preserve">, and </w:t>
            </w:r>
            <w:r w:rsidDel="00000000" w:rsidR="00000000" w:rsidRPr="00000000">
              <w:rPr>
                <w:b w:val="1"/>
                <w:bCs w:val="1"/>
                <w:rtl w:val="0"/>
              </w:rPr>
              <w:t xml:space="preserve">psychological debriefing</w:t>
            </w:r>
            <w:r w:rsidDel="00000000" w:rsidR="00000000" w:rsidRPr="00000000">
              <w:rPr>
                <w:rtl w:val="0"/>
              </w:rPr>
              <w:t xml:space="preserve"> in the course materials.</w:t>
            </w:r>
          </w:p>
          <w:p w:rsidR="00000000" w:rsidDel="00000000" w:rsidP="00000000" w:rsidRDefault="00000000" w:rsidRPr="00000000" w14:paraId="00001770">
            <w:pPr>
              <w:numPr>
                <w:ilvl w:val="0"/>
                <w:numId w:val="269"/>
              </w:numPr>
              <w:spacing w:after="240" w:before="0" w:beforeAutospacing="0" w:lineRule="auto"/>
              <w:ind w:left="720" w:hanging="360"/>
            </w:pPr>
            <w:r w:rsidDel="00000000" w:rsidR="00000000" w:rsidRPr="00000000">
              <w:rPr>
                <w:rtl w:val="0"/>
              </w:rPr>
              <w:t xml:space="preserve">Reflect on how these approaches could be applied to a recent climate-related event (e.g., a hurricane, wildfire, or news about melting glaciers).</w:t>
            </w:r>
          </w:p>
          <w:p w:rsidR="00000000" w:rsidDel="00000000" w:rsidP="00000000" w:rsidRDefault="00000000" w:rsidRPr="00000000" w14:paraId="00001771">
            <w:pPr>
              <w:spacing w:after="240" w:before="240" w:lineRule="auto"/>
              <w:rPr>
                <w:b w:val="1"/>
                <w:bCs w:val="1"/>
              </w:rPr>
            </w:pPr>
            <w:r w:rsidDel="00000000" w:rsidR="00000000" w:rsidRPr="00000000">
              <w:rPr>
                <w:b w:val="1"/>
                <w:bCs w:val="1"/>
                <w:rtl w:val="0"/>
              </w:rPr>
              <w:t xml:space="preserve">Step 2: Design a Psychoeducational Resource (20 minutes)</w:t>
            </w:r>
          </w:p>
          <w:p w:rsidR="00000000" w:rsidDel="00000000" w:rsidP="00000000" w:rsidRDefault="00000000" w:rsidRPr="00000000" w14:paraId="00001772">
            <w:pPr>
              <w:numPr>
                <w:ilvl w:val="0"/>
                <w:numId w:val="498"/>
              </w:numPr>
              <w:spacing w:after="0" w:afterAutospacing="0" w:before="240" w:lineRule="auto"/>
              <w:ind w:left="720" w:hanging="360"/>
            </w:pPr>
            <w:r w:rsidDel="00000000" w:rsidR="00000000" w:rsidRPr="00000000">
              <w:rPr>
                <w:rtl w:val="0"/>
              </w:rPr>
              <w:t xml:space="preserve">Create a short flyer, infographic, or video aimed at educating a community about managing emotions related to climate change.</w:t>
            </w:r>
          </w:p>
          <w:p w:rsidR="00000000" w:rsidDel="00000000" w:rsidP="00000000" w:rsidRDefault="00000000" w:rsidRPr="00000000" w14:paraId="00001773">
            <w:pPr>
              <w:numPr>
                <w:ilvl w:val="0"/>
                <w:numId w:val="498"/>
              </w:numPr>
              <w:spacing w:after="0" w:afterAutospacing="0" w:before="0" w:beforeAutospacing="0" w:lineRule="auto"/>
              <w:ind w:left="720" w:hanging="360"/>
            </w:pPr>
            <w:r w:rsidDel="00000000" w:rsidR="00000000" w:rsidRPr="00000000">
              <w:rPr>
                <w:rtl w:val="0"/>
              </w:rPr>
              <w:t xml:space="preserve">Include:</w:t>
            </w:r>
          </w:p>
          <w:p w:rsidR="00000000" w:rsidDel="00000000" w:rsidP="00000000" w:rsidRDefault="00000000" w:rsidRPr="00000000" w14:paraId="00001774">
            <w:pPr>
              <w:numPr>
                <w:ilvl w:val="1"/>
                <w:numId w:val="498"/>
              </w:numPr>
              <w:spacing w:after="0" w:afterAutospacing="0" w:before="0" w:beforeAutospacing="0" w:lineRule="auto"/>
              <w:ind w:left="1440" w:hanging="360"/>
            </w:pPr>
            <w:r w:rsidDel="00000000" w:rsidR="00000000" w:rsidRPr="00000000">
              <w:rPr>
                <w:rtl w:val="0"/>
              </w:rPr>
              <w:t xml:space="preserve">Examples of common cognitive distortions (e.g., catastrophizing, emotional reasoning).</w:t>
            </w:r>
          </w:p>
          <w:p w:rsidR="00000000" w:rsidDel="00000000" w:rsidP="00000000" w:rsidRDefault="00000000" w:rsidRPr="00000000" w14:paraId="00001775">
            <w:pPr>
              <w:numPr>
                <w:ilvl w:val="1"/>
                <w:numId w:val="498"/>
              </w:numPr>
              <w:spacing w:after="240" w:before="0" w:beforeAutospacing="0" w:lineRule="auto"/>
              <w:ind w:left="1440" w:hanging="360"/>
            </w:pPr>
            <w:r w:rsidDel="00000000" w:rsidR="00000000" w:rsidRPr="00000000">
              <w:rPr>
                <w:rtl w:val="0"/>
              </w:rPr>
              <w:t xml:space="preserve">Simple strategies for overcoming these distortions (e.g., reframing thoughts,</w:t>
            </w:r>
            <w:ins w:author="Claire Perry" w:id="485" w:date="2025-12-03T03:48:09Z">
              <w:r w:rsidDel="00000000" w:rsidR="00000000" w:rsidRPr="00000000">
                <w:rPr>
                  <w:rtl w:val="0"/>
                </w:rPr>
                <w:t xml:space="preserve">stress management skills,</w:t>
              </w:r>
            </w:ins>
            <w:r w:rsidDel="00000000" w:rsidR="00000000" w:rsidRPr="00000000">
              <w:rPr>
                <w:rtl w:val="0"/>
              </w:rPr>
              <w:t xml:space="preserve"> focusing on actionable steps).</w:t>
            </w:r>
          </w:p>
          <w:p w:rsidR="00000000" w:rsidDel="00000000" w:rsidP="00000000" w:rsidRDefault="00000000" w:rsidRPr="00000000" w14:paraId="00001776">
            <w:pPr>
              <w:spacing w:after="240" w:before="240" w:lineRule="auto"/>
              <w:rPr>
                <w:b w:val="1"/>
                <w:bCs w:val="1"/>
              </w:rPr>
            </w:pPr>
            <w:r w:rsidDel="00000000" w:rsidR="00000000" w:rsidRPr="00000000">
              <w:rPr>
                <w:b w:val="1"/>
                <w:bCs w:val="1"/>
                <w:rtl w:val="0"/>
              </w:rPr>
              <w:t xml:space="preserve">Step 3: Self-Practice</w:t>
            </w:r>
            <w:ins w:author="Claire Perry" w:id="486" w:date="2025-12-03T03:53:17Z">
              <w:r w:rsidDel="00000000" w:rsidR="00000000" w:rsidRPr="00000000">
                <w:rPr>
                  <w:b w:val="1"/>
                  <w:bCs w:val="1"/>
                  <w:rtl w:val="0"/>
                </w:rPr>
                <w:t xml:space="preserve"> Principles of</w:t>
              </w:r>
            </w:ins>
            <w:r w:rsidDel="00000000" w:rsidR="00000000" w:rsidRPr="00000000">
              <w:rPr>
                <w:b w:val="1"/>
                <w:bCs w:val="1"/>
                <w:rtl w:val="0"/>
              </w:rPr>
              <w:t xml:space="preserve"> Psychological First Aid (10 minutes)</w:t>
            </w:r>
          </w:p>
          <w:p w:rsidR="00000000" w:rsidDel="00000000" w:rsidP="00000000" w:rsidRDefault="00000000" w:rsidRPr="00000000" w14:paraId="00001777">
            <w:pPr>
              <w:numPr>
                <w:ilvl w:val="0"/>
                <w:numId w:val="61"/>
              </w:numPr>
              <w:spacing w:after="0" w:afterAutospacing="0" w:before="240" w:lineRule="auto"/>
              <w:ind w:left="720" w:hanging="360"/>
            </w:pPr>
            <w:r w:rsidDel="00000000" w:rsidR="00000000" w:rsidRPr="00000000">
              <w:rPr>
                <w:rtl w:val="0"/>
              </w:rPr>
              <w:t xml:space="preserve">Reflect on a personal experience of climate distress.</w:t>
            </w:r>
          </w:p>
          <w:p w:rsidR="00000000" w:rsidDel="00000000" w:rsidP="00000000" w:rsidRDefault="00000000" w:rsidRPr="00000000" w14:paraId="00001778">
            <w:pPr>
              <w:numPr>
                <w:ilvl w:val="0"/>
                <w:numId w:val="61"/>
              </w:numPr>
              <w:spacing w:after="0" w:afterAutospacing="0" w:before="0" w:beforeAutospacing="0" w:lineRule="auto"/>
              <w:ind w:left="720" w:hanging="360"/>
            </w:pPr>
            <w:r w:rsidDel="00000000" w:rsidR="00000000" w:rsidRPr="00000000">
              <w:rPr>
                <w:rtl w:val="0"/>
              </w:rPr>
              <w:t xml:space="preserve">Use the </w:t>
            </w:r>
            <w:r w:rsidDel="00000000" w:rsidR="00000000" w:rsidRPr="00000000">
              <w:rPr>
                <w:b w:val="1"/>
                <w:bCs w:val="1"/>
                <w:rtl w:val="0"/>
              </w:rPr>
              <w:t xml:space="preserve">PFA framework</w:t>
            </w:r>
            <w:r w:rsidDel="00000000" w:rsidR="00000000" w:rsidRPr="00000000">
              <w:rPr>
                <w:rtl w:val="0"/>
              </w:rPr>
              <w:t xml:space="preserve"> to address your emotions:</w:t>
            </w:r>
          </w:p>
          <w:p w:rsidR="00000000" w:rsidDel="00000000" w:rsidP="00000000" w:rsidRDefault="00000000" w:rsidRPr="00000000" w14:paraId="00001779">
            <w:pPr>
              <w:numPr>
                <w:ilvl w:val="1"/>
                <w:numId w:val="61"/>
              </w:numPr>
              <w:spacing w:after="0" w:afterAutospacing="0" w:before="0" w:beforeAutospacing="0" w:lineRule="auto"/>
              <w:ind w:left="1440" w:hanging="360"/>
            </w:pPr>
            <w:r w:rsidDel="00000000" w:rsidR="00000000" w:rsidRPr="00000000">
              <w:rPr>
                <w:b w:val="1"/>
                <w:bCs w:val="1"/>
                <w:rtl w:val="0"/>
              </w:rPr>
              <w:t xml:space="preserve">Promote safety:</w:t>
            </w:r>
            <w:r w:rsidDel="00000000" w:rsidR="00000000" w:rsidRPr="00000000">
              <w:rPr>
                <w:rtl w:val="0"/>
              </w:rPr>
              <w:t xml:space="preserve"> Identify </w:t>
            </w:r>
            <w:ins w:author="Claire Perry" w:id="487" w:date="2025-12-03T03:59:45Z">
              <w:r w:rsidDel="00000000" w:rsidR="00000000" w:rsidRPr="00000000">
                <w:rPr>
                  <w:rtl w:val="0"/>
                </w:rPr>
                <w:t xml:space="preserve">people, places, objects, environments, and activities that help you feel safe. </w:t>
              </w:r>
            </w:ins>
            <w:del w:author="Claire Perry" w:id="487" w:date="2025-12-03T03:59:45Z">
              <w:r w:rsidDel="00000000" w:rsidR="00000000" w:rsidRPr="00000000">
                <w:rPr>
                  <w:rtl w:val="0"/>
                </w:rPr>
                <w:delText xml:space="preserve">steps to regain a sense of security.</w:delText>
              </w:r>
            </w:del>
            <w:r w:rsidDel="00000000" w:rsidR="00000000" w:rsidRPr="00000000">
              <w:rPr>
                <w:rtl w:val="0"/>
              </w:rPr>
            </w:r>
          </w:p>
          <w:p w:rsidR="00000000" w:rsidDel="00000000" w:rsidP="00000000" w:rsidRDefault="00000000" w:rsidRPr="00000000" w14:paraId="0000177A">
            <w:pPr>
              <w:numPr>
                <w:ilvl w:val="1"/>
                <w:numId w:val="61"/>
              </w:numPr>
              <w:spacing w:after="0" w:afterAutospacing="0" w:before="0" w:beforeAutospacing="0" w:lineRule="auto"/>
              <w:ind w:left="1440" w:hanging="360"/>
            </w:pPr>
            <w:r w:rsidDel="00000000" w:rsidR="00000000" w:rsidRPr="00000000">
              <w:rPr>
                <w:b w:val="1"/>
                <w:bCs w:val="1"/>
                <w:rtl w:val="0"/>
              </w:rPr>
              <w:t xml:space="preserve">Promote calm:</w:t>
            </w:r>
            <w:r w:rsidDel="00000000" w:rsidR="00000000" w:rsidRPr="00000000">
              <w:rPr>
                <w:rtl w:val="0"/>
              </w:rPr>
              <w:t xml:space="preserve"> Practice mindfulness or breathing exercises.</w:t>
            </w:r>
          </w:p>
          <w:p w:rsidR="00000000" w:rsidDel="00000000" w:rsidP="00000000" w:rsidRDefault="00000000" w:rsidRPr="00000000" w14:paraId="0000177B">
            <w:pPr>
              <w:numPr>
                <w:ilvl w:val="1"/>
                <w:numId w:val="61"/>
              </w:numPr>
              <w:spacing w:after="0" w:afterAutospacing="0" w:before="0" w:beforeAutospacing="0" w:lineRule="auto"/>
              <w:ind w:left="1440" w:hanging="360"/>
            </w:pPr>
            <w:r w:rsidDel="00000000" w:rsidR="00000000" w:rsidRPr="00000000">
              <w:rPr>
                <w:b w:val="1"/>
                <w:bCs w:val="1"/>
                <w:rtl w:val="0"/>
              </w:rPr>
              <w:t xml:space="preserve">Promote connection:</w:t>
            </w:r>
            <w:r w:rsidDel="00000000" w:rsidR="00000000" w:rsidRPr="00000000">
              <w:rPr>
                <w:rtl w:val="0"/>
              </w:rPr>
              <w:t xml:space="preserve"> Reach out to a trusted person to share your feelings.</w:t>
            </w:r>
          </w:p>
          <w:p w:rsidR="00000000" w:rsidDel="00000000" w:rsidP="00000000" w:rsidRDefault="00000000" w:rsidRPr="00000000" w14:paraId="0000177C">
            <w:pPr>
              <w:numPr>
                <w:ilvl w:val="1"/>
                <w:numId w:val="61"/>
              </w:numPr>
              <w:spacing w:after="0" w:afterAutospacing="0" w:before="0" w:beforeAutospacing="0" w:lineRule="auto"/>
              <w:ind w:left="1440" w:hanging="360"/>
            </w:pPr>
            <w:r w:rsidDel="00000000" w:rsidR="00000000" w:rsidRPr="00000000">
              <w:rPr>
                <w:b w:val="1"/>
                <w:bCs w:val="1"/>
                <w:rtl w:val="0"/>
              </w:rPr>
              <w:t xml:space="preserve">Promote self-efficacy:</w:t>
            </w:r>
            <w:r w:rsidDel="00000000" w:rsidR="00000000" w:rsidRPr="00000000">
              <w:rPr>
                <w:rtl w:val="0"/>
              </w:rPr>
              <w:t xml:space="preserve"> Write down small, meaningful actions you can take.</w:t>
            </w:r>
          </w:p>
          <w:p w:rsidR="00000000" w:rsidDel="00000000" w:rsidP="00000000" w:rsidRDefault="00000000" w:rsidRPr="00000000" w14:paraId="0000177D">
            <w:pPr>
              <w:numPr>
                <w:ilvl w:val="1"/>
                <w:numId w:val="61"/>
              </w:numPr>
              <w:spacing w:after="240" w:before="0" w:beforeAutospacing="0" w:lineRule="auto"/>
              <w:ind w:left="1440" w:hanging="360"/>
            </w:pPr>
            <w:r w:rsidDel="00000000" w:rsidR="00000000" w:rsidRPr="00000000">
              <w:rPr>
                <w:b w:val="1"/>
                <w:bCs w:val="1"/>
                <w:rtl w:val="0"/>
              </w:rPr>
              <w:t xml:space="preserve">Promote hope:</w:t>
            </w:r>
            <w:r w:rsidDel="00000000" w:rsidR="00000000" w:rsidRPr="00000000">
              <w:rPr>
                <w:rtl w:val="0"/>
              </w:rPr>
              <w:t xml:space="preserve"> Reflect on a positive story about climate progress.</w:t>
            </w:r>
          </w:p>
          <w:p w:rsidR="00000000" w:rsidDel="00000000" w:rsidP="00000000" w:rsidRDefault="00000000" w:rsidRPr="00000000" w14:paraId="0000177E">
            <w:pPr>
              <w:spacing w:after="240" w:before="240" w:lineRule="auto"/>
              <w:rPr>
                <w:b w:val="1"/>
                <w:bCs w:val="1"/>
              </w:rPr>
            </w:pPr>
            <w:r w:rsidDel="00000000" w:rsidR="00000000" w:rsidRPr="00000000">
              <w:rPr>
                <w:b w:val="1"/>
                <w:bCs w:val="1"/>
                <w:rtl w:val="0"/>
              </w:rPr>
              <w:t xml:space="preserve">Step 4: Reflect and Plan (10 minutes)</w:t>
            </w:r>
          </w:p>
          <w:p w:rsidR="00000000" w:rsidDel="00000000" w:rsidP="00000000" w:rsidRDefault="00000000" w:rsidRPr="00000000" w14:paraId="0000177F">
            <w:pPr>
              <w:numPr>
                <w:ilvl w:val="0"/>
                <w:numId w:val="565"/>
              </w:numPr>
              <w:spacing w:after="0" w:afterAutospacing="0" w:before="240" w:lineRule="auto"/>
              <w:ind w:left="720" w:hanging="360"/>
            </w:pPr>
            <w:r w:rsidDel="00000000" w:rsidR="00000000" w:rsidRPr="00000000">
              <w:rPr>
                <w:rtl w:val="0"/>
              </w:rPr>
              <w:t xml:space="preserve">Journal about your experience using PFA.</w:t>
            </w:r>
          </w:p>
          <w:p w:rsidR="00000000" w:rsidDel="00000000" w:rsidP="00000000" w:rsidRDefault="00000000" w:rsidRPr="00000000" w14:paraId="00001780">
            <w:pPr>
              <w:numPr>
                <w:ilvl w:val="0"/>
                <w:numId w:val="565"/>
              </w:numPr>
              <w:spacing w:after="240" w:before="0" w:beforeAutospacing="0" w:lineRule="auto"/>
              <w:ind w:left="720" w:hanging="360"/>
            </w:pPr>
            <w:r w:rsidDel="00000000" w:rsidR="00000000" w:rsidRPr="00000000">
              <w:rPr>
                <w:rtl w:val="0"/>
              </w:rPr>
              <w:t xml:space="preserve">Plan how you might use psychoeducation or PFA to support a friend, family member, or community affected by climate emotions</w:t>
            </w:r>
          </w:p>
          <w:p w:rsidR="00000000" w:rsidDel="00000000" w:rsidP="00000000" w:rsidRDefault="00000000" w:rsidRPr="00000000" w14:paraId="00001781">
            <w:pPr>
              <w:pStyle w:val="Heading2"/>
              <w:spacing w:after="240" w:before="240" w:lineRule="auto"/>
              <w:rPr/>
            </w:pPr>
            <w:bookmarkStart w:colFirst="0" w:colLast="0" w:name="_l1i4r0ytj559" w:id="352"/>
            <w:bookmarkEnd w:id="352"/>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1782">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Participants collaboratively explore psychoeducation, psychological first aid (PFA), and psychological debriefing strategies by designing tools and practicing their application in small groups.</w:t>
            </w:r>
          </w:p>
          <w:p w:rsidR="00000000" w:rsidDel="00000000" w:rsidP="00000000" w:rsidRDefault="00000000" w:rsidRPr="00000000" w14:paraId="00001783">
            <w:pPr>
              <w:spacing w:after="240" w:before="240" w:lineRule="auto"/>
              <w:rPr/>
            </w:pPr>
            <w:r w:rsidDel="00000000" w:rsidR="00000000" w:rsidRPr="00000000">
              <w:rPr>
                <w:b w:val="1"/>
                <w:bCs w:val="1"/>
                <w:rtl w:val="0"/>
              </w:rPr>
              <w:t xml:space="preserve">Preparation Time:</w:t>
            </w:r>
            <w:r w:rsidDel="00000000" w:rsidR="00000000" w:rsidRPr="00000000">
              <w:rPr>
                <w:rtl w:val="0"/>
              </w:rPr>
              <w:t xml:space="preserve"> 15 minutes to prepare examples of cognitive distortions and case scenarios.</w:t>
              <w:br w:type="textWrapping"/>
            </w:r>
            <w:r w:rsidDel="00000000" w:rsidR="00000000" w:rsidRPr="00000000">
              <w:rPr>
                <w:b w:val="1"/>
                <w:bCs w:val="1"/>
                <w:rtl w:val="0"/>
              </w:rPr>
              <w:t xml:space="preserve">Time Allocation:</w:t>
            </w:r>
            <w:r w:rsidDel="00000000" w:rsidR="00000000" w:rsidRPr="00000000">
              <w:rPr>
                <w:rtl w:val="0"/>
              </w:rPr>
              <w:t xml:space="preserve"> 90 minutes.</w:t>
            </w:r>
          </w:p>
          <w:p w:rsidR="00000000" w:rsidDel="00000000" w:rsidP="00000000" w:rsidRDefault="00000000" w:rsidRPr="00000000" w14:paraId="00001784">
            <w:pPr>
              <w:spacing w:after="240" w:before="240" w:lineRule="auto"/>
              <w:rPr>
                <w:b w:val="1"/>
                <w:bCs w:val="1"/>
                <w:u w:val="single"/>
              </w:rPr>
            </w:pPr>
            <w:r w:rsidDel="00000000" w:rsidR="00000000" w:rsidRPr="00000000">
              <w:rPr>
                <w:b w:val="1"/>
                <w:bCs w:val="1"/>
                <w:u w:val="single"/>
                <w:rtl w:val="0"/>
              </w:rPr>
              <w:t xml:space="preserve">Facilitator Instructions:</w:t>
            </w:r>
          </w:p>
          <w:p w:rsidR="00000000" w:rsidDel="00000000" w:rsidP="00000000" w:rsidRDefault="00000000" w:rsidRPr="00000000" w14:paraId="00001785">
            <w:pPr>
              <w:numPr>
                <w:ilvl w:val="0"/>
                <w:numId w:val="116"/>
              </w:numPr>
              <w:spacing w:after="0" w:afterAutospacing="0" w:before="240" w:lineRule="auto"/>
              <w:ind w:left="720" w:hanging="360"/>
            </w:pPr>
            <w:r w:rsidDel="00000000" w:rsidR="00000000" w:rsidRPr="00000000">
              <w:rPr>
                <w:b w:val="1"/>
                <w:bCs w:val="1"/>
                <w:rtl w:val="0"/>
              </w:rPr>
              <w:t xml:space="preserve">Introduction (10 minutes):</w:t>
            </w:r>
          </w:p>
          <w:p w:rsidR="00000000" w:rsidDel="00000000" w:rsidP="00000000" w:rsidRDefault="00000000" w:rsidRPr="00000000" w14:paraId="00001786">
            <w:pPr>
              <w:numPr>
                <w:ilvl w:val="1"/>
                <w:numId w:val="116"/>
              </w:numPr>
              <w:spacing w:after="0" w:afterAutospacing="0" w:before="0" w:beforeAutospacing="0" w:lineRule="auto"/>
              <w:ind w:left="1440" w:hanging="360"/>
            </w:pPr>
            <w:r w:rsidDel="00000000" w:rsidR="00000000" w:rsidRPr="00000000">
              <w:rPr>
                <w:rtl w:val="0"/>
              </w:rPr>
              <w:t xml:space="preserve">Provide an overview of psychoeducation, PFA, and psychological debriefing. Highlight the importance of these strategies in climate-related contexts.</w:t>
            </w:r>
          </w:p>
          <w:p w:rsidR="00000000" w:rsidDel="00000000" w:rsidP="00000000" w:rsidRDefault="00000000" w:rsidRPr="00000000" w14:paraId="00001787">
            <w:pPr>
              <w:numPr>
                <w:ilvl w:val="1"/>
                <w:numId w:val="116"/>
              </w:numPr>
              <w:spacing w:after="0" w:afterAutospacing="0" w:before="0" w:beforeAutospacing="0" w:lineRule="auto"/>
              <w:ind w:left="1440" w:hanging="360"/>
            </w:pPr>
            <w:r w:rsidDel="00000000" w:rsidR="00000000" w:rsidRPr="00000000">
              <w:rPr>
                <w:rtl w:val="0"/>
              </w:rPr>
              <w:t xml:space="preserve">Share examples of cognitive distortions (e.g., catastrophizing) and how they might appear in climate-related stress.</w:t>
            </w:r>
          </w:p>
          <w:p w:rsidR="00000000" w:rsidDel="00000000" w:rsidP="00000000" w:rsidRDefault="00000000" w:rsidRPr="00000000" w14:paraId="00001788">
            <w:pPr>
              <w:numPr>
                <w:ilvl w:val="0"/>
                <w:numId w:val="116"/>
              </w:numPr>
              <w:spacing w:after="0" w:afterAutospacing="0" w:before="0" w:beforeAutospacing="0" w:lineRule="auto"/>
              <w:ind w:left="720" w:hanging="360"/>
            </w:pPr>
            <w:r w:rsidDel="00000000" w:rsidR="00000000" w:rsidRPr="00000000">
              <w:rPr>
                <w:b w:val="1"/>
                <w:bCs w:val="1"/>
                <w:rtl w:val="0"/>
              </w:rPr>
              <w:t xml:space="preserve">Small Group Activity: Designing Psychoeducation Tools (20 minutes):</w:t>
            </w:r>
          </w:p>
          <w:p w:rsidR="00000000" w:rsidDel="00000000" w:rsidP="00000000" w:rsidRDefault="00000000" w:rsidRPr="00000000" w14:paraId="00001789">
            <w:pPr>
              <w:numPr>
                <w:ilvl w:val="1"/>
                <w:numId w:val="116"/>
              </w:numPr>
              <w:spacing w:after="0" w:afterAutospacing="0" w:before="0" w:beforeAutospacing="0" w:lineRule="auto"/>
              <w:ind w:left="1440" w:hanging="360"/>
            </w:pPr>
            <w:r w:rsidDel="00000000" w:rsidR="00000000" w:rsidRPr="00000000">
              <w:rPr>
                <w:rtl w:val="0"/>
              </w:rPr>
              <w:t xml:space="preserve">Divide participants into small groups. Assign each group a cognitive distortion or climate-related emotional challenge.</w:t>
            </w:r>
          </w:p>
          <w:p w:rsidR="00000000" w:rsidDel="00000000" w:rsidP="00000000" w:rsidRDefault="00000000" w:rsidRPr="00000000" w14:paraId="0000178A">
            <w:pPr>
              <w:numPr>
                <w:ilvl w:val="1"/>
                <w:numId w:val="116"/>
              </w:numPr>
              <w:spacing w:after="0" w:afterAutospacing="0" w:before="0" w:beforeAutospacing="0" w:lineRule="auto"/>
              <w:ind w:left="1440" w:hanging="360"/>
            </w:pPr>
            <w:r w:rsidDel="00000000" w:rsidR="00000000" w:rsidRPr="00000000">
              <w:rPr>
                <w:rtl w:val="0"/>
              </w:rPr>
              <w:t xml:space="preserve">Each group creates a brief psychoeducational tool, such as:</w:t>
            </w:r>
          </w:p>
          <w:p w:rsidR="00000000" w:rsidDel="00000000" w:rsidP="00000000" w:rsidRDefault="00000000" w:rsidRPr="00000000" w14:paraId="0000178B">
            <w:pPr>
              <w:numPr>
                <w:ilvl w:val="2"/>
                <w:numId w:val="116"/>
              </w:numPr>
              <w:spacing w:after="0" w:afterAutospacing="0" w:before="0" w:beforeAutospacing="0" w:lineRule="auto"/>
              <w:ind w:left="2160" w:hanging="360"/>
            </w:pPr>
            <w:r w:rsidDel="00000000" w:rsidR="00000000" w:rsidRPr="00000000">
              <w:rPr>
                <w:rtl w:val="0"/>
              </w:rPr>
              <w:t xml:space="preserve">A short video or infographic explaining the distortion.</w:t>
            </w:r>
          </w:p>
          <w:p w:rsidR="00000000" w:rsidDel="00000000" w:rsidP="00000000" w:rsidRDefault="00000000" w:rsidRPr="00000000" w14:paraId="0000178C">
            <w:pPr>
              <w:numPr>
                <w:ilvl w:val="2"/>
                <w:numId w:val="116"/>
              </w:numPr>
              <w:spacing w:after="0" w:afterAutospacing="0" w:before="0" w:beforeAutospacing="0" w:lineRule="auto"/>
              <w:ind w:left="2160" w:hanging="360"/>
            </w:pPr>
            <w:r w:rsidDel="00000000" w:rsidR="00000000" w:rsidRPr="00000000">
              <w:rPr>
                <w:rtl w:val="0"/>
              </w:rPr>
              <w:t xml:space="preserve">A handout on reframing maladaptive thoughts into constructive actions.</w:t>
            </w:r>
          </w:p>
          <w:p w:rsidR="00000000" w:rsidDel="00000000" w:rsidP="00000000" w:rsidRDefault="00000000" w:rsidRPr="00000000" w14:paraId="0000178D">
            <w:pPr>
              <w:numPr>
                <w:ilvl w:val="1"/>
                <w:numId w:val="116"/>
              </w:numPr>
              <w:spacing w:after="0" w:afterAutospacing="0" w:before="0" w:beforeAutospacing="0" w:lineRule="auto"/>
              <w:ind w:left="1440" w:hanging="360"/>
            </w:pPr>
            <w:r w:rsidDel="00000000" w:rsidR="00000000" w:rsidRPr="00000000">
              <w:rPr>
                <w:rtl w:val="0"/>
              </w:rPr>
              <w:t xml:space="preserve">Groups present their tools to the larger group for feedback and discussion.</w:t>
            </w:r>
          </w:p>
          <w:p w:rsidR="00000000" w:rsidDel="00000000" w:rsidP="00000000" w:rsidRDefault="00000000" w:rsidRPr="00000000" w14:paraId="0000178E">
            <w:pPr>
              <w:numPr>
                <w:ilvl w:val="0"/>
                <w:numId w:val="116"/>
              </w:numPr>
              <w:spacing w:after="0" w:afterAutospacing="0" w:before="0" w:beforeAutospacing="0" w:lineRule="auto"/>
              <w:ind w:left="720" w:hanging="360"/>
            </w:pPr>
            <w:r w:rsidDel="00000000" w:rsidR="00000000" w:rsidRPr="00000000">
              <w:rPr>
                <w:b w:val="1"/>
                <w:bCs w:val="1"/>
                <w:rtl w:val="0"/>
              </w:rPr>
              <w:t xml:space="preserve">Role-Playing PFA (30 minutes):</w:t>
            </w:r>
          </w:p>
          <w:p w:rsidR="00000000" w:rsidDel="00000000" w:rsidP="00000000" w:rsidRDefault="00000000" w:rsidRPr="00000000" w14:paraId="0000178F">
            <w:pPr>
              <w:numPr>
                <w:ilvl w:val="1"/>
                <w:numId w:val="116"/>
              </w:numPr>
              <w:spacing w:after="0" w:afterAutospacing="0" w:before="0" w:beforeAutospacing="0" w:lineRule="auto"/>
              <w:ind w:left="1440" w:hanging="360"/>
            </w:pPr>
            <w:r w:rsidDel="00000000" w:rsidR="00000000" w:rsidRPr="00000000">
              <w:rPr>
                <w:rtl w:val="0"/>
              </w:rPr>
              <w:t xml:space="preserve">Create scenarios involving individuals or communities experiencing climate-related distress (e.g., after a natural disaster or hearing distressing news about climate impacts).</w:t>
            </w:r>
          </w:p>
          <w:p w:rsidR="00000000" w:rsidDel="00000000" w:rsidP="00000000" w:rsidRDefault="00000000" w:rsidRPr="00000000" w14:paraId="00001790">
            <w:pPr>
              <w:numPr>
                <w:ilvl w:val="1"/>
                <w:numId w:val="116"/>
              </w:numPr>
              <w:spacing w:after="0" w:afterAutospacing="0" w:before="0" w:beforeAutospacing="0" w:lineRule="auto"/>
              <w:ind w:left="1440" w:hanging="360"/>
            </w:pPr>
            <w:r w:rsidDel="00000000" w:rsidR="00000000" w:rsidRPr="00000000">
              <w:rPr>
                <w:rtl w:val="0"/>
              </w:rPr>
              <w:t xml:space="preserve">In pairs, participants practice using PFA strategies, focusing on:</w:t>
            </w:r>
          </w:p>
          <w:p w:rsidR="00000000" w:rsidDel="00000000" w:rsidP="00000000" w:rsidRDefault="00000000" w:rsidRPr="00000000" w14:paraId="00001791">
            <w:pPr>
              <w:numPr>
                <w:ilvl w:val="2"/>
                <w:numId w:val="116"/>
              </w:numPr>
              <w:spacing w:after="0" w:afterAutospacing="0" w:before="0" w:beforeAutospacing="0" w:lineRule="auto"/>
              <w:ind w:left="2160" w:hanging="360"/>
            </w:pPr>
            <w:r w:rsidDel="00000000" w:rsidR="00000000" w:rsidRPr="00000000">
              <w:rPr>
                <w:rtl w:val="0"/>
              </w:rPr>
              <w:t xml:space="preserve">Promoting</w:t>
            </w:r>
            <w:ins w:author="Claire Perry" w:id="488" w:date="2025-12-03T03:52:56Z">
              <w:r w:rsidDel="00000000" w:rsidR="00000000" w:rsidRPr="00000000">
                <w:rPr>
                  <w:rtl w:val="0"/>
                </w:rPr>
                <w:t xml:space="preserve"> groundedness</w:t>
              </w:r>
            </w:ins>
            <w:r w:rsidDel="00000000" w:rsidR="00000000" w:rsidRPr="00000000">
              <w:rPr>
                <w:rtl w:val="0"/>
              </w:rPr>
              <w:t xml:space="preserve"> </w:t>
            </w:r>
            <w:del w:author="Claire Perry" w:id="489" w:date="2025-12-03T03:52:49Z">
              <w:r w:rsidDel="00000000" w:rsidR="00000000" w:rsidRPr="00000000">
                <w:rPr>
                  <w:rtl w:val="0"/>
                </w:rPr>
                <w:delText xml:space="preserve">calmness</w:delText>
              </w:r>
            </w:del>
            <w:r w:rsidDel="00000000" w:rsidR="00000000" w:rsidRPr="00000000">
              <w:rPr>
                <w:rtl w:val="0"/>
              </w:rPr>
              <w:t xml:space="preserve">.</w:t>
            </w:r>
          </w:p>
          <w:p w:rsidR="00000000" w:rsidDel="00000000" w:rsidP="00000000" w:rsidRDefault="00000000" w:rsidRPr="00000000" w14:paraId="00001792">
            <w:pPr>
              <w:numPr>
                <w:ilvl w:val="2"/>
                <w:numId w:val="116"/>
              </w:numPr>
              <w:spacing w:after="0" w:afterAutospacing="0" w:before="0" w:beforeAutospacing="0" w:lineRule="auto"/>
              <w:ind w:left="2160" w:hanging="360"/>
            </w:pPr>
            <w:r w:rsidDel="00000000" w:rsidR="00000000" w:rsidRPr="00000000">
              <w:rPr>
                <w:rtl w:val="0"/>
              </w:rPr>
              <w:t xml:space="preserve">Building connectedness.</w:t>
            </w:r>
          </w:p>
          <w:p w:rsidR="00000000" w:rsidDel="00000000" w:rsidP="00000000" w:rsidRDefault="00000000" w:rsidRPr="00000000" w14:paraId="00001793">
            <w:pPr>
              <w:numPr>
                <w:ilvl w:val="2"/>
                <w:numId w:val="116"/>
              </w:numPr>
              <w:spacing w:after="0" w:afterAutospacing="0" w:before="0" w:beforeAutospacing="0" w:lineRule="auto"/>
              <w:ind w:left="2160" w:hanging="360"/>
            </w:pPr>
            <w:r w:rsidDel="00000000" w:rsidR="00000000" w:rsidRPr="00000000">
              <w:rPr>
                <w:rtl w:val="0"/>
              </w:rPr>
              <w:t xml:space="preserve">Encouraging hope and self-efficacy.</w:t>
            </w:r>
          </w:p>
          <w:p w:rsidR="00000000" w:rsidDel="00000000" w:rsidP="00000000" w:rsidRDefault="00000000" w:rsidRPr="00000000" w14:paraId="00001794">
            <w:pPr>
              <w:numPr>
                <w:ilvl w:val="1"/>
                <w:numId w:val="116"/>
              </w:numPr>
              <w:spacing w:after="0" w:afterAutospacing="0" w:before="0" w:beforeAutospacing="0" w:lineRule="auto"/>
              <w:ind w:left="1440" w:hanging="360"/>
            </w:pPr>
            <w:r w:rsidDel="00000000" w:rsidR="00000000" w:rsidRPr="00000000">
              <w:rPr>
                <w:rtl w:val="0"/>
              </w:rPr>
              <w:t xml:space="preserve">Rotate roles so everyone practices both providing and receiving PFA.</w:t>
            </w:r>
          </w:p>
          <w:p w:rsidR="00000000" w:rsidDel="00000000" w:rsidP="00000000" w:rsidRDefault="00000000" w:rsidRPr="00000000" w14:paraId="00001795">
            <w:pPr>
              <w:numPr>
                <w:ilvl w:val="0"/>
                <w:numId w:val="116"/>
              </w:numPr>
              <w:spacing w:after="0" w:afterAutospacing="0" w:before="0" w:beforeAutospacing="0" w:lineRule="auto"/>
              <w:ind w:left="720" w:hanging="360"/>
            </w:pPr>
            <w:r w:rsidDel="00000000" w:rsidR="00000000" w:rsidRPr="00000000">
              <w:rPr>
                <w:b w:val="1"/>
                <w:bCs w:val="1"/>
                <w:rtl w:val="0"/>
              </w:rPr>
              <w:t xml:space="preserve">Exploring Psychological Debriefing (15 minutes):</w:t>
            </w:r>
          </w:p>
          <w:p w:rsidR="00000000" w:rsidDel="00000000" w:rsidP="00000000" w:rsidRDefault="00000000" w:rsidRPr="00000000" w14:paraId="00001796">
            <w:pPr>
              <w:numPr>
                <w:ilvl w:val="1"/>
                <w:numId w:val="116"/>
              </w:numPr>
              <w:spacing w:after="0" w:afterAutospacing="0" w:before="0" w:beforeAutospacing="0" w:lineRule="auto"/>
              <w:ind w:left="1440" w:hanging="360"/>
            </w:pPr>
            <w:r w:rsidDel="00000000" w:rsidR="00000000" w:rsidRPr="00000000">
              <w:rPr>
                <w:rtl w:val="0"/>
              </w:rPr>
              <w:t xml:space="preserve">As a group, design a psychological debriefing framework for a hypothetical community that has experienced a severe weather event.</w:t>
            </w:r>
          </w:p>
          <w:p w:rsidR="00000000" w:rsidDel="00000000" w:rsidP="00000000" w:rsidRDefault="00000000" w:rsidRPr="00000000" w14:paraId="00001797">
            <w:pPr>
              <w:numPr>
                <w:ilvl w:val="1"/>
                <w:numId w:val="116"/>
              </w:numPr>
              <w:spacing w:after="0" w:afterAutospacing="0" w:before="0" w:beforeAutospacing="0" w:lineRule="auto"/>
              <w:ind w:left="1440" w:hanging="360"/>
            </w:pPr>
            <w:r w:rsidDel="00000000" w:rsidR="00000000" w:rsidRPr="00000000">
              <w:rPr>
                <w:rtl w:val="0"/>
              </w:rPr>
              <w:t xml:space="preserve">Discuss the questions you would ask to encourage sharing (e.g., “What emotions have you experienced?”) and the resources needed to support healing.</w:t>
            </w:r>
          </w:p>
          <w:p w:rsidR="00000000" w:rsidDel="00000000" w:rsidP="00000000" w:rsidRDefault="00000000" w:rsidRPr="00000000" w14:paraId="00001798">
            <w:pPr>
              <w:numPr>
                <w:ilvl w:val="0"/>
                <w:numId w:val="116"/>
              </w:numPr>
              <w:spacing w:after="0" w:afterAutospacing="0" w:before="0" w:beforeAutospacing="0" w:lineRule="auto"/>
              <w:ind w:left="720" w:hanging="360"/>
            </w:pPr>
            <w:r w:rsidDel="00000000" w:rsidR="00000000" w:rsidRPr="00000000">
              <w:rPr>
                <w:b w:val="1"/>
                <w:bCs w:val="1"/>
                <w:rtl w:val="0"/>
              </w:rPr>
              <w:t xml:space="preserve">Reflection and Debrief (15 minutes):</w:t>
            </w:r>
          </w:p>
          <w:p w:rsidR="00000000" w:rsidDel="00000000" w:rsidP="00000000" w:rsidRDefault="00000000" w:rsidRPr="00000000" w14:paraId="00001799">
            <w:pPr>
              <w:numPr>
                <w:ilvl w:val="1"/>
                <w:numId w:val="116"/>
              </w:numPr>
              <w:spacing w:after="0" w:afterAutospacing="0" w:before="0" w:beforeAutospacing="0" w:lineRule="auto"/>
              <w:ind w:left="1440" w:hanging="360"/>
            </w:pPr>
            <w:r w:rsidDel="00000000" w:rsidR="00000000" w:rsidRPr="00000000">
              <w:rPr>
                <w:rtl w:val="0"/>
              </w:rPr>
              <w:t xml:space="preserve">Reflect as a group on the effectiveness of psychoeducation, PFA, and debriefing.</w:t>
            </w:r>
          </w:p>
          <w:p w:rsidR="00000000" w:rsidDel="00000000" w:rsidP="00000000" w:rsidRDefault="00000000" w:rsidRPr="00000000" w14:paraId="0000179A">
            <w:pPr>
              <w:numPr>
                <w:ilvl w:val="1"/>
                <w:numId w:val="116"/>
              </w:numPr>
              <w:spacing w:after="0" w:afterAutospacing="0" w:before="0" w:beforeAutospacing="0" w:lineRule="auto"/>
              <w:ind w:left="1440" w:hanging="360"/>
            </w:pPr>
            <w:r w:rsidDel="00000000" w:rsidR="00000000" w:rsidRPr="00000000">
              <w:rPr>
                <w:rtl w:val="0"/>
              </w:rPr>
              <w:t xml:space="preserve">Discuss:</w:t>
            </w:r>
          </w:p>
          <w:p w:rsidR="00000000" w:rsidDel="00000000" w:rsidP="00000000" w:rsidRDefault="00000000" w:rsidRPr="00000000" w14:paraId="0000179B">
            <w:pPr>
              <w:numPr>
                <w:ilvl w:val="2"/>
                <w:numId w:val="116"/>
              </w:numPr>
              <w:spacing w:after="0" w:afterAutospacing="0" w:before="0" w:beforeAutospacing="0" w:lineRule="auto"/>
              <w:ind w:left="2160" w:hanging="360"/>
            </w:pPr>
            <w:r w:rsidDel="00000000" w:rsidR="00000000" w:rsidRPr="00000000">
              <w:rPr>
                <w:rtl w:val="0"/>
              </w:rPr>
              <w:t xml:space="preserve">How did it feel to use these strategies?</w:t>
            </w:r>
          </w:p>
          <w:p w:rsidR="00000000" w:rsidDel="00000000" w:rsidP="00000000" w:rsidRDefault="00000000" w:rsidRPr="00000000" w14:paraId="0000179C">
            <w:pPr>
              <w:numPr>
                <w:ilvl w:val="2"/>
                <w:numId w:val="116"/>
              </w:numPr>
              <w:spacing w:after="0" w:afterAutospacing="0" w:before="0" w:beforeAutospacing="0" w:lineRule="auto"/>
              <w:ind w:left="2160" w:hanging="360"/>
              <w:rPr>
                <w:ins w:author="Claire Perry" w:id="490" w:date="2025-12-03T03:53:57Z"/>
              </w:rPr>
            </w:pPr>
            <w:r w:rsidDel="00000000" w:rsidR="00000000" w:rsidRPr="00000000">
              <w:rPr>
                <w:rtl w:val="0"/>
              </w:rPr>
              <w:t xml:space="preserve">What challenges arose?</w:t>
            </w:r>
            <w:ins w:author="Claire Perry" w:id="490" w:date="2025-12-03T03:53:57Z">
              <w:r w:rsidDel="00000000" w:rsidR="00000000" w:rsidRPr="00000000">
                <w:rPr>
                  <w:rtl w:val="0"/>
                </w:rPr>
              </w:r>
            </w:ins>
          </w:p>
          <w:p w:rsidR="00000000" w:rsidDel="00000000" w:rsidP="00000000" w:rsidRDefault="00000000" w:rsidRPr="00000000" w14:paraId="0000179D">
            <w:pPr>
              <w:numPr>
                <w:ilvl w:val="2"/>
                <w:numId w:val="116"/>
              </w:numPr>
              <w:spacing w:after="0" w:afterAutospacing="0" w:before="0" w:beforeAutospacing="0" w:lineRule="auto"/>
              <w:ind w:left="2160" w:hanging="360"/>
            </w:pPr>
            <w:ins w:author="Claire Perry" w:id="490" w:date="2025-12-03T03:53:57Z">
              <w:r w:rsidDel="00000000" w:rsidR="00000000" w:rsidRPr="00000000">
                <w:rPr>
                  <w:rtl w:val="0"/>
                </w:rPr>
                <w:t xml:space="preserve">What would you do differently if you were delivering these approaches in the future?</w:t>
              </w:r>
            </w:ins>
            <w:r w:rsidDel="00000000" w:rsidR="00000000" w:rsidRPr="00000000">
              <w:rPr>
                <w:rtl w:val="0"/>
              </w:rPr>
            </w:r>
          </w:p>
          <w:p w:rsidR="00000000" w:rsidDel="00000000" w:rsidP="00000000" w:rsidRDefault="00000000" w:rsidRPr="00000000" w14:paraId="0000179E">
            <w:pPr>
              <w:numPr>
                <w:ilvl w:val="2"/>
                <w:numId w:val="116"/>
              </w:numPr>
              <w:spacing w:after="240" w:before="0" w:beforeAutospacing="0" w:lineRule="auto"/>
              <w:ind w:left="2160" w:hanging="360"/>
            </w:pPr>
            <w:r w:rsidDel="00000000" w:rsidR="00000000" w:rsidRPr="00000000">
              <w:rPr>
                <w:rtl w:val="0"/>
              </w:rPr>
              <w:t xml:space="preserve">How could these tools be tailored for specific communities or individuals?</w:t>
            </w:r>
          </w:p>
          <w:p w:rsidR="00000000" w:rsidDel="00000000" w:rsidP="00000000" w:rsidRDefault="00000000" w:rsidRPr="00000000" w14:paraId="0000179F">
            <w:pPr>
              <w:spacing w:after="240" w:before="240" w:lineRule="auto"/>
              <w:rPr>
                <w:b w:val="1"/>
                <w:bCs w:val="1"/>
              </w:rPr>
            </w:pPr>
            <w:r w:rsidDel="00000000" w:rsidR="00000000" w:rsidRPr="00000000">
              <w:rPr>
                <w:b w:val="1"/>
                <w:bCs w:val="1"/>
                <w:rtl w:val="0"/>
              </w:rPr>
              <w:t xml:space="preserve">Optional Extensions:</w:t>
            </w:r>
          </w:p>
          <w:p w:rsidR="00000000" w:rsidDel="00000000" w:rsidP="00000000" w:rsidRDefault="00000000" w:rsidRPr="00000000" w14:paraId="000017A0">
            <w:pPr>
              <w:numPr>
                <w:ilvl w:val="0"/>
                <w:numId w:val="344"/>
              </w:numPr>
              <w:spacing w:after="0" w:afterAutospacing="0" w:before="240" w:lineRule="auto"/>
              <w:ind w:left="720" w:hanging="360"/>
            </w:pPr>
            <w:r w:rsidDel="00000000" w:rsidR="00000000" w:rsidRPr="00000000">
              <w:rPr>
                <w:b w:val="1"/>
                <w:bCs w:val="1"/>
                <w:rtl w:val="0"/>
              </w:rPr>
              <w:t xml:space="preserve">CBT Integration:</w:t>
            </w:r>
          </w:p>
          <w:p w:rsidR="00000000" w:rsidDel="00000000" w:rsidP="00000000" w:rsidRDefault="00000000" w:rsidRPr="00000000" w14:paraId="000017A1">
            <w:pPr>
              <w:numPr>
                <w:ilvl w:val="1"/>
                <w:numId w:val="34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Introduce a basic CBT activity. For example, have participants identify common cognitive distortions in climate contexts and collaboratively reframe them (e.g., “If I recycle, it won’t make a difference” → “Recycling, along with advocacy and community efforts, contributes to collective impact”).</w:t>
            </w:r>
          </w:p>
          <w:p w:rsidR="00000000" w:rsidDel="00000000" w:rsidP="00000000" w:rsidRDefault="00000000" w:rsidRPr="00000000" w14:paraId="000017A2">
            <w:pPr>
              <w:numPr>
                <w:ilvl w:val="0"/>
                <w:numId w:val="344"/>
              </w:numPr>
              <w:spacing w:after="0" w:afterAutospacing="0" w:before="0" w:beforeAutospacing="0" w:lineRule="auto"/>
              <w:ind w:left="720" w:hanging="360"/>
            </w:pPr>
            <w:r w:rsidDel="00000000" w:rsidR="00000000" w:rsidRPr="00000000">
              <w:rPr>
                <w:b w:val="1"/>
                <w:bCs w:val="1"/>
                <w:rtl w:val="0"/>
              </w:rPr>
              <w:t xml:space="preserve">Community Resource Development:</w:t>
            </w:r>
          </w:p>
          <w:p w:rsidR="00000000" w:rsidDel="00000000" w:rsidP="00000000" w:rsidRDefault="00000000" w:rsidRPr="00000000" w14:paraId="000017A3">
            <w:pPr>
              <w:numPr>
                <w:ilvl w:val="1"/>
                <w:numId w:val="344"/>
              </w:numPr>
              <w:spacing w:after="0" w:afterAutospacing="0" w:before="0" w:beforeAutospacing="0" w:lineRule="auto"/>
              <w:ind w:left="1440" w:hanging="360"/>
            </w:pPr>
            <w:r w:rsidDel="00000000" w:rsidR="00000000" w:rsidRPr="00000000">
              <w:rPr>
                <w:rtl w:val="0"/>
              </w:rPr>
              <w:t xml:space="preserve">Groups design a simple psychoeducation and PFA resource kit to share in their communities (e.g., at schools or local events).</w:t>
            </w:r>
          </w:p>
          <w:p w:rsidR="00000000" w:rsidDel="00000000" w:rsidP="00000000" w:rsidRDefault="00000000" w:rsidRPr="00000000" w14:paraId="000017A4">
            <w:pPr>
              <w:numPr>
                <w:ilvl w:val="0"/>
                <w:numId w:val="344"/>
              </w:numPr>
              <w:spacing w:after="0" w:afterAutospacing="0" w:before="0" w:beforeAutospacing="0" w:lineRule="auto"/>
              <w:ind w:left="720" w:hanging="360"/>
            </w:pPr>
            <w:r w:rsidDel="00000000" w:rsidR="00000000" w:rsidRPr="00000000">
              <w:rPr>
                <w:b w:val="1"/>
                <w:bCs w:val="1"/>
                <w:rtl w:val="0"/>
              </w:rPr>
              <w:t xml:space="preserve">Longer-Term Project:</w:t>
            </w:r>
          </w:p>
          <w:p w:rsidR="00000000" w:rsidDel="00000000" w:rsidP="00000000" w:rsidRDefault="00000000" w:rsidRPr="00000000" w14:paraId="000017A5">
            <w:pPr>
              <w:numPr>
                <w:ilvl w:val="1"/>
                <w:numId w:val="344"/>
              </w:numPr>
              <w:spacing w:after="240" w:before="0" w:beforeAutospacing="0" w:lineRule="auto"/>
              <w:ind w:left="1440" w:hanging="360"/>
            </w:pPr>
            <w:r w:rsidDel="00000000" w:rsidR="00000000" w:rsidRPr="00000000">
              <w:rPr>
                <w:rtl w:val="0"/>
              </w:rPr>
              <w:t xml:space="preserve">Participants pair with a local organization to practice these strategies in a real-world setting, reflecting on their impact over time.</w:t>
            </w:r>
          </w:p>
          <w:p w:rsidR="00000000" w:rsidDel="00000000" w:rsidP="00000000" w:rsidRDefault="00000000" w:rsidRPr="00000000" w14:paraId="000017A6">
            <w:pPr>
              <w:widowControl w:val="0"/>
              <w:spacing w:line="240" w:lineRule="auto"/>
              <w:rPr/>
            </w:pPr>
            <w:r w:rsidDel="00000000" w:rsidR="00000000" w:rsidRPr="00000000">
              <w:rPr>
                <w:rtl w:val="0"/>
              </w:rPr>
            </w:r>
          </w:p>
        </w:tc>
      </w:tr>
      <w:tr>
        <w:trPr>
          <w:cantSplit w:val="0"/>
          <w:tblHeader w:val="0"/>
        </w:trPr>
        <w:tc>
          <w:tcPr>
            <w:shd w:fill="d5a6bd" w:val="clear"/>
          </w:tcPr>
          <w:p w:rsidR="00000000" w:rsidDel="00000000" w:rsidP="00000000" w:rsidRDefault="00000000" w:rsidRPr="00000000" w14:paraId="000017A7">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17A8">
            <w:pPr>
              <w:numPr>
                <w:ilvl w:val="0"/>
                <w:numId w:val="10"/>
              </w:numPr>
              <w:spacing w:after="0" w:afterAutospacing="0" w:before="240" w:lineRule="auto"/>
              <w:ind w:left="720" w:hanging="360"/>
            </w:pPr>
            <w:r w:rsidDel="00000000" w:rsidR="00000000" w:rsidRPr="00000000">
              <w:rPr>
                <w:rtl w:val="0"/>
              </w:rPr>
              <w:t xml:space="preserve">Carver, C. S., &amp; Scheier, M. F. (2000). On the structure of behavioral self-regulation. In M. Boekaerts, P. R. Pintrich, &amp; M. Zeidner (Eds.), Handbook of self-regulation (pp. 41–84). Academic Press.</w:t>
            </w:r>
            <w:hyperlink r:id="rId701">
              <w:r w:rsidDel="00000000" w:rsidR="00000000" w:rsidRPr="00000000">
                <w:rPr>
                  <w:rtl w:val="0"/>
                </w:rPr>
                <w:t xml:space="preserve"> </w:t>
              </w:r>
            </w:hyperlink>
            <w:hyperlink r:id="rId702">
              <w:r w:rsidDel="00000000" w:rsidR="00000000" w:rsidRPr="00000000">
                <w:rPr>
                  <w:color w:val="1155cc"/>
                  <w:u w:val="single"/>
                  <w:rtl w:val="0"/>
                </w:rPr>
                <w:t xml:space="preserve">https://doi.org/10.1016/B978-012109890-2/50032-9</w:t>
              </w:r>
            </w:hyperlink>
            <w:r w:rsidDel="00000000" w:rsidR="00000000" w:rsidRPr="00000000">
              <w:rPr>
                <w:rtl w:val="0"/>
              </w:rPr>
            </w:r>
          </w:p>
          <w:p w:rsidR="00000000" w:rsidDel="00000000" w:rsidP="00000000" w:rsidRDefault="00000000" w:rsidRPr="00000000" w14:paraId="000017A9">
            <w:pPr>
              <w:numPr>
                <w:ilvl w:val="0"/>
                <w:numId w:val="10"/>
              </w:numPr>
              <w:spacing w:after="0" w:afterAutospacing="0" w:before="0" w:beforeAutospacing="0" w:lineRule="auto"/>
              <w:ind w:left="720" w:hanging="360"/>
            </w:pPr>
            <w:r w:rsidDel="00000000" w:rsidR="00000000" w:rsidRPr="00000000">
              <w:rPr>
                <w:rtl w:val="0"/>
              </w:rPr>
              <w:t xml:space="preserve">Deahl, M. P., &amp; Bisson, J. I. (1995). Dealing with disasters: Does psychological debriefing work? Journal of Accident &amp; Emergency Medicine, 12(4), 255–258.</w:t>
            </w:r>
            <w:hyperlink r:id="rId703">
              <w:r w:rsidDel="00000000" w:rsidR="00000000" w:rsidRPr="00000000">
                <w:rPr>
                  <w:rtl w:val="0"/>
                </w:rPr>
                <w:t xml:space="preserve"> </w:t>
              </w:r>
            </w:hyperlink>
            <w:hyperlink r:id="rId704">
              <w:r w:rsidDel="00000000" w:rsidR="00000000" w:rsidRPr="00000000">
                <w:rPr>
                  <w:color w:val="1155cc"/>
                  <w:u w:val="single"/>
                  <w:rtl w:val="0"/>
                </w:rPr>
                <w:t xml:space="preserve">https://doi.org/10.1136/emj.12.4.255</w:t>
              </w:r>
            </w:hyperlink>
            <w:r w:rsidDel="00000000" w:rsidR="00000000" w:rsidRPr="00000000">
              <w:rPr>
                <w:rtl w:val="0"/>
              </w:rPr>
            </w:r>
          </w:p>
          <w:p w:rsidR="00000000" w:rsidDel="00000000" w:rsidP="00000000" w:rsidRDefault="00000000" w:rsidRPr="00000000" w14:paraId="000017AA">
            <w:pPr>
              <w:numPr>
                <w:ilvl w:val="0"/>
                <w:numId w:val="10"/>
              </w:numPr>
              <w:spacing w:after="0" w:afterAutospacing="0" w:before="0" w:beforeAutospacing="0" w:lineRule="auto"/>
              <w:ind w:left="720" w:hanging="360"/>
            </w:pPr>
            <w:r w:rsidDel="00000000" w:rsidR="00000000" w:rsidRPr="00000000">
              <w:rPr>
                <w:rtl w:val="0"/>
              </w:rPr>
              <w:t xml:space="preserve">de Arellano, M. A., Lyman, D. R., Jobe-Shields, L., George, P., Dougherty, R. H., Daniels, A. S., Ghose, S. S., Huang, L., &amp; Delphin-Rittmon, M. E. (2014). Trauma-focused cognitive-behavioral therapy for children and adolescents: Assessing the evidence. Psychiatric Services, 65(5), 591–602.</w:t>
            </w:r>
            <w:hyperlink r:id="rId705">
              <w:r w:rsidDel="00000000" w:rsidR="00000000" w:rsidRPr="00000000">
                <w:rPr>
                  <w:rtl w:val="0"/>
                </w:rPr>
                <w:t xml:space="preserve"> </w:t>
              </w:r>
            </w:hyperlink>
            <w:hyperlink r:id="rId706">
              <w:r w:rsidDel="00000000" w:rsidR="00000000" w:rsidRPr="00000000">
                <w:rPr>
                  <w:color w:val="1155cc"/>
                  <w:u w:val="single"/>
                  <w:rtl w:val="0"/>
                </w:rPr>
                <w:t xml:space="preserve">https://doi.org/10.1176/appi.ps.20130025</w:t>
              </w:r>
            </w:hyperlink>
            <w:r w:rsidDel="00000000" w:rsidR="00000000" w:rsidRPr="00000000">
              <w:rPr>
                <w:rtl w:val="0"/>
              </w:rPr>
            </w:r>
          </w:p>
          <w:p w:rsidR="00000000" w:rsidDel="00000000" w:rsidP="00000000" w:rsidRDefault="00000000" w:rsidRPr="00000000" w14:paraId="000017AB">
            <w:pPr>
              <w:numPr>
                <w:ilvl w:val="0"/>
                <w:numId w:val="10"/>
              </w:numPr>
              <w:spacing w:after="0" w:afterAutospacing="0" w:before="0" w:beforeAutospacing="0" w:lineRule="auto"/>
              <w:ind w:left="720" w:hanging="360"/>
            </w:pPr>
            <w:r w:rsidDel="00000000" w:rsidR="00000000" w:rsidRPr="00000000">
              <w:rPr>
                <w:rtl w:val="0"/>
              </w:rPr>
              <w:t xml:space="preserve">Everly, G. S., Jr., &amp; Lating, J. M. (2021). Psychological first aid (PFA) and disasters. International Review of Psychiatry, 33(8), 718–727.</w:t>
            </w:r>
            <w:hyperlink r:id="rId707">
              <w:r w:rsidDel="00000000" w:rsidR="00000000" w:rsidRPr="00000000">
                <w:rPr>
                  <w:rtl w:val="0"/>
                </w:rPr>
                <w:t xml:space="preserve"> </w:t>
              </w:r>
            </w:hyperlink>
            <w:hyperlink r:id="rId708">
              <w:r w:rsidDel="00000000" w:rsidR="00000000" w:rsidRPr="00000000">
                <w:rPr>
                  <w:color w:val="1155cc"/>
                  <w:u w:val="single"/>
                  <w:rtl w:val="0"/>
                </w:rPr>
                <w:t xml:space="preserve">https://doi.org/10.1080/09540261.2021.2016661</w:t>
              </w:r>
            </w:hyperlink>
            <w:r w:rsidDel="00000000" w:rsidR="00000000" w:rsidRPr="00000000">
              <w:rPr>
                <w:rtl w:val="0"/>
              </w:rPr>
            </w:r>
          </w:p>
          <w:p w:rsidR="00000000" w:rsidDel="00000000" w:rsidP="00000000" w:rsidRDefault="00000000" w:rsidRPr="00000000" w14:paraId="000017AC">
            <w:pPr>
              <w:numPr>
                <w:ilvl w:val="0"/>
                <w:numId w:val="10"/>
              </w:numPr>
              <w:spacing w:after="0" w:afterAutospacing="0" w:before="0" w:beforeAutospacing="0" w:lineRule="auto"/>
              <w:ind w:left="720" w:hanging="360"/>
            </w:pPr>
            <w:r w:rsidDel="00000000" w:rsidR="00000000" w:rsidRPr="00000000">
              <w:rPr>
                <w:rtl w:val="0"/>
              </w:rPr>
              <w:t xml:space="preserve">Hammond, J., &amp; Brooks, J. (2001). The World Trade Center attack: Helping the helpers—the role of critical incident stress management. Critical Care, 5(6), 315–317.</w:t>
            </w:r>
            <w:hyperlink r:id="rId709">
              <w:r w:rsidDel="00000000" w:rsidR="00000000" w:rsidRPr="00000000">
                <w:rPr>
                  <w:rtl w:val="0"/>
                </w:rPr>
                <w:t xml:space="preserve"> </w:t>
              </w:r>
            </w:hyperlink>
            <w:hyperlink r:id="rId710">
              <w:r w:rsidDel="00000000" w:rsidR="00000000" w:rsidRPr="00000000">
                <w:rPr>
                  <w:color w:val="1155cc"/>
                  <w:u w:val="single"/>
                  <w:rtl w:val="0"/>
                </w:rPr>
                <w:t xml:space="preserve">https://doi.org/10.1186/cc1059</w:t>
              </w:r>
            </w:hyperlink>
            <w:r w:rsidDel="00000000" w:rsidR="00000000" w:rsidRPr="00000000">
              <w:rPr>
                <w:rtl w:val="0"/>
              </w:rPr>
            </w:r>
          </w:p>
          <w:p w:rsidR="00000000" w:rsidDel="00000000" w:rsidP="00000000" w:rsidRDefault="00000000" w:rsidRPr="00000000" w14:paraId="000017AD">
            <w:pPr>
              <w:numPr>
                <w:ilvl w:val="0"/>
                <w:numId w:val="10"/>
              </w:numPr>
              <w:spacing w:after="0" w:afterAutospacing="0" w:before="0" w:beforeAutospacing="0" w:lineRule="auto"/>
              <w:ind w:left="720" w:hanging="360"/>
            </w:pPr>
            <w:r w:rsidDel="00000000" w:rsidR="00000000" w:rsidRPr="00000000">
              <w:rPr>
                <w:rtl w:val="0"/>
              </w:rPr>
              <w:t xml:space="preserve">Hirschberger, G. (2018). Collective trauma and the social construction of meaning. Frontiers in Psychology, 9, 1441.</w:t>
            </w:r>
            <w:hyperlink r:id="rId711">
              <w:r w:rsidDel="00000000" w:rsidR="00000000" w:rsidRPr="00000000">
                <w:rPr>
                  <w:rtl w:val="0"/>
                </w:rPr>
                <w:t xml:space="preserve"> </w:t>
              </w:r>
            </w:hyperlink>
            <w:hyperlink r:id="rId712">
              <w:r w:rsidDel="00000000" w:rsidR="00000000" w:rsidRPr="00000000">
                <w:rPr>
                  <w:color w:val="1155cc"/>
                  <w:u w:val="single"/>
                  <w:rtl w:val="0"/>
                </w:rPr>
                <w:t xml:space="preserve">https://doi.org/10.3389/fpsyg.2018.01441</w:t>
              </w:r>
            </w:hyperlink>
            <w:r w:rsidDel="00000000" w:rsidR="00000000" w:rsidRPr="00000000">
              <w:rPr>
                <w:rtl w:val="0"/>
              </w:rPr>
            </w:r>
          </w:p>
          <w:p w:rsidR="00000000" w:rsidDel="00000000" w:rsidP="00000000" w:rsidRDefault="00000000" w:rsidRPr="00000000" w14:paraId="000017AE">
            <w:pPr>
              <w:numPr>
                <w:ilvl w:val="0"/>
                <w:numId w:val="10"/>
              </w:numPr>
              <w:spacing w:after="0" w:afterAutospacing="0" w:before="0" w:beforeAutospacing="0" w:lineRule="auto"/>
              <w:ind w:left="720" w:hanging="360"/>
            </w:pPr>
            <w:r w:rsidDel="00000000" w:rsidR="00000000" w:rsidRPr="00000000">
              <w:rPr>
                <w:rtl w:val="0"/>
              </w:rPr>
              <w:t xml:space="preserve">Kip, A., Brouër, P., &amp; Morina, N. (2024). A meta-analysis on treatment efficacy of psychological interventions for mental disorders in individuals exposed to natural disasters. Current Research in Ecological and Social Psychology, 6, 100197.</w:t>
            </w:r>
            <w:hyperlink r:id="rId713">
              <w:r w:rsidDel="00000000" w:rsidR="00000000" w:rsidRPr="00000000">
                <w:rPr>
                  <w:rtl w:val="0"/>
                </w:rPr>
                <w:t xml:space="preserve"> </w:t>
              </w:r>
            </w:hyperlink>
            <w:hyperlink r:id="rId714">
              <w:r w:rsidDel="00000000" w:rsidR="00000000" w:rsidRPr="00000000">
                <w:rPr>
                  <w:color w:val="1155cc"/>
                  <w:u w:val="single"/>
                  <w:rtl w:val="0"/>
                </w:rPr>
                <w:t xml:space="preserve">https://doi.org/10.1016/j.cresp.2024.100197</w:t>
              </w:r>
            </w:hyperlink>
            <w:r w:rsidDel="00000000" w:rsidR="00000000" w:rsidRPr="00000000">
              <w:rPr>
                <w:rtl w:val="0"/>
              </w:rPr>
            </w:r>
          </w:p>
          <w:p w:rsidR="00000000" w:rsidDel="00000000" w:rsidP="00000000" w:rsidRDefault="00000000" w:rsidRPr="00000000" w14:paraId="000017AF">
            <w:pPr>
              <w:numPr>
                <w:ilvl w:val="0"/>
                <w:numId w:val="10"/>
              </w:numPr>
              <w:spacing w:after="0" w:afterAutospacing="0" w:before="0" w:beforeAutospacing="0" w:lineRule="auto"/>
              <w:ind w:left="720" w:hanging="360"/>
            </w:pPr>
            <w:r w:rsidDel="00000000" w:rsidR="00000000" w:rsidRPr="00000000">
              <w:rPr>
                <w:rtl w:val="0"/>
              </w:rPr>
              <w:t xml:space="preserve">Leiva-Bianchi, M., Cornejo, F., Fresno, A., Rojas, C., &amp; Serrano, C. (2018). Effectiveness of cognitive-behavioural therapy for post-disaster distress in post-traumatic stress symptoms after Chilean earthquake and tsunami. Gaceta Sanitaria, 32(3), 291–296.</w:t>
            </w:r>
            <w:hyperlink r:id="rId715">
              <w:r w:rsidDel="00000000" w:rsidR="00000000" w:rsidRPr="00000000">
                <w:rPr>
                  <w:rtl w:val="0"/>
                </w:rPr>
                <w:t xml:space="preserve"> </w:t>
              </w:r>
            </w:hyperlink>
            <w:hyperlink r:id="rId716">
              <w:r w:rsidDel="00000000" w:rsidR="00000000" w:rsidRPr="00000000">
                <w:rPr>
                  <w:color w:val="1155cc"/>
                  <w:u w:val="single"/>
                  <w:rtl w:val="0"/>
                </w:rPr>
                <w:t xml:space="preserve">https://doi.org/10.1016/j.gaceta.2017.07.018</w:t>
              </w:r>
            </w:hyperlink>
            <w:r w:rsidDel="00000000" w:rsidR="00000000" w:rsidRPr="00000000">
              <w:rPr>
                <w:rtl w:val="0"/>
              </w:rPr>
            </w:r>
          </w:p>
          <w:p w:rsidR="00000000" w:rsidDel="00000000" w:rsidP="00000000" w:rsidRDefault="00000000" w:rsidRPr="00000000" w14:paraId="000017B0">
            <w:pPr>
              <w:numPr>
                <w:ilvl w:val="0"/>
                <w:numId w:val="10"/>
              </w:numPr>
              <w:spacing w:after="0" w:afterAutospacing="0" w:before="0" w:beforeAutospacing="0" w:lineRule="auto"/>
              <w:ind w:left="720" w:hanging="360"/>
            </w:pPr>
            <w:r w:rsidDel="00000000" w:rsidR="00000000" w:rsidRPr="00000000">
              <w:rPr>
                <w:rtl w:val="0"/>
              </w:rPr>
              <w:t xml:space="preserve">Lopes, A. P., Macedo, T. F., Coutinho, E. S., Figueira, I., &amp; Ventura, P. R. (2014). Systematic review of the efficacy of cognitive-behavior therapy related treatments for victims of natural disasters: A worldwide problem. PLOS ONE, 9(10), e109013.</w:t>
            </w:r>
            <w:hyperlink r:id="rId717">
              <w:r w:rsidDel="00000000" w:rsidR="00000000" w:rsidRPr="00000000">
                <w:rPr>
                  <w:rtl w:val="0"/>
                </w:rPr>
                <w:t xml:space="preserve"> </w:t>
              </w:r>
            </w:hyperlink>
            <w:hyperlink r:id="rId718">
              <w:r w:rsidDel="00000000" w:rsidR="00000000" w:rsidRPr="00000000">
                <w:rPr>
                  <w:color w:val="1155cc"/>
                  <w:u w:val="single"/>
                  <w:rtl w:val="0"/>
                </w:rPr>
                <w:t xml:space="preserve">https://doi.org/10.1371/journal.pone.0109013</w:t>
              </w:r>
            </w:hyperlink>
            <w:r w:rsidDel="00000000" w:rsidR="00000000" w:rsidRPr="00000000">
              <w:rPr>
                <w:rtl w:val="0"/>
              </w:rPr>
            </w:r>
          </w:p>
          <w:p w:rsidR="00000000" w:rsidDel="00000000" w:rsidP="00000000" w:rsidRDefault="00000000" w:rsidRPr="00000000" w14:paraId="000017B1">
            <w:pPr>
              <w:numPr>
                <w:ilvl w:val="0"/>
                <w:numId w:val="10"/>
              </w:numPr>
              <w:spacing w:after="0" w:afterAutospacing="0" w:before="0" w:beforeAutospacing="0" w:lineRule="auto"/>
              <w:ind w:left="720" w:hanging="360"/>
            </w:pPr>
            <w:r w:rsidDel="00000000" w:rsidR="00000000" w:rsidRPr="00000000">
              <w:rPr>
                <w:rtl w:val="0"/>
              </w:rPr>
              <w:t xml:space="preserve">McAdams, D. P. (2011). Narrative identity. In S. J. Schwartz, K. Luyckx, &amp; V. L. Vignoles (Eds.), Handbook of identity theory and research (pp. 99–115). Springer Science + Business Media.</w:t>
            </w:r>
            <w:hyperlink r:id="rId719">
              <w:r w:rsidDel="00000000" w:rsidR="00000000" w:rsidRPr="00000000">
                <w:rPr>
                  <w:rtl w:val="0"/>
                </w:rPr>
                <w:t xml:space="preserve"> </w:t>
              </w:r>
            </w:hyperlink>
            <w:hyperlink r:id="rId720">
              <w:r w:rsidDel="00000000" w:rsidR="00000000" w:rsidRPr="00000000">
                <w:rPr>
                  <w:color w:val="1155cc"/>
                  <w:u w:val="single"/>
                  <w:rtl w:val="0"/>
                </w:rPr>
                <w:t xml:space="preserve">https://doi.org/10.1007/978-1-4419-7988-9_5</w:t>
              </w:r>
            </w:hyperlink>
            <w:r w:rsidDel="00000000" w:rsidR="00000000" w:rsidRPr="00000000">
              <w:rPr>
                <w:rtl w:val="0"/>
              </w:rPr>
            </w:r>
          </w:p>
          <w:p w:rsidR="00000000" w:rsidDel="00000000" w:rsidP="00000000" w:rsidRDefault="00000000" w:rsidRPr="00000000" w14:paraId="000017B2">
            <w:pPr>
              <w:numPr>
                <w:ilvl w:val="0"/>
                <w:numId w:val="10"/>
              </w:numPr>
              <w:spacing w:after="0" w:afterAutospacing="0" w:before="0" w:beforeAutospacing="0" w:lineRule="auto"/>
              <w:ind w:left="720" w:hanging="360"/>
            </w:pPr>
            <w:r w:rsidDel="00000000" w:rsidR="00000000" w:rsidRPr="00000000">
              <w:rPr>
                <w:rtl w:val="0"/>
              </w:rPr>
              <w:t xml:space="preserve">Meichenbaum, D. (2009). Stress inoculation training. In W. T. O'Donohue &amp; J. E. Fisher (Eds.), General principles and empirically supported techniques of cognitive behavior therapy (pp. 627–630). John Wiley &amp; Sons, Inc.</w:t>
            </w:r>
            <w:hyperlink r:id="rId721">
              <w:r w:rsidDel="00000000" w:rsidR="00000000" w:rsidRPr="00000000">
                <w:rPr>
                  <w:rtl w:val="0"/>
                </w:rPr>
                <w:t xml:space="preserve"> </w:t>
              </w:r>
            </w:hyperlink>
            <w:hyperlink r:id="rId722">
              <w:r w:rsidDel="00000000" w:rsidR="00000000" w:rsidRPr="00000000">
                <w:rPr>
                  <w:color w:val="1155cc"/>
                  <w:u w:val="single"/>
                  <w:rtl w:val="0"/>
                </w:rPr>
                <w:t xml:space="preserve">https://psycnet.apa.org/record/2009-02305-071</w:t>
              </w:r>
            </w:hyperlink>
            <w:r w:rsidDel="00000000" w:rsidR="00000000" w:rsidRPr="00000000">
              <w:rPr>
                <w:rtl w:val="0"/>
              </w:rPr>
            </w:r>
          </w:p>
          <w:p w:rsidR="00000000" w:rsidDel="00000000" w:rsidP="00000000" w:rsidRDefault="00000000" w:rsidRPr="00000000" w14:paraId="000017B3">
            <w:pPr>
              <w:numPr>
                <w:ilvl w:val="0"/>
                <w:numId w:val="10"/>
              </w:numPr>
              <w:spacing w:after="0" w:afterAutospacing="0" w:before="0" w:beforeAutospacing="0" w:lineRule="auto"/>
              <w:ind w:left="720" w:hanging="360"/>
            </w:pPr>
            <w:r w:rsidDel="00000000" w:rsidR="00000000" w:rsidRPr="00000000">
              <w:rPr>
                <w:rtl w:val="0"/>
              </w:rPr>
              <w:t xml:space="preserve">NICABM. (n.d.). How to help your clients understand their window of tolerance [Infographic].</w:t>
            </w:r>
            <w:hyperlink r:id="rId723">
              <w:r w:rsidDel="00000000" w:rsidR="00000000" w:rsidRPr="00000000">
                <w:rPr>
                  <w:rtl w:val="0"/>
                </w:rPr>
                <w:t xml:space="preserve"> </w:t>
              </w:r>
            </w:hyperlink>
            <w:hyperlink r:id="rId724">
              <w:r w:rsidDel="00000000" w:rsidR="00000000" w:rsidRPr="00000000">
                <w:rPr>
                  <w:color w:val="1155cc"/>
                  <w:u w:val="single"/>
                  <w:rtl w:val="0"/>
                </w:rPr>
                <w:t xml:space="preserve">https://www.nicabm.com/trauma-how-to-help-your-clients-understand-their-window-of-tolerance/</w:t>
              </w:r>
            </w:hyperlink>
            <w:r w:rsidDel="00000000" w:rsidR="00000000" w:rsidRPr="00000000">
              <w:rPr>
                <w:rtl w:val="0"/>
              </w:rPr>
            </w:r>
          </w:p>
          <w:p w:rsidR="00000000" w:rsidDel="00000000" w:rsidP="00000000" w:rsidRDefault="00000000" w:rsidRPr="00000000" w14:paraId="000017B4">
            <w:pPr>
              <w:numPr>
                <w:ilvl w:val="0"/>
                <w:numId w:val="10"/>
              </w:numPr>
              <w:spacing w:after="0" w:afterAutospacing="0" w:before="0" w:beforeAutospacing="0" w:lineRule="auto"/>
              <w:ind w:left="720" w:hanging="360"/>
            </w:pPr>
            <w:r w:rsidDel="00000000" w:rsidR="00000000" w:rsidRPr="00000000">
              <w:rPr>
                <w:rtl w:val="0"/>
              </w:rPr>
              <w:t xml:space="preserve">Palinkas, L. A., O'Donnell, M. L., Lau, W., &amp; Wong, M. (2020). Strategies for delivering mental health services in response to global climate change: A narrative review. International Journal of Environmental Research and Public Health, 17(22), 8562.</w:t>
            </w:r>
            <w:hyperlink r:id="rId725">
              <w:r w:rsidDel="00000000" w:rsidR="00000000" w:rsidRPr="00000000">
                <w:rPr>
                  <w:rtl w:val="0"/>
                </w:rPr>
                <w:t xml:space="preserve"> </w:t>
              </w:r>
            </w:hyperlink>
            <w:hyperlink r:id="rId726">
              <w:r w:rsidDel="00000000" w:rsidR="00000000" w:rsidRPr="00000000">
                <w:rPr>
                  <w:color w:val="1155cc"/>
                  <w:u w:val="single"/>
                  <w:rtl w:val="0"/>
                </w:rPr>
                <w:t xml:space="preserve">https://doi.org/10.3390/ijerph17228562</w:t>
              </w:r>
            </w:hyperlink>
            <w:r w:rsidDel="00000000" w:rsidR="00000000" w:rsidRPr="00000000">
              <w:rPr>
                <w:rtl w:val="0"/>
              </w:rPr>
            </w:r>
          </w:p>
          <w:p w:rsidR="00000000" w:rsidDel="00000000" w:rsidP="00000000" w:rsidRDefault="00000000" w:rsidRPr="00000000" w14:paraId="000017B5">
            <w:pPr>
              <w:numPr>
                <w:ilvl w:val="0"/>
                <w:numId w:val="10"/>
              </w:numPr>
              <w:spacing w:after="0" w:afterAutospacing="0" w:before="0" w:beforeAutospacing="0" w:lineRule="auto"/>
              <w:ind w:left="720" w:hanging="360"/>
            </w:pPr>
            <w:r w:rsidDel="00000000" w:rsidR="00000000" w:rsidRPr="00000000">
              <w:rPr>
                <w:rtl w:val="0"/>
              </w:rPr>
              <w:t xml:space="preserve">Peng, M., Xiao, T., Carter, B., Chen, P., &amp; Shearer, J. (2022). Effectiveness and cost-effectiveness of mental health interventions delivered by frontline health care workers in emergency health services: A systematic review and meta-analysis. International Journal of Environmental Research and Public Health, 19(23), 15847.</w:t>
            </w:r>
            <w:hyperlink r:id="rId727">
              <w:r w:rsidDel="00000000" w:rsidR="00000000" w:rsidRPr="00000000">
                <w:rPr>
                  <w:rtl w:val="0"/>
                </w:rPr>
                <w:t xml:space="preserve"> </w:t>
              </w:r>
            </w:hyperlink>
            <w:hyperlink r:id="rId728">
              <w:r w:rsidDel="00000000" w:rsidR="00000000" w:rsidRPr="00000000">
                <w:rPr>
                  <w:color w:val="1155cc"/>
                  <w:u w:val="single"/>
                  <w:rtl w:val="0"/>
                </w:rPr>
                <w:t xml:space="preserve">https://doi.org/10.3390/ijerph192315847</w:t>
              </w:r>
            </w:hyperlink>
            <w:r w:rsidDel="00000000" w:rsidR="00000000" w:rsidRPr="00000000">
              <w:rPr>
                <w:rtl w:val="0"/>
              </w:rPr>
            </w:r>
          </w:p>
          <w:p w:rsidR="00000000" w:rsidDel="00000000" w:rsidP="00000000" w:rsidRDefault="00000000" w:rsidRPr="00000000" w14:paraId="000017B6">
            <w:pPr>
              <w:numPr>
                <w:ilvl w:val="0"/>
                <w:numId w:val="10"/>
              </w:numPr>
              <w:spacing w:after="0" w:afterAutospacing="0" w:before="0" w:beforeAutospacing="0" w:lineRule="auto"/>
              <w:ind w:left="720" w:hanging="360"/>
            </w:pPr>
            <w:r w:rsidDel="00000000" w:rsidR="00000000" w:rsidRPr="00000000">
              <w:rPr>
                <w:rtl w:val="0"/>
              </w:rPr>
              <w:t xml:space="preserve">Porges, S. W. (2022). Polyvagal theory: A science of safety. Frontiers in Integrative Neuroscience, 16, 871227.</w:t>
            </w:r>
            <w:hyperlink r:id="rId729">
              <w:r w:rsidDel="00000000" w:rsidR="00000000" w:rsidRPr="00000000">
                <w:rPr>
                  <w:rtl w:val="0"/>
                </w:rPr>
                <w:t xml:space="preserve"> </w:t>
              </w:r>
            </w:hyperlink>
            <w:hyperlink r:id="rId730">
              <w:r w:rsidDel="00000000" w:rsidR="00000000" w:rsidRPr="00000000">
                <w:rPr>
                  <w:color w:val="1155cc"/>
                  <w:u w:val="single"/>
                  <w:rtl w:val="0"/>
                </w:rPr>
                <w:t xml:space="preserve">https://doi.org/10.3389/fnint.2022.871227</w:t>
              </w:r>
            </w:hyperlink>
            <w:r w:rsidDel="00000000" w:rsidR="00000000" w:rsidRPr="00000000">
              <w:rPr>
                <w:rtl w:val="0"/>
              </w:rPr>
            </w:r>
          </w:p>
          <w:p w:rsidR="00000000" w:rsidDel="00000000" w:rsidP="00000000" w:rsidRDefault="00000000" w:rsidRPr="00000000" w14:paraId="000017B7">
            <w:pPr>
              <w:numPr>
                <w:ilvl w:val="0"/>
                <w:numId w:val="10"/>
              </w:numPr>
              <w:spacing w:after="0" w:afterAutospacing="0" w:before="0" w:beforeAutospacing="0" w:lineRule="auto"/>
              <w:ind w:left="720" w:hanging="360"/>
            </w:pPr>
            <w:r w:rsidDel="00000000" w:rsidR="00000000" w:rsidRPr="00000000">
              <w:rPr>
                <w:rtl w:val="0"/>
              </w:rPr>
              <w:t xml:space="preserve">Rimé, B. (2009). Emotion elicits the social sharing of emotion: Theory and empirical review. Emotion Review, 1(1), 60–85.</w:t>
            </w:r>
            <w:hyperlink r:id="rId731">
              <w:r w:rsidDel="00000000" w:rsidR="00000000" w:rsidRPr="00000000">
                <w:rPr>
                  <w:rtl w:val="0"/>
                </w:rPr>
                <w:t xml:space="preserve"> </w:t>
              </w:r>
            </w:hyperlink>
            <w:hyperlink r:id="rId732">
              <w:r w:rsidDel="00000000" w:rsidR="00000000" w:rsidRPr="00000000">
                <w:rPr>
                  <w:color w:val="1155cc"/>
                  <w:u w:val="single"/>
                  <w:rtl w:val="0"/>
                </w:rPr>
                <w:t xml:space="preserve">https://doi.org/10.1177/1754073908097189</w:t>
              </w:r>
            </w:hyperlink>
            <w:r w:rsidDel="00000000" w:rsidR="00000000" w:rsidRPr="00000000">
              <w:rPr>
                <w:rtl w:val="0"/>
              </w:rPr>
            </w:r>
          </w:p>
          <w:p w:rsidR="00000000" w:rsidDel="00000000" w:rsidP="00000000" w:rsidRDefault="00000000" w:rsidRPr="00000000" w14:paraId="000017B8">
            <w:pPr>
              <w:numPr>
                <w:ilvl w:val="0"/>
                <w:numId w:val="10"/>
              </w:numPr>
              <w:spacing w:after="240" w:before="0" w:beforeAutospacing="0" w:lineRule="auto"/>
              <w:ind w:left="720" w:hanging="360"/>
            </w:pPr>
            <w:r w:rsidDel="00000000" w:rsidR="00000000" w:rsidRPr="00000000">
              <w:rPr>
                <w:rtl w:val="0"/>
              </w:rPr>
              <w:t xml:space="preserve">Stanley, S. K. (2023). Anticipatory solastalgia in the Anthropocene: Climate change as a source of future-oriented distress about environmental change. Journal of Environmental Psychology, 91, 102134.</w:t>
            </w:r>
            <w:hyperlink r:id="rId733">
              <w:r w:rsidDel="00000000" w:rsidR="00000000" w:rsidRPr="00000000">
                <w:rPr>
                  <w:rtl w:val="0"/>
                </w:rPr>
                <w:t xml:space="preserve"> </w:t>
              </w:r>
            </w:hyperlink>
            <w:hyperlink r:id="rId734">
              <w:r w:rsidDel="00000000" w:rsidR="00000000" w:rsidRPr="00000000">
                <w:rPr>
                  <w:color w:val="1155cc"/>
                  <w:u w:val="single"/>
                  <w:rtl w:val="0"/>
                </w:rPr>
                <w:t xml:space="preserve">https://doi.org/10.1016/j.jenvp.2023.102134</w:t>
              </w:r>
            </w:hyperlink>
            <w:r w:rsidDel="00000000" w:rsidR="00000000" w:rsidRPr="00000000">
              <w:rPr>
                <w:rtl w:val="0"/>
              </w:rPr>
            </w:r>
          </w:p>
          <w:p w:rsidR="00000000" w:rsidDel="00000000" w:rsidP="00000000" w:rsidRDefault="00000000" w:rsidRPr="00000000" w14:paraId="000017B9">
            <w:pPr>
              <w:widowControl w:val="0"/>
              <w:spacing w:line="240" w:lineRule="auto"/>
              <w:rPr/>
            </w:pPr>
            <w:r w:rsidDel="00000000" w:rsidR="00000000" w:rsidRPr="00000000">
              <w:rPr>
                <w:rtl w:val="0"/>
              </w:rPr>
            </w:r>
          </w:p>
        </w:tc>
      </w:tr>
    </w:tbl>
    <w:p w:rsidR="00000000" w:rsidDel="00000000" w:rsidP="00000000" w:rsidRDefault="00000000" w:rsidRPr="00000000" w14:paraId="000017BA">
      <w:pPr>
        <w:rPr/>
        <w:sectPr>
          <w:headerReference r:id="rId735" w:type="default"/>
          <w:footerReference r:id="rId736"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7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37" w:type="default"/>
          <w:footerReference r:id="rId738" w:type="default"/>
          <w:type w:val="nextPage"/>
          <w:pgSz w:h="12240" w:w="15840" w:orient="landscape"/>
          <w:pgMar w:bottom="1440.0000000000002" w:top="1440.0000000000002" w:left="1440.0000000000002" w:right="1440.0000000000002" w:header="720" w:footer="720"/>
          <w:pgNumType w:start="1"/>
        </w:sectPr>
      </w:pPr>
      <w:bookmarkStart w:colFirst="0" w:colLast="0" w:name="_974v8yn9opqn" w:id="353"/>
      <w:bookmarkEnd w:id="3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Therapeutic Approaches - Skills-Based Approaches</w:t>
      </w:r>
      <w:r w:rsidDel="00000000" w:rsidR="00000000" w:rsidRPr="00000000">
        <w:rPr>
          <w:rtl w:val="0"/>
        </w:rPr>
      </w:r>
    </w:p>
    <w:p w:rsidR="00000000" w:rsidDel="00000000" w:rsidP="00000000" w:rsidRDefault="00000000" w:rsidRPr="00000000" w14:paraId="000017BC">
      <w:pPr>
        <w:pStyle w:val="Heading1"/>
        <w:spacing w:after="240" w:before="240" w:lineRule="auto"/>
        <w:rPr/>
      </w:pPr>
      <w:bookmarkStart w:colFirst="0" w:colLast="0" w:name="_25rs0ficn7sq" w:id="354"/>
      <w:bookmarkEnd w:id="354"/>
      <w:r w:rsidDel="00000000" w:rsidR="00000000" w:rsidRPr="00000000">
        <w:rPr>
          <w:rtl w:val="0"/>
        </w:rPr>
      </w:r>
    </w:p>
    <w:tbl>
      <w:tblPr>
        <w:tblStyle w:val="Table172"/>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rHeight w:val="1851.2255859374998" w:hRule="atLeast"/>
          <w:tblHeader w:val="0"/>
        </w:trPr>
        <w:tc>
          <w:tcPr>
            <w:shd w:fill="f4cccc" w:val="clear"/>
          </w:tcPr>
          <w:p w:rsidR="00000000" w:rsidDel="00000000" w:rsidP="00000000" w:rsidRDefault="00000000" w:rsidRPr="00000000" w14:paraId="000017BD">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7BE">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7BF">
            <w:pPr>
              <w:widowControl w:val="0"/>
              <w:rPr>
                <w:b w:val="1"/>
                <w:bCs w:val="1"/>
                <w:sz w:val="28"/>
                <w:szCs w:val="28"/>
              </w:rPr>
            </w:pPr>
            <w:r w:rsidDel="00000000" w:rsidR="00000000" w:rsidRPr="00000000">
              <w:rPr>
                <w:b w:val="1"/>
                <w:bCs w:val="1"/>
                <w:sz w:val="28"/>
                <w:szCs w:val="28"/>
                <w:rtl w:val="0"/>
              </w:rPr>
              <w:t xml:space="preserve">Section 4 is now closed for review and we are no longer accepting comments. Thank you for your contributions!</w:t>
            </w:r>
          </w:p>
          <w:p w:rsidR="00000000" w:rsidDel="00000000" w:rsidP="00000000" w:rsidRDefault="00000000" w:rsidRPr="00000000" w14:paraId="000017C0">
            <w:pPr>
              <w:widowControl w:val="0"/>
              <w:rPr>
                <w:sz w:val="28"/>
                <w:szCs w:val="28"/>
              </w:rPr>
            </w:pPr>
            <w:r w:rsidDel="00000000" w:rsidR="00000000" w:rsidRPr="00000000">
              <w:rPr>
                <w:rtl w:val="0"/>
              </w:rPr>
            </w:r>
          </w:p>
          <w:p w:rsidR="00000000" w:rsidDel="00000000" w:rsidP="00000000" w:rsidRDefault="00000000" w:rsidRPr="00000000" w14:paraId="000017C1">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17C2">
            <w:pPr>
              <w:widowControl w:val="0"/>
              <w:rPr>
                <w:b w:val="1"/>
                <w:bCs w:val="1"/>
                <w:sz w:val="28"/>
                <w:szCs w:val="28"/>
              </w:rPr>
            </w:pPr>
            <w:r w:rsidDel="00000000" w:rsidR="00000000" w:rsidRPr="00000000">
              <w:rPr>
                <w:rtl w:val="0"/>
              </w:rPr>
            </w:r>
          </w:p>
          <w:p w:rsidR="00000000" w:rsidDel="00000000" w:rsidP="00000000" w:rsidRDefault="00000000" w:rsidRPr="00000000" w14:paraId="000017C3">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17C4">
      <w:pPr>
        <w:pStyle w:val="Heading1"/>
        <w:spacing w:after="240" w:before="240" w:lineRule="auto"/>
        <w:rPr/>
      </w:pPr>
      <w:bookmarkStart w:colFirst="0" w:colLast="0" w:name="_r6j9e4ga54mt" w:id="355"/>
      <w:bookmarkEnd w:id="355"/>
      <w:r w:rsidDel="00000000" w:rsidR="00000000" w:rsidRPr="00000000">
        <w:rPr>
          <w:rtl w:val="0"/>
        </w:rPr>
      </w:r>
    </w:p>
    <w:p w:rsidR="00000000" w:rsidDel="00000000" w:rsidP="00000000" w:rsidRDefault="00000000" w:rsidRPr="00000000" w14:paraId="000017C5">
      <w:pPr>
        <w:rPr/>
      </w:pPr>
      <w:r w:rsidDel="00000000" w:rsidR="00000000" w:rsidRPr="00000000">
        <w:rPr>
          <w:rtl w:val="0"/>
        </w:rPr>
      </w:r>
    </w:p>
    <w:p w:rsidR="00000000" w:rsidDel="00000000" w:rsidP="00000000" w:rsidRDefault="00000000" w:rsidRPr="00000000" w14:paraId="000017C6">
      <w:pPr>
        <w:rPr/>
      </w:pPr>
      <w:r w:rsidDel="00000000" w:rsidR="00000000" w:rsidRPr="00000000">
        <w:rPr>
          <w:rtl w:val="0"/>
        </w:rPr>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rPr/>
      </w:pPr>
      <w:r w:rsidDel="00000000" w:rsidR="00000000" w:rsidRPr="00000000">
        <w:rPr>
          <w:rtl w:val="0"/>
        </w:rPr>
      </w:r>
    </w:p>
    <w:p w:rsidR="00000000" w:rsidDel="00000000" w:rsidP="00000000" w:rsidRDefault="00000000" w:rsidRPr="00000000" w14:paraId="000017CA">
      <w:pPr>
        <w:rPr/>
      </w:pPr>
      <w:r w:rsidDel="00000000" w:rsidR="00000000" w:rsidRPr="00000000">
        <w:rPr>
          <w:rtl w:val="0"/>
        </w:rPr>
      </w:r>
    </w:p>
    <w:p w:rsidR="00000000" w:rsidDel="00000000" w:rsidP="00000000" w:rsidRDefault="00000000" w:rsidRPr="00000000" w14:paraId="000017CB">
      <w:pPr>
        <w:rPr/>
      </w:pPr>
      <w:r w:rsidDel="00000000" w:rsidR="00000000" w:rsidRPr="00000000">
        <w:rPr>
          <w:rtl w:val="0"/>
        </w:rPr>
      </w:r>
    </w:p>
    <w:p w:rsidR="00000000" w:rsidDel="00000000" w:rsidP="00000000" w:rsidRDefault="00000000" w:rsidRPr="00000000" w14:paraId="000017CC">
      <w:pPr>
        <w:rPr/>
      </w:pPr>
      <w:r w:rsidDel="00000000" w:rsidR="00000000" w:rsidRPr="00000000">
        <w:rPr>
          <w:rtl w:val="0"/>
        </w:rPr>
      </w:r>
    </w:p>
    <w:p w:rsidR="00000000" w:rsidDel="00000000" w:rsidP="00000000" w:rsidRDefault="00000000" w:rsidRPr="00000000" w14:paraId="000017CD">
      <w:pPr>
        <w:rPr/>
      </w:pPr>
      <w:r w:rsidDel="00000000" w:rsidR="00000000" w:rsidRPr="00000000">
        <w:rPr>
          <w:rtl w:val="0"/>
        </w:rPr>
      </w:r>
    </w:p>
    <w:p w:rsidR="00000000" w:rsidDel="00000000" w:rsidP="00000000" w:rsidRDefault="00000000" w:rsidRPr="00000000" w14:paraId="000017CE">
      <w:pPr>
        <w:pStyle w:val="Heading1"/>
        <w:spacing w:after="240" w:before="240" w:lineRule="auto"/>
        <w:rPr>
          <w:b w:val="0"/>
          <w:bCs w:val="0"/>
        </w:rPr>
      </w:pPr>
      <w:bookmarkStart w:colFirst="0" w:colLast="0" w:name="_homkdg95hnbj" w:id="356"/>
      <w:bookmarkEnd w:id="356"/>
      <w:r w:rsidDel="00000000" w:rsidR="00000000" w:rsidRPr="00000000">
        <w:rPr>
          <w:rtl w:val="0"/>
        </w:rPr>
        <w:t xml:space="preserve">Therapeutic Approaches - Skills-based Approaches</w:t>
      </w:r>
      <w:r w:rsidDel="00000000" w:rsidR="00000000" w:rsidRPr="00000000">
        <w:rPr>
          <w:rtl w:val="0"/>
        </w:rPr>
      </w:r>
    </w:p>
    <w:tbl>
      <w:tblPr>
        <w:tblStyle w:val="Table17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17CF">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17D0">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17D1">
            <w:pPr>
              <w:widowControl w:val="0"/>
              <w:numPr>
                <w:ilvl w:val="0"/>
                <w:numId w:val="430"/>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17D2">
            <w:pPr>
              <w:widowControl w:val="0"/>
              <w:numPr>
                <w:ilvl w:val="0"/>
                <w:numId w:val="430"/>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17D3">
            <w:pPr>
              <w:widowControl w:val="0"/>
              <w:numPr>
                <w:ilvl w:val="0"/>
                <w:numId w:val="430"/>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17D4">
            <w:pPr>
              <w:widowControl w:val="0"/>
              <w:numPr>
                <w:ilvl w:val="0"/>
                <w:numId w:val="430"/>
              </w:numPr>
              <w:spacing w:line="240" w:lineRule="auto"/>
              <w:ind w:left="720" w:hanging="360"/>
            </w:pPr>
            <w:r w:rsidDel="00000000" w:rsidR="00000000" w:rsidRPr="00000000">
              <w:rPr>
                <w:rtl w:val="0"/>
              </w:rPr>
              <w:t xml:space="preserve"> </w:t>
            </w:r>
            <w:ins w:author="Sonya Jakubec" w:id="491" w:date="2025-12-03T04:00:23Z">
              <w:r w:rsidDel="00000000" w:rsidR="00000000" w:rsidRPr="00000000">
                <w:rPr>
                  <w:rtl w:val="0"/>
                </w:rPr>
                <w:t xml:space="preserve">Sonya L. Jakubec, School of Nursing and Midwifery, Mount Royal University</w:t>
              </w:r>
            </w:ins>
            <w:r w:rsidDel="00000000" w:rsidR="00000000" w:rsidRPr="00000000">
              <w:rPr>
                <w:rtl w:val="0"/>
              </w:rPr>
            </w:r>
          </w:p>
          <w:p w:rsidR="00000000" w:rsidDel="00000000" w:rsidP="00000000" w:rsidRDefault="00000000" w:rsidRPr="00000000" w14:paraId="000017D5">
            <w:pPr>
              <w:widowControl w:val="0"/>
              <w:numPr>
                <w:ilvl w:val="0"/>
                <w:numId w:val="430"/>
              </w:numPr>
              <w:spacing w:line="240" w:lineRule="auto"/>
              <w:ind w:left="720" w:hanging="360"/>
            </w:pPr>
            <w:ins w:author="Claire Perry" w:id="492" w:date="2025-12-06T23:06:17Z">
              <w:r w:rsidDel="00000000" w:rsidR="00000000" w:rsidRPr="00000000">
                <w:rPr>
                  <w:rtl w:val="0"/>
                </w:rPr>
                <w:t xml:space="preserve">Claire Perry, Centre for Addiction and Mental Health</w:t>
              </w:r>
            </w:ins>
            <w:r w:rsidDel="00000000" w:rsidR="00000000" w:rsidRPr="00000000">
              <w:rPr>
                <w:rtl w:val="0"/>
              </w:rPr>
              <w:t xml:space="preserve"> </w:t>
            </w:r>
          </w:p>
          <w:p w:rsidR="00000000" w:rsidDel="00000000" w:rsidP="00000000" w:rsidRDefault="00000000" w:rsidRPr="00000000" w14:paraId="000017D6">
            <w:pPr>
              <w:widowControl w:val="0"/>
              <w:numPr>
                <w:ilvl w:val="0"/>
                <w:numId w:val="430"/>
              </w:numPr>
              <w:spacing w:line="240" w:lineRule="auto"/>
              <w:ind w:left="720" w:hanging="360"/>
            </w:pPr>
            <w:ins w:author="Mike Marchand" w:id="493" w:date="2025-12-15T00:13:19Z">
              <w:r w:rsidDel="00000000" w:rsidR="00000000" w:rsidRPr="00000000">
                <w:rPr>
                  <w:rtl w:val="0"/>
                </w:rPr>
                <w:t xml:space="preserve">Michael Marchand, sqilxw, syilx Nation - Cultural Safety Consultant</w:t>
              </w:r>
            </w:ins>
            <w:r w:rsidDel="00000000" w:rsidR="00000000" w:rsidRPr="00000000">
              <w:rPr>
                <w:rtl w:val="0"/>
              </w:rPr>
            </w:r>
          </w:p>
        </w:tc>
      </w:tr>
    </w:tbl>
    <w:p w:rsidR="00000000" w:rsidDel="00000000" w:rsidP="00000000" w:rsidRDefault="00000000" w:rsidRPr="00000000" w14:paraId="000017D7">
      <w:pPr>
        <w:spacing w:after="240" w:before="240" w:lineRule="auto"/>
        <w:rPr/>
      </w:pPr>
      <w:r w:rsidDel="00000000" w:rsidR="00000000" w:rsidRPr="00000000">
        <w:rPr>
          <w:rtl w:val="0"/>
        </w:rPr>
      </w:r>
    </w:p>
    <w:tbl>
      <w:tblPr>
        <w:tblStyle w:val="Table17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17D8">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17D9">
            <w:pPr>
              <w:widowControl w:val="0"/>
              <w:spacing w:after="240" w:before="240" w:line="240" w:lineRule="auto"/>
              <w:rPr/>
            </w:pPr>
            <w:r w:rsidDel="00000000" w:rsidR="00000000" w:rsidRPr="00000000">
              <w:rPr>
                <w:rtl w:val="0"/>
              </w:rPr>
              <w:t xml:space="preserve">When the stress of climate change becomes overwhelming—when worries about the future consume our thoughts, and the distress of witnessing environmental degradation weighs heavily—practical strategies for managing difficult emotions can be a lifeline. While acknowledging and validating climate emotions is a critical first step, it’s equally important to have concrete skills to ground ourselves in the present, cultivate awareness, and regulate the intensity of our feelings. Below, we explore several therapeutic and skills-based approaches that anyone can learn. These methods draw from a range of psychological theories, including mindfulness frameworks, Cognitive Behavioral Therapy (CBT), and somatic (body-centered) techniques. Their common goal is to help us navigate emotional turbulence, regain a sense of safety, and restore our capacity to think clearly and act meaningfully.</w:t>
            </w:r>
          </w:p>
          <w:p w:rsidR="00000000" w:rsidDel="00000000" w:rsidP="00000000" w:rsidRDefault="00000000" w:rsidRPr="00000000" w14:paraId="000017DA">
            <w:pPr>
              <w:widowControl w:val="0"/>
              <w:spacing w:after="240" w:before="240" w:line="240" w:lineRule="auto"/>
              <w:rPr/>
            </w:pPr>
            <w:r w:rsidDel="00000000" w:rsidR="00000000" w:rsidRPr="00000000">
              <w:rPr>
                <w:rtl w:val="0"/>
              </w:rPr>
              <w:t xml:space="preserve">Grounding is often the simplest place to begin. When worries about melting ice caps or extreme weather events propel our minds into spirals of worst-case scenarios, grounding brings us back to the present moment. This might involve focusing on tangible sensory details, like noticing the pressure of our feet on the floor or the texture of the chair we’re sitting in. Some people find it helpful to count objects in the room, recite a calming phrase, or focus on the feeling of breath moving in and out of the body. These practices draw upon ideas from Polyvagal Theory, which highlights how engaging the senses can shift us out of a fight-or-flight state. By anchoring ourselves to the here and now, we interrupt ruminative or catastrophic thinking patterns, giving the body and mind a chance to settle and reset.</w:t>
            </w:r>
          </w:p>
          <w:p w:rsidR="00000000" w:rsidDel="00000000" w:rsidP="00000000" w:rsidRDefault="00000000" w:rsidRPr="00000000" w14:paraId="000017DB">
            <w:pPr>
              <w:widowControl w:val="0"/>
              <w:spacing w:after="240" w:before="240" w:line="240" w:lineRule="auto"/>
              <w:rPr/>
            </w:pPr>
            <w:r w:rsidDel="00000000" w:rsidR="00000000" w:rsidRPr="00000000">
              <w:rPr>
                <w:rtl w:val="0"/>
              </w:rPr>
              <w:t xml:space="preserve">Presencing, closely related to grounding, involves a more deliberate effort to remain open and receptive to whatever is unfolding in the present. Unlike grounding, which often uses concrete anchors, presencing relies on sustained awareness of our internal experience—our body sensations, our emotional states, even our resistance or hesitation. Acceptance and Commitment Therapy (ACT) captures this spirit by encouraging us to accept difficult emotions as they are, without trying to numb or run away from them. In the context of climate anxiety, presencing could mean recognizing that beneath our fear lies deep care for the Earth, and allowing that realization to foster both self-compassion and motivation to engage. By facing uncomfortable emotions safely, we gradually learn to be with them rather than avoid them, a process that can spark clarity and stronger emotional resilience.</w:t>
            </w:r>
          </w:p>
          <w:p w:rsidR="00000000" w:rsidDel="00000000" w:rsidP="00000000" w:rsidRDefault="00000000" w:rsidRPr="00000000" w14:paraId="000017DC">
            <w:pPr>
              <w:widowControl w:val="0"/>
              <w:spacing w:after="240" w:before="240" w:line="240" w:lineRule="auto"/>
              <w:rPr/>
            </w:pPr>
            <w:r w:rsidDel="00000000" w:rsidR="00000000" w:rsidRPr="00000000">
              <w:rPr>
                <w:rtl w:val="0"/>
              </w:rPr>
              <w:t xml:space="preserve">Emotion regulation skills take many forms and are woven into numerous therapeutic models. In CBT, reappraisal techniques help us challenge unhelpful beliefs, such as “We’re doomed no matter what” or “Nothing I do can make a difference.” By re-evaluating the evidence, we realize there are still meaningful steps we can take—whether it’s reducing personal emissions, advocating for policy change, or organizing community action. Shifting perspective in this way can dial down emotional intensity, preventing us from falling into despair or cynicism. Other emotion regulation strategies might involve self-soothing activities like listening to music, taking a warm bath, or going for a walk in nature. In the face of climate-related stress, these small acts of care can replenish our energy and restore our capacity to cope.</w:t>
            </w:r>
          </w:p>
          <w:p w:rsidR="00000000" w:rsidDel="00000000" w:rsidP="00000000" w:rsidRDefault="00000000" w:rsidRPr="00000000" w14:paraId="000017DD">
            <w:pPr>
              <w:widowControl w:val="0"/>
              <w:spacing w:after="240" w:before="240" w:line="240" w:lineRule="auto"/>
              <w:rPr/>
            </w:pPr>
            <w:r w:rsidDel="00000000" w:rsidR="00000000" w:rsidRPr="00000000">
              <w:rPr>
                <w:rtl w:val="0"/>
              </w:rPr>
              <w:t xml:space="preserve">Dialectical Behavior Therapy (DBT), developed by Marsha Linehan, provides an especially robust set of tools for situations where emotions run high. In moments of acute climate distress—perhaps after seeing footage of a devastated coastline—DBT’s distress tolerance techniques can offer immediate relief. Holding an ice cube to focus the mind on physical sensation, using paced breathing to slow a racing heart, or practicing a brief “temperature change” method (such as splashing cold water on your face) can quickly bring the nervous system back from the edge. While DBT is often associated with treating intense emotional dysregulation, its core skills of mindfulness, distress tolerance, emotion regulation, and interpersonal effectiveness are broadly applicable for anyone grappling with strong feelings, including those triggered by the global climate crisis.</w:t>
            </w:r>
          </w:p>
          <w:p w:rsidR="00000000" w:rsidDel="00000000" w:rsidP="00000000" w:rsidRDefault="00000000" w:rsidRPr="00000000" w14:paraId="000017DE">
            <w:pPr>
              <w:widowControl w:val="0"/>
              <w:spacing w:after="240" w:before="240" w:line="240" w:lineRule="auto"/>
              <w:rPr/>
            </w:pPr>
            <w:r w:rsidDel="00000000" w:rsidR="00000000" w:rsidRPr="00000000">
              <w:rPr>
                <w:rtl w:val="0"/>
              </w:rPr>
              <w:t xml:space="preserve">Somatic and embodiment practices highlight the physical dimension of our emotional lives. Whether through progressive muscle relaxation, yoga, or more specialized trauma-informed methods like Somatic Experiencing, the idea is to release tension trapped in the body and promote a deeper sense of safety. This can be especially helpful for those who feel immobilized by climate grief or eco-anxiety—emotions that can manifest as muscle tightness, shallow breathing, or persistent fatigue. By consciously moving, stretching, or even dancing, we can restore balance to our autonomic nervous system and regain a sense of vitality and agency.</w:t>
            </w:r>
          </w:p>
          <w:p w:rsidR="00000000" w:rsidDel="00000000" w:rsidP="00000000" w:rsidRDefault="00000000" w:rsidRPr="00000000" w14:paraId="000017DF">
            <w:pPr>
              <w:widowControl w:val="0"/>
              <w:spacing w:after="240" w:before="240" w:line="240" w:lineRule="auto"/>
              <w:rPr/>
            </w:pPr>
            <w:r w:rsidDel="00000000" w:rsidR="00000000" w:rsidRPr="00000000">
              <w:rPr>
                <w:rtl w:val="0"/>
              </w:rPr>
              <w:t xml:space="preserve">Relational</w:t>
            </w:r>
            <w:ins w:author="Claire Perry" w:id="494" w:date="2025-12-06T21:46:39Z">
              <w:r w:rsidDel="00000000" w:rsidR="00000000" w:rsidRPr="00000000">
                <w:rPr>
                  <w:rtl w:val="0"/>
                </w:rPr>
                <w:t xml:space="preserve"> strategies</w:t>
              </w:r>
            </w:ins>
            <w:r w:rsidDel="00000000" w:rsidR="00000000" w:rsidRPr="00000000">
              <w:rPr>
                <w:rtl w:val="0"/>
              </w:rPr>
              <w:t xml:space="preserve"> </w:t>
            </w:r>
            <w:del w:author="Claire Perry" w:id="495" w:date="2025-12-06T21:46:33Z">
              <w:r w:rsidDel="00000000" w:rsidR="00000000" w:rsidRPr="00000000">
                <w:rPr>
                  <w:rtl w:val="0"/>
                </w:rPr>
                <w:delText xml:space="preserve">skills</w:delText>
              </w:r>
            </w:del>
            <w:r w:rsidDel="00000000" w:rsidR="00000000" w:rsidRPr="00000000">
              <w:rPr>
                <w:rtl w:val="0"/>
              </w:rPr>
              <w:t xml:space="preserve"> are another key aspect of managing difficult emotions. Reaching out to friends, family, or support groups can amplify the benefits of any of these techniques. Talking about climate-related fears or frustrations isn’t always easy, but sharing the emotional weight can be a powerful antidote to isolation and hopelessness. In therapeutic models like Emotion-Focused Therapy, simply having someone validate our grief or anxiety can lessen the pain, fostering a sense of connection and mutual support. In turn, these interpersonal moments of understanding often galvanize us to take collective action, reminding us that we are not alone in our sense of urgency about the planet.</w:t>
            </w:r>
          </w:p>
          <w:p w:rsidR="00000000" w:rsidDel="00000000" w:rsidP="00000000" w:rsidRDefault="00000000" w:rsidRPr="00000000" w14:paraId="000017E0">
            <w:pPr>
              <w:widowControl w:val="0"/>
              <w:spacing w:after="240" w:before="240" w:line="240" w:lineRule="auto"/>
              <w:rPr/>
            </w:pPr>
            <w:r w:rsidDel="00000000" w:rsidR="00000000" w:rsidRPr="00000000">
              <w:rPr>
                <w:rtl w:val="0"/>
              </w:rPr>
              <w:t xml:space="preserve">All of these practices—grounding, presencing, emotion regulation skills, DBT techniques, somatic and embodiment work, and effective relational support—ultimately serve the same purpose: to guide us through the waves of emotion that accompany our growing awareness of climate change. They do so by influencing us on multiple levels: physiologically, by calming the body’s stress response; cognitively, by challenging destructive thought patterns; and socially, by building bridges with others who share our concerns. In this integrative way, we can develop the emotional flexibility necessary to face reality without succumbing to despair, and to remain active participants in creating a more hopeful and sustainable future.</w:t>
            </w:r>
          </w:p>
        </w:tc>
      </w:tr>
      <w:tr>
        <w:trPr>
          <w:cantSplit w:val="0"/>
          <w:tblHeader w:val="0"/>
        </w:trPr>
        <w:tc>
          <w:tcPr>
            <w:shd w:fill="ea9999" w:val="clear"/>
          </w:tcPr>
          <w:p w:rsidR="00000000" w:rsidDel="00000000" w:rsidP="00000000" w:rsidRDefault="00000000" w:rsidRPr="00000000" w14:paraId="000017E1">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17E2">
            <w:pPr>
              <w:spacing w:after="240" w:before="240" w:lineRule="auto"/>
              <w:rPr/>
            </w:pPr>
            <w:r w:rsidDel="00000000" w:rsidR="00000000" w:rsidRPr="00000000">
              <w:rPr>
                <w:rtl w:val="0"/>
              </w:rPr>
              <w:t xml:space="preserve">Building resilience against the emotional challenges posed by climate change requires not only therapeutic interventions but also the development of practical skills that individuals and communities can utilize independently. Equipping people with these skills empowers them to manage their emotions effectively outside of therapeutic settings, fostering long-term psychological well-being and resilience. This section explores various theoretical approaches that focus on skill-building to address climate distress and emotions. We will delve into grounding practices, presencing techniques, emotion regulation strategies, Dialectical Behavioral Therapy (DBT) techniques, somatic and embodiment practices, and interpersonal and relational skills. Understanding and applying these skills-based approaches can significantly enhance your ability to navigate the emotional complexities of climate change.</w:t>
            </w:r>
          </w:p>
          <w:p w:rsidR="00000000" w:rsidDel="00000000" w:rsidP="00000000" w:rsidRDefault="00000000" w:rsidRPr="00000000" w14:paraId="000017E3">
            <w:pPr>
              <w:spacing w:after="240" w:before="240" w:lineRule="auto"/>
              <w:rPr/>
            </w:pPr>
            <w:r w:rsidDel="00000000" w:rsidR="00000000" w:rsidRPr="00000000">
              <w:rPr>
                <w:rtl w:val="0"/>
              </w:rPr>
            </w:r>
          </w:p>
          <w:tbl>
            <w:tblPr>
              <w:tblStyle w:val="Table175"/>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7E4">
                  <w:pPr>
                    <w:pStyle w:val="Heading2"/>
                    <w:spacing w:after="240" w:before="240" w:lineRule="auto"/>
                    <w:rPr/>
                  </w:pPr>
                  <w:bookmarkStart w:colFirst="0" w:colLast="0" w:name="_4e4ds41m1mtj" w:id="357"/>
                  <w:bookmarkEnd w:id="357"/>
                  <w:r w:rsidDel="00000000" w:rsidR="00000000" w:rsidRPr="00000000">
                    <w:rPr>
                      <w:rtl w:val="0"/>
                    </w:rPr>
                    <w:t xml:space="preserve">Grounding Practices</w:t>
                  </w:r>
                </w:p>
                <w:p w:rsidR="00000000" w:rsidDel="00000000" w:rsidP="00000000" w:rsidRDefault="00000000" w:rsidRPr="00000000" w14:paraId="000017E5">
                  <w:pPr>
                    <w:spacing w:after="240" w:before="240" w:lineRule="auto"/>
                    <w:rPr/>
                  </w:pPr>
                  <w:r w:rsidDel="00000000" w:rsidR="00000000" w:rsidRPr="00000000">
                    <w:rPr>
                      <w:rtl w:val="0"/>
                    </w:rPr>
                    <w:t xml:space="preserve">Grounding techniques are essential tools for managing overwhelming emotions, anxiety, or dissociation by helping individuals anchor themselves in the present moment. These practices involve sensory</w:t>
                  </w:r>
                  <w:ins w:author="Claire Perry" w:id="496" w:date="2025-12-06T21:49:26Z">
                    <w:r w:rsidDel="00000000" w:rsidR="00000000" w:rsidRPr="00000000">
                      <w:rPr>
                        <w:rtl w:val="0"/>
                      </w:rPr>
                      <w:t xml:space="preserve">,</w:t>
                    </w:r>
                  </w:ins>
                  <w:del w:author="Claire Perry" w:id="496" w:date="2025-12-06T21:49:26Z">
                    <w:r w:rsidDel="00000000" w:rsidR="00000000" w:rsidRPr="00000000">
                      <w:rPr>
                        <w:rtl w:val="0"/>
                      </w:rPr>
                      <w:delText xml:space="preserve"> or </w:delText>
                    </w:r>
                  </w:del>
                  <w:r w:rsidDel="00000000" w:rsidR="00000000" w:rsidRPr="00000000">
                    <w:rPr>
                      <w:rtl w:val="0"/>
                    </w:rPr>
                    <w:t xml:space="preserve">cognitive</w:t>
                  </w:r>
                  <w:ins w:author="Claire Perry" w:id="497" w:date="2025-12-06T21:49:31Z">
                    <w:r w:rsidDel="00000000" w:rsidR="00000000" w:rsidRPr="00000000">
                      <w:rPr>
                        <w:rtl w:val="0"/>
                      </w:rPr>
                      <w:t xml:space="preserve">, physical or visual</w:t>
                    </w:r>
                  </w:ins>
                  <w:r w:rsidDel="00000000" w:rsidR="00000000" w:rsidRPr="00000000">
                    <w:rPr>
                      <w:rtl w:val="0"/>
                    </w:rPr>
                    <w:t xml:space="preserve"> exercises that redirect focus from distressing thoughts to the immediate environment, fostering a sense of stability and control. By shifting attention away from distressing thoughts and redirecting it to concrete, external experiences, grounding interrupts rumination, reduces physiological arousal such as elevated heart rate, and helps individuals regain a sense of control over their emotions.</w:t>
                  </w:r>
                </w:p>
                <w:p w:rsidR="00000000" w:rsidDel="00000000" w:rsidP="00000000" w:rsidRDefault="00000000" w:rsidRPr="00000000" w14:paraId="000017E6">
                  <w:pPr>
                    <w:spacing w:after="240" w:before="240" w:lineRule="auto"/>
                    <w:rPr/>
                  </w:pPr>
                  <w:r w:rsidDel="00000000" w:rsidR="00000000" w:rsidRPr="00000000">
                    <w:rPr>
                      <w:rtl w:val="0"/>
                    </w:rPr>
                    <w:t xml:space="preserve">Grounding practices are supported by several theoretical frameworks. Polyvagal Theory, developed by Stephen Porges, explains how grounding activates the parasympathetic nervous system, helping the body transition from a "fight-or-flight" state to one of "rest-and-digest." Additionally, Mindfulness-Based Stress Reduction (MBSR), pioneered by Jon Kabat-Zinn, views grounding as a mindfulness technique that enhances present-moment awareness and reduces emotional reactivity. Cognitive Behavioural Therapy (CBT) also incorporates grounding techniques to interrupt cognitive distortions and promote emotional regulation, making these practices integral to managing climate-related distress.</w:t>
                  </w:r>
                </w:p>
                <w:p w:rsidR="00000000" w:rsidDel="00000000" w:rsidP="00000000" w:rsidRDefault="00000000" w:rsidRPr="00000000" w14:paraId="000017E7">
                  <w:pPr>
                    <w:spacing w:after="240" w:before="240" w:lineRule="auto"/>
                    <w:rPr>
                      <w:u w:val="single"/>
                    </w:rPr>
                  </w:pPr>
                  <w:r w:rsidDel="00000000" w:rsidR="00000000" w:rsidRPr="00000000">
                    <w:rPr>
                      <w:u w:val="single"/>
                      <w:rtl w:val="0"/>
                    </w:rPr>
                    <w:t xml:space="preserve">Below are some example practices and techniques. Try some of these out!</w:t>
                  </w:r>
                </w:p>
                <w:p w:rsidR="00000000" w:rsidDel="00000000" w:rsidP="00000000" w:rsidRDefault="00000000" w:rsidRPr="00000000" w14:paraId="000017E8">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7E9">
                  <w:pPr>
                    <w:numPr>
                      <w:ilvl w:val="0"/>
                      <w:numId w:val="304"/>
                    </w:numPr>
                    <w:ind w:left="720" w:hanging="360"/>
                    <w:rPr>
                      <w:b w:val="1"/>
                      <w:bCs w:val="1"/>
                    </w:rPr>
                  </w:pPr>
                  <w:r w:rsidDel="00000000" w:rsidR="00000000" w:rsidRPr="00000000">
                    <w:rPr>
                      <w:b w:val="1"/>
                      <w:bCs w:val="1"/>
                      <w:rtl w:val="0"/>
                    </w:rPr>
                    <w:t xml:space="preserve">Sensory Grounding</w:t>
                  </w:r>
                </w:p>
                <w:p w:rsidR="00000000" w:rsidDel="00000000" w:rsidP="00000000" w:rsidRDefault="00000000" w:rsidRPr="00000000" w14:paraId="000017EA">
                  <w:pPr>
                    <w:ind w:left="720" w:firstLine="0"/>
                    <w:rPr/>
                  </w:pPr>
                  <w:r w:rsidDel="00000000" w:rsidR="00000000" w:rsidRPr="00000000">
                    <w:rPr>
                      <w:rtl w:val="0"/>
                    </w:rPr>
                    <w:t xml:space="preserve">A method of redirecting your thoughts by engaging in </w:t>
                  </w:r>
                  <w:ins w:author="Sonya Jakubec" w:id="498" w:date="2025-12-03T03:54:50Z">
                    <w:r w:rsidDel="00000000" w:rsidR="00000000" w:rsidRPr="00000000">
                      <w:rPr>
                        <w:rtl w:val="0"/>
                      </w:rPr>
                      <w:t xml:space="preserve">sensory awareness and noticing </w:t>
                    </w:r>
                  </w:ins>
                  <w:del w:author="Sonya Jakubec" w:id="498" w:date="2025-12-03T03:54:50Z">
                    <w:r w:rsidDel="00000000" w:rsidR="00000000" w:rsidRPr="00000000">
                      <w:rPr>
                        <w:rtl w:val="0"/>
                      </w:rPr>
                      <w:delText xml:space="preserve">mental</w:delText>
                    </w:r>
                  </w:del>
                  <w:r w:rsidDel="00000000" w:rsidR="00000000" w:rsidRPr="00000000">
                    <w:rPr>
                      <w:rtl w:val="0"/>
                    </w:rPr>
                    <w:t xml:space="preserve"> exercises.</w:t>
                  </w:r>
                </w:p>
                <w:p w:rsidR="00000000" w:rsidDel="00000000" w:rsidP="00000000" w:rsidRDefault="00000000" w:rsidRPr="00000000" w14:paraId="000017EB">
                  <w:pPr>
                    <w:numPr>
                      <w:ilvl w:val="0"/>
                      <w:numId w:val="304"/>
                    </w:numPr>
                    <w:ind w:left="1440" w:hanging="360"/>
                    <w:rPr>
                      <w:b w:val="1"/>
                      <w:bCs w:val="1"/>
                    </w:rPr>
                  </w:pPr>
                  <w:r w:rsidDel="00000000" w:rsidR="00000000" w:rsidRPr="00000000">
                    <w:rPr>
                      <w:b w:val="1"/>
                      <w:bCs w:val="1"/>
                      <w:rtl w:val="0"/>
                    </w:rPr>
                    <w:t xml:space="preserve">When to use</w:t>
                  </w:r>
                </w:p>
                <w:p w:rsidR="00000000" w:rsidDel="00000000" w:rsidP="00000000" w:rsidRDefault="00000000" w:rsidRPr="00000000" w14:paraId="000017EC">
                  <w:pPr>
                    <w:ind w:left="1440" w:firstLine="0"/>
                    <w:rPr/>
                  </w:pPr>
                  <w:r w:rsidDel="00000000" w:rsidR="00000000" w:rsidRPr="00000000">
                    <w:rPr>
                      <w:rtl w:val="0"/>
                    </w:rPr>
                    <w:t xml:space="preserve">When intrusive or spiraling thoughts about climate change are overwhelming you.</w:t>
                  </w:r>
                </w:p>
                <w:p w:rsidR="00000000" w:rsidDel="00000000" w:rsidP="00000000" w:rsidRDefault="00000000" w:rsidRPr="00000000" w14:paraId="000017ED">
                  <w:pPr>
                    <w:numPr>
                      <w:ilvl w:val="0"/>
                      <w:numId w:val="304"/>
                    </w:numPr>
                    <w:ind w:left="1440" w:hanging="360"/>
                    <w:rPr>
                      <w:b w:val="1"/>
                      <w:bCs w:val="1"/>
                    </w:rPr>
                  </w:pPr>
                  <w:r w:rsidDel="00000000" w:rsidR="00000000" w:rsidRPr="00000000">
                    <w:rPr>
                      <w:b w:val="1"/>
                      <w:bCs w:val="1"/>
                      <w:rtl w:val="0"/>
                    </w:rPr>
                    <w:t xml:space="preserve">How to do</w:t>
                  </w:r>
                </w:p>
                <w:p w:rsidR="00000000" w:rsidDel="00000000" w:rsidP="00000000" w:rsidRDefault="00000000" w:rsidRPr="00000000" w14:paraId="000017EE">
                  <w:pPr>
                    <w:ind w:left="1440" w:firstLine="0"/>
                    <w:rPr/>
                  </w:pPr>
                  <w:ins w:author="Sonya Jakubec" w:id="499" w:date="2025-12-03T03:56:15Z">
                    <w:r w:rsidDel="00000000" w:rsidR="00000000" w:rsidRPr="00000000">
                      <w:rPr>
                        <w:rtl w:val="0"/>
                      </w:rPr>
                      <w:t xml:space="preserve">Redirect </w:t>
                    </w:r>
                  </w:ins>
                  <w:del w:author="Sonya Jakubec" w:id="499" w:date="2025-12-03T03:56:15Z">
                    <w:r w:rsidDel="00000000" w:rsidR="00000000" w:rsidRPr="00000000">
                      <w:rPr>
                        <w:rtl w:val="0"/>
                      </w:rPr>
                      <w:delText xml:space="preserve">Perform a mental task to focus</w:delText>
                    </w:r>
                  </w:del>
                  <w:r w:rsidDel="00000000" w:rsidR="00000000" w:rsidRPr="00000000">
                    <w:rPr>
                      <w:rtl w:val="0"/>
                    </w:rPr>
                    <w:t xml:space="preserve"> your </w:t>
                  </w:r>
                  <w:ins w:author="Sonya Jakubec" w:id="500" w:date="2025-12-03T03:56:24Z">
                    <w:r w:rsidDel="00000000" w:rsidR="00000000" w:rsidRPr="00000000">
                      <w:rPr>
                        <w:rtl w:val="0"/>
                      </w:rPr>
                      <w:t xml:space="preserve">attention</w:t>
                    </w:r>
                  </w:ins>
                  <w:del w:author="Sonya Jakubec" w:id="500" w:date="2025-12-03T03:56:24Z">
                    <w:r w:rsidDel="00000000" w:rsidR="00000000" w:rsidRPr="00000000">
                      <w:rPr>
                        <w:rtl w:val="0"/>
                      </w:rPr>
                      <w:delText xml:space="preserve">mind </w:delText>
                    </w:r>
                  </w:del>
                  <w:del w:author="Sonya Jakubec" w:id="501" w:date="2025-12-03T03:57:00Z">
                    <w:r w:rsidDel="00000000" w:rsidR="00000000" w:rsidRPr="00000000">
                      <w:rPr>
                        <w:rtl w:val="0"/>
                      </w:rPr>
                      <w:delText xml:space="preserve">elsewhere</w:delText>
                    </w:r>
                  </w:del>
                  <w:ins w:author="Sonya Jakubec" w:id="501" w:date="2025-12-03T03:57:00Z">
                    <w:r w:rsidDel="00000000" w:rsidR="00000000" w:rsidRPr="00000000">
                      <w:rPr>
                        <w:rtl w:val="0"/>
                      </w:rPr>
                      <w:t xml:space="preserve"> to sensations in the present moment</w:t>
                    </w:r>
                  </w:ins>
                  <w:r w:rsidDel="00000000" w:rsidR="00000000" w:rsidRPr="00000000">
                    <w:rPr>
                      <w:rtl w:val="0"/>
                    </w:rPr>
                    <w:t xml:space="preserve">.</w:t>
                  </w:r>
                </w:p>
                <w:p w:rsidR="00000000" w:rsidDel="00000000" w:rsidP="00000000" w:rsidRDefault="00000000" w:rsidRPr="00000000" w14:paraId="000017EF">
                  <w:pPr>
                    <w:numPr>
                      <w:ilvl w:val="0"/>
                      <w:numId w:val="304"/>
                    </w:numPr>
                    <w:spacing w:after="0" w:afterAutospacing="0" w:before="240" w:lineRule="auto"/>
                    <w:ind w:left="144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17F0">
                  <w:pPr>
                    <w:numPr>
                      <w:ilvl w:val="1"/>
                      <w:numId w:val="304"/>
                    </w:numPr>
                    <w:spacing w:after="0" w:afterAutospacing="0" w:before="0" w:beforeAutospacing="0" w:lineRule="auto"/>
                    <w:ind w:left="2160" w:hanging="360"/>
                  </w:pPr>
                  <w:r w:rsidDel="00000000" w:rsidR="00000000" w:rsidRPr="00000000">
                    <w:rPr>
                      <w:b w:val="1"/>
                      <w:bCs w:val="1"/>
                      <w:rtl w:val="0"/>
                    </w:rPr>
                    <w:t xml:space="preserve">Sound:</w:t>
                  </w:r>
                  <w:r w:rsidDel="00000000" w:rsidR="00000000" w:rsidRPr="00000000">
                    <w:rPr>
                      <w:rtl w:val="0"/>
                    </w:rPr>
                    <w:t xml:space="preserve"> Sit in a quiet outdoor space. Close your eyes and take a deep breath. Listen carefully for at least three distinct sounds—birds chirping, leaves rustling, or distant traffic. Try to identify where each sound is coming from and focus on the rhythm or tone.</w:t>
                  </w:r>
                </w:p>
                <w:p w:rsidR="00000000" w:rsidDel="00000000" w:rsidP="00000000" w:rsidRDefault="00000000" w:rsidRPr="00000000" w14:paraId="000017F1">
                  <w:pPr>
                    <w:numPr>
                      <w:ilvl w:val="1"/>
                      <w:numId w:val="304"/>
                    </w:numPr>
                    <w:spacing w:after="0" w:afterAutospacing="0" w:before="0" w:beforeAutospacing="0" w:lineRule="auto"/>
                    <w:ind w:left="2160" w:hanging="360"/>
                  </w:pPr>
                  <w:r w:rsidDel="00000000" w:rsidR="00000000" w:rsidRPr="00000000">
                    <w:rPr>
                      <w:b w:val="1"/>
                      <w:bCs w:val="1"/>
                      <w:rtl w:val="0"/>
                    </w:rPr>
                    <w:t xml:space="preserve">Touch:</w:t>
                  </w:r>
                  <w:r w:rsidDel="00000000" w:rsidR="00000000" w:rsidRPr="00000000">
                    <w:rPr>
                      <w:rtl w:val="0"/>
                    </w:rPr>
                    <w:t xml:space="preserve"> Hold an object with an interesting texture, like a smooth stone or a piece of bark. Run your fingers over its surface, noting the temperature, bumps, or grooves. Describe the sensations in your mind.</w:t>
                  </w:r>
                </w:p>
                <w:p w:rsidR="00000000" w:rsidDel="00000000" w:rsidP="00000000" w:rsidRDefault="00000000" w:rsidRPr="00000000" w14:paraId="000017F2">
                  <w:pPr>
                    <w:numPr>
                      <w:ilvl w:val="1"/>
                      <w:numId w:val="304"/>
                    </w:numPr>
                    <w:spacing w:after="0" w:afterAutospacing="0" w:before="0" w:beforeAutospacing="0" w:lineRule="auto"/>
                    <w:ind w:left="2160" w:hanging="360"/>
                  </w:pPr>
                  <w:r w:rsidDel="00000000" w:rsidR="00000000" w:rsidRPr="00000000">
                    <w:rPr>
                      <w:b w:val="1"/>
                      <w:bCs w:val="1"/>
                      <w:rtl w:val="0"/>
                    </w:rPr>
                    <w:t xml:space="preserve">Sight:</w:t>
                  </w:r>
                  <w:r w:rsidDel="00000000" w:rsidR="00000000" w:rsidRPr="00000000">
                    <w:rPr>
                      <w:rtl w:val="0"/>
                    </w:rPr>
                    <w:t xml:space="preserve"> Choose a color (e.g., green) and look around for five items in that color. Observe their shapes, shades, and sizes.</w:t>
                  </w:r>
                </w:p>
                <w:p w:rsidR="00000000" w:rsidDel="00000000" w:rsidP="00000000" w:rsidRDefault="00000000" w:rsidRPr="00000000" w14:paraId="000017F3">
                  <w:pPr>
                    <w:numPr>
                      <w:ilvl w:val="1"/>
                      <w:numId w:val="304"/>
                    </w:numPr>
                    <w:spacing w:after="0" w:afterAutospacing="0" w:before="0" w:beforeAutospacing="0" w:lineRule="auto"/>
                    <w:ind w:left="2160" w:hanging="360"/>
                  </w:pPr>
                  <w:r w:rsidDel="00000000" w:rsidR="00000000" w:rsidRPr="00000000">
                    <w:rPr>
                      <w:b w:val="1"/>
                      <w:bCs w:val="1"/>
                      <w:rtl w:val="0"/>
                    </w:rPr>
                    <w:t xml:space="preserve">Taste:</w:t>
                  </w:r>
                  <w:r w:rsidDel="00000000" w:rsidR="00000000" w:rsidRPr="00000000">
                    <w:rPr>
                      <w:rtl w:val="0"/>
                    </w:rPr>
                    <w:t xml:space="preserve"> Slowly eat a small piece of fruit, like a slice of orange. Focus on the juiciness, sweetness, and acidity. Notice how the flavors change as you chew.</w:t>
                  </w:r>
                </w:p>
                <w:p w:rsidR="00000000" w:rsidDel="00000000" w:rsidP="00000000" w:rsidRDefault="00000000" w:rsidRPr="00000000" w14:paraId="000017F4">
                  <w:pPr>
                    <w:numPr>
                      <w:ilvl w:val="1"/>
                      <w:numId w:val="304"/>
                    </w:numPr>
                    <w:spacing w:after="0" w:afterAutospacing="0" w:before="0" w:beforeAutospacing="0" w:lineRule="auto"/>
                    <w:ind w:left="2160" w:hanging="360"/>
                  </w:pPr>
                  <w:r w:rsidDel="00000000" w:rsidR="00000000" w:rsidRPr="00000000">
                    <w:rPr>
                      <w:b w:val="1"/>
                      <w:bCs w:val="1"/>
                      <w:rtl w:val="0"/>
                    </w:rPr>
                    <w:t xml:space="preserve">Smell:</w:t>
                  </w:r>
                  <w:r w:rsidDel="00000000" w:rsidR="00000000" w:rsidRPr="00000000">
                    <w:rPr>
                      <w:rtl w:val="0"/>
                    </w:rPr>
                    <w:t xml:space="preserve"> Take a moment to smell something calming, such as a flower, essential oil, or freshly brewed tea. Breathe deeply and try to identify specific scents.</w:t>
                  </w:r>
                </w:p>
                <w:p w:rsidR="00000000" w:rsidDel="00000000" w:rsidP="00000000" w:rsidRDefault="00000000" w:rsidRPr="00000000" w14:paraId="000017F5">
                  <w:pPr>
                    <w:numPr>
                      <w:ilvl w:val="0"/>
                      <w:numId w:val="304"/>
                    </w:numPr>
                    <w:ind w:left="720" w:hanging="360"/>
                    <w:rPr>
                      <w:b w:val="1"/>
                      <w:bCs w:val="1"/>
                    </w:rPr>
                  </w:pPr>
                  <w:r w:rsidDel="00000000" w:rsidR="00000000" w:rsidRPr="00000000">
                    <w:rPr>
                      <w:b w:val="1"/>
                      <w:bCs w:val="1"/>
                      <w:rtl w:val="0"/>
                    </w:rPr>
                    <w:t xml:space="preserve">Cognitive Grounding</w:t>
                  </w:r>
                </w:p>
                <w:p w:rsidR="00000000" w:rsidDel="00000000" w:rsidP="00000000" w:rsidRDefault="00000000" w:rsidRPr="00000000" w14:paraId="000017F6">
                  <w:pPr>
                    <w:ind w:left="720" w:firstLine="0"/>
                    <w:rPr/>
                  </w:pPr>
                  <w:r w:rsidDel="00000000" w:rsidR="00000000" w:rsidRPr="00000000">
                    <w:rPr>
                      <w:rtl w:val="0"/>
                    </w:rPr>
                    <w:t xml:space="preserve">A method of redirecting your thoughts by engaging in mental exercises.</w:t>
                  </w:r>
                </w:p>
                <w:p w:rsidR="00000000" w:rsidDel="00000000" w:rsidP="00000000" w:rsidRDefault="00000000" w:rsidRPr="00000000" w14:paraId="000017F7">
                  <w:pPr>
                    <w:numPr>
                      <w:ilvl w:val="0"/>
                      <w:numId w:val="304"/>
                    </w:numPr>
                    <w:ind w:left="1440" w:hanging="360"/>
                    <w:rPr>
                      <w:b w:val="1"/>
                      <w:bCs w:val="1"/>
                    </w:rPr>
                  </w:pPr>
                  <w:r w:rsidDel="00000000" w:rsidR="00000000" w:rsidRPr="00000000">
                    <w:rPr>
                      <w:b w:val="1"/>
                      <w:bCs w:val="1"/>
                      <w:rtl w:val="0"/>
                    </w:rPr>
                    <w:t xml:space="preserve">When to use</w:t>
                  </w:r>
                </w:p>
                <w:p w:rsidR="00000000" w:rsidDel="00000000" w:rsidP="00000000" w:rsidRDefault="00000000" w:rsidRPr="00000000" w14:paraId="000017F8">
                  <w:pPr>
                    <w:ind w:left="1440" w:firstLine="0"/>
                    <w:rPr/>
                  </w:pPr>
                  <w:r w:rsidDel="00000000" w:rsidR="00000000" w:rsidRPr="00000000">
                    <w:rPr>
                      <w:rtl w:val="0"/>
                    </w:rPr>
                    <w:t xml:space="preserve">When intrusive or spiraling thoughts about climate change are overwhelming you.</w:t>
                  </w:r>
                </w:p>
                <w:p w:rsidR="00000000" w:rsidDel="00000000" w:rsidP="00000000" w:rsidRDefault="00000000" w:rsidRPr="00000000" w14:paraId="000017F9">
                  <w:pPr>
                    <w:numPr>
                      <w:ilvl w:val="0"/>
                      <w:numId w:val="304"/>
                    </w:numPr>
                    <w:ind w:left="1440" w:hanging="360"/>
                    <w:rPr>
                      <w:b w:val="1"/>
                      <w:bCs w:val="1"/>
                    </w:rPr>
                  </w:pPr>
                  <w:r w:rsidDel="00000000" w:rsidR="00000000" w:rsidRPr="00000000">
                    <w:rPr>
                      <w:b w:val="1"/>
                      <w:bCs w:val="1"/>
                      <w:rtl w:val="0"/>
                    </w:rPr>
                    <w:t xml:space="preserve">How to do</w:t>
                  </w:r>
                </w:p>
                <w:p w:rsidR="00000000" w:rsidDel="00000000" w:rsidP="00000000" w:rsidRDefault="00000000" w:rsidRPr="00000000" w14:paraId="000017FA">
                  <w:pPr>
                    <w:ind w:left="1440" w:firstLine="0"/>
                    <w:rPr/>
                  </w:pPr>
                  <w:r w:rsidDel="00000000" w:rsidR="00000000" w:rsidRPr="00000000">
                    <w:rPr>
                      <w:rtl w:val="0"/>
                    </w:rPr>
                    <w:t xml:space="preserve">Focus your mind on simple mental tasks to distract and calm yourself.</w:t>
                  </w:r>
                </w:p>
                <w:p w:rsidR="00000000" w:rsidDel="00000000" w:rsidP="00000000" w:rsidRDefault="00000000" w:rsidRPr="00000000" w14:paraId="000017FB">
                  <w:pPr>
                    <w:numPr>
                      <w:ilvl w:val="0"/>
                      <w:numId w:val="304"/>
                    </w:numPr>
                    <w:spacing w:after="0" w:afterAutospacing="0" w:before="240" w:lineRule="auto"/>
                    <w:ind w:left="144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17FC">
                  <w:pPr>
                    <w:numPr>
                      <w:ilvl w:val="1"/>
                      <w:numId w:val="304"/>
                    </w:numPr>
                    <w:spacing w:after="0" w:afterAutospacing="0" w:before="0" w:beforeAutospacing="0" w:lineRule="auto"/>
                    <w:ind w:left="2160" w:hanging="360"/>
                  </w:pPr>
                  <w:r w:rsidDel="00000000" w:rsidR="00000000" w:rsidRPr="00000000">
                    <w:rPr>
                      <w:rtl w:val="0"/>
                    </w:rPr>
                    <w:t xml:space="preserve">Count backward from 100 by sevens. Focus entirely on the mental math. If you lose track, start over without frustration.</w:t>
                  </w:r>
                </w:p>
                <w:p w:rsidR="00000000" w:rsidDel="00000000" w:rsidP="00000000" w:rsidRDefault="00000000" w:rsidRPr="00000000" w14:paraId="000017FD">
                  <w:pPr>
                    <w:numPr>
                      <w:ilvl w:val="1"/>
                      <w:numId w:val="304"/>
                    </w:numPr>
                    <w:spacing w:after="0" w:afterAutospacing="0" w:before="0" w:beforeAutospacing="0" w:lineRule="auto"/>
                    <w:ind w:left="2160" w:hanging="360"/>
                  </w:pPr>
                  <w:r w:rsidDel="00000000" w:rsidR="00000000" w:rsidRPr="00000000">
                    <w:rPr>
                      <w:rtl w:val="0"/>
                    </w:rPr>
                    <w:t xml:space="preserve">Look at a nearby object, such as a building, and identify all its features. Count the number of windows, notice its color, or describe its architecture in detail.</w:t>
                  </w:r>
                </w:p>
                <w:p w:rsidR="00000000" w:rsidDel="00000000" w:rsidP="00000000" w:rsidRDefault="00000000" w:rsidRPr="00000000" w14:paraId="000017FE">
                  <w:pPr>
                    <w:numPr>
                      <w:ilvl w:val="1"/>
                      <w:numId w:val="304"/>
                    </w:numPr>
                    <w:spacing w:after="0" w:afterAutospacing="0" w:before="0" w:beforeAutospacing="0" w:lineRule="auto"/>
                    <w:ind w:left="2160" w:hanging="360"/>
                  </w:pPr>
                  <w:r w:rsidDel="00000000" w:rsidR="00000000" w:rsidRPr="00000000">
                    <w:rPr>
                      <w:rtl w:val="0"/>
                    </w:rPr>
                    <w:t xml:space="preserve">Mentally list items in a specific category, such as types of trees, animals, or vegetables. Try to name as many as you can without stopping.</w:t>
                  </w:r>
                </w:p>
                <w:p w:rsidR="00000000" w:rsidDel="00000000" w:rsidP="00000000" w:rsidRDefault="00000000" w:rsidRPr="00000000" w14:paraId="000017FF">
                  <w:pPr>
                    <w:numPr>
                      <w:ilvl w:val="1"/>
                      <w:numId w:val="304"/>
                    </w:numPr>
                    <w:spacing w:after="0" w:afterAutospacing="0" w:before="0" w:beforeAutospacing="0" w:lineRule="auto"/>
                    <w:ind w:left="2160" w:hanging="360"/>
                  </w:pPr>
                  <w:r w:rsidDel="00000000" w:rsidR="00000000" w:rsidRPr="00000000">
                    <w:rPr>
                      <w:rtl w:val="0"/>
                    </w:rPr>
                    <w:t xml:space="preserve">Use the alphabet to guide your thinking. For example, name a climate-related term for each letter (“A is for atmosphere, B is for biodiversity…”).</w:t>
                  </w:r>
                </w:p>
                <w:p w:rsidR="00000000" w:rsidDel="00000000" w:rsidP="00000000" w:rsidRDefault="00000000" w:rsidRPr="00000000" w14:paraId="00001800">
                  <w:pPr>
                    <w:numPr>
                      <w:ilvl w:val="1"/>
                      <w:numId w:val="304"/>
                    </w:numPr>
                    <w:spacing w:after="0" w:afterAutospacing="0" w:before="0" w:beforeAutospacing="0" w:lineRule="auto"/>
                    <w:ind w:left="2160" w:hanging="360"/>
                  </w:pPr>
                  <w:r w:rsidDel="00000000" w:rsidR="00000000" w:rsidRPr="00000000">
                    <w:rPr>
                      <w:rtl w:val="0"/>
                    </w:rPr>
                    <w:t xml:space="preserve">Play a mental game like imagining five items you’d pack for a sustainable camping trip and visualizing how you’d use each one</w:t>
                  </w:r>
                </w:p>
                <w:p w:rsidR="00000000" w:rsidDel="00000000" w:rsidP="00000000" w:rsidRDefault="00000000" w:rsidRPr="00000000" w14:paraId="00001801">
                  <w:pPr>
                    <w:numPr>
                      <w:ilvl w:val="0"/>
                      <w:numId w:val="304"/>
                    </w:numPr>
                    <w:ind w:left="720" w:hanging="360"/>
                    <w:rPr>
                      <w:b w:val="1"/>
                      <w:bCs w:val="1"/>
                    </w:rPr>
                  </w:pPr>
                  <w:r w:rsidDel="00000000" w:rsidR="00000000" w:rsidRPr="00000000">
                    <w:rPr>
                      <w:b w:val="1"/>
                      <w:bCs w:val="1"/>
                      <w:rtl w:val="0"/>
                    </w:rPr>
                    <w:t xml:space="preserve">Physical Grounding</w:t>
                  </w:r>
                </w:p>
                <w:p w:rsidR="00000000" w:rsidDel="00000000" w:rsidP="00000000" w:rsidRDefault="00000000" w:rsidRPr="00000000" w14:paraId="00001802">
                  <w:pPr>
                    <w:ind w:left="720" w:firstLine="0"/>
                    <w:rPr/>
                  </w:pPr>
                  <w:r w:rsidDel="00000000" w:rsidR="00000000" w:rsidRPr="00000000">
                    <w:rPr>
                      <w:rtl w:val="0"/>
                    </w:rPr>
                    <w:t xml:space="preserve">Using physical sensations or actions to connect with the present and reduce emotional intensity.</w:t>
                  </w:r>
                </w:p>
                <w:p w:rsidR="00000000" w:rsidDel="00000000" w:rsidP="00000000" w:rsidRDefault="00000000" w:rsidRPr="00000000" w14:paraId="00001803">
                  <w:pPr>
                    <w:numPr>
                      <w:ilvl w:val="0"/>
                      <w:numId w:val="304"/>
                    </w:numPr>
                    <w:ind w:left="1440" w:hanging="360"/>
                    <w:rPr>
                      <w:b w:val="1"/>
                      <w:bCs w:val="1"/>
                    </w:rPr>
                  </w:pPr>
                  <w:r w:rsidDel="00000000" w:rsidR="00000000" w:rsidRPr="00000000">
                    <w:rPr>
                      <w:b w:val="1"/>
                      <w:bCs w:val="1"/>
                      <w:rtl w:val="0"/>
                    </w:rPr>
                    <w:t xml:space="preserve">When to use</w:t>
                  </w:r>
                </w:p>
                <w:p w:rsidR="00000000" w:rsidDel="00000000" w:rsidP="00000000" w:rsidRDefault="00000000" w:rsidRPr="00000000" w14:paraId="00001804">
                  <w:pPr>
                    <w:ind w:left="1440" w:firstLine="0"/>
                    <w:rPr/>
                  </w:pPr>
                  <w:r w:rsidDel="00000000" w:rsidR="00000000" w:rsidRPr="00000000">
                    <w:rPr>
                      <w:rtl w:val="0"/>
                    </w:rPr>
                    <w:t xml:space="preserve">During high-stress moments, such as a panic attack or overwhelming fear.</w:t>
                  </w:r>
                </w:p>
                <w:p w:rsidR="00000000" w:rsidDel="00000000" w:rsidP="00000000" w:rsidRDefault="00000000" w:rsidRPr="00000000" w14:paraId="00001805">
                  <w:pPr>
                    <w:numPr>
                      <w:ilvl w:val="0"/>
                      <w:numId w:val="304"/>
                    </w:numPr>
                    <w:ind w:left="1440" w:hanging="360"/>
                    <w:rPr>
                      <w:b w:val="1"/>
                      <w:bCs w:val="1"/>
                    </w:rPr>
                  </w:pPr>
                  <w:r w:rsidDel="00000000" w:rsidR="00000000" w:rsidRPr="00000000">
                    <w:rPr>
                      <w:b w:val="1"/>
                      <w:bCs w:val="1"/>
                      <w:rtl w:val="0"/>
                    </w:rPr>
                    <w:t xml:space="preserve">How to do</w:t>
                  </w:r>
                </w:p>
                <w:p w:rsidR="00000000" w:rsidDel="00000000" w:rsidP="00000000" w:rsidRDefault="00000000" w:rsidRPr="00000000" w14:paraId="00001806">
                  <w:pPr>
                    <w:ind w:left="1440" w:firstLine="0"/>
                    <w:rPr/>
                  </w:pPr>
                  <w:r w:rsidDel="00000000" w:rsidR="00000000" w:rsidRPr="00000000">
                    <w:rPr>
                      <w:rtl w:val="0"/>
                    </w:rPr>
                    <w:t xml:space="preserve">Use your body and its sensations to </w:t>
                  </w:r>
                  <w:ins w:author="Sonya Jakubec" w:id="502" w:date="2025-12-03T04:02:18Z">
                    <w:r w:rsidDel="00000000" w:rsidR="00000000" w:rsidRPr="00000000">
                      <w:rPr>
                        <w:rtl w:val="0"/>
                      </w:rPr>
                      <w:t xml:space="preserve">shift distressing physical experiences and to </w:t>
                    </w:r>
                  </w:ins>
                  <w:r w:rsidDel="00000000" w:rsidR="00000000" w:rsidRPr="00000000">
                    <w:rPr>
                      <w:rtl w:val="0"/>
                    </w:rPr>
                    <w:t xml:space="preserve">reorient yourself to the present.</w:t>
                  </w:r>
                </w:p>
                <w:p w:rsidR="00000000" w:rsidDel="00000000" w:rsidP="00000000" w:rsidRDefault="00000000" w:rsidRPr="00000000" w14:paraId="00001807">
                  <w:pPr>
                    <w:numPr>
                      <w:ilvl w:val="0"/>
                      <w:numId w:val="304"/>
                    </w:numPr>
                    <w:spacing w:after="0" w:afterAutospacing="0" w:before="240" w:lineRule="auto"/>
                    <w:ind w:left="144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1808">
                  <w:pPr>
                    <w:numPr>
                      <w:ilvl w:val="1"/>
                      <w:numId w:val="304"/>
                    </w:numPr>
                    <w:spacing w:after="0" w:afterAutospacing="0" w:before="0" w:beforeAutospacing="0" w:lineRule="auto"/>
                    <w:ind w:left="2160" w:hanging="360"/>
                  </w:pPr>
                  <w:r w:rsidDel="00000000" w:rsidR="00000000" w:rsidRPr="00000000">
                    <w:rPr>
                      <w:rtl w:val="0"/>
                    </w:rPr>
                    <w:t xml:space="preserve">Plant both feet firmly on the ground. Press down and notice how solid the floor feels beneath you. Wiggle your toes and focus on their movements.</w:t>
                  </w:r>
                </w:p>
                <w:p w:rsidR="00000000" w:rsidDel="00000000" w:rsidP="00000000" w:rsidRDefault="00000000" w:rsidRPr="00000000" w14:paraId="00001809">
                  <w:pPr>
                    <w:numPr>
                      <w:ilvl w:val="1"/>
                      <w:numId w:val="304"/>
                    </w:numPr>
                    <w:spacing w:after="0" w:afterAutospacing="0" w:before="0" w:beforeAutospacing="0" w:lineRule="auto"/>
                    <w:ind w:left="2160" w:hanging="360"/>
                  </w:pPr>
                  <w:commentRangeStart w:id="315"/>
                  <w:r w:rsidDel="00000000" w:rsidR="00000000" w:rsidRPr="00000000">
                    <w:rPr>
                      <w:rtl w:val="0"/>
                    </w:rPr>
                    <w:t xml:space="preserve">Run cool water over your hands. Focus on the temperature, the sensation of water flowing over your skin, and how it feels as it drips off</w:t>
                  </w:r>
                  <w:commentRangeEnd w:id="315"/>
                  <w:r w:rsidDel="00000000" w:rsidR="00000000" w:rsidRPr="00000000">
                    <w:commentReference w:id="315"/>
                  </w:r>
                  <w:r w:rsidDel="00000000" w:rsidR="00000000" w:rsidRPr="00000000">
                    <w:rPr>
                      <w:rtl w:val="0"/>
                    </w:rPr>
                    <w:t xml:space="preserve">.</w:t>
                  </w:r>
                </w:p>
                <w:p w:rsidR="00000000" w:rsidDel="00000000" w:rsidP="00000000" w:rsidRDefault="00000000" w:rsidRPr="00000000" w14:paraId="0000180A">
                  <w:pPr>
                    <w:numPr>
                      <w:ilvl w:val="1"/>
                      <w:numId w:val="304"/>
                    </w:numPr>
                    <w:spacing w:after="0" w:afterAutospacing="0" w:before="0" w:beforeAutospacing="0" w:lineRule="auto"/>
                    <w:ind w:left="2160" w:hanging="360"/>
                  </w:pPr>
                  <w:r w:rsidDel="00000000" w:rsidR="00000000" w:rsidRPr="00000000">
                    <w:rPr>
                      <w:rtl w:val="0"/>
                    </w:rPr>
                    <w:t xml:space="preserve">Engage your muscles by clenching your fists for five seconds, then slowly releasing them. Do this with different muscle groups, such as your arms or legs.</w:t>
                  </w:r>
                </w:p>
                <w:p w:rsidR="00000000" w:rsidDel="00000000" w:rsidP="00000000" w:rsidRDefault="00000000" w:rsidRPr="00000000" w14:paraId="0000180B">
                  <w:pPr>
                    <w:numPr>
                      <w:ilvl w:val="1"/>
                      <w:numId w:val="304"/>
                    </w:numPr>
                    <w:spacing w:after="0" w:afterAutospacing="0" w:before="0" w:beforeAutospacing="0" w:lineRule="auto"/>
                    <w:ind w:left="2160" w:hanging="360"/>
                  </w:pPr>
                  <w:r w:rsidDel="00000000" w:rsidR="00000000" w:rsidRPr="00000000">
                    <w:rPr>
                      <w:rtl w:val="0"/>
                    </w:rPr>
                    <w:t xml:space="preserve">Carry a small object in your pocket, like a smooth stone or piece of fabric. Take it out and focus on its texture, weight, and feel whenever you feel anxious.</w:t>
                  </w:r>
                </w:p>
                <w:p w:rsidR="00000000" w:rsidDel="00000000" w:rsidP="00000000" w:rsidRDefault="00000000" w:rsidRPr="00000000" w14:paraId="0000180C">
                  <w:pPr>
                    <w:numPr>
                      <w:ilvl w:val="1"/>
                      <w:numId w:val="304"/>
                    </w:numPr>
                    <w:spacing w:after="0" w:afterAutospacing="0" w:before="0" w:beforeAutospacing="0" w:lineRule="auto"/>
                    <w:ind w:left="2160" w:hanging="360"/>
                  </w:pPr>
                  <w:r w:rsidDel="00000000" w:rsidR="00000000" w:rsidRPr="00000000">
                    <w:rPr>
                      <w:rtl w:val="0"/>
                    </w:rPr>
                    <w:t xml:space="preserve">Jump up and down or shake out your arms and legs to release excess energy. Notice how your body feels after the movement.</w:t>
                  </w:r>
                </w:p>
                <w:p w:rsidR="00000000" w:rsidDel="00000000" w:rsidP="00000000" w:rsidRDefault="00000000" w:rsidRPr="00000000" w14:paraId="0000180D">
                  <w:pPr>
                    <w:numPr>
                      <w:ilvl w:val="0"/>
                      <w:numId w:val="304"/>
                    </w:numPr>
                    <w:ind w:left="720" w:hanging="360"/>
                    <w:rPr>
                      <w:b w:val="1"/>
                      <w:bCs w:val="1"/>
                    </w:rPr>
                  </w:pPr>
                  <w:r w:rsidDel="00000000" w:rsidR="00000000" w:rsidRPr="00000000">
                    <w:rPr>
                      <w:b w:val="1"/>
                      <w:bCs w:val="1"/>
                      <w:rtl w:val="0"/>
                    </w:rPr>
                    <w:t xml:space="preserve">Visualization Grounding</w:t>
                  </w:r>
                </w:p>
                <w:p w:rsidR="00000000" w:rsidDel="00000000" w:rsidP="00000000" w:rsidRDefault="00000000" w:rsidRPr="00000000" w14:paraId="0000180E">
                  <w:pPr>
                    <w:ind w:left="720" w:firstLine="0"/>
                    <w:rPr/>
                  </w:pPr>
                  <w:r w:rsidDel="00000000" w:rsidR="00000000" w:rsidRPr="00000000">
                    <w:rPr>
                      <w:rtl w:val="0"/>
                    </w:rPr>
                    <w:t xml:space="preserve">Imagining a safe, peaceful place to create a mental refuge from distressing emotions.</w:t>
                  </w:r>
                </w:p>
                <w:p w:rsidR="00000000" w:rsidDel="00000000" w:rsidP="00000000" w:rsidRDefault="00000000" w:rsidRPr="00000000" w14:paraId="0000180F">
                  <w:pPr>
                    <w:numPr>
                      <w:ilvl w:val="0"/>
                      <w:numId w:val="304"/>
                    </w:numPr>
                    <w:ind w:left="1440" w:hanging="360"/>
                    <w:rPr>
                      <w:b w:val="1"/>
                      <w:bCs w:val="1"/>
                    </w:rPr>
                  </w:pPr>
                  <w:r w:rsidDel="00000000" w:rsidR="00000000" w:rsidRPr="00000000">
                    <w:rPr>
                      <w:b w:val="1"/>
                      <w:bCs w:val="1"/>
                      <w:rtl w:val="0"/>
                    </w:rPr>
                    <w:t xml:space="preserve">When to use</w:t>
                  </w:r>
                </w:p>
                <w:p w:rsidR="00000000" w:rsidDel="00000000" w:rsidP="00000000" w:rsidRDefault="00000000" w:rsidRPr="00000000" w14:paraId="00001810">
                  <w:pPr>
                    <w:ind w:left="1440" w:firstLine="0"/>
                    <w:rPr/>
                  </w:pPr>
                  <w:r w:rsidDel="00000000" w:rsidR="00000000" w:rsidRPr="00000000">
                    <w:rPr>
                      <w:rtl w:val="0"/>
                    </w:rPr>
                    <w:t xml:space="preserve">When you need a mental escape from overwhelming climate distress.</w:t>
                  </w:r>
                </w:p>
                <w:p w:rsidR="00000000" w:rsidDel="00000000" w:rsidP="00000000" w:rsidRDefault="00000000" w:rsidRPr="00000000" w14:paraId="00001811">
                  <w:pPr>
                    <w:numPr>
                      <w:ilvl w:val="0"/>
                      <w:numId w:val="304"/>
                    </w:numPr>
                    <w:ind w:left="1440" w:hanging="360"/>
                    <w:rPr>
                      <w:b w:val="1"/>
                      <w:bCs w:val="1"/>
                    </w:rPr>
                  </w:pPr>
                  <w:r w:rsidDel="00000000" w:rsidR="00000000" w:rsidRPr="00000000">
                    <w:rPr>
                      <w:b w:val="1"/>
                      <w:bCs w:val="1"/>
                      <w:rtl w:val="0"/>
                    </w:rPr>
                    <w:t xml:space="preserve">How to do</w:t>
                  </w:r>
                </w:p>
                <w:p w:rsidR="00000000" w:rsidDel="00000000" w:rsidP="00000000" w:rsidRDefault="00000000" w:rsidRPr="00000000" w14:paraId="00001812">
                  <w:pPr>
                    <w:ind w:left="1440" w:firstLine="0"/>
                    <w:rPr/>
                  </w:pPr>
                  <w:r w:rsidDel="00000000" w:rsidR="00000000" w:rsidRPr="00000000">
                    <w:rPr>
                      <w:rtl w:val="0"/>
                    </w:rPr>
                    <w:t xml:space="preserve">Close your eyes and vividly imagine a relaxing scene, engaging all your senses.</w:t>
                  </w:r>
                </w:p>
                <w:p w:rsidR="00000000" w:rsidDel="00000000" w:rsidP="00000000" w:rsidRDefault="00000000" w:rsidRPr="00000000" w14:paraId="00001813">
                  <w:pPr>
                    <w:numPr>
                      <w:ilvl w:val="0"/>
                      <w:numId w:val="304"/>
                    </w:numPr>
                    <w:spacing w:after="0" w:afterAutospacing="0" w:before="240" w:lineRule="auto"/>
                    <w:ind w:left="1440" w:hanging="360"/>
                    <w:rPr>
                      <w:b w:val="1"/>
                      <w:bCs w:val="1"/>
                    </w:rPr>
                  </w:pPr>
                  <w:commentRangeStart w:id="316"/>
                  <w:r w:rsidDel="00000000" w:rsidR="00000000" w:rsidRPr="00000000">
                    <w:rPr>
                      <w:b w:val="1"/>
                      <w:bCs w:val="1"/>
                      <w:rtl w:val="0"/>
                    </w:rPr>
                    <w:t xml:space="preserve">Examples</w:t>
                  </w:r>
                  <w:commentRangeEnd w:id="316"/>
                  <w:r w:rsidDel="00000000" w:rsidR="00000000" w:rsidRPr="00000000">
                    <w:commentReference w:id="316"/>
                  </w:r>
                  <w:r w:rsidDel="00000000" w:rsidR="00000000" w:rsidRPr="00000000">
                    <w:rPr>
                      <w:b w:val="1"/>
                      <w:bCs w:val="1"/>
                      <w:rtl w:val="0"/>
                    </w:rPr>
                    <w:t xml:space="preserve">:</w:t>
                  </w:r>
                </w:p>
                <w:p w:rsidR="00000000" w:rsidDel="00000000" w:rsidP="00000000" w:rsidRDefault="00000000" w:rsidRPr="00000000" w14:paraId="00001814">
                  <w:pPr>
                    <w:numPr>
                      <w:ilvl w:val="1"/>
                      <w:numId w:val="304"/>
                    </w:numPr>
                    <w:spacing w:after="0" w:afterAutospacing="0" w:before="0" w:beforeAutospacing="0" w:lineRule="auto"/>
                    <w:ind w:left="2160" w:hanging="360"/>
                  </w:pPr>
                  <w:r w:rsidDel="00000000" w:rsidR="00000000" w:rsidRPr="00000000">
                    <w:rPr>
                      <w:rtl w:val="0"/>
                    </w:rPr>
                    <w:t xml:space="preserve">Picture yourself in a forest. Imagine the scent of pine trees, the soft crunch of leaves underfoot, and the way sunlight filters through the branches. Hear birds chirping in the distance and feel a gentle breeze on your face.</w:t>
                  </w:r>
                </w:p>
                <w:p w:rsidR="00000000" w:rsidDel="00000000" w:rsidP="00000000" w:rsidRDefault="00000000" w:rsidRPr="00000000" w14:paraId="00001815">
                  <w:pPr>
                    <w:numPr>
                      <w:ilvl w:val="1"/>
                      <w:numId w:val="304"/>
                    </w:numPr>
                    <w:spacing w:after="0" w:afterAutospacing="0" w:before="0" w:beforeAutospacing="0" w:lineRule="auto"/>
                    <w:ind w:left="2160" w:hanging="360"/>
                  </w:pPr>
                  <w:r w:rsidDel="00000000" w:rsidR="00000000" w:rsidRPr="00000000">
                    <w:rPr>
                      <w:rtl w:val="0"/>
                    </w:rPr>
                    <w:t xml:space="preserve">Envision sitting by a calm lake. Picture the still water reflecting the sky, hear the gentle lapping of small waves, and feel the coolness of the water as you dip your hand in.</w:t>
                  </w:r>
                </w:p>
                <w:p w:rsidR="00000000" w:rsidDel="00000000" w:rsidP="00000000" w:rsidRDefault="00000000" w:rsidRPr="00000000" w14:paraId="00001816">
                  <w:pPr>
                    <w:numPr>
                      <w:ilvl w:val="1"/>
                      <w:numId w:val="304"/>
                    </w:numPr>
                    <w:spacing w:after="0" w:afterAutospacing="0" w:before="0" w:beforeAutospacing="0" w:lineRule="auto"/>
                    <w:ind w:left="2160" w:hanging="360"/>
                  </w:pPr>
                  <w:r w:rsidDel="00000000" w:rsidR="00000000" w:rsidRPr="00000000">
                    <w:rPr>
                      <w:rtl w:val="0"/>
                    </w:rPr>
                    <w:t xml:space="preserve">Imagine a cozy cabin on a snowy evening. Visualize yourself sitting by a fire, wrapped in a warm blanket. Hear the crackle of the fire, smell the wood smoke, and feel the warmth against your skin.</w:t>
                  </w:r>
                </w:p>
                <w:p w:rsidR="00000000" w:rsidDel="00000000" w:rsidP="00000000" w:rsidRDefault="00000000" w:rsidRPr="00000000" w14:paraId="00001817">
                  <w:pPr>
                    <w:numPr>
                      <w:ilvl w:val="1"/>
                      <w:numId w:val="304"/>
                    </w:numPr>
                    <w:spacing w:after="0" w:afterAutospacing="0" w:before="0" w:beforeAutospacing="0" w:lineRule="auto"/>
                    <w:ind w:left="2160" w:hanging="360"/>
                  </w:pPr>
                  <w:r w:rsidDel="00000000" w:rsidR="00000000" w:rsidRPr="00000000">
                    <w:rPr>
                      <w:rtl w:val="0"/>
                    </w:rPr>
                    <w:t xml:space="preserve">Picture yourself walking on a beach at sunrise. Feel the cool, damp sand under your feet, watch the pink and orange hues of the sky, and hear the gentle sound of waves.</w:t>
                  </w:r>
                </w:p>
                <w:p w:rsidR="00000000" w:rsidDel="00000000" w:rsidP="00000000" w:rsidRDefault="00000000" w:rsidRPr="00000000" w14:paraId="00001818">
                  <w:pPr>
                    <w:numPr>
                      <w:ilvl w:val="1"/>
                      <w:numId w:val="304"/>
                    </w:numPr>
                    <w:spacing w:after="240" w:before="0" w:beforeAutospacing="0" w:lineRule="auto"/>
                    <w:ind w:left="2160" w:hanging="360"/>
                  </w:pPr>
                  <w:r w:rsidDel="00000000" w:rsidR="00000000" w:rsidRPr="00000000">
                    <w:rPr>
                      <w:rtl w:val="0"/>
                    </w:rPr>
                    <w:t xml:space="preserve">Visualize yourself in a garden full of flowers. See the vibrant colors, smell the fragrance of blooming roses, and feel the soft petals as you brush your hand against them.</w:t>
                  </w:r>
                  <w:r w:rsidDel="00000000" w:rsidR="00000000" w:rsidRPr="00000000">
                    <w:rPr>
                      <w:rtl w:val="0"/>
                    </w:rPr>
                  </w:r>
                </w:p>
                <w:p w:rsidR="00000000" w:rsidDel="00000000" w:rsidP="00000000" w:rsidRDefault="00000000" w:rsidRPr="00000000" w14:paraId="00001819">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181A">
            <w:pPr>
              <w:spacing w:after="240" w:before="240" w:lineRule="auto"/>
              <w:rPr/>
            </w:pPr>
            <w:r w:rsidDel="00000000" w:rsidR="00000000" w:rsidRPr="00000000">
              <w:rPr>
                <w:rtl w:val="0"/>
              </w:rPr>
            </w:r>
          </w:p>
          <w:p w:rsidR="00000000" w:rsidDel="00000000" w:rsidP="00000000" w:rsidRDefault="00000000" w:rsidRPr="00000000" w14:paraId="0000181B">
            <w:pPr>
              <w:spacing w:after="240" w:before="240" w:lineRule="auto"/>
              <w:rPr>
                <w:b w:val="1"/>
                <w:bCs w:val="1"/>
              </w:rPr>
            </w:pPr>
            <w:r w:rsidDel="00000000" w:rsidR="00000000" w:rsidRPr="00000000">
              <w:rPr>
                <w:rtl w:val="0"/>
              </w:rPr>
            </w:r>
          </w:p>
          <w:tbl>
            <w:tblPr>
              <w:tblStyle w:val="Table176"/>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81C">
                  <w:pPr>
                    <w:spacing w:after="240" w:before="240" w:lineRule="auto"/>
                    <w:rPr>
                      <w:b w:val="1"/>
                      <w:bCs w:val="1"/>
                    </w:rPr>
                  </w:pPr>
                  <w:r w:rsidDel="00000000" w:rsidR="00000000" w:rsidRPr="00000000">
                    <w:rPr>
                      <w:b w:val="1"/>
                      <w:bCs w:val="1"/>
                      <w:rtl w:val="0"/>
                    </w:rPr>
                    <w:t xml:space="preserve">Watch </w:t>
                  </w:r>
                </w:p>
                <w:p w:rsidR="00000000" w:rsidDel="00000000" w:rsidP="00000000" w:rsidRDefault="00000000" w:rsidRPr="00000000" w14:paraId="0000181D">
                  <w:pPr>
                    <w:spacing w:after="240" w:before="240" w:lineRule="auto"/>
                    <w:rPr>
                      <w:b w:val="1"/>
                      <w:bCs w:val="1"/>
                    </w:rPr>
                  </w:pPr>
                  <w:hyperlink r:id="rId739">
                    <w:r w:rsidDel="00000000" w:rsidR="00000000" w:rsidRPr="00000000">
                      <w:rPr>
                        <w:color w:val="1155cc"/>
                        <w:u w:val="single"/>
                        <w:rtl w:val="0"/>
                      </w:rPr>
                      <w:t xml:space="preserve">Click here</w:t>
                    </w:r>
                  </w:hyperlink>
                  <w:r w:rsidDel="00000000" w:rsidR="00000000" w:rsidRPr="00000000">
                    <w:rPr>
                      <w:rtl w:val="0"/>
                    </w:rPr>
                    <w:t xml:space="preserve"> to watch YouTube video </w:t>
                  </w:r>
                  <w:r w:rsidDel="00000000" w:rsidR="00000000" w:rsidRPr="00000000">
                    <w:rPr>
                      <w:b w:val="1"/>
                      <w:bCs w:val="1"/>
                      <w:rtl w:val="0"/>
                    </w:rPr>
                    <w:t xml:space="preserve">Yoga Nidra: A Deep Earth Immersion (Meditation Film)</w:t>
                  </w:r>
                  <w:r w:rsidDel="00000000" w:rsidR="00000000" w:rsidRPr="00000000">
                    <w:rPr>
                      <w:rtl w:val="0"/>
                    </w:rPr>
                    <w:t xml:space="preserve"> (The Resilient Activist) which uses some of the grounding and presencing techniques noted in this module. (48.37) </w:t>
                  </w:r>
                  <w:commentRangeStart w:id="317"/>
                  <w:r w:rsidDel="00000000" w:rsidR="00000000" w:rsidRPr="00000000">
                    <w:rPr>
                      <w:rtl w:val="0"/>
                    </w:rPr>
                  </w:r>
                </w:p>
              </w:tc>
            </w:tr>
          </w:tbl>
          <w:p w:rsidR="00000000" w:rsidDel="00000000" w:rsidP="00000000" w:rsidRDefault="00000000" w:rsidRPr="00000000" w14:paraId="0000181E">
            <w:pPr>
              <w:spacing w:after="240" w:before="240" w:lineRule="auto"/>
              <w:rPr/>
            </w:pPr>
            <w:commentRangeEnd w:id="317"/>
            <w:r w:rsidDel="00000000" w:rsidR="00000000" w:rsidRPr="00000000">
              <w:commentReference w:id="317"/>
            </w:r>
            <w:r w:rsidDel="00000000" w:rsidR="00000000" w:rsidRPr="00000000">
              <w:rPr>
                <w:rtl w:val="0"/>
              </w:rPr>
            </w:r>
          </w:p>
          <w:tbl>
            <w:tblPr>
              <w:tblStyle w:val="Table177"/>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81F">
                  <w:pPr>
                    <w:pStyle w:val="Heading2"/>
                    <w:spacing w:after="240" w:before="240" w:lineRule="auto"/>
                    <w:rPr/>
                  </w:pPr>
                  <w:bookmarkStart w:colFirst="0" w:colLast="0" w:name="_jp9kqsiwbcbb" w:id="358"/>
                  <w:bookmarkEnd w:id="358"/>
                  <w:r w:rsidDel="00000000" w:rsidR="00000000" w:rsidRPr="00000000">
                    <w:rPr>
                      <w:rtl w:val="0"/>
                    </w:rPr>
                    <w:t xml:space="preserve">Looking for ways to help people navigate their emotions?</w:t>
                  </w:r>
                </w:p>
                <w:p w:rsidR="00000000" w:rsidDel="00000000" w:rsidP="00000000" w:rsidRDefault="00000000" w:rsidRPr="00000000" w14:paraId="00001820">
                  <w:pPr>
                    <w:spacing w:after="240" w:before="240" w:lineRule="auto"/>
                    <w:rPr/>
                  </w:pPr>
                  <w:r w:rsidDel="00000000" w:rsidR="00000000" w:rsidRPr="00000000">
                    <w:rPr>
                      <w:rtl w:val="0"/>
                    </w:rPr>
                    <w:t xml:space="preserve">Check out our Grounding and Presencing Techniques Directory—a practical, compassionate toolkit designed to help you and your community find calm, clarity, and connection. In this guide we identify common grounding and presencing activities and provide quick step-by-step instructions on how to facilitate them. </w:t>
                  </w:r>
                  <w:hyperlink r:id="rId740">
                    <w:r w:rsidDel="00000000" w:rsidR="00000000" w:rsidRPr="00000000">
                      <w:rPr>
                        <w:color w:val="1155cc"/>
                        <w:u w:val="single"/>
                        <w:rtl w:val="0"/>
                      </w:rPr>
                      <w:t xml:space="preserve">Explore the Directory ➜</w:t>
                    </w:r>
                  </w:hyperlink>
                  <w:r w:rsidDel="00000000" w:rsidR="00000000" w:rsidRPr="00000000">
                    <w:rPr>
                      <w:rtl w:val="0"/>
                    </w:rPr>
                  </w:r>
                </w:p>
              </w:tc>
            </w:tr>
          </w:tbl>
          <w:p w:rsidR="00000000" w:rsidDel="00000000" w:rsidP="00000000" w:rsidRDefault="00000000" w:rsidRPr="00000000" w14:paraId="00001821">
            <w:pPr>
              <w:spacing w:after="240" w:before="240" w:lineRule="auto"/>
              <w:rPr/>
            </w:pPr>
            <w:r w:rsidDel="00000000" w:rsidR="00000000" w:rsidRPr="00000000">
              <w:rPr>
                <w:rtl w:val="0"/>
              </w:rPr>
            </w:r>
          </w:p>
          <w:p w:rsidR="00000000" w:rsidDel="00000000" w:rsidP="00000000" w:rsidRDefault="00000000" w:rsidRPr="00000000" w14:paraId="00001822">
            <w:pPr>
              <w:spacing w:after="240" w:before="240" w:lineRule="auto"/>
              <w:rPr/>
            </w:pPr>
            <w:r w:rsidDel="00000000" w:rsidR="00000000" w:rsidRPr="00000000">
              <w:rPr>
                <w:rtl w:val="0"/>
              </w:rPr>
            </w:r>
          </w:p>
          <w:tbl>
            <w:tblPr>
              <w:tblStyle w:val="Table178"/>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823">
                  <w:pPr>
                    <w:pStyle w:val="Heading2"/>
                    <w:spacing w:after="240" w:before="240" w:lineRule="auto"/>
                    <w:rPr/>
                  </w:pPr>
                  <w:bookmarkStart w:colFirst="0" w:colLast="0" w:name="_1zkb11kvugjz" w:id="359"/>
                  <w:bookmarkEnd w:id="359"/>
                  <w:r w:rsidDel="00000000" w:rsidR="00000000" w:rsidRPr="00000000">
                    <w:rPr>
                      <w:rtl w:val="0"/>
                    </w:rPr>
                    <w:t xml:space="preserve">Presencing Practices</w:t>
                  </w:r>
                </w:p>
                <w:p w:rsidR="00000000" w:rsidDel="00000000" w:rsidP="00000000" w:rsidRDefault="00000000" w:rsidRPr="00000000" w14:paraId="00001824">
                  <w:pPr>
                    <w:spacing w:after="240" w:before="240" w:lineRule="auto"/>
                    <w:rPr/>
                  </w:pPr>
                  <w:r w:rsidDel="00000000" w:rsidR="00000000" w:rsidRPr="00000000">
                    <w:rPr>
                      <w:rtl w:val="0"/>
                    </w:rPr>
                    <w:t xml:space="preserve">Presencing involves cultivating a deep awareness of the present moment with an attitude of acceptance and non-judgment. While it shares similarities with mindfulness, presencing places a stronger emphasis on the relational and embodied aspects of being present. This approach helps individuals connect more fully with their current experiences and emotions, fostering emotional regulation and resilience. Examples of presencing practices include body scans, which bring awareness to physical sensations throughout the body, and breath awareness, where individuals observe the flow of their breath in and out. Radical acceptance, another presencing technique, involves acknowledging emotions or situations without resistance or judgment. These practices reduce avoidance behaviors, allowing individuals to face their emotions safely and process them constructively.</w:t>
                  </w:r>
                </w:p>
                <w:p w:rsidR="00000000" w:rsidDel="00000000" w:rsidP="00000000" w:rsidRDefault="00000000" w:rsidRPr="00000000" w14:paraId="00001825">
                  <w:pPr>
                    <w:spacing w:after="240" w:before="240" w:lineRule="auto"/>
                    <w:rPr/>
                  </w:pPr>
                  <w:r w:rsidDel="00000000" w:rsidR="00000000" w:rsidRPr="00000000">
                    <w:rPr>
                      <w:rtl w:val="0"/>
                    </w:rPr>
                    <w:t xml:space="preserve">Presencing is grounded in several theories. Acceptance and Commitment Therapy (ACT), developed by Steven Hayes, aligns with presencing by focusing on accepting difficult emotions while committing to values-driven actions. Embodiment Theory emphasizes the connection between bodily awareness and emotional regulation, supporting the effectiveness of presencing practices. Additionally, Emotion-Focused Therapy (EFT), pioneered by Leslie Greenberg, utilizes presencing to help individuals access and process core emotions, leading to emotional integration and healing.</w:t>
                  </w:r>
                </w:p>
                <w:p w:rsidR="00000000" w:rsidDel="00000000" w:rsidP="00000000" w:rsidRDefault="00000000" w:rsidRPr="00000000" w14:paraId="00001826">
                  <w:pPr>
                    <w:spacing w:after="240" w:before="240" w:lineRule="auto"/>
                    <w:rPr>
                      <w:u w:val="single"/>
                    </w:rPr>
                  </w:pPr>
                  <w:r w:rsidDel="00000000" w:rsidR="00000000" w:rsidRPr="00000000">
                    <w:rPr>
                      <w:u w:val="single"/>
                      <w:rtl w:val="0"/>
                    </w:rPr>
                    <w:t xml:space="preserve">Below are some example practices and techniques. See which of these works best for you!</w:t>
                  </w:r>
                </w:p>
                <w:p w:rsidR="00000000" w:rsidDel="00000000" w:rsidP="00000000" w:rsidRDefault="00000000" w:rsidRPr="00000000" w14:paraId="00001827">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828">
                  <w:pPr>
                    <w:numPr>
                      <w:ilvl w:val="0"/>
                      <w:numId w:val="193"/>
                    </w:numPr>
                    <w:ind w:left="720" w:hanging="360"/>
                    <w:rPr>
                      <w:b w:val="1"/>
                      <w:bCs w:val="1"/>
                    </w:rPr>
                  </w:pPr>
                  <w:r w:rsidDel="00000000" w:rsidR="00000000" w:rsidRPr="00000000">
                    <w:rPr>
                      <w:b w:val="1"/>
                      <w:bCs w:val="1"/>
                      <w:u w:val="single"/>
                      <w:rtl w:val="0"/>
                    </w:rPr>
                    <w:t xml:space="preserve">Body Scans</w:t>
                  </w:r>
                </w:p>
                <w:p w:rsidR="00000000" w:rsidDel="00000000" w:rsidP="00000000" w:rsidRDefault="00000000" w:rsidRPr="00000000" w14:paraId="00001829">
                  <w:pPr>
                    <w:ind w:left="720" w:firstLine="0"/>
                    <w:rPr/>
                  </w:pPr>
                  <w:r w:rsidDel="00000000" w:rsidR="00000000" w:rsidRPr="00000000">
                    <w:rPr>
                      <w:rtl w:val="0"/>
                    </w:rPr>
                    <w:t xml:space="preserve">A mindfulness technique that involves bringing awareness to sensations throughout your body.</w:t>
                  </w:r>
                </w:p>
                <w:p w:rsidR="00000000" w:rsidDel="00000000" w:rsidP="00000000" w:rsidRDefault="00000000" w:rsidRPr="00000000" w14:paraId="0000182A">
                  <w:pPr>
                    <w:numPr>
                      <w:ilvl w:val="1"/>
                      <w:numId w:val="193"/>
                    </w:numPr>
                    <w:ind w:left="1440" w:hanging="360"/>
                    <w:rPr>
                      <w:b w:val="1"/>
                      <w:bCs w:val="1"/>
                    </w:rPr>
                  </w:pPr>
                  <w:r w:rsidDel="00000000" w:rsidR="00000000" w:rsidRPr="00000000">
                    <w:rPr>
                      <w:b w:val="1"/>
                      <w:bCs w:val="1"/>
                      <w:rtl w:val="0"/>
                    </w:rPr>
                    <w:t xml:space="preserve">When to use</w:t>
                  </w:r>
                </w:p>
                <w:p w:rsidR="00000000" w:rsidDel="00000000" w:rsidP="00000000" w:rsidRDefault="00000000" w:rsidRPr="00000000" w14:paraId="0000182B">
                  <w:pPr>
                    <w:ind w:left="1440" w:firstLine="0"/>
                    <w:rPr/>
                  </w:pPr>
                  <w:r w:rsidDel="00000000" w:rsidR="00000000" w:rsidRPr="00000000">
                    <w:rPr>
                      <w:rtl w:val="0"/>
                    </w:rPr>
                    <w:t xml:space="preserve">When tension or stress manifests physically due to climate-related worries.</w:t>
                  </w:r>
                </w:p>
                <w:p w:rsidR="00000000" w:rsidDel="00000000" w:rsidP="00000000" w:rsidRDefault="00000000" w:rsidRPr="00000000" w14:paraId="0000182C">
                  <w:pPr>
                    <w:ind w:left="720" w:firstLine="0"/>
                    <w:rPr/>
                  </w:pPr>
                  <w:r w:rsidDel="00000000" w:rsidR="00000000" w:rsidRPr="00000000">
                    <w:rPr>
                      <w:rtl w:val="0"/>
                    </w:rPr>
                  </w:r>
                </w:p>
                <w:p w:rsidR="00000000" w:rsidDel="00000000" w:rsidP="00000000" w:rsidRDefault="00000000" w:rsidRPr="00000000" w14:paraId="0000182D">
                  <w:pPr>
                    <w:numPr>
                      <w:ilvl w:val="1"/>
                      <w:numId w:val="193"/>
                    </w:numPr>
                    <w:ind w:left="1440" w:hanging="360"/>
                    <w:rPr>
                      <w:b w:val="1"/>
                      <w:bCs w:val="1"/>
                    </w:rPr>
                  </w:pPr>
                  <w:r w:rsidDel="00000000" w:rsidR="00000000" w:rsidRPr="00000000">
                    <w:rPr>
                      <w:b w:val="1"/>
                      <w:bCs w:val="1"/>
                      <w:rtl w:val="0"/>
                    </w:rPr>
                    <w:t xml:space="preserve">How to do</w:t>
                  </w:r>
                </w:p>
                <w:p w:rsidR="00000000" w:rsidDel="00000000" w:rsidP="00000000" w:rsidRDefault="00000000" w:rsidRPr="00000000" w14:paraId="0000182E">
                  <w:pPr>
                    <w:ind w:left="1440" w:firstLine="0"/>
                    <w:rPr/>
                  </w:pPr>
                  <w:r w:rsidDel="00000000" w:rsidR="00000000" w:rsidRPr="00000000">
                    <w:rPr>
                      <w:rtl w:val="0"/>
                    </w:rPr>
                    <w:t xml:space="preserve">Move your attention systematically through different parts of your body, noticing sensations without judgment.</w:t>
                  </w:r>
                </w:p>
                <w:p w:rsidR="00000000" w:rsidDel="00000000" w:rsidP="00000000" w:rsidRDefault="00000000" w:rsidRPr="00000000" w14:paraId="0000182F">
                  <w:pPr>
                    <w:numPr>
                      <w:ilvl w:val="1"/>
                      <w:numId w:val="193"/>
                    </w:numPr>
                    <w:spacing w:after="0" w:afterAutospacing="0" w:before="240" w:lineRule="auto"/>
                    <w:ind w:left="144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1830">
                  <w:pPr>
                    <w:numPr>
                      <w:ilvl w:val="2"/>
                      <w:numId w:val="193"/>
                    </w:numPr>
                    <w:spacing w:after="0" w:afterAutospacing="0" w:before="0" w:beforeAutospacing="0" w:lineRule="auto"/>
                    <w:ind w:left="2160" w:hanging="360"/>
                  </w:pPr>
                  <w:r w:rsidDel="00000000" w:rsidR="00000000" w:rsidRPr="00000000">
                    <w:rPr>
                      <w:rtl w:val="0"/>
                    </w:rPr>
                    <w:t xml:space="preserve">Sit or lie down in a quiet place. Close your eyes and take a deep breath. Focus on the top of your head, noticing any tension or sensation. Gradually shift your attention to your face, neck, shoulders, and down your body to your toes.</w:t>
                  </w:r>
                </w:p>
                <w:p w:rsidR="00000000" w:rsidDel="00000000" w:rsidP="00000000" w:rsidRDefault="00000000" w:rsidRPr="00000000" w14:paraId="00001831">
                  <w:pPr>
                    <w:numPr>
                      <w:ilvl w:val="2"/>
                      <w:numId w:val="193"/>
                    </w:numPr>
                    <w:spacing w:after="0" w:afterAutospacing="0" w:before="0" w:beforeAutospacing="0" w:lineRule="auto"/>
                    <w:ind w:left="2160" w:hanging="360"/>
                  </w:pPr>
                  <w:r w:rsidDel="00000000" w:rsidR="00000000" w:rsidRPr="00000000">
                    <w:rPr>
                      <w:rtl w:val="0"/>
                    </w:rPr>
                    <w:t xml:space="preserve">Notice areas where you feel tightness or discomfort, like clenched shoulders or a tense jaw. As you identify these areas, take a deep breath and imagine the tension softening with each exhale.</w:t>
                  </w:r>
                </w:p>
                <w:p w:rsidR="00000000" w:rsidDel="00000000" w:rsidP="00000000" w:rsidRDefault="00000000" w:rsidRPr="00000000" w14:paraId="00001832">
                  <w:pPr>
                    <w:numPr>
                      <w:ilvl w:val="2"/>
                      <w:numId w:val="193"/>
                    </w:numPr>
                    <w:spacing w:after="0" w:afterAutospacing="0" w:before="0" w:beforeAutospacing="0" w:lineRule="auto"/>
                    <w:ind w:left="2160" w:hanging="360"/>
                  </w:pPr>
                  <w:r w:rsidDel="00000000" w:rsidR="00000000" w:rsidRPr="00000000">
                    <w:rPr>
                      <w:rtl w:val="0"/>
                    </w:rPr>
                    <w:t xml:space="preserve">Pay attention to any neutral or pleasant sensations, such as the feel of a soft blanket on your skin or the rhythm of your breathing.</w:t>
                    <w:br w:type="textWrapping"/>
                  </w:r>
                </w:p>
                <w:p w:rsidR="00000000" w:rsidDel="00000000" w:rsidP="00000000" w:rsidRDefault="00000000" w:rsidRPr="00000000" w14:paraId="00001833">
                  <w:pPr>
                    <w:numPr>
                      <w:ilvl w:val="0"/>
                      <w:numId w:val="193"/>
                    </w:numPr>
                    <w:ind w:left="720" w:hanging="360"/>
                    <w:rPr>
                      <w:b w:val="1"/>
                      <w:bCs w:val="1"/>
                    </w:rPr>
                  </w:pPr>
                  <w:r w:rsidDel="00000000" w:rsidR="00000000" w:rsidRPr="00000000">
                    <w:rPr>
                      <w:b w:val="1"/>
                      <w:bCs w:val="1"/>
                      <w:u w:val="single"/>
                      <w:rtl w:val="0"/>
                    </w:rPr>
                    <w:t xml:space="preserve">Breath Awareness</w:t>
                  </w:r>
                </w:p>
                <w:p w:rsidR="00000000" w:rsidDel="00000000" w:rsidP="00000000" w:rsidRDefault="00000000" w:rsidRPr="00000000" w14:paraId="00001834">
                  <w:pPr>
                    <w:ind w:left="720" w:firstLine="0"/>
                    <w:rPr/>
                  </w:pPr>
                  <w:r w:rsidDel="00000000" w:rsidR="00000000" w:rsidRPr="00000000">
                    <w:rPr>
                      <w:rtl w:val="0"/>
                    </w:rPr>
                    <w:t xml:space="preserve">A mindfulness practice that centers on observing the rhythm and flow of your breath.</w:t>
                  </w:r>
                </w:p>
                <w:p w:rsidR="00000000" w:rsidDel="00000000" w:rsidP="00000000" w:rsidRDefault="00000000" w:rsidRPr="00000000" w14:paraId="00001835">
                  <w:pPr>
                    <w:numPr>
                      <w:ilvl w:val="1"/>
                      <w:numId w:val="193"/>
                    </w:numPr>
                    <w:ind w:left="1440" w:hanging="360"/>
                    <w:rPr>
                      <w:b w:val="1"/>
                      <w:bCs w:val="1"/>
                    </w:rPr>
                  </w:pPr>
                  <w:r w:rsidDel="00000000" w:rsidR="00000000" w:rsidRPr="00000000">
                    <w:rPr>
                      <w:b w:val="1"/>
                      <w:bCs w:val="1"/>
                      <w:rtl w:val="0"/>
                    </w:rPr>
                    <w:t xml:space="preserve">When to use</w:t>
                  </w:r>
                </w:p>
                <w:p w:rsidR="00000000" w:rsidDel="00000000" w:rsidP="00000000" w:rsidRDefault="00000000" w:rsidRPr="00000000" w14:paraId="00001836">
                  <w:pPr>
                    <w:ind w:left="1440" w:firstLine="0"/>
                    <w:rPr/>
                  </w:pPr>
                  <w:r w:rsidDel="00000000" w:rsidR="00000000" w:rsidRPr="00000000">
                    <w:rPr>
                      <w:rtl w:val="0"/>
                    </w:rPr>
                    <w:t xml:space="preserve">During moments of anxiety or heightened emotional distress.</w:t>
                  </w:r>
                </w:p>
                <w:p w:rsidR="00000000" w:rsidDel="00000000" w:rsidP="00000000" w:rsidRDefault="00000000" w:rsidRPr="00000000" w14:paraId="00001837">
                  <w:pPr>
                    <w:numPr>
                      <w:ilvl w:val="1"/>
                      <w:numId w:val="193"/>
                    </w:numPr>
                    <w:ind w:left="1440" w:hanging="360"/>
                    <w:rPr>
                      <w:b w:val="1"/>
                      <w:bCs w:val="1"/>
                    </w:rPr>
                  </w:pPr>
                  <w:r w:rsidDel="00000000" w:rsidR="00000000" w:rsidRPr="00000000">
                    <w:rPr>
                      <w:b w:val="1"/>
                      <w:bCs w:val="1"/>
                      <w:rtl w:val="0"/>
                    </w:rPr>
                    <w:t xml:space="preserve">How to do</w:t>
                  </w:r>
                </w:p>
                <w:p w:rsidR="00000000" w:rsidDel="00000000" w:rsidP="00000000" w:rsidRDefault="00000000" w:rsidRPr="00000000" w14:paraId="00001838">
                  <w:pPr>
                    <w:ind w:left="1440" w:firstLine="0"/>
                    <w:rPr/>
                  </w:pPr>
                  <w:r w:rsidDel="00000000" w:rsidR="00000000" w:rsidRPr="00000000">
                    <w:rPr>
                      <w:rtl w:val="0"/>
                    </w:rPr>
                    <w:t xml:space="preserve">Focus on the natural rhythm of your breath or practice intentional breathing exercises.</w:t>
                  </w:r>
                </w:p>
                <w:p w:rsidR="00000000" w:rsidDel="00000000" w:rsidP="00000000" w:rsidRDefault="00000000" w:rsidRPr="00000000" w14:paraId="00001839">
                  <w:pPr>
                    <w:numPr>
                      <w:ilvl w:val="1"/>
                      <w:numId w:val="193"/>
                    </w:numPr>
                    <w:spacing w:after="0" w:afterAutospacing="0" w:before="240" w:lineRule="auto"/>
                    <w:ind w:left="144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183A">
                  <w:pPr>
                    <w:numPr>
                      <w:ilvl w:val="2"/>
                      <w:numId w:val="193"/>
                    </w:numPr>
                    <w:spacing w:after="0" w:afterAutospacing="0" w:before="0" w:beforeAutospacing="0" w:lineRule="auto"/>
                    <w:ind w:left="2160" w:hanging="360"/>
                  </w:pPr>
                  <w:r w:rsidDel="00000000" w:rsidR="00000000" w:rsidRPr="00000000">
                    <w:rPr>
                      <w:rtl w:val="0"/>
                    </w:rPr>
                    <w:t xml:space="preserve">Place one hand on your chest and the other on your belly. Inhale deeply through your nose for a count of four, hold for four, and exhale through your mouth for six. Notice how your belly rises and falls.</w:t>
                  </w:r>
                </w:p>
                <w:p w:rsidR="00000000" w:rsidDel="00000000" w:rsidP="00000000" w:rsidRDefault="00000000" w:rsidRPr="00000000" w14:paraId="0000183B">
                  <w:pPr>
                    <w:numPr>
                      <w:ilvl w:val="2"/>
                      <w:numId w:val="193"/>
                    </w:numPr>
                    <w:spacing w:after="0" w:afterAutospacing="0" w:before="0" w:beforeAutospacing="0" w:lineRule="auto"/>
                    <w:ind w:left="2160" w:hanging="360"/>
                  </w:pPr>
                  <w:r w:rsidDel="00000000" w:rsidR="00000000" w:rsidRPr="00000000">
                    <w:rPr>
                      <w:rtl w:val="0"/>
                    </w:rPr>
                    <w:t xml:space="preserve">Practice alternate nostril breathing: Close your right nostril with your thumb, inhale through your left nostril, then switch and exhale through the right. Repeat for several cycles.</w:t>
                  </w:r>
                </w:p>
                <w:p w:rsidR="00000000" w:rsidDel="00000000" w:rsidP="00000000" w:rsidRDefault="00000000" w:rsidRPr="00000000" w14:paraId="0000183C">
                  <w:pPr>
                    <w:numPr>
                      <w:ilvl w:val="2"/>
                      <w:numId w:val="193"/>
                    </w:numPr>
                    <w:spacing w:after="0" w:afterAutospacing="0" w:before="0" w:beforeAutospacing="0" w:lineRule="auto"/>
                    <w:ind w:left="2160" w:hanging="360"/>
                  </w:pPr>
                  <w:r w:rsidDel="00000000" w:rsidR="00000000" w:rsidRPr="00000000">
                    <w:rPr>
                      <w:rtl w:val="0"/>
                    </w:rPr>
                    <w:t xml:space="preserve">Take slow, deliberate breaths, imagining inhaling calm and exhaling tension. Visualize stress leaving your body with each exhale.</w:t>
                  </w:r>
                </w:p>
                <w:p w:rsidR="00000000" w:rsidDel="00000000" w:rsidP="00000000" w:rsidRDefault="00000000" w:rsidRPr="00000000" w14:paraId="0000183D">
                  <w:pPr>
                    <w:numPr>
                      <w:ilvl w:val="0"/>
                      <w:numId w:val="193"/>
                    </w:numPr>
                    <w:ind w:left="720" w:hanging="360"/>
                    <w:rPr>
                      <w:b w:val="1"/>
                      <w:bCs w:val="1"/>
                    </w:rPr>
                  </w:pPr>
                  <w:r w:rsidDel="00000000" w:rsidR="00000000" w:rsidRPr="00000000">
                    <w:rPr>
                      <w:b w:val="1"/>
                      <w:bCs w:val="1"/>
                      <w:u w:val="single"/>
                      <w:rtl w:val="0"/>
                    </w:rPr>
                    <w:t xml:space="preserve">Radical Acceptance</w:t>
                  </w:r>
                </w:p>
                <w:p w:rsidR="00000000" w:rsidDel="00000000" w:rsidP="00000000" w:rsidRDefault="00000000" w:rsidRPr="00000000" w14:paraId="0000183E">
                  <w:pPr>
                    <w:ind w:left="720" w:firstLine="0"/>
                    <w:rPr/>
                  </w:pPr>
                  <w:r w:rsidDel="00000000" w:rsidR="00000000" w:rsidRPr="00000000">
                    <w:rPr>
                      <w:rtl w:val="0"/>
                    </w:rPr>
                    <w:t xml:space="preserve">Fully acknowledging emotions or situations without resistance or judgment.</w:t>
                  </w:r>
                </w:p>
                <w:p w:rsidR="00000000" w:rsidDel="00000000" w:rsidP="00000000" w:rsidRDefault="00000000" w:rsidRPr="00000000" w14:paraId="0000183F">
                  <w:pPr>
                    <w:numPr>
                      <w:ilvl w:val="0"/>
                      <w:numId w:val="193"/>
                    </w:numPr>
                    <w:ind w:left="1440" w:hanging="360"/>
                    <w:rPr>
                      <w:b w:val="1"/>
                      <w:bCs w:val="1"/>
                    </w:rPr>
                  </w:pPr>
                  <w:r w:rsidDel="00000000" w:rsidR="00000000" w:rsidRPr="00000000">
                    <w:rPr>
                      <w:b w:val="1"/>
                      <w:bCs w:val="1"/>
                      <w:rtl w:val="0"/>
                    </w:rPr>
                    <w:t xml:space="preserve">When to use</w:t>
                  </w:r>
                </w:p>
                <w:p w:rsidR="00000000" w:rsidDel="00000000" w:rsidP="00000000" w:rsidRDefault="00000000" w:rsidRPr="00000000" w14:paraId="00001840">
                  <w:pPr>
                    <w:ind w:left="1440" w:firstLine="0"/>
                    <w:rPr/>
                  </w:pPr>
                  <w:r w:rsidDel="00000000" w:rsidR="00000000" w:rsidRPr="00000000">
                    <w:rPr>
                      <w:rtl w:val="0"/>
                    </w:rPr>
                    <w:t xml:space="preserve">When struggling to accept difficult realities, such as the impacts of climate change.</w:t>
                  </w:r>
                </w:p>
                <w:p w:rsidR="00000000" w:rsidDel="00000000" w:rsidP="00000000" w:rsidRDefault="00000000" w:rsidRPr="00000000" w14:paraId="00001841">
                  <w:pPr>
                    <w:numPr>
                      <w:ilvl w:val="0"/>
                      <w:numId w:val="193"/>
                    </w:numPr>
                    <w:ind w:left="1440" w:hanging="360"/>
                    <w:rPr>
                      <w:b w:val="1"/>
                      <w:bCs w:val="1"/>
                    </w:rPr>
                  </w:pPr>
                  <w:r w:rsidDel="00000000" w:rsidR="00000000" w:rsidRPr="00000000">
                    <w:rPr>
                      <w:b w:val="1"/>
                      <w:bCs w:val="1"/>
                      <w:rtl w:val="0"/>
                    </w:rPr>
                    <w:t xml:space="preserve">How to do</w:t>
                  </w:r>
                </w:p>
                <w:p w:rsidR="00000000" w:rsidDel="00000000" w:rsidP="00000000" w:rsidRDefault="00000000" w:rsidRPr="00000000" w14:paraId="00001842">
                  <w:pPr>
                    <w:ind w:left="1440" w:firstLine="0"/>
                    <w:rPr/>
                  </w:pPr>
                  <w:r w:rsidDel="00000000" w:rsidR="00000000" w:rsidRPr="00000000">
                    <w:rPr>
                      <w:rtl w:val="0"/>
                    </w:rPr>
                    <w:t xml:space="preserve">Pause, name what you’re feeling or experiencing, and allow it to exist without fighting it.</w:t>
                  </w:r>
                </w:p>
                <w:p w:rsidR="00000000" w:rsidDel="00000000" w:rsidP="00000000" w:rsidRDefault="00000000" w:rsidRPr="00000000" w14:paraId="00001843">
                  <w:pPr>
                    <w:numPr>
                      <w:ilvl w:val="0"/>
                      <w:numId w:val="193"/>
                    </w:numPr>
                    <w:spacing w:after="0" w:afterAutospacing="0" w:before="240" w:lineRule="auto"/>
                    <w:ind w:left="1440" w:hanging="360"/>
                    <w:rPr>
                      <w:b w:val="1"/>
                      <w:bCs w:val="1"/>
                    </w:rPr>
                  </w:pPr>
                  <w:r w:rsidDel="00000000" w:rsidR="00000000" w:rsidRPr="00000000">
                    <w:rPr>
                      <w:b w:val="1"/>
                      <w:bCs w:val="1"/>
                      <w:rtl w:val="0"/>
                    </w:rPr>
                    <w:t xml:space="preserve">Example</w:t>
                  </w:r>
                </w:p>
                <w:p w:rsidR="00000000" w:rsidDel="00000000" w:rsidP="00000000" w:rsidRDefault="00000000" w:rsidRPr="00000000" w14:paraId="00001844">
                  <w:pPr>
                    <w:numPr>
                      <w:ilvl w:val="1"/>
                      <w:numId w:val="193"/>
                    </w:numPr>
                    <w:spacing w:after="0" w:afterAutospacing="0" w:before="0" w:beforeAutospacing="0" w:lineRule="auto"/>
                    <w:ind w:left="2160" w:hanging="360"/>
                  </w:pPr>
                  <w:r w:rsidDel="00000000" w:rsidR="00000000" w:rsidRPr="00000000">
                    <w:rPr>
                      <w:rtl w:val="0"/>
                    </w:rPr>
                    <w:t xml:space="preserve">When you feel sadness about a lost ecosystem, sit quietly and say to yourself, “I feel sad about this loss, and that’s okay.” Allow yourself to feel the sadness without trying to push it away or distract yourself. Notice how the emotion changes as you sit with it.</w:t>
                    <w:br w:type="textWrapping"/>
                  </w:r>
                </w:p>
                <w:p w:rsidR="00000000" w:rsidDel="00000000" w:rsidP="00000000" w:rsidRDefault="00000000" w:rsidRPr="00000000" w14:paraId="00001845">
                  <w:pPr>
                    <w:numPr>
                      <w:ilvl w:val="0"/>
                      <w:numId w:val="193"/>
                    </w:numPr>
                    <w:ind w:left="720" w:hanging="360"/>
                    <w:rPr>
                      <w:b w:val="1"/>
                      <w:bCs w:val="1"/>
                    </w:rPr>
                  </w:pPr>
                  <w:commentRangeStart w:id="318"/>
                  <w:r w:rsidDel="00000000" w:rsidR="00000000" w:rsidRPr="00000000">
                    <w:rPr>
                      <w:b w:val="1"/>
                      <w:bCs w:val="1"/>
                      <w:u w:val="single"/>
                      <w:rtl w:val="0"/>
                    </w:rPr>
                    <w:t xml:space="preserve">Mindful Observation</w:t>
                  </w:r>
                  <w:commentRangeEnd w:id="318"/>
                  <w:r w:rsidDel="00000000" w:rsidR="00000000" w:rsidRPr="00000000">
                    <w:commentReference w:id="318"/>
                  </w:r>
                  <w:r w:rsidDel="00000000" w:rsidR="00000000" w:rsidRPr="00000000">
                    <w:rPr>
                      <w:rtl w:val="0"/>
                    </w:rPr>
                  </w:r>
                </w:p>
                <w:p w:rsidR="00000000" w:rsidDel="00000000" w:rsidP="00000000" w:rsidRDefault="00000000" w:rsidRPr="00000000" w14:paraId="00001846">
                  <w:pPr>
                    <w:ind w:left="720" w:firstLine="0"/>
                    <w:rPr/>
                  </w:pPr>
                  <w:r w:rsidDel="00000000" w:rsidR="00000000" w:rsidRPr="00000000">
                    <w:rPr>
                      <w:rtl w:val="0"/>
                    </w:rPr>
                    <w:t xml:space="preserve">Focusing intently on a single object or aspect of your environment to enhance present-moment awareness.</w:t>
                  </w:r>
                </w:p>
                <w:p w:rsidR="00000000" w:rsidDel="00000000" w:rsidP="00000000" w:rsidRDefault="00000000" w:rsidRPr="00000000" w14:paraId="00001847">
                  <w:pPr>
                    <w:numPr>
                      <w:ilvl w:val="1"/>
                      <w:numId w:val="193"/>
                    </w:numPr>
                    <w:ind w:left="1440" w:hanging="360"/>
                    <w:rPr>
                      <w:b w:val="1"/>
                      <w:bCs w:val="1"/>
                    </w:rPr>
                  </w:pPr>
                  <w:r w:rsidDel="00000000" w:rsidR="00000000" w:rsidRPr="00000000">
                    <w:rPr>
                      <w:b w:val="1"/>
                      <w:bCs w:val="1"/>
                      <w:rtl w:val="0"/>
                    </w:rPr>
                    <w:t xml:space="preserve">When to use</w:t>
                  </w:r>
                </w:p>
                <w:p w:rsidR="00000000" w:rsidDel="00000000" w:rsidP="00000000" w:rsidRDefault="00000000" w:rsidRPr="00000000" w14:paraId="00001848">
                  <w:pPr>
                    <w:ind w:left="1440" w:firstLine="0"/>
                    <w:rPr/>
                  </w:pPr>
                  <w:r w:rsidDel="00000000" w:rsidR="00000000" w:rsidRPr="00000000">
                    <w:rPr>
                      <w:rtl w:val="0"/>
                    </w:rPr>
                    <w:t xml:space="preserve">When you feel disconnected or overwhelmed by distressing thoughts.</w:t>
                  </w:r>
                </w:p>
                <w:p w:rsidR="00000000" w:rsidDel="00000000" w:rsidP="00000000" w:rsidRDefault="00000000" w:rsidRPr="00000000" w14:paraId="00001849">
                  <w:pPr>
                    <w:numPr>
                      <w:ilvl w:val="1"/>
                      <w:numId w:val="193"/>
                    </w:numPr>
                    <w:ind w:left="1440" w:hanging="360"/>
                    <w:rPr>
                      <w:b w:val="1"/>
                      <w:bCs w:val="1"/>
                    </w:rPr>
                  </w:pPr>
                  <w:r w:rsidDel="00000000" w:rsidR="00000000" w:rsidRPr="00000000">
                    <w:rPr>
                      <w:b w:val="1"/>
                      <w:bCs w:val="1"/>
                      <w:rtl w:val="0"/>
                    </w:rPr>
                    <w:t xml:space="preserve">How to do</w:t>
                  </w:r>
                </w:p>
                <w:p w:rsidR="00000000" w:rsidDel="00000000" w:rsidP="00000000" w:rsidRDefault="00000000" w:rsidRPr="00000000" w14:paraId="0000184A">
                  <w:pPr>
                    <w:ind w:left="1440" w:firstLine="0"/>
                    <w:rPr/>
                  </w:pPr>
                  <w:r w:rsidDel="00000000" w:rsidR="00000000" w:rsidRPr="00000000">
                    <w:rPr>
                      <w:rtl w:val="0"/>
                    </w:rPr>
                    <w:t xml:space="preserve">Choose one object and direct your full attention to its details.</w:t>
                  </w:r>
                </w:p>
                <w:p w:rsidR="00000000" w:rsidDel="00000000" w:rsidP="00000000" w:rsidRDefault="00000000" w:rsidRPr="00000000" w14:paraId="0000184B">
                  <w:pPr>
                    <w:numPr>
                      <w:ilvl w:val="1"/>
                      <w:numId w:val="193"/>
                    </w:numPr>
                    <w:spacing w:after="0" w:afterAutospacing="0" w:before="240" w:lineRule="auto"/>
                    <w:ind w:left="1440" w:hanging="360"/>
                    <w:rPr>
                      <w:b w:val="1"/>
                      <w:bCs w:val="1"/>
                    </w:rPr>
                  </w:pPr>
                  <w:r w:rsidDel="00000000" w:rsidR="00000000" w:rsidRPr="00000000">
                    <w:rPr>
                      <w:b w:val="1"/>
                      <w:bCs w:val="1"/>
                      <w:rtl w:val="0"/>
                    </w:rPr>
                    <w:t xml:space="preserve">Example:</w:t>
                  </w:r>
                </w:p>
                <w:p w:rsidR="00000000" w:rsidDel="00000000" w:rsidP="00000000" w:rsidRDefault="00000000" w:rsidRPr="00000000" w14:paraId="0000184C">
                  <w:pPr>
                    <w:numPr>
                      <w:ilvl w:val="2"/>
                      <w:numId w:val="193"/>
                    </w:numPr>
                    <w:spacing w:after="240" w:before="0" w:beforeAutospacing="0" w:lineRule="auto"/>
                    <w:ind w:left="2160" w:hanging="360"/>
                  </w:pPr>
                  <w:r w:rsidDel="00000000" w:rsidR="00000000" w:rsidRPr="00000000">
                    <w:rPr>
                      <w:rtl w:val="0"/>
                    </w:rPr>
                    <w:t xml:space="preserve">Take a leaf or a flower in your hand. Observe its colors, patterns, and texture. Notice the veins running through the leaf or the petals’ edges. Smell it and describe the scent in your mind. Spend a few minutes fully immersed in this observation.</w:t>
                  </w:r>
                </w:p>
                <w:p w:rsidR="00000000" w:rsidDel="00000000" w:rsidP="00000000" w:rsidRDefault="00000000" w:rsidRPr="00000000" w14:paraId="0000184D">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184E">
            <w:pPr>
              <w:spacing w:after="240" w:before="240" w:lineRule="auto"/>
              <w:rPr/>
            </w:pPr>
            <w:r w:rsidDel="00000000" w:rsidR="00000000" w:rsidRPr="00000000">
              <w:rPr>
                <w:rtl w:val="0"/>
              </w:rPr>
            </w:r>
          </w:p>
          <w:p w:rsidR="00000000" w:rsidDel="00000000" w:rsidP="00000000" w:rsidRDefault="00000000" w:rsidRPr="00000000" w14:paraId="0000184F">
            <w:pPr>
              <w:spacing w:after="240" w:before="240" w:lineRule="auto"/>
              <w:rPr/>
            </w:pPr>
            <w:r w:rsidDel="00000000" w:rsidR="00000000" w:rsidRPr="00000000">
              <w:rPr>
                <w:rtl w:val="0"/>
              </w:rPr>
            </w:r>
          </w:p>
          <w:tbl>
            <w:tblPr>
              <w:tblStyle w:val="Table179"/>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850">
                  <w:pPr>
                    <w:pStyle w:val="Heading2"/>
                    <w:spacing w:after="240" w:before="240" w:lineRule="auto"/>
                    <w:rPr/>
                  </w:pPr>
                  <w:bookmarkStart w:colFirst="0" w:colLast="0" w:name="_mk7s325b1lcf" w:id="360"/>
                  <w:bookmarkEnd w:id="360"/>
                  <w:r w:rsidDel="00000000" w:rsidR="00000000" w:rsidRPr="00000000">
                    <w:rPr>
                      <w:rtl w:val="0"/>
                    </w:rPr>
                    <w:t xml:space="preserve">Emotion Regulation Skills</w:t>
                  </w:r>
                </w:p>
                <w:p w:rsidR="00000000" w:rsidDel="00000000" w:rsidP="00000000" w:rsidRDefault="00000000" w:rsidRPr="00000000" w14:paraId="00001851">
                  <w:pPr>
                    <w:spacing w:after="240" w:before="240" w:lineRule="auto"/>
                    <w:rPr/>
                  </w:pPr>
                  <w:r w:rsidDel="00000000" w:rsidR="00000000" w:rsidRPr="00000000">
                    <w:rPr>
                      <w:rtl w:val="0"/>
                    </w:rPr>
                    <w:t xml:space="preserve">Emotion regulation involves managing the intensity and duration of emotional responses through strategies that promote balance and well-being. Developing these skills is crucial for preventing emotional overwhelm and enhancing the ability to engage in problem-solving and maintain healthy relationships. Key emotion regulation strategies include reappraisal, which involves changing how one interprets a situation to alter its emotional impact, and self-soothing, which entails engaging in comforting activities such as listening to music or taking a warm bath. Distraction, another technique, involves temporarily shifting focus to reduce the intensity of distressing emotions.</w:t>
                  </w:r>
                </w:p>
                <w:p w:rsidR="00000000" w:rsidDel="00000000" w:rsidP="00000000" w:rsidRDefault="00000000" w:rsidRPr="00000000" w14:paraId="00001852">
                  <w:pPr>
                    <w:spacing w:after="240" w:before="240" w:lineRule="auto"/>
                    <w:rPr/>
                  </w:pPr>
                  <w:r w:rsidDel="00000000" w:rsidR="00000000" w:rsidRPr="00000000">
                    <w:rPr>
                      <w:rtl w:val="0"/>
                    </w:rPr>
                    <w:t xml:space="preserve">These skills target the cognitive, behavioral, and physiological aspects of emotional experiences. By regulating emotions, individuals can prevent emotional overwhelm and engage more effectively in problem-solving or maintaining relationships. Emotion Regulation Theory, developed by James Gross, differentiates between antecedent-focused strategies like reappraisal and response-focused strategies such as suppression. Cognitive Behavioural Therapy (CBT) also plays a role in emotion regulation by helping individuals challenge and modify unhelpful thoughts that exacerbate emotional distress. Furthermore, Resilience Theory underscores that emotion regulation skills enhance resilience by fostering adaptability and effective coping mechanisms.</w:t>
                  </w:r>
                </w:p>
                <w:p w:rsidR="00000000" w:rsidDel="00000000" w:rsidP="00000000" w:rsidRDefault="00000000" w:rsidRPr="00000000" w14:paraId="00001853">
                  <w:pPr>
                    <w:spacing w:after="240" w:before="240" w:lineRule="auto"/>
                    <w:rPr>
                      <w:u w:val="single"/>
                    </w:rPr>
                  </w:pPr>
                  <w:r w:rsidDel="00000000" w:rsidR="00000000" w:rsidRPr="00000000">
                    <w:rPr>
                      <w:u w:val="single"/>
                      <w:rtl w:val="0"/>
                    </w:rPr>
                    <w:t xml:space="preserve">Below are some example practices and techniques. Think about which of these you use most</w:t>
                  </w:r>
                  <w:ins w:author="Claire Perry" w:id="503" w:date="2025-12-06T22:01:35Z">
                    <w:r w:rsidDel="00000000" w:rsidR="00000000" w:rsidRPr="00000000">
                      <w:rPr>
                        <w:u w:val="single"/>
                        <w:rtl w:val="0"/>
                      </w:rPr>
                      <w:t xml:space="preserve"> or would be interested in trying</w:t>
                    </w:r>
                  </w:ins>
                  <w:r w:rsidDel="00000000" w:rsidR="00000000" w:rsidRPr="00000000">
                    <w:rPr>
                      <w:u w:val="single"/>
                      <w:rtl w:val="0"/>
                    </w:rPr>
                    <w:t xml:space="preserve">!</w:t>
                  </w:r>
                </w:p>
                <w:p w:rsidR="00000000" w:rsidDel="00000000" w:rsidP="00000000" w:rsidRDefault="00000000" w:rsidRPr="00000000" w14:paraId="00001854">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855">
                  <w:pPr>
                    <w:numPr>
                      <w:ilvl w:val="0"/>
                      <w:numId w:val="95"/>
                    </w:numPr>
                    <w:ind w:left="720" w:hanging="360"/>
                    <w:rPr>
                      <w:b w:val="1"/>
                      <w:bCs w:val="1"/>
                    </w:rPr>
                  </w:pPr>
                  <w:r w:rsidDel="00000000" w:rsidR="00000000" w:rsidRPr="00000000">
                    <w:rPr>
                      <w:b w:val="1"/>
                      <w:bCs w:val="1"/>
                      <w:u w:val="single"/>
                      <w:rtl w:val="0"/>
                    </w:rPr>
                    <w:t xml:space="preserve">Reappraisal</w:t>
                  </w:r>
                </w:p>
                <w:p w:rsidR="00000000" w:rsidDel="00000000" w:rsidP="00000000" w:rsidRDefault="00000000" w:rsidRPr="00000000" w14:paraId="00001856">
                  <w:pPr>
                    <w:ind w:left="720" w:firstLine="0"/>
                    <w:rPr/>
                  </w:pPr>
                  <w:r w:rsidDel="00000000" w:rsidR="00000000" w:rsidRPr="00000000">
                    <w:rPr>
                      <w:rtl w:val="0"/>
                    </w:rPr>
                    <w:t xml:space="preserve">Changing how you interpret a situation to alter its emotional impact.</w:t>
                  </w:r>
                </w:p>
                <w:p w:rsidR="00000000" w:rsidDel="00000000" w:rsidP="00000000" w:rsidRDefault="00000000" w:rsidRPr="00000000" w14:paraId="00001857">
                  <w:pPr>
                    <w:numPr>
                      <w:ilvl w:val="1"/>
                      <w:numId w:val="95"/>
                    </w:numPr>
                    <w:ind w:left="1440" w:hanging="360"/>
                  </w:pPr>
                  <w:r w:rsidDel="00000000" w:rsidR="00000000" w:rsidRPr="00000000">
                    <w:rPr>
                      <w:b w:val="1"/>
                      <w:bCs w:val="1"/>
                      <w:rtl w:val="0"/>
                    </w:rPr>
                    <w:t xml:space="preserve">When to use</w:t>
                  </w:r>
                  <w:r w:rsidDel="00000000" w:rsidR="00000000" w:rsidRPr="00000000">
                    <w:rPr>
                      <w:rtl w:val="0"/>
                    </w:rPr>
                    <w:br w:type="textWrapping"/>
                    <w:t xml:space="preserve">When your interpretation of a situation is amplifying your distress.</w:t>
                  </w:r>
                </w:p>
                <w:p w:rsidR="00000000" w:rsidDel="00000000" w:rsidP="00000000" w:rsidRDefault="00000000" w:rsidRPr="00000000" w14:paraId="00001858">
                  <w:pPr>
                    <w:numPr>
                      <w:ilvl w:val="1"/>
                      <w:numId w:val="95"/>
                    </w:numPr>
                    <w:spacing w:after="0" w:afterAutospacing="0"/>
                    <w:ind w:left="1440" w:hanging="360"/>
                  </w:pPr>
                  <w:r w:rsidDel="00000000" w:rsidR="00000000" w:rsidRPr="00000000">
                    <w:rPr>
                      <w:b w:val="1"/>
                      <w:bCs w:val="1"/>
                      <w:rtl w:val="0"/>
                    </w:rPr>
                    <w:t xml:space="preserve">How to do</w:t>
                  </w:r>
                  <w:r w:rsidDel="00000000" w:rsidR="00000000" w:rsidRPr="00000000">
                    <w:rPr>
                      <w:rtl w:val="0"/>
                    </w:rPr>
                    <w:br w:type="textWrapping"/>
                    <w:t xml:space="preserve">Reframe the situation to reduce its emotional intensity.</w:t>
                  </w:r>
                </w:p>
                <w:p w:rsidR="00000000" w:rsidDel="00000000" w:rsidP="00000000" w:rsidRDefault="00000000" w:rsidRPr="00000000" w14:paraId="00001859">
                  <w:pPr>
                    <w:numPr>
                      <w:ilvl w:val="1"/>
                      <w:numId w:val="95"/>
                    </w:numPr>
                    <w:spacing w:after="0" w:afterAutospacing="0" w:before="0" w:beforeAutospacing="0" w:lineRule="auto"/>
                    <w:ind w:left="144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185A">
                  <w:pPr>
                    <w:numPr>
                      <w:ilvl w:val="2"/>
                      <w:numId w:val="95"/>
                    </w:numPr>
                    <w:spacing w:after="0" w:afterAutospacing="0" w:before="0" w:beforeAutospacing="0" w:lineRule="auto"/>
                    <w:ind w:left="2160" w:hanging="360"/>
                  </w:pPr>
                  <w:r w:rsidDel="00000000" w:rsidR="00000000" w:rsidRPr="00000000">
                    <w:rPr>
                      <w:rtl w:val="0"/>
                    </w:rPr>
                    <w:t xml:space="preserve">Focus on climate activism as a hopeful movement, telling yourself, “This is a collective effort to create change,” rather than dwelling on the challenges.</w:t>
                  </w:r>
                </w:p>
                <w:p w:rsidR="00000000" w:rsidDel="00000000" w:rsidP="00000000" w:rsidRDefault="00000000" w:rsidRPr="00000000" w14:paraId="0000185B">
                  <w:pPr>
                    <w:numPr>
                      <w:ilvl w:val="2"/>
                      <w:numId w:val="95"/>
                    </w:numPr>
                    <w:spacing w:after="0" w:afterAutospacing="0" w:before="0" w:beforeAutospacing="0" w:lineRule="auto"/>
                    <w:ind w:left="2160" w:hanging="360"/>
                  </w:pPr>
                  <w:r w:rsidDel="00000000" w:rsidR="00000000" w:rsidRPr="00000000">
                    <w:rPr>
                      <w:rtl w:val="0"/>
                    </w:rPr>
                    <w:t xml:space="preserve">Reinterpret your small sustainable actions—like composting or reducing plastic use—as meaningful contributions to a larger cause.</w:t>
                  </w:r>
                </w:p>
                <w:p w:rsidR="00000000" w:rsidDel="00000000" w:rsidP="00000000" w:rsidRDefault="00000000" w:rsidRPr="00000000" w14:paraId="0000185C">
                  <w:pPr>
                    <w:numPr>
                      <w:ilvl w:val="0"/>
                      <w:numId w:val="95"/>
                    </w:numPr>
                    <w:ind w:left="720" w:hanging="360"/>
                    <w:rPr>
                      <w:b w:val="1"/>
                      <w:bCs w:val="1"/>
                    </w:rPr>
                  </w:pPr>
                  <w:r w:rsidDel="00000000" w:rsidR="00000000" w:rsidRPr="00000000">
                    <w:rPr>
                      <w:b w:val="1"/>
                      <w:bCs w:val="1"/>
                      <w:u w:val="single"/>
                      <w:rtl w:val="0"/>
                    </w:rPr>
                    <w:t xml:space="preserve">Self-Soothing</w:t>
                  </w:r>
                </w:p>
                <w:p w:rsidR="00000000" w:rsidDel="00000000" w:rsidP="00000000" w:rsidRDefault="00000000" w:rsidRPr="00000000" w14:paraId="0000185D">
                  <w:pPr>
                    <w:ind w:left="720" w:firstLine="0"/>
                    <w:rPr/>
                  </w:pPr>
                  <w:r w:rsidDel="00000000" w:rsidR="00000000" w:rsidRPr="00000000">
                    <w:rPr>
                      <w:rtl w:val="0"/>
                    </w:rPr>
                    <w:t xml:space="preserve">Engaging in comforting activities to calm emotional distress.</w:t>
                  </w:r>
                </w:p>
                <w:p w:rsidR="00000000" w:rsidDel="00000000" w:rsidP="00000000" w:rsidRDefault="00000000" w:rsidRPr="00000000" w14:paraId="0000185E">
                  <w:pPr>
                    <w:numPr>
                      <w:ilvl w:val="1"/>
                      <w:numId w:val="95"/>
                    </w:numPr>
                    <w:spacing w:after="0" w:afterAutospacing="0" w:before="240" w:lineRule="auto"/>
                    <w:ind w:left="1440" w:hanging="360"/>
                  </w:pPr>
                  <w:r w:rsidDel="00000000" w:rsidR="00000000" w:rsidRPr="00000000">
                    <w:rPr>
                      <w:b w:val="1"/>
                      <w:bCs w:val="1"/>
                      <w:rtl w:val="0"/>
                    </w:rPr>
                    <w:t xml:space="preserve">When to use</w:t>
                    <w:br w:type="textWrapping"/>
                  </w:r>
                  <w:r w:rsidDel="00000000" w:rsidR="00000000" w:rsidRPr="00000000">
                    <w:rPr>
                      <w:rtl w:val="0"/>
                    </w:rPr>
                    <w:t xml:space="preserve">When needing immediate comfort to manage emotional pain.</w:t>
                  </w:r>
                </w:p>
                <w:p w:rsidR="00000000" w:rsidDel="00000000" w:rsidP="00000000" w:rsidRDefault="00000000" w:rsidRPr="00000000" w14:paraId="0000185F">
                  <w:pPr>
                    <w:numPr>
                      <w:ilvl w:val="1"/>
                      <w:numId w:val="95"/>
                    </w:numPr>
                    <w:spacing w:after="0" w:afterAutospacing="0" w:before="0" w:beforeAutospacing="0" w:lineRule="auto"/>
                    <w:ind w:left="1440" w:hanging="360"/>
                  </w:pPr>
                  <w:r w:rsidDel="00000000" w:rsidR="00000000" w:rsidRPr="00000000">
                    <w:rPr>
                      <w:b w:val="1"/>
                      <w:bCs w:val="1"/>
                      <w:rtl w:val="0"/>
                    </w:rPr>
                    <w:t xml:space="preserve">How to do</w:t>
                    <w:br w:type="textWrapping"/>
                  </w:r>
                  <w:r w:rsidDel="00000000" w:rsidR="00000000" w:rsidRPr="00000000">
                    <w:rPr>
                      <w:rtl w:val="0"/>
                    </w:rPr>
                    <w:t xml:space="preserve">Engage in activities that bring you peace and comfort.</w:t>
                  </w:r>
                </w:p>
                <w:p w:rsidR="00000000" w:rsidDel="00000000" w:rsidP="00000000" w:rsidRDefault="00000000" w:rsidRPr="00000000" w14:paraId="00001860">
                  <w:pPr>
                    <w:numPr>
                      <w:ilvl w:val="1"/>
                      <w:numId w:val="95"/>
                    </w:numPr>
                    <w:spacing w:after="0" w:afterAutospacing="0" w:before="0" w:beforeAutospacing="0" w:lineRule="auto"/>
                    <w:ind w:left="144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1861">
                  <w:pPr>
                    <w:numPr>
                      <w:ilvl w:val="2"/>
                      <w:numId w:val="95"/>
                    </w:numPr>
                    <w:spacing w:after="0" w:afterAutospacing="0" w:before="0" w:beforeAutospacing="0" w:lineRule="auto"/>
                    <w:ind w:left="2160" w:hanging="360"/>
                  </w:pPr>
                  <w:r w:rsidDel="00000000" w:rsidR="00000000" w:rsidRPr="00000000">
                    <w:rPr>
                      <w:rtl w:val="0"/>
                    </w:rPr>
                    <w:t xml:space="preserve">Take a warm bath and focus on the sensation of water on your skin, imagining it washing away your stress.</w:t>
                  </w:r>
                </w:p>
                <w:p w:rsidR="00000000" w:rsidDel="00000000" w:rsidP="00000000" w:rsidRDefault="00000000" w:rsidRPr="00000000" w14:paraId="00001862">
                  <w:pPr>
                    <w:numPr>
                      <w:ilvl w:val="2"/>
                      <w:numId w:val="95"/>
                    </w:numPr>
                    <w:spacing w:after="0" w:afterAutospacing="0" w:before="0" w:beforeAutospacing="0" w:lineRule="auto"/>
                    <w:ind w:left="2160" w:hanging="360"/>
                  </w:pPr>
                  <w:r w:rsidDel="00000000" w:rsidR="00000000" w:rsidRPr="00000000">
                    <w:rPr>
                      <w:rtl w:val="0"/>
                    </w:rPr>
                    <w:t xml:space="preserve">Wrap yourself in a soft blanket, sip herbal tea, and allow yourself to feel nurtured and calm in the moment.</w:t>
                  </w:r>
                </w:p>
                <w:p w:rsidR="00000000" w:rsidDel="00000000" w:rsidP="00000000" w:rsidRDefault="00000000" w:rsidRPr="00000000" w14:paraId="00001863">
                  <w:pPr>
                    <w:numPr>
                      <w:ilvl w:val="0"/>
                      <w:numId w:val="95"/>
                    </w:numPr>
                    <w:ind w:left="720" w:hanging="360"/>
                    <w:rPr>
                      <w:b w:val="1"/>
                      <w:bCs w:val="1"/>
                    </w:rPr>
                  </w:pPr>
                  <w:r w:rsidDel="00000000" w:rsidR="00000000" w:rsidRPr="00000000">
                    <w:rPr>
                      <w:b w:val="1"/>
                      <w:bCs w:val="1"/>
                      <w:u w:val="single"/>
                      <w:rtl w:val="0"/>
                    </w:rPr>
                    <w:t xml:space="preserve">Distraction</w:t>
                  </w:r>
                </w:p>
                <w:p w:rsidR="00000000" w:rsidDel="00000000" w:rsidP="00000000" w:rsidRDefault="00000000" w:rsidRPr="00000000" w14:paraId="00001864">
                  <w:pPr>
                    <w:ind w:left="720" w:firstLine="0"/>
                    <w:rPr/>
                  </w:pPr>
                  <w:r w:rsidDel="00000000" w:rsidR="00000000" w:rsidRPr="00000000">
                    <w:rPr>
                      <w:rtl w:val="0"/>
                    </w:rPr>
                    <w:t xml:space="preserve">Temporarily shifting focus to reduce the intensity of distressing emotions.</w:t>
                  </w:r>
                </w:p>
                <w:p w:rsidR="00000000" w:rsidDel="00000000" w:rsidP="00000000" w:rsidRDefault="00000000" w:rsidRPr="00000000" w14:paraId="00001865">
                  <w:pPr>
                    <w:numPr>
                      <w:ilvl w:val="1"/>
                      <w:numId w:val="95"/>
                    </w:numPr>
                    <w:spacing w:after="0" w:afterAutospacing="0" w:before="240" w:lineRule="auto"/>
                    <w:ind w:left="1440" w:hanging="360"/>
                  </w:pPr>
                  <w:r w:rsidDel="00000000" w:rsidR="00000000" w:rsidRPr="00000000">
                    <w:rPr>
                      <w:b w:val="1"/>
                      <w:bCs w:val="1"/>
                      <w:rtl w:val="0"/>
                    </w:rPr>
                    <w:t xml:space="preserve">When to use</w:t>
                    <w:br w:type="textWrapping"/>
                  </w:r>
                  <w:r w:rsidDel="00000000" w:rsidR="00000000" w:rsidRPr="00000000">
                    <w:rPr>
                      <w:rtl w:val="0"/>
                    </w:rPr>
                    <w:t xml:space="preserve">When emotions become too overwhelming to address directly.</w:t>
                  </w:r>
                </w:p>
                <w:p w:rsidR="00000000" w:rsidDel="00000000" w:rsidP="00000000" w:rsidRDefault="00000000" w:rsidRPr="00000000" w14:paraId="00001866">
                  <w:pPr>
                    <w:numPr>
                      <w:ilvl w:val="1"/>
                      <w:numId w:val="95"/>
                    </w:numPr>
                    <w:spacing w:after="0" w:afterAutospacing="0" w:before="0" w:beforeAutospacing="0" w:lineRule="auto"/>
                    <w:ind w:left="1440" w:hanging="360"/>
                  </w:pPr>
                  <w:r w:rsidDel="00000000" w:rsidR="00000000" w:rsidRPr="00000000">
                    <w:rPr>
                      <w:b w:val="1"/>
                      <w:bCs w:val="1"/>
                      <w:rtl w:val="0"/>
                    </w:rPr>
                    <w:t xml:space="preserve">How to do</w:t>
                    <w:br w:type="textWrapping"/>
                  </w:r>
                  <w:r w:rsidDel="00000000" w:rsidR="00000000" w:rsidRPr="00000000">
                    <w:rPr>
                      <w:rtl w:val="0"/>
                    </w:rPr>
                    <w:t xml:space="preserve">Shift your focus to something engaging and unrelated.</w:t>
                  </w:r>
                </w:p>
                <w:p w:rsidR="00000000" w:rsidDel="00000000" w:rsidP="00000000" w:rsidRDefault="00000000" w:rsidRPr="00000000" w14:paraId="00001867">
                  <w:pPr>
                    <w:numPr>
                      <w:ilvl w:val="1"/>
                      <w:numId w:val="95"/>
                    </w:numPr>
                    <w:spacing w:after="0" w:afterAutospacing="0" w:before="0" w:beforeAutospacing="0" w:lineRule="auto"/>
                    <w:ind w:left="144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1868">
                  <w:pPr>
                    <w:numPr>
                      <w:ilvl w:val="2"/>
                      <w:numId w:val="95"/>
                    </w:numPr>
                    <w:spacing w:after="0" w:afterAutospacing="0" w:before="0" w:beforeAutospacing="0" w:lineRule="auto"/>
                    <w:ind w:left="2160" w:hanging="360"/>
                  </w:pPr>
                  <w:r w:rsidDel="00000000" w:rsidR="00000000" w:rsidRPr="00000000">
                    <w:rPr>
                      <w:rtl w:val="0"/>
                    </w:rPr>
                    <w:t xml:space="preserve">Watch a lighthearted movie or show and immerse yourself in the characters and plot.</w:t>
                  </w:r>
                </w:p>
                <w:p w:rsidR="00000000" w:rsidDel="00000000" w:rsidP="00000000" w:rsidRDefault="00000000" w:rsidRPr="00000000" w14:paraId="00001869">
                  <w:pPr>
                    <w:numPr>
                      <w:ilvl w:val="2"/>
                      <w:numId w:val="95"/>
                    </w:numPr>
                    <w:spacing w:after="0" w:afterAutospacing="0" w:before="0" w:beforeAutospacing="0" w:lineRule="auto"/>
                    <w:ind w:left="2160" w:hanging="360"/>
                  </w:pPr>
                  <w:r w:rsidDel="00000000" w:rsidR="00000000" w:rsidRPr="00000000">
                    <w:rPr>
                      <w:rtl w:val="0"/>
                    </w:rPr>
                    <w:t xml:space="preserve">Paint, write, or try a new hobby that requires your attention, letting creativity redirect your thoughts</w:t>
                  </w:r>
                </w:p>
                <w:p w:rsidR="00000000" w:rsidDel="00000000" w:rsidP="00000000" w:rsidRDefault="00000000" w:rsidRPr="00000000" w14:paraId="0000186A">
                  <w:pPr>
                    <w:numPr>
                      <w:ilvl w:val="0"/>
                      <w:numId w:val="95"/>
                    </w:numPr>
                    <w:ind w:left="720" w:hanging="360"/>
                    <w:rPr>
                      <w:b w:val="1"/>
                      <w:bCs w:val="1"/>
                    </w:rPr>
                  </w:pPr>
                  <w:r w:rsidDel="00000000" w:rsidR="00000000" w:rsidRPr="00000000">
                    <w:rPr>
                      <w:b w:val="1"/>
                      <w:bCs w:val="1"/>
                      <w:u w:val="single"/>
                      <w:rtl w:val="0"/>
                    </w:rPr>
                    <w:t xml:space="preserve">Problem-Solving</w:t>
                  </w:r>
                </w:p>
                <w:p w:rsidR="00000000" w:rsidDel="00000000" w:rsidP="00000000" w:rsidRDefault="00000000" w:rsidRPr="00000000" w14:paraId="0000186B">
                  <w:pPr>
                    <w:ind w:left="720" w:firstLine="0"/>
                    <w:rPr/>
                  </w:pPr>
                  <w:r w:rsidDel="00000000" w:rsidR="00000000" w:rsidRPr="00000000">
                    <w:rPr>
                      <w:rtl w:val="0"/>
                    </w:rPr>
                    <w:t xml:space="preserve">Identifying practical solutions to address the sources of emotional distress.</w:t>
                  </w:r>
                </w:p>
                <w:p w:rsidR="00000000" w:rsidDel="00000000" w:rsidP="00000000" w:rsidRDefault="00000000" w:rsidRPr="00000000" w14:paraId="0000186C">
                  <w:pPr>
                    <w:numPr>
                      <w:ilvl w:val="1"/>
                      <w:numId w:val="95"/>
                    </w:numPr>
                    <w:spacing w:after="0" w:afterAutospacing="0" w:before="240" w:lineRule="auto"/>
                    <w:ind w:left="1440" w:hanging="360"/>
                  </w:pPr>
                  <w:r w:rsidDel="00000000" w:rsidR="00000000" w:rsidRPr="00000000">
                    <w:rPr>
                      <w:b w:val="1"/>
                      <w:bCs w:val="1"/>
                      <w:rtl w:val="0"/>
                    </w:rPr>
                    <w:t xml:space="preserve">When to use</w:t>
                    <w:br w:type="textWrapping"/>
                  </w:r>
                  <w:r w:rsidDel="00000000" w:rsidR="00000000" w:rsidRPr="00000000">
                    <w:rPr>
                      <w:rtl w:val="0"/>
                    </w:rPr>
                    <w:t xml:space="preserve">When distress stems from specific, actionable issues.</w:t>
                  </w:r>
                </w:p>
                <w:p w:rsidR="00000000" w:rsidDel="00000000" w:rsidP="00000000" w:rsidRDefault="00000000" w:rsidRPr="00000000" w14:paraId="0000186D">
                  <w:pPr>
                    <w:numPr>
                      <w:ilvl w:val="1"/>
                      <w:numId w:val="95"/>
                    </w:numPr>
                    <w:spacing w:after="0" w:afterAutospacing="0" w:before="0" w:beforeAutospacing="0" w:lineRule="auto"/>
                    <w:ind w:left="1440" w:hanging="360"/>
                  </w:pPr>
                  <w:r w:rsidDel="00000000" w:rsidR="00000000" w:rsidRPr="00000000">
                    <w:rPr>
                      <w:b w:val="1"/>
                      <w:bCs w:val="1"/>
                      <w:rtl w:val="0"/>
                    </w:rPr>
                    <w:t xml:space="preserve">How to do</w:t>
                    <w:br w:type="textWrapping"/>
                  </w:r>
                  <w:r w:rsidDel="00000000" w:rsidR="00000000" w:rsidRPr="00000000">
                    <w:rPr>
                      <w:rtl w:val="0"/>
                    </w:rPr>
                    <w:t xml:space="preserve">Break down the problem and brainstorm practical steps.</w:t>
                  </w:r>
                </w:p>
                <w:p w:rsidR="00000000" w:rsidDel="00000000" w:rsidP="00000000" w:rsidRDefault="00000000" w:rsidRPr="00000000" w14:paraId="0000186E">
                  <w:pPr>
                    <w:numPr>
                      <w:ilvl w:val="1"/>
                      <w:numId w:val="95"/>
                    </w:numPr>
                    <w:spacing w:after="0" w:afterAutospacing="0" w:before="0" w:beforeAutospacing="0" w:lineRule="auto"/>
                    <w:ind w:left="144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186F">
                  <w:pPr>
                    <w:numPr>
                      <w:ilvl w:val="2"/>
                      <w:numId w:val="95"/>
                    </w:numPr>
                    <w:spacing w:after="0" w:afterAutospacing="0" w:before="0" w:beforeAutospacing="0" w:lineRule="auto"/>
                    <w:ind w:left="2160" w:hanging="360"/>
                  </w:pPr>
                  <w:r w:rsidDel="00000000" w:rsidR="00000000" w:rsidRPr="00000000">
                    <w:rPr>
                      <w:rtl w:val="0"/>
                    </w:rPr>
                    <w:t xml:space="preserve">Research local climate initiatives you can join, like a tree-planting group or a clean-up event.</w:t>
                  </w:r>
                </w:p>
                <w:p w:rsidR="00000000" w:rsidDel="00000000" w:rsidP="00000000" w:rsidRDefault="00000000" w:rsidRPr="00000000" w14:paraId="00001870">
                  <w:pPr>
                    <w:numPr>
                      <w:ilvl w:val="2"/>
                      <w:numId w:val="95"/>
                    </w:numPr>
                    <w:spacing w:after="0" w:afterAutospacing="0" w:before="0" w:beforeAutospacing="0" w:lineRule="auto"/>
                    <w:ind w:left="2160" w:hanging="360"/>
                  </w:pPr>
                  <w:r w:rsidDel="00000000" w:rsidR="00000000" w:rsidRPr="00000000">
                    <w:rPr>
                      <w:rtl w:val="0"/>
                    </w:rPr>
                    <w:t xml:space="preserve">Create a personal sustainability plan, starting with small steps like switching to reusable bags or cutting down on meat consumption.</w:t>
                  </w:r>
                </w:p>
                <w:p w:rsidR="00000000" w:rsidDel="00000000" w:rsidP="00000000" w:rsidRDefault="00000000" w:rsidRPr="00000000" w14:paraId="00001871">
                  <w:pPr>
                    <w:numPr>
                      <w:ilvl w:val="0"/>
                      <w:numId w:val="95"/>
                    </w:numPr>
                    <w:ind w:left="720" w:hanging="360"/>
                    <w:rPr>
                      <w:b w:val="1"/>
                      <w:bCs w:val="1"/>
                    </w:rPr>
                  </w:pPr>
                  <w:r w:rsidDel="00000000" w:rsidR="00000000" w:rsidRPr="00000000">
                    <w:rPr>
                      <w:b w:val="1"/>
                      <w:bCs w:val="1"/>
                      <w:u w:val="single"/>
                      <w:rtl w:val="0"/>
                    </w:rPr>
                    <w:t xml:space="preserve">Emotional Acceptance</w:t>
                  </w:r>
                </w:p>
                <w:p w:rsidR="00000000" w:rsidDel="00000000" w:rsidP="00000000" w:rsidRDefault="00000000" w:rsidRPr="00000000" w14:paraId="00001872">
                  <w:pPr>
                    <w:ind w:left="720" w:firstLine="0"/>
                    <w:rPr/>
                  </w:pPr>
                  <w:r w:rsidDel="00000000" w:rsidR="00000000" w:rsidRPr="00000000">
                    <w:rPr>
                      <w:rtl w:val="0"/>
                    </w:rPr>
                    <w:t xml:space="preserve">Allowing yourself to feel and acknowledge emotions without attempting to suppress or change them.</w:t>
                  </w:r>
                </w:p>
                <w:p w:rsidR="00000000" w:rsidDel="00000000" w:rsidP="00000000" w:rsidRDefault="00000000" w:rsidRPr="00000000" w14:paraId="00001873">
                  <w:pPr>
                    <w:numPr>
                      <w:ilvl w:val="1"/>
                      <w:numId w:val="95"/>
                    </w:numPr>
                    <w:spacing w:after="0" w:afterAutospacing="0" w:before="240" w:lineRule="auto"/>
                    <w:ind w:left="1440" w:hanging="360"/>
                  </w:pPr>
                  <w:r w:rsidDel="00000000" w:rsidR="00000000" w:rsidRPr="00000000">
                    <w:rPr>
                      <w:b w:val="1"/>
                      <w:bCs w:val="1"/>
                      <w:rtl w:val="0"/>
                    </w:rPr>
                    <w:t xml:space="preserve">When to use</w:t>
                    <w:br w:type="textWrapping"/>
                  </w:r>
                  <w:r w:rsidDel="00000000" w:rsidR="00000000" w:rsidRPr="00000000">
                    <w:rPr>
                      <w:rtl w:val="0"/>
                    </w:rPr>
                    <w:t xml:space="preserve">When you’re experiencing strong emotions you can’t change.</w:t>
                  </w:r>
                </w:p>
                <w:p w:rsidR="00000000" w:rsidDel="00000000" w:rsidP="00000000" w:rsidRDefault="00000000" w:rsidRPr="00000000" w14:paraId="00001874">
                  <w:pPr>
                    <w:numPr>
                      <w:ilvl w:val="1"/>
                      <w:numId w:val="95"/>
                    </w:numPr>
                    <w:spacing w:after="0" w:afterAutospacing="0" w:before="0" w:beforeAutospacing="0" w:lineRule="auto"/>
                    <w:ind w:left="1440" w:hanging="360"/>
                  </w:pPr>
                  <w:r w:rsidDel="00000000" w:rsidR="00000000" w:rsidRPr="00000000">
                    <w:rPr>
                      <w:b w:val="1"/>
                      <w:bCs w:val="1"/>
                      <w:rtl w:val="0"/>
                    </w:rPr>
                    <w:t xml:space="preserve">How to do</w:t>
                    <w:br w:type="textWrapping"/>
                  </w:r>
                  <w:r w:rsidDel="00000000" w:rsidR="00000000" w:rsidRPr="00000000">
                    <w:rPr>
                      <w:rtl w:val="0"/>
                    </w:rPr>
                    <w:t xml:space="preserve">Allow the emotion to flow through you without resistance or avoidance.</w:t>
                  </w:r>
                </w:p>
                <w:p w:rsidR="00000000" w:rsidDel="00000000" w:rsidP="00000000" w:rsidRDefault="00000000" w:rsidRPr="00000000" w14:paraId="00001875">
                  <w:pPr>
                    <w:numPr>
                      <w:ilvl w:val="1"/>
                      <w:numId w:val="95"/>
                    </w:numPr>
                    <w:spacing w:after="0" w:afterAutospacing="0" w:before="0" w:beforeAutospacing="0" w:lineRule="auto"/>
                    <w:ind w:left="144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1876">
                  <w:pPr>
                    <w:numPr>
                      <w:ilvl w:val="2"/>
                      <w:numId w:val="95"/>
                    </w:numPr>
                    <w:spacing w:after="0" w:afterAutospacing="0" w:before="0" w:beforeAutospacing="0" w:lineRule="auto"/>
                    <w:ind w:left="2160" w:hanging="360"/>
                  </w:pPr>
                  <w:r w:rsidDel="00000000" w:rsidR="00000000" w:rsidRPr="00000000">
                    <w:rPr>
                      <w:rtl w:val="0"/>
                    </w:rPr>
                    <w:t xml:space="preserve">Sit with feelings of eco-grief and journal about them, writing down what you’re feeling and why.</w:t>
                  </w:r>
                </w:p>
                <w:p w:rsidR="00000000" w:rsidDel="00000000" w:rsidP="00000000" w:rsidRDefault="00000000" w:rsidRPr="00000000" w14:paraId="00001877">
                  <w:pPr>
                    <w:numPr>
                      <w:ilvl w:val="2"/>
                      <w:numId w:val="95"/>
                    </w:numPr>
                    <w:spacing w:after="240" w:before="0" w:beforeAutospacing="0" w:lineRule="auto"/>
                    <w:ind w:left="2160" w:hanging="360"/>
                  </w:pPr>
                  <w:r w:rsidDel="00000000" w:rsidR="00000000" w:rsidRPr="00000000">
                    <w:rPr>
                      <w:rtl w:val="0"/>
                    </w:rPr>
                    <w:t xml:space="preserve">Recognize anger about climate inaction as a valid response. Tell yourself, “This frustration reflects my passion for change.”</w:t>
                  </w:r>
                </w:p>
                <w:p w:rsidR="00000000" w:rsidDel="00000000" w:rsidP="00000000" w:rsidRDefault="00000000" w:rsidRPr="00000000" w14:paraId="00001878">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1879">
            <w:pPr>
              <w:spacing w:after="240" w:before="240" w:lineRule="auto"/>
              <w:rPr/>
            </w:pPr>
            <w:r w:rsidDel="00000000" w:rsidR="00000000" w:rsidRPr="00000000">
              <w:rPr>
                <w:rtl w:val="0"/>
              </w:rPr>
            </w:r>
          </w:p>
          <w:p w:rsidR="00000000" w:rsidDel="00000000" w:rsidP="00000000" w:rsidRDefault="00000000" w:rsidRPr="00000000" w14:paraId="0000187A">
            <w:pPr>
              <w:spacing w:after="240" w:before="240" w:lineRule="auto"/>
              <w:rPr/>
            </w:pPr>
            <w:r w:rsidDel="00000000" w:rsidR="00000000" w:rsidRPr="00000000">
              <w:rPr>
                <w:rtl w:val="0"/>
              </w:rPr>
            </w:r>
          </w:p>
          <w:tbl>
            <w:tblPr>
              <w:tblStyle w:val="Table180"/>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87B">
                  <w:pPr>
                    <w:pStyle w:val="Heading2"/>
                    <w:spacing w:after="240" w:before="240" w:lineRule="auto"/>
                    <w:rPr/>
                  </w:pPr>
                  <w:bookmarkStart w:colFirst="0" w:colLast="0" w:name="_gk7nlua8gaeo" w:id="361"/>
                  <w:bookmarkEnd w:id="361"/>
                  <w:r w:rsidDel="00000000" w:rsidR="00000000" w:rsidRPr="00000000">
                    <w:rPr>
                      <w:rtl w:val="0"/>
                    </w:rPr>
                    <w:t xml:space="preserve">Dialectical Behavioral Therapy (DBT) Techniques</w:t>
                  </w:r>
                </w:p>
                <w:p w:rsidR="00000000" w:rsidDel="00000000" w:rsidP="00000000" w:rsidRDefault="00000000" w:rsidRPr="00000000" w14:paraId="0000187C">
                  <w:pPr>
                    <w:spacing w:after="240" w:before="240" w:lineRule="auto"/>
                    <w:rPr/>
                  </w:pPr>
                  <w:r w:rsidDel="00000000" w:rsidR="00000000" w:rsidRPr="00000000">
                    <w:rPr>
                      <w:rtl w:val="0"/>
                    </w:rPr>
                    <w:t xml:space="preserve">Dialectical Behavioral Therapy (DBT), developed by Marsha Linehan, encompasses a range of skills designed to help individuals manage intense or overwhelming emotional states. DBT integrates acceptance and change strategies, teaching individuals to tolerate emotional discomfort while building healthier coping mechanisms. Key DBT skills include distress tolerance, which involves techniques like </w:t>
                  </w:r>
                  <w:commentRangeStart w:id="319"/>
                  <w:r w:rsidDel="00000000" w:rsidR="00000000" w:rsidRPr="00000000">
                    <w:rPr>
                      <w:rtl w:val="0"/>
                    </w:rPr>
                    <w:t xml:space="preserve">the "TIP" method—</w:t>
                  </w:r>
                  <w:commentRangeEnd w:id="319"/>
                  <w:r w:rsidDel="00000000" w:rsidR="00000000" w:rsidRPr="00000000">
                    <w:commentReference w:id="319"/>
                  </w:r>
                  <w:r w:rsidDel="00000000" w:rsidR="00000000" w:rsidRPr="00000000">
                    <w:rPr>
                      <w:rtl w:val="0"/>
                    </w:rPr>
                    <w:t xml:space="preserve">Temperature, Intense exercise, Paced breathing—to manage acute distress. Emotional validation, another core skill, focuses on acknowledging and accepting emotions as real and meaningful. Interpersonal effectiveness skills help individuals navigate relationships without escalating emotional conflicts.</w:t>
                  </w:r>
                </w:p>
                <w:p w:rsidR="00000000" w:rsidDel="00000000" w:rsidP="00000000" w:rsidRDefault="00000000" w:rsidRPr="00000000" w14:paraId="0000187D">
                  <w:pPr>
                    <w:spacing w:after="240" w:before="240" w:lineRule="auto"/>
                    <w:rPr/>
                  </w:pPr>
                  <w:r w:rsidDel="00000000" w:rsidR="00000000" w:rsidRPr="00000000">
                    <w:rPr>
                      <w:rtl w:val="0"/>
                    </w:rPr>
                    <w:t xml:space="preserve">DBT is supported by Behavioral Theory, which posits that skills are learned and reinforced through practice and positive outcomes. Mindfulness, a fundamental component of DBT, aligns with both Buddhist principles and contemporary psychological theories of awareness and acceptance. These skills enable individuals to maintain emotional stability and foster healthier interactions, which are essential for building resilience in the face of climate-related stressors.</w:t>
                  </w:r>
                </w:p>
                <w:p w:rsidR="00000000" w:rsidDel="00000000" w:rsidP="00000000" w:rsidRDefault="00000000" w:rsidRPr="00000000" w14:paraId="0000187E">
                  <w:pPr>
                    <w:spacing w:after="240" w:before="240" w:lineRule="auto"/>
                    <w:rPr>
                      <w:u w:val="single"/>
                    </w:rPr>
                  </w:pPr>
                  <w:r w:rsidDel="00000000" w:rsidR="00000000" w:rsidRPr="00000000">
                    <w:rPr>
                      <w:u w:val="single"/>
                      <w:rtl w:val="0"/>
                    </w:rPr>
                    <w:t xml:space="preserve">Below are some example practices and techniques. Ask yourself whether any of these resonate with you.</w:t>
                  </w:r>
                </w:p>
                <w:p w:rsidR="00000000" w:rsidDel="00000000" w:rsidP="00000000" w:rsidRDefault="00000000" w:rsidRPr="00000000" w14:paraId="0000187F">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880">
                  <w:pPr>
                    <w:numPr>
                      <w:ilvl w:val="0"/>
                      <w:numId w:val="66"/>
                    </w:numPr>
                    <w:ind w:left="720" w:hanging="360"/>
                    <w:rPr>
                      <w:b w:val="1"/>
                      <w:bCs w:val="1"/>
                    </w:rPr>
                  </w:pPr>
                  <w:r w:rsidDel="00000000" w:rsidR="00000000" w:rsidRPr="00000000">
                    <w:rPr>
                      <w:b w:val="1"/>
                      <w:bCs w:val="1"/>
                      <w:u w:val="single"/>
                      <w:rtl w:val="0"/>
                    </w:rPr>
                    <w:t xml:space="preserve">Distress Tolerance (TIP</w:t>
                  </w:r>
                  <w:ins w:author="Claire Perry" w:id="504" w:date="2025-12-06T22:12:56Z">
                    <w:r w:rsidDel="00000000" w:rsidR="00000000" w:rsidRPr="00000000">
                      <w:rPr>
                        <w:b w:val="1"/>
                        <w:bCs w:val="1"/>
                        <w:u w:val="single"/>
                        <w:rtl w:val="0"/>
                      </w:rPr>
                      <w:t xml:space="preserve">P</w:t>
                    </w:r>
                  </w:ins>
                  <w:r w:rsidDel="00000000" w:rsidR="00000000" w:rsidRPr="00000000">
                    <w:rPr>
                      <w:b w:val="1"/>
                      <w:bCs w:val="1"/>
                      <w:u w:val="single"/>
                      <w:rtl w:val="0"/>
                    </w:rPr>
                    <w:t xml:space="preserve"> Method)</w:t>
                  </w:r>
                </w:p>
                <w:p w:rsidR="00000000" w:rsidDel="00000000" w:rsidP="00000000" w:rsidRDefault="00000000" w:rsidRPr="00000000" w14:paraId="00001881">
                  <w:pPr>
                    <w:ind w:left="720" w:firstLine="0"/>
                    <w:rPr/>
                  </w:pPr>
                  <w:r w:rsidDel="00000000" w:rsidR="00000000" w:rsidRPr="00000000">
                    <w:rPr>
                      <w:rtl w:val="0"/>
                    </w:rPr>
                    <w:t xml:space="preserve">Managing acute distress through Temperature, Intense exercise, or Paced breathing.</w:t>
                  </w:r>
                </w:p>
                <w:p w:rsidR="00000000" w:rsidDel="00000000" w:rsidP="00000000" w:rsidRDefault="00000000" w:rsidRPr="00000000" w14:paraId="00001882">
                  <w:pPr>
                    <w:numPr>
                      <w:ilvl w:val="1"/>
                      <w:numId w:val="66"/>
                    </w:numPr>
                    <w:spacing w:after="0" w:afterAutospacing="0" w:before="240" w:lineRule="auto"/>
                    <w:ind w:left="1440" w:hanging="360"/>
                  </w:pPr>
                  <w:r w:rsidDel="00000000" w:rsidR="00000000" w:rsidRPr="00000000">
                    <w:rPr>
                      <w:b w:val="1"/>
                      <w:bCs w:val="1"/>
                      <w:rtl w:val="0"/>
                    </w:rPr>
                    <w:t xml:space="preserve">When to use</w:t>
                    <w:br w:type="textWrapping"/>
                  </w:r>
                  <w:r w:rsidDel="00000000" w:rsidR="00000000" w:rsidRPr="00000000">
                    <w:rPr>
                      <w:rtl w:val="0"/>
                    </w:rPr>
                    <w:t xml:space="preserve">In moments of acute distress where immediate relief is needed.</w:t>
                  </w:r>
                </w:p>
                <w:p w:rsidR="00000000" w:rsidDel="00000000" w:rsidP="00000000" w:rsidRDefault="00000000" w:rsidRPr="00000000" w14:paraId="00001883">
                  <w:pPr>
                    <w:numPr>
                      <w:ilvl w:val="1"/>
                      <w:numId w:val="66"/>
                    </w:numPr>
                    <w:spacing w:after="0" w:afterAutospacing="0" w:before="0" w:beforeAutospacing="0" w:lineRule="auto"/>
                    <w:ind w:left="1440" w:hanging="360"/>
                  </w:pPr>
                  <w:r w:rsidDel="00000000" w:rsidR="00000000" w:rsidRPr="00000000">
                    <w:rPr>
                      <w:b w:val="1"/>
                      <w:bCs w:val="1"/>
                      <w:rtl w:val="0"/>
                    </w:rPr>
                    <w:t xml:space="preserve">How to do</w:t>
                    <w:br w:type="textWrapping"/>
                  </w:r>
                  <w:r w:rsidDel="00000000" w:rsidR="00000000" w:rsidRPr="00000000">
                    <w:rPr>
                      <w:rtl w:val="0"/>
                    </w:rPr>
                    <w:t xml:space="preserve">Use techniques involving Temperature, Intense exercise, </w:t>
                  </w:r>
                  <w:del w:author="Claire Perry" w:id="505" w:date="2025-12-06T22:12:59Z">
                    <w:r w:rsidDel="00000000" w:rsidR="00000000" w:rsidRPr="00000000">
                      <w:rPr>
                        <w:rtl w:val="0"/>
                      </w:rPr>
                      <w:delText xml:space="preserve">or </w:delText>
                    </w:r>
                  </w:del>
                  <w:r w:rsidDel="00000000" w:rsidR="00000000" w:rsidRPr="00000000">
                    <w:rPr>
                      <w:rtl w:val="0"/>
                    </w:rPr>
                    <w:t xml:space="preserve">Paced breathing</w:t>
                  </w:r>
                  <w:ins w:author="Sonya Jakubec" w:id="506" w:date="2025-12-03T04:07:18Z">
                    <w:r w:rsidDel="00000000" w:rsidR="00000000" w:rsidRPr="00000000">
                      <w:rPr>
                        <w:rtl w:val="0"/>
                      </w:rPr>
                      <w:t xml:space="preserve">,</w:t>
                    </w:r>
                  </w:ins>
                  <w:ins w:author="Claire Perry" w:id="507" w:date="2025-12-06T22:13:06Z">
                    <w:r w:rsidDel="00000000" w:rsidR="00000000" w:rsidRPr="00000000">
                      <w:rPr>
                        <w:rtl w:val="0"/>
                      </w:rPr>
                      <w:t xml:space="preserve"> or progressive muscle relaxation</w:t>
                    </w:r>
                  </w:ins>
                  <w:ins w:author="Sonya Jakubec" w:id="506" w:date="2025-12-03T04:07:18Z">
                    <w:r w:rsidDel="00000000" w:rsidR="00000000" w:rsidRPr="00000000">
                      <w:rPr>
                        <w:rtl w:val="0"/>
                      </w:rPr>
                      <w:t xml:space="preserve"> not as simple relaxation or recreation but, rather, with an intensity to mediate acute distress</w:t>
                    </w:r>
                  </w:ins>
                  <w:del w:author="Sonya Jakubec" w:id="506" w:date="2025-12-03T04:07:18Z">
                    <w:r w:rsidDel="00000000" w:rsidR="00000000" w:rsidRPr="00000000">
                      <w:rPr>
                        <w:rtl w:val="0"/>
                      </w:rPr>
                      <w:delText xml:space="preserve">.</w:delText>
                    </w:r>
                  </w:del>
                  <w:r w:rsidDel="00000000" w:rsidR="00000000" w:rsidRPr="00000000">
                    <w:rPr>
                      <w:rtl w:val="0"/>
                    </w:rPr>
                  </w:r>
                </w:p>
                <w:p w:rsidR="00000000" w:rsidDel="00000000" w:rsidP="00000000" w:rsidRDefault="00000000" w:rsidRPr="00000000" w14:paraId="00001884">
                  <w:pPr>
                    <w:numPr>
                      <w:ilvl w:val="1"/>
                      <w:numId w:val="66"/>
                    </w:numPr>
                    <w:spacing w:after="0" w:afterAutospacing="0" w:before="0" w:beforeAutospacing="0" w:lineRule="auto"/>
                    <w:ind w:left="144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1885">
                  <w:pPr>
                    <w:numPr>
                      <w:ilvl w:val="2"/>
                      <w:numId w:val="66"/>
                    </w:numPr>
                    <w:spacing w:after="0" w:afterAutospacing="0" w:before="0" w:beforeAutospacing="0" w:lineRule="auto"/>
                    <w:ind w:left="2160" w:hanging="360"/>
                  </w:pPr>
                  <w:r w:rsidDel="00000000" w:rsidR="00000000" w:rsidRPr="00000000">
                    <w:rPr>
                      <w:rtl w:val="0"/>
                    </w:rPr>
                    <w:t xml:space="preserve">Hold a cold compress or ice pack to your wrists or neck to physically calm your body.</w:t>
                  </w:r>
                </w:p>
                <w:p w:rsidR="00000000" w:rsidDel="00000000" w:rsidP="00000000" w:rsidRDefault="00000000" w:rsidRPr="00000000" w14:paraId="00001886">
                  <w:pPr>
                    <w:numPr>
                      <w:ilvl w:val="2"/>
                      <w:numId w:val="66"/>
                    </w:numPr>
                    <w:spacing w:after="0" w:afterAutospacing="0" w:before="0" w:beforeAutospacing="0" w:lineRule="auto"/>
                    <w:ind w:left="2160" w:hanging="360"/>
                  </w:pPr>
                  <w:r w:rsidDel="00000000" w:rsidR="00000000" w:rsidRPr="00000000">
                    <w:rPr>
                      <w:rtl w:val="0"/>
                    </w:rPr>
                    <w:t xml:space="preserve">Do 20 jumping jacks or jog in place to release tension and redirect adrenaline.</w:t>
                  </w:r>
                </w:p>
                <w:p w:rsidR="00000000" w:rsidDel="00000000" w:rsidP="00000000" w:rsidRDefault="00000000" w:rsidRPr="00000000" w14:paraId="00001887">
                  <w:pPr>
                    <w:numPr>
                      <w:ilvl w:val="2"/>
                      <w:numId w:val="66"/>
                    </w:numPr>
                    <w:spacing w:after="0" w:afterAutospacing="0" w:before="0" w:beforeAutospacing="0" w:lineRule="auto"/>
                    <w:ind w:left="2160" w:hanging="360"/>
                    <w:rPr>
                      <w:ins w:author="Claire Perry" w:id="508" w:date="2025-12-06T22:13:31Z"/>
                    </w:rPr>
                  </w:pPr>
                  <w:r w:rsidDel="00000000" w:rsidR="00000000" w:rsidRPr="00000000">
                    <w:rPr>
                      <w:rtl w:val="0"/>
                    </w:rPr>
                    <w:t xml:space="preserve">Practice paced breathing: inhale for 4 counts, hold for 4, and exhale for 6, focusing on slowing your heart rate.</w:t>
                  </w:r>
                  <w:ins w:author="Claire Perry" w:id="508" w:date="2025-12-06T22:13:31Z">
                    <w:r w:rsidDel="00000000" w:rsidR="00000000" w:rsidRPr="00000000">
                      <w:rPr>
                        <w:rtl w:val="0"/>
                      </w:rPr>
                    </w:r>
                  </w:ins>
                </w:p>
                <w:p w:rsidR="00000000" w:rsidDel="00000000" w:rsidP="00000000" w:rsidRDefault="00000000" w:rsidRPr="00000000" w14:paraId="00001888">
                  <w:pPr>
                    <w:numPr>
                      <w:ilvl w:val="2"/>
                      <w:numId w:val="66"/>
                    </w:numPr>
                    <w:spacing w:after="0" w:afterAutospacing="0" w:before="0" w:beforeAutospacing="0" w:lineRule="auto"/>
                    <w:ind w:left="2160" w:hanging="360"/>
                  </w:pPr>
                  <w:ins w:author="Claire Perry" w:id="508" w:date="2025-12-06T22:13:31Z">
                    <w:r w:rsidDel="00000000" w:rsidR="00000000" w:rsidRPr="00000000">
                      <w:rPr>
                        <w:rtl w:val="0"/>
                      </w:rPr>
                      <w:t xml:space="preserve">Engage in self-guided progressive muscle relaxation</w:t>
                    </w:r>
                  </w:ins>
                  <w:r w:rsidDel="00000000" w:rsidR="00000000" w:rsidRPr="00000000">
                    <w:rPr>
                      <w:rtl w:val="0"/>
                    </w:rPr>
                  </w:r>
                </w:p>
                <w:p w:rsidR="00000000" w:rsidDel="00000000" w:rsidP="00000000" w:rsidRDefault="00000000" w:rsidRPr="00000000" w14:paraId="00001889">
                  <w:pPr>
                    <w:numPr>
                      <w:ilvl w:val="0"/>
                      <w:numId w:val="66"/>
                    </w:numPr>
                    <w:ind w:left="720" w:hanging="360"/>
                    <w:rPr>
                      <w:b w:val="1"/>
                      <w:bCs w:val="1"/>
                    </w:rPr>
                  </w:pPr>
                  <w:r w:rsidDel="00000000" w:rsidR="00000000" w:rsidRPr="00000000">
                    <w:rPr>
                      <w:b w:val="1"/>
                      <w:bCs w:val="1"/>
                      <w:u w:val="single"/>
                      <w:rtl w:val="0"/>
                    </w:rPr>
                    <w:t xml:space="preserve">Emotional Validation</w:t>
                  </w:r>
                </w:p>
                <w:p w:rsidR="00000000" w:rsidDel="00000000" w:rsidP="00000000" w:rsidRDefault="00000000" w:rsidRPr="00000000" w14:paraId="0000188A">
                  <w:pPr>
                    <w:ind w:left="720" w:firstLine="0"/>
                    <w:rPr/>
                  </w:pPr>
                  <w:r w:rsidDel="00000000" w:rsidR="00000000" w:rsidRPr="00000000">
                    <w:rPr>
                      <w:rtl w:val="0"/>
                    </w:rPr>
                    <w:t xml:space="preserve">Acknowledging and accepting emotions as real and meaningful without minimizing them.</w:t>
                  </w:r>
                </w:p>
                <w:p w:rsidR="00000000" w:rsidDel="00000000" w:rsidP="00000000" w:rsidRDefault="00000000" w:rsidRPr="00000000" w14:paraId="0000188B">
                  <w:pPr>
                    <w:numPr>
                      <w:ilvl w:val="1"/>
                      <w:numId w:val="66"/>
                    </w:numPr>
                    <w:spacing w:after="0" w:afterAutospacing="0" w:before="240" w:lineRule="auto"/>
                    <w:ind w:left="1440" w:hanging="360"/>
                  </w:pPr>
                  <w:r w:rsidDel="00000000" w:rsidR="00000000" w:rsidRPr="00000000">
                    <w:rPr>
                      <w:b w:val="1"/>
                      <w:bCs w:val="1"/>
                      <w:rtl w:val="0"/>
                    </w:rPr>
                    <w:t xml:space="preserve">When to use</w:t>
                    <w:br w:type="textWrapping"/>
                  </w:r>
                  <w:r w:rsidDel="00000000" w:rsidR="00000000" w:rsidRPr="00000000">
                    <w:rPr>
                      <w:rtl w:val="0"/>
                    </w:rPr>
                    <w:t xml:space="preserve">When dismissing or invalidating your own feelings.</w:t>
                  </w:r>
                </w:p>
                <w:p w:rsidR="00000000" w:rsidDel="00000000" w:rsidP="00000000" w:rsidRDefault="00000000" w:rsidRPr="00000000" w14:paraId="0000188C">
                  <w:pPr>
                    <w:numPr>
                      <w:ilvl w:val="1"/>
                      <w:numId w:val="66"/>
                    </w:numPr>
                    <w:spacing w:after="0" w:afterAutospacing="0" w:before="0" w:beforeAutospacing="0" w:lineRule="auto"/>
                    <w:ind w:left="1440" w:hanging="360"/>
                  </w:pPr>
                  <w:r w:rsidDel="00000000" w:rsidR="00000000" w:rsidRPr="00000000">
                    <w:rPr>
                      <w:b w:val="1"/>
                      <w:bCs w:val="1"/>
                      <w:rtl w:val="0"/>
                    </w:rPr>
                    <w:t xml:space="preserve">How to do</w:t>
                    <w:br w:type="textWrapping"/>
                  </w:r>
                  <w:r w:rsidDel="00000000" w:rsidR="00000000" w:rsidRPr="00000000">
                    <w:rPr>
                      <w:rtl w:val="0"/>
                    </w:rPr>
                    <w:t xml:space="preserve">Recognize your emotions as valid responses to your experiences.</w:t>
                  </w:r>
                </w:p>
                <w:p w:rsidR="00000000" w:rsidDel="00000000" w:rsidP="00000000" w:rsidRDefault="00000000" w:rsidRPr="00000000" w14:paraId="0000188D">
                  <w:pPr>
                    <w:numPr>
                      <w:ilvl w:val="1"/>
                      <w:numId w:val="66"/>
                    </w:numPr>
                    <w:spacing w:after="0" w:afterAutospacing="0" w:before="0" w:beforeAutospacing="0" w:lineRule="auto"/>
                    <w:ind w:left="144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188E">
                  <w:pPr>
                    <w:numPr>
                      <w:ilvl w:val="2"/>
                      <w:numId w:val="66"/>
                    </w:numPr>
                    <w:spacing w:after="0" w:afterAutospacing="0" w:before="0" w:beforeAutospacing="0" w:lineRule="auto"/>
                    <w:ind w:left="2160" w:hanging="360"/>
                  </w:pPr>
                  <w:r w:rsidDel="00000000" w:rsidR="00000000" w:rsidRPr="00000000">
                    <w:rPr>
                      <w:rtl w:val="0"/>
                    </w:rPr>
                    <w:t xml:space="preserve">When frustrated by climate inaction, remind yourself, “It’s </w:t>
                  </w:r>
                  <w:ins w:author="Sonya Jakubec" w:id="509" w:date="2025-12-03T04:09:38Z">
                    <w:r w:rsidDel="00000000" w:rsidR="00000000" w:rsidRPr="00000000">
                      <w:rPr>
                        <w:rtl w:val="0"/>
                      </w:rPr>
                      <w:t xml:space="preserve">natural and normal </w:t>
                    </w:r>
                  </w:ins>
                  <w:del w:author="Sonya Jakubec" w:id="509" w:date="2025-12-03T04:09:38Z">
                    <w:r w:rsidDel="00000000" w:rsidR="00000000" w:rsidRPr="00000000">
                      <w:rPr>
                        <w:rtl w:val="0"/>
                      </w:rPr>
                      <w:delText xml:space="preserve">okay</w:delText>
                    </w:r>
                  </w:del>
                  <w:r w:rsidDel="00000000" w:rsidR="00000000" w:rsidRPr="00000000">
                    <w:rPr>
                      <w:rtl w:val="0"/>
                    </w:rPr>
                    <w:t xml:space="preserve"> to feel this way because I care deeply about the issue.”</w:t>
                  </w:r>
                </w:p>
                <w:p w:rsidR="00000000" w:rsidDel="00000000" w:rsidP="00000000" w:rsidRDefault="00000000" w:rsidRPr="00000000" w14:paraId="0000188F">
                  <w:pPr>
                    <w:numPr>
                      <w:ilvl w:val="2"/>
                      <w:numId w:val="66"/>
                    </w:numPr>
                    <w:spacing w:after="0" w:afterAutospacing="0" w:before="0" w:beforeAutospacing="0" w:lineRule="auto"/>
                    <w:ind w:left="2160" w:hanging="360"/>
                  </w:pPr>
                  <w:r w:rsidDel="00000000" w:rsidR="00000000" w:rsidRPr="00000000">
                    <w:rPr>
                      <w:rtl w:val="0"/>
                    </w:rPr>
                    <w:t xml:space="preserve">If you’re grieving for lost habitats or species, acknowledge, “This sadness </w:t>
                  </w:r>
                  <w:ins w:author="Sonya Jakubec" w:id="510" w:date="2025-12-03T04:10:43Z">
                    <w:r w:rsidDel="00000000" w:rsidR="00000000" w:rsidRPr="00000000">
                      <w:rPr>
                        <w:rtl w:val="0"/>
                      </w:rPr>
                      <w:t xml:space="preserve">is a natural response that </w:t>
                    </w:r>
                  </w:ins>
                  <w:r w:rsidDel="00000000" w:rsidR="00000000" w:rsidRPr="00000000">
                    <w:rPr>
                      <w:rtl w:val="0"/>
                    </w:rPr>
                    <w:t xml:space="preserve">reflects </w:t>
                  </w:r>
                  <w:ins w:author="Sonya Jakubec" w:id="511" w:date="2025-12-03T04:10:57Z">
                    <w:r w:rsidDel="00000000" w:rsidR="00000000" w:rsidRPr="00000000">
                      <w:rPr>
                        <w:rtl w:val="0"/>
                      </w:rPr>
                      <w:t xml:space="preserve">loss and </w:t>
                    </w:r>
                  </w:ins>
                  <w:r w:rsidDel="00000000" w:rsidR="00000000" w:rsidRPr="00000000">
                    <w:rPr>
                      <w:rtl w:val="0"/>
                    </w:rPr>
                    <w:t xml:space="preserve">my connection to the natural world.”</w:t>
                    <w:br w:type="textWrapping"/>
                  </w:r>
                </w:p>
                <w:p w:rsidR="00000000" w:rsidDel="00000000" w:rsidP="00000000" w:rsidRDefault="00000000" w:rsidRPr="00000000" w14:paraId="00001890">
                  <w:pPr>
                    <w:numPr>
                      <w:ilvl w:val="0"/>
                      <w:numId w:val="66"/>
                    </w:numPr>
                    <w:ind w:left="720" w:hanging="360"/>
                    <w:rPr>
                      <w:b w:val="1"/>
                      <w:bCs w:val="1"/>
                    </w:rPr>
                  </w:pPr>
                  <w:r w:rsidDel="00000000" w:rsidR="00000000" w:rsidRPr="00000000">
                    <w:rPr>
                      <w:b w:val="1"/>
                      <w:bCs w:val="1"/>
                      <w:u w:val="single"/>
                      <w:rtl w:val="0"/>
                    </w:rPr>
                    <w:t xml:space="preserve">Interpersonal Effectiveness</w:t>
                  </w:r>
                </w:p>
                <w:p w:rsidR="00000000" w:rsidDel="00000000" w:rsidP="00000000" w:rsidRDefault="00000000" w:rsidRPr="00000000" w14:paraId="00001891">
                  <w:pPr>
                    <w:ind w:left="720" w:firstLine="0"/>
                    <w:rPr/>
                  </w:pPr>
                  <w:r w:rsidDel="00000000" w:rsidR="00000000" w:rsidRPr="00000000">
                    <w:rPr>
                      <w:rtl w:val="0"/>
                    </w:rPr>
                    <w:t xml:space="preserve">Navigating relationships and communicating your needs without escalating emotional conflicts.</w:t>
                  </w:r>
                </w:p>
                <w:p w:rsidR="00000000" w:rsidDel="00000000" w:rsidP="00000000" w:rsidRDefault="00000000" w:rsidRPr="00000000" w14:paraId="00001892">
                  <w:pPr>
                    <w:numPr>
                      <w:ilvl w:val="1"/>
                      <w:numId w:val="66"/>
                    </w:numPr>
                    <w:spacing w:after="0" w:afterAutospacing="0" w:before="240" w:lineRule="auto"/>
                    <w:ind w:left="1440" w:hanging="360"/>
                  </w:pPr>
                  <w:r w:rsidDel="00000000" w:rsidR="00000000" w:rsidRPr="00000000">
                    <w:rPr>
                      <w:b w:val="1"/>
                      <w:bCs w:val="1"/>
                      <w:rtl w:val="0"/>
                    </w:rPr>
                    <w:t xml:space="preserve">When to use</w:t>
                    <w:br w:type="textWrapping"/>
                  </w:r>
                  <w:r w:rsidDel="00000000" w:rsidR="00000000" w:rsidRPr="00000000">
                    <w:rPr>
                      <w:rtl w:val="0"/>
                    </w:rPr>
                    <w:t xml:space="preserve">When discussing climate issues with others and needing to maintain calm communication.</w:t>
                  </w:r>
                </w:p>
                <w:p w:rsidR="00000000" w:rsidDel="00000000" w:rsidP="00000000" w:rsidRDefault="00000000" w:rsidRPr="00000000" w14:paraId="00001893">
                  <w:pPr>
                    <w:numPr>
                      <w:ilvl w:val="1"/>
                      <w:numId w:val="66"/>
                    </w:numPr>
                    <w:spacing w:after="0" w:afterAutospacing="0" w:before="0" w:beforeAutospacing="0" w:lineRule="auto"/>
                    <w:ind w:left="1440" w:hanging="360"/>
                  </w:pPr>
                  <w:r w:rsidDel="00000000" w:rsidR="00000000" w:rsidRPr="00000000">
                    <w:rPr>
                      <w:b w:val="1"/>
                      <w:bCs w:val="1"/>
                      <w:rtl w:val="0"/>
                    </w:rPr>
                    <w:t xml:space="preserve">How to do</w:t>
                    <w:br w:type="textWrapping"/>
                  </w:r>
                  <w:r w:rsidDel="00000000" w:rsidR="00000000" w:rsidRPr="00000000">
                    <w:rPr>
                      <w:rtl w:val="0"/>
                    </w:rPr>
                    <w:t xml:space="preserve">Use </w:t>
                  </w:r>
                  <w:ins w:author="Claire Perry" w:id="512" w:date="2025-12-06T22:15:15Z">
                    <w:r w:rsidDel="00000000" w:rsidR="00000000" w:rsidRPr="00000000">
                      <w:rPr>
                        <w:rtl w:val="0"/>
                      </w:rPr>
                      <w:t xml:space="preserve">empathy, </w:t>
                    </w:r>
                  </w:ins>
                  <w:r w:rsidDel="00000000" w:rsidR="00000000" w:rsidRPr="00000000">
                    <w:rPr>
                      <w:rtl w:val="0"/>
                    </w:rPr>
                    <w:t xml:space="preserve">assertiveness, clarity, and respect in your interactions.</w:t>
                  </w:r>
                </w:p>
                <w:p w:rsidR="00000000" w:rsidDel="00000000" w:rsidP="00000000" w:rsidRDefault="00000000" w:rsidRPr="00000000" w14:paraId="00001894">
                  <w:pPr>
                    <w:numPr>
                      <w:ilvl w:val="1"/>
                      <w:numId w:val="66"/>
                    </w:numPr>
                    <w:spacing w:after="0" w:afterAutospacing="0" w:before="0" w:beforeAutospacing="0" w:lineRule="auto"/>
                    <w:ind w:left="144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1895">
                  <w:pPr>
                    <w:numPr>
                      <w:ilvl w:val="2"/>
                      <w:numId w:val="66"/>
                    </w:numPr>
                    <w:spacing w:after="0" w:afterAutospacing="0" w:before="0" w:beforeAutospacing="0" w:lineRule="auto"/>
                    <w:ind w:left="2160" w:hanging="360"/>
                  </w:pPr>
                  <w:r w:rsidDel="00000000" w:rsidR="00000000" w:rsidRPr="00000000">
                    <w:rPr>
                      <w:rtl w:val="0"/>
                    </w:rPr>
                    <w:t xml:space="preserve">Calmly explain sustainability practices to a colleague: “I think we could reduce waste by using reusable containers. What </w:t>
                  </w:r>
                  <w:ins w:author="Claire Perry" w:id="513" w:date="2025-12-06T22:15:53Z">
                    <w:r w:rsidDel="00000000" w:rsidR="00000000" w:rsidRPr="00000000">
                      <w:rPr>
                        <w:rtl w:val="0"/>
                      </w:rPr>
                      <w:t xml:space="preserve">are your thoughts </w:t>
                    </w:r>
                  </w:ins>
                  <w:del w:author="Claire Perry" w:id="513" w:date="2025-12-06T22:15:53Z">
                    <w:r w:rsidDel="00000000" w:rsidR="00000000" w:rsidRPr="00000000">
                      <w:rPr>
                        <w:rtl w:val="0"/>
                      </w:rPr>
                      <w:delText xml:space="preserve">do you think</w:delText>
                    </w:r>
                  </w:del>
                  <w:r w:rsidDel="00000000" w:rsidR="00000000" w:rsidRPr="00000000">
                    <w:rPr>
                      <w:rtl w:val="0"/>
                    </w:rPr>
                    <w:t xml:space="preserve">?”</w:t>
                  </w:r>
                </w:p>
                <w:p w:rsidR="00000000" w:rsidDel="00000000" w:rsidP="00000000" w:rsidRDefault="00000000" w:rsidRPr="00000000" w14:paraId="00001896">
                  <w:pPr>
                    <w:numPr>
                      <w:ilvl w:val="2"/>
                      <w:numId w:val="66"/>
                    </w:numPr>
                    <w:spacing w:after="0" w:afterAutospacing="0" w:before="0" w:beforeAutospacing="0" w:lineRule="auto"/>
                    <w:ind w:left="2160" w:hanging="360"/>
                  </w:pPr>
                  <w:r w:rsidDel="00000000" w:rsidR="00000000" w:rsidRPr="00000000">
                    <w:rPr>
                      <w:rtl w:val="0"/>
                    </w:rPr>
                    <w:t xml:space="preserve">Express your concerns to a friend by saying, “I feel overwhelmed about climate news sometimes—can we talk about something lighter today?</w:t>
                    <w:br w:type="textWrapping"/>
                  </w:r>
                </w:p>
                <w:p w:rsidR="00000000" w:rsidDel="00000000" w:rsidP="00000000" w:rsidRDefault="00000000" w:rsidRPr="00000000" w14:paraId="00001897">
                  <w:pPr>
                    <w:numPr>
                      <w:ilvl w:val="0"/>
                      <w:numId w:val="66"/>
                    </w:numPr>
                    <w:ind w:left="720" w:hanging="360"/>
                    <w:rPr>
                      <w:b w:val="1"/>
                      <w:bCs w:val="1"/>
                    </w:rPr>
                  </w:pPr>
                  <w:r w:rsidDel="00000000" w:rsidR="00000000" w:rsidRPr="00000000">
                    <w:rPr>
                      <w:b w:val="1"/>
                      <w:bCs w:val="1"/>
                      <w:u w:val="single"/>
                      <w:rtl w:val="0"/>
                    </w:rPr>
                    <w:t xml:space="preserve">Walking the Middle Path</w:t>
                  </w:r>
                </w:p>
                <w:p w:rsidR="00000000" w:rsidDel="00000000" w:rsidP="00000000" w:rsidRDefault="00000000" w:rsidRPr="00000000" w14:paraId="00001898">
                  <w:pPr>
                    <w:ind w:left="720" w:firstLine="0"/>
                    <w:rPr/>
                  </w:pPr>
                  <w:r w:rsidDel="00000000" w:rsidR="00000000" w:rsidRPr="00000000">
                    <w:rPr>
                      <w:rtl w:val="0"/>
                    </w:rPr>
                    <w:t xml:space="preserve">Balancing acceptance and change by finding a reasonable middle ground.</w:t>
                  </w:r>
                </w:p>
                <w:p w:rsidR="00000000" w:rsidDel="00000000" w:rsidP="00000000" w:rsidRDefault="00000000" w:rsidRPr="00000000" w14:paraId="00001899">
                  <w:pPr>
                    <w:numPr>
                      <w:ilvl w:val="1"/>
                      <w:numId w:val="66"/>
                    </w:numPr>
                    <w:spacing w:after="0" w:afterAutospacing="0" w:before="240" w:lineRule="auto"/>
                    <w:ind w:left="1440" w:hanging="360"/>
                  </w:pPr>
                  <w:r w:rsidDel="00000000" w:rsidR="00000000" w:rsidRPr="00000000">
                    <w:rPr>
                      <w:b w:val="1"/>
                      <w:bCs w:val="1"/>
                      <w:rtl w:val="0"/>
                    </w:rPr>
                    <w:t xml:space="preserve">When to use</w:t>
                    <w:br w:type="textWrapping"/>
                  </w:r>
                  <w:r w:rsidDel="00000000" w:rsidR="00000000" w:rsidRPr="00000000">
                    <w:rPr>
                      <w:rtl w:val="0"/>
                    </w:rPr>
                    <w:t xml:space="preserve">When caught between conflicting emotions or perspectives.</w:t>
                  </w:r>
                </w:p>
                <w:p w:rsidR="00000000" w:rsidDel="00000000" w:rsidP="00000000" w:rsidRDefault="00000000" w:rsidRPr="00000000" w14:paraId="0000189A">
                  <w:pPr>
                    <w:numPr>
                      <w:ilvl w:val="1"/>
                      <w:numId w:val="66"/>
                    </w:numPr>
                    <w:spacing w:after="0" w:afterAutospacing="0" w:before="0" w:beforeAutospacing="0" w:lineRule="auto"/>
                    <w:ind w:left="1440" w:hanging="360"/>
                  </w:pPr>
                  <w:r w:rsidDel="00000000" w:rsidR="00000000" w:rsidRPr="00000000">
                    <w:rPr>
                      <w:b w:val="1"/>
                      <w:bCs w:val="1"/>
                      <w:rtl w:val="0"/>
                    </w:rPr>
                    <w:t xml:space="preserve">How to do</w:t>
                    <w:br w:type="textWrapping"/>
                  </w:r>
                  <w:r w:rsidDel="00000000" w:rsidR="00000000" w:rsidRPr="00000000">
                    <w:rPr>
                      <w:rtl w:val="0"/>
                    </w:rPr>
                    <w:t xml:space="preserve">Acknowledge both sides and look for realistic compromises.</w:t>
                  </w:r>
                </w:p>
                <w:p w:rsidR="00000000" w:rsidDel="00000000" w:rsidP="00000000" w:rsidRDefault="00000000" w:rsidRPr="00000000" w14:paraId="0000189B">
                  <w:pPr>
                    <w:numPr>
                      <w:ilvl w:val="1"/>
                      <w:numId w:val="66"/>
                    </w:numPr>
                    <w:spacing w:after="0" w:afterAutospacing="0" w:before="0" w:beforeAutospacing="0" w:lineRule="auto"/>
                    <w:ind w:left="144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189C">
                  <w:pPr>
                    <w:numPr>
                      <w:ilvl w:val="2"/>
                      <w:numId w:val="66"/>
                    </w:numPr>
                    <w:spacing w:after="0" w:afterAutospacing="0" w:before="0" w:beforeAutospacing="0" w:lineRule="auto"/>
                    <w:ind w:left="2160" w:hanging="360"/>
                  </w:pPr>
                  <w:r w:rsidDel="00000000" w:rsidR="00000000" w:rsidRPr="00000000">
                    <w:rPr>
                      <w:rtl w:val="0"/>
                    </w:rPr>
                    <w:t xml:space="preserve">Support gradual climate policies while advocating for systemic changes: “Small steps can lead to bigger shifts over time.”</w:t>
                  </w:r>
                </w:p>
                <w:p w:rsidR="00000000" w:rsidDel="00000000" w:rsidP="00000000" w:rsidRDefault="00000000" w:rsidRPr="00000000" w14:paraId="0000189D">
                  <w:pPr>
                    <w:numPr>
                      <w:ilvl w:val="2"/>
                      <w:numId w:val="66"/>
                    </w:numPr>
                    <w:spacing w:after="240" w:before="0" w:beforeAutospacing="0" w:lineRule="auto"/>
                    <w:ind w:left="2160" w:hanging="360"/>
                  </w:pPr>
                  <w:r w:rsidDel="00000000" w:rsidR="00000000" w:rsidRPr="00000000">
                    <w:rPr>
                      <w:rtl w:val="0"/>
                    </w:rPr>
                    <w:t xml:space="preserve">Balance personal sustainability efforts with self-compassion: “I’m doing my best, and perfection isn’t realistic.”</w:t>
                  </w:r>
                </w:p>
                <w:p w:rsidR="00000000" w:rsidDel="00000000" w:rsidP="00000000" w:rsidRDefault="00000000" w:rsidRPr="00000000" w14:paraId="0000189E">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189F">
            <w:pPr>
              <w:spacing w:after="240" w:before="240" w:lineRule="auto"/>
              <w:rPr/>
            </w:pPr>
            <w:r w:rsidDel="00000000" w:rsidR="00000000" w:rsidRPr="00000000">
              <w:rPr>
                <w:rtl w:val="0"/>
              </w:rPr>
            </w:r>
          </w:p>
          <w:p w:rsidR="00000000" w:rsidDel="00000000" w:rsidP="00000000" w:rsidRDefault="00000000" w:rsidRPr="00000000" w14:paraId="000018A0">
            <w:pPr>
              <w:spacing w:after="240" w:before="240" w:lineRule="auto"/>
              <w:rPr/>
            </w:pPr>
            <w:r w:rsidDel="00000000" w:rsidR="00000000" w:rsidRPr="00000000">
              <w:rPr>
                <w:rtl w:val="0"/>
              </w:rPr>
            </w:r>
          </w:p>
          <w:tbl>
            <w:tblPr>
              <w:tblStyle w:val="Table181"/>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8A1">
                  <w:pPr>
                    <w:pStyle w:val="Heading2"/>
                    <w:spacing w:after="240" w:before="240" w:lineRule="auto"/>
                    <w:rPr/>
                  </w:pPr>
                  <w:bookmarkStart w:colFirst="0" w:colLast="0" w:name="_g3wt1yrx6zq7" w:id="362"/>
                  <w:bookmarkEnd w:id="362"/>
                  <w:r w:rsidDel="00000000" w:rsidR="00000000" w:rsidRPr="00000000">
                    <w:rPr>
                      <w:rtl w:val="0"/>
                    </w:rPr>
                    <w:t xml:space="preserve">Somatic and Embodiment Practices</w:t>
                  </w:r>
                </w:p>
                <w:p w:rsidR="00000000" w:rsidDel="00000000" w:rsidP="00000000" w:rsidRDefault="00000000" w:rsidRPr="00000000" w14:paraId="000018A2">
                  <w:pPr>
                    <w:spacing w:after="240" w:before="240" w:lineRule="auto"/>
                    <w:rPr/>
                  </w:pPr>
                  <w:r w:rsidDel="00000000" w:rsidR="00000000" w:rsidRPr="00000000">
                    <w:rPr>
                      <w:rtl w:val="0"/>
                    </w:rPr>
                    <w:t xml:space="preserve">Somatic practices focus on the body as a pathway for managing emotions, recognizing that emotional states are closely linked to physiological processes. These practices help release physical tension and process emotions stored in the body, restoring balance to the nervous system and preventing emotional dysregulation. Examples of somatic practices include Progressive Muscle Relaxation (PMR), which involves systematically tensing and relaxing muscle groups to reduce physical tension. Somatic Experiencing (SE), developed by Peter Levine, focuses on tracking and releasing bodily sensations associated with trauma. Movement-based practices such as yoga, tai chi, or dance also fall under this category, promoting physical and emotional well-being through coordinated bodily movements.</w:t>
                  </w:r>
                </w:p>
                <w:p w:rsidR="00000000" w:rsidDel="00000000" w:rsidP="00000000" w:rsidRDefault="00000000" w:rsidRPr="00000000" w14:paraId="000018A3">
                  <w:pPr>
                    <w:spacing w:after="240" w:before="240" w:lineRule="auto"/>
                    <w:rPr/>
                  </w:pPr>
                  <w:r w:rsidDel="00000000" w:rsidR="00000000" w:rsidRPr="00000000">
                    <w:rPr>
                      <w:rtl w:val="0"/>
                    </w:rPr>
                    <w:t xml:space="preserve">The effectiveness of somatic and embodiment practices is supported by Somatic Experiencing Theory, which posits that trauma is stored in the body and that physical release supports emotional healing. Embodied Cognition Theory further recognizes the interplay between bodily states and emotional or cognitive processes, highlighting the importance of bodily awareness in managing emotions. By addressing emotions on a physiological level, somatic practices empower individuals to achieve emotional regulation and resilience.</w:t>
                  </w:r>
                </w:p>
                <w:p w:rsidR="00000000" w:rsidDel="00000000" w:rsidP="00000000" w:rsidRDefault="00000000" w:rsidRPr="00000000" w14:paraId="000018A4">
                  <w:pPr>
                    <w:spacing w:after="240" w:before="240" w:lineRule="auto"/>
                    <w:rPr>
                      <w:u w:val="single"/>
                    </w:rPr>
                  </w:pPr>
                  <w:r w:rsidDel="00000000" w:rsidR="00000000" w:rsidRPr="00000000">
                    <w:rPr>
                      <w:u w:val="single"/>
                      <w:rtl w:val="0"/>
                    </w:rPr>
                    <w:t xml:space="preserve">Below are some example practices and techniques for you to consider:</w:t>
                  </w:r>
                </w:p>
                <w:p w:rsidR="00000000" w:rsidDel="00000000" w:rsidP="00000000" w:rsidRDefault="00000000" w:rsidRPr="00000000" w14:paraId="000018A5">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8A6">
                  <w:pPr>
                    <w:numPr>
                      <w:ilvl w:val="0"/>
                      <w:numId w:val="285"/>
                    </w:numPr>
                    <w:spacing w:after="0" w:afterAutospacing="0" w:before="240" w:lineRule="auto"/>
                    <w:ind w:left="720" w:hanging="360"/>
                    <w:rPr>
                      <w:b w:val="1"/>
                      <w:bCs w:val="1"/>
                    </w:rPr>
                  </w:pPr>
                  <w:r w:rsidDel="00000000" w:rsidR="00000000" w:rsidRPr="00000000">
                    <w:rPr>
                      <w:b w:val="1"/>
                      <w:bCs w:val="1"/>
                      <w:rtl w:val="0"/>
                    </w:rPr>
                    <w:t xml:space="preserve">Somatic and Embodiment Practices</w:t>
                  </w:r>
                </w:p>
                <w:p w:rsidR="00000000" w:rsidDel="00000000" w:rsidP="00000000" w:rsidRDefault="00000000" w:rsidRPr="00000000" w14:paraId="000018A7">
                  <w:pPr>
                    <w:numPr>
                      <w:ilvl w:val="1"/>
                      <w:numId w:val="285"/>
                    </w:numPr>
                    <w:spacing w:after="0" w:afterAutospacing="0" w:before="0" w:beforeAutospacing="0" w:lineRule="auto"/>
                    <w:ind w:left="1440" w:hanging="360"/>
                  </w:pPr>
                  <w:r w:rsidDel="00000000" w:rsidR="00000000" w:rsidRPr="00000000">
                    <w:rPr>
                      <w:b w:val="1"/>
                      <w:bCs w:val="1"/>
                      <w:u w:val="single"/>
                      <w:rtl w:val="0"/>
                    </w:rPr>
                    <w:t xml:space="preserve">Progressive Muscle Relaxation (PMR)</w:t>
                  </w:r>
                  <w:r w:rsidDel="00000000" w:rsidR="00000000" w:rsidRPr="00000000">
                    <w:rPr>
                      <w:b w:val="1"/>
                      <w:bCs w:val="1"/>
                      <w:rtl w:val="0"/>
                    </w:rPr>
                    <w:br w:type="textWrapping"/>
                  </w:r>
                  <w:r w:rsidDel="00000000" w:rsidR="00000000" w:rsidRPr="00000000">
                    <w:rPr>
                      <w:rtl w:val="0"/>
                    </w:rPr>
                    <w:t xml:space="preserve">Tensing and releasing muscle groups to reduce physical tension.</w:t>
                  </w:r>
                </w:p>
                <w:p w:rsidR="00000000" w:rsidDel="00000000" w:rsidP="00000000" w:rsidRDefault="00000000" w:rsidRPr="00000000" w14:paraId="000018A8">
                  <w:pPr>
                    <w:numPr>
                      <w:ilvl w:val="1"/>
                      <w:numId w:val="285"/>
                    </w:numPr>
                    <w:spacing w:after="0" w:afterAutospacing="0" w:before="0" w:beforeAutospacing="0" w:lineRule="auto"/>
                    <w:ind w:left="1440" w:hanging="360"/>
                  </w:pPr>
                  <w:r w:rsidDel="00000000" w:rsidR="00000000" w:rsidRPr="00000000">
                    <w:rPr>
                      <w:b w:val="1"/>
                      <w:bCs w:val="1"/>
                      <w:rtl w:val="0"/>
                    </w:rPr>
                    <w:t xml:space="preserve">When to use</w:t>
                    <w:br w:type="textWrapping"/>
                  </w:r>
                  <w:r w:rsidDel="00000000" w:rsidR="00000000" w:rsidRPr="00000000">
                    <w:rPr>
                      <w:rtl w:val="0"/>
                    </w:rPr>
                    <w:t xml:space="preserve">When physical tension is contributing to your distress.</w:t>
                  </w:r>
                </w:p>
                <w:p w:rsidR="00000000" w:rsidDel="00000000" w:rsidP="00000000" w:rsidRDefault="00000000" w:rsidRPr="00000000" w14:paraId="000018A9">
                  <w:pPr>
                    <w:numPr>
                      <w:ilvl w:val="1"/>
                      <w:numId w:val="285"/>
                    </w:numPr>
                    <w:spacing w:after="0" w:afterAutospacing="0" w:before="0" w:beforeAutospacing="0" w:lineRule="auto"/>
                    <w:ind w:left="1440" w:hanging="360"/>
                  </w:pPr>
                  <w:r w:rsidDel="00000000" w:rsidR="00000000" w:rsidRPr="00000000">
                    <w:rPr>
                      <w:b w:val="1"/>
                      <w:bCs w:val="1"/>
                      <w:rtl w:val="0"/>
                    </w:rPr>
                    <w:t xml:space="preserve">How to do</w:t>
                    <w:br w:type="textWrapping"/>
                  </w:r>
                  <w:r w:rsidDel="00000000" w:rsidR="00000000" w:rsidRPr="00000000">
                    <w:rPr>
                      <w:rtl w:val="0"/>
                    </w:rPr>
                    <w:t xml:space="preserve">Tense and release muscle groups systematically to promote relaxation.</w:t>
                  </w:r>
                </w:p>
                <w:p w:rsidR="00000000" w:rsidDel="00000000" w:rsidP="00000000" w:rsidRDefault="00000000" w:rsidRPr="00000000" w14:paraId="000018AA">
                  <w:pPr>
                    <w:numPr>
                      <w:ilvl w:val="1"/>
                      <w:numId w:val="285"/>
                    </w:numPr>
                    <w:spacing w:after="0" w:afterAutospacing="0" w:before="0" w:beforeAutospacing="0" w:lineRule="auto"/>
                    <w:ind w:left="144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18AB">
                  <w:pPr>
                    <w:numPr>
                      <w:ilvl w:val="2"/>
                      <w:numId w:val="285"/>
                    </w:numPr>
                    <w:spacing w:after="0" w:afterAutospacing="0" w:before="0" w:beforeAutospacing="0" w:lineRule="auto"/>
                    <w:ind w:left="2160" w:hanging="360"/>
                  </w:pPr>
                  <w:r w:rsidDel="00000000" w:rsidR="00000000" w:rsidRPr="00000000">
                    <w:rPr>
                      <w:rtl w:val="0"/>
                    </w:rPr>
                    <w:t xml:space="preserve">Sit comfortably, clench your fists for 5 seconds, and release them, noticing the difference in tension.</w:t>
                  </w:r>
                </w:p>
                <w:p w:rsidR="00000000" w:rsidDel="00000000" w:rsidP="00000000" w:rsidRDefault="00000000" w:rsidRPr="00000000" w14:paraId="000018AC">
                  <w:pPr>
                    <w:numPr>
                      <w:ilvl w:val="2"/>
                      <w:numId w:val="285"/>
                    </w:numPr>
                    <w:spacing w:after="0" w:afterAutospacing="0" w:before="0" w:beforeAutospacing="0" w:lineRule="auto"/>
                    <w:ind w:left="2160" w:hanging="360"/>
                  </w:pPr>
                  <w:r w:rsidDel="00000000" w:rsidR="00000000" w:rsidRPr="00000000">
                    <w:rPr>
                      <w:rtl w:val="0"/>
                    </w:rPr>
                    <w:t xml:space="preserve">Tighten your shoulders up toward your ears, hold for 5 seconds, and let them drop. Feel the tension leaving your body.</w:t>
                    <w:br w:type="textWrapping"/>
                  </w:r>
                </w:p>
                <w:p w:rsidR="00000000" w:rsidDel="00000000" w:rsidP="00000000" w:rsidRDefault="00000000" w:rsidRPr="00000000" w14:paraId="000018AD">
                  <w:pPr>
                    <w:numPr>
                      <w:ilvl w:val="0"/>
                      <w:numId w:val="285"/>
                    </w:numPr>
                    <w:spacing w:after="240" w:before="0" w:beforeAutospacing="0" w:lineRule="auto"/>
                    <w:ind w:left="720" w:hanging="360"/>
                    <w:rPr>
                      <w:b w:val="1"/>
                      <w:bCs w:val="1"/>
                    </w:rPr>
                  </w:pPr>
                  <w:r w:rsidDel="00000000" w:rsidR="00000000" w:rsidRPr="00000000">
                    <w:rPr>
                      <w:b w:val="1"/>
                      <w:bCs w:val="1"/>
                      <w:u w:val="single"/>
                      <w:rtl w:val="0"/>
                    </w:rPr>
                    <w:t xml:space="preserve">Somatic Experiencing (SE)</w:t>
                  </w:r>
                </w:p>
                <w:p w:rsidR="00000000" w:rsidDel="00000000" w:rsidP="00000000" w:rsidRDefault="00000000" w:rsidRPr="00000000" w14:paraId="000018AE">
                  <w:pPr>
                    <w:spacing w:after="240" w:before="240" w:lineRule="auto"/>
                    <w:ind w:left="720" w:firstLine="0"/>
                    <w:rPr/>
                  </w:pPr>
                  <w:r w:rsidDel="00000000" w:rsidR="00000000" w:rsidRPr="00000000">
                    <w:rPr>
                      <w:rtl w:val="0"/>
                    </w:rPr>
                    <w:t xml:space="preserve">Focusing on and releasing bodily sensations associated with trauma or distress.</w:t>
                  </w:r>
                </w:p>
                <w:p w:rsidR="00000000" w:rsidDel="00000000" w:rsidP="00000000" w:rsidRDefault="00000000" w:rsidRPr="00000000" w14:paraId="000018AF">
                  <w:pPr>
                    <w:numPr>
                      <w:ilvl w:val="1"/>
                      <w:numId w:val="285"/>
                    </w:numPr>
                    <w:spacing w:after="0" w:afterAutospacing="0" w:before="240" w:lineRule="auto"/>
                    <w:ind w:left="1440" w:hanging="360"/>
                  </w:pPr>
                  <w:r w:rsidDel="00000000" w:rsidR="00000000" w:rsidRPr="00000000">
                    <w:rPr>
                      <w:b w:val="1"/>
                      <w:bCs w:val="1"/>
                      <w:rtl w:val="0"/>
                    </w:rPr>
                    <w:t xml:space="preserve">When to use</w:t>
                    <w:br w:type="textWrapping"/>
                  </w:r>
                  <w:r w:rsidDel="00000000" w:rsidR="00000000" w:rsidRPr="00000000">
                    <w:rPr>
                      <w:rtl w:val="0"/>
                    </w:rPr>
                    <w:t xml:space="preserve">When processing trauma related to climate disasters</w:t>
                  </w:r>
                  <w:ins w:author="Claire Perry" w:id="514" w:date="2025-12-06T22:19:38Z">
                    <w:r w:rsidDel="00000000" w:rsidR="00000000" w:rsidRPr="00000000">
                      <w:rPr>
                        <w:rtl w:val="0"/>
                      </w:rPr>
                      <w:t xml:space="preserve"> or chronic prolonged stress related to the climate crisis</w:t>
                    </w:r>
                  </w:ins>
                  <w:r w:rsidDel="00000000" w:rsidR="00000000" w:rsidRPr="00000000">
                    <w:rPr>
                      <w:rtl w:val="0"/>
                    </w:rPr>
                    <w:t xml:space="preserve">.</w:t>
                  </w:r>
                </w:p>
                <w:p w:rsidR="00000000" w:rsidDel="00000000" w:rsidP="00000000" w:rsidRDefault="00000000" w:rsidRPr="00000000" w14:paraId="000018B0">
                  <w:pPr>
                    <w:numPr>
                      <w:ilvl w:val="1"/>
                      <w:numId w:val="285"/>
                    </w:numPr>
                    <w:spacing w:after="0" w:afterAutospacing="0" w:before="0" w:beforeAutospacing="0" w:lineRule="auto"/>
                    <w:ind w:left="1440" w:hanging="360"/>
                  </w:pPr>
                  <w:r w:rsidDel="00000000" w:rsidR="00000000" w:rsidRPr="00000000">
                    <w:rPr>
                      <w:b w:val="1"/>
                      <w:bCs w:val="1"/>
                      <w:rtl w:val="0"/>
                    </w:rPr>
                    <w:t xml:space="preserve">How to do</w:t>
                    <w:br w:type="textWrapping"/>
                  </w:r>
                  <w:r w:rsidDel="00000000" w:rsidR="00000000" w:rsidRPr="00000000">
                    <w:rPr>
                      <w:rtl w:val="0"/>
                    </w:rPr>
                    <w:t xml:space="preserve">Focus on physical sensations and allow them to dissipate naturally.</w:t>
                  </w:r>
                </w:p>
                <w:p w:rsidR="00000000" w:rsidDel="00000000" w:rsidP="00000000" w:rsidRDefault="00000000" w:rsidRPr="00000000" w14:paraId="000018B1">
                  <w:pPr>
                    <w:numPr>
                      <w:ilvl w:val="1"/>
                      <w:numId w:val="285"/>
                    </w:numPr>
                    <w:spacing w:after="0" w:afterAutospacing="0" w:before="0" w:beforeAutospacing="0" w:lineRule="auto"/>
                    <w:ind w:left="144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18B2">
                  <w:pPr>
                    <w:numPr>
                      <w:ilvl w:val="2"/>
                      <w:numId w:val="285"/>
                    </w:numPr>
                    <w:spacing w:after="0" w:afterAutospacing="0" w:before="0" w:beforeAutospacing="0" w:lineRule="auto"/>
                    <w:ind w:left="2160" w:hanging="360"/>
                  </w:pPr>
                  <w:r w:rsidDel="00000000" w:rsidR="00000000" w:rsidRPr="00000000">
                    <w:rPr>
                      <w:rtl w:val="0"/>
                    </w:rPr>
                    <w:t xml:space="preserve">Notice tightness in your chest or shallow breathing after reading distressing news. Take deep breaths to help release the tension.</w:t>
                  </w:r>
                </w:p>
                <w:p w:rsidR="00000000" w:rsidDel="00000000" w:rsidP="00000000" w:rsidRDefault="00000000" w:rsidRPr="00000000" w14:paraId="000018B3">
                  <w:pPr>
                    <w:numPr>
                      <w:ilvl w:val="2"/>
                      <w:numId w:val="285"/>
                    </w:numPr>
                    <w:spacing w:after="0" w:afterAutospacing="0" w:before="0" w:beforeAutospacing="0" w:lineRule="auto"/>
                    <w:ind w:left="2160" w:hanging="360"/>
                  </w:pPr>
                  <w:r w:rsidDel="00000000" w:rsidR="00000000" w:rsidRPr="00000000">
                    <w:rPr>
                      <w:rtl w:val="0"/>
                    </w:rPr>
                    <w:t xml:space="preserve">During moments of fear, track the sensations in your body, such as tingling or heat, and visualize them softening or flowing out.</w:t>
                    <w:br w:type="textWrapping"/>
                  </w:r>
                </w:p>
                <w:p w:rsidR="00000000" w:rsidDel="00000000" w:rsidP="00000000" w:rsidRDefault="00000000" w:rsidRPr="00000000" w14:paraId="000018B4">
                  <w:pPr>
                    <w:numPr>
                      <w:ilvl w:val="0"/>
                      <w:numId w:val="285"/>
                    </w:numPr>
                    <w:spacing w:after="240" w:before="0" w:beforeAutospacing="0" w:lineRule="auto"/>
                    <w:ind w:left="720" w:hanging="360"/>
                    <w:rPr>
                      <w:b w:val="1"/>
                      <w:bCs w:val="1"/>
                    </w:rPr>
                  </w:pPr>
                  <w:r w:rsidDel="00000000" w:rsidR="00000000" w:rsidRPr="00000000">
                    <w:rPr>
                      <w:b w:val="1"/>
                      <w:bCs w:val="1"/>
                      <w:u w:val="single"/>
                      <w:rtl w:val="0"/>
                    </w:rPr>
                    <w:t xml:space="preserve">Movement-Based Practices</w:t>
                  </w:r>
                </w:p>
                <w:p w:rsidR="00000000" w:rsidDel="00000000" w:rsidP="00000000" w:rsidRDefault="00000000" w:rsidRPr="00000000" w14:paraId="000018B5">
                  <w:pPr>
                    <w:spacing w:after="240" w:before="240" w:lineRule="auto"/>
                    <w:ind w:left="720" w:firstLine="0"/>
                    <w:rPr/>
                  </w:pPr>
                  <w:r w:rsidDel="00000000" w:rsidR="00000000" w:rsidRPr="00000000">
                    <w:rPr>
                      <w:rtl w:val="0"/>
                    </w:rPr>
                    <w:t xml:space="preserve">Engaging in coordinated movements to promote physical and emotional well-being.</w:t>
                  </w:r>
                </w:p>
                <w:p w:rsidR="00000000" w:rsidDel="00000000" w:rsidP="00000000" w:rsidRDefault="00000000" w:rsidRPr="00000000" w14:paraId="000018B6">
                  <w:pPr>
                    <w:numPr>
                      <w:ilvl w:val="1"/>
                      <w:numId w:val="285"/>
                    </w:numPr>
                    <w:spacing w:after="0" w:afterAutospacing="0" w:before="240" w:lineRule="auto"/>
                    <w:ind w:left="1440" w:hanging="360"/>
                  </w:pPr>
                  <w:r w:rsidDel="00000000" w:rsidR="00000000" w:rsidRPr="00000000">
                    <w:rPr>
                      <w:b w:val="1"/>
                      <w:bCs w:val="1"/>
                      <w:rtl w:val="0"/>
                    </w:rPr>
                    <w:t xml:space="preserve">When to use</w:t>
                    <w:br w:type="textWrapping"/>
                  </w:r>
                  <w:r w:rsidDel="00000000" w:rsidR="00000000" w:rsidRPr="00000000">
                    <w:rPr>
                      <w:rtl w:val="0"/>
                    </w:rPr>
                    <w:t xml:space="preserve">When feeling stuck or overwhelmed by climate distress.</w:t>
                  </w:r>
                </w:p>
                <w:p w:rsidR="00000000" w:rsidDel="00000000" w:rsidP="00000000" w:rsidRDefault="00000000" w:rsidRPr="00000000" w14:paraId="000018B7">
                  <w:pPr>
                    <w:numPr>
                      <w:ilvl w:val="1"/>
                      <w:numId w:val="285"/>
                    </w:numPr>
                    <w:spacing w:after="0" w:afterAutospacing="0" w:before="0" w:beforeAutospacing="0" w:lineRule="auto"/>
                    <w:ind w:left="1440" w:hanging="360"/>
                  </w:pPr>
                  <w:r w:rsidDel="00000000" w:rsidR="00000000" w:rsidRPr="00000000">
                    <w:rPr>
                      <w:b w:val="1"/>
                      <w:bCs w:val="1"/>
                      <w:rtl w:val="0"/>
                    </w:rPr>
                    <w:t xml:space="preserve">How to do</w:t>
                    <w:br w:type="textWrapping"/>
                  </w:r>
                  <w:r w:rsidDel="00000000" w:rsidR="00000000" w:rsidRPr="00000000">
                    <w:rPr>
                      <w:rtl w:val="0"/>
                    </w:rPr>
                    <w:t xml:space="preserve">Use intentional physical movements to release energy and increase calm.</w:t>
                  </w:r>
                </w:p>
                <w:p w:rsidR="00000000" w:rsidDel="00000000" w:rsidP="00000000" w:rsidRDefault="00000000" w:rsidRPr="00000000" w14:paraId="000018B8">
                  <w:pPr>
                    <w:numPr>
                      <w:ilvl w:val="1"/>
                      <w:numId w:val="285"/>
                    </w:numPr>
                    <w:spacing w:after="0" w:afterAutospacing="0" w:before="0" w:beforeAutospacing="0" w:lineRule="auto"/>
                    <w:ind w:left="144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18B9">
                  <w:pPr>
                    <w:numPr>
                      <w:ilvl w:val="2"/>
                      <w:numId w:val="285"/>
                    </w:numPr>
                    <w:spacing w:after="0" w:afterAutospacing="0" w:before="0" w:beforeAutospacing="0" w:lineRule="auto"/>
                    <w:ind w:left="2160" w:hanging="360"/>
                  </w:pPr>
                  <w:r w:rsidDel="00000000" w:rsidR="00000000" w:rsidRPr="00000000">
                    <w:rPr>
                      <w:rtl w:val="0"/>
                    </w:rPr>
                    <w:t xml:space="preserve">Practice tai chi in a quiet park, focusing on the flow of your movements and the feel of the air against your skin.</w:t>
                  </w:r>
                </w:p>
                <w:p w:rsidR="00000000" w:rsidDel="00000000" w:rsidP="00000000" w:rsidRDefault="00000000" w:rsidRPr="00000000" w14:paraId="000018BA">
                  <w:pPr>
                    <w:numPr>
                      <w:ilvl w:val="2"/>
                      <w:numId w:val="285"/>
                    </w:numPr>
                    <w:spacing w:after="0" w:afterAutospacing="0" w:before="0" w:beforeAutospacing="0" w:lineRule="auto"/>
                    <w:ind w:left="2160" w:hanging="360"/>
                  </w:pPr>
                  <w:r w:rsidDel="00000000" w:rsidR="00000000" w:rsidRPr="00000000">
                    <w:rPr>
                      <w:rtl w:val="0"/>
                    </w:rPr>
                    <w:t xml:space="preserve">Dance freely to your favorite music, letting your body move in whatever way feels natural and releasing pent-up energy.</w:t>
                    <w:br w:type="textWrapping"/>
                  </w:r>
                </w:p>
                <w:p w:rsidR="00000000" w:rsidDel="00000000" w:rsidP="00000000" w:rsidRDefault="00000000" w:rsidRPr="00000000" w14:paraId="000018BB">
                  <w:pPr>
                    <w:numPr>
                      <w:ilvl w:val="0"/>
                      <w:numId w:val="285"/>
                    </w:numPr>
                    <w:spacing w:after="240" w:before="0" w:beforeAutospacing="0" w:lineRule="auto"/>
                    <w:ind w:left="720" w:hanging="360"/>
                    <w:rPr>
                      <w:b w:val="1"/>
                      <w:bCs w:val="1"/>
                    </w:rPr>
                  </w:pPr>
                  <w:r w:rsidDel="00000000" w:rsidR="00000000" w:rsidRPr="00000000">
                    <w:rPr>
                      <w:b w:val="1"/>
                      <w:bCs w:val="1"/>
                      <w:u w:val="single"/>
                      <w:rtl w:val="0"/>
                    </w:rPr>
                    <w:t xml:space="preserve">Breathwork</w:t>
                  </w:r>
                </w:p>
                <w:p w:rsidR="00000000" w:rsidDel="00000000" w:rsidP="00000000" w:rsidRDefault="00000000" w:rsidRPr="00000000" w14:paraId="000018BC">
                  <w:pPr>
                    <w:spacing w:after="240" w:before="240" w:lineRule="auto"/>
                    <w:ind w:left="720" w:firstLine="0"/>
                    <w:rPr/>
                  </w:pPr>
                  <w:r w:rsidDel="00000000" w:rsidR="00000000" w:rsidRPr="00000000">
                    <w:rPr>
                      <w:rtl w:val="0"/>
                    </w:rPr>
                    <w:t xml:space="preserve">Using controlled breathing techniques to influence emotional states and physiological responses.</w:t>
                  </w:r>
                </w:p>
                <w:p w:rsidR="00000000" w:rsidDel="00000000" w:rsidP="00000000" w:rsidRDefault="00000000" w:rsidRPr="00000000" w14:paraId="000018BD">
                  <w:pPr>
                    <w:numPr>
                      <w:ilvl w:val="1"/>
                      <w:numId w:val="285"/>
                    </w:numPr>
                    <w:spacing w:after="0" w:afterAutospacing="0" w:before="240" w:lineRule="auto"/>
                    <w:ind w:left="1440" w:hanging="360"/>
                  </w:pPr>
                  <w:r w:rsidDel="00000000" w:rsidR="00000000" w:rsidRPr="00000000">
                    <w:rPr>
                      <w:b w:val="1"/>
                      <w:bCs w:val="1"/>
                      <w:rtl w:val="0"/>
                    </w:rPr>
                    <w:t xml:space="preserve">When to use</w:t>
                    <w:br w:type="textWrapping"/>
                  </w:r>
                  <w:r w:rsidDel="00000000" w:rsidR="00000000" w:rsidRPr="00000000">
                    <w:rPr>
                      <w:rtl w:val="0"/>
                    </w:rPr>
                    <w:t xml:space="preserve">When needing immediate regulation of emotional states.</w:t>
                  </w:r>
                </w:p>
                <w:p w:rsidR="00000000" w:rsidDel="00000000" w:rsidP="00000000" w:rsidRDefault="00000000" w:rsidRPr="00000000" w14:paraId="000018BE">
                  <w:pPr>
                    <w:numPr>
                      <w:ilvl w:val="1"/>
                      <w:numId w:val="285"/>
                    </w:numPr>
                    <w:spacing w:after="0" w:afterAutospacing="0" w:before="0" w:beforeAutospacing="0" w:lineRule="auto"/>
                    <w:ind w:left="1440" w:hanging="360"/>
                  </w:pPr>
                  <w:r w:rsidDel="00000000" w:rsidR="00000000" w:rsidRPr="00000000">
                    <w:rPr>
                      <w:b w:val="1"/>
                      <w:bCs w:val="1"/>
                      <w:rtl w:val="0"/>
                    </w:rPr>
                    <w:t xml:space="preserve">How to do</w:t>
                    <w:br w:type="textWrapping"/>
                  </w:r>
                  <w:r w:rsidDel="00000000" w:rsidR="00000000" w:rsidRPr="00000000">
                    <w:rPr>
                      <w:rtl w:val="0"/>
                    </w:rPr>
                    <w:t xml:space="preserve">Practice specific breathing patterns to calm your body and mind.</w:t>
                  </w:r>
                </w:p>
                <w:p w:rsidR="00000000" w:rsidDel="00000000" w:rsidP="00000000" w:rsidRDefault="00000000" w:rsidRPr="00000000" w14:paraId="000018BF">
                  <w:pPr>
                    <w:numPr>
                      <w:ilvl w:val="1"/>
                      <w:numId w:val="285"/>
                    </w:numPr>
                    <w:spacing w:after="0" w:afterAutospacing="0" w:before="0" w:beforeAutospacing="0" w:lineRule="auto"/>
                    <w:ind w:left="144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18C0">
                  <w:pPr>
                    <w:numPr>
                      <w:ilvl w:val="2"/>
                      <w:numId w:val="285"/>
                    </w:numPr>
                    <w:spacing w:after="0" w:afterAutospacing="0" w:before="0" w:beforeAutospacing="0" w:lineRule="auto"/>
                    <w:ind w:left="2160" w:hanging="360"/>
                  </w:pPr>
                  <w:r w:rsidDel="00000000" w:rsidR="00000000" w:rsidRPr="00000000">
                    <w:rPr>
                      <w:rtl w:val="0"/>
                    </w:rPr>
                    <w:t xml:space="preserve">Use box breathing: inhale for 4 counts, hold for 4, exhale for 4, and hold for 4. Repeat for 5-10 minutes.</w:t>
                  </w:r>
                </w:p>
                <w:p w:rsidR="00000000" w:rsidDel="00000000" w:rsidP="00000000" w:rsidRDefault="00000000" w:rsidRPr="00000000" w14:paraId="000018C1">
                  <w:pPr>
                    <w:numPr>
                      <w:ilvl w:val="2"/>
                      <w:numId w:val="285"/>
                    </w:numPr>
                    <w:spacing w:after="240" w:before="0" w:beforeAutospacing="0" w:lineRule="auto"/>
                    <w:ind w:left="2160" w:hanging="360"/>
                  </w:pPr>
                  <w:r w:rsidDel="00000000" w:rsidR="00000000" w:rsidRPr="00000000">
                    <w:rPr>
                      <w:rtl w:val="0"/>
                    </w:rPr>
                    <w:t xml:space="preserve">Practice alternate nostril breathing: close your right nostril, inhale through your left, then switch nostrils and exhale. Repeat this cycle several times.</w:t>
                  </w:r>
                </w:p>
                <w:p w:rsidR="00000000" w:rsidDel="00000000" w:rsidP="00000000" w:rsidRDefault="00000000" w:rsidRPr="00000000" w14:paraId="000018C2">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18C3">
            <w:pPr>
              <w:spacing w:after="240" w:before="240" w:lineRule="auto"/>
              <w:rPr/>
            </w:pPr>
            <w:r w:rsidDel="00000000" w:rsidR="00000000" w:rsidRPr="00000000">
              <w:rPr>
                <w:rtl w:val="0"/>
              </w:rPr>
            </w:r>
          </w:p>
          <w:p w:rsidR="00000000" w:rsidDel="00000000" w:rsidP="00000000" w:rsidRDefault="00000000" w:rsidRPr="00000000" w14:paraId="000018C4">
            <w:pPr>
              <w:spacing w:after="240" w:before="240" w:lineRule="auto"/>
              <w:rPr/>
            </w:pPr>
            <w:r w:rsidDel="00000000" w:rsidR="00000000" w:rsidRPr="00000000">
              <w:rPr>
                <w:rtl w:val="0"/>
              </w:rPr>
            </w:r>
          </w:p>
          <w:tbl>
            <w:tblPr>
              <w:tblStyle w:val="Table182"/>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8C5">
                  <w:pPr>
                    <w:pStyle w:val="Heading2"/>
                    <w:spacing w:after="240" w:before="240" w:lineRule="auto"/>
                    <w:rPr/>
                  </w:pPr>
                  <w:bookmarkStart w:colFirst="0" w:colLast="0" w:name="_w32exj8rrasv" w:id="363"/>
                  <w:bookmarkEnd w:id="363"/>
                  <w:ins w:author="Claire Perry" w:id="515" w:date="2025-12-06T22:25:32Z">
                    <w:r w:rsidDel="00000000" w:rsidR="00000000" w:rsidRPr="00000000">
                      <w:rPr>
                        <w:rtl w:val="0"/>
                      </w:rPr>
                      <w:t xml:space="preserve">Expressive, </w:t>
                    </w:r>
                  </w:ins>
                  <w:commentRangeStart w:id="320"/>
                  <w:r w:rsidDel="00000000" w:rsidR="00000000" w:rsidRPr="00000000">
                    <w:rPr>
                      <w:rtl w:val="0"/>
                    </w:rPr>
                    <w:t xml:space="preserve">Interpersonal and Relational Skills</w:t>
                  </w:r>
                  <w:commentRangeEnd w:id="320"/>
                  <w:r w:rsidDel="00000000" w:rsidR="00000000" w:rsidRPr="00000000">
                    <w:commentReference w:id="320"/>
                  </w:r>
                  <w:r w:rsidDel="00000000" w:rsidR="00000000" w:rsidRPr="00000000">
                    <w:rPr>
                      <w:rtl w:val="0"/>
                    </w:rPr>
                  </w:r>
                </w:p>
                <w:p w:rsidR="00000000" w:rsidDel="00000000" w:rsidP="00000000" w:rsidRDefault="00000000" w:rsidRPr="00000000" w14:paraId="000018C6">
                  <w:pPr>
                    <w:spacing w:after="240" w:before="240" w:lineRule="auto"/>
                    <w:rPr/>
                  </w:pPr>
                  <w:r w:rsidDel="00000000" w:rsidR="00000000" w:rsidRPr="00000000">
                    <w:rPr>
                      <w:rtl w:val="0"/>
                    </w:rPr>
                    <w:t xml:space="preserve">Developing interpersonal skills is crucial for seeking support, building connections, and navigating emotional challenges within relationships. These skills enhance social support networks, which are vital for buffering against emotional distress and fostering resilience. Techniques such as expressive writing involve journaling about emotions to gain insight and perspective, while social sharing encourages talking to trusted friends or therapists about emotional experiences. These practices help individuals externalize their emotions, reducing their intensity and promoting personal insight.</w:t>
                  </w:r>
                </w:p>
                <w:p w:rsidR="00000000" w:rsidDel="00000000" w:rsidP="00000000" w:rsidRDefault="00000000" w:rsidRPr="00000000" w14:paraId="000018C7">
                  <w:pPr>
                    <w:spacing w:after="240" w:before="240" w:lineRule="auto"/>
                    <w:rPr/>
                  </w:pPr>
                  <w:r w:rsidDel="00000000" w:rsidR="00000000" w:rsidRPr="00000000">
                    <w:rPr>
                      <w:rtl w:val="0"/>
                    </w:rPr>
                    <w:t xml:space="preserve">Attachment Theory, developed by John Bowlby, underscores that secure attachments foster emotional regulation and resilience. Similarly, Social Sharing of Emotions Theory, proposed by Catherine Rimé, suggests that sharing emotional experiences in group settings fosters emotional regulation and social bonding. By strengthening interpersonal connections and enhancing the ability to express emotions, these skills-based approaches contribute significantly to managing climate-related distress.</w:t>
                  </w:r>
                </w:p>
                <w:p w:rsidR="00000000" w:rsidDel="00000000" w:rsidP="00000000" w:rsidRDefault="00000000" w:rsidRPr="00000000" w14:paraId="000018C8">
                  <w:pPr>
                    <w:spacing w:after="240" w:before="240" w:lineRule="auto"/>
                    <w:ind w:left="720" w:firstLine="0"/>
                    <w:rPr>
                      <w:b w:val="1"/>
                      <w:bCs w:val="1"/>
                    </w:rPr>
                  </w:pPr>
                  <w:r w:rsidDel="00000000" w:rsidR="00000000" w:rsidRPr="00000000">
                    <w:rPr>
                      <w:b w:val="1"/>
                      <w:bCs w:val="1"/>
                      <w:rtl w:val="0"/>
                    </w:rPr>
                    <w:t xml:space="preserve">Explore</w:t>
                  </w:r>
                </w:p>
                <w:p w:rsidR="00000000" w:rsidDel="00000000" w:rsidP="00000000" w:rsidRDefault="00000000" w:rsidRPr="00000000" w14:paraId="000018C9">
                  <w:pPr>
                    <w:spacing w:after="240" w:before="240" w:lineRule="auto"/>
                    <w:ind w:left="720" w:firstLine="0"/>
                    <w:rPr/>
                  </w:pPr>
                  <w:r w:rsidDel="00000000" w:rsidR="00000000" w:rsidRPr="00000000">
                    <w:rPr>
                      <w:rtl w:val="0"/>
                    </w:rPr>
                    <w:t xml:space="preserve">An important skill to have when navigating your own climate emotions and the emotions of others is communication. </w:t>
                  </w:r>
                  <w:hyperlink r:id="rId741">
                    <w:r w:rsidDel="00000000" w:rsidR="00000000" w:rsidRPr="00000000">
                      <w:rPr>
                        <w:color w:val="1155cc"/>
                        <w:u w:val="single"/>
                        <w:rtl w:val="0"/>
                      </w:rPr>
                      <w:t xml:space="preserve">Click here</w:t>
                    </w:r>
                  </w:hyperlink>
                  <w:r w:rsidDel="00000000" w:rsidR="00000000" w:rsidRPr="00000000">
                    <w:rPr>
                      <w:rtl w:val="0"/>
                    </w:rPr>
                    <w:t xml:space="preserve"> to browse through Self-Help Guides and Toolkits by the MHCCA to support these conversations. </w:t>
                  </w:r>
                </w:p>
                <w:p w:rsidR="00000000" w:rsidDel="00000000" w:rsidP="00000000" w:rsidRDefault="00000000" w:rsidRPr="00000000" w14:paraId="000018CA">
                  <w:pPr>
                    <w:spacing w:after="240" w:before="240" w:lineRule="auto"/>
                    <w:ind w:left="1440" w:firstLine="0"/>
                    <w:rPr>
                      <w:b w:val="1"/>
                      <w:bCs w:val="1"/>
                    </w:rPr>
                  </w:pPr>
                  <w:r w:rsidDel="00000000" w:rsidR="00000000" w:rsidRPr="00000000">
                    <w:rPr>
                      <w:rtl w:val="0"/>
                    </w:rPr>
                    <w:t xml:space="preserve">A few examples of resources available include:</w:t>
                  </w:r>
                  <w:r w:rsidDel="00000000" w:rsidR="00000000" w:rsidRPr="00000000">
                    <w:rPr>
                      <w:b w:val="1"/>
                      <w:bCs w:val="1"/>
                      <w:rtl w:val="0"/>
                    </w:rPr>
                    <w:t xml:space="preserve"> </w:t>
                  </w:r>
                </w:p>
                <w:p w:rsidR="00000000" w:rsidDel="00000000" w:rsidP="00000000" w:rsidRDefault="00000000" w:rsidRPr="00000000" w14:paraId="000018CB">
                  <w:pPr>
                    <w:numPr>
                      <w:ilvl w:val="0"/>
                      <w:numId w:val="424"/>
                    </w:numPr>
                    <w:spacing w:after="0" w:afterAutospacing="0" w:before="240" w:lineRule="auto"/>
                    <w:ind w:left="2160" w:hanging="360"/>
                  </w:pPr>
                  <w:r w:rsidDel="00000000" w:rsidR="00000000" w:rsidRPr="00000000">
                    <w:rPr>
                      <w:i w:val="1"/>
                      <w:iCs w:val="1"/>
                      <w:rtl w:val="0"/>
                    </w:rPr>
                    <w:t xml:space="preserve">Knowing The Do's And Dont's of Climate Conversations</w:t>
                  </w:r>
                  <w:r w:rsidDel="00000000" w:rsidR="00000000" w:rsidRPr="00000000">
                    <w:rPr>
                      <w:rtl w:val="0"/>
                    </w:rPr>
                  </w:r>
                </w:p>
                <w:p w:rsidR="00000000" w:rsidDel="00000000" w:rsidP="00000000" w:rsidRDefault="00000000" w:rsidRPr="00000000" w14:paraId="000018CC">
                  <w:pPr>
                    <w:numPr>
                      <w:ilvl w:val="0"/>
                      <w:numId w:val="424"/>
                    </w:numPr>
                    <w:spacing w:after="0" w:afterAutospacing="0" w:before="0" w:beforeAutospacing="0" w:lineRule="auto"/>
                    <w:ind w:left="2160" w:hanging="360"/>
                  </w:pPr>
                  <w:r w:rsidDel="00000000" w:rsidR="00000000" w:rsidRPr="00000000">
                    <w:rPr>
                      <w:i w:val="1"/>
                      <w:iCs w:val="1"/>
                      <w:rtl w:val="0"/>
                    </w:rPr>
                    <w:t xml:space="preserve">How to Use Active Listening in Climate Conversations</w:t>
                  </w:r>
                  <w:r w:rsidDel="00000000" w:rsidR="00000000" w:rsidRPr="00000000">
                    <w:rPr>
                      <w:rtl w:val="0"/>
                    </w:rPr>
                  </w:r>
                </w:p>
                <w:p w:rsidR="00000000" w:rsidDel="00000000" w:rsidP="00000000" w:rsidRDefault="00000000" w:rsidRPr="00000000" w14:paraId="000018CD">
                  <w:pPr>
                    <w:numPr>
                      <w:ilvl w:val="0"/>
                      <w:numId w:val="424"/>
                    </w:numPr>
                    <w:spacing w:after="0" w:afterAutospacing="0" w:before="0" w:beforeAutospacing="0" w:lineRule="auto"/>
                    <w:ind w:left="2160" w:hanging="360"/>
                  </w:pPr>
                  <w:r w:rsidDel="00000000" w:rsidR="00000000" w:rsidRPr="00000000">
                    <w:rPr>
                      <w:i w:val="1"/>
                      <w:iCs w:val="1"/>
                      <w:rtl w:val="0"/>
                    </w:rPr>
                    <w:t xml:space="preserve">Conversation Starters for Talking about Climate Change</w:t>
                  </w:r>
                  <w:r w:rsidDel="00000000" w:rsidR="00000000" w:rsidRPr="00000000">
                    <w:rPr>
                      <w:rtl w:val="0"/>
                    </w:rPr>
                    <w:t xml:space="preserve"> </w:t>
                  </w:r>
                </w:p>
                <w:p w:rsidR="00000000" w:rsidDel="00000000" w:rsidP="00000000" w:rsidRDefault="00000000" w:rsidRPr="00000000" w14:paraId="000018CE">
                  <w:pPr>
                    <w:numPr>
                      <w:ilvl w:val="0"/>
                      <w:numId w:val="424"/>
                    </w:numPr>
                    <w:spacing w:after="240" w:before="0" w:beforeAutospacing="0" w:lineRule="auto"/>
                    <w:ind w:left="2160" w:hanging="360"/>
                  </w:pPr>
                  <w:r w:rsidDel="00000000" w:rsidR="00000000" w:rsidRPr="00000000">
                    <w:rPr>
                      <w:i w:val="1"/>
                      <w:iCs w:val="1"/>
                      <w:rtl w:val="0"/>
                    </w:rPr>
                    <w:t xml:space="preserve">Responding to Common Questions about Climate Change</w:t>
                  </w:r>
                  <w:r w:rsidDel="00000000" w:rsidR="00000000" w:rsidRPr="00000000">
                    <w:rPr>
                      <w:rtl w:val="0"/>
                    </w:rPr>
                    <w:t xml:space="preserve">.</w:t>
                  </w:r>
                </w:p>
                <w:p w:rsidR="00000000" w:rsidDel="00000000" w:rsidP="00000000" w:rsidRDefault="00000000" w:rsidRPr="00000000" w14:paraId="000018CF">
                  <w:pPr>
                    <w:spacing w:after="240" w:before="240" w:lineRule="auto"/>
                    <w:rPr>
                      <w:u w:val="single"/>
                    </w:rPr>
                  </w:pPr>
                  <w:r w:rsidDel="00000000" w:rsidR="00000000" w:rsidRPr="00000000">
                    <w:rPr>
                      <w:u w:val="single"/>
                      <w:rtl w:val="0"/>
                    </w:rPr>
                    <w:t xml:space="preserve">Below are some example practices that might provide outlets for you or those you help:</w:t>
                  </w:r>
                </w:p>
                <w:p w:rsidR="00000000" w:rsidDel="00000000" w:rsidP="00000000" w:rsidRDefault="00000000" w:rsidRPr="00000000" w14:paraId="000018D0">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8D1">
                  <w:pPr>
                    <w:numPr>
                      <w:ilvl w:val="0"/>
                      <w:numId w:val="135"/>
                    </w:numPr>
                    <w:ind w:left="720" w:hanging="360"/>
                    <w:rPr>
                      <w:b w:val="1"/>
                      <w:bCs w:val="1"/>
                    </w:rPr>
                  </w:pPr>
                  <w:ins w:author="Claire Perry" w:id="516" w:date="2025-12-06T22:27:30Z">
                    <w:r w:rsidDel="00000000" w:rsidR="00000000" w:rsidRPr="00000000">
                      <w:rPr>
                        <w:b w:val="1"/>
                        <w:bCs w:val="1"/>
                        <w:u w:val="single"/>
                        <w:rtl w:val="0"/>
                      </w:rPr>
                      <w:t xml:space="preserve">Using </w:t>
                    </w:r>
                  </w:ins>
                  <w:r w:rsidDel="00000000" w:rsidR="00000000" w:rsidRPr="00000000">
                    <w:rPr>
                      <w:b w:val="1"/>
                      <w:bCs w:val="1"/>
                      <w:u w:val="single"/>
                      <w:rtl w:val="0"/>
                    </w:rPr>
                    <w:t xml:space="preserve">Expressive</w:t>
                  </w:r>
                  <w:ins w:author="Claire Perry" w:id="517" w:date="2025-12-06T22:27:35Z">
                    <w:r w:rsidDel="00000000" w:rsidR="00000000" w:rsidRPr="00000000">
                      <w:rPr>
                        <w:b w:val="1"/>
                        <w:bCs w:val="1"/>
                        <w:u w:val="single"/>
                        <w:rtl w:val="0"/>
                      </w:rPr>
                      <w:t xml:space="preserve"> Outlets</w:t>
                    </w:r>
                  </w:ins>
                  <w:del w:author="Claire Perry" w:id="517" w:date="2025-12-06T22:27:35Z">
                    <w:r w:rsidDel="00000000" w:rsidR="00000000" w:rsidRPr="00000000">
                      <w:rPr>
                        <w:b w:val="1"/>
                        <w:bCs w:val="1"/>
                        <w:u w:val="single"/>
                        <w:rtl w:val="0"/>
                      </w:rPr>
                      <w:delText xml:space="preserve"> Writing</w:delText>
                    </w:r>
                  </w:del>
                  <w:r w:rsidDel="00000000" w:rsidR="00000000" w:rsidRPr="00000000">
                    <w:rPr>
                      <w:rtl w:val="0"/>
                    </w:rPr>
                  </w:r>
                </w:p>
                <w:p w:rsidR="00000000" w:rsidDel="00000000" w:rsidP="00000000" w:rsidRDefault="00000000" w:rsidRPr="00000000" w14:paraId="000018D2">
                  <w:pPr>
                    <w:ind w:left="720" w:firstLine="0"/>
                    <w:rPr/>
                  </w:pPr>
                  <w:r w:rsidDel="00000000" w:rsidR="00000000" w:rsidRPr="00000000">
                    <w:rPr>
                      <w:rtl w:val="0"/>
                    </w:rPr>
                    <w:t xml:space="preserve">Journaling</w:t>
                  </w:r>
                  <w:ins w:author="Claire Perry" w:id="518" w:date="2025-12-06T22:27:56Z">
                    <w:r w:rsidDel="00000000" w:rsidR="00000000" w:rsidRPr="00000000">
                      <w:rPr>
                        <w:rtl w:val="0"/>
                      </w:rPr>
                      <w:t xml:space="preserve">, drawing, painting, or using other art-based metho</w:t>
                    </w:r>
                  </w:ins>
                  <w:ins w:author="Claire Perry" w:id="519" w:date="2025-12-06T22:28:46Z">
                    <w:r w:rsidDel="00000000" w:rsidR="00000000" w:rsidRPr="00000000">
                      <w:rPr>
                        <w:rtl w:val="0"/>
                      </w:rPr>
                      <w:t xml:space="preserve">ds</w:t>
                    </w:r>
                  </w:ins>
                  <w:del w:author="Claire Perry" w:id="519" w:date="2025-12-06T22:28:46Z">
                    <w:r w:rsidDel="00000000" w:rsidR="00000000" w:rsidRPr="00000000">
                      <w:rPr>
                        <w:rtl w:val="0"/>
                      </w:rPr>
                      <w:delText xml:space="preserve"> about emotions</w:delText>
                    </w:r>
                  </w:del>
                  <w:r w:rsidDel="00000000" w:rsidR="00000000" w:rsidRPr="00000000">
                    <w:rPr>
                      <w:rtl w:val="0"/>
                    </w:rPr>
                    <w:t xml:space="preserve"> to gain insight and perspective</w:t>
                  </w:r>
                  <w:ins w:author="Claire Perry" w:id="520" w:date="2025-12-06T22:29:03Z">
                    <w:r w:rsidDel="00000000" w:rsidR="00000000" w:rsidRPr="00000000">
                      <w:rPr>
                        <w:rtl w:val="0"/>
                      </w:rPr>
                      <w:t xml:space="preserve"> about emotions</w:t>
                    </w:r>
                  </w:ins>
                  <w:r w:rsidDel="00000000" w:rsidR="00000000" w:rsidRPr="00000000">
                    <w:rPr>
                      <w:rtl w:val="0"/>
                    </w:rPr>
                    <w:t xml:space="preserve">.</w:t>
                  </w:r>
                </w:p>
                <w:p w:rsidR="00000000" w:rsidDel="00000000" w:rsidP="00000000" w:rsidRDefault="00000000" w:rsidRPr="00000000" w14:paraId="000018D3">
                  <w:pPr>
                    <w:numPr>
                      <w:ilvl w:val="1"/>
                      <w:numId w:val="135"/>
                    </w:numPr>
                    <w:spacing w:after="0" w:afterAutospacing="0" w:before="240" w:lineRule="auto"/>
                    <w:ind w:left="1440" w:hanging="360"/>
                  </w:pPr>
                  <w:r w:rsidDel="00000000" w:rsidR="00000000" w:rsidRPr="00000000">
                    <w:rPr>
                      <w:b w:val="1"/>
                      <w:bCs w:val="1"/>
                      <w:rtl w:val="0"/>
                    </w:rPr>
                    <w:t xml:space="preserve">When to use</w:t>
                    <w:br w:type="textWrapping"/>
                  </w:r>
                  <w:r w:rsidDel="00000000" w:rsidR="00000000" w:rsidRPr="00000000">
                    <w:rPr>
                      <w:rtl w:val="0"/>
                    </w:rPr>
                    <w:t xml:space="preserve">When needing to process complex emotions.</w:t>
                  </w:r>
                </w:p>
                <w:p w:rsidR="00000000" w:rsidDel="00000000" w:rsidP="00000000" w:rsidRDefault="00000000" w:rsidRPr="00000000" w14:paraId="000018D4">
                  <w:pPr>
                    <w:numPr>
                      <w:ilvl w:val="1"/>
                      <w:numId w:val="135"/>
                    </w:numPr>
                    <w:spacing w:after="0" w:afterAutospacing="0" w:before="0" w:beforeAutospacing="0" w:lineRule="auto"/>
                    <w:ind w:left="1440" w:hanging="360"/>
                  </w:pPr>
                  <w:r w:rsidDel="00000000" w:rsidR="00000000" w:rsidRPr="00000000">
                    <w:rPr>
                      <w:b w:val="1"/>
                      <w:bCs w:val="1"/>
                      <w:rtl w:val="0"/>
                    </w:rPr>
                    <w:t xml:space="preserve">How to do</w:t>
                    <w:br w:type="textWrapping"/>
                  </w:r>
                  <w:del w:author="Claire Perry" w:id="521" w:date="2025-12-06T22:29:19Z">
                    <w:r w:rsidDel="00000000" w:rsidR="00000000" w:rsidRPr="00000000">
                      <w:rPr>
                        <w:rtl w:val="0"/>
                      </w:rPr>
                      <w:delText xml:space="preserve">Write freely about </w:delText>
                    </w:r>
                  </w:del>
                  <w:ins w:author="Claire Perry" w:id="521" w:date="2025-12-06T22:29:19Z">
                    <w:r w:rsidDel="00000000" w:rsidR="00000000" w:rsidRPr="00000000">
                      <w:rPr>
                        <w:rtl w:val="0"/>
                      </w:rPr>
                      <w:t xml:space="preserve">Freely express </w:t>
                    </w:r>
                  </w:ins>
                  <w:r w:rsidDel="00000000" w:rsidR="00000000" w:rsidRPr="00000000">
                    <w:rPr>
                      <w:rtl w:val="0"/>
                    </w:rPr>
                    <w:t xml:space="preserve">your thoughts and feelings to gain clarity.</w:t>
                  </w:r>
                </w:p>
                <w:p w:rsidR="00000000" w:rsidDel="00000000" w:rsidP="00000000" w:rsidRDefault="00000000" w:rsidRPr="00000000" w14:paraId="000018D5">
                  <w:pPr>
                    <w:numPr>
                      <w:ilvl w:val="1"/>
                      <w:numId w:val="135"/>
                    </w:numPr>
                    <w:spacing w:after="0" w:afterAutospacing="0" w:before="0" w:beforeAutospacing="0" w:lineRule="auto"/>
                    <w:ind w:left="144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18D6">
                  <w:pPr>
                    <w:numPr>
                      <w:ilvl w:val="2"/>
                      <w:numId w:val="135"/>
                    </w:numPr>
                    <w:spacing w:after="0" w:afterAutospacing="0" w:before="0" w:beforeAutospacing="0" w:lineRule="auto"/>
                    <w:ind w:left="2160" w:hanging="360"/>
                  </w:pPr>
                  <w:r w:rsidDel="00000000" w:rsidR="00000000" w:rsidRPr="00000000">
                    <w:rPr>
                      <w:rtl w:val="0"/>
                    </w:rPr>
                    <w:t xml:space="preserve">Journal about your fears for the planet's future, describing your worries in detail and exploring their root causes.</w:t>
                  </w:r>
                </w:p>
                <w:p w:rsidR="00000000" w:rsidDel="00000000" w:rsidP="00000000" w:rsidRDefault="00000000" w:rsidRPr="00000000" w14:paraId="000018D7">
                  <w:pPr>
                    <w:numPr>
                      <w:ilvl w:val="2"/>
                      <w:numId w:val="135"/>
                    </w:numPr>
                    <w:spacing w:after="0" w:afterAutospacing="0" w:before="0" w:beforeAutospacing="0" w:lineRule="auto"/>
                    <w:ind w:left="2160" w:hanging="360"/>
                    <w:rPr>
                      <w:ins w:author="Claire Perry" w:id="522" w:date="2025-12-06T22:29:59Z"/>
                    </w:rPr>
                  </w:pPr>
                  <w:r w:rsidDel="00000000" w:rsidR="00000000" w:rsidRPr="00000000">
                    <w:rPr>
                      <w:rtl w:val="0"/>
                    </w:rPr>
                    <w:t xml:space="preserve">Write a letter to future generations, expressing hope and resilience while acknowledging challenges.</w:t>
                  </w:r>
                  <w:ins w:author="Claire Perry" w:id="522" w:date="2025-12-06T22:29:59Z">
                    <w:r w:rsidDel="00000000" w:rsidR="00000000" w:rsidRPr="00000000">
                      <w:rPr>
                        <w:rtl w:val="0"/>
                      </w:rPr>
                    </w:r>
                  </w:ins>
                </w:p>
                <w:p w:rsidR="00000000" w:rsidDel="00000000" w:rsidP="00000000" w:rsidRDefault="00000000" w:rsidRPr="00000000" w14:paraId="000018D8">
                  <w:pPr>
                    <w:numPr>
                      <w:ilvl w:val="2"/>
                      <w:numId w:val="135"/>
                    </w:numPr>
                    <w:spacing w:after="0" w:afterAutospacing="0" w:before="0" w:beforeAutospacing="0" w:lineRule="auto"/>
                    <w:ind w:left="2160" w:hanging="360"/>
                  </w:pPr>
                  <w:ins w:author="Claire Perry" w:id="522" w:date="2025-12-06T22:29:59Z">
                    <w:r w:rsidDel="00000000" w:rsidR="00000000" w:rsidRPr="00000000">
                      <w:rPr>
                        <w:rtl w:val="0"/>
                      </w:rPr>
                      <w:t xml:space="preserve">Paint an eco-landscape destroyed by wildfires to process your emotions of grief. </w:t>
                    </w:r>
                  </w:ins>
                  <w:r w:rsidDel="00000000" w:rsidR="00000000" w:rsidRPr="00000000">
                    <w:rPr>
                      <w:rtl w:val="0"/>
                    </w:rPr>
                    <w:br w:type="textWrapping"/>
                  </w:r>
                </w:p>
                <w:p w:rsidR="00000000" w:rsidDel="00000000" w:rsidP="00000000" w:rsidRDefault="00000000" w:rsidRPr="00000000" w14:paraId="000018D9">
                  <w:pPr>
                    <w:numPr>
                      <w:ilvl w:val="0"/>
                      <w:numId w:val="135"/>
                    </w:numPr>
                    <w:ind w:left="720" w:hanging="360"/>
                    <w:rPr>
                      <w:b w:val="1"/>
                      <w:bCs w:val="1"/>
                    </w:rPr>
                  </w:pPr>
                  <w:r w:rsidDel="00000000" w:rsidR="00000000" w:rsidRPr="00000000">
                    <w:rPr>
                      <w:b w:val="1"/>
                      <w:bCs w:val="1"/>
                      <w:u w:val="single"/>
                      <w:rtl w:val="0"/>
                    </w:rPr>
                    <w:t xml:space="preserve">Social Sharing</w:t>
                  </w:r>
                </w:p>
                <w:p w:rsidR="00000000" w:rsidDel="00000000" w:rsidP="00000000" w:rsidRDefault="00000000" w:rsidRPr="00000000" w14:paraId="000018DA">
                  <w:pPr>
                    <w:ind w:left="720" w:firstLine="0"/>
                    <w:rPr/>
                  </w:pPr>
                  <w:r w:rsidDel="00000000" w:rsidR="00000000" w:rsidRPr="00000000">
                    <w:rPr>
                      <w:rtl w:val="0"/>
                    </w:rPr>
                    <w:t xml:space="preserve">​​Talking to trusted friends</w:t>
                  </w:r>
                  <w:ins w:author="Claire Perry" w:id="523" w:date="2025-12-06T22:34:15Z">
                    <w:r w:rsidDel="00000000" w:rsidR="00000000" w:rsidRPr="00000000">
                      <w:rPr>
                        <w:rtl w:val="0"/>
                      </w:rPr>
                      <w:t xml:space="preserve">, loved ones, community leaders,</w:t>
                    </w:r>
                  </w:ins>
                  <w:r w:rsidDel="00000000" w:rsidR="00000000" w:rsidRPr="00000000">
                    <w:rPr>
                      <w:rtl w:val="0"/>
                    </w:rPr>
                    <w:t xml:space="preserve"> or therapists about emotional experiences.</w:t>
                  </w:r>
                </w:p>
                <w:p w:rsidR="00000000" w:rsidDel="00000000" w:rsidP="00000000" w:rsidRDefault="00000000" w:rsidRPr="00000000" w14:paraId="000018DB">
                  <w:pPr>
                    <w:numPr>
                      <w:ilvl w:val="1"/>
                      <w:numId w:val="135"/>
                    </w:numPr>
                    <w:spacing w:after="0" w:afterAutospacing="0" w:before="240" w:lineRule="auto"/>
                    <w:ind w:left="1440" w:hanging="360"/>
                  </w:pPr>
                  <w:r w:rsidDel="00000000" w:rsidR="00000000" w:rsidRPr="00000000">
                    <w:rPr>
                      <w:b w:val="1"/>
                      <w:bCs w:val="1"/>
                      <w:rtl w:val="0"/>
                    </w:rPr>
                    <w:t xml:space="preserve">When to use</w:t>
                    <w:br w:type="textWrapping"/>
                  </w:r>
                  <w:r w:rsidDel="00000000" w:rsidR="00000000" w:rsidRPr="00000000">
                    <w:rPr>
                      <w:rtl w:val="0"/>
                    </w:rPr>
                    <w:t xml:space="preserve">When feeling isolated in your climate concerns.</w:t>
                  </w:r>
                </w:p>
                <w:p w:rsidR="00000000" w:rsidDel="00000000" w:rsidP="00000000" w:rsidRDefault="00000000" w:rsidRPr="00000000" w14:paraId="000018DC">
                  <w:pPr>
                    <w:numPr>
                      <w:ilvl w:val="1"/>
                      <w:numId w:val="135"/>
                    </w:numPr>
                    <w:spacing w:after="0" w:afterAutospacing="0" w:before="0" w:beforeAutospacing="0" w:lineRule="auto"/>
                    <w:ind w:left="1440" w:hanging="360"/>
                  </w:pPr>
                  <w:r w:rsidDel="00000000" w:rsidR="00000000" w:rsidRPr="00000000">
                    <w:rPr>
                      <w:b w:val="1"/>
                      <w:bCs w:val="1"/>
                      <w:rtl w:val="0"/>
                    </w:rPr>
                    <w:t xml:space="preserve">How to do</w:t>
                    <w:br w:type="textWrapping"/>
                  </w:r>
                  <w:r w:rsidDel="00000000" w:rsidR="00000000" w:rsidRPr="00000000">
                    <w:rPr>
                      <w:rtl w:val="0"/>
                    </w:rPr>
                    <w:t xml:space="preserve">Openly discuss your feelings with trusted people or groups.</w:t>
                  </w:r>
                </w:p>
                <w:p w:rsidR="00000000" w:rsidDel="00000000" w:rsidP="00000000" w:rsidRDefault="00000000" w:rsidRPr="00000000" w14:paraId="000018DD">
                  <w:pPr>
                    <w:numPr>
                      <w:ilvl w:val="1"/>
                      <w:numId w:val="135"/>
                    </w:numPr>
                    <w:spacing w:after="0" w:afterAutospacing="0" w:before="0" w:beforeAutospacing="0" w:lineRule="auto"/>
                    <w:ind w:left="144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18DE">
                  <w:pPr>
                    <w:numPr>
                      <w:ilvl w:val="2"/>
                      <w:numId w:val="135"/>
                    </w:numPr>
                    <w:spacing w:after="0" w:afterAutospacing="0" w:before="0" w:beforeAutospacing="0" w:lineRule="auto"/>
                    <w:ind w:left="2160" w:hanging="360"/>
                  </w:pPr>
                  <w:r w:rsidDel="00000000" w:rsidR="00000000" w:rsidRPr="00000000">
                    <w:rPr>
                      <w:rtl w:val="0"/>
                    </w:rPr>
                    <w:t xml:space="preserve">Join a climate-related support group and share your experiences with eco-anxiety.</w:t>
                  </w:r>
                </w:p>
                <w:p w:rsidR="00000000" w:rsidDel="00000000" w:rsidP="00000000" w:rsidRDefault="00000000" w:rsidRPr="00000000" w14:paraId="000018DF">
                  <w:pPr>
                    <w:numPr>
                      <w:ilvl w:val="2"/>
                      <w:numId w:val="135"/>
                    </w:numPr>
                    <w:spacing w:after="0" w:afterAutospacing="0" w:before="0" w:beforeAutospacing="0" w:lineRule="auto"/>
                    <w:ind w:left="2160" w:hanging="360"/>
                  </w:pPr>
                  <w:r w:rsidDel="00000000" w:rsidR="00000000" w:rsidRPr="00000000">
                    <w:rPr>
                      <w:rtl w:val="0"/>
                    </w:rPr>
                    <w:t xml:space="preserve">Talk to a therapist about how climate concerns are affecting your mental health, exploring ways to cope.</w:t>
                  </w:r>
                </w:p>
                <w:p w:rsidR="00000000" w:rsidDel="00000000" w:rsidP="00000000" w:rsidRDefault="00000000" w:rsidRPr="00000000" w14:paraId="000018E0">
                  <w:pPr>
                    <w:numPr>
                      <w:ilvl w:val="0"/>
                      <w:numId w:val="135"/>
                    </w:numPr>
                    <w:ind w:left="720" w:hanging="360"/>
                    <w:rPr>
                      <w:b w:val="1"/>
                      <w:bCs w:val="1"/>
                    </w:rPr>
                  </w:pPr>
                  <w:r w:rsidDel="00000000" w:rsidR="00000000" w:rsidRPr="00000000">
                    <w:rPr>
                      <w:b w:val="1"/>
                      <w:bCs w:val="1"/>
                      <w:u w:val="single"/>
                      <w:rtl w:val="0"/>
                    </w:rPr>
                    <w:t xml:space="preserve">Active Listening</w:t>
                  </w:r>
                </w:p>
                <w:p w:rsidR="00000000" w:rsidDel="00000000" w:rsidP="00000000" w:rsidRDefault="00000000" w:rsidRPr="00000000" w14:paraId="000018E1">
                  <w:pPr>
                    <w:ind w:left="720" w:firstLine="0"/>
                    <w:rPr/>
                  </w:pPr>
                  <w:r w:rsidDel="00000000" w:rsidR="00000000" w:rsidRPr="00000000">
                    <w:rPr>
                      <w:rtl w:val="0"/>
                    </w:rPr>
                    <w:t xml:space="preserve">Fully concentrating, understanding, and responding to what someone is saying.</w:t>
                  </w:r>
                </w:p>
                <w:p w:rsidR="00000000" w:rsidDel="00000000" w:rsidP="00000000" w:rsidRDefault="00000000" w:rsidRPr="00000000" w14:paraId="000018E2">
                  <w:pPr>
                    <w:numPr>
                      <w:ilvl w:val="1"/>
                      <w:numId w:val="135"/>
                    </w:numPr>
                    <w:spacing w:after="0" w:afterAutospacing="0" w:before="240" w:lineRule="auto"/>
                    <w:ind w:left="1440" w:hanging="360"/>
                  </w:pPr>
                  <w:r w:rsidDel="00000000" w:rsidR="00000000" w:rsidRPr="00000000">
                    <w:rPr>
                      <w:b w:val="1"/>
                      <w:bCs w:val="1"/>
                      <w:rtl w:val="0"/>
                    </w:rPr>
                    <w:t xml:space="preserve">When to use</w:t>
                    <w:br w:type="textWrapping"/>
                  </w:r>
                  <w:r w:rsidDel="00000000" w:rsidR="00000000" w:rsidRPr="00000000">
                    <w:rPr>
                      <w:rtl w:val="0"/>
                    </w:rPr>
                    <w:t xml:space="preserve">When supporting others in their climate concerns.</w:t>
                  </w:r>
                </w:p>
                <w:p w:rsidR="00000000" w:rsidDel="00000000" w:rsidP="00000000" w:rsidRDefault="00000000" w:rsidRPr="00000000" w14:paraId="000018E3">
                  <w:pPr>
                    <w:numPr>
                      <w:ilvl w:val="1"/>
                      <w:numId w:val="135"/>
                    </w:numPr>
                    <w:spacing w:after="0" w:afterAutospacing="0" w:before="0" w:beforeAutospacing="0" w:lineRule="auto"/>
                    <w:ind w:left="1440" w:hanging="360"/>
                  </w:pPr>
                  <w:r w:rsidDel="00000000" w:rsidR="00000000" w:rsidRPr="00000000">
                    <w:rPr>
                      <w:b w:val="1"/>
                      <w:bCs w:val="1"/>
                      <w:rtl w:val="0"/>
                    </w:rPr>
                    <w:t xml:space="preserve">How to do</w:t>
                    <w:br w:type="textWrapping"/>
                  </w:r>
                  <w:r w:rsidDel="00000000" w:rsidR="00000000" w:rsidRPr="00000000">
                    <w:rPr>
                      <w:rtl w:val="0"/>
                    </w:rPr>
                    <w:t xml:space="preserve">Listen without</w:t>
                  </w:r>
                  <w:ins w:author="Sonya Jakubec" w:id="524" w:date="2025-12-03T04:14:51Z">
                    <w:r w:rsidDel="00000000" w:rsidR="00000000" w:rsidRPr="00000000">
                      <w:rPr>
                        <w:rtl w:val="0"/>
                      </w:rPr>
                      <w:t xml:space="preserve"> judgement or interruption, simply to </w:t>
                    </w:r>
                  </w:ins>
                  <w:del w:author="Sonya Jakubec" w:id="524" w:date="2025-12-03T04:14:51Z">
                    <w:r w:rsidDel="00000000" w:rsidR="00000000" w:rsidRPr="00000000">
                      <w:rPr>
                        <w:rtl w:val="0"/>
                      </w:rPr>
                      <w:delText xml:space="preserve"> interrupting and val</w:delText>
                    </w:r>
                  </w:del>
                  <w:ins w:author="Sonya Jakubec" w:id="524" w:date="2025-12-03T04:14:51Z">
                    <w:del w:author="Sonya Jakubec" w:id="524" w:date="2025-12-03T04:14:51Z">
                      <w:r w:rsidDel="00000000" w:rsidR="00000000" w:rsidRPr="00000000">
                        <w:rPr>
                          <w:rtl w:val="0"/>
                        </w:rPr>
                        <w:delText xml:space="preserve">v</w:delText>
                      </w:r>
                    </w:del>
                  </w:ins>
                  <w:del w:author="Sonya Jakubec" w:id="524" w:date="2025-12-03T04:14:51Z">
                    <w:r w:rsidDel="00000000" w:rsidR="00000000" w:rsidRPr="00000000">
                      <w:rPr>
                        <w:rtl w:val="0"/>
                      </w:rPr>
                      <w:delText xml:space="preserve">i</w:delText>
                    </w:r>
                  </w:del>
                  <w:ins w:author="Sonya Jakubec" w:id="524" w:date="2025-12-03T04:14:51Z">
                    <w:r w:rsidDel="00000000" w:rsidR="00000000" w:rsidRPr="00000000">
                      <w:rPr>
                        <w:rtl w:val="0"/>
                      </w:rPr>
                      <w:t xml:space="preserve"> vali</w:t>
                    </w:r>
                  </w:ins>
                  <w:r w:rsidDel="00000000" w:rsidR="00000000" w:rsidRPr="00000000">
                    <w:rPr>
                      <w:rtl w:val="0"/>
                    </w:rPr>
                    <w:t xml:space="preserve">date their experiences.</w:t>
                  </w:r>
                </w:p>
                <w:p w:rsidR="00000000" w:rsidDel="00000000" w:rsidP="00000000" w:rsidRDefault="00000000" w:rsidRPr="00000000" w14:paraId="000018E4">
                  <w:pPr>
                    <w:numPr>
                      <w:ilvl w:val="1"/>
                      <w:numId w:val="135"/>
                    </w:numPr>
                    <w:spacing w:after="0" w:afterAutospacing="0" w:before="0" w:beforeAutospacing="0" w:lineRule="auto"/>
                    <w:ind w:left="144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18E5">
                  <w:pPr>
                    <w:numPr>
                      <w:ilvl w:val="2"/>
                      <w:numId w:val="135"/>
                    </w:numPr>
                    <w:spacing w:after="0" w:afterAutospacing="0" w:before="0" w:beforeAutospacing="0" w:lineRule="auto"/>
                    <w:ind w:left="2160" w:hanging="360"/>
                  </w:pPr>
                  <w:r w:rsidDel="00000000" w:rsidR="00000000" w:rsidRPr="00000000">
                    <w:rPr>
                      <w:rtl w:val="0"/>
                    </w:rPr>
                    <w:t xml:space="preserve">When a friend shares their eco-anxiety, reflect back: “It sounds like you’re really worried about what’s happening. </w:t>
                  </w:r>
                  <w:ins w:author="Sonya Jakubec" w:id="525" w:date="2025-12-03T04:16:49Z">
                    <w:r w:rsidDel="00000000" w:rsidR="00000000" w:rsidRPr="00000000">
                      <w:rPr>
                        <w:rtl w:val="0"/>
                      </w:rPr>
                      <w:t xml:space="preserve">It makes complete sense to feel that way</w:t>
                    </w:r>
                  </w:ins>
                  <w:del w:author="Sonya Jakubec" w:id="525" w:date="2025-12-03T04:16:49Z">
                    <w:r w:rsidDel="00000000" w:rsidR="00000000" w:rsidRPr="00000000">
                      <w:rPr>
                        <w:rtl w:val="0"/>
                      </w:rPr>
                      <w:delText xml:space="preserve">That’s completely valid</w:delText>
                    </w:r>
                  </w:del>
                  <w:r w:rsidDel="00000000" w:rsidR="00000000" w:rsidRPr="00000000">
                    <w:rPr>
                      <w:rtl w:val="0"/>
                    </w:rPr>
                    <w:t xml:space="preserve">.”</w:t>
                  </w:r>
                </w:p>
                <w:p w:rsidR="00000000" w:rsidDel="00000000" w:rsidP="00000000" w:rsidRDefault="00000000" w:rsidRPr="00000000" w14:paraId="000018E6">
                  <w:pPr>
                    <w:numPr>
                      <w:ilvl w:val="2"/>
                      <w:numId w:val="135"/>
                    </w:numPr>
                    <w:spacing w:after="0" w:afterAutospacing="0" w:before="0" w:beforeAutospacing="0" w:lineRule="auto"/>
                    <w:ind w:left="2160" w:hanging="360"/>
                  </w:pPr>
                  <w:r w:rsidDel="00000000" w:rsidR="00000000" w:rsidRPr="00000000">
                    <w:rPr>
                      <w:rtl w:val="0"/>
                    </w:rPr>
                    <w:t xml:space="preserve">Focus on their words, make eye contact, and ask clarifying questions to show you’re engaged.</w:t>
                  </w:r>
                </w:p>
                <w:p w:rsidR="00000000" w:rsidDel="00000000" w:rsidP="00000000" w:rsidRDefault="00000000" w:rsidRPr="00000000" w14:paraId="000018E7">
                  <w:pPr>
                    <w:numPr>
                      <w:ilvl w:val="0"/>
                      <w:numId w:val="135"/>
                    </w:numPr>
                    <w:ind w:left="720" w:hanging="360"/>
                    <w:rPr>
                      <w:b w:val="1"/>
                      <w:bCs w:val="1"/>
                    </w:rPr>
                  </w:pPr>
                  <w:r w:rsidDel="00000000" w:rsidR="00000000" w:rsidRPr="00000000">
                    <w:rPr>
                      <w:b w:val="1"/>
                      <w:bCs w:val="1"/>
                      <w:u w:val="single"/>
                      <w:rtl w:val="0"/>
                    </w:rPr>
                    <w:t xml:space="preserve">Assertiveness Training</w:t>
                  </w:r>
                </w:p>
                <w:p w:rsidR="00000000" w:rsidDel="00000000" w:rsidP="00000000" w:rsidRDefault="00000000" w:rsidRPr="00000000" w14:paraId="000018E8">
                  <w:pPr>
                    <w:ind w:left="720" w:firstLine="0"/>
                    <w:rPr/>
                  </w:pPr>
                  <w:r w:rsidDel="00000000" w:rsidR="00000000" w:rsidRPr="00000000">
                    <w:rPr>
                      <w:rtl w:val="0"/>
                    </w:rPr>
                    <w:t xml:space="preserve">Developing the ability to express your thoughts and feelings confidently and respectfully.</w:t>
                  </w:r>
                </w:p>
                <w:p w:rsidR="00000000" w:rsidDel="00000000" w:rsidP="00000000" w:rsidRDefault="00000000" w:rsidRPr="00000000" w14:paraId="000018E9">
                  <w:pPr>
                    <w:numPr>
                      <w:ilvl w:val="1"/>
                      <w:numId w:val="135"/>
                    </w:numPr>
                    <w:spacing w:after="0" w:afterAutospacing="0" w:before="240" w:lineRule="auto"/>
                    <w:ind w:left="1440" w:hanging="360"/>
                  </w:pPr>
                  <w:r w:rsidDel="00000000" w:rsidR="00000000" w:rsidRPr="00000000">
                    <w:rPr>
                      <w:b w:val="1"/>
                      <w:bCs w:val="1"/>
                      <w:rtl w:val="0"/>
                    </w:rPr>
                    <w:t xml:space="preserve">When to use</w:t>
                    <w:br w:type="textWrapping"/>
                  </w:r>
                  <w:r w:rsidDel="00000000" w:rsidR="00000000" w:rsidRPr="00000000">
                    <w:rPr>
                      <w:rtl w:val="0"/>
                    </w:rPr>
                    <w:t xml:space="preserve">When needing to advocate for sustainable changes without conflict</w:t>
                  </w:r>
                  <w:ins w:author="Claire Perry" w:id="526" w:date="2025-12-06T22:38:28Z">
                    <w:r w:rsidDel="00000000" w:rsidR="00000000" w:rsidRPr="00000000">
                      <w:rPr>
                        <w:rtl w:val="0"/>
                      </w:rPr>
                      <w:t xml:space="preserve"> or to ensure that others respect your boundaries in the context of having climate conversations</w:t>
                    </w:r>
                  </w:ins>
                  <w:r w:rsidDel="00000000" w:rsidR="00000000" w:rsidRPr="00000000">
                    <w:rPr>
                      <w:rtl w:val="0"/>
                    </w:rPr>
                    <w:t xml:space="preserve">.</w:t>
                  </w:r>
                </w:p>
                <w:p w:rsidR="00000000" w:rsidDel="00000000" w:rsidP="00000000" w:rsidRDefault="00000000" w:rsidRPr="00000000" w14:paraId="000018EA">
                  <w:pPr>
                    <w:numPr>
                      <w:ilvl w:val="1"/>
                      <w:numId w:val="135"/>
                    </w:numPr>
                    <w:spacing w:after="0" w:afterAutospacing="0" w:before="0" w:beforeAutospacing="0" w:lineRule="auto"/>
                    <w:ind w:left="1440" w:hanging="360"/>
                  </w:pPr>
                  <w:r w:rsidDel="00000000" w:rsidR="00000000" w:rsidRPr="00000000">
                    <w:rPr>
                      <w:b w:val="1"/>
                      <w:bCs w:val="1"/>
                      <w:rtl w:val="0"/>
                    </w:rPr>
                    <w:t xml:space="preserve">How to do</w:t>
                    <w:br w:type="textWrapping"/>
                  </w:r>
                  <w:r w:rsidDel="00000000" w:rsidR="00000000" w:rsidRPr="00000000">
                    <w:rPr>
                      <w:rtl w:val="0"/>
                    </w:rPr>
                    <w:t xml:space="preserve">Communicate your needs clearly while maintaining respect for others.</w:t>
                  </w:r>
                </w:p>
                <w:p w:rsidR="00000000" w:rsidDel="00000000" w:rsidP="00000000" w:rsidRDefault="00000000" w:rsidRPr="00000000" w14:paraId="000018EB">
                  <w:pPr>
                    <w:numPr>
                      <w:ilvl w:val="1"/>
                      <w:numId w:val="135"/>
                    </w:numPr>
                    <w:spacing w:after="0" w:afterAutospacing="0" w:before="0" w:beforeAutospacing="0" w:lineRule="auto"/>
                    <w:ind w:left="144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18EC">
                  <w:pPr>
                    <w:numPr>
                      <w:ilvl w:val="2"/>
                      <w:numId w:val="135"/>
                    </w:numPr>
                    <w:spacing w:after="0" w:afterAutospacing="0" w:before="0" w:beforeAutospacing="0" w:lineRule="auto"/>
                    <w:ind w:left="2160" w:hanging="360"/>
                  </w:pPr>
                  <w:r w:rsidDel="00000000" w:rsidR="00000000" w:rsidRPr="00000000">
                    <w:rPr>
                      <w:rtl w:val="0"/>
                    </w:rPr>
                    <w:t xml:space="preserve">Ask your employer to adopt eco-friendly policies: “I think switching to digital documents could reduce waste and save money.”</w:t>
                  </w:r>
                </w:p>
                <w:p w:rsidR="00000000" w:rsidDel="00000000" w:rsidP="00000000" w:rsidRDefault="00000000" w:rsidRPr="00000000" w14:paraId="000018ED">
                  <w:pPr>
                    <w:numPr>
                      <w:ilvl w:val="2"/>
                      <w:numId w:val="135"/>
                    </w:numPr>
                    <w:spacing w:after="0" w:afterAutospacing="0" w:before="0" w:beforeAutospacing="0" w:lineRule="auto"/>
                    <w:ind w:left="2160" w:hanging="360"/>
                    <w:rPr>
                      <w:ins w:author="Claire Perry" w:id="527" w:date="2025-12-06T22:40:03Z"/>
                    </w:rPr>
                  </w:pPr>
                  <w:r w:rsidDel="00000000" w:rsidR="00000000" w:rsidRPr="00000000">
                    <w:rPr>
                      <w:rtl w:val="0"/>
                    </w:rPr>
                    <w:t xml:space="preserve">Speak up about sustainability in a community meeting: “Could we consider adding recycling bins to public spaces to encourage better waste management?”</w:t>
                  </w:r>
                  <w:ins w:author="Claire Perry" w:id="527" w:date="2025-12-06T22:40:03Z">
                    <w:r w:rsidDel="00000000" w:rsidR="00000000" w:rsidRPr="00000000">
                      <w:rPr>
                        <w:rtl w:val="0"/>
                      </w:rPr>
                    </w:r>
                  </w:ins>
                </w:p>
                <w:p w:rsidR="00000000" w:rsidDel="00000000" w:rsidP="00000000" w:rsidRDefault="00000000" w:rsidRPr="00000000" w14:paraId="000018EE">
                  <w:pPr>
                    <w:numPr>
                      <w:ilvl w:val="2"/>
                      <w:numId w:val="135"/>
                    </w:numPr>
                    <w:spacing w:after="240" w:before="0" w:beforeAutospacing="0" w:lineRule="auto"/>
                    <w:ind w:left="2160" w:hanging="360"/>
                  </w:pPr>
                  <w:ins w:author="Claire Perry" w:id="527" w:date="2025-12-06T22:40:03Z">
                    <w:r w:rsidDel="00000000" w:rsidR="00000000" w:rsidRPr="00000000">
                      <w:rPr>
                        <w:rtl w:val="0"/>
                      </w:rPr>
                      <w:t xml:space="preserve">Communicating your boundaries to your grandparents that believe that climate change is a </w:t>
                    </w:r>
                    <w:commentRangeStart w:id="321"/>
                    <w:r w:rsidDel="00000000" w:rsidR="00000000" w:rsidRPr="00000000">
                      <w:rPr>
                        <w:rtl w:val="0"/>
                      </w:rPr>
                      <w:t xml:space="preserve">hoax</w:t>
                    </w:r>
                    <w:commentRangeEnd w:id="321"/>
                    <w:r w:rsidDel="00000000" w:rsidR="00000000" w:rsidRPr="00000000">
                      <w:commentReference w:id="321"/>
                    </w:r>
                    <w:r w:rsidDel="00000000" w:rsidR="00000000" w:rsidRPr="00000000">
                      <w:rPr>
                        <w:rtl w:val="0"/>
                      </w:rPr>
                      <w:t xml:space="preserve">: </w:t>
                    </w:r>
                  </w:ins>
                  <w:r w:rsidDel="00000000" w:rsidR="00000000" w:rsidRPr="00000000">
                    <w:rPr>
                      <w:rtl w:val="0"/>
                    </w:rPr>
                  </w:r>
                </w:p>
                <w:p w:rsidR="00000000" w:rsidDel="00000000" w:rsidP="00000000" w:rsidRDefault="00000000" w:rsidRPr="00000000" w14:paraId="000018EF">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18F0">
            <w:pPr>
              <w:spacing w:after="240" w:before="240" w:lineRule="auto"/>
              <w:rPr/>
            </w:pPr>
            <w:r w:rsidDel="00000000" w:rsidR="00000000" w:rsidRPr="00000000">
              <w:rPr>
                <w:rtl w:val="0"/>
              </w:rPr>
            </w:r>
          </w:p>
          <w:p w:rsidR="00000000" w:rsidDel="00000000" w:rsidP="00000000" w:rsidRDefault="00000000" w:rsidRPr="00000000" w14:paraId="000018F1">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18F2">
            <w:pPr>
              <w:widowControl w:val="0"/>
              <w:spacing w:line="240" w:lineRule="auto"/>
              <w:rPr>
                <w:b w:val="1"/>
                <w:bCs w:val="1"/>
              </w:rPr>
            </w:pPr>
            <w:r w:rsidDel="00000000" w:rsidR="00000000" w:rsidRPr="00000000">
              <w:rPr>
                <w:b w:val="1"/>
                <w:bCs w:val="1"/>
                <w:rtl w:val="0"/>
              </w:rPr>
              <w:t xml:space="preserve">Indigenous Perspectives</w:t>
            </w:r>
          </w:p>
        </w:tc>
        <w:tc>
          <w:tcPr>
            <w:shd w:fill="d9d2e9" w:val="clear"/>
          </w:tcPr>
          <w:p w:rsidR="00000000" w:rsidDel="00000000" w:rsidP="00000000" w:rsidRDefault="00000000" w:rsidRPr="00000000" w14:paraId="000018F3">
            <w:pPr>
              <w:spacing w:after="240" w:before="240" w:lineRule="auto"/>
              <w:rPr/>
            </w:pPr>
            <w:r w:rsidDel="00000000" w:rsidR="00000000" w:rsidRPr="00000000">
              <w:rPr>
                <w:rtl w:val="0"/>
              </w:rPr>
              <w:t xml:space="preserve">As this module introduces skills-based approaches to emotional regulation and climate resilience, Indigenous knowledge systems offer </w:t>
            </w:r>
            <w:del w:author="Mike Marchand" w:id="528" w:date="2025-12-15T00:29:16Z">
              <w:r w:rsidDel="00000000" w:rsidR="00000000" w:rsidRPr="00000000">
                <w:rPr>
                  <w:rtl w:val="0"/>
                </w:rPr>
                <w:delText xml:space="preserve">longstanding </w:delText>
              </w:r>
            </w:del>
            <w:r w:rsidDel="00000000" w:rsidR="00000000" w:rsidRPr="00000000">
              <w:rPr>
                <w:rtl w:val="0"/>
              </w:rPr>
              <w:t xml:space="preserve">frameworks</w:t>
            </w:r>
            <w:ins w:author="Mike Marchand" w:id="529" w:date="2025-12-15T00:31:14Z">
              <w:r w:rsidDel="00000000" w:rsidR="00000000" w:rsidRPr="00000000">
                <w:rPr>
                  <w:rtl w:val="0"/>
                </w:rPr>
                <w:t xml:space="preserve"> developed sincetime immemorial </w:t>
              </w:r>
            </w:ins>
            <w:r w:rsidDel="00000000" w:rsidR="00000000" w:rsidRPr="00000000">
              <w:rPr>
                <w:rtl w:val="0"/>
              </w:rPr>
              <w:t xml:space="preserve"> for cultivating these </w:t>
            </w:r>
            <w:del w:author="Mike Marchand" w:id="530" w:date="2025-12-15T00:31:59Z">
              <w:r w:rsidDel="00000000" w:rsidR="00000000" w:rsidRPr="00000000">
                <w:rPr>
                  <w:rtl w:val="0"/>
                </w:rPr>
                <w:delText xml:space="preserve">same </w:delText>
              </w:r>
            </w:del>
            <w:r w:rsidDel="00000000" w:rsidR="00000000" w:rsidRPr="00000000">
              <w:rPr>
                <w:rtl w:val="0"/>
              </w:rPr>
              <w:t xml:space="preserve">capacities through story, ceremony, </w:t>
            </w:r>
            <w:ins w:author="Claire Perry" w:id="531" w:date="2025-12-06T22:52:47Z">
              <w:r w:rsidDel="00000000" w:rsidR="00000000" w:rsidRPr="00000000">
                <w:rPr>
                  <w:rtl w:val="0"/>
                </w:rPr>
                <w:t xml:space="preserve">land-based activities </w:t>
              </w:r>
            </w:ins>
            <w:r w:rsidDel="00000000" w:rsidR="00000000" w:rsidRPr="00000000">
              <w:rPr>
                <w:rtl w:val="0"/>
              </w:rPr>
              <w:t xml:space="preserve">and deep attentiveness to place. Skills are not only taught, they are lived. Storytelling transmits both memory and guidance, helping individuals make sense of change, loss, and responsibility. Stories are not just about the past, they shape how people act in the present and future. Gratitude is a daily practice embedded in protocols, offerings, and acknowledgment of land and life. This practice grounds people in humility and interdependence, supporting emotional balance and strength.</w:t>
            </w:r>
          </w:p>
          <w:p w:rsidR="00000000" w:rsidDel="00000000" w:rsidP="00000000" w:rsidRDefault="00000000" w:rsidRPr="00000000" w14:paraId="000018F4">
            <w:pPr>
              <w:spacing w:after="240" w:before="240" w:lineRule="auto"/>
              <w:rPr/>
            </w:pPr>
            <w:r w:rsidDel="00000000" w:rsidR="00000000" w:rsidRPr="00000000">
              <w:rPr>
                <w:rtl w:val="0"/>
              </w:rPr>
              <w:t xml:space="preserve">Attentiveness to place, such as through the</w:t>
            </w:r>
            <w:del w:author="Mike Marchand" w:id="532" w:date="2025-12-15T00:32:11Z">
              <w:commentRangeStart w:id="322"/>
              <w:r w:rsidDel="00000000" w:rsidR="00000000" w:rsidRPr="00000000">
                <w:rPr>
                  <w:rtl w:val="0"/>
                </w:rPr>
                <w:delText xml:space="preserve"> subtle</w:delText>
              </w:r>
            </w:del>
            <w:commentRangeEnd w:id="322"/>
            <w:r w:rsidDel="00000000" w:rsidR="00000000" w:rsidRPr="00000000">
              <w:commentReference w:id="322"/>
            </w:r>
            <w:r w:rsidDel="00000000" w:rsidR="00000000" w:rsidRPr="00000000">
              <w:rPr>
                <w:rtl w:val="0"/>
              </w:rPr>
              <w:t xml:space="preserve"> shifts in seasons, the return of birds, the silence of a river, is a form of mindfulness rooted in relationship. This awareness cultivates presence, patience, and resilience, teaching individuals to respond to change without panic and to find guidance in the land itself. These ways of knowing mirror many of the grounding, presencing, and relational skills taught in contemporary therapeutic models. But they also go further by embedding emotion regulation in cultural continuity, spiritual practice, and community responsibility. Through these pathways, Indigenous knowledge offers not only tools for coping but teachings for how to live well with change</w:t>
            </w:r>
            <w:commentRangeStart w:id="323"/>
            <w:r w:rsidDel="00000000" w:rsidR="00000000" w:rsidRPr="00000000">
              <w:rPr>
                <w:rtl w:val="0"/>
              </w:rPr>
              <w:t xml:space="preserve">.</w:t>
            </w:r>
            <w:commentRangeEnd w:id="323"/>
            <w:r w:rsidDel="00000000" w:rsidR="00000000" w:rsidRPr="00000000">
              <w:commentReference w:id="323"/>
            </w:r>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18F5">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18F6">
            <w:pPr>
              <w:numPr>
                <w:ilvl w:val="0"/>
                <w:numId w:val="495"/>
              </w:numPr>
              <w:spacing w:after="0" w:afterAutospacing="0" w:before="240" w:lineRule="auto"/>
              <w:ind w:left="720" w:hanging="360"/>
            </w:pPr>
            <w:r w:rsidDel="00000000" w:rsidR="00000000" w:rsidRPr="00000000">
              <w:rPr>
                <w:rtl w:val="0"/>
              </w:rPr>
              <w:t xml:space="preserve">Grounding practices help individuals anchor themselves in the present moment, reducing rumination and physiological arousal by shifting focus to concrete, external experiences.</w:t>
            </w:r>
          </w:p>
          <w:p w:rsidR="00000000" w:rsidDel="00000000" w:rsidP="00000000" w:rsidRDefault="00000000" w:rsidRPr="00000000" w14:paraId="000018F7">
            <w:pPr>
              <w:numPr>
                <w:ilvl w:val="0"/>
                <w:numId w:val="495"/>
              </w:numPr>
              <w:spacing w:after="0" w:afterAutospacing="0" w:before="0" w:beforeAutospacing="0" w:lineRule="auto"/>
              <w:ind w:left="720" w:hanging="360"/>
            </w:pPr>
            <w:r w:rsidDel="00000000" w:rsidR="00000000" w:rsidRPr="00000000">
              <w:rPr>
                <w:rtl w:val="0"/>
              </w:rPr>
              <w:t xml:space="preserve">Presencing practices cultivate deep</w:t>
            </w:r>
            <w:ins w:author="Claire Perry" w:id="533" w:date="2025-12-06T22:54:38Z">
              <w:r w:rsidDel="00000000" w:rsidR="00000000" w:rsidRPr="00000000">
                <w:rPr>
                  <w:rtl w:val="0"/>
                </w:rPr>
                <w:t xml:space="preserve">, internal and</w:t>
              </w:r>
            </w:ins>
            <w:r w:rsidDel="00000000" w:rsidR="00000000" w:rsidRPr="00000000">
              <w:rPr>
                <w:rtl w:val="0"/>
              </w:rPr>
              <w:t xml:space="preserve"> present-moment awareness with an attitude of acceptance, enhancing emotional regulation and fostering resilience through embodied and relational awareness.</w:t>
            </w:r>
          </w:p>
          <w:p w:rsidR="00000000" w:rsidDel="00000000" w:rsidP="00000000" w:rsidRDefault="00000000" w:rsidRPr="00000000" w14:paraId="000018F8">
            <w:pPr>
              <w:numPr>
                <w:ilvl w:val="0"/>
                <w:numId w:val="495"/>
              </w:numPr>
              <w:spacing w:after="0" w:afterAutospacing="0" w:before="0" w:beforeAutospacing="0" w:lineRule="auto"/>
              <w:ind w:left="720" w:hanging="360"/>
            </w:pPr>
            <w:r w:rsidDel="00000000" w:rsidR="00000000" w:rsidRPr="00000000">
              <w:rPr>
                <w:rtl w:val="0"/>
              </w:rPr>
              <w:t xml:space="preserve">Emotion regulation skills enable individuals to manage the intensity and duration of emotional responses, preventing overwhelm and promoting effective problem-solving</w:t>
            </w:r>
            <w:ins w:author="Claire Perry" w:id="534" w:date="2025-12-06T22:55:19Z">
              <w:r w:rsidDel="00000000" w:rsidR="00000000" w:rsidRPr="00000000">
                <w:rPr>
                  <w:rtl w:val="0"/>
                </w:rPr>
                <w:t xml:space="preserve">, coping</w:t>
              </w:r>
            </w:ins>
            <w:r w:rsidDel="00000000" w:rsidR="00000000" w:rsidRPr="00000000">
              <w:rPr>
                <w:rtl w:val="0"/>
              </w:rPr>
              <w:t xml:space="preserve"> and relationship maintenance.</w:t>
            </w:r>
          </w:p>
          <w:p w:rsidR="00000000" w:rsidDel="00000000" w:rsidP="00000000" w:rsidRDefault="00000000" w:rsidRPr="00000000" w14:paraId="000018F9">
            <w:pPr>
              <w:numPr>
                <w:ilvl w:val="0"/>
                <w:numId w:val="495"/>
              </w:numPr>
              <w:spacing w:after="0" w:afterAutospacing="0" w:before="0" w:beforeAutospacing="0" w:lineRule="auto"/>
              <w:ind w:left="720" w:hanging="360"/>
            </w:pPr>
            <w:r w:rsidDel="00000000" w:rsidR="00000000" w:rsidRPr="00000000">
              <w:rPr>
                <w:rtl w:val="0"/>
              </w:rPr>
              <w:t xml:space="preserve">Dialectical Behavioral Therapy (DBT) techniques offer structured skills for managing intense emotions, balancing acceptance and change, and building healthier coping mechanisms through distress tolerance, emotional validation, and interpersonal effectiveness.</w:t>
            </w:r>
          </w:p>
          <w:p w:rsidR="00000000" w:rsidDel="00000000" w:rsidP="00000000" w:rsidRDefault="00000000" w:rsidRPr="00000000" w14:paraId="000018FA">
            <w:pPr>
              <w:numPr>
                <w:ilvl w:val="0"/>
                <w:numId w:val="495"/>
              </w:numPr>
              <w:spacing w:after="0" w:afterAutospacing="0" w:before="0" w:beforeAutospacing="0" w:lineRule="auto"/>
              <w:ind w:left="720" w:hanging="360"/>
            </w:pPr>
            <w:r w:rsidDel="00000000" w:rsidR="00000000" w:rsidRPr="00000000">
              <w:rPr>
                <w:rtl w:val="0"/>
              </w:rPr>
              <w:t xml:space="preserve">Somatic and embodiment practices address emotions on a physiological level, releasing physical tension and processing stored emotions to restore nervous system balance and prevent emotional dysregulation.</w:t>
            </w:r>
          </w:p>
          <w:p w:rsidR="00000000" w:rsidDel="00000000" w:rsidP="00000000" w:rsidRDefault="00000000" w:rsidRPr="00000000" w14:paraId="000018FB">
            <w:pPr>
              <w:numPr>
                <w:ilvl w:val="0"/>
                <w:numId w:val="495"/>
              </w:numPr>
              <w:spacing w:after="240" w:before="0" w:beforeAutospacing="0" w:lineRule="auto"/>
              <w:ind w:left="720" w:hanging="360"/>
            </w:pPr>
            <w:r w:rsidDel="00000000" w:rsidR="00000000" w:rsidRPr="00000000">
              <w:rPr>
                <w:rtl w:val="0"/>
              </w:rPr>
              <w:t xml:space="preserve">Interpersonal and relational skills strengthen social support networks and enhance the ability to express and share emotions, fostering connections that buffer against emotional distress and build resilience.</w:t>
            </w:r>
          </w:p>
          <w:p w:rsidR="00000000" w:rsidDel="00000000" w:rsidP="00000000" w:rsidRDefault="00000000" w:rsidRPr="00000000" w14:paraId="000018FC">
            <w:pPr>
              <w:spacing w:after="240" w:before="240" w:lineRule="auto"/>
              <w:rPr/>
            </w:pPr>
            <w:r w:rsidDel="00000000" w:rsidR="00000000" w:rsidRPr="00000000">
              <w:rPr>
                <w:rtl w:val="0"/>
              </w:rPr>
              <w:t xml:space="preserve">By mastering these skills-based approaches, learners can empower themselves and others to manage climate distress effectively, fostering a resilient and psychologically healthy community capable of navigating the emotional challenges posed by climate change and natural disasters.</w:t>
            </w:r>
          </w:p>
          <w:p w:rsidR="00000000" w:rsidDel="00000000" w:rsidP="00000000" w:rsidRDefault="00000000" w:rsidRPr="00000000" w14:paraId="000018FD">
            <w:pPr>
              <w:widowControl w:val="0"/>
              <w:spacing w:line="240" w:lineRule="auto"/>
              <w:rPr/>
            </w:pPr>
            <w:r w:rsidDel="00000000" w:rsidR="00000000" w:rsidRPr="00000000">
              <w:rPr>
                <w:rtl w:val="0"/>
              </w:rPr>
            </w:r>
          </w:p>
        </w:tc>
      </w:tr>
      <w:tr>
        <w:trPr>
          <w:cantSplit w:val="0"/>
          <w:tblHeader w:val="0"/>
        </w:trPr>
        <w:tc>
          <w:tcPr>
            <w:shd w:fill="a4c2f4" w:val="clear"/>
          </w:tcPr>
          <w:p w:rsidR="00000000" w:rsidDel="00000000" w:rsidP="00000000" w:rsidRDefault="00000000" w:rsidRPr="00000000" w14:paraId="000018FE">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18FF">
            <w:pPr>
              <w:spacing w:after="240" w:before="240" w:lineRule="auto"/>
              <w:rPr/>
            </w:pPr>
            <w:r w:rsidDel="00000000" w:rsidR="00000000" w:rsidRPr="00000000">
              <w:rPr>
                <w:rtl w:val="0"/>
              </w:rPr>
              <w:t xml:space="preserve">Below are active learning activities that you can use to enhance your learning experience for the content presented in this module. One version is designed to be done on your own and the other is designed to be done with others.</w:t>
            </w:r>
          </w:p>
          <w:p w:rsidR="00000000" w:rsidDel="00000000" w:rsidP="00000000" w:rsidRDefault="00000000" w:rsidRPr="00000000" w14:paraId="00001900">
            <w:pPr>
              <w:pStyle w:val="Heading2"/>
              <w:spacing w:after="240" w:before="240" w:lineRule="auto"/>
              <w:rPr/>
            </w:pPr>
            <w:bookmarkStart w:colFirst="0" w:colLast="0" w:name="_k5jpq2bnisvv" w:id="364"/>
            <w:bookmarkEnd w:id="364"/>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1901">
            <w:pPr>
              <w:spacing w:after="240" w:before="240" w:lineRule="auto"/>
              <w:rPr/>
            </w:pPr>
            <w:r w:rsidDel="00000000" w:rsidR="00000000" w:rsidRPr="00000000">
              <w:rPr>
                <w:b w:val="1"/>
                <w:bCs w:val="1"/>
                <w:rtl w:val="0"/>
              </w:rPr>
              <w:t xml:space="preserve">Objective: </w:t>
            </w:r>
            <w:r w:rsidDel="00000000" w:rsidR="00000000" w:rsidRPr="00000000">
              <w:rPr>
                <w:rtl w:val="0"/>
              </w:rPr>
              <w:t xml:space="preserve">Learners will explore various skills-based approaches (e.g., grounding, presencing, emotion regulation, somatic practices, interpersonal skills) to identify strategies that resonate with them and apply these in individual or group contexts.</w:t>
            </w:r>
          </w:p>
          <w:p w:rsidR="00000000" w:rsidDel="00000000" w:rsidP="00000000" w:rsidRDefault="00000000" w:rsidRPr="00000000" w14:paraId="00001902">
            <w:pPr>
              <w:spacing w:after="240" w:before="240" w:lineRule="auto"/>
              <w:rPr>
                <w:b w:val="1"/>
                <w:bCs w:val="1"/>
                <w:u w:val="single"/>
              </w:rPr>
            </w:pPr>
            <w:r w:rsidDel="00000000" w:rsidR="00000000" w:rsidRPr="00000000">
              <w:rPr>
                <w:b w:val="1"/>
                <w:bCs w:val="1"/>
                <w:u w:val="single"/>
                <w:rtl w:val="0"/>
              </w:rPr>
              <w:t xml:space="preserve">Instructions:</w:t>
            </w:r>
          </w:p>
          <w:p w:rsidR="00000000" w:rsidDel="00000000" w:rsidP="00000000" w:rsidRDefault="00000000" w:rsidRPr="00000000" w14:paraId="00001903">
            <w:pPr>
              <w:numPr>
                <w:ilvl w:val="0"/>
                <w:numId w:val="292"/>
              </w:numPr>
              <w:spacing w:after="0" w:afterAutospacing="0" w:before="240" w:lineRule="auto"/>
              <w:ind w:left="720" w:hanging="360"/>
            </w:pPr>
            <w:r w:rsidDel="00000000" w:rsidR="00000000" w:rsidRPr="00000000">
              <w:rPr>
                <w:b w:val="1"/>
                <w:bCs w:val="1"/>
                <w:rtl w:val="0"/>
              </w:rPr>
              <w:t xml:space="preserve">Explore and Practice (30–45 minutes):</w:t>
            </w:r>
          </w:p>
          <w:p w:rsidR="00000000" w:rsidDel="00000000" w:rsidP="00000000" w:rsidRDefault="00000000" w:rsidRPr="00000000" w14:paraId="00001904">
            <w:pPr>
              <w:numPr>
                <w:ilvl w:val="1"/>
                <w:numId w:val="292"/>
              </w:numPr>
              <w:spacing w:after="0" w:afterAutospacing="0" w:before="0" w:beforeAutospacing="0" w:lineRule="auto"/>
              <w:ind w:left="1440" w:hanging="360"/>
            </w:pPr>
            <w:r w:rsidDel="00000000" w:rsidR="00000000" w:rsidRPr="00000000">
              <w:rPr>
                <w:b w:val="1"/>
                <w:bCs w:val="1"/>
                <w:rtl w:val="0"/>
              </w:rPr>
              <w:t xml:space="preserve">Grounding:</w:t>
            </w:r>
            <w:r w:rsidDel="00000000" w:rsidR="00000000" w:rsidRPr="00000000">
              <w:rPr>
                <w:rtl w:val="0"/>
              </w:rPr>
              <w:t xml:space="preserve"> Try one sensory, one physical, and one visualization grounding technique (e.g., pressing your feet into the floor, describing the textures around you, or imagining a calming place). Reflect on which worked best and why</w:t>
            </w:r>
            <w:ins w:author="Claire Perry" w:id="535" w:date="2025-12-06T22:57:45Z">
              <w:r w:rsidDel="00000000" w:rsidR="00000000" w:rsidRPr="00000000">
                <w:rPr>
                  <w:rtl w:val="0"/>
                </w:rPr>
                <w:t xml:space="preserve">, as well as any barriers to engaging in any of the grounding strategies and ways to address these</w:t>
              </w:r>
            </w:ins>
            <w:r w:rsidDel="00000000" w:rsidR="00000000" w:rsidRPr="00000000">
              <w:rPr>
                <w:rtl w:val="0"/>
              </w:rPr>
              <w:t xml:space="preserve">.</w:t>
            </w:r>
          </w:p>
          <w:p w:rsidR="00000000" w:rsidDel="00000000" w:rsidP="00000000" w:rsidRDefault="00000000" w:rsidRPr="00000000" w14:paraId="00001905">
            <w:pPr>
              <w:numPr>
                <w:ilvl w:val="1"/>
                <w:numId w:val="292"/>
              </w:numPr>
              <w:spacing w:after="0" w:afterAutospacing="0" w:before="0" w:beforeAutospacing="0" w:lineRule="auto"/>
              <w:ind w:left="1440" w:hanging="360"/>
            </w:pPr>
            <w:r w:rsidDel="00000000" w:rsidR="00000000" w:rsidRPr="00000000">
              <w:rPr>
                <w:b w:val="1"/>
                <w:bCs w:val="1"/>
                <w:rtl w:val="0"/>
              </w:rPr>
              <w:t xml:space="preserve">Presencing:</w:t>
            </w:r>
            <w:r w:rsidDel="00000000" w:rsidR="00000000" w:rsidRPr="00000000">
              <w:rPr>
                <w:rtl w:val="0"/>
              </w:rPr>
              <w:t xml:space="preserve"> Perform a 5-minute body scan, observing any sensations without judgment. Write about how this practice impacted your emotional state.</w:t>
            </w:r>
          </w:p>
          <w:p w:rsidR="00000000" w:rsidDel="00000000" w:rsidP="00000000" w:rsidRDefault="00000000" w:rsidRPr="00000000" w14:paraId="00001906">
            <w:pPr>
              <w:numPr>
                <w:ilvl w:val="1"/>
                <w:numId w:val="292"/>
              </w:numPr>
              <w:spacing w:after="0" w:afterAutospacing="0" w:before="0" w:beforeAutospacing="0" w:lineRule="auto"/>
              <w:ind w:left="1440" w:hanging="360"/>
            </w:pPr>
            <w:r w:rsidDel="00000000" w:rsidR="00000000" w:rsidRPr="00000000">
              <w:rPr>
                <w:b w:val="1"/>
                <w:bCs w:val="1"/>
                <w:rtl w:val="0"/>
              </w:rPr>
              <w:t xml:space="preserve">Emotion Regulation:</w:t>
            </w:r>
            <w:r w:rsidDel="00000000" w:rsidR="00000000" w:rsidRPr="00000000">
              <w:rPr>
                <w:rtl w:val="0"/>
              </w:rPr>
              <w:t xml:space="preserve"> Identify a recent climate-related emotional challenge. Use a reappraisal technique to reinterpret the event and describe how it changes your emotional perspective.</w:t>
            </w:r>
          </w:p>
          <w:p w:rsidR="00000000" w:rsidDel="00000000" w:rsidP="00000000" w:rsidRDefault="00000000" w:rsidRPr="00000000" w14:paraId="00001907">
            <w:pPr>
              <w:numPr>
                <w:ilvl w:val="0"/>
                <w:numId w:val="292"/>
              </w:numPr>
              <w:spacing w:after="0" w:afterAutospacing="0" w:before="0" w:beforeAutospacing="0" w:lineRule="auto"/>
              <w:ind w:left="720" w:hanging="360"/>
            </w:pPr>
            <w:r w:rsidDel="00000000" w:rsidR="00000000" w:rsidRPr="00000000">
              <w:rPr>
                <w:b w:val="1"/>
                <w:bCs w:val="1"/>
                <w:rtl w:val="0"/>
              </w:rPr>
              <w:t xml:space="preserve">Create Your Toolbox (15 minutes):</w:t>
            </w:r>
          </w:p>
          <w:p w:rsidR="00000000" w:rsidDel="00000000" w:rsidP="00000000" w:rsidRDefault="00000000" w:rsidRPr="00000000" w14:paraId="00001908">
            <w:pPr>
              <w:numPr>
                <w:ilvl w:val="1"/>
                <w:numId w:val="292"/>
              </w:numPr>
              <w:spacing w:after="0" w:afterAutospacing="0" w:before="0" w:beforeAutospacing="0" w:lineRule="auto"/>
              <w:ind w:left="1440" w:hanging="360"/>
            </w:pPr>
            <w:r w:rsidDel="00000000" w:rsidR="00000000" w:rsidRPr="00000000">
              <w:rPr>
                <w:rtl w:val="0"/>
              </w:rPr>
              <w:t xml:space="preserve">From the practices you tried, design a "Resilience Toolbox" by listing 3–5 strategies you can use when facing overwhelming emotions.</w:t>
            </w:r>
          </w:p>
          <w:p w:rsidR="00000000" w:rsidDel="00000000" w:rsidP="00000000" w:rsidRDefault="00000000" w:rsidRPr="00000000" w14:paraId="00001909">
            <w:pPr>
              <w:numPr>
                <w:ilvl w:val="1"/>
                <w:numId w:val="292"/>
              </w:numPr>
              <w:spacing w:after="0" w:afterAutospacing="0" w:before="0" w:beforeAutospacing="0" w:lineRule="auto"/>
              <w:ind w:left="1440" w:hanging="360"/>
            </w:pPr>
            <w:r w:rsidDel="00000000" w:rsidR="00000000" w:rsidRPr="00000000">
              <w:rPr>
                <w:rtl w:val="0"/>
              </w:rPr>
              <w:t xml:space="preserve">For each tool, include a short explanation of when and how you plan to use it.</w:t>
            </w:r>
          </w:p>
          <w:p w:rsidR="00000000" w:rsidDel="00000000" w:rsidP="00000000" w:rsidRDefault="00000000" w:rsidRPr="00000000" w14:paraId="0000190A">
            <w:pPr>
              <w:numPr>
                <w:ilvl w:val="0"/>
                <w:numId w:val="292"/>
              </w:numPr>
              <w:spacing w:after="0" w:afterAutospacing="0" w:before="0" w:beforeAutospacing="0" w:lineRule="auto"/>
              <w:ind w:left="720" w:hanging="360"/>
            </w:pPr>
            <w:r w:rsidDel="00000000" w:rsidR="00000000" w:rsidRPr="00000000">
              <w:rPr>
                <w:b w:val="1"/>
                <w:bCs w:val="1"/>
                <w:rtl w:val="0"/>
              </w:rPr>
              <w:t xml:space="preserve">Reflect and Journal (15 minutes):</w:t>
            </w:r>
          </w:p>
          <w:p w:rsidR="00000000" w:rsidDel="00000000" w:rsidP="00000000" w:rsidRDefault="00000000" w:rsidRPr="00000000" w14:paraId="0000190B">
            <w:pPr>
              <w:numPr>
                <w:ilvl w:val="1"/>
                <w:numId w:val="292"/>
              </w:numPr>
              <w:spacing w:after="240" w:before="0" w:beforeAutospacing="0" w:lineRule="auto"/>
              <w:ind w:left="1440" w:hanging="360"/>
            </w:pPr>
            <w:r w:rsidDel="00000000" w:rsidR="00000000" w:rsidRPr="00000000">
              <w:rPr>
                <w:rtl w:val="0"/>
              </w:rPr>
              <w:t xml:space="preserve">Write about the emotions you experienced during these exercises. How did practicing these skills affect your ability to manage those emotions?</w:t>
            </w:r>
          </w:p>
          <w:p w:rsidR="00000000" w:rsidDel="00000000" w:rsidP="00000000" w:rsidRDefault="00000000" w:rsidRPr="00000000" w14:paraId="0000190C">
            <w:pPr>
              <w:pStyle w:val="Heading2"/>
              <w:spacing w:after="240" w:before="240" w:lineRule="auto"/>
              <w:rPr/>
            </w:pPr>
            <w:bookmarkStart w:colFirst="0" w:colLast="0" w:name="_7jv2qbmmy3zw" w:id="365"/>
            <w:bookmarkEnd w:id="365"/>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190D">
            <w:pPr>
              <w:spacing w:after="240" w:before="240" w:lineRule="auto"/>
              <w:rPr/>
            </w:pPr>
            <w:r w:rsidDel="00000000" w:rsidR="00000000" w:rsidRPr="00000000">
              <w:rPr>
                <w:b w:val="1"/>
                <w:bCs w:val="1"/>
                <w:rtl w:val="0"/>
              </w:rPr>
              <w:t xml:space="preserve">Objective: </w:t>
            </w:r>
            <w:r w:rsidDel="00000000" w:rsidR="00000000" w:rsidRPr="00000000">
              <w:rPr>
                <w:rtl w:val="0"/>
              </w:rPr>
              <w:t xml:space="preserve">Participants will collaboratively explore, practice, and discuss skills-based approaches, creating a shared framework for resilience practices they can adopt and adapt.</w:t>
            </w:r>
          </w:p>
          <w:p w:rsidR="00000000" w:rsidDel="00000000" w:rsidP="00000000" w:rsidRDefault="00000000" w:rsidRPr="00000000" w14:paraId="0000190E">
            <w:pPr>
              <w:spacing w:after="240" w:before="240" w:lineRule="auto"/>
              <w:rPr/>
            </w:pPr>
            <w:r w:rsidDel="00000000" w:rsidR="00000000" w:rsidRPr="00000000">
              <w:rPr>
                <w:b w:val="1"/>
                <w:bCs w:val="1"/>
                <w:rtl w:val="0"/>
              </w:rPr>
              <w:t xml:space="preserve">Preparation Time:</w:t>
            </w:r>
            <w:r w:rsidDel="00000000" w:rsidR="00000000" w:rsidRPr="00000000">
              <w:rPr>
                <w:rtl w:val="0"/>
              </w:rPr>
              <w:t xml:space="preserve"> 15 minutes to gather grounding, emotion regulation, and interpersonal exercises.</w:t>
            </w:r>
          </w:p>
          <w:p w:rsidR="00000000" w:rsidDel="00000000" w:rsidP="00000000" w:rsidRDefault="00000000" w:rsidRPr="00000000" w14:paraId="0000190F">
            <w:pPr>
              <w:spacing w:after="240" w:before="240" w:lineRule="auto"/>
              <w:rPr/>
            </w:pPr>
            <w:r w:rsidDel="00000000" w:rsidR="00000000" w:rsidRPr="00000000">
              <w:rPr>
                <w:b w:val="1"/>
                <w:bCs w:val="1"/>
                <w:rtl w:val="0"/>
              </w:rPr>
              <w:t xml:space="preserve">Time Allocation:</w:t>
            </w:r>
            <w:r w:rsidDel="00000000" w:rsidR="00000000" w:rsidRPr="00000000">
              <w:rPr>
                <w:rtl w:val="0"/>
              </w:rPr>
              <w:t xml:space="preserve"> 90 minutes.</w:t>
            </w:r>
          </w:p>
          <w:p w:rsidR="00000000" w:rsidDel="00000000" w:rsidP="00000000" w:rsidRDefault="00000000" w:rsidRPr="00000000" w14:paraId="00001910">
            <w:pPr>
              <w:spacing w:after="240" w:before="240" w:lineRule="auto"/>
              <w:rPr>
                <w:b w:val="1"/>
                <w:bCs w:val="1"/>
                <w:u w:val="single"/>
              </w:rPr>
            </w:pPr>
            <w:r w:rsidDel="00000000" w:rsidR="00000000" w:rsidRPr="00000000">
              <w:rPr>
                <w:b w:val="1"/>
                <w:bCs w:val="1"/>
                <w:u w:val="single"/>
                <w:rtl w:val="0"/>
              </w:rPr>
              <w:t xml:space="preserve">Facilitator Instructions:</w:t>
            </w:r>
          </w:p>
          <w:p w:rsidR="00000000" w:rsidDel="00000000" w:rsidP="00000000" w:rsidRDefault="00000000" w:rsidRPr="00000000" w14:paraId="00001911">
            <w:pPr>
              <w:numPr>
                <w:ilvl w:val="0"/>
                <w:numId w:val="373"/>
              </w:numPr>
              <w:spacing w:after="0" w:afterAutospacing="0" w:before="240" w:lineRule="auto"/>
              <w:ind w:left="720" w:hanging="360"/>
            </w:pPr>
            <w:r w:rsidDel="00000000" w:rsidR="00000000" w:rsidRPr="00000000">
              <w:rPr>
                <w:b w:val="1"/>
                <w:bCs w:val="1"/>
                <w:rtl w:val="0"/>
              </w:rPr>
              <w:t xml:space="preserve">Introduction (10 minutes):</w:t>
            </w:r>
          </w:p>
          <w:p w:rsidR="00000000" w:rsidDel="00000000" w:rsidP="00000000" w:rsidRDefault="00000000" w:rsidRPr="00000000" w14:paraId="00001912">
            <w:pPr>
              <w:numPr>
                <w:ilvl w:val="1"/>
                <w:numId w:val="373"/>
              </w:numPr>
              <w:spacing w:after="0" w:afterAutospacing="0" w:before="0" w:beforeAutospacing="0" w:lineRule="auto"/>
              <w:ind w:left="1440" w:hanging="360"/>
            </w:pPr>
            <w:r w:rsidDel="00000000" w:rsidR="00000000" w:rsidRPr="00000000">
              <w:rPr>
                <w:rtl w:val="0"/>
              </w:rPr>
              <w:t xml:space="preserve">Briefly explain the six approaches outlined in the module: grounding, presencing, emotion regulation, DBT techniques, somatic practices, and interpersonal skills. Share examples of each.</w:t>
            </w:r>
          </w:p>
          <w:p w:rsidR="00000000" w:rsidDel="00000000" w:rsidP="00000000" w:rsidRDefault="00000000" w:rsidRPr="00000000" w14:paraId="00001913">
            <w:pPr>
              <w:numPr>
                <w:ilvl w:val="0"/>
                <w:numId w:val="373"/>
              </w:numPr>
              <w:spacing w:after="0" w:afterAutospacing="0" w:before="0" w:beforeAutospacing="0" w:lineRule="auto"/>
              <w:ind w:left="720" w:hanging="360"/>
            </w:pPr>
            <w:r w:rsidDel="00000000" w:rsidR="00000000" w:rsidRPr="00000000">
              <w:rPr>
                <w:b w:val="1"/>
                <w:bCs w:val="1"/>
                <w:rtl w:val="0"/>
              </w:rPr>
              <w:t xml:space="preserve">Skill Stations (40 minutes):</w:t>
            </w:r>
          </w:p>
          <w:p w:rsidR="00000000" w:rsidDel="00000000" w:rsidP="00000000" w:rsidRDefault="00000000" w:rsidRPr="00000000" w14:paraId="00001914">
            <w:pPr>
              <w:numPr>
                <w:ilvl w:val="1"/>
                <w:numId w:val="373"/>
              </w:numPr>
              <w:spacing w:after="0" w:afterAutospacing="0" w:before="0" w:beforeAutospacing="0" w:lineRule="auto"/>
              <w:ind w:left="1440" w:hanging="360"/>
            </w:pPr>
            <w:r w:rsidDel="00000000" w:rsidR="00000000" w:rsidRPr="00000000">
              <w:rPr>
                <w:rtl w:val="0"/>
              </w:rPr>
              <w:t xml:space="preserve">Set up </w:t>
            </w:r>
            <w:r w:rsidDel="00000000" w:rsidR="00000000" w:rsidRPr="00000000">
              <w:rPr>
                <w:i w:val="1"/>
                <w:iCs w:val="1"/>
                <w:rtl w:val="0"/>
              </w:rPr>
              <w:t xml:space="preserve">skill stations,</w:t>
            </w:r>
            <w:r w:rsidDel="00000000" w:rsidR="00000000" w:rsidRPr="00000000">
              <w:rPr>
                <w:rtl w:val="0"/>
              </w:rPr>
              <w:t xml:space="preserve"> each dedicated to one approach. Groups rotate through stations, practicing 5–7 minutes at each. Examples include:</w:t>
            </w:r>
          </w:p>
          <w:p w:rsidR="00000000" w:rsidDel="00000000" w:rsidP="00000000" w:rsidRDefault="00000000" w:rsidRPr="00000000" w14:paraId="00001915">
            <w:pPr>
              <w:numPr>
                <w:ilvl w:val="2"/>
                <w:numId w:val="373"/>
              </w:numPr>
              <w:spacing w:after="0" w:afterAutospacing="0" w:before="0" w:beforeAutospacing="0" w:lineRule="auto"/>
              <w:ind w:left="2160" w:hanging="360"/>
            </w:pPr>
            <w:r w:rsidDel="00000000" w:rsidR="00000000" w:rsidRPr="00000000">
              <w:rPr>
                <w:b w:val="1"/>
                <w:bCs w:val="1"/>
                <w:rtl w:val="0"/>
              </w:rPr>
              <w:t xml:space="preserve">Grounding Station:</w:t>
            </w:r>
            <w:r w:rsidDel="00000000" w:rsidR="00000000" w:rsidRPr="00000000">
              <w:rPr>
                <w:rtl w:val="0"/>
              </w:rPr>
              <w:t xml:space="preserve"> Practice the 5-4-3-2-1 sensory technique.</w:t>
            </w:r>
          </w:p>
          <w:p w:rsidR="00000000" w:rsidDel="00000000" w:rsidP="00000000" w:rsidRDefault="00000000" w:rsidRPr="00000000" w14:paraId="00001916">
            <w:pPr>
              <w:numPr>
                <w:ilvl w:val="2"/>
                <w:numId w:val="373"/>
              </w:numPr>
              <w:spacing w:after="0" w:afterAutospacing="0" w:before="0" w:beforeAutospacing="0" w:lineRule="auto"/>
              <w:ind w:left="2160" w:hanging="360"/>
            </w:pPr>
            <w:r w:rsidDel="00000000" w:rsidR="00000000" w:rsidRPr="00000000">
              <w:rPr>
                <w:b w:val="1"/>
                <w:bCs w:val="1"/>
                <w:rtl w:val="0"/>
              </w:rPr>
              <w:t xml:space="preserve">Presencing Station:</w:t>
            </w:r>
            <w:r w:rsidDel="00000000" w:rsidR="00000000" w:rsidRPr="00000000">
              <w:rPr>
                <w:rtl w:val="0"/>
              </w:rPr>
              <w:t xml:space="preserve"> Perform a guided radical acceptance exercise.</w:t>
            </w:r>
          </w:p>
          <w:p w:rsidR="00000000" w:rsidDel="00000000" w:rsidP="00000000" w:rsidRDefault="00000000" w:rsidRPr="00000000" w14:paraId="00001917">
            <w:pPr>
              <w:numPr>
                <w:ilvl w:val="2"/>
                <w:numId w:val="373"/>
              </w:numPr>
              <w:spacing w:after="0" w:afterAutospacing="0" w:before="0" w:beforeAutospacing="0" w:lineRule="auto"/>
              <w:ind w:left="2160" w:hanging="360"/>
            </w:pPr>
            <w:r w:rsidDel="00000000" w:rsidR="00000000" w:rsidRPr="00000000">
              <w:rPr>
                <w:b w:val="1"/>
                <w:bCs w:val="1"/>
                <w:rtl w:val="0"/>
              </w:rPr>
              <w:t xml:space="preserve">Emotion Regulation Station:</w:t>
            </w:r>
            <w:r w:rsidDel="00000000" w:rsidR="00000000" w:rsidRPr="00000000">
              <w:rPr>
                <w:rtl w:val="0"/>
              </w:rPr>
              <w:t xml:space="preserve"> Practice reappraisal by discussing a stressful scenario and brainstorming reframes.</w:t>
            </w:r>
          </w:p>
          <w:p w:rsidR="00000000" w:rsidDel="00000000" w:rsidP="00000000" w:rsidRDefault="00000000" w:rsidRPr="00000000" w14:paraId="00001918">
            <w:pPr>
              <w:numPr>
                <w:ilvl w:val="2"/>
                <w:numId w:val="373"/>
              </w:numPr>
              <w:spacing w:after="0" w:afterAutospacing="0" w:before="0" w:beforeAutospacing="0" w:lineRule="auto"/>
              <w:ind w:left="2160" w:hanging="360"/>
            </w:pPr>
            <w:r w:rsidDel="00000000" w:rsidR="00000000" w:rsidRPr="00000000">
              <w:rPr>
                <w:b w:val="1"/>
                <w:bCs w:val="1"/>
                <w:rtl w:val="0"/>
              </w:rPr>
              <w:t xml:space="preserve">Somatic Practice Station:</w:t>
            </w:r>
            <w:r w:rsidDel="00000000" w:rsidR="00000000" w:rsidRPr="00000000">
              <w:rPr>
                <w:rtl w:val="0"/>
              </w:rPr>
              <w:t xml:space="preserve"> Try Progressive Muscle Relaxation (PMR) or mindful stretching.</w:t>
            </w:r>
          </w:p>
          <w:p w:rsidR="00000000" w:rsidDel="00000000" w:rsidP="00000000" w:rsidRDefault="00000000" w:rsidRPr="00000000" w14:paraId="00001919">
            <w:pPr>
              <w:numPr>
                <w:ilvl w:val="2"/>
                <w:numId w:val="373"/>
              </w:numPr>
              <w:spacing w:after="0" w:afterAutospacing="0" w:before="0" w:beforeAutospacing="0" w:lineRule="auto"/>
              <w:ind w:left="2160" w:hanging="360"/>
            </w:pPr>
            <w:r w:rsidDel="00000000" w:rsidR="00000000" w:rsidRPr="00000000">
              <w:rPr>
                <w:b w:val="1"/>
                <w:bCs w:val="1"/>
                <w:rtl w:val="0"/>
              </w:rPr>
              <w:t xml:space="preserve">Interpersonal Skills Station:</w:t>
            </w:r>
            <w:r w:rsidDel="00000000" w:rsidR="00000000" w:rsidRPr="00000000">
              <w:rPr>
                <w:rtl w:val="0"/>
              </w:rPr>
              <w:t xml:space="preserve"> Role-play active listening or assertive communication.</w:t>
            </w:r>
          </w:p>
          <w:p w:rsidR="00000000" w:rsidDel="00000000" w:rsidP="00000000" w:rsidRDefault="00000000" w:rsidRPr="00000000" w14:paraId="0000191A">
            <w:pPr>
              <w:numPr>
                <w:ilvl w:val="0"/>
                <w:numId w:val="373"/>
              </w:numPr>
              <w:spacing w:after="0" w:afterAutospacing="0" w:before="0" w:beforeAutospacing="0" w:lineRule="auto"/>
              <w:ind w:left="720" w:hanging="360"/>
            </w:pPr>
            <w:r w:rsidDel="00000000" w:rsidR="00000000" w:rsidRPr="00000000">
              <w:rPr>
                <w:b w:val="1"/>
                <w:bCs w:val="1"/>
                <w:rtl w:val="0"/>
              </w:rPr>
              <w:t xml:space="preserve">Group Discussion (20 minutes):</w:t>
            </w:r>
          </w:p>
          <w:p w:rsidR="00000000" w:rsidDel="00000000" w:rsidP="00000000" w:rsidRDefault="00000000" w:rsidRPr="00000000" w14:paraId="0000191B">
            <w:pPr>
              <w:numPr>
                <w:ilvl w:val="1"/>
                <w:numId w:val="373"/>
              </w:numPr>
              <w:spacing w:after="0" w:afterAutospacing="0" w:before="0" w:beforeAutospacing="0" w:lineRule="auto"/>
              <w:ind w:left="1440" w:hanging="360"/>
            </w:pPr>
            <w:r w:rsidDel="00000000" w:rsidR="00000000" w:rsidRPr="00000000">
              <w:rPr>
                <w:rtl w:val="0"/>
              </w:rPr>
              <w:t xml:space="preserve">Reconvene and discuss:</w:t>
            </w:r>
          </w:p>
          <w:p w:rsidR="00000000" w:rsidDel="00000000" w:rsidP="00000000" w:rsidRDefault="00000000" w:rsidRPr="00000000" w14:paraId="0000191C">
            <w:pPr>
              <w:numPr>
                <w:ilvl w:val="2"/>
                <w:numId w:val="373"/>
              </w:numPr>
              <w:spacing w:after="0" w:afterAutospacing="0" w:before="0" w:beforeAutospacing="0" w:lineRule="auto"/>
              <w:ind w:left="2160" w:hanging="360"/>
            </w:pPr>
            <w:r w:rsidDel="00000000" w:rsidR="00000000" w:rsidRPr="00000000">
              <w:rPr>
                <w:rtl w:val="0"/>
              </w:rPr>
              <w:t xml:space="preserve">Which practices resonated most?</w:t>
            </w:r>
            <w:ins w:author="Claire Perry" w:id="536" w:date="2025-12-06T23:04:19Z">
              <w:r w:rsidDel="00000000" w:rsidR="00000000" w:rsidRPr="00000000">
                <w:rPr>
                  <w:rtl w:val="0"/>
                </w:rPr>
                <w:t xml:space="preserve"> Why do you think this is?</w:t>
              </w:r>
            </w:ins>
            <w:r w:rsidDel="00000000" w:rsidR="00000000" w:rsidRPr="00000000">
              <w:rPr>
                <w:rtl w:val="0"/>
              </w:rPr>
            </w:r>
          </w:p>
          <w:p w:rsidR="00000000" w:rsidDel="00000000" w:rsidP="00000000" w:rsidRDefault="00000000" w:rsidRPr="00000000" w14:paraId="0000191D">
            <w:pPr>
              <w:numPr>
                <w:ilvl w:val="2"/>
                <w:numId w:val="373"/>
              </w:numPr>
              <w:spacing w:after="0" w:afterAutospacing="0" w:before="0" w:beforeAutospacing="0" w:lineRule="auto"/>
              <w:ind w:left="2160" w:hanging="360"/>
            </w:pPr>
            <w:r w:rsidDel="00000000" w:rsidR="00000000" w:rsidRPr="00000000">
              <w:rPr>
                <w:rtl w:val="0"/>
              </w:rPr>
              <w:t xml:space="preserve">What challenges did you encounter?</w:t>
            </w:r>
          </w:p>
          <w:p w:rsidR="00000000" w:rsidDel="00000000" w:rsidP="00000000" w:rsidRDefault="00000000" w:rsidRPr="00000000" w14:paraId="0000191E">
            <w:pPr>
              <w:numPr>
                <w:ilvl w:val="2"/>
                <w:numId w:val="373"/>
              </w:numPr>
              <w:spacing w:after="0" w:afterAutospacing="0" w:before="0" w:beforeAutospacing="0" w:lineRule="auto"/>
              <w:ind w:left="2160" w:hanging="360"/>
            </w:pPr>
            <w:r w:rsidDel="00000000" w:rsidR="00000000" w:rsidRPr="00000000">
              <w:rPr>
                <w:rtl w:val="0"/>
              </w:rPr>
              <w:t xml:space="preserve">How might these skills help you manage climate-related emotions or support others?</w:t>
            </w:r>
          </w:p>
          <w:p w:rsidR="00000000" w:rsidDel="00000000" w:rsidP="00000000" w:rsidRDefault="00000000" w:rsidRPr="00000000" w14:paraId="0000191F">
            <w:pPr>
              <w:numPr>
                <w:ilvl w:val="0"/>
                <w:numId w:val="373"/>
              </w:numPr>
              <w:spacing w:after="0" w:afterAutospacing="0" w:before="0" w:beforeAutospacing="0" w:lineRule="auto"/>
              <w:ind w:left="720" w:hanging="360"/>
            </w:pPr>
            <w:r w:rsidDel="00000000" w:rsidR="00000000" w:rsidRPr="00000000">
              <w:rPr>
                <w:b w:val="1"/>
                <w:bCs w:val="1"/>
                <w:rtl w:val="0"/>
              </w:rPr>
              <w:t xml:space="preserve">Collaborative Framework Building (20 minutes):</w:t>
            </w:r>
          </w:p>
          <w:p w:rsidR="00000000" w:rsidDel="00000000" w:rsidP="00000000" w:rsidRDefault="00000000" w:rsidRPr="00000000" w14:paraId="00001920">
            <w:pPr>
              <w:numPr>
                <w:ilvl w:val="1"/>
                <w:numId w:val="373"/>
              </w:numPr>
              <w:spacing w:after="0" w:afterAutospacing="0" w:before="0" w:beforeAutospacing="0" w:lineRule="auto"/>
              <w:ind w:left="1440" w:hanging="360"/>
            </w:pPr>
            <w:r w:rsidDel="00000000" w:rsidR="00000000" w:rsidRPr="00000000">
              <w:rPr>
                <w:rtl w:val="0"/>
              </w:rPr>
              <w:t xml:space="preserve">In small groups, participants design a shared “Resilience Practice Framework” for their community. Each group identifies:</w:t>
            </w:r>
          </w:p>
          <w:p w:rsidR="00000000" w:rsidDel="00000000" w:rsidP="00000000" w:rsidRDefault="00000000" w:rsidRPr="00000000" w14:paraId="00001921">
            <w:pPr>
              <w:numPr>
                <w:ilvl w:val="2"/>
                <w:numId w:val="373"/>
              </w:numPr>
              <w:spacing w:after="0" w:afterAutospacing="0" w:before="0" w:beforeAutospacing="0" w:lineRule="auto"/>
              <w:ind w:left="2160" w:hanging="360"/>
            </w:pPr>
            <w:r w:rsidDel="00000000" w:rsidR="00000000" w:rsidRPr="00000000">
              <w:rPr>
                <w:rtl w:val="0"/>
              </w:rPr>
              <w:t xml:space="preserve">1–2 grounding techniques,</w:t>
            </w:r>
          </w:p>
          <w:p w:rsidR="00000000" w:rsidDel="00000000" w:rsidP="00000000" w:rsidRDefault="00000000" w:rsidRPr="00000000" w14:paraId="00001922">
            <w:pPr>
              <w:numPr>
                <w:ilvl w:val="2"/>
                <w:numId w:val="373"/>
              </w:numPr>
              <w:spacing w:after="0" w:afterAutospacing="0" w:before="0" w:beforeAutospacing="0" w:lineRule="auto"/>
              <w:ind w:left="2160" w:hanging="360"/>
            </w:pPr>
            <w:r w:rsidDel="00000000" w:rsidR="00000000" w:rsidRPr="00000000">
              <w:rPr>
                <w:rtl w:val="0"/>
              </w:rPr>
              <w:t xml:space="preserve">1 presencing practice,</w:t>
            </w:r>
          </w:p>
          <w:p w:rsidR="00000000" w:rsidDel="00000000" w:rsidP="00000000" w:rsidRDefault="00000000" w:rsidRPr="00000000" w14:paraId="00001923">
            <w:pPr>
              <w:numPr>
                <w:ilvl w:val="2"/>
                <w:numId w:val="373"/>
              </w:numPr>
              <w:spacing w:after="0" w:afterAutospacing="0" w:before="0" w:beforeAutospacing="0" w:lineRule="auto"/>
              <w:ind w:left="2160" w:hanging="360"/>
            </w:pPr>
            <w:r w:rsidDel="00000000" w:rsidR="00000000" w:rsidRPr="00000000">
              <w:rPr>
                <w:rtl w:val="0"/>
              </w:rPr>
              <w:t xml:space="preserve">1 emotion regulation strategy,</w:t>
            </w:r>
          </w:p>
          <w:p w:rsidR="00000000" w:rsidDel="00000000" w:rsidP="00000000" w:rsidRDefault="00000000" w:rsidRPr="00000000" w14:paraId="00001924">
            <w:pPr>
              <w:numPr>
                <w:ilvl w:val="2"/>
                <w:numId w:val="373"/>
              </w:numPr>
              <w:spacing w:after="0" w:afterAutospacing="0" w:before="0" w:beforeAutospacing="0" w:lineRule="auto"/>
              <w:ind w:left="2160" w:hanging="360"/>
            </w:pPr>
            <w:r w:rsidDel="00000000" w:rsidR="00000000" w:rsidRPr="00000000">
              <w:rPr>
                <w:rtl w:val="0"/>
              </w:rPr>
              <w:t xml:space="preserve">1 interpersonal or somatic exercise.</w:t>
            </w:r>
          </w:p>
          <w:p w:rsidR="00000000" w:rsidDel="00000000" w:rsidP="00000000" w:rsidRDefault="00000000" w:rsidRPr="00000000" w14:paraId="00001925">
            <w:pPr>
              <w:numPr>
                <w:ilvl w:val="1"/>
                <w:numId w:val="373"/>
              </w:numPr>
              <w:spacing w:after="240" w:before="0" w:beforeAutospacing="0" w:lineRule="auto"/>
              <w:ind w:left="1440" w:hanging="360"/>
            </w:pPr>
            <w:r w:rsidDel="00000000" w:rsidR="00000000" w:rsidRPr="00000000">
              <w:rPr>
                <w:rtl w:val="0"/>
              </w:rPr>
              <w:t xml:space="preserve">Groups present their frameworks, discussing how they could implement these strategies in real-life contexts.</w:t>
            </w:r>
          </w:p>
          <w:p w:rsidR="00000000" w:rsidDel="00000000" w:rsidP="00000000" w:rsidRDefault="00000000" w:rsidRPr="00000000" w14:paraId="00001926">
            <w:pPr>
              <w:spacing w:after="240" w:before="240" w:lineRule="auto"/>
              <w:rPr>
                <w:b w:val="1"/>
                <w:bCs w:val="1"/>
              </w:rPr>
            </w:pPr>
            <w:r w:rsidDel="00000000" w:rsidR="00000000" w:rsidRPr="00000000">
              <w:rPr>
                <w:b w:val="1"/>
                <w:bCs w:val="1"/>
                <w:rtl w:val="0"/>
              </w:rPr>
              <w:t xml:space="preserve">Optional Extensions:</w:t>
            </w:r>
          </w:p>
          <w:p w:rsidR="00000000" w:rsidDel="00000000" w:rsidP="00000000" w:rsidRDefault="00000000" w:rsidRPr="00000000" w14:paraId="00001927">
            <w:pPr>
              <w:numPr>
                <w:ilvl w:val="0"/>
                <w:numId w:val="79"/>
              </w:numPr>
              <w:spacing w:after="0" w:afterAutospacing="0" w:before="240" w:lineRule="auto"/>
              <w:ind w:left="720" w:hanging="360"/>
            </w:pPr>
            <w:r w:rsidDel="00000000" w:rsidR="00000000" w:rsidRPr="00000000">
              <w:rPr>
                <w:b w:val="1"/>
                <w:bCs w:val="1"/>
                <w:rtl w:val="0"/>
              </w:rPr>
              <w:t xml:space="preserve">Practice Reflection (Individual Homework):</w:t>
            </w:r>
          </w:p>
          <w:p w:rsidR="00000000" w:rsidDel="00000000" w:rsidP="00000000" w:rsidRDefault="00000000" w:rsidRPr="00000000" w14:paraId="00001928">
            <w:pPr>
              <w:numPr>
                <w:ilvl w:val="1"/>
                <w:numId w:val="79"/>
              </w:numPr>
              <w:spacing w:after="0" w:afterAutospacing="0" w:before="0" w:beforeAutospacing="0" w:lineRule="auto"/>
              <w:ind w:left="1440" w:hanging="360"/>
            </w:pPr>
            <w:r w:rsidDel="00000000" w:rsidR="00000000" w:rsidRPr="00000000">
              <w:rPr>
                <w:rtl w:val="0"/>
              </w:rPr>
              <w:t xml:space="preserve">After the session, participants apply one skill daily for a week. They reflect on how it impacts their emotions and</w:t>
            </w:r>
            <w:ins w:author="Claire Perry" w:id="537" w:date="2025-12-06T23:05:29Z">
              <w:r w:rsidDel="00000000" w:rsidR="00000000" w:rsidRPr="00000000">
                <w:rPr>
                  <w:rtl w:val="0"/>
                </w:rPr>
                <w:t xml:space="preserve"> sense of</w:t>
              </w:r>
            </w:ins>
            <w:r w:rsidDel="00000000" w:rsidR="00000000" w:rsidRPr="00000000">
              <w:rPr>
                <w:rtl w:val="0"/>
              </w:rPr>
              <w:t xml:space="preserve"> resilience.</w:t>
            </w:r>
          </w:p>
          <w:p w:rsidR="00000000" w:rsidDel="00000000" w:rsidP="00000000" w:rsidRDefault="00000000" w:rsidRPr="00000000" w14:paraId="00001929">
            <w:pPr>
              <w:numPr>
                <w:ilvl w:val="0"/>
                <w:numId w:val="79"/>
              </w:numPr>
              <w:spacing w:after="0" w:afterAutospacing="0" w:before="0" w:beforeAutospacing="0" w:lineRule="auto"/>
              <w:ind w:left="720" w:hanging="360"/>
            </w:pPr>
            <w:r w:rsidDel="00000000" w:rsidR="00000000" w:rsidRPr="00000000">
              <w:rPr>
                <w:b w:val="1"/>
                <w:bCs w:val="1"/>
                <w:rtl w:val="0"/>
              </w:rPr>
              <w:t xml:space="preserve">Community Engagement Project:</w:t>
            </w:r>
          </w:p>
          <w:p w:rsidR="00000000" w:rsidDel="00000000" w:rsidP="00000000" w:rsidRDefault="00000000" w:rsidRPr="00000000" w14:paraId="0000192A">
            <w:pPr>
              <w:numPr>
                <w:ilvl w:val="1"/>
                <w:numId w:val="79"/>
              </w:numPr>
              <w:spacing w:after="0" w:afterAutospacing="0" w:before="0" w:beforeAutospacing="0" w:lineRule="auto"/>
              <w:ind w:left="1440" w:hanging="360"/>
            </w:pPr>
            <w:r w:rsidDel="00000000" w:rsidR="00000000" w:rsidRPr="00000000">
              <w:rPr>
                <w:rtl w:val="0"/>
              </w:rPr>
              <w:t xml:space="preserve">In pairs or small groups, participants create a workshop or resource (e.g., video, pamphlet) to share these resilience skills with their communities.</w:t>
            </w:r>
          </w:p>
          <w:p w:rsidR="00000000" w:rsidDel="00000000" w:rsidP="00000000" w:rsidRDefault="00000000" w:rsidRPr="00000000" w14:paraId="0000192B">
            <w:pPr>
              <w:numPr>
                <w:ilvl w:val="0"/>
                <w:numId w:val="79"/>
              </w:numPr>
              <w:spacing w:after="0" w:afterAutospacing="0" w:before="0" w:beforeAutospacing="0" w:lineRule="auto"/>
              <w:ind w:left="720" w:hanging="360"/>
            </w:pPr>
            <w:r w:rsidDel="00000000" w:rsidR="00000000" w:rsidRPr="00000000">
              <w:rPr>
                <w:b w:val="1"/>
                <w:bCs w:val="1"/>
                <w:rtl w:val="0"/>
              </w:rPr>
              <w:t xml:space="preserve">Integration with Existing Programs:</w:t>
            </w:r>
          </w:p>
          <w:p w:rsidR="00000000" w:rsidDel="00000000" w:rsidP="00000000" w:rsidRDefault="00000000" w:rsidRPr="00000000" w14:paraId="0000192C">
            <w:pPr>
              <w:numPr>
                <w:ilvl w:val="1"/>
                <w:numId w:val="79"/>
              </w:numPr>
              <w:spacing w:after="240" w:before="0" w:beforeAutospacing="0" w:lineRule="auto"/>
              <w:ind w:left="1440" w:hanging="360"/>
            </w:pPr>
            <w:r w:rsidDel="00000000" w:rsidR="00000000" w:rsidRPr="00000000">
              <w:rPr>
                <w:rtl w:val="0"/>
              </w:rPr>
              <w:t xml:space="preserve">Collaborate with local organizations to incorporate these practices into climate action events or mental health initiatives.</w:t>
            </w:r>
          </w:p>
        </w:tc>
      </w:tr>
      <w:tr>
        <w:trPr>
          <w:cantSplit w:val="0"/>
          <w:tblHeader w:val="0"/>
        </w:trPr>
        <w:tc>
          <w:tcPr>
            <w:shd w:fill="d5a6bd" w:val="clear"/>
          </w:tcPr>
          <w:p w:rsidR="00000000" w:rsidDel="00000000" w:rsidP="00000000" w:rsidRDefault="00000000" w:rsidRPr="00000000" w14:paraId="0000192D">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192E">
            <w:pPr>
              <w:numPr>
                <w:ilvl w:val="0"/>
                <w:numId w:val="276"/>
              </w:numPr>
              <w:spacing w:after="0" w:afterAutospacing="0" w:before="240" w:lineRule="auto"/>
              <w:ind w:left="720" w:hanging="360"/>
            </w:pPr>
            <w:r w:rsidDel="00000000" w:rsidR="00000000" w:rsidRPr="00000000">
              <w:rPr>
                <w:rtl w:val="0"/>
              </w:rPr>
              <w:t xml:space="preserve">Acolin, J. (2019). Towards a clinical theory of embodiment: A model for the conceptualization and treatment of mental illness. In The Routledge International Handbook of Embodied Perspectives in Psychotherapy (1st ed., pp. 13). Routledge.</w:t>
            </w:r>
            <w:hyperlink r:id="rId742">
              <w:r w:rsidDel="00000000" w:rsidR="00000000" w:rsidRPr="00000000">
                <w:rPr>
                  <w:rtl w:val="0"/>
                </w:rPr>
                <w:t xml:space="preserve"> </w:t>
              </w:r>
            </w:hyperlink>
            <w:hyperlink r:id="rId743">
              <w:r w:rsidDel="00000000" w:rsidR="00000000" w:rsidRPr="00000000">
                <w:rPr>
                  <w:color w:val="1155cc"/>
                  <w:u w:val="single"/>
                  <w:rtl w:val="0"/>
                </w:rPr>
                <w:t xml:space="preserve">https://doi.org/10.4324/9781315159416-5</w:t>
              </w:r>
            </w:hyperlink>
            <w:r w:rsidDel="00000000" w:rsidR="00000000" w:rsidRPr="00000000">
              <w:rPr>
                <w:rtl w:val="0"/>
              </w:rPr>
            </w:r>
          </w:p>
          <w:p w:rsidR="00000000" w:rsidDel="00000000" w:rsidP="00000000" w:rsidRDefault="00000000" w:rsidRPr="00000000" w14:paraId="0000192F">
            <w:pPr>
              <w:numPr>
                <w:ilvl w:val="0"/>
                <w:numId w:val="276"/>
              </w:numPr>
              <w:spacing w:after="0" w:afterAutospacing="0" w:before="0" w:beforeAutospacing="0" w:lineRule="auto"/>
              <w:ind w:left="720" w:hanging="360"/>
            </w:pPr>
            <w:r w:rsidDel="00000000" w:rsidR="00000000" w:rsidRPr="00000000">
              <w:rPr>
                <w:rtl w:val="0"/>
              </w:rPr>
              <w:t xml:space="preserve">Greenberg, L. S. (2004). Emotion-focused therapy. Clinical Psychology &amp; Psychotherapy, 11(1), 3–16.</w:t>
            </w:r>
            <w:hyperlink r:id="rId744">
              <w:r w:rsidDel="00000000" w:rsidR="00000000" w:rsidRPr="00000000">
                <w:rPr>
                  <w:rtl w:val="0"/>
                </w:rPr>
                <w:t xml:space="preserve"> </w:t>
              </w:r>
            </w:hyperlink>
            <w:hyperlink r:id="rId745">
              <w:r w:rsidDel="00000000" w:rsidR="00000000" w:rsidRPr="00000000">
                <w:rPr>
                  <w:color w:val="1155cc"/>
                  <w:u w:val="single"/>
                  <w:rtl w:val="0"/>
                </w:rPr>
                <w:t xml:space="preserve">https://doi.org/10.1002/cpp.388</w:t>
              </w:r>
            </w:hyperlink>
            <w:r w:rsidDel="00000000" w:rsidR="00000000" w:rsidRPr="00000000">
              <w:rPr>
                <w:rtl w:val="0"/>
              </w:rPr>
            </w:r>
          </w:p>
          <w:p w:rsidR="00000000" w:rsidDel="00000000" w:rsidP="00000000" w:rsidRDefault="00000000" w:rsidRPr="00000000" w14:paraId="00001930">
            <w:pPr>
              <w:numPr>
                <w:ilvl w:val="0"/>
                <w:numId w:val="276"/>
              </w:numPr>
              <w:spacing w:after="0" w:afterAutospacing="0" w:before="0" w:beforeAutospacing="0" w:lineRule="auto"/>
              <w:ind w:left="720" w:hanging="360"/>
            </w:pPr>
            <w:r w:rsidDel="00000000" w:rsidR="00000000" w:rsidRPr="00000000">
              <w:rPr>
                <w:rtl w:val="0"/>
              </w:rPr>
              <w:t xml:space="preserve">Karl, J. A., &amp; Stanley, S. K. (2024). Is mindfulness a double-edged sword? Associations with climate anxiety and pro-environmental behavior. Mindfulness, 15, 2207–2217.</w:t>
            </w:r>
            <w:hyperlink r:id="rId746">
              <w:r w:rsidDel="00000000" w:rsidR="00000000" w:rsidRPr="00000000">
                <w:rPr>
                  <w:rtl w:val="0"/>
                </w:rPr>
                <w:t xml:space="preserve"> </w:t>
              </w:r>
            </w:hyperlink>
            <w:hyperlink r:id="rId747">
              <w:r w:rsidDel="00000000" w:rsidR="00000000" w:rsidRPr="00000000">
                <w:rPr>
                  <w:color w:val="1155cc"/>
                  <w:u w:val="single"/>
                  <w:rtl w:val="0"/>
                </w:rPr>
                <w:t xml:space="preserve">https://doi.org/10.1007/s12671-024-02427-1</w:t>
              </w:r>
            </w:hyperlink>
            <w:r w:rsidDel="00000000" w:rsidR="00000000" w:rsidRPr="00000000">
              <w:rPr>
                <w:rtl w:val="0"/>
              </w:rPr>
            </w:r>
          </w:p>
          <w:p w:rsidR="00000000" w:rsidDel="00000000" w:rsidP="00000000" w:rsidRDefault="00000000" w:rsidRPr="00000000" w14:paraId="00001931">
            <w:pPr>
              <w:numPr>
                <w:ilvl w:val="0"/>
                <w:numId w:val="276"/>
              </w:numPr>
              <w:spacing w:after="0" w:afterAutospacing="0" w:before="0" w:beforeAutospacing="0" w:lineRule="auto"/>
              <w:ind w:left="720" w:hanging="360"/>
            </w:pPr>
            <w:r w:rsidDel="00000000" w:rsidR="00000000" w:rsidRPr="00000000">
              <w:rPr>
                <w:rtl w:val="0"/>
              </w:rPr>
              <w:t xml:space="preserve">Kozomara, M. (2022). Mindfulness: A systematic review. University of Windsor Major Research Papers.</w:t>
            </w:r>
            <w:hyperlink r:id="rId748">
              <w:r w:rsidDel="00000000" w:rsidR="00000000" w:rsidRPr="00000000">
                <w:rPr>
                  <w:rtl w:val="0"/>
                </w:rPr>
                <w:t xml:space="preserve"> </w:t>
              </w:r>
            </w:hyperlink>
            <w:hyperlink r:id="rId749">
              <w:r w:rsidDel="00000000" w:rsidR="00000000" w:rsidRPr="00000000">
                <w:rPr>
                  <w:color w:val="1155cc"/>
                  <w:u w:val="single"/>
                  <w:rtl w:val="0"/>
                </w:rPr>
                <w:t xml:space="preserve">https://scholar.uwindsor.ca/major-papers/200/</w:t>
              </w:r>
            </w:hyperlink>
            <w:r w:rsidDel="00000000" w:rsidR="00000000" w:rsidRPr="00000000">
              <w:rPr>
                <w:rtl w:val="0"/>
              </w:rPr>
            </w:r>
          </w:p>
          <w:p w:rsidR="00000000" w:rsidDel="00000000" w:rsidP="00000000" w:rsidRDefault="00000000" w:rsidRPr="00000000" w14:paraId="00001932">
            <w:pPr>
              <w:numPr>
                <w:ilvl w:val="0"/>
                <w:numId w:val="276"/>
              </w:numPr>
              <w:spacing w:after="0" w:afterAutospacing="0" w:before="0" w:beforeAutospacing="0" w:lineRule="auto"/>
              <w:ind w:left="720" w:hanging="360"/>
            </w:pPr>
            <w:r w:rsidDel="00000000" w:rsidR="00000000" w:rsidRPr="00000000">
              <w:rPr>
                <w:rtl w:val="0"/>
              </w:rPr>
              <w:t xml:space="preserve">Levine, P. A., Payne, P., &amp; Crane-Godreau, M. A. (2015). Somatic experiencing: Using interoception and proprioception as core elements of trauma therapy. Frontiers in Psychology, 6, 93.</w:t>
            </w:r>
            <w:hyperlink r:id="rId750">
              <w:r w:rsidDel="00000000" w:rsidR="00000000" w:rsidRPr="00000000">
                <w:rPr>
                  <w:rtl w:val="0"/>
                </w:rPr>
                <w:t xml:space="preserve"> </w:t>
              </w:r>
            </w:hyperlink>
            <w:hyperlink r:id="rId751">
              <w:r w:rsidDel="00000000" w:rsidR="00000000" w:rsidRPr="00000000">
                <w:rPr>
                  <w:color w:val="1155cc"/>
                  <w:u w:val="single"/>
                  <w:rtl w:val="0"/>
                </w:rPr>
                <w:t xml:space="preserve">https://doi.org/10.3389/fpsyg.2015.00093</w:t>
              </w:r>
            </w:hyperlink>
            <w:r w:rsidDel="00000000" w:rsidR="00000000" w:rsidRPr="00000000">
              <w:rPr>
                <w:rtl w:val="0"/>
              </w:rPr>
            </w:r>
          </w:p>
          <w:p w:rsidR="00000000" w:rsidDel="00000000" w:rsidP="00000000" w:rsidRDefault="00000000" w:rsidRPr="00000000" w14:paraId="00001933">
            <w:pPr>
              <w:numPr>
                <w:ilvl w:val="0"/>
                <w:numId w:val="276"/>
              </w:numPr>
              <w:spacing w:after="0" w:afterAutospacing="0" w:before="0" w:beforeAutospacing="0" w:lineRule="auto"/>
              <w:ind w:left="720" w:hanging="360"/>
            </w:pPr>
            <w:r w:rsidDel="00000000" w:rsidR="00000000" w:rsidRPr="00000000">
              <w:rPr>
                <w:rtl w:val="0"/>
              </w:rPr>
              <w:t xml:space="preserve">Morgan, A. J., Chittleborough, P., &amp; Jorm, A. F. (2016). Self-help strategies for sub-threshold anxiety: A Delphi consensus study to find messages suitable for population-wide promotion. Journal of Affective Disorders, 206, 68–76.</w:t>
            </w:r>
            <w:hyperlink r:id="rId752">
              <w:r w:rsidDel="00000000" w:rsidR="00000000" w:rsidRPr="00000000">
                <w:rPr>
                  <w:rtl w:val="0"/>
                </w:rPr>
                <w:t xml:space="preserve"> </w:t>
              </w:r>
            </w:hyperlink>
            <w:hyperlink r:id="rId753">
              <w:r w:rsidDel="00000000" w:rsidR="00000000" w:rsidRPr="00000000">
                <w:rPr>
                  <w:color w:val="1155cc"/>
                  <w:u w:val="single"/>
                  <w:rtl w:val="0"/>
                </w:rPr>
                <w:t xml:space="preserve">https://doi.org/10.1016/j.jad.2016.07.019</w:t>
              </w:r>
            </w:hyperlink>
            <w:r w:rsidDel="00000000" w:rsidR="00000000" w:rsidRPr="00000000">
              <w:rPr>
                <w:rtl w:val="0"/>
              </w:rPr>
            </w:r>
          </w:p>
          <w:p w:rsidR="00000000" w:rsidDel="00000000" w:rsidP="00000000" w:rsidRDefault="00000000" w:rsidRPr="00000000" w14:paraId="00001934">
            <w:pPr>
              <w:numPr>
                <w:ilvl w:val="0"/>
                <w:numId w:val="276"/>
              </w:numPr>
              <w:spacing w:after="0" w:afterAutospacing="0" w:before="0" w:beforeAutospacing="0" w:lineRule="auto"/>
              <w:ind w:left="720" w:hanging="360"/>
            </w:pPr>
            <w:r w:rsidDel="00000000" w:rsidR="00000000" w:rsidRPr="00000000">
              <w:rPr>
                <w:rtl w:val="0"/>
              </w:rPr>
              <w:t xml:space="preserve">Payne, P., Levine, P. A., &amp; Crane-Godreau, M. A. (2015). Somatic experiencing: Using interoception and proprioception as core elements of trauma therapy. Frontiers in Psychology, 6, 93.</w:t>
            </w:r>
            <w:hyperlink r:id="rId754">
              <w:r w:rsidDel="00000000" w:rsidR="00000000" w:rsidRPr="00000000">
                <w:rPr>
                  <w:rtl w:val="0"/>
                </w:rPr>
                <w:t xml:space="preserve"> </w:t>
              </w:r>
            </w:hyperlink>
            <w:hyperlink r:id="rId755">
              <w:r w:rsidDel="00000000" w:rsidR="00000000" w:rsidRPr="00000000">
                <w:rPr>
                  <w:color w:val="1155cc"/>
                  <w:u w:val="single"/>
                  <w:rtl w:val="0"/>
                </w:rPr>
                <w:t xml:space="preserve">https://doi.org/10.3389/fpsyg.2015.00093</w:t>
              </w:r>
            </w:hyperlink>
            <w:r w:rsidDel="00000000" w:rsidR="00000000" w:rsidRPr="00000000">
              <w:rPr>
                <w:rtl w:val="0"/>
              </w:rPr>
            </w:r>
          </w:p>
          <w:p w:rsidR="00000000" w:rsidDel="00000000" w:rsidP="00000000" w:rsidRDefault="00000000" w:rsidRPr="00000000" w14:paraId="00001935">
            <w:pPr>
              <w:numPr>
                <w:ilvl w:val="0"/>
                <w:numId w:val="276"/>
              </w:numPr>
              <w:spacing w:after="0" w:afterAutospacing="0" w:before="0" w:beforeAutospacing="0" w:lineRule="auto"/>
              <w:ind w:left="720" w:hanging="360"/>
            </w:pPr>
            <w:r w:rsidDel="00000000" w:rsidR="00000000" w:rsidRPr="00000000">
              <w:rPr>
                <w:rtl w:val="0"/>
              </w:rPr>
              <w:t xml:space="preserve">Rimé, B. (2009). Emotion elicits the social sharing of emotion: Theory and empirical review. Emotion Review, 1(1), 60–85.</w:t>
            </w:r>
            <w:hyperlink r:id="rId756">
              <w:r w:rsidDel="00000000" w:rsidR="00000000" w:rsidRPr="00000000">
                <w:rPr>
                  <w:rtl w:val="0"/>
                </w:rPr>
                <w:t xml:space="preserve"> </w:t>
              </w:r>
            </w:hyperlink>
            <w:hyperlink r:id="rId757">
              <w:r w:rsidDel="00000000" w:rsidR="00000000" w:rsidRPr="00000000">
                <w:rPr>
                  <w:color w:val="1155cc"/>
                  <w:u w:val="single"/>
                  <w:rtl w:val="0"/>
                </w:rPr>
                <w:t xml:space="preserve">https://doi.org/10.1177/1754073908097189</w:t>
              </w:r>
            </w:hyperlink>
            <w:r w:rsidDel="00000000" w:rsidR="00000000" w:rsidRPr="00000000">
              <w:rPr>
                <w:rtl w:val="0"/>
              </w:rPr>
            </w:r>
          </w:p>
          <w:p w:rsidR="00000000" w:rsidDel="00000000" w:rsidP="00000000" w:rsidRDefault="00000000" w:rsidRPr="00000000" w14:paraId="00001936">
            <w:pPr>
              <w:numPr>
                <w:ilvl w:val="0"/>
                <w:numId w:val="276"/>
              </w:numPr>
              <w:spacing w:after="0" w:afterAutospacing="0" w:before="0" w:beforeAutospacing="0" w:lineRule="auto"/>
              <w:ind w:left="720" w:hanging="360"/>
            </w:pPr>
            <w:r w:rsidDel="00000000" w:rsidR="00000000" w:rsidRPr="00000000">
              <w:rPr>
                <w:rtl w:val="0"/>
              </w:rPr>
              <w:t xml:space="preserve">Stanley, S. K. (2023). Anticipatory solastalgia in the Anthropocene: Climate change as a source of future-oriented distress about environmental change. Journal of Environmental Psychology, 91, 102134.</w:t>
            </w:r>
            <w:hyperlink r:id="rId758">
              <w:r w:rsidDel="00000000" w:rsidR="00000000" w:rsidRPr="00000000">
                <w:rPr>
                  <w:rtl w:val="0"/>
                </w:rPr>
                <w:t xml:space="preserve"> </w:t>
              </w:r>
            </w:hyperlink>
            <w:hyperlink r:id="rId759">
              <w:r w:rsidDel="00000000" w:rsidR="00000000" w:rsidRPr="00000000">
                <w:rPr>
                  <w:color w:val="1155cc"/>
                  <w:u w:val="single"/>
                  <w:rtl w:val="0"/>
                </w:rPr>
                <w:t xml:space="preserve">https://doi.org/10.1016/j.jenvp.2023.102134</w:t>
              </w:r>
            </w:hyperlink>
            <w:r w:rsidDel="00000000" w:rsidR="00000000" w:rsidRPr="00000000">
              <w:rPr>
                <w:rtl w:val="0"/>
              </w:rPr>
            </w:r>
          </w:p>
          <w:p w:rsidR="00000000" w:rsidDel="00000000" w:rsidP="00000000" w:rsidRDefault="00000000" w:rsidRPr="00000000" w14:paraId="00001937">
            <w:pPr>
              <w:numPr>
                <w:ilvl w:val="0"/>
                <w:numId w:val="276"/>
              </w:numPr>
              <w:spacing w:after="240" w:before="0" w:beforeAutospacing="0" w:lineRule="auto"/>
              <w:ind w:left="720" w:hanging="360"/>
            </w:pPr>
            <w:r w:rsidDel="00000000" w:rsidR="00000000" w:rsidRPr="00000000">
              <w:rPr>
                <w:rtl w:val="0"/>
              </w:rPr>
              <w:t xml:space="preserve">Williams, M. O., &amp; Samuel, V. M. (2024). Acceptance and commitment therapy as an approach for working with climate distress. The Cognitive Behaviour Therapist, 17, e35.</w:t>
            </w:r>
            <w:hyperlink r:id="rId760">
              <w:r w:rsidDel="00000000" w:rsidR="00000000" w:rsidRPr="00000000">
                <w:rPr>
                  <w:rtl w:val="0"/>
                </w:rPr>
                <w:t xml:space="preserve"> </w:t>
              </w:r>
            </w:hyperlink>
            <w:hyperlink r:id="rId761">
              <w:r w:rsidDel="00000000" w:rsidR="00000000" w:rsidRPr="00000000">
                <w:rPr>
                  <w:color w:val="1155cc"/>
                  <w:u w:val="single"/>
                  <w:rtl w:val="0"/>
                </w:rPr>
                <w:t xml:space="preserve">https://doi.org/10.1017/S1754470X23000247</w:t>
              </w:r>
            </w:hyperlink>
            <w:r w:rsidDel="00000000" w:rsidR="00000000" w:rsidRPr="00000000">
              <w:rPr>
                <w:rtl w:val="0"/>
              </w:rPr>
            </w:r>
          </w:p>
        </w:tc>
      </w:tr>
    </w:tbl>
    <w:p w:rsidR="00000000" w:rsidDel="00000000" w:rsidP="00000000" w:rsidRDefault="00000000" w:rsidRPr="00000000" w14:paraId="00001938">
      <w:pPr>
        <w:spacing w:after="240" w:before="240" w:lineRule="auto"/>
        <w:rPr>
          <w:b w:val="1"/>
          <w:bCs w:val="1"/>
        </w:rPr>
      </w:pPr>
      <w:r w:rsidDel="00000000" w:rsidR="00000000" w:rsidRPr="00000000">
        <w:rPr>
          <w:rtl w:val="0"/>
        </w:rPr>
      </w:r>
    </w:p>
    <w:p w:rsidR="00000000" w:rsidDel="00000000" w:rsidP="00000000" w:rsidRDefault="00000000" w:rsidRPr="00000000" w14:paraId="00001939">
      <w:pPr>
        <w:rPr/>
        <w:sectPr>
          <w:headerReference r:id="rId762" w:type="default"/>
          <w:footerReference r:id="rId763"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9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64" w:type="default"/>
          <w:footerReference r:id="rId765" w:type="default"/>
          <w:type w:val="nextPage"/>
          <w:pgSz w:h="12240" w:w="15840" w:orient="landscape"/>
          <w:pgMar w:bottom="1440.0000000000002" w:top="1440.0000000000002" w:left="1440.0000000000002" w:right="1440.0000000000002" w:header="720" w:footer="720"/>
          <w:pgNumType w:start="1"/>
        </w:sectPr>
      </w:pPr>
      <w:bookmarkStart w:colFirst="0" w:colLast="0" w:name="_hv4qase6iuh5" w:id="366"/>
      <w:bookmarkEnd w:id="3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Therapeutic Approaches - Nature-based ...</w:t>
      </w:r>
      <w:r w:rsidDel="00000000" w:rsidR="00000000" w:rsidRPr="00000000">
        <w:rPr>
          <w:rtl w:val="0"/>
        </w:rPr>
      </w:r>
    </w:p>
    <w:p w:rsidR="00000000" w:rsidDel="00000000" w:rsidP="00000000" w:rsidRDefault="00000000" w:rsidRPr="00000000" w14:paraId="0000193B">
      <w:pPr>
        <w:pStyle w:val="Heading1"/>
        <w:spacing w:after="240" w:before="240" w:lineRule="auto"/>
        <w:rPr/>
      </w:pPr>
      <w:bookmarkStart w:colFirst="0" w:colLast="0" w:name="_dst73r5of3m" w:id="367"/>
      <w:bookmarkEnd w:id="367"/>
      <w:r w:rsidDel="00000000" w:rsidR="00000000" w:rsidRPr="00000000">
        <w:rPr>
          <w:rtl w:val="0"/>
        </w:rPr>
      </w:r>
    </w:p>
    <w:tbl>
      <w:tblPr>
        <w:tblStyle w:val="Table183"/>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rHeight w:val="1851.2255859374998" w:hRule="atLeast"/>
          <w:tblHeader w:val="0"/>
        </w:trPr>
        <w:tc>
          <w:tcPr>
            <w:shd w:fill="f4cccc" w:val="clear"/>
          </w:tcPr>
          <w:p w:rsidR="00000000" w:rsidDel="00000000" w:rsidP="00000000" w:rsidRDefault="00000000" w:rsidRPr="00000000" w14:paraId="0000193C">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93D">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93E">
            <w:pPr>
              <w:widowControl w:val="0"/>
              <w:rPr>
                <w:b w:val="1"/>
                <w:bCs w:val="1"/>
                <w:sz w:val="28"/>
                <w:szCs w:val="28"/>
              </w:rPr>
            </w:pPr>
            <w:r w:rsidDel="00000000" w:rsidR="00000000" w:rsidRPr="00000000">
              <w:rPr>
                <w:b w:val="1"/>
                <w:bCs w:val="1"/>
                <w:sz w:val="28"/>
                <w:szCs w:val="28"/>
                <w:rtl w:val="0"/>
              </w:rPr>
              <w:t xml:space="preserve">Section 4 is now closed for review and we are no longer accepting comments. Thank you for your contributions!</w:t>
            </w:r>
          </w:p>
          <w:p w:rsidR="00000000" w:rsidDel="00000000" w:rsidP="00000000" w:rsidRDefault="00000000" w:rsidRPr="00000000" w14:paraId="0000193F">
            <w:pPr>
              <w:widowControl w:val="0"/>
              <w:rPr>
                <w:sz w:val="28"/>
                <w:szCs w:val="28"/>
              </w:rPr>
            </w:pPr>
            <w:r w:rsidDel="00000000" w:rsidR="00000000" w:rsidRPr="00000000">
              <w:rPr>
                <w:rtl w:val="0"/>
              </w:rPr>
            </w:r>
          </w:p>
          <w:p w:rsidR="00000000" w:rsidDel="00000000" w:rsidP="00000000" w:rsidRDefault="00000000" w:rsidRPr="00000000" w14:paraId="00001940">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1941">
            <w:pPr>
              <w:widowControl w:val="0"/>
              <w:rPr>
                <w:b w:val="1"/>
                <w:bCs w:val="1"/>
                <w:sz w:val="28"/>
                <w:szCs w:val="28"/>
              </w:rPr>
            </w:pPr>
            <w:r w:rsidDel="00000000" w:rsidR="00000000" w:rsidRPr="00000000">
              <w:rPr>
                <w:rtl w:val="0"/>
              </w:rPr>
            </w:r>
          </w:p>
          <w:p w:rsidR="00000000" w:rsidDel="00000000" w:rsidP="00000000" w:rsidRDefault="00000000" w:rsidRPr="00000000" w14:paraId="00001942">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1943">
      <w:pPr>
        <w:pStyle w:val="Heading1"/>
        <w:spacing w:after="240" w:before="240" w:lineRule="auto"/>
        <w:rPr/>
      </w:pPr>
      <w:bookmarkStart w:colFirst="0" w:colLast="0" w:name="_7twsbgje1l8m" w:id="368"/>
      <w:bookmarkEnd w:id="368"/>
      <w:r w:rsidDel="00000000" w:rsidR="00000000" w:rsidRPr="00000000">
        <w:rPr>
          <w:rtl w:val="0"/>
        </w:rPr>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rPr/>
      </w:pPr>
      <w:r w:rsidDel="00000000" w:rsidR="00000000" w:rsidRPr="00000000">
        <w:rPr>
          <w:rtl w:val="0"/>
        </w:rPr>
      </w:r>
    </w:p>
    <w:p w:rsidR="00000000" w:rsidDel="00000000" w:rsidP="00000000" w:rsidRDefault="00000000" w:rsidRPr="00000000" w14:paraId="00001946">
      <w:pPr>
        <w:pStyle w:val="Heading1"/>
        <w:spacing w:after="240" w:before="240" w:lineRule="auto"/>
        <w:rPr/>
      </w:pPr>
      <w:bookmarkStart w:colFirst="0" w:colLast="0" w:name="_jikblb9wutxn" w:id="369"/>
      <w:bookmarkEnd w:id="369"/>
      <w:r w:rsidDel="00000000" w:rsidR="00000000" w:rsidRPr="00000000">
        <w:rPr>
          <w:rtl w:val="0"/>
        </w:rPr>
      </w:r>
    </w:p>
    <w:p w:rsidR="00000000" w:rsidDel="00000000" w:rsidP="00000000" w:rsidRDefault="00000000" w:rsidRPr="00000000" w14:paraId="00001947">
      <w:pPr>
        <w:pStyle w:val="Heading1"/>
        <w:spacing w:after="240" w:before="240" w:lineRule="auto"/>
        <w:rPr/>
      </w:pPr>
      <w:bookmarkStart w:colFirst="0" w:colLast="0" w:name="_n9ibaznc4qgw" w:id="370"/>
      <w:bookmarkEnd w:id="370"/>
      <w:r w:rsidDel="00000000" w:rsidR="00000000" w:rsidRPr="00000000">
        <w:rPr>
          <w:rtl w:val="0"/>
        </w:rPr>
      </w:r>
    </w:p>
    <w:p w:rsidR="00000000" w:rsidDel="00000000" w:rsidP="00000000" w:rsidRDefault="00000000" w:rsidRPr="00000000" w14:paraId="00001948">
      <w:pPr>
        <w:rPr/>
      </w:pPr>
      <w:r w:rsidDel="00000000" w:rsidR="00000000" w:rsidRPr="00000000">
        <w:rPr>
          <w:rtl w:val="0"/>
        </w:rPr>
      </w:r>
    </w:p>
    <w:p w:rsidR="00000000" w:rsidDel="00000000" w:rsidP="00000000" w:rsidRDefault="00000000" w:rsidRPr="00000000" w14:paraId="00001949">
      <w:pPr>
        <w:pStyle w:val="Heading1"/>
        <w:spacing w:after="240" w:before="240" w:lineRule="auto"/>
        <w:rPr>
          <w:b w:val="0"/>
          <w:bCs w:val="0"/>
        </w:rPr>
      </w:pPr>
      <w:bookmarkStart w:colFirst="0" w:colLast="0" w:name="_nfd4kwxf443q" w:id="371"/>
      <w:bookmarkEnd w:id="371"/>
      <w:r w:rsidDel="00000000" w:rsidR="00000000" w:rsidRPr="00000000">
        <w:rPr>
          <w:rtl w:val="0"/>
        </w:rPr>
        <w:t xml:space="preserve">Therapeutic Approaches - Nature-based Approaches and Biophilia</w:t>
      </w:r>
      <w:r w:rsidDel="00000000" w:rsidR="00000000" w:rsidRPr="00000000">
        <w:rPr>
          <w:rtl w:val="0"/>
        </w:rPr>
      </w:r>
    </w:p>
    <w:tbl>
      <w:tblPr>
        <w:tblStyle w:val="Table18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194A">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194B">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194C">
            <w:pPr>
              <w:widowControl w:val="0"/>
              <w:numPr>
                <w:ilvl w:val="0"/>
                <w:numId w:val="491"/>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194D">
            <w:pPr>
              <w:widowControl w:val="0"/>
              <w:numPr>
                <w:ilvl w:val="0"/>
                <w:numId w:val="491"/>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194E">
            <w:pPr>
              <w:widowControl w:val="0"/>
              <w:numPr>
                <w:ilvl w:val="0"/>
                <w:numId w:val="491"/>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194F">
            <w:pPr>
              <w:widowControl w:val="0"/>
              <w:numPr>
                <w:ilvl w:val="0"/>
                <w:numId w:val="491"/>
              </w:numPr>
              <w:spacing w:line="240" w:lineRule="auto"/>
              <w:ind w:left="720" w:hanging="360"/>
            </w:pPr>
            <w:r w:rsidDel="00000000" w:rsidR="00000000" w:rsidRPr="00000000">
              <w:rPr>
                <w:rtl w:val="0"/>
              </w:rPr>
              <w:t xml:space="preserve"> </w:t>
            </w:r>
            <w:ins w:author="Sonya Jakubec" w:id="538" w:date="2025-12-03T05:52:13Z">
              <w:r w:rsidDel="00000000" w:rsidR="00000000" w:rsidRPr="00000000">
                <w:rPr>
                  <w:rtl w:val="0"/>
                </w:rPr>
                <w:t xml:space="preserve">Sonya L. Jakubec, School of Nursing and Midwifery, Mount Royal University</w:t>
              </w:r>
            </w:ins>
            <w:r w:rsidDel="00000000" w:rsidR="00000000" w:rsidRPr="00000000">
              <w:rPr>
                <w:rtl w:val="0"/>
              </w:rPr>
            </w:r>
          </w:p>
          <w:p w:rsidR="00000000" w:rsidDel="00000000" w:rsidP="00000000" w:rsidRDefault="00000000" w:rsidRPr="00000000" w14:paraId="00001950">
            <w:pPr>
              <w:widowControl w:val="0"/>
              <w:numPr>
                <w:ilvl w:val="0"/>
                <w:numId w:val="491"/>
              </w:numPr>
              <w:spacing w:line="240" w:lineRule="auto"/>
              <w:ind w:left="720" w:hanging="360"/>
            </w:pPr>
            <w:r w:rsidDel="00000000" w:rsidR="00000000" w:rsidRPr="00000000">
              <w:rPr>
                <w:rtl w:val="0"/>
              </w:rPr>
              <w:t xml:space="preserve"> </w:t>
            </w:r>
            <w:ins w:author="Claire Perry" w:id="539" w:date="2025-12-10T02:57:53Z">
              <w:r w:rsidDel="00000000" w:rsidR="00000000" w:rsidRPr="00000000">
                <w:rPr>
                  <w:rtl w:val="0"/>
                </w:rPr>
                <w:t xml:space="preserve">Claire Perry, Centre for Addiction and Mental Health</w:t>
              </w:r>
            </w:ins>
            <w:r w:rsidDel="00000000" w:rsidR="00000000" w:rsidRPr="00000000">
              <w:rPr>
                <w:rtl w:val="0"/>
              </w:rPr>
            </w:r>
          </w:p>
          <w:p w:rsidR="00000000" w:rsidDel="00000000" w:rsidP="00000000" w:rsidRDefault="00000000" w:rsidRPr="00000000" w14:paraId="00001951">
            <w:pPr>
              <w:widowControl w:val="0"/>
              <w:numPr>
                <w:ilvl w:val="0"/>
                <w:numId w:val="491"/>
              </w:numPr>
              <w:spacing w:line="240" w:lineRule="auto"/>
              <w:ind w:left="720" w:hanging="360"/>
              <w:rPr>
                <w:ins w:author="Ashley Stoltz" w:id="541" w:date="2025-12-15T07:03:58Z"/>
              </w:rPr>
            </w:pPr>
            <w:ins w:author="Mike Marchand" w:id="540" w:date="2025-12-15T00:35:46Z">
              <w:r w:rsidDel="00000000" w:rsidR="00000000" w:rsidRPr="00000000">
                <w:rPr>
                  <w:rtl w:val="0"/>
                </w:rPr>
                <w:t xml:space="preserve">Michael Marchand, sqilxw, syilx Nation - Cultural Safety Consultant</w:t>
              </w:r>
            </w:ins>
            <w:ins w:author="Ashley Stoltz" w:id="541" w:date="2025-12-15T07:03:58Z">
              <w:r w:rsidDel="00000000" w:rsidR="00000000" w:rsidRPr="00000000">
                <w:rPr>
                  <w:rtl w:val="0"/>
                </w:rPr>
              </w:r>
            </w:ins>
          </w:p>
          <w:p w:rsidR="00000000" w:rsidDel="00000000" w:rsidP="00000000" w:rsidRDefault="00000000" w:rsidRPr="00000000" w14:paraId="00001952">
            <w:pPr>
              <w:widowControl w:val="0"/>
              <w:numPr>
                <w:ilvl w:val="0"/>
                <w:numId w:val="491"/>
              </w:numPr>
              <w:spacing w:line="240" w:lineRule="auto"/>
              <w:ind w:left="720" w:hanging="360"/>
              <w:rPr>
                <w:ins w:author="Ashley Stoltz" w:id="541" w:date="2025-12-15T07:03:58Z"/>
              </w:rPr>
            </w:pPr>
            <w:ins w:author="Ashley Stoltz" w:id="541" w:date="2025-12-15T07:03:58Z">
              <w:r w:rsidDel="00000000" w:rsidR="00000000" w:rsidRPr="00000000">
                <w:rPr>
                  <w:rtl w:val="0"/>
                </w:rPr>
                <w:t xml:space="preserve">Ashley Stoltz, Faculty of Health Sciences, Simon Fraser University</w:t>
              </w:r>
            </w:ins>
          </w:p>
          <w:p w:rsidR="00000000" w:rsidDel="00000000" w:rsidP="00000000" w:rsidRDefault="00000000" w:rsidRPr="00000000" w14:paraId="00001953">
            <w:pPr>
              <w:widowControl w:val="0"/>
              <w:numPr>
                <w:ilvl w:val="0"/>
                <w:numId w:val="491"/>
              </w:numPr>
              <w:spacing w:line="240" w:lineRule="auto"/>
              <w:ind w:left="720" w:hanging="360"/>
            </w:pPr>
            <w:r w:rsidDel="00000000" w:rsidR="00000000" w:rsidRPr="00000000">
              <w:rPr>
                <w:rtl w:val="0"/>
              </w:rPr>
            </w:r>
          </w:p>
        </w:tc>
      </w:tr>
    </w:tbl>
    <w:p w:rsidR="00000000" w:rsidDel="00000000" w:rsidP="00000000" w:rsidRDefault="00000000" w:rsidRPr="00000000" w14:paraId="00001954">
      <w:pPr>
        <w:spacing w:after="240" w:before="240" w:lineRule="auto"/>
        <w:rPr/>
      </w:pPr>
      <w:r w:rsidDel="00000000" w:rsidR="00000000" w:rsidRPr="00000000">
        <w:rPr>
          <w:rtl w:val="0"/>
        </w:rPr>
      </w:r>
    </w:p>
    <w:tbl>
      <w:tblPr>
        <w:tblStyle w:val="Table18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1955">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1956">
            <w:pPr>
              <w:widowControl w:val="0"/>
              <w:spacing w:after="240" w:before="240" w:line="240" w:lineRule="auto"/>
              <w:rPr/>
            </w:pPr>
            <w:r w:rsidDel="00000000" w:rsidR="00000000" w:rsidRPr="00000000">
              <w:rPr>
                <w:rtl w:val="0"/>
              </w:rPr>
              <w:t xml:space="preserve">Sometimes, when climate anxiety weighs heavily on our minds, we forget that one of our most accessible resources for solace is just outside our front doors. Simply stepping into a park, gazing at a sunset, or tending to a houseplant can act as a gentle balm for overwhelming emotions. This idea resonates with the “biophilia” hypothesis, introduced by biologist E.O. Wilson, which proposes that human beings are naturally inclined to connect with the living world. In other words, we don’t just </w:t>
            </w:r>
            <w:r w:rsidDel="00000000" w:rsidR="00000000" w:rsidRPr="00000000">
              <w:rPr>
                <w:i w:val="1"/>
                <w:iCs w:val="1"/>
                <w:rtl w:val="0"/>
              </w:rPr>
              <w:t xml:space="preserve">like </w:t>
            </w:r>
            <w:r w:rsidDel="00000000" w:rsidR="00000000" w:rsidRPr="00000000">
              <w:rPr>
                <w:rtl w:val="0"/>
              </w:rPr>
              <w:t xml:space="preserve">nature—we </w:t>
            </w:r>
            <w:r w:rsidDel="00000000" w:rsidR="00000000" w:rsidRPr="00000000">
              <w:rPr>
                <w:i w:val="1"/>
                <w:iCs w:val="1"/>
                <w:rtl w:val="0"/>
              </w:rPr>
              <w:t xml:space="preserve">need </w:t>
            </w:r>
            <w:r w:rsidDel="00000000" w:rsidR="00000000" w:rsidRPr="00000000">
              <w:rPr>
                <w:rtl w:val="0"/>
              </w:rPr>
              <w:t xml:space="preserve">it. And in moments of climate distress, tapping into this innate connection can help reawaken our sense of wonder and hope.</w:t>
            </w:r>
          </w:p>
          <w:p w:rsidR="00000000" w:rsidDel="00000000" w:rsidP="00000000" w:rsidRDefault="00000000" w:rsidRPr="00000000" w14:paraId="00001957">
            <w:pPr>
              <w:widowControl w:val="0"/>
              <w:spacing w:after="240" w:before="240" w:line="240" w:lineRule="auto"/>
              <w:rPr/>
            </w:pPr>
            <w:r w:rsidDel="00000000" w:rsidR="00000000" w:rsidRPr="00000000">
              <w:rPr>
                <w:rtl w:val="0"/>
              </w:rPr>
              <w:t xml:space="preserve">Beyond the intuitive comfort many of us find in nature, research continues to underline its healing impact on our minds and bodies. Attention Restoration Theory, for instance, suggests that natural settings don’t demand our attention in the way busy city streets or smartphone screens do. The gentle sway of trees in the breeze or the quiet rustle of leaves draws our focus in a soft, effortless way, allowing our overstimulated minds to rest and recharge. That same walk under a canopy of leaves can also lower stress hormone levels, according to Stress Reduction Theory. The physiological effects of nature—like reduced heart rate and blood pressure—remind us of just how profoundly our environment can influence our well-being.</w:t>
            </w:r>
          </w:p>
          <w:p w:rsidR="00000000" w:rsidDel="00000000" w:rsidP="00000000" w:rsidRDefault="00000000" w:rsidRPr="00000000" w14:paraId="00001958">
            <w:pPr>
              <w:widowControl w:val="0"/>
              <w:spacing w:after="240" w:before="240" w:line="240" w:lineRule="auto"/>
              <w:rPr/>
            </w:pPr>
            <w:r w:rsidDel="00000000" w:rsidR="00000000" w:rsidRPr="00000000">
              <w:rPr>
                <w:rtl w:val="0"/>
              </w:rPr>
              <w:t xml:space="preserve">Yet, the benefits of nature don’t unfold the same way for everyone. Our personal history, cultural background, and current life circumstances all shape how we experience outdoor settings. Some people feel a rush of freedom in wide-open spaces, while others may prefer the sense of safety in a quiet backyard or small urban garden. In some cases, natural areas can be associated with difficult memories or lack of access, creating barriers to enjoying the outdoors. It’s important to honor these differences—there is no single “right” way to connect with nature. For those who live in densely populated areas, nurturing houseplants, birdwatching from the window, or even listening to nature soundscapes can still provide moments of calm and belonging.</w:t>
            </w:r>
          </w:p>
          <w:p w:rsidR="00000000" w:rsidDel="00000000" w:rsidP="00000000" w:rsidRDefault="00000000" w:rsidRPr="00000000" w14:paraId="00001959">
            <w:pPr>
              <w:widowControl w:val="0"/>
              <w:spacing w:after="240" w:before="240" w:line="240" w:lineRule="auto"/>
              <w:rPr/>
            </w:pPr>
            <w:r w:rsidDel="00000000" w:rsidR="00000000" w:rsidRPr="00000000">
              <w:rPr>
                <w:rtl w:val="0"/>
              </w:rPr>
              <w:t xml:space="preserve">Ecotherapy, a growing field that explicitly integrates the natural world into therapeutic practice, provides a structured way to explore these connections. An ecotherapist might invite someone to walk slowly through a park, noticing the texture of tree bark or the rhythm of their footsteps. This type of “nature mindfulness” can help us tune in not just to the environment, but also to our own inner landscapes: the tensions in our muscles, the pace of our breath, or the emotions we carry beneath our awareness. By gently paying attention to these details, we can start releasing the knots of stress and worry tied to climate concerns—often without even consciously trying.</w:t>
            </w:r>
          </w:p>
          <w:p w:rsidR="00000000" w:rsidDel="00000000" w:rsidP="00000000" w:rsidRDefault="00000000" w:rsidRPr="00000000" w14:paraId="0000195A">
            <w:pPr>
              <w:widowControl w:val="0"/>
              <w:spacing w:after="240" w:before="240" w:line="240" w:lineRule="auto"/>
              <w:rPr/>
            </w:pPr>
            <w:r w:rsidDel="00000000" w:rsidR="00000000" w:rsidRPr="00000000">
              <w:rPr>
                <w:rtl w:val="0"/>
              </w:rPr>
              <w:t xml:space="preserve">Part of what makes nature so potent in soothing climate angst is the sense of perspective it offers. Standing on a shoreline or looking up at a night sky can remind us that we are both small within the vastness of the Earth, yet deeply connected to something ancient and enduring. This awareness can foster what many call a “nature attachment</w:t>
            </w:r>
            <w:del w:author="Ashley Stoltz" w:id="542" w:date="2025-12-15T07:06:08Z">
              <w:r w:rsidDel="00000000" w:rsidR="00000000" w:rsidRPr="00000000">
                <w:rPr>
                  <w:rtl w:val="0"/>
                </w:rPr>
                <w:delText xml:space="preserve">,</w:delText>
              </w:r>
            </w:del>
            <w:r w:rsidDel="00000000" w:rsidR="00000000" w:rsidRPr="00000000">
              <w:rPr>
                <w:rtl w:val="0"/>
              </w:rPr>
              <w:t xml:space="preserve">”</w:t>
            </w:r>
            <w:ins w:author="Ashley Stoltz" w:id="543" w:date="2025-12-15T07:06:05Z">
              <w:r w:rsidDel="00000000" w:rsidR="00000000" w:rsidRPr="00000000">
                <w:rPr>
                  <w:rtl w:val="0"/>
                </w:rPr>
                <w:t xml:space="preserve">—</w:t>
              </w:r>
            </w:ins>
            <w:del w:author="Ashley Stoltz" w:id="543" w:date="2025-12-15T07:06:05Z">
              <w:r w:rsidDel="00000000" w:rsidR="00000000" w:rsidRPr="00000000">
                <w:rPr>
                  <w:rtl w:val="0"/>
                </w:rPr>
                <w:delText xml:space="preserve"> </w:delText>
              </w:r>
            </w:del>
            <w:r w:rsidDel="00000000" w:rsidR="00000000" w:rsidRPr="00000000">
              <w:rPr>
                <w:rtl w:val="0"/>
              </w:rPr>
              <w:t xml:space="preserve">a bond with specific places or ecosystems that feels meaningful and personal. When that favorite beach or local woodland is threatened by sea-level rise or deforestation, the resulting grief can be acute. But it’s precisely because we love these places that we’re motivated to protect them. Recognizing this cycle—love, loss, and renewed commitment—can actually deepen our resilience and sense of purpose in the face of climate challenges.</w:t>
            </w:r>
          </w:p>
          <w:p w:rsidR="00000000" w:rsidDel="00000000" w:rsidP="00000000" w:rsidRDefault="00000000" w:rsidRPr="00000000" w14:paraId="0000195B">
            <w:pPr>
              <w:widowControl w:val="0"/>
              <w:spacing w:after="240" w:before="240" w:line="240" w:lineRule="auto"/>
              <w:rPr/>
            </w:pPr>
            <w:r w:rsidDel="00000000" w:rsidR="00000000" w:rsidRPr="00000000">
              <w:rPr>
                <w:rtl w:val="0"/>
              </w:rPr>
              <w:t xml:space="preserve">It’s also worth noting that </w:t>
            </w:r>
            <w:ins w:author="Sonya Jakubec" w:id="544" w:date="2025-12-03T05:52:51Z">
              <w:r w:rsidDel="00000000" w:rsidR="00000000" w:rsidRPr="00000000">
                <w:rPr>
                  <w:rtl w:val="0"/>
                </w:rPr>
                <w:t xml:space="preserve">nature connectedness and </w:t>
              </w:r>
            </w:ins>
            <w:r w:rsidDel="00000000" w:rsidR="00000000" w:rsidRPr="00000000">
              <w:rPr>
                <w:rtl w:val="0"/>
              </w:rPr>
              <w:t xml:space="preserve">time outdoors can complement other strategies you might already be practicing for emotional well-being—like grounding, presencing, </w:t>
            </w:r>
            <w:ins w:author="Ashley Stoltz" w:id="545" w:date="2025-12-15T07:06:47Z">
              <w:r w:rsidDel="00000000" w:rsidR="00000000" w:rsidRPr="00000000">
                <w:rPr>
                  <w:rtl w:val="0"/>
                </w:rPr>
                <w:t xml:space="preserve">exercising, </w:t>
              </w:r>
            </w:ins>
            <w:r w:rsidDel="00000000" w:rsidR="00000000" w:rsidRPr="00000000">
              <w:rPr>
                <w:rtl w:val="0"/>
              </w:rPr>
              <w:t xml:space="preserve">or mindful breathing. For instance, if you find it useful to focus on your breath during moments of intense eco-anxiety, try doing so in a natural setting. The gentle rustle of leaves or the warmth of the sun on your skin can become an anchor that brings you back to the present moment. If activism is part of your life, volunteering in tree-planting initiatives or local conservation projects can not only channel climate-related emotions into constructive action but also strengthen your bond with the environment and the community around you.</w:t>
            </w:r>
          </w:p>
          <w:p w:rsidR="00000000" w:rsidDel="00000000" w:rsidP="00000000" w:rsidRDefault="00000000" w:rsidRPr="00000000" w14:paraId="0000195C">
            <w:pPr>
              <w:widowControl w:val="0"/>
              <w:spacing w:after="240" w:before="240" w:line="240" w:lineRule="auto"/>
              <w:rPr/>
            </w:pPr>
            <w:r w:rsidDel="00000000" w:rsidR="00000000" w:rsidRPr="00000000">
              <w:rPr>
                <w:rtl w:val="0"/>
              </w:rPr>
              <w:t xml:space="preserve">Ultimately, these nature-based approaches offer a holistic way to cope with eco-anxiety, climate grief, and related emotions. They work on multiple levels: calming our nervous systems, restoring mental energy, and reminding us of our intrinsic belonging within the web of life. Even brief nature moments—a pause to look at a blooming flower, a mindful breath under an open sky—can counterbalance the despair that sometimes arises when we think about the scope of environmental changes. In these tender, awe-filled encounters, we discover (or rediscover) why we care in the first place: we’re not just passive observers of nature, bu</w:t>
            </w:r>
            <w:commentRangeStart w:id="324"/>
            <w:r w:rsidDel="00000000" w:rsidR="00000000" w:rsidRPr="00000000">
              <w:rPr>
                <w:rtl w:val="0"/>
              </w:rPr>
              <w:t xml:space="preserve">t part of it.</w:t>
            </w:r>
            <w:commentRangeEnd w:id="324"/>
            <w:r w:rsidDel="00000000" w:rsidR="00000000" w:rsidRPr="00000000">
              <w:commentReference w:id="324"/>
            </w:r>
            <w:r w:rsidDel="00000000" w:rsidR="00000000" w:rsidRPr="00000000">
              <w:rPr>
                <w:rtl w:val="0"/>
              </w:rPr>
            </w:r>
          </w:p>
          <w:p w:rsidR="00000000" w:rsidDel="00000000" w:rsidP="00000000" w:rsidRDefault="00000000" w:rsidRPr="00000000" w14:paraId="0000195D">
            <w:pPr>
              <w:widowControl w:val="0"/>
              <w:spacing w:after="240" w:before="240" w:line="240" w:lineRule="auto"/>
              <w:rPr/>
            </w:pPr>
            <w:r w:rsidDel="00000000" w:rsidR="00000000" w:rsidRPr="00000000">
              <w:rPr>
                <w:rtl w:val="0"/>
              </w:rPr>
              <w:t xml:space="preserve">So, the next time you sense your climate worries spiraling, consider stepping outside—or even just to your window—for a mindful moment in nature. Listen to the birds, feel the breeze, or simply let your eyes rest on the greenery you can see. Remember that within this simple act, you’re actively supporting your emotional well-being. You’re reconnecting with something ancient and vital, and in doing so, you’re cultivating the resilience and clarity you need to engage with the challenges ahead. This sense of connection doesn’t erase the gravity of climate change, but it can lighten its emotional weight and remind us that the natural world, of which we’re an integral part, can be a profound source of healing and hope.</w:t>
            </w:r>
          </w:p>
          <w:p w:rsidR="00000000" w:rsidDel="00000000" w:rsidP="00000000" w:rsidRDefault="00000000" w:rsidRPr="00000000" w14:paraId="0000195E">
            <w:pPr>
              <w:widowControl w:val="0"/>
              <w:spacing w:line="240" w:lineRule="auto"/>
              <w:rPr/>
            </w:pPr>
            <w:r w:rsidDel="00000000" w:rsidR="00000000" w:rsidRPr="00000000">
              <w:rPr>
                <w:rtl w:val="0"/>
              </w:rPr>
            </w:r>
          </w:p>
        </w:tc>
      </w:tr>
      <w:tr>
        <w:trPr>
          <w:cantSplit w:val="0"/>
          <w:tblHeader w:val="0"/>
        </w:trPr>
        <w:tc>
          <w:tcPr>
            <w:shd w:fill="ea9999" w:val="clear"/>
          </w:tcPr>
          <w:p w:rsidR="00000000" w:rsidDel="00000000" w:rsidP="00000000" w:rsidRDefault="00000000" w:rsidRPr="00000000" w14:paraId="0000195F">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1960">
            <w:pPr>
              <w:spacing w:after="240" w:before="240" w:lineRule="auto"/>
              <w:rPr/>
            </w:pPr>
            <w:r w:rsidDel="00000000" w:rsidR="00000000" w:rsidRPr="00000000">
              <w:rPr>
                <w:rtl w:val="0"/>
              </w:rPr>
              <w:t xml:space="preserve">Engaging with nature offers a powerful means of addressing the mental health challenges posed by climate change. When climate anxiety becomes overwhelming, simple interactions with the natural world—such as walking in a park, watching a sunset, or nurturing a houseplant—can provide significant emotional relief. This connection to nature is rooted in the “biophilia” hypothesis, which suggests that humans have an innate desire to connect with living things. By tapping into this fundamental bond, individuals can rediscover a sense of wonder and hope, essential for navigating the stresses associated with a changing climate.</w:t>
            </w:r>
          </w:p>
          <w:p w:rsidR="00000000" w:rsidDel="00000000" w:rsidP="00000000" w:rsidRDefault="00000000" w:rsidRPr="00000000" w14:paraId="00001961">
            <w:pPr>
              <w:spacing w:after="240" w:before="240" w:lineRule="auto"/>
              <w:rPr/>
            </w:pPr>
            <w:r w:rsidDel="00000000" w:rsidR="00000000" w:rsidRPr="00000000">
              <w:rPr>
                <w:rtl w:val="0"/>
              </w:rPr>
              <w:t xml:space="preserve">Beyond the immediate comfort that nature provides, extensive research highlights its profound healing effects on both the mind and body</w:t>
            </w:r>
            <w:ins w:author="Sonya Jakubec" w:id="546" w:date="2025-12-03T05:53:39Z">
              <w:r w:rsidDel="00000000" w:rsidR="00000000" w:rsidRPr="00000000">
                <w:rPr>
                  <w:rtl w:val="0"/>
                </w:rPr>
                <w:t xml:space="preserve">, and, in repeated interaction, influence on nature conservation</w:t>
              </w:r>
            </w:ins>
            <w:r w:rsidDel="00000000" w:rsidR="00000000" w:rsidRPr="00000000">
              <w:rPr>
                <w:rtl w:val="0"/>
              </w:rPr>
              <w:t xml:space="preserve">. Theories like Attention Restoration Theory and Stress Reduction Theory illustrate how natural environments help restore mental energy and reduce physiological stress. </w:t>
            </w:r>
            <w:ins w:author="Sonya Jakubec" w:id="547" w:date="2025-12-03T05:57:17Z">
              <w:r w:rsidDel="00000000" w:rsidR="00000000" w:rsidRPr="00000000">
                <w:rPr>
                  <w:rtl w:val="0"/>
                </w:rPr>
                <w:t xml:space="preserve">Nature connectedness is a measurable psychological construct that captures the relationship between people</w:t>
              </w:r>
            </w:ins>
            <w:ins w:author="Ashley Stoltz" w:id="548" w:date="2025-12-15T07:09:04Z">
              <w:r w:rsidDel="00000000" w:rsidR="00000000" w:rsidRPr="00000000">
                <w:rPr>
                  <w:rtl w:val="0"/>
                </w:rPr>
                <w:t xml:space="preserve">, </w:t>
              </w:r>
            </w:ins>
            <w:ins w:author="Sonya Jakubec" w:id="547" w:date="2025-12-03T05:57:17Z">
              <w:del w:author="Ashley Stoltz" w:id="548" w:date="2025-12-15T07:09:04Z">
                <w:r w:rsidDel="00000000" w:rsidR="00000000" w:rsidRPr="00000000">
                  <w:rPr>
                    <w:rtl w:val="0"/>
                  </w:rPr>
                  <w:delText xml:space="preserve"> and </w:delText>
                </w:r>
              </w:del>
              <w:r w:rsidDel="00000000" w:rsidR="00000000" w:rsidRPr="00000000">
                <w:rPr>
                  <w:rtl w:val="0"/>
                </w:rPr>
                <w:t xml:space="preserve">nature</w:t>
              </w:r>
            </w:ins>
            <w:ins w:author="Ashley Stoltz" w:id="549" w:date="2025-12-15T07:09:10Z">
              <w:r w:rsidDel="00000000" w:rsidR="00000000" w:rsidRPr="00000000">
                <w:rPr>
                  <w:rtl w:val="0"/>
                </w:rPr>
                <w:t xml:space="preserve">,</w:t>
              </w:r>
            </w:ins>
            <w:ins w:author="Sonya Jakubec" w:id="547" w:date="2025-12-03T05:57:17Z">
              <w:r w:rsidDel="00000000" w:rsidR="00000000" w:rsidRPr="00000000">
                <w:rPr>
                  <w:rtl w:val="0"/>
                </w:rPr>
                <w:t xml:space="preserve"> and influences on human emotion and functioning</w:t>
              </w:r>
            </w:ins>
            <w:ins w:author="Ashley Stoltz" w:id="550" w:date="2025-12-15T07:08:53Z">
              <w:r w:rsidDel="00000000" w:rsidR="00000000" w:rsidRPr="00000000">
                <w:rPr>
                  <w:rtl w:val="0"/>
                </w:rPr>
                <w:t xml:space="preserve">,</w:t>
              </w:r>
            </w:ins>
            <w:ins w:author="Sonya Jakubec" w:id="547" w:date="2025-12-03T05:57:17Z">
              <w:r w:rsidDel="00000000" w:rsidR="00000000" w:rsidRPr="00000000">
                <w:rPr>
                  <w:rtl w:val="0"/>
                </w:rPr>
                <w:t xml:space="preserve"> as well as aspects of nature conservation. </w:t>
              </w:r>
            </w:ins>
            <w:r w:rsidDel="00000000" w:rsidR="00000000" w:rsidRPr="00000000">
              <w:rPr>
                <w:rtl w:val="0"/>
              </w:rPr>
              <w:t xml:space="preserve">Understanding these benefits underscores the importance of integrating nature-based approaches into our strategies for coping with climate-related emotional distress.</w:t>
            </w:r>
          </w:p>
          <w:p w:rsidR="00000000" w:rsidDel="00000000" w:rsidP="00000000" w:rsidRDefault="00000000" w:rsidRPr="00000000" w14:paraId="00001962">
            <w:pPr>
              <w:pStyle w:val="Heading2"/>
              <w:spacing w:after="240" w:before="240" w:lineRule="auto"/>
              <w:rPr/>
            </w:pPr>
            <w:bookmarkStart w:colFirst="0" w:colLast="0" w:name="_a7s1t2ob0o8g" w:id="372"/>
            <w:bookmarkEnd w:id="372"/>
            <w:r w:rsidDel="00000000" w:rsidR="00000000" w:rsidRPr="00000000">
              <w:rPr>
                <w:rtl w:val="0"/>
              </w:rPr>
              <w:t xml:space="preserve">Why is Nature Exposure Important?</w:t>
            </w:r>
          </w:p>
          <w:p w:rsidR="00000000" w:rsidDel="00000000" w:rsidP="00000000" w:rsidRDefault="00000000" w:rsidRPr="00000000" w14:paraId="00001963">
            <w:pPr>
              <w:spacing w:after="240" w:before="240" w:lineRule="auto"/>
              <w:rPr/>
            </w:pPr>
            <w:r w:rsidDel="00000000" w:rsidR="00000000" w:rsidRPr="00000000">
              <w:rPr>
                <w:rtl w:val="0"/>
              </w:rPr>
              <w:t xml:space="preserve">Nature exposure plays a crucial role in enhancing mental health and overall well-being. It serves as a natural antidote to the stressors associated with modern life and climate change. By immersing ourselves in natural settings, we can experience significant reductions in stress, anxiety, and depression. Nature provides a sanctuary where individuals can escape the constant demands of urban environments, offering a space for relaxation and mental rejuvenation. </w:t>
            </w:r>
            <w:ins w:author="Sonya Jakubec" w:id="551" w:date="2025-12-03T06:08:01Z">
              <w:commentRangeStart w:id="325"/>
              <w:r w:rsidDel="00000000" w:rsidR="00000000" w:rsidRPr="00000000">
                <w:rPr>
                  <w:rtl w:val="0"/>
                </w:rPr>
                <w:t xml:space="preserve">Exposure and contact are found to be insufficient however, and </w:t>
              </w:r>
              <w:r w:rsidDel="00000000" w:rsidR="00000000" w:rsidRPr="00000000">
                <w:rPr>
                  <w:color w:val="333333"/>
                  <w:rtl w:val="0"/>
                </w:rPr>
                <w:t xml:space="preserve">a new more connected relationship that recognises that we are part of nature is found to be pivotal to achieving benefit for human and environmental health</w:t>
              </w:r>
              <w:r w:rsidDel="00000000" w:rsidR="00000000" w:rsidRPr="00000000">
                <w:rPr>
                  <w:color w:val="333333"/>
                  <w:sz w:val="26"/>
                  <w:szCs w:val="26"/>
                  <w:rtl w:val="0"/>
                </w:rPr>
                <w:t xml:space="preserve">.</w:t>
              </w:r>
              <w:r w:rsidDel="00000000" w:rsidR="00000000" w:rsidRPr="00000000">
                <w:rPr>
                  <w:rtl w:val="0"/>
                </w:rPr>
                <w:t xml:space="preserve"> </w:t>
              </w:r>
            </w:ins>
            <w:commentRangeEnd w:id="325"/>
            <w:r w:rsidDel="00000000" w:rsidR="00000000" w:rsidRPr="00000000">
              <w:commentReference w:id="325"/>
            </w:r>
            <w:r w:rsidDel="00000000" w:rsidR="00000000" w:rsidRPr="00000000">
              <w:rPr>
                <w:rtl w:val="0"/>
              </w:rPr>
              <w:t xml:space="preserve">This connection is not merely a luxury but a necessity for maintaining emotional balance and resilience in the face of environmental challenges.</w:t>
            </w:r>
          </w:p>
          <w:p w:rsidR="00000000" w:rsidDel="00000000" w:rsidP="00000000" w:rsidRDefault="00000000" w:rsidRPr="00000000" w14:paraId="00001964">
            <w:pPr>
              <w:pStyle w:val="Heading2"/>
              <w:spacing w:after="240" w:before="240" w:lineRule="auto"/>
              <w:rPr/>
            </w:pPr>
            <w:bookmarkStart w:colFirst="0" w:colLast="0" w:name="_y8r10vix24l" w:id="373"/>
            <w:bookmarkEnd w:id="373"/>
            <w:r w:rsidDel="00000000" w:rsidR="00000000" w:rsidRPr="00000000">
              <w:rPr>
                <w:rtl w:val="0"/>
              </w:rPr>
              <w:t xml:space="preserve">Biophilia and the Evolutionary Origins of Our Relationship With Nature</w:t>
            </w:r>
          </w:p>
          <w:p w:rsidR="00000000" w:rsidDel="00000000" w:rsidP="00000000" w:rsidRDefault="00000000" w:rsidRPr="00000000" w14:paraId="00001965">
            <w:pPr>
              <w:spacing w:after="240" w:before="240" w:lineRule="auto"/>
              <w:rPr/>
            </w:pPr>
            <w:r w:rsidDel="00000000" w:rsidR="00000000" w:rsidRPr="00000000">
              <w:rPr>
                <w:rtl w:val="0"/>
              </w:rPr>
              <w:t xml:space="preserve">The concept of biophilia, introduced by biologist E.O. Wilson, posits that humans are inherently drawn to connect with the living world. This natural inclination suggests that our relationship with nature is deeply rooted in our evolutionary history. Throughout millennia, humans have depended on nature for survival, finding solace and sustenance in the environment around </w:t>
            </w:r>
            <w:commentRangeStart w:id="326"/>
            <w:r w:rsidDel="00000000" w:rsidR="00000000" w:rsidRPr="00000000">
              <w:rPr>
                <w:rtl w:val="0"/>
              </w:rPr>
              <w:t xml:space="preserve">them</w:t>
            </w:r>
            <w:commentRangeEnd w:id="326"/>
            <w:r w:rsidDel="00000000" w:rsidR="00000000" w:rsidRPr="00000000">
              <w:commentReference w:id="326"/>
            </w:r>
            <w:r w:rsidDel="00000000" w:rsidR="00000000" w:rsidRPr="00000000">
              <w:rPr>
                <w:rtl w:val="0"/>
              </w:rPr>
              <w:t xml:space="preserve">. This evolutionary bond means that interactions with nature are not just enjoyable but essential for our </w:t>
            </w:r>
            <w:ins w:author="Ashley Stoltz" w:id="552" w:date="2025-12-15T07:14:26Z">
              <w:r w:rsidDel="00000000" w:rsidR="00000000" w:rsidRPr="00000000">
                <w:rPr>
                  <w:rtl w:val="0"/>
                </w:rPr>
                <w:t xml:space="preserve">physical and </w:t>
              </w:r>
            </w:ins>
            <w:r w:rsidDel="00000000" w:rsidR="00000000" w:rsidRPr="00000000">
              <w:rPr>
                <w:rtl w:val="0"/>
              </w:rPr>
              <w:t xml:space="preserve">psychological well-being. By understanding biophilia, we can better appreciate the profound impact that nature has on our mental health and the importance of maintaining this connection in our daily lives.</w:t>
            </w:r>
          </w:p>
          <w:p w:rsidR="00000000" w:rsidDel="00000000" w:rsidP="00000000" w:rsidRDefault="00000000" w:rsidRPr="00000000" w14:paraId="00001966">
            <w:pPr>
              <w:spacing w:after="240" w:before="240" w:lineRule="auto"/>
              <w:rPr/>
            </w:pPr>
            <w:r w:rsidDel="00000000" w:rsidR="00000000" w:rsidRPr="00000000">
              <w:rPr>
                <w:rtl w:val="0"/>
              </w:rPr>
            </w:r>
          </w:p>
          <w:tbl>
            <w:tblPr>
              <w:tblStyle w:val="Table186"/>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967">
                  <w:pPr>
                    <w:pStyle w:val="Heading2"/>
                    <w:spacing w:after="240" w:before="240" w:lineRule="auto"/>
                    <w:rPr/>
                  </w:pPr>
                  <w:bookmarkStart w:colFirst="0" w:colLast="0" w:name="_dn3fo5oxzl53" w:id="374"/>
                  <w:bookmarkEnd w:id="374"/>
                  <w:r w:rsidDel="00000000" w:rsidR="00000000" w:rsidRPr="00000000">
                    <w:rPr>
                      <w:rtl w:val="0"/>
                    </w:rPr>
                    <w:t xml:space="preserve">What are the Psychological and Other Benefits of Spending Time in Nature and Engaging with Nature?</w:t>
                  </w:r>
                </w:p>
                <w:p w:rsidR="00000000" w:rsidDel="00000000" w:rsidP="00000000" w:rsidRDefault="00000000" w:rsidRPr="00000000" w14:paraId="00001968">
                  <w:pPr>
                    <w:spacing w:after="240" w:before="240" w:lineRule="auto"/>
                    <w:rPr/>
                  </w:pPr>
                  <w:r w:rsidDel="00000000" w:rsidR="00000000" w:rsidRPr="00000000">
                    <w:rPr>
                      <w:rtl w:val="0"/>
                    </w:rPr>
                    <w:t xml:space="preserve">Spending time in nature offers a myriad of psychological and physiological benefits that contribute to enhanced mental health. These benefits can be categorized into several key areas:</w:t>
                  </w:r>
                </w:p>
                <w:p w:rsidR="00000000" w:rsidDel="00000000" w:rsidP="00000000" w:rsidRDefault="00000000" w:rsidRPr="00000000" w14:paraId="00001969">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96A">
                  <w:pPr>
                    <w:numPr>
                      <w:ilvl w:val="0"/>
                      <w:numId w:val="299"/>
                    </w:numPr>
                    <w:spacing w:after="240" w:before="240" w:lineRule="auto"/>
                    <w:ind w:left="720" w:hanging="360"/>
                    <w:rPr>
                      <w:b w:val="1"/>
                      <w:bCs w:val="1"/>
                    </w:rPr>
                  </w:pPr>
                  <w:r w:rsidDel="00000000" w:rsidR="00000000" w:rsidRPr="00000000">
                    <w:rPr>
                      <w:b w:val="1"/>
                      <w:bCs w:val="1"/>
                      <w:u w:val="single"/>
                      <w:rtl w:val="0"/>
                    </w:rPr>
                    <w:t xml:space="preserve">Restoration of Mental Energy</w:t>
                  </w:r>
                </w:p>
                <w:p w:rsidR="00000000" w:rsidDel="00000000" w:rsidP="00000000" w:rsidRDefault="00000000" w:rsidRPr="00000000" w14:paraId="0000196B">
                  <w:pPr>
                    <w:spacing w:after="240" w:before="240" w:lineRule="auto"/>
                    <w:ind w:left="720" w:firstLine="0"/>
                    <w:rPr/>
                  </w:pPr>
                  <w:r w:rsidDel="00000000" w:rsidR="00000000" w:rsidRPr="00000000">
                    <w:rPr>
                      <w:rtl w:val="0"/>
                    </w:rPr>
                    <w:t xml:space="preserve">Attention Restoration Theory suggests that natural settings allow our overstimulated minds to rest and recharge by providing effortless, gentle stimuli. Unlike the constant demands of urban environments or digital screens, nature engages our attention in a way that is both soothing and restorative.</w:t>
                  </w:r>
                </w:p>
                <w:p w:rsidR="00000000" w:rsidDel="00000000" w:rsidP="00000000" w:rsidRDefault="00000000" w:rsidRPr="00000000" w14:paraId="0000196C">
                  <w:pPr>
                    <w:numPr>
                      <w:ilvl w:val="0"/>
                      <w:numId w:val="299"/>
                    </w:numPr>
                    <w:spacing w:after="240" w:before="240" w:lineRule="auto"/>
                    <w:ind w:left="720" w:hanging="360"/>
                  </w:pPr>
                  <w:r w:rsidDel="00000000" w:rsidR="00000000" w:rsidRPr="00000000">
                    <w:rPr>
                      <w:b w:val="1"/>
                      <w:bCs w:val="1"/>
                      <w:u w:val="single"/>
                      <w:rtl w:val="0"/>
                    </w:rPr>
                    <w:t xml:space="preserve">Reduction of Physiological Stress</w:t>
                  </w:r>
                </w:p>
                <w:p w:rsidR="00000000" w:rsidDel="00000000" w:rsidP="00000000" w:rsidRDefault="00000000" w:rsidRPr="00000000" w14:paraId="0000196D">
                  <w:pPr>
                    <w:spacing w:after="240" w:before="240" w:lineRule="auto"/>
                    <w:ind w:left="720" w:firstLine="0"/>
                    <w:rPr/>
                  </w:pPr>
                  <w:r w:rsidDel="00000000" w:rsidR="00000000" w:rsidRPr="00000000">
                    <w:rPr>
                      <w:rtl w:val="0"/>
                    </w:rPr>
                    <w:t xml:space="preserve">Stress Reduction Theory highlights how exposure to natural environments can lower stress hormone levels, reduce heart rate, and decrease blood pressure. These physiological changes offer a tangible reprieve from the pressures of climate-related stressors.</w:t>
                  </w:r>
                </w:p>
                <w:p w:rsidR="00000000" w:rsidDel="00000000" w:rsidP="00000000" w:rsidRDefault="00000000" w:rsidRPr="00000000" w14:paraId="0000196E">
                  <w:pPr>
                    <w:numPr>
                      <w:ilvl w:val="0"/>
                      <w:numId w:val="299"/>
                    </w:numPr>
                    <w:spacing w:after="240" w:before="240" w:lineRule="auto"/>
                    <w:ind w:left="720" w:hanging="360"/>
                    <w:rPr>
                      <w:b w:val="1"/>
                      <w:bCs w:val="1"/>
                    </w:rPr>
                  </w:pPr>
                  <w:r w:rsidDel="00000000" w:rsidR="00000000" w:rsidRPr="00000000">
                    <w:rPr>
                      <w:b w:val="1"/>
                      <w:bCs w:val="1"/>
                      <w:u w:val="single"/>
                      <w:rtl w:val="0"/>
                    </w:rPr>
                    <w:t xml:space="preserve">Enhancement of Mood and Emotional Well-Being</w:t>
                  </w:r>
                </w:p>
                <w:p w:rsidR="00000000" w:rsidDel="00000000" w:rsidP="00000000" w:rsidRDefault="00000000" w:rsidRPr="00000000" w14:paraId="0000196F">
                  <w:pPr>
                    <w:spacing w:after="240" w:before="240" w:lineRule="auto"/>
                    <w:ind w:left="720" w:firstLine="0"/>
                    <w:rPr/>
                  </w:pPr>
                  <w:r w:rsidDel="00000000" w:rsidR="00000000" w:rsidRPr="00000000">
                    <w:rPr>
                      <w:rtl w:val="0"/>
                    </w:rPr>
                    <w:t xml:space="preserve">Engaging with nature fosters a sense of connectedness and belonging, essential for emotional well-being. Activities such as gardening, hiking, or simply observing wildlife can enhance mood, increase feelings of happiness, and reduce symptoms of anxiety and depression.</w:t>
                  </w:r>
                </w:p>
                <w:p w:rsidR="00000000" w:rsidDel="00000000" w:rsidP="00000000" w:rsidRDefault="00000000" w:rsidRPr="00000000" w14:paraId="00001970">
                  <w:pPr>
                    <w:numPr>
                      <w:ilvl w:val="0"/>
                      <w:numId w:val="299"/>
                    </w:numPr>
                    <w:spacing w:after="240" w:before="240" w:lineRule="auto"/>
                    <w:ind w:left="720" w:hanging="360"/>
                  </w:pPr>
                  <w:r w:rsidDel="00000000" w:rsidR="00000000" w:rsidRPr="00000000">
                    <w:rPr>
                      <w:b w:val="1"/>
                      <w:bCs w:val="1"/>
                      <w:u w:val="single"/>
                      <w:rtl w:val="0"/>
                    </w:rPr>
                    <w:t xml:space="preserve">Promotion of Physical Activity</w:t>
                  </w:r>
                </w:p>
                <w:p w:rsidR="00000000" w:rsidDel="00000000" w:rsidP="00000000" w:rsidRDefault="00000000" w:rsidRPr="00000000" w14:paraId="00001971">
                  <w:pPr>
                    <w:spacing w:after="240" w:before="240" w:lineRule="auto"/>
                    <w:ind w:left="720" w:firstLine="0"/>
                    <w:rPr/>
                  </w:pPr>
                  <w:r w:rsidDel="00000000" w:rsidR="00000000" w:rsidRPr="00000000">
                    <w:rPr>
                      <w:rtl w:val="0"/>
                    </w:rPr>
                    <w:t xml:space="preserve">Nature encourages physical movement, which is closely linked to improved mental health outcomes. Walking, cycling, and other outdoor activities not only benefit physical health but also contribute to emotional resilience.</w:t>
                  </w:r>
                </w:p>
                <w:p w:rsidR="00000000" w:rsidDel="00000000" w:rsidP="00000000" w:rsidRDefault="00000000" w:rsidRPr="00000000" w14:paraId="00001972">
                  <w:pPr>
                    <w:numPr>
                      <w:ilvl w:val="0"/>
                      <w:numId w:val="299"/>
                    </w:numPr>
                    <w:spacing w:after="240" w:before="240" w:lineRule="auto"/>
                    <w:ind w:left="720" w:hanging="360"/>
                  </w:pPr>
                  <w:r w:rsidDel="00000000" w:rsidR="00000000" w:rsidRPr="00000000">
                    <w:rPr>
                      <w:b w:val="1"/>
                      <w:bCs w:val="1"/>
                      <w:u w:val="single"/>
                      <w:rtl w:val="0"/>
                    </w:rPr>
                    <w:t xml:space="preserve">Fostering Social Connections</w:t>
                  </w:r>
                </w:p>
                <w:p w:rsidR="00000000" w:rsidDel="00000000" w:rsidP="00000000" w:rsidRDefault="00000000" w:rsidRPr="00000000" w14:paraId="00001973">
                  <w:pPr>
                    <w:spacing w:after="240" w:before="240" w:lineRule="auto"/>
                    <w:ind w:left="720" w:firstLine="0"/>
                    <w:rPr/>
                  </w:pPr>
                  <w:r w:rsidDel="00000000" w:rsidR="00000000" w:rsidRPr="00000000">
                    <w:rPr>
                      <w:rtl w:val="0"/>
                    </w:rPr>
                    <w:t xml:space="preserve">Participating in nature-based activities can strengthen social bonds and build community resilience. Shared experiences in natural settings promote a sense of camaraderie and collective well-being.</w:t>
                  </w:r>
                </w:p>
                <w:p w:rsidR="00000000" w:rsidDel="00000000" w:rsidP="00000000" w:rsidRDefault="00000000" w:rsidRPr="00000000" w14:paraId="00001974">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1975">
            <w:pPr>
              <w:spacing w:after="240" w:before="240" w:lineRule="auto"/>
              <w:rPr/>
            </w:pPr>
            <w:r w:rsidDel="00000000" w:rsidR="00000000" w:rsidRPr="00000000">
              <w:rPr>
                <w:rtl w:val="0"/>
              </w:rPr>
            </w:r>
          </w:p>
          <w:p w:rsidR="00000000" w:rsidDel="00000000" w:rsidP="00000000" w:rsidRDefault="00000000" w:rsidRPr="00000000" w14:paraId="00001976">
            <w:pPr>
              <w:spacing w:after="240" w:before="240" w:lineRule="auto"/>
              <w:rPr>
                <w:b w:val="1"/>
                <w:bCs w:val="1"/>
              </w:rPr>
            </w:pPr>
            <w:r w:rsidDel="00000000" w:rsidR="00000000" w:rsidRPr="00000000">
              <w:rPr>
                <w:rtl w:val="0"/>
              </w:rPr>
            </w:r>
          </w:p>
          <w:tbl>
            <w:tblPr>
              <w:tblStyle w:val="Table187"/>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977">
                  <w:pPr>
                    <w:pStyle w:val="Heading2"/>
                    <w:spacing w:after="240" w:before="240" w:lineRule="auto"/>
                    <w:rPr/>
                  </w:pPr>
                  <w:bookmarkStart w:colFirst="0" w:colLast="0" w:name="_qgsfnbfd7e16" w:id="375"/>
                  <w:bookmarkEnd w:id="375"/>
                  <w:r w:rsidDel="00000000" w:rsidR="00000000" w:rsidRPr="00000000">
                    <w:rPr>
                      <w:rtl w:val="0"/>
                    </w:rPr>
                    <w:t xml:space="preserve">What Important Theories Link Nature and Wellbeing?</w:t>
                  </w:r>
                </w:p>
                <w:p w:rsidR="00000000" w:rsidDel="00000000" w:rsidP="00000000" w:rsidRDefault="00000000" w:rsidRPr="00000000" w14:paraId="00001978">
                  <w:pPr>
                    <w:spacing w:after="240" w:before="240" w:lineRule="auto"/>
                    <w:rPr/>
                  </w:pPr>
                  <w:r w:rsidDel="00000000" w:rsidR="00000000" w:rsidRPr="00000000">
                    <w:rPr>
                      <w:rtl w:val="0"/>
                    </w:rPr>
                    <w:t xml:space="preserve">Several key theories underpin the connection between nature and well-being, providing a framework for understanding how natural environments influence mental health:</w:t>
                  </w:r>
                </w:p>
                <w:p w:rsidR="00000000" w:rsidDel="00000000" w:rsidP="00000000" w:rsidRDefault="00000000" w:rsidRPr="00000000" w14:paraId="00001979">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97A">
                  <w:pPr>
                    <w:numPr>
                      <w:ilvl w:val="0"/>
                      <w:numId w:val="294"/>
                    </w:numPr>
                    <w:spacing w:after="240" w:before="240" w:lineRule="auto"/>
                    <w:ind w:left="720" w:hanging="360"/>
                    <w:rPr>
                      <w:b w:val="1"/>
                      <w:bCs w:val="1"/>
                    </w:rPr>
                  </w:pPr>
                  <w:r w:rsidDel="00000000" w:rsidR="00000000" w:rsidRPr="00000000">
                    <w:rPr>
                      <w:b w:val="1"/>
                      <w:bCs w:val="1"/>
                      <w:u w:val="single"/>
                      <w:rtl w:val="0"/>
                    </w:rPr>
                    <w:t xml:space="preserve">Attention Restoration Theory (ART)</w:t>
                  </w:r>
                </w:p>
                <w:p w:rsidR="00000000" w:rsidDel="00000000" w:rsidP="00000000" w:rsidRDefault="00000000" w:rsidRPr="00000000" w14:paraId="0000197B">
                  <w:pPr>
                    <w:spacing w:after="240" w:before="240" w:lineRule="auto"/>
                    <w:ind w:left="720" w:firstLine="0"/>
                    <w:rPr/>
                  </w:pPr>
                  <w:r w:rsidDel="00000000" w:rsidR="00000000" w:rsidRPr="00000000">
                    <w:rPr>
                      <w:rtl w:val="0"/>
                    </w:rPr>
                    <w:t xml:space="preserve">ART posits that natural environments help restore depleted cognitive resources by offering settings that engage attention effortlessly. This restoration enhances concentration, creativity, and overall cognitive functioning.</w:t>
                  </w:r>
                </w:p>
                <w:p w:rsidR="00000000" w:rsidDel="00000000" w:rsidP="00000000" w:rsidRDefault="00000000" w:rsidRPr="00000000" w14:paraId="0000197C">
                  <w:pPr>
                    <w:numPr>
                      <w:ilvl w:val="0"/>
                      <w:numId w:val="294"/>
                    </w:numPr>
                    <w:spacing w:after="240" w:before="240" w:lineRule="auto"/>
                    <w:ind w:left="720" w:hanging="360"/>
                  </w:pPr>
                  <w:r w:rsidDel="00000000" w:rsidR="00000000" w:rsidRPr="00000000">
                    <w:rPr>
                      <w:b w:val="1"/>
                      <w:bCs w:val="1"/>
                      <w:u w:val="single"/>
                      <w:rtl w:val="0"/>
                    </w:rPr>
                    <w:t xml:space="preserve">Stress Reduction Theory (SRT)</w:t>
                  </w:r>
                </w:p>
                <w:p w:rsidR="00000000" w:rsidDel="00000000" w:rsidP="00000000" w:rsidRDefault="00000000" w:rsidRPr="00000000" w14:paraId="0000197D">
                  <w:pPr>
                    <w:spacing w:after="240" w:before="240" w:lineRule="auto"/>
                    <w:ind w:left="720" w:firstLine="0"/>
                    <w:rPr/>
                  </w:pPr>
                  <w:r w:rsidDel="00000000" w:rsidR="00000000" w:rsidRPr="00000000">
                    <w:rPr>
                      <w:rtl w:val="0"/>
                    </w:rPr>
                    <w:t xml:space="preserve">SRT suggests that natural environments have a calming effect on the nervous system, reducing physiological indicators of stress such as heart rate and cortisol levels. This theory highlights the immediate and measurable benefits of spending time in nature for stress management and emotional regulation.</w:t>
                  </w:r>
                </w:p>
                <w:p w:rsidR="00000000" w:rsidDel="00000000" w:rsidP="00000000" w:rsidRDefault="00000000" w:rsidRPr="00000000" w14:paraId="0000197E">
                  <w:pPr>
                    <w:numPr>
                      <w:ilvl w:val="0"/>
                      <w:numId w:val="294"/>
                    </w:numPr>
                    <w:spacing w:after="240" w:before="240" w:lineRule="auto"/>
                    <w:ind w:left="720" w:hanging="360"/>
                  </w:pPr>
                  <w:r w:rsidDel="00000000" w:rsidR="00000000" w:rsidRPr="00000000">
                    <w:rPr>
                      <w:b w:val="1"/>
                      <w:bCs w:val="1"/>
                      <w:u w:val="single"/>
                      <w:rtl w:val="0"/>
                    </w:rPr>
                    <w:t xml:space="preserve">Biophilia Hypothesis</w:t>
                  </w:r>
                </w:p>
                <w:p w:rsidR="00000000" w:rsidDel="00000000" w:rsidP="00000000" w:rsidRDefault="00000000" w:rsidRPr="00000000" w14:paraId="0000197F">
                  <w:pPr>
                    <w:spacing w:after="240" w:before="240" w:lineRule="auto"/>
                    <w:ind w:left="720" w:firstLine="0"/>
                    <w:rPr/>
                  </w:pPr>
                  <w:r w:rsidDel="00000000" w:rsidR="00000000" w:rsidRPr="00000000">
                    <w:rPr>
                      <w:rtl w:val="0"/>
                    </w:rPr>
                    <w:t xml:space="preserve">The Biophilia Hypothesis emphasizes the innate human affinity for nature, suggesting that our well-being is intrinsically linked to our interactions with the natural world. This hypothesis underscores the importance of maintaining a strong connection with nature for optimal mental health.</w:t>
                  </w:r>
                </w:p>
                <w:p w:rsidR="00000000" w:rsidDel="00000000" w:rsidP="00000000" w:rsidRDefault="00000000" w:rsidRPr="00000000" w14:paraId="00001980">
                  <w:pPr>
                    <w:numPr>
                      <w:ilvl w:val="0"/>
                      <w:numId w:val="294"/>
                    </w:numPr>
                    <w:spacing w:after="240" w:before="240" w:lineRule="auto"/>
                    <w:ind w:left="720" w:hanging="360"/>
                    <w:rPr>
                      <w:ins w:author="Sonya Jakubec" w:id="553" w:date="2025-12-03T05:59:49Z"/>
                    </w:rPr>
                  </w:pPr>
                  <w:ins w:author="Sonya Jakubec" w:id="553" w:date="2025-12-03T05:59:49Z">
                    <w:r w:rsidDel="00000000" w:rsidR="00000000" w:rsidRPr="00000000">
                      <w:rPr>
                        <w:b w:val="1"/>
                        <w:bCs w:val="1"/>
                        <w:u w:val="single"/>
                        <w:rtl w:val="0"/>
                      </w:rPr>
                      <w:t xml:space="preserve">Nature Connectedness</w:t>
                    </w:r>
                  </w:ins>
                </w:p>
                <w:p w:rsidR="00000000" w:rsidDel="00000000" w:rsidP="00000000" w:rsidRDefault="00000000" w:rsidRPr="00000000" w14:paraId="00001981">
                  <w:pPr>
                    <w:spacing w:after="240" w:before="240" w:lineRule="auto"/>
                    <w:ind w:left="720" w:firstLine="0"/>
                    <w:rPr>
                      <w:ins w:author="Sonya Jakubec" w:id="553" w:date="2025-12-03T05:59:49Z"/>
                      <w:b w:val="1"/>
                      <w:bCs w:val="1"/>
                      <w:u w:val="single"/>
                    </w:rPr>
                  </w:pPr>
                  <w:ins w:author="Sonya Jakubec" w:id="553" w:date="2025-12-03T05:59:49Z">
                    <w:r w:rsidDel="00000000" w:rsidR="00000000" w:rsidRPr="00000000">
                      <w:rPr>
                        <w:color w:val="333333"/>
                        <w:rtl w:val="0"/>
                      </w:rPr>
                      <w:t xml:space="preserve">Nature connectedness is a measurable psychological construct that moves beyond contact with nature to an individual’s sense of their relationship with the natural world. Expanded understanding of people’s connection to nature</w:t>
                    </w:r>
                  </w:ins>
                  <w:ins w:author="Ashley Stoltz" w:id="554" w:date="2025-12-15T07:25:41Z">
                    <w:r w:rsidDel="00000000" w:rsidR="00000000" w:rsidRPr="00000000">
                      <w:rPr>
                        <w:color w:val="333333"/>
                        <w:rtl w:val="0"/>
                      </w:rPr>
                      <w:t xml:space="preserve"> </w:t>
                    </w:r>
                  </w:ins>
                  <w:ins w:author="Sonya Jakubec" w:id="553" w:date="2025-12-03T05:59:49Z">
                    <w:del w:author="Ashley Stoltz" w:id="554" w:date="2025-12-15T07:25:41Z">
                      <w:r w:rsidDel="00000000" w:rsidR="00000000" w:rsidRPr="00000000">
                        <w:rPr>
                          <w:color w:val="333333"/>
                          <w:rtl w:val="0"/>
                        </w:rPr>
                        <w:delText xml:space="preserve">, in</w:delText>
                      </w:r>
                    </w:del>
                    <w:r w:rsidDel="00000000" w:rsidR="00000000" w:rsidRPr="00000000">
                      <w:rPr>
                        <w:color w:val="333333"/>
                        <w:rtl w:val="0"/>
                      </w:rPr>
                      <w:t xml:space="preserve">tends to bring about associated benefits in wellbeing and conservation behaviour.</w:t>
                    </w:r>
                    <w:r w:rsidDel="00000000" w:rsidR="00000000" w:rsidRPr="00000000">
                      <w:rPr>
                        <w:b w:val="1"/>
                        <w:bCs w:val="1"/>
                        <w:color w:val="333333"/>
                        <w:u w:val="single"/>
                        <w:rtl w:val="0"/>
                      </w:rPr>
                      <w:t xml:space="preserve"> </w:t>
                    </w:r>
                    <w:r w:rsidDel="00000000" w:rsidR="00000000" w:rsidRPr="00000000">
                      <w:rPr>
                        <w:rtl w:val="0"/>
                      </w:rPr>
                    </w:r>
                  </w:ins>
                </w:p>
                <w:p w:rsidR="00000000" w:rsidDel="00000000" w:rsidP="00000000" w:rsidRDefault="00000000" w:rsidRPr="00000000" w14:paraId="00001982">
                  <w:pPr>
                    <w:numPr>
                      <w:ilvl w:val="0"/>
                      <w:numId w:val="294"/>
                    </w:numPr>
                    <w:spacing w:after="240" w:before="240" w:lineRule="auto"/>
                    <w:ind w:left="720" w:hanging="360"/>
                  </w:pPr>
                  <w:r w:rsidDel="00000000" w:rsidR="00000000" w:rsidRPr="00000000">
                    <w:rPr>
                      <w:b w:val="1"/>
                      <w:bCs w:val="1"/>
                      <w:u w:val="single"/>
                      <w:rtl w:val="0"/>
                    </w:rPr>
                    <w:t xml:space="preserve">Ecological Systems Theory</w:t>
                  </w:r>
                </w:p>
                <w:p w:rsidR="00000000" w:rsidDel="00000000" w:rsidP="00000000" w:rsidRDefault="00000000" w:rsidRPr="00000000" w14:paraId="00001983">
                  <w:pPr>
                    <w:spacing w:after="240" w:before="240" w:lineRule="auto"/>
                    <w:ind w:left="720" w:firstLine="0"/>
                    <w:rPr/>
                  </w:pPr>
                  <w:r w:rsidDel="00000000" w:rsidR="00000000" w:rsidRPr="00000000">
                    <w:rPr>
                      <w:rtl w:val="0"/>
                    </w:rPr>
                    <w:t xml:space="preserve">Ecological Systems Theory explores how individuals interact with their environments, including natural settings, to influence their development and well-being. It emphasizes the dynamic interplay between personal and environmental factors in shaping mental health outcomes.</w:t>
                  </w:r>
                </w:p>
                <w:p w:rsidR="00000000" w:rsidDel="00000000" w:rsidP="00000000" w:rsidRDefault="00000000" w:rsidRPr="00000000" w14:paraId="00001984">
                  <w:pPr>
                    <w:numPr>
                      <w:ilvl w:val="0"/>
                      <w:numId w:val="294"/>
                    </w:numPr>
                    <w:spacing w:after="240" w:before="240" w:lineRule="auto"/>
                    <w:ind w:left="720" w:hanging="360"/>
                    <w:rPr>
                      <w:b w:val="1"/>
                      <w:bCs w:val="1"/>
                    </w:rPr>
                  </w:pPr>
                  <w:r w:rsidDel="00000000" w:rsidR="00000000" w:rsidRPr="00000000">
                    <w:rPr>
                      <w:b w:val="1"/>
                      <w:bCs w:val="1"/>
                      <w:u w:val="single"/>
                      <w:rtl w:val="0"/>
                    </w:rPr>
                    <w:t xml:space="preserve">Ecopsychology</w:t>
                  </w:r>
                </w:p>
                <w:p w:rsidR="00000000" w:rsidDel="00000000" w:rsidP="00000000" w:rsidRDefault="00000000" w:rsidRPr="00000000" w14:paraId="00001985">
                  <w:pPr>
                    <w:spacing w:after="240" w:before="240" w:lineRule="auto"/>
                    <w:ind w:left="720" w:firstLine="0"/>
                    <w:rPr>
                      <w:ins w:author="Sonya Jakubec" w:id="555" w:date="2025-12-03T05:59:23Z"/>
                    </w:rPr>
                  </w:pPr>
                  <w:r w:rsidDel="00000000" w:rsidR="00000000" w:rsidRPr="00000000">
                    <w:rPr>
                      <w:rtl w:val="0"/>
                    </w:rPr>
                    <w:t xml:space="preserve">Ecopsychology examines the psychological relationship between humans and the Earth, advocating for a deeper understanding of how environmental degradation affects mental health. It promotes the integration of ecological awareness into therapeutic practices to enhance emotional resilience.</w:t>
                  </w:r>
                  <w:ins w:author="Sonya Jakubec" w:id="555" w:date="2025-12-03T05:59:23Z">
                    <w:r w:rsidDel="00000000" w:rsidR="00000000" w:rsidRPr="00000000">
                      <w:rPr>
                        <w:rtl w:val="0"/>
                      </w:rPr>
                    </w:r>
                  </w:ins>
                </w:p>
                <w:p w:rsidR="00000000" w:rsidDel="00000000" w:rsidP="00000000" w:rsidRDefault="00000000" w:rsidRPr="00000000" w14:paraId="00001986">
                  <w:pPr>
                    <w:spacing w:after="240" w:before="240" w:lineRule="auto"/>
                    <w:rPr/>
                  </w:pPr>
                  <w:r w:rsidDel="00000000" w:rsidR="00000000" w:rsidRPr="00000000">
                    <w:rPr>
                      <w:rtl w:val="0"/>
                    </w:rPr>
                  </w:r>
                </w:p>
                <w:p w:rsidR="00000000" w:rsidDel="00000000" w:rsidP="00000000" w:rsidRDefault="00000000" w:rsidRPr="00000000" w14:paraId="00001987">
                  <w:pPr>
                    <w:spacing w:after="240" w:before="240" w:lineRule="auto"/>
                    <w:rPr>
                      <w:b w:val="1"/>
                      <w:bCs w:val="1"/>
                      <w:color w:val="ffffff"/>
                      <w:shd w:fill="920000" w:val="clear"/>
                    </w:rPr>
                  </w:pPr>
                  <w:r w:rsidDel="00000000" w:rsidR="00000000" w:rsidRPr="00000000">
                    <w:rPr>
                      <w:color w:val="ffffff"/>
                      <w:shd w:fill="920000" w:val="clear"/>
                      <w:rtl w:val="0"/>
                    </w:rPr>
                    <w:t xml:space="preserve">[END DROP DOWN]</w:t>
                  </w:r>
                  <w:r w:rsidDel="00000000" w:rsidR="00000000" w:rsidRPr="00000000">
                    <w:rPr>
                      <w:rtl w:val="0"/>
                    </w:rPr>
                  </w:r>
                </w:p>
              </w:tc>
            </w:tr>
          </w:tbl>
          <w:p w:rsidR="00000000" w:rsidDel="00000000" w:rsidP="00000000" w:rsidRDefault="00000000" w:rsidRPr="00000000" w14:paraId="00001988">
            <w:pPr>
              <w:spacing w:after="240" w:before="240" w:lineRule="auto"/>
              <w:rPr>
                <w:b w:val="1"/>
                <w:bCs w:val="1"/>
              </w:rPr>
            </w:pPr>
            <w:r w:rsidDel="00000000" w:rsidR="00000000" w:rsidRPr="00000000">
              <w:rPr>
                <w:rtl w:val="0"/>
              </w:rPr>
            </w:r>
          </w:p>
          <w:p w:rsidR="00000000" w:rsidDel="00000000" w:rsidP="00000000" w:rsidRDefault="00000000" w:rsidRPr="00000000" w14:paraId="00001989">
            <w:pPr>
              <w:spacing w:after="240" w:before="240" w:lineRule="auto"/>
              <w:rPr>
                <w:b w:val="1"/>
                <w:bCs w:val="1"/>
              </w:rPr>
            </w:pPr>
            <w:r w:rsidDel="00000000" w:rsidR="00000000" w:rsidRPr="00000000">
              <w:rPr>
                <w:rtl w:val="0"/>
              </w:rPr>
            </w:r>
          </w:p>
          <w:tbl>
            <w:tblPr>
              <w:tblStyle w:val="Table188"/>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98A">
                  <w:pPr>
                    <w:pStyle w:val="Heading2"/>
                    <w:spacing w:after="240" w:before="240" w:lineRule="auto"/>
                    <w:rPr/>
                  </w:pPr>
                  <w:bookmarkStart w:colFirst="0" w:colLast="0" w:name="_4mos0bac9n1u" w:id="376"/>
                  <w:bookmarkEnd w:id="376"/>
                  <w:r w:rsidDel="00000000" w:rsidR="00000000" w:rsidRPr="00000000">
                    <w:rPr>
                      <w:rtl w:val="0"/>
                    </w:rPr>
                    <w:t xml:space="preserve">What Factors Shape People's Attitudes Towards and Relationship With Nature?</w:t>
                  </w:r>
                </w:p>
                <w:p w:rsidR="00000000" w:rsidDel="00000000" w:rsidP="00000000" w:rsidRDefault="00000000" w:rsidRPr="00000000" w14:paraId="0000198B">
                  <w:pPr>
                    <w:spacing w:after="240" w:before="240" w:lineRule="auto"/>
                    <w:rPr/>
                  </w:pPr>
                  <w:r w:rsidDel="00000000" w:rsidR="00000000" w:rsidRPr="00000000">
                    <w:rPr>
                      <w:rtl w:val="0"/>
                    </w:rPr>
                    <w:t xml:space="preserve">Individuals' attitudes towards and relationships with nature are influenced by a variety of factors, including personal history, cultural background, and current life circumstances. These factors determine how people engage with and derive benefits from natural environments:</w:t>
                  </w:r>
                </w:p>
                <w:p w:rsidR="00000000" w:rsidDel="00000000" w:rsidP="00000000" w:rsidRDefault="00000000" w:rsidRPr="00000000" w14:paraId="0000198C">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98D">
                  <w:pPr>
                    <w:numPr>
                      <w:ilvl w:val="0"/>
                      <w:numId w:val="39"/>
                    </w:numPr>
                    <w:spacing w:after="240" w:before="240" w:lineRule="auto"/>
                    <w:ind w:left="720" w:hanging="360"/>
                    <w:rPr>
                      <w:b w:val="1"/>
                      <w:bCs w:val="1"/>
                    </w:rPr>
                  </w:pPr>
                  <w:r w:rsidDel="00000000" w:rsidR="00000000" w:rsidRPr="00000000">
                    <w:rPr>
                      <w:b w:val="1"/>
                      <w:bCs w:val="1"/>
                      <w:rtl w:val="0"/>
                    </w:rPr>
                    <w:t xml:space="preserve">Personal Experiences </w:t>
                  </w:r>
                </w:p>
                <w:p w:rsidR="00000000" w:rsidDel="00000000" w:rsidP="00000000" w:rsidRDefault="00000000" w:rsidRPr="00000000" w14:paraId="0000198E">
                  <w:pPr>
                    <w:spacing w:after="240" w:before="240" w:lineRule="auto"/>
                    <w:ind w:left="720" w:firstLine="0"/>
                    <w:rPr/>
                  </w:pPr>
                  <w:r w:rsidDel="00000000" w:rsidR="00000000" w:rsidRPr="00000000">
                    <w:rPr>
                      <w:rtl w:val="0"/>
                    </w:rPr>
                    <w:t xml:space="preserve">Early interactions with nature, such as childhood outdoor activities or significant life events in natural settings, can shape one's affinity for the environment. Positive experiences foster a lifelong appreciation, while negative associations may create barriers to engagement.</w:t>
                  </w:r>
                </w:p>
                <w:p w:rsidR="00000000" w:rsidDel="00000000" w:rsidP="00000000" w:rsidRDefault="00000000" w:rsidRPr="00000000" w14:paraId="0000198F">
                  <w:pPr>
                    <w:numPr>
                      <w:ilvl w:val="0"/>
                      <w:numId w:val="39"/>
                    </w:numPr>
                    <w:spacing w:after="240" w:before="240" w:lineRule="auto"/>
                    <w:ind w:left="720" w:hanging="360"/>
                    <w:rPr>
                      <w:b w:val="1"/>
                      <w:bCs w:val="1"/>
                    </w:rPr>
                  </w:pPr>
                  <w:r w:rsidDel="00000000" w:rsidR="00000000" w:rsidRPr="00000000">
                    <w:rPr>
                      <w:b w:val="1"/>
                      <w:bCs w:val="1"/>
                      <w:rtl w:val="0"/>
                    </w:rPr>
                    <w:t xml:space="preserve">Cultural Background</w:t>
                  </w:r>
                </w:p>
                <w:p w:rsidR="00000000" w:rsidDel="00000000" w:rsidP="00000000" w:rsidRDefault="00000000" w:rsidRPr="00000000" w14:paraId="00001990">
                  <w:pPr>
                    <w:spacing w:after="240" w:before="240" w:lineRule="auto"/>
                    <w:ind w:left="720" w:firstLine="0"/>
                    <w:rPr/>
                  </w:pPr>
                  <w:r w:rsidDel="00000000" w:rsidR="00000000" w:rsidRPr="00000000">
                    <w:rPr>
                      <w:rtl w:val="0"/>
                    </w:rPr>
                    <w:t xml:space="preserve">Cultural beliefs and traditions play a significant role in shaping attitudes towards nature. For instance, Indigenous communities often have a profound spiritual connection to the land, which informs their environmental stewardship practices.</w:t>
                  </w:r>
                </w:p>
                <w:p w:rsidR="00000000" w:rsidDel="00000000" w:rsidP="00000000" w:rsidRDefault="00000000" w:rsidRPr="00000000" w14:paraId="00001991">
                  <w:pPr>
                    <w:numPr>
                      <w:ilvl w:val="0"/>
                      <w:numId w:val="39"/>
                    </w:numPr>
                    <w:spacing w:after="240" w:before="240" w:lineRule="auto"/>
                    <w:ind w:left="720" w:hanging="360"/>
                    <w:rPr>
                      <w:b w:val="1"/>
                      <w:bCs w:val="1"/>
                    </w:rPr>
                  </w:pPr>
                  <w:commentRangeStart w:id="327"/>
                  <w:commentRangeStart w:id="328"/>
                  <w:r w:rsidDel="00000000" w:rsidR="00000000" w:rsidRPr="00000000">
                    <w:rPr>
                      <w:b w:val="1"/>
                      <w:bCs w:val="1"/>
                      <w:rtl w:val="0"/>
                    </w:rPr>
                    <w:t xml:space="preserve">Socio-Economic Status and Access</w:t>
                  </w:r>
                  <w:commentRangeEnd w:id="327"/>
                  <w:r w:rsidDel="00000000" w:rsidR="00000000" w:rsidRPr="00000000">
                    <w:commentReference w:id="327"/>
                  </w:r>
                  <w:commentRangeEnd w:id="328"/>
                  <w:r w:rsidDel="00000000" w:rsidR="00000000" w:rsidRPr="00000000">
                    <w:commentReference w:id="328"/>
                  </w:r>
                  <w:r w:rsidDel="00000000" w:rsidR="00000000" w:rsidRPr="00000000">
                    <w:rPr>
                      <w:rtl w:val="0"/>
                    </w:rPr>
                  </w:r>
                </w:p>
                <w:p w:rsidR="00000000" w:rsidDel="00000000" w:rsidP="00000000" w:rsidRDefault="00000000" w:rsidRPr="00000000" w14:paraId="00001992">
                  <w:pPr>
                    <w:spacing w:after="240" w:before="240" w:lineRule="auto"/>
                    <w:ind w:left="720" w:firstLine="0"/>
                    <w:rPr/>
                  </w:pPr>
                  <w:r w:rsidDel="00000000" w:rsidR="00000000" w:rsidRPr="00000000">
                    <w:rPr>
                      <w:rtl w:val="0"/>
                    </w:rPr>
                    <w:t xml:space="preserve">Access to natural spaces varies based on socio-economic status and geographic location. Individuals in urban areas may have limited access to green spaces, affecting their ability to form strong connections with nature compared to those in rural settings.</w:t>
                  </w:r>
                </w:p>
                <w:p w:rsidR="00000000" w:rsidDel="00000000" w:rsidP="00000000" w:rsidRDefault="00000000" w:rsidRPr="00000000" w14:paraId="00001993">
                  <w:pPr>
                    <w:numPr>
                      <w:ilvl w:val="0"/>
                      <w:numId w:val="39"/>
                    </w:numPr>
                    <w:spacing w:after="240" w:before="240" w:lineRule="auto"/>
                    <w:ind w:left="720" w:hanging="360"/>
                    <w:rPr>
                      <w:b w:val="1"/>
                      <w:bCs w:val="1"/>
                    </w:rPr>
                  </w:pPr>
                  <w:r w:rsidDel="00000000" w:rsidR="00000000" w:rsidRPr="00000000">
                    <w:rPr>
                      <w:b w:val="1"/>
                      <w:bCs w:val="1"/>
                      <w:rtl w:val="0"/>
                    </w:rPr>
                    <w:t xml:space="preserve">Current Life Circumstances</w:t>
                  </w:r>
                </w:p>
                <w:p w:rsidR="00000000" w:rsidDel="00000000" w:rsidP="00000000" w:rsidRDefault="00000000" w:rsidRPr="00000000" w14:paraId="00001994">
                  <w:pPr>
                    <w:spacing w:after="240" w:before="240" w:lineRule="auto"/>
                    <w:ind w:left="720" w:firstLine="0"/>
                    <w:rPr/>
                  </w:pPr>
                  <w:r w:rsidDel="00000000" w:rsidR="00000000" w:rsidRPr="00000000">
                    <w:rPr>
                      <w:rtl w:val="0"/>
                    </w:rPr>
                    <w:t xml:space="preserve">Stress levels, mental health status, and personal responsibilities influence how individuals perceive and utilize nature as a resource for emotional support. Those experiencing high levels of stress may seek refuge in nature to find balance and peace.</w:t>
                  </w:r>
                </w:p>
                <w:p w:rsidR="00000000" w:rsidDel="00000000" w:rsidP="00000000" w:rsidRDefault="00000000" w:rsidRPr="00000000" w14:paraId="00001995">
                  <w:pPr>
                    <w:numPr>
                      <w:ilvl w:val="0"/>
                      <w:numId w:val="39"/>
                    </w:numPr>
                    <w:spacing w:after="240" w:before="240" w:lineRule="auto"/>
                    <w:ind w:left="720" w:hanging="360"/>
                    <w:rPr>
                      <w:b w:val="1"/>
                      <w:bCs w:val="1"/>
                    </w:rPr>
                  </w:pPr>
                  <w:r w:rsidDel="00000000" w:rsidR="00000000" w:rsidRPr="00000000">
                    <w:rPr>
                      <w:b w:val="1"/>
                      <w:bCs w:val="1"/>
                      <w:rtl w:val="0"/>
                    </w:rPr>
                    <w:t xml:space="preserve">Environmental Awareness and Education</w:t>
                  </w:r>
                </w:p>
                <w:p w:rsidR="00000000" w:rsidDel="00000000" w:rsidP="00000000" w:rsidRDefault="00000000" w:rsidRPr="00000000" w14:paraId="00001996">
                  <w:pPr>
                    <w:spacing w:after="240" w:before="240" w:lineRule="auto"/>
                    <w:ind w:left="720" w:firstLine="0"/>
                    <w:rPr/>
                  </w:pPr>
                  <w:r w:rsidDel="00000000" w:rsidR="00000000" w:rsidRPr="00000000">
                    <w:rPr>
                      <w:rtl w:val="0"/>
                    </w:rPr>
                    <w:t xml:space="preserve">Knowledge about environmental issues and the benefits of nature can enhance one's relationship with the natural world. Education fosters appreciation and encourages proactive engagement with nature-based activities.</w:t>
                  </w:r>
                </w:p>
                <w:p w:rsidR="00000000" w:rsidDel="00000000" w:rsidP="00000000" w:rsidRDefault="00000000" w:rsidRPr="00000000" w14:paraId="00001997">
                  <w:pPr>
                    <w:spacing w:after="240" w:before="240" w:lineRule="auto"/>
                    <w:rPr>
                      <w:b w:val="1"/>
                      <w:bCs w:val="1"/>
                      <w:color w:val="ffffff"/>
                      <w:shd w:fill="920000" w:val="clear"/>
                    </w:rPr>
                  </w:pPr>
                  <w:r w:rsidDel="00000000" w:rsidR="00000000" w:rsidRPr="00000000">
                    <w:rPr>
                      <w:color w:val="ffffff"/>
                      <w:shd w:fill="920000" w:val="clear"/>
                      <w:rtl w:val="0"/>
                    </w:rPr>
                    <w:t xml:space="preserve">[END DROP DOWN]</w:t>
                  </w:r>
                  <w:r w:rsidDel="00000000" w:rsidR="00000000" w:rsidRPr="00000000">
                    <w:rPr>
                      <w:rtl w:val="0"/>
                    </w:rPr>
                  </w:r>
                </w:p>
              </w:tc>
            </w:tr>
          </w:tbl>
          <w:p w:rsidR="00000000" w:rsidDel="00000000" w:rsidP="00000000" w:rsidRDefault="00000000" w:rsidRPr="00000000" w14:paraId="00001998">
            <w:pPr>
              <w:spacing w:after="240" w:before="240" w:lineRule="auto"/>
              <w:rPr>
                <w:b w:val="1"/>
                <w:bCs w:val="1"/>
              </w:rPr>
            </w:pPr>
            <w:r w:rsidDel="00000000" w:rsidR="00000000" w:rsidRPr="00000000">
              <w:rPr>
                <w:rtl w:val="0"/>
              </w:rPr>
            </w:r>
          </w:p>
          <w:p w:rsidR="00000000" w:rsidDel="00000000" w:rsidP="00000000" w:rsidRDefault="00000000" w:rsidRPr="00000000" w14:paraId="00001999">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199A">
            <w:pPr>
              <w:widowControl w:val="0"/>
              <w:spacing w:line="240" w:lineRule="auto"/>
              <w:rPr>
                <w:b w:val="1"/>
                <w:bCs w:val="1"/>
              </w:rPr>
            </w:pPr>
            <w:r w:rsidDel="00000000" w:rsidR="00000000" w:rsidRPr="00000000">
              <w:rPr>
                <w:b w:val="1"/>
                <w:bCs w:val="1"/>
                <w:rtl w:val="0"/>
              </w:rPr>
              <w:t xml:space="preserve">Indigenous Perspectives</w:t>
            </w:r>
          </w:p>
        </w:tc>
        <w:tc>
          <w:tcPr>
            <w:shd w:fill="d9d2e9" w:val="clear"/>
          </w:tcPr>
          <w:p w:rsidR="00000000" w:rsidDel="00000000" w:rsidP="00000000" w:rsidRDefault="00000000" w:rsidRPr="00000000" w14:paraId="0000199B">
            <w:pPr>
              <w:spacing w:after="240" w:before="240" w:lineRule="auto"/>
              <w:rPr/>
            </w:pPr>
            <w:r w:rsidDel="00000000" w:rsidR="00000000" w:rsidRPr="00000000">
              <w:rPr>
                <w:rtl w:val="0"/>
              </w:rPr>
              <w:t xml:space="preserve">As this module explores nature-based approaches to emotional well-being, Indigenous teachings offer a deep understanding of land as medicine. For many Indigenous Peoples, the land is not simply a backdrop for healing but an active and living</w:t>
            </w:r>
            <w:ins w:author="Claire Perry" w:id="556" w:date="2025-12-10T02:44:12Z">
              <w:r w:rsidDel="00000000" w:rsidR="00000000" w:rsidRPr="00000000">
                <w:rPr>
                  <w:rtl w:val="0"/>
                </w:rPr>
                <w:t xml:space="preserve"> entity</w:t>
              </w:r>
            </w:ins>
            <w:r w:rsidDel="00000000" w:rsidR="00000000" w:rsidRPr="00000000">
              <w:rPr>
                <w:rtl w:val="0"/>
              </w:rPr>
              <w:t xml:space="preserve"> </w:t>
            </w:r>
            <w:del w:author="Claire Perry" w:id="557" w:date="2025-12-10T02:43:47Z">
              <w:r w:rsidDel="00000000" w:rsidR="00000000" w:rsidRPr="00000000">
                <w:rPr>
                  <w:rtl w:val="0"/>
                </w:rPr>
                <w:delText xml:space="preserve">relation</w:delText>
              </w:r>
            </w:del>
            <w:r w:rsidDel="00000000" w:rsidR="00000000" w:rsidRPr="00000000">
              <w:rPr>
                <w:rtl w:val="0"/>
              </w:rPr>
              <w:t xml:space="preserve">. Forests, rivers, mountains, and prairies are understood as </w:t>
            </w:r>
            <w:ins w:author="Mike Marchand" w:id="558" w:date="2025-12-15T00:40:10Z">
              <w:r w:rsidDel="00000000" w:rsidR="00000000" w:rsidRPr="00000000">
                <w:rPr>
                  <w:rtl w:val="0"/>
                </w:rPr>
                <w:t xml:space="preserve">both </w:t>
              </w:r>
            </w:ins>
            <w:r w:rsidDel="00000000" w:rsidR="00000000" w:rsidRPr="00000000">
              <w:rPr>
                <w:rtl w:val="0"/>
              </w:rPr>
              <w:t xml:space="preserve">beings with spirit and knowledge</w:t>
            </w:r>
            <w:ins w:author="Ashley Stoltz" w:id="559" w:date="2025-12-15T07:28:25Z">
              <w:r w:rsidDel="00000000" w:rsidR="00000000" w:rsidRPr="00000000">
                <w:rPr>
                  <w:rtl w:val="0"/>
                </w:rPr>
                <w:t xml:space="preserve">,</w:t>
              </w:r>
            </w:ins>
            <w:ins w:author="Mike Marchand" w:id="560" w:date="2025-12-15T00:40:15Z">
              <w:r w:rsidDel="00000000" w:rsidR="00000000" w:rsidRPr="00000000">
                <w:rPr>
                  <w:rtl w:val="0"/>
                </w:rPr>
                <w:t xml:space="preserve"> and as non-human relations</w:t>
              </w:r>
            </w:ins>
            <w:ins w:author="Ashley Stoltz" w:id="561" w:date="2025-12-15T07:28:29Z">
              <w:r w:rsidDel="00000000" w:rsidR="00000000" w:rsidRPr="00000000">
                <w:rPr>
                  <w:rtl w:val="0"/>
                </w:rPr>
                <w:t xml:space="preserve"> </w:t>
              </w:r>
            </w:ins>
            <w:ins w:author="Mike Marchand" w:id="560" w:date="2025-12-15T00:40:15Z">
              <w:r w:rsidDel="00000000" w:rsidR="00000000" w:rsidRPr="00000000">
                <w:rPr>
                  <w:rtl w:val="0"/>
                </w:rPr>
                <w:t xml:space="preserve">that existing in relationship to</w:t>
              </w:r>
            </w:ins>
            <w:r w:rsidDel="00000000" w:rsidR="00000000" w:rsidRPr="00000000">
              <w:rPr>
                <w:rtl w:val="0"/>
              </w:rPr>
              <w:t xml:space="preserve">. Time on the land is not just restorative</w:t>
            </w:r>
            <w:ins w:author="Ashley Stoltz" w:id="562" w:date="2025-12-15T07:28:55Z">
              <w:r w:rsidDel="00000000" w:rsidR="00000000" w:rsidRPr="00000000">
                <w:rPr>
                  <w:rtl w:val="0"/>
                </w:rPr>
                <w:t xml:space="preserve">—</w:t>
              </w:r>
            </w:ins>
            <w:del w:author="Ashley Stoltz" w:id="562" w:date="2025-12-15T07:28:55Z">
              <w:r w:rsidDel="00000000" w:rsidR="00000000" w:rsidRPr="00000000">
                <w:rPr>
                  <w:rtl w:val="0"/>
                </w:rPr>
                <w:delText xml:space="preserve">, </w:delText>
              </w:r>
            </w:del>
            <w:r w:rsidDel="00000000" w:rsidR="00000000" w:rsidRPr="00000000">
              <w:rPr>
                <w:rtl w:val="0"/>
              </w:rPr>
              <w:t xml:space="preserve">it is ceremonial. Walking, harvesting, listening, and offering thanks are practices that ground the heart, clarify the mind, and renew the spirit. Healing does not come from escaping into nature but from returning to a relationship with it.</w:t>
            </w:r>
          </w:p>
          <w:p w:rsidR="00000000" w:rsidDel="00000000" w:rsidP="00000000" w:rsidRDefault="00000000" w:rsidRPr="00000000" w14:paraId="0000199C">
            <w:pPr>
              <w:spacing w:after="240" w:before="240" w:lineRule="auto"/>
              <w:rPr/>
            </w:pPr>
            <w:r w:rsidDel="00000000" w:rsidR="00000000" w:rsidRPr="00000000">
              <w:rPr>
                <w:rtl w:val="0"/>
              </w:rPr>
              <w:t xml:space="preserve">Immersion in ecosystems, guided by attentiveness and respect, is central to Indigenous models of wellness. These experiences are often structured through seasonal cycles, stories, and teachings that emphasize reciprocity. The land teaches patience, humility, and renewal, and in doing so, supports resilience in times of emotional or collective upheaval. This perspective aligns with the biophilia hypothesis and nature-based healing strategies discussed in the module but adds an ethical and spiritual layer. Healing is not just about reducing distress. It is about restoring a sense of belonging to place and a commitment to protect what gives life. Through this lens, land-based healing is both a personal and collective act of care</w:t>
            </w:r>
            <w:commentRangeStart w:id="329"/>
            <w:r w:rsidDel="00000000" w:rsidR="00000000" w:rsidRPr="00000000">
              <w:rPr>
                <w:rtl w:val="0"/>
              </w:rPr>
              <w:t xml:space="preserve">.</w:t>
            </w:r>
            <w:commentRangeEnd w:id="329"/>
            <w:r w:rsidDel="00000000" w:rsidR="00000000" w:rsidRPr="00000000">
              <w:commentReference w:id="329"/>
            </w:r>
            <w:r w:rsidDel="00000000" w:rsidR="00000000" w:rsidRPr="00000000">
              <w:rPr>
                <w:rtl w:val="0"/>
              </w:rPr>
            </w:r>
          </w:p>
          <w:p w:rsidR="00000000" w:rsidDel="00000000" w:rsidP="00000000" w:rsidRDefault="00000000" w:rsidRPr="00000000" w14:paraId="0000199D">
            <w:pPr>
              <w:widowControl w:val="0"/>
              <w:spacing w:line="240" w:lineRule="auto"/>
              <w:rPr/>
            </w:pPr>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199E">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199F">
            <w:pPr>
              <w:numPr>
                <w:ilvl w:val="0"/>
                <w:numId w:val="527"/>
              </w:numPr>
              <w:spacing w:after="0" w:afterAutospacing="0" w:before="240" w:lineRule="auto"/>
              <w:ind w:left="720" w:hanging="360"/>
            </w:pPr>
            <w:r w:rsidDel="00000000" w:rsidR="00000000" w:rsidRPr="00000000">
              <w:rPr>
                <w:rtl w:val="0"/>
              </w:rPr>
              <w:t xml:space="preserve">Humans have an innate desire to connect with nature, essential for emotional well-being.</w:t>
            </w:r>
          </w:p>
          <w:p w:rsidR="00000000" w:rsidDel="00000000" w:rsidP="00000000" w:rsidRDefault="00000000" w:rsidRPr="00000000" w14:paraId="000019A0">
            <w:pPr>
              <w:numPr>
                <w:ilvl w:val="0"/>
                <w:numId w:val="527"/>
              </w:numPr>
              <w:spacing w:after="0" w:afterAutospacing="0" w:before="0" w:beforeAutospacing="0" w:lineRule="auto"/>
              <w:ind w:left="720" w:hanging="360"/>
            </w:pPr>
            <w:r w:rsidDel="00000000" w:rsidR="00000000" w:rsidRPr="00000000">
              <w:rPr>
                <w:rtl w:val="0"/>
              </w:rPr>
              <w:t xml:space="preserve">Nature provides therapeutic benefits by restoring mental energy and reducing physiological stress.</w:t>
            </w:r>
          </w:p>
          <w:p w:rsidR="00000000" w:rsidDel="00000000" w:rsidP="00000000" w:rsidRDefault="00000000" w:rsidRPr="00000000" w14:paraId="000019A1">
            <w:pPr>
              <w:numPr>
                <w:ilvl w:val="0"/>
                <w:numId w:val="527"/>
              </w:numPr>
              <w:spacing w:after="0" w:afterAutospacing="0" w:before="0" w:beforeAutospacing="0" w:lineRule="auto"/>
              <w:ind w:left="720" w:hanging="360"/>
            </w:pPr>
            <w:r w:rsidDel="00000000" w:rsidR="00000000" w:rsidRPr="00000000">
              <w:rPr>
                <w:rtl w:val="0"/>
              </w:rPr>
              <w:t xml:space="preserve">Personal and cultural backgrounds influence how individuals experience and connect with nature.</w:t>
            </w:r>
          </w:p>
          <w:p w:rsidR="00000000" w:rsidDel="00000000" w:rsidP="00000000" w:rsidRDefault="00000000" w:rsidRPr="00000000" w14:paraId="000019A2">
            <w:pPr>
              <w:numPr>
                <w:ilvl w:val="0"/>
                <w:numId w:val="527"/>
              </w:numPr>
              <w:spacing w:after="0" w:afterAutospacing="0" w:before="0" w:beforeAutospacing="0" w:lineRule="auto"/>
              <w:ind w:left="720" w:hanging="360"/>
            </w:pPr>
            <w:r w:rsidDel="00000000" w:rsidR="00000000" w:rsidRPr="00000000">
              <w:rPr>
                <w:rtl w:val="0"/>
              </w:rPr>
              <w:t xml:space="preserve">Theories like Attention Restoration Theory and Stress Reduction Theory link nature to mental health benefits.</w:t>
            </w:r>
          </w:p>
          <w:p w:rsidR="00000000" w:rsidDel="00000000" w:rsidP="00000000" w:rsidRDefault="00000000" w:rsidRPr="00000000" w14:paraId="000019A3">
            <w:pPr>
              <w:numPr>
                <w:ilvl w:val="0"/>
                <w:numId w:val="527"/>
              </w:numPr>
              <w:spacing w:after="0" w:afterAutospacing="0" w:before="0" w:beforeAutospacing="0" w:lineRule="auto"/>
              <w:ind w:left="720" w:hanging="360"/>
            </w:pPr>
            <w:r w:rsidDel="00000000" w:rsidR="00000000" w:rsidRPr="00000000">
              <w:rPr>
                <w:rtl w:val="0"/>
              </w:rPr>
              <w:t xml:space="preserve">Ecotherapy and community gardening are examples of interventions that build connections with nature.</w:t>
            </w:r>
          </w:p>
          <w:p w:rsidR="00000000" w:rsidDel="00000000" w:rsidP="00000000" w:rsidRDefault="00000000" w:rsidRPr="00000000" w14:paraId="000019A4">
            <w:pPr>
              <w:numPr>
                <w:ilvl w:val="0"/>
                <w:numId w:val="527"/>
              </w:numPr>
              <w:spacing w:after="0" w:afterAutospacing="0" w:before="0" w:beforeAutospacing="0" w:lineRule="auto"/>
              <w:ind w:left="720" w:hanging="360"/>
            </w:pPr>
            <w:r w:rsidDel="00000000" w:rsidR="00000000" w:rsidRPr="00000000">
              <w:rPr>
                <w:rtl w:val="0"/>
              </w:rPr>
              <w:t xml:space="preserve">Engaging with nature fosters resilience, promotes emotional well-being, and enhances a sense of hope and purpose.</w:t>
            </w:r>
          </w:p>
          <w:p w:rsidR="00000000" w:rsidDel="00000000" w:rsidP="00000000" w:rsidRDefault="00000000" w:rsidRPr="00000000" w14:paraId="000019A5">
            <w:pPr>
              <w:numPr>
                <w:ilvl w:val="0"/>
                <w:numId w:val="527"/>
              </w:numPr>
              <w:spacing w:after="0" w:afterAutospacing="0" w:before="0" w:beforeAutospacing="0" w:lineRule="auto"/>
              <w:ind w:left="720" w:hanging="360"/>
            </w:pPr>
            <w:r w:rsidDel="00000000" w:rsidR="00000000" w:rsidRPr="00000000">
              <w:rPr>
                <w:rtl w:val="0"/>
              </w:rPr>
              <w:t xml:space="preserve">Inclusive nature-based practices ensure that </w:t>
            </w:r>
            <w:ins w:author="Claire Perry" w:id="563" w:date="2025-12-10T02:46:00Z">
              <w:r w:rsidDel="00000000" w:rsidR="00000000" w:rsidRPr="00000000">
                <w:rPr>
                  <w:rtl w:val="0"/>
                </w:rPr>
                <w:t xml:space="preserve">equity-deserving </w:t>
              </w:r>
            </w:ins>
            <w:del w:author="Claire Perry" w:id="563" w:date="2025-12-10T02:46:00Z">
              <w:r w:rsidDel="00000000" w:rsidR="00000000" w:rsidRPr="00000000">
                <w:rPr>
                  <w:rtl w:val="0"/>
                </w:rPr>
                <w:delText xml:space="preserve">diverse</w:delText>
              </w:r>
            </w:del>
            <w:r w:rsidDel="00000000" w:rsidR="00000000" w:rsidRPr="00000000">
              <w:rPr>
                <w:rtl w:val="0"/>
              </w:rPr>
              <w:t xml:space="preserve"> populations can benefit from the mental health advantages of natural environments.</w:t>
            </w:r>
          </w:p>
          <w:p w:rsidR="00000000" w:rsidDel="00000000" w:rsidP="00000000" w:rsidRDefault="00000000" w:rsidRPr="00000000" w14:paraId="000019A6">
            <w:pPr>
              <w:numPr>
                <w:ilvl w:val="0"/>
                <w:numId w:val="527"/>
              </w:numPr>
              <w:spacing w:after="240" w:before="0" w:beforeAutospacing="0" w:lineRule="auto"/>
              <w:ind w:left="720" w:hanging="360"/>
            </w:pPr>
            <w:r w:rsidDel="00000000" w:rsidR="00000000" w:rsidRPr="00000000">
              <w:rPr>
                <w:rtl w:val="0"/>
              </w:rPr>
              <w:t xml:space="preserve">Integrating nature into daily routines can provide continuous support for mental health and emotional stability.</w:t>
            </w:r>
          </w:p>
          <w:p w:rsidR="00000000" w:rsidDel="00000000" w:rsidP="00000000" w:rsidRDefault="00000000" w:rsidRPr="00000000" w14:paraId="000019A7">
            <w:pPr>
              <w:spacing w:after="240" w:before="240" w:lineRule="auto"/>
              <w:rPr/>
            </w:pPr>
            <w:r w:rsidDel="00000000" w:rsidR="00000000" w:rsidRPr="00000000">
              <w:rPr>
                <w:rtl w:val="0"/>
              </w:rPr>
              <w:t xml:space="preserve">Understanding the profound relationship between nature and mental health is crucial for developing effective strategies to support individuals and communities in the face of climate change. By leveraging our natural connections, we can foster resilience, promote emotional well-being, and cultivate a deeper sense of hope and purpose. Integrating nature-based approaches into mental health practices not only supports individual well-being but also strengthens our collective capacity to adapt to and mitigate the psychological impacts of a changing climate.</w:t>
            </w:r>
          </w:p>
          <w:p w:rsidR="00000000" w:rsidDel="00000000" w:rsidP="00000000" w:rsidRDefault="00000000" w:rsidRPr="00000000" w14:paraId="000019A8">
            <w:pPr>
              <w:widowControl w:val="0"/>
              <w:spacing w:line="240" w:lineRule="auto"/>
              <w:rPr/>
            </w:pPr>
            <w:r w:rsidDel="00000000" w:rsidR="00000000" w:rsidRPr="00000000">
              <w:rPr>
                <w:rtl w:val="0"/>
              </w:rPr>
            </w:r>
          </w:p>
        </w:tc>
      </w:tr>
      <w:tr>
        <w:trPr>
          <w:cantSplit w:val="0"/>
          <w:tblHeader w:val="0"/>
        </w:trPr>
        <w:tc>
          <w:tcPr>
            <w:shd w:fill="a4c2f4" w:val="clear"/>
          </w:tcPr>
          <w:p w:rsidR="00000000" w:rsidDel="00000000" w:rsidP="00000000" w:rsidRDefault="00000000" w:rsidRPr="00000000" w14:paraId="000019A9">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19AA">
            <w:pPr>
              <w:spacing w:after="240" w:before="240" w:lineRule="auto"/>
              <w:rPr/>
            </w:pPr>
            <w:r w:rsidDel="00000000" w:rsidR="00000000" w:rsidRPr="00000000">
              <w:rPr>
                <w:rtl w:val="0"/>
              </w:rPr>
              <w:t xml:space="preserve">Below are active learning activities that you can use to enhance your learning experience for the content presented in this module. One version is designed to be done on your own and the other is designed to be done with others.</w:t>
            </w:r>
          </w:p>
          <w:p w:rsidR="00000000" w:rsidDel="00000000" w:rsidP="00000000" w:rsidRDefault="00000000" w:rsidRPr="00000000" w14:paraId="000019AB">
            <w:pPr>
              <w:pStyle w:val="Heading2"/>
              <w:spacing w:after="240" w:before="240" w:lineRule="auto"/>
              <w:rPr/>
            </w:pPr>
            <w:bookmarkStart w:colFirst="0" w:colLast="0" w:name="_c96e4p1t5711" w:id="377"/>
            <w:bookmarkEnd w:id="377"/>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19AC">
            <w:pPr>
              <w:spacing w:after="240" w:before="240" w:lineRule="auto"/>
              <w:rPr/>
            </w:pPr>
            <w:r w:rsidDel="00000000" w:rsidR="00000000" w:rsidRPr="00000000">
              <w:rPr>
                <w:b w:val="1"/>
                <w:bCs w:val="1"/>
                <w:rtl w:val="0"/>
              </w:rPr>
              <w:t xml:space="preserve">Objective: </w:t>
            </w:r>
            <w:r w:rsidDel="00000000" w:rsidR="00000000" w:rsidRPr="00000000">
              <w:rPr>
                <w:rtl w:val="0"/>
              </w:rPr>
              <w:t xml:space="preserve">Help learners explore the concept of biophilia and the psychological benefits of engaging with nature. Participants will investigate how nature-based approaches can support mental health, particularly in the context of climate emotions.</w:t>
            </w:r>
          </w:p>
          <w:p w:rsidR="00000000" w:rsidDel="00000000" w:rsidP="00000000" w:rsidRDefault="00000000" w:rsidRPr="00000000" w14:paraId="000019AD">
            <w:pPr>
              <w:spacing w:after="240" w:before="240" w:lineRule="auto"/>
              <w:rPr>
                <w:u w:val="single"/>
              </w:rPr>
            </w:pPr>
            <w:r w:rsidDel="00000000" w:rsidR="00000000" w:rsidRPr="00000000">
              <w:rPr>
                <w:u w:val="single"/>
                <w:rtl w:val="0"/>
              </w:rPr>
              <w:t xml:space="preserve">Instructions:</w:t>
            </w:r>
          </w:p>
          <w:p w:rsidR="00000000" w:rsidDel="00000000" w:rsidP="00000000" w:rsidRDefault="00000000" w:rsidRPr="00000000" w14:paraId="000019AE">
            <w:pPr>
              <w:numPr>
                <w:ilvl w:val="0"/>
                <w:numId w:val="160"/>
              </w:numPr>
              <w:spacing w:after="0" w:afterAutospacing="0" w:before="240" w:lineRule="auto"/>
              <w:ind w:left="720" w:hanging="360"/>
            </w:pPr>
            <w:r w:rsidDel="00000000" w:rsidR="00000000" w:rsidRPr="00000000">
              <w:rPr>
                <w:b w:val="1"/>
                <w:bCs w:val="1"/>
                <w:rtl w:val="0"/>
              </w:rPr>
              <w:t xml:space="preserve">Nature Reflection Walk (30 minutes):</w:t>
            </w:r>
          </w:p>
          <w:p w:rsidR="00000000" w:rsidDel="00000000" w:rsidP="00000000" w:rsidRDefault="00000000" w:rsidRPr="00000000" w14:paraId="000019AF">
            <w:pPr>
              <w:numPr>
                <w:ilvl w:val="1"/>
                <w:numId w:val="160"/>
              </w:numPr>
              <w:spacing w:after="0" w:afterAutospacing="0" w:before="0" w:beforeAutospacing="0" w:lineRule="auto"/>
              <w:ind w:left="1440" w:hanging="360"/>
            </w:pPr>
            <w:r w:rsidDel="00000000" w:rsidR="00000000" w:rsidRPr="00000000">
              <w:rPr>
                <w:rtl w:val="0"/>
              </w:rPr>
              <w:t xml:space="preserve">Spend time in a natural setting, such as a park, garden, or near a body of water.</w:t>
            </w:r>
          </w:p>
          <w:p w:rsidR="00000000" w:rsidDel="00000000" w:rsidP="00000000" w:rsidRDefault="00000000" w:rsidRPr="00000000" w14:paraId="000019B0">
            <w:pPr>
              <w:numPr>
                <w:ilvl w:val="1"/>
                <w:numId w:val="160"/>
              </w:numPr>
              <w:spacing w:after="0" w:afterAutospacing="0" w:before="0" w:beforeAutospacing="0" w:lineRule="auto"/>
              <w:ind w:left="1440" w:hanging="360"/>
            </w:pPr>
            <w:r w:rsidDel="00000000" w:rsidR="00000000" w:rsidRPr="00000000">
              <w:rPr>
                <w:rtl w:val="0"/>
              </w:rPr>
              <w:t xml:space="preserve">Observe your surroundings using all five senses. Consider:</w:t>
            </w:r>
          </w:p>
          <w:p w:rsidR="00000000" w:rsidDel="00000000" w:rsidP="00000000" w:rsidRDefault="00000000" w:rsidRPr="00000000" w14:paraId="000019B1">
            <w:pPr>
              <w:numPr>
                <w:ilvl w:val="2"/>
                <w:numId w:val="160"/>
              </w:numPr>
              <w:spacing w:after="0" w:afterAutospacing="0" w:before="0" w:beforeAutospacing="0" w:lineRule="auto"/>
              <w:ind w:left="2160" w:hanging="360"/>
            </w:pPr>
            <w:r w:rsidDel="00000000" w:rsidR="00000000" w:rsidRPr="00000000">
              <w:rPr>
                <w:rtl w:val="0"/>
              </w:rPr>
              <w:t xml:space="preserve">What sounds, smells, or textures do you notice?</w:t>
            </w:r>
          </w:p>
          <w:p w:rsidR="00000000" w:rsidDel="00000000" w:rsidP="00000000" w:rsidRDefault="00000000" w:rsidRPr="00000000" w14:paraId="000019B2">
            <w:pPr>
              <w:numPr>
                <w:ilvl w:val="2"/>
                <w:numId w:val="160"/>
              </w:numPr>
              <w:spacing w:after="0" w:afterAutospacing="0" w:before="0" w:beforeAutospacing="0" w:lineRule="auto"/>
              <w:ind w:left="2160" w:hanging="360"/>
            </w:pPr>
            <w:r w:rsidDel="00000000" w:rsidR="00000000" w:rsidRPr="00000000">
              <w:rPr>
                <w:rtl w:val="0"/>
              </w:rPr>
              <w:t xml:space="preserve">How does this environment make you feel emotionally and physically?</w:t>
            </w:r>
          </w:p>
          <w:p w:rsidR="00000000" w:rsidDel="00000000" w:rsidP="00000000" w:rsidRDefault="00000000" w:rsidRPr="00000000" w14:paraId="000019B3">
            <w:pPr>
              <w:numPr>
                <w:ilvl w:val="1"/>
                <w:numId w:val="160"/>
              </w:numPr>
              <w:spacing w:after="0" w:afterAutospacing="0" w:before="0" w:beforeAutospacing="0" w:lineRule="auto"/>
              <w:ind w:left="1440" w:hanging="360"/>
            </w:pPr>
            <w:r w:rsidDel="00000000" w:rsidR="00000000" w:rsidRPr="00000000">
              <w:rPr>
                <w:rtl w:val="0"/>
              </w:rPr>
              <w:t xml:space="preserve">Take notes or sketch what you see and how it influences your state of mind.</w:t>
            </w:r>
          </w:p>
          <w:p w:rsidR="00000000" w:rsidDel="00000000" w:rsidP="00000000" w:rsidRDefault="00000000" w:rsidRPr="00000000" w14:paraId="000019B4">
            <w:pPr>
              <w:numPr>
                <w:ilvl w:val="0"/>
                <w:numId w:val="160"/>
              </w:numPr>
              <w:spacing w:after="0" w:afterAutospacing="0" w:before="0" w:beforeAutospacing="0" w:lineRule="auto"/>
              <w:ind w:left="720" w:hanging="360"/>
            </w:pPr>
            <w:commentRangeStart w:id="330"/>
            <w:r w:rsidDel="00000000" w:rsidR="00000000" w:rsidRPr="00000000">
              <w:rPr>
                <w:b w:val="1"/>
                <w:bCs w:val="1"/>
                <w:rtl w:val="0"/>
              </w:rPr>
              <w:t xml:space="preserve">Journal Exercise</w:t>
            </w:r>
            <w:commentRangeEnd w:id="330"/>
            <w:r w:rsidDel="00000000" w:rsidR="00000000" w:rsidRPr="00000000">
              <w:commentReference w:id="330"/>
            </w:r>
            <w:r w:rsidDel="00000000" w:rsidR="00000000" w:rsidRPr="00000000">
              <w:rPr>
                <w:b w:val="1"/>
                <w:bCs w:val="1"/>
                <w:rtl w:val="0"/>
              </w:rPr>
              <w:t xml:space="preserve"> (20 minutes):</w:t>
            </w:r>
          </w:p>
          <w:p w:rsidR="00000000" w:rsidDel="00000000" w:rsidP="00000000" w:rsidRDefault="00000000" w:rsidRPr="00000000" w14:paraId="000019B5">
            <w:pPr>
              <w:numPr>
                <w:ilvl w:val="1"/>
                <w:numId w:val="160"/>
              </w:numPr>
              <w:spacing w:after="0" w:afterAutospacing="0" w:before="0" w:beforeAutospacing="0" w:lineRule="auto"/>
              <w:ind w:left="1440" w:hanging="360"/>
            </w:pPr>
            <w:r w:rsidDel="00000000" w:rsidR="00000000" w:rsidRPr="00000000">
              <w:rPr>
                <w:rtl w:val="0"/>
              </w:rPr>
              <w:t xml:space="preserve">Reflect on your walk by answering the following prompts:</w:t>
            </w:r>
          </w:p>
          <w:p w:rsidR="00000000" w:rsidDel="00000000" w:rsidP="00000000" w:rsidRDefault="00000000" w:rsidRPr="00000000" w14:paraId="000019B6">
            <w:pPr>
              <w:numPr>
                <w:ilvl w:val="2"/>
                <w:numId w:val="160"/>
              </w:numPr>
              <w:spacing w:after="0" w:afterAutospacing="0" w:before="0" w:beforeAutospacing="0" w:lineRule="auto"/>
              <w:ind w:left="2160" w:hanging="360"/>
            </w:pPr>
            <w:r w:rsidDel="00000000" w:rsidR="00000000" w:rsidRPr="00000000">
              <w:rPr>
                <w:rtl w:val="0"/>
              </w:rPr>
              <w:t xml:space="preserve">How did spending time in nature affect your mood, stress levels, or sense of connection</w:t>
            </w:r>
            <w:ins w:author="Claire Perry" w:id="564" w:date="2025-12-10T02:48:20Z">
              <w:r w:rsidDel="00000000" w:rsidR="00000000" w:rsidRPr="00000000">
                <w:rPr>
                  <w:rtl w:val="0"/>
                </w:rPr>
                <w:t xml:space="preserve"> to the Earth</w:t>
              </w:r>
            </w:ins>
            <w:r w:rsidDel="00000000" w:rsidR="00000000" w:rsidRPr="00000000">
              <w:rPr>
                <w:rtl w:val="0"/>
              </w:rPr>
              <w:t xml:space="preserve">?</w:t>
            </w:r>
          </w:p>
          <w:p w:rsidR="00000000" w:rsidDel="00000000" w:rsidP="00000000" w:rsidRDefault="00000000" w:rsidRPr="00000000" w14:paraId="000019B7">
            <w:pPr>
              <w:numPr>
                <w:ilvl w:val="2"/>
                <w:numId w:val="160"/>
              </w:numPr>
              <w:spacing w:after="0" w:afterAutospacing="0" w:before="0" w:beforeAutospacing="0" w:lineRule="auto"/>
              <w:ind w:left="2160" w:hanging="360"/>
            </w:pPr>
            <w:r w:rsidDel="00000000" w:rsidR="00000000" w:rsidRPr="00000000">
              <w:rPr>
                <w:rtl w:val="0"/>
              </w:rPr>
              <w:t xml:space="preserve">How does the concept of biophilia resonate with your experience?</w:t>
            </w:r>
          </w:p>
          <w:p w:rsidR="00000000" w:rsidDel="00000000" w:rsidP="00000000" w:rsidRDefault="00000000" w:rsidRPr="00000000" w14:paraId="000019B8">
            <w:pPr>
              <w:numPr>
                <w:ilvl w:val="2"/>
                <w:numId w:val="160"/>
              </w:numPr>
              <w:spacing w:after="0" w:afterAutospacing="0" w:before="0" w:beforeAutospacing="0" w:lineRule="auto"/>
              <w:ind w:left="2160" w:hanging="360"/>
              <w:rPr>
                <w:ins w:author="Sonya Jakubec" w:id="565" w:date="2025-12-03T06:20:11Z"/>
              </w:rPr>
            </w:pPr>
            <w:ins w:author="Sonya Jakubec" w:id="565" w:date="2025-12-03T06:20:11Z">
              <w:r w:rsidDel="00000000" w:rsidR="00000000" w:rsidRPr="00000000">
                <w:rPr>
                  <w:rtl w:val="0"/>
                </w:rPr>
                <w:t xml:space="preserve">What are some of the pathways to nature connectedness (senses, beauty, emotion, meaning and compassion) that resonated on your walk?</w:t>
              </w:r>
            </w:ins>
          </w:p>
          <w:p w:rsidR="00000000" w:rsidDel="00000000" w:rsidP="00000000" w:rsidRDefault="00000000" w:rsidRPr="00000000" w14:paraId="000019B9">
            <w:pPr>
              <w:numPr>
                <w:ilvl w:val="2"/>
                <w:numId w:val="160"/>
              </w:numPr>
              <w:spacing w:after="0" w:afterAutospacing="0" w:before="0" w:beforeAutospacing="0" w:lineRule="auto"/>
              <w:ind w:left="2160" w:hanging="360"/>
            </w:pPr>
            <w:ins w:author="Sonya Jakubec" w:id="565" w:date="2025-12-03T06:20:11Z">
              <w:r w:rsidDel="00000000" w:rsidR="00000000" w:rsidRPr="00000000">
                <w:rPr>
                  <w:rtl w:val="0"/>
                </w:rPr>
                <w:t xml:space="preserve"> </w:t>
              </w:r>
            </w:ins>
            <w:r w:rsidDel="00000000" w:rsidR="00000000" w:rsidRPr="00000000">
              <w:rPr>
                <w:rtl w:val="0"/>
              </w:rPr>
              <w:t xml:space="preserve">What small ways could you incorporate nature into your daily routine to support your well-being?</w:t>
            </w:r>
          </w:p>
          <w:p w:rsidR="00000000" w:rsidDel="00000000" w:rsidP="00000000" w:rsidRDefault="00000000" w:rsidRPr="00000000" w14:paraId="000019BA">
            <w:pPr>
              <w:numPr>
                <w:ilvl w:val="0"/>
                <w:numId w:val="160"/>
              </w:numPr>
              <w:spacing w:after="0" w:afterAutospacing="0" w:before="0" w:beforeAutospacing="0" w:lineRule="auto"/>
              <w:ind w:left="720" w:hanging="360"/>
            </w:pPr>
            <w:r w:rsidDel="00000000" w:rsidR="00000000" w:rsidRPr="00000000">
              <w:rPr>
                <w:b w:val="1"/>
                <w:bCs w:val="1"/>
                <w:rtl w:val="0"/>
              </w:rPr>
              <w:t xml:space="preserve">Research and Plan a Nature-Based Activity (30 minutes):</w:t>
            </w:r>
          </w:p>
          <w:p w:rsidR="00000000" w:rsidDel="00000000" w:rsidP="00000000" w:rsidRDefault="00000000" w:rsidRPr="00000000" w14:paraId="000019BB">
            <w:pPr>
              <w:numPr>
                <w:ilvl w:val="1"/>
                <w:numId w:val="160"/>
              </w:numPr>
              <w:spacing w:after="0" w:afterAutospacing="0" w:before="0" w:beforeAutospacing="0" w:lineRule="auto"/>
              <w:ind w:left="1440" w:hanging="360"/>
            </w:pPr>
            <w:r w:rsidDel="00000000" w:rsidR="00000000" w:rsidRPr="00000000">
              <w:rPr>
                <w:rtl w:val="0"/>
              </w:rPr>
              <w:t xml:space="preserve">Research a nature-based activity that supports mental health (e.g., gardening, forest bathing, or ecotherapy).</w:t>
            </w:r>
          </w:p>
          <w:p w:rsidR="00000000" w:rsidDel="00000000" w:rsidP="00000000" w:rsidRDefault="00000000" w:rsidRPr="00000000" w14:paraId="000019BC">
            <w:pPr>
              <w:numPr>
                <w:ilvl w:val="1"/>
                <w:numId w:val="160"/>
              </w:numPr>
              <w:spacing w:after="240" w:before="0" w:beforeAutospacing="0" w:lineRule="auto"/>
              <w:ind w:left="1440" w:hanging="360"/>
            </w:pPr>
            <w:r w:rsidDel="00000000" w:rsidR="00000000" w:rsidRPr="00000000">
              <w:rPr>
                <w:rtl w:val="0"/>
              </w:rPr>
              <w:t xml:space="preserve">Write a brief plan for</w:t>
            </w:r>
            <w:ins w:author="Claire Perry" w:id="566" w:date="2025-12-10T02:47:10Z">
              <w:r w:rsidDel="00000000" w:rsidR="00000000" w:rsidRPr="00000000">
                <w:rPr>
                  <w:rtl w:val="0"/>
                </w:rPr>
                <w:t xml:space="preserve"> regularly</w:t>
              </w:r>
            </w:ins>
            <w:r w:rsidDel="00000000" w:rsidR="00000000" w:rsidRPr="00000000">
              <w:rPr>
                <w:rtl w:val="0"/>
              </w:rPr>
              <w:t xml:space="preserve"> integrating this activity into your life or sharing it with others in your community.</w:t>
            </w:r>
          </w:p>
          <w:p w:rsidR="00000000" w:rsidDel="00000000" w:rsidP="00000000" w:rsidRDefault="00000000" w:rsidRPr="00000000" w14:paraId="000019BD">
            <w:pPr>
              <w:pStyle w:val="Heading2"/>
              <w:spacing w:after="240" w:before="240" w:lineRule="auto"/>
              <w:rPr/>
            </w:pPr>
            <w:bookmarkStart w:colFirst="0" w:colLast="0" w:name="_9ymfumzanemq" w:id="378"/>
            <w:bookmarkEnd w:id="378"/>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19BE">
            <w:pPr>
              <w:spacing w:after="240" w:before="240" w:lineRule="auto"/>
              <w:rPr/>
            </w:pPr>
            <w:r w:rsidDel="00000000" w:rsidR="00000000" w:rsidRPr="00000000">
              <w:rPr>
                <w:b w:val="1"/>
                <w:bCs w:val="1"/>
                <w:rtl w:val="0"/>
              </w:rPr>
              <w:t xml:space="preserve">Objective: </w:t>
            </w:r>
            <w:r w:rsidDel="00000000" w:rsidR="00000000" w:rsidRPr="00000000">
              <w:rPr>
                <w:rtl w:val="0"/>
              </w:rPr>
              <w:t xml:space="preserve">Collaboratively explore how nature-based approaches can alleviate</w:t>
            </w:r>
            <w:ins w:author="Claire Perry" w:id="567" w:date="2025-12-10T02:48:55Z">
              <w:r w:rsidDel="00000000" w:rsidR="00000000" w:rsidRPr="00000000">
                <w:rPr>
                  <w:rtl w:val="0"/>
                </w:rPr>
                <w:t xml:space="preserve"> distressing</w:t>
              </w:r>
            </w:ins>
            <w:r w:rsidDel="00000000" w:rsidR="00000000" w:rsidRPr="00000000">
              <w:rPr>
                <w:rtl w:val="0"/>
              </w:rPr>
              <w:t xml:space="preserve"> climate emotions and develop community-centered interventions inspired by the biophilia hypothesis.</w:t>
            </w:r>
          </w:p>
          <w:p w:rsidR="00000000" w:rsidDel="00000000" w:rsidP="00000000" w:rsidRDefault="00000000" w:rsidRPr="00000000" w14:paraId="000019BF">
            <w:pPr>
              <w:spacing w:after="240" w:before="240" w:lineRule="auto"/>
              <w:rPr/>
            </w:pPr>
            <w:r w:rsidDel="00000000" w:rsidR="00000000" w:rsidRPr="00000000">
              <w:rPr>
                <w:b w:val="1"/>
                <w:bCs w:val="1"/>
                <w:rtl w:val="0"/>
              </w:rPr>
              <w:t xml:space="preserve">Time Allocation:</w:t>
            </w:r>
            <w:r w:rsidDel="00000000" w:rsidR="00000000" w:rsidRPr="00000000">
              <w:rPr>
                <w:rtl w:val="0"/>
              </w:rPr>
              <w:t xml:space="preserve"> 90 minutes.</w:t>
            </w:r>
          </w:p>
          <w:p w:rsidR="00000000" w:rsidDel="00000000" w:rsidP="00000000" w:rsidRDefault="00000000" w:rsidRPr="00000000" w14:paraId="000019C0">
            <w:pPr>
              <w:spacing w:after="240" w:before="240" w:lineRule="auto"/>
              <w:rPr>
                <w:u w:val="single"/>
              </w:rPr>
            </w:pPr>
            <w:r w:rsidDel="00000000" w:rsidR="00000000" w:rsidRPr="00000000">
              <w:rPr>
                <w:u w:val="single"/>
                <w:rtl w:val="0"/>
              </w:rPr>
              <w:t xml:space="preserve">Facilitator Instructions:</w:t>
            </w:r>
          </w:p>
          <w:p w:rsidR="00000000" w:rsidDel="00000000" w:rsidP="00000000" w:rsidRDefault="00000000" w:rsidRPr="00000000" w14:paraId="000019C1">
            <w:pPr>
              <w:numPr>
                <w:ilvl w:val="0"/>
                <w:numId w:val="479"/>
              </w:numPr>
              <w:spacing w:after="0" w:afterAutospacing="0" w:before="240" w:lineRule="auto"/>
              <w:ind w:left="720" w:hanging="360"/>
            </w:pPr>
            <w:r w:rsidDel="00000000" w:rsidR="00000000" w:rsidRPr="00000000">
              <w:rPr>
                <w:b w:val="1"/>
                <w:bCs w:val="1"/>
                <w:rtl w:val="0"/>
              </w:rPr>
              <w:t xml:space="preserve">Introduction and Group Discussion (10 minutes):</w:t>
            </w:r>
          </w:p>
          <w:p w:rsidR="00000000" w:rsidDel="00000000" w:rsidP="00000000" w:rsidRDefault="00000000" w:rsidRPr="00000000" w14:paraId="000019C2">
            <w:pPr>
              <w:numPr>
                <w:ilvl w:val="1"/>
                <w:numId w:val="479"/>
              </w:numPr>
              <w:spacing w:after="0" w:afterAutospacing="0" w:before="0" w:beforeAutospacing="0" w:lineRule="auto"/>
              <w:ind w:left="1440" w:hanging="360"/>
            </w:pPr>
            <w:r w:rsidDel="00000000" w:rsidR="00000000" w:rsidRPr="00000000">
              <w:rPr>
                <w:rtl w:val="0"/>
              </w:rPr>
              <w:t xml:space="preserve">Introduce the concept of biophilia and its relevance to climate emotions.</w:t>
            </w:r>
          </w:p>
          <w:p w:rsidR="00000000" w:rsidDel="00000000" w:rsidP="00000000" w:rsidRDefault="00000000" w:rsidRPr="00000000" w14:paraId="000019C3">
            <w:pPr>
              <w:numPr>
                <w:ilvl w:val="1"/>
                <w:numId w:val="479"/>
              </w:numPr>
              <w:spacing w:after="0" w:afterAutospacing="0" w:before="0" w:beforeAutospacing="0" w:lineRule="auto"/>
              <w:ind w:left="1440" w:hanging="360"/>
            </w:pPr>
            <w:r w:rsidDel="00000000" w:rsidR="00000000" w:rsidRPr="00000000">
              <w:rPr>
                <w:rtl w:val="0"/>
              </w:rPr>
              <w:t xml:space="preserve">Ask participants:</w:t>
            </w:r>
          </w:p>
          <w:p w:rsidR="00000000" w:rsidDel="00000000" w:rsidP="00000000" w:rsidRDefault="00000000" w:rsidRPr="00000000" w14:paraId="000019C4">
            <w:pPr>
              <w:numPr>
                <w:ilvl w:val="2"/>
                <w:numId w:val="479"/>
              </w:numPr>
              <w:spacing w:after="0" w:afterAutospacing="0" w:before="0" w:beforeAutospacing="0" w:lineRule="auto"/>
              <w:ind w:left="2160" w:hanging="360"/>
            </w:pPr>
            <w:r w:rsidDel="00000000" w:rsidR="00000000" w:rsidRPr="00000000">
              <w:rPr>
                <w:rtl w:val="0"/>
              </w:rPr>
              <w:t xml:space="preserve">How do you personally </w:t>
            </w:r>
            <w:ins w:author="Claire Perry" w:id="568" w:date="2025-12-10T02:50:19Z">
              <w:r w:rsidDel="00000000" w:rsidR="00000000" w:rsidRPr="00000000">
                <w:rPr>
                  <w:rtl w:val="0"/>
                </w:rPr>
                <w:t xml:space="preserve">stay </w:t>
              </w:r>
            </w:ins>
            <w:r w:rsidDel="00000000" w:rsidR="00000000" w:rsidRPr="00000000">
              <w:rPr>
                <w:rtl w:val="0"/>
              </w:rPr>
              <w:t xml:space="preserve">connect</w:t>
            </w:r>
            <w:ins w:author="Claire Perry" w:id="569" w:date="2025-12-10T02:50:24Z">
              <w:r w:rsidDel="00000000" w:rsidR="00000000" w:rsidRPr="00000000">
                <w:rPr>
                  <w:rtl w:val="0"/>
                </w:rPr>
                <w:t xml:space="preserve">ed</w:t>
              </w:r>
            </w:ins>
            <w:r w:rsidDel="00000000" w:rsidR="00000000" w:rsidRPr="00000000">
              <w:rPr>
                <w:rtl w:val="0"/>
              </w:rPr>
              <w:t xml:space="preserve"> with nature?</w:t>
            </w:r>
          </w:p>
          <w:p w:rsidR="00000000" w:rsidDel="00000000" w:rsidP="00000000" w:rsidRDefault="00000000" w:rsidRPr="00000000" w14:paraId="000019C5">
            <w:pPr>
              <w:numPr>
                <w:ilvl w:val="2"/>
                <w:numId w:val="479"/>
              </w:numPr>
              <w:spacing w:after="0" w:afterAutospacing="0" w:before="0" w:beforeAutospacing="0" w:lineRule="auto"/>
              <w:ind w:left="2160" w:hanging="360"/>
            </w:pPr>
            <w:r w:rsidDel="00000000" w:rsidR="00000000" w:rsidRPr="00000000">
              <w:rPr>
                <w:rtl w:val="0"/>
              </w:rPr>
              <w:t xml:space="preserve">Have you noticed any changes in your emotions or mindset after spending time outdoors?</w:t>
            </w:r>
          </w:p>
          <w:p w:rsidR="00000000" w:rsidDel="00000000" w:rsidP="00000000" w:rsidRDefault="00000000" w:rsidRPr="00000000" w14:paraId="000019C6">
            <w:pPr>
              <w:numPr>
                <w:ilvl w:val="0"/>
                <w:numId w:val="479"/>
              </w:numPr>
              <w:spacing w:after="0" w:afterAutospacing="0" w:before="0" w:beforeAutospacing="0" w:lineRule="auto"/>
              <w:ind w:left="720" w:hanging="360"/>
            </w:pPr>
            <w:r w:rsidDel="00000000" w:rsidR="00000000" w:rsidRPr="00000000">
              <w:rPr>
                <w:b w:val="1"/>
                <w:bCs w:val="1"/>
                <w:rtl w:val="0"/>
              </w:rPr>
              <w:t xml:space="preserve">Group Exploration: Benefits of Nature (20 minutes):</w:t>
            </w:r>
          </w:p>
          <w:p w:rsidR="00000000" w:rsidDel="00000000" w:rsidP="00000000" w:rsidRDefault="00000000" w:rsidRPr="00000000" w14:paraId="000019C7">
            <w:pPr>
              <w:numPr>
                <w:ilvl w:val="1"/>
                <w:numId w:val="479"/>
              </w:numPr>
              <w:spacing w:after="0" w:afterAutospacing="0" w:before="0" w:beforeAutospacing="0" w:lineRule="auto"/>
              <w:ind w:left="1440" w:hanging="360"/>
            </w:pPr>
            <w:r w:rsidDel="00000000" w:rsidR="00000000" w:rsidRPr="00000000">
              <w:rPr>
                <w:rtl w:val="0"/>
              </w:rPr>
              <w:t xml:space="preserve">Divide participants into small groups. Assign each group one theory (e.g., Attention Restoration Theory, Stress Reduction Theory</w:t>
            </w:r>
            <w:ins w:author="Sonya Jakubec" w:id="570" w:date="2025-12-03T06:19:34Z">
              <w:r w:rsidDel="00000000" w:rsidR="00000000" w:rsidRPr="00000000">
                <w:rPr>
                  <w:rtl w:val="0"/>
                </w:rPr>
                <w:t xml:space="preserve">, Nature Connectedness</w:t>
              </w:r>
            </w:ins>
            <w:r w:rsidDel="00000000" w:rsidR="00000000" w:rsidRPr="00000000">
              <w:rPr>
                <w:rtl w:val="0"/>
              </w:rPr>
              <w:t xml:space="preserve">) or benefit (e.g., mental restoration, fostering social connections).</w:t>
            </w:r>
          </w:p>
          <w:p w:rsidR="00000000" w:rsidDel="00000000" w:rsidP="00000000" w:rsidRDefault="00000000" w:rsidRPr="00000000" w14:paraId="000019C8">
            <w:pPr>
              <w:numPr>
                <w:ilvl w:val="1"/>
                <w:numId w:val="479"/>
              </w:numPr>
              <w:spacing w:after="0" w:afterAutospacing="0" w:before="0" w:beforeAutospacing="0" w:lineRule="auto"/>
              <w:ind w:left="1440" w:hanging="360"/>
            </w:pPr>
            <w:r w:rsidDel="00000000" w:rsidR="00000000" w:rsidRPr="00000000">
              <w:rPr>
                <w:rtl w:val="0"/>
              </w:rPr>
              <w:t xml:space="preserve">Groups discuss and brainstorm:</w:t>
            </w:r>
          </w:p>
          <w:p w:rsidR="00000000" w:rsidDel="00000000" w:rsidP="00000000" w:rsidRDefault="00000000" w:rsidRPr="00000000" w14:paraId="000019C9">
            <w:pPr>
              <w:numPr>
                <w:ilvl w:val="2"/>
                <w:numId w:val="479"/>
              </w:numPr>
              <w:spacing w:after="0" w:afterAutospacing="0" w:before="0" w:beforeAutospacing="0" w:lineRule="auto"/>
              <w:ind w:left="2160" w:hanging="360"/>
            </w:pPr>
            <w:r w:rsidDel="00000000" w:rsidR="00000000" w:rsidRPr="00000000">
              <w:rPr>
                <w:rtl w:val="0"/>
              </w:rPr>
              <w:t xml:space="preserve">How does their assigned theory or benefit </w:t>
            </w:r>
            <w:ins w:author="Claire Perry" w:id="571" w:date="2025-12-10T02:51:22Z">
              <w:r w:rsidDel="00000000" w:rsidR="00000000" w:rsidRPr="00000000">
                <w:rPr>
                  <w:rtl w:val="0"/>
                </w:rPr>
                <w:t xml:space="preserve">bridge the </w:t>
              </w:r>
            </w:ins>
            <w:r w:rsidDel="00000000" w:rsidR="00000000" w:rsidRPr="00000000">
              <w:rPr>
                <w:rtl w:val="0"/>
              </w:rPr>
              <w:t xml:space="preserve">link </w:t>
            </w:r>
            <w:ins w:author="Claire Perry" w:id="572" w:date="2025-12-10T02:51:34Z">
              <w:r w:rsidDel="00000000" w:rsidR="00000000" w:rsidRPr="00000000">
                <w:rPr>
                  <w:rtl w:val="0"/>
                </w:rPr>
                <w:t xml:space="preserve">between </w:t>
              </w:r>
            </w:ins>
            <w:r w:rsidDel="00000000" w:rsidR="00000000" w:rsidRPr="00000000">
              <w:rPr>
                <w:rtl w:val="0"/>
              </w:rPr>
              <w:t xml:space="preserve">nature and mental health?</w:t>
            </w:r>
          </w:p>
          <w:p w:rsidR="00000000" w:rsidDel="00000000" w:rsidP="00000000" w:rsidRDefault="00000000" w:rsidRPr="00000000" w14:paraId="000019CA">
            <w:pPr>
              <w:numPr>
                <w:ilvl w:val="2"/>
                <w:numId w:val="479"/>
              </w:numPr>
              <w:spacing w:after="0" w:afterAutospacing="0" w:before="0" w:beforeAutospacing="0" w:lineRule="auto"/>
              <w:ind w:left="2160" w:hanging="360"/>
            </w:pPr>
            <w:r w:rsidDel="00000000" w:rsidR="00000000" w:rsidRPr="00000000">
              <w:rPr>
                <w:rtl w:val="0"/>
              </w:rPr>
              <w:t xml:space="preserve">What practical activities can individuals or communities adopt to harness these benefits?</w:t>
            </w:r>
          </w:p>
          <w:p w:rsidR="00000000" w:rsidDel="00000000" w:rsidP="00000000" w:rsidRDefault="00000000" w:rsidRPr="00000000" w14:paraId="000019CB">
            <w:pPr>
              <w:numPr>
                <w:ilvl w:val="0"/>
                <w:numId w:val="479"/>
              </w:numPr>
              <w:spacing w:after="0" w:afterAutospacing="0" w:before="0" w:beforeAutospacing="0" w:lineRule="auto"/>
              <w:ind w:left="720" w:hanging="360"/>
            </w:pPr>
            <w:r w:rsidDel="00000000" w:rsidR="00000000" w:rsidRPr="00000000">
              <w:rPr>
                <w:b w:val="1"/>
                <w:bCs w:val="1"/>
                <w:rtl w:val="0"/>
              </w:rPr>
              <w:t xml:space="preserve">Design a Nature-Based Intervention (40 minutes):</w:t>
            </w:r>
          </w:p>
          <w:p w:rsidR="00000000" w:rsidDel="00000000" w:rsidP="00000000" w:rsidRDefault="00000000" w:rsidRPr="00000000" w14:paraId="000019CC">
            <w:pPr>
              <w:numPr>
                <w:ilvl w:val="1"/>
                <w:numId w:val="479"/>
              </w:numPr>
              <w:spacing w:after="0" w:afterAutospacing="0" w:before="0" w:beforeAutospacing="0" w:lineRule="auto"/>
              <w:ind w:left="1440" w:hanging="360"/>
            </w:pPr>
            <w:r w:rsidDel="00000000" w:rsidR="00000000" w:rsidRPr="00000000">
              <w:rPr>
                <w:rtl w:val="0"/>
              </w:rPr>
              <w:t xml:space="preserve">Groups work collaboratively to design an intervention for a specific audience, such as:</w:t>
            </w:r>
          </w:p>
          <w:p w:rsidR="00000000" w:rsidDel="00000000" w:rsidP="00000000" w:rsidRDefault="00000000" w:rsidRPr="00000000" w14:paraId="000019CD">
            <w:pPr>
              <w:numPr>
                <w:ilvl w:val="2"/>
                <w:numId w:val="479"/>
              </w:numPr>
              <w:spacing w:after="0" w:afterAutospacing="0" w:before="0" w:beforeAutospacing="0" w:lineRule="auto"/>
              <w:ind w:left="2160" w:hanging="360"/>
            </w:pPr>
            <w:r w:rsidDel="00000000" w:rsidR="00000000" w:rsidRPr="00000000">
              <w:rPr>
                <w:rtl w:val="0"/>
              </w:rPr>
              <w:t xml:space="preserve">Urban residents with limited access to nature.</w:t>
            </w:r>
          </w:p>
          <w:p w:rsidR="00000000" w:rsidDel="00000000" w:rsidP="00000000" w:rsidRDefault="00000000" w:rsidRPr="00000000" w14:paraId="000019CE">
            <w:pPr>
              <w:numPr>
                <w:ilvl w:val="2"/>
                <w:numId w:val="479"/>
              </w:numPr>
              <w:spacing w:after="0" w:afterAutospacing="0" w:before="0" w:beforeAutospacing="0" w:lineRule="auto"/>
              <w:ind w:left="2160" w:hanging="360"/>
            </w:pPr>
            <w:r w:rsidDel="00000000" w:rsidR="00000000" w:rsidRPr="00000000">
              <w:rPr>
                <w:rtl w:val="0"/>
              </w:rPr>
              <w:t xml:space="preserve">School students experiencing eco-anxiety.</w:t>
            </w:r>
          </w:p>
          <w:p w:rsidR="00000000" w:rsidDel="00000000" w:rsidP="00000000" w:rsidRDefault="00000000" w:rsidRPr="00000000" w14:paraId="000019CF">
            <w:pPr>
              <w:numPr>
                <w:ilvl w:val="2"/>
                <w:numId w:val="479"/>
              </w:numPr>
              <w:spacing w:after="0" w:afterAutospacing="0" w:before="0" w:beforeAutospacing="0" w:lineRule="auto"/>
              <w:ind w:left="2160" w:hanging="360"/>
            </w:pPr>
            <w:r w:rsidDel="00000000" w:rsidR="00000000" w:rsidRPr="00000000">
              <w:rPr>
                <w:rtl w:val="0"/>
              </w:rPr>
              <w:t xml:space="preserve">Communities recovering from climate-related disasters.</w:t>
            </w:r>
          </w:p>
          <w:p w:rsidR="00000000" w:rsidDel="00000000" w:rsidP="00000000" w:rsidRDefault="00000000" w:rsidRPr="00000000" w14:paraId="000019D0">
            <w:pPr>
              <w:numPr>
                <w:ilvl w:val="1"/>
                <w:numId w:val="479"/>
              </w:numPr>
              <w:spacing w:after="0" w:afterAutospacing="0" w:before="0" w:beforeAutospacing="0" w:lineRule="auto"/>
              <w:ind w:left="1440" w:hanging="360"/>
            </w:pPr>
            <w:r w:rsidDel="00000000" w:rsidR="00000000" w:rsidRPr="00000000">
              <w:rPr>
                <w:rtl w:val="0"/>
              </w:rPr>
              <w:t xml:space="preserve">Include:</w:t>
            </w:r>
          </w:p>
          <w:p w:rsidR="00000000" w:rsidDel="00000000" w:rsidP="00000000" w:rsidRDefault="00000000" w:rsidRPr="00000000" w14:paraId="000019D1">
            <w:pPr>
              <w:numPr>
                <w:ilvl w:val="2"/>
                <w:numId w:val="479"/>
              </w:numPr>
              <w:spacing w:after="0" w:afterAutospacing="0" w:before="0" w:beforeAutospacing="0" w:lineRule="auto"/>
              <w:ind w:left="2160" w:hanging="360"/>
            </w:pPr>
            <w:r w:rsidDel="00000000" w:rsidR="00000000" w:rsidRPr="00000000">
              <w:rPr>
                <w:rtl w:val="0"/>
              </w:rPr>
              <w:t xml:space="preserve">A description of</w:t>
            </w:r>
            <w:ins w:author="Claire Perry" w:id="573" w:date="2025-12-10T02:54:46Z">
              <w:r w:rsidDel="00000000" w:rsidR="00000000" w:rsidRPr="00000000">
                <w:rPr>
                  <w:rtl w:val="0"/>
                </w:rPr>
                <w:t xml:space="preserve"> a nature-based</w:t>
              </w:r>
            </w:ins>
            <w:r w:rsidDel="00000000" w:rsidR="00000000" w:rsidRPr="00000000">
              <w:rPr>
                <w:rtl w:val="0"/>
              </w:rPr>
              <w:t xml:space="preserve"> </w:t>
            </w:r>
            <w:del w:author="Claire Perry" w:id="574" w:date="2025-12-10T02:54:29Z">
              <w:r w:rsidDel="00000000" w:rsidR="00000000" w:rsidRPr="00000000">
                <w:rPr>
                  <w:rtl w:val="0"/>
                </w:rPr>
                <w:delText xml:space="preserve">the</w:delText>
              </w:r>
            </w:del>
            <w:r w:rsidDel="00000000" w:rsidR="00000000" w:rsidRPr="00000000">
              <w:rPr>
                <w:rtl w:val="0"/>
              </w:rPr>
              <w:t xml:space="preserve"> activity (e.g., community gardening, mindfulness walks).</w:t>
            </w:r>
          </w:p>
          <w:p w:rsidR="00000000" w:rsidDel="00000000" w:rsidP="00000000" w:rsidRDefault="00000000" w:rsidRPr="00000000" w14:paraId="000019D2">
            <w:pPr>
              <w:numPr>
                <w:ilvl w:val="2"/>
                <w:numId w:val="479"/>
              </w:numPr>
              <w:spacing w:after="0" w:afterAutospacing="0" w:before="0" w:beforeAutospacing="0" w:lineRule="auto"/>
              <w:ind w:left="2160" w:hanging="360"/>
            </w:pPr>
            <w:r w:rsidDel="00000000" w:rsidR="00000000" w:rsidRPr="00000000">
              <w:rPr>
                <w:rtl w:val="0"/>
              </w:rPr>
              <w:t xml:space="preserve">How it addresses mental health and climate emotions.</w:t>
            </w:r>
          </w:p>
          <w:p w:rsidR="00000000" w:rsidDel="00000000" w:rsidP="00000000" w:rsidRDefault="00000000" w:rsidRPr="00000000" w14:paraId="000019D3">
            <w:pPr>
              <w:numPr>
                <w:ilvl w:val="2"/>
                <w:numId w:val="479"/>
              </w:numPr>
              <w:spacing w:after="0" w:afterAutospacing="0" w:before="0" w:beforeAutospacing="0" w:lineRule="auto"/>
              <w:ind w:left="2160" w:hanging="360"/>
            </w:pPr>
            <w:r w:rsidDel="00000000" w:rsidR="00000000" w:rsidRPr="00000000">
              <w:rPr>
                <w:rtl w:val="0"/>
              </w:rPr>
              <w:t xml:space="preserve">Accessibility considerations for </w:t>
            </w:r>
            <w:ins w:author="Claire Perry" w:id="575" w:date="2025-12-10T02:55:02Z">
              <w:r w:rsidDel="00000000" w:rsidR="00000000" w:rsidRPr="00000000">
                <w:rPr>
                  <w:rtl w:val="0"/>
                </w:rPr>
                <w:t xml:space="preserve">equity-deserving </w:t>
              </w:r>
            </w:ins>
            <w:del w:author="Claire Perry" w:id="575" w:date="2025-12-10T02:55:02Z">
              <w:r w:rsidDel="00000000" w:rsidR="00000000" w:rsidRPr="00000000">
                <w:rPr>
                  <w:rtl w:val="0"/>
                </w:rPr>
                <w:delText xml:space="preserve">diverse</w:delText>
              </w:r>
            </w:del>
            <w:r w:rsidDel="00000000" w:rsidR="00000000" w:rsidRPr="00000000">
              <w:rPr>
                <w:rtl w:val="0"/>
              </w:rPr>
              <w:t xml:space="preserve"> populations.</w:t>
            </w:r>
          </w:p>
          <w:p w:rsidR="00000000" w:rsidDel="00000000" w:rsidP="00000000" w:rsidRDefault="00000000" w:rsidRPr="00000000" w14:paraId="000019D4">
            <w:pPr>
              <w:numPr>
                <w:ilvl w:val="0"/>
                <w:numId w:val="479"/>
              </w:numPr>
              <w:spacing w:after="0" w:afterAutospacing="0" w:before="0" w:beforeAutospacing="0" w:lineRule="auto"/>
              <w:ind w:left="720" w:hanging="360"/>
            </w:pPr>
            <w:r w:rsidDel="00000000" w:rsidR="00000000" w:rsidRPr="00000000">
              <w:rPr>
                <w:b w:val="1"/>
                <w:bCs w:val="1"/>
                <w:rtl w:val="0"/>
              </w:rPr>
              <w:t xml:space="preserve">Presentations and Feedback (15 minutes):</w:t>
            </w:r>
          </w:p>
          <w:p w:rsidR="00000000" w:rsidDel="00000000" w:rsidP="00000000" w:rsidRDefault="00000000" w:rsidRPr="00000000" w14:paraId="000019D5">
            <w:pPr>
              <w:numPr>
                <w:ilvl w:val="1"/>
                <w:numId w:val="479"/>
              </w:numPr>
              <w:spacing w:after="0" w:afterAutospacing="0" w:before="0" w:beforeAutospacing="0" w:lineRule="auto"/>
              <w:ind w:left="1440" w:hanging="360"/>
            </w:pPr>
            <w:r w:rsidDel="00000000" w:rsidR="00000000" w:rsidRPr="00000000">
              <w:rPr>
                <w:rtl w:val="0"/>
              </w:rPr>
              <w:t xml:space="preserve">Groups present their intervention designs to the larger group.</w:t>
            </w:r>
          </w:p>
          <w:p w:rsidR="00000000" w:rsidDel="00000000" w:rsidP="00000000" w:rsidRDefault="00000000" w:rsidRPr="00000000" w14:paraId="000019D6">
            <w:pPr>
              <w:numPr>
                <w:ilvl w:val="1"/>
                <w:numId w:val="479"/>
              </w:numPr>
              <w:spacing w:after="0" w:afterAutospacing="0" w:before="0" w:beforeAutospacing="0" w:lineRule="auto"/>
              <w:ind w:left="1440" w:hanging="360"/>
            </w:pPr>
            <w:r w:rsidDel="00000000" w:rsidR="00000000" w:rsidRPr="00000000">
              <w:rPr>
                <w:rtl w:val="0"/>
              </w:rPr>
              <w:t xml:space="preserve">Encourage peer feedback on inclusivity, feasibility, </w:t>
            </w:r>
            <w:ins w:author="Claire Perry" w:id="576" w:date="2025-12-10T02:55:55Z">
              <w:r w:rsidDel="00000000" w:rsidR="00000000" w:rsidRPr="00000000">
                <w:rPr>
                  <w:rtl w:val="0"/>
                </w:rPr>
                <w:t xml:space="preserve">potential challenges </w:t>
              </w:r>
            </w:ins>
            <w:r w:rsidDel="00000000" w:rsidR="00000000" w:rsidRPr="00000000">
              <w:rPr>
                <w:rtl w:val="0"/>
              </w:rPr>
              <w:t xml:space="preserve">and potential impact.</w:t>
            </w:r>
          </w:p>
          <w:p w:rsidR="00000000" w:rsidDel="00000000" w:rsidP="00000000" w:rsidRDefault="00000000" w:rsidRPr="00000000" w14:paraId="000019D7">
            <w:pPr>
              <w:numPr>
                <w:ilvl w:val="0"/>
                <w:numId w:val="479"/>
              </w:numPr>
              <w:spacing w:after="0" w:afterAutospacing="0" w:before="0" w:beforeAutospacing="0" w:lineRule="auto"/>
              <w:ind w:left="720" w:hanging="360"/>
            </w:pPr>
            <w:r w:rsidDel="00000000" w:rsidR="00000000" w:rsidRPr="00000000">
              <w:rPr>
                <w:b w:val="1"/>
                <w:bCs w:val="1"/>
                <w:rtl w:val="0"/>
              </w:rPr>
              <w:t xml:space="preserve">Closing Reflection (5 minutes):</w:t>
            </w:r>
          </w:p>
          <w:p w:rsidR="00000000" w:rsidDel="00000000" w:rsidP="00000000" w:rsidRDefault="00000000" w:rsidRPr="00000000" w14:paraId="000019D8">
            <w:pPr>
              <w:numPr>
                <w:ilvl w:val="1"/>
                <w:numId w:val="479"/>
              </w:numPr>
              <w:spacing w:after="0" w:afterAutospacing="0" w:before="0" w:beforeAutospacing="0" w:lineRule="auto"/>
              <w:ind w:left="1440" w:hanging="360"/>
            </w:pPr>
            <w:r w:rsidDel="00000000" w:rsidR="00000000" w:rsidRPr="00000000">
              <w:rPr>
                <w:rtl w:val="0"/>
              </w:rPr>
              <w:t xml:space="preserve">Facilitator leads a reflection on the importance of nature-based approaches.</w:t>
            </w:r>
          </w:p>
          <w:p w:rsidR="00000000" w:rsidDel="00000000" w:rsidP="00000000" w:rsidRDefault="00000000" w:rsidRPr="00000000" w14:paraId="000019D9">
            <w:pPr>
              <w:numPr>
                <w:ilvl w:val="1"/>
                <w:numId w:val="479"/>
              </w:numPr>
              <w:spacing w:after="0" w:afterAutospacing="0" w:before="0" w:beforeAutospacing="0" w:lineRule="auto"/>
              <w:ind w:left="1440" w:hanging="360"/>
            </w:pPr>
            <w:r w:rsidDel="00000000" w:rsidR="00000000" w:rsidRPr="00000000">
              <w:rPr>
                <w:rtl w:val="0"/>
              </w:rPr>
              <w:t xml:space="preserve">Ask participants:</w:t>
            </w:r>
          </w:p>
          <w:p w:rsidR="00000000" w:rsidDel="00000000" w:rsidP="00000000" w:rsidRDefault="00000000" w:rsidRPr="00000000" w14:paraId="000019DA">
            <w:pPr>
              <w:numPr>
                <w:ilvl w:val="2"/>
                <w:numId w:val="479"/>
              </w:numPr>
              <w:spacing w:after="0" w:afterAutospacing="0" w:before="0" w:beforeAutospacing="0" w:lineRule="auto"/>
              <w:ind w:left="2160" w:hanging="360"/>
            </w:pPr>
            <w:r w:rsidDel="00000000" w:rsidR="00000000" w:rsidRPr="00000000">
              <w:rPr>
                <w:rtl w:val="0"/>
              </w:rPr>
              <w:t xml:space="preserve">What did you learn today that surprised you?</w:t>
            </w:r>
          </w:p>
          <w:p w:rsidR="00000000" w:rsidDel="00000000" w:rsidP="00000000" w:rsidRDefault="00000000" w:rsidRPr="00000000" w14:paraId="000019DB">
            <w:pPr>
              <w:numPr>
                <w:ilvl w:val="2"/>
                <w:numId w:val="479"/>
              </w:numPr>
              <w:spacing w:after="240" w:before="0" w:beforeAutospacing="0" w:lineRule="auto"/>
              <w:ind w:left="2160" w:hanging="360"/>
            </w:pPr>
            <w:r w:rsidDel="00000000" w:rsidR="00000000" w:rsidRPr="00000000">
              <w:rPr>
                <w:rtl w:val="0"/>
              </w:rPr>
              <w:t xml:space="preserve">How will you incorporate these ideas into your personal or professional life?</w:t>
            </w:r>
          </w:p>
          <w:p w:rsidR="00000000" w:rsidDel="00000000" w:rsidP="00000000" w:rsidRDefault="00000000" w:rsidRPr="00000000" w14:paraId="000019DC">
            <w:pPr>
              <w:spacing w:after="240" w:before="240" w:lineRule="auto"/>
              <w:rPr>
                <w:b w:val="1"/>
                <w:bCs w:val="1"/>
              </w:rPr>
            </w:pPr>
            <w:r w:rsidDel="00000000" w:rsidR="00000000" w:rsidRPr="00000000">
              <w:rPr>
                <w:b w:val="1"/>
                <w:bCs w:val="1"/>
                <w:rtl w:val="0"/>
              </w:rPr>
              <w:t xml:space="preserve">Optional Extensions:</w:t>
            </w:r>
          </w:p>
          <w:p w:rsidR="00000000" w:rsidDel="00000000" w:rsidP="00000000" w:rsidRDefault="00000000" w:rsidRPr="00000000" w14:paraId="000019DD">
            <w:pPr>
              <w:numPr>
                <w:ilvl w:val="0"/>
                <w:numId w:val="207"/>
              </w:numPr>
              <w:spacing w:after="0" w:afterAutospacing="0" w:before="240" w:lineRule="auto"/>
              <w:ind w:left="720" w:hanging="360"/>
            </w:pPr>
            <w:r w:rsidDel="00000000" w:rsidR="00000000" w:rsidRPr="00000000">
              <w:rPr>
                <w:b w:val="1"/>
                <w:bCs w:val="1"/>
                <w:rtl w:val="0"/>
              </w:rPr>
              <w:t xml:space="preserve">Mapping Nature Accessibility:</w:t>
            </w:r>
          </w:p>
          <w:p w:rsidR="00000000" w:rsidDel="00000000" w:rsidP="00000000" w:rsidRDefault="00000000" w:rsidRPr="00000000" w14:paraId="000019DE">
            <w:pPr>
              <w:numPr>
                <w:ilvl w:val="1"/>
                <w:numId w:val="207"/>
              </w:numPr>
              <w:spacing w:after="0" w:afterAutospacing="0" w:before="0" w:beforeAutospacing="0" w:lineRule="auto"/>
              <w:ind w:left="1440" w:hanging="360"/>
            </w:pPr>
            <w:r w:rsidDel="00000000" w:rsidR="00000000" w:rsidRPr="00000000">
              <w:rPr>
                <w:rtl w:val="0"/>
              </w:rPr>
              <w:t xml:space="preserve">Participants research and map local green spaces, identifying opportunities to improve access for underserved populations.</w:t>
            </w:r>
          </w:p>
          <w:p w:rsidR="00000000" w:rsidDel="00000000" w:rsidP="00000000" w:rsidRDefault="00000000" w:rsidRPr="00000000" w14:paraId="000019DF">
            <w:pPr>
              <w:numPr>
                <w:ilvl w:val="0"/>
                <w:numId w:val="207"/>
              </w:numPr>
              <w:spacing w:after="0" w:afterAutospacing="0" w:before="0" w:beforeAutospacing="0" w:lineRule="auto"/>
              <w:ind w:left="720" w:hanging="360"/>
            </w:pPr>
            <w:r w:rsidDel="00000000" w:rsidR="00000000" w:rsidRPr="00000000">
              <w:rPr>
                <w:b w:val="1"/>
                <w:bCs w:val="1"/>
                <w:rtl w:val="0"/>
              </w:rPr>
              <w:t xml:space="preserve">Biophilia Photo Journal:</w:t>
            </w:r>
          </w:p>
          <w:p w:rsidR="00000000" w:rsidDel="00000000" w:rsidP="00000000" w:rsidRDefault="00000000" w:rsidRPr="00000000" w14:paraId="000019E0">
            <w:pPr>
              <w:numPr>
                <w:ilvl w:val="1"/>
                <w:numId w:val="207"/>
              </w:numPr>
              <w:spacing w:after="0" w:afterAutospacing="0" w:before="0" w:beforeAutospacing="0" w:lineRule="auto"/>
              <w:ind w:left="1440" w:hanging="360"/>
            </w:pPr>
            <w:r w:rsidDel="00000000" w:rsidR="00000000" w:rsidRPr="00000000">
              <w:rPr>
                <w:rtl w:val="0"/>
              </w:rPr>
              <w:t xml:space="preserve">Participants create a photo journal documenting their interactions with nature over a week, reflecting on emotional and mental health changes.</w:t>
            </w:r>
          </w:p>
          <w:p w:rsidR="00000000" w:rsidDel="00000000" w:rsidP="00000000" w:rsidRDefault="00000000" w:rsidRPr="00000000" w14:paraId="000019E1">
            <w:pPr>
              <w:numPr>
                <w:ilvl w:val="0"/>
                <w:numId w:val="207"/>
              </w:numPr>
              <w:spacing w:after="0" w:afterAutospacing="0" w:before="0" w:beforeAutospacing="0" w:lineRule="auto"/>
              <w:ind w:left="720" w:hanging="360"/>
            </w:pPr>
            <w:r w:rsidDel="00000000" w:rsidR="00000000" w:rsidRPr="00000000">
              <w:rPr>
                <w:b w:val="1"/>
                <w:bCs w:val="1"/>
                <w:rtl w:val="0"/>
              </w:rPr>
              <w:t xml:space="preserve">Community Gardening Project:</w:t>
            </w:r>
          </w:p>
          <w:p w:rsidR="00000000" w:rsidDel="00000000" w:rsidP="00000000" w:rsidRDefault="00000000" w:rsidRPr="00000000" w14:paraId="000019E2">
            <w:pPr>
              <w:numPr>
                <w:ilvl w:val="1"/>
                <w:numId w:val="207"/>
              </w:numPr>
              <w:spacing w:after="240" w:before="0" w:beforeAutospacing="0" w:lineRule="auto"/>
              <w:ind w:left="1440" w:hanging="360"/>
            </w:pPr>
            <w:r w:rsidDel="00000000" w:rsidR="00000000" w:rsidRPr="00000000">
              <w:rPr>
                <w:rtl w:val="0"/>
              </w:rPr>
              <w:t xml:space="preserve">Organize a hands-on activity where participants plan and start a small garden in their community, fostering connection and collaboration.</w:t>
            </w:r>
          </w:p>
        </w:tc>
      </w:tr>
      <w:tr>
        <w:trPr>
          <w:cantSplit w:val="0"/>
          <w:tblHeader w:val="0"/>
        </w:trPr>
        <w:tc>
          <w:tcPr>
            <w:shd w:fill="d5a6bd" w:val="clear"/>
          </w:tcPr>
          <w:p w:rsidR="00000000" w:rsidDel="00000000" w:rsidP="00000000" w:rsidRDefault="00000000" w:rsidRPr="00000000" w14:paraId="000019E3">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19E4">
            <w:pPr>
              <w:numPr>
                <w:ilvl w:val="0"/>
                <w:numId w:val="451"/>
              </w:numPr>
              <w:spacing w:after="0" w:afterAutospacing="0" w:before="240" w:lineRule="auto"/>
              <w:ind w:left="720" w:hanging="360"/>
            </w:pPr>
            <w:r w:rsidDel="00000000" w:rsidR="00000000" w:rsidRPr="00000000">
              <w:rPr>
                <w:rtl w:val="0"/>
              </w:rPr>
              <w:t xml:space="preserve">Bauer, A., &amp; White, N. D. (2023). Time in nature: A prescription for the prevention or management of hypertension. American Journal of Lifestyle Medicine, 17(4), 476–478.</w:t>
            </w:r>
            <w:hyperlink r:id="rId766">
              <w:r w:rsidDel="00000000" w:rsidR="00000000" w:rsidRPr="00000000">
                <w:rPr>
                  <w:rtl w:val="0"/>
                </w:rPr>
                <w:t xml:space="preserve"> </w:t>
              </w:r>
            </w:hyperlink>
            <w:hyperlink r:id="rId767">
              <w:r w:rsidDel="00000000" w:rsidR="00000000" w:rsidRPr="00000000">
                <w:rPr>
                  <w:color w:val="1155cc"/>
                  <w:u w:val="single"/>
                  <w:rtl w:val="0"/>
                </w:rPr>
                <w:t xml:space="preserve">https://doi.org/10.1177/15598276231165662</w:t>
              </w:r>
            </w:hyperlink>
            <w:r w:rsidDel="00000000" w:rsidR="00000000" w:rsidRPr="00000000">
              <w:rPr>
                <w:rtl w:val="0"/>
              </w:rPr>
            </w:r>
          </w:p>
          <w:p w:rsidR="00000000" w:rsidDel="00000000" w:rsidP="00000000" w:rsidRDefault="00000000" w:rsidRPr="00000000" w14:paraId="000019E5">
            <w:pPr>
              <w:numPr>
                <w:ilvl w:val="0"/>
                <w:numId w:val="451"/>
              </w:numPr>
              <w:spacing w:after="0" w:afterAutospacing="0" w:before="0" w:beforeAutospacing="0" w:lineRule="auto"/>
              <w:ind w:left="720" w:hanging="360"/>
            </w:pPr>
            <w:r w:rsidDel="00000000" w:rsidR="00000000" w:rsidRPr="00000000">
              <w:rPr>
                <w:rtl w:val="0"/>
              </w:rPr>
              <w:t xml:space="preserve">Balundė, A., Jovarauskaitė, L., &amp; Poškus, M. S. (2019). Exploring the relationship between connectedness with nature, environmental identity, and environmental self-identity: A systematic review and meta-analysis. SAGE Open, 9(2).</w:t>
            </w:r>
            <w:hyperlink r:id="rId768">
              <w:r w:rsidDel="00000000" w:rsidR="00000000" w:rsidRPr="00000000">
                <w:rPr>
                  <w:rtl w:val="0"/>
                </w:rPr>
                <w:t xml:space="preserve"> </w:t>
              </w:r>
            </w:hyperlink>
            <w:hyperlink r:id="rId769">
              <w:r w:rsidDel="00000000" w:rsidR="00000000" w:rsidRPr="00000000">
                <w:rPr>
                  <w:color w:val="1155cc"/>
                  <w:u w:val="single"/>
                  <w:rtl w:val="0"/>
                </w:rPr>
                <w:t xml:space="preserve">https://doi.org/10.1177/2158244019841925</w:t>
              </w:r>
            </w:hyperlink>
            <w:r w:rsidDel="00000000" w:rsidR="00000000" w:rsidRPr="00000000">
              <w:rPr>
                <w:rtl w:val="0"/>
              </w:rPr>
            </w:r>
          </w:p>
          <w:p w:rsidR="00000000" w:rsidDel="00000000" w:rsidP="00000000" w:rsidRDefault="00000000" w:rsidRPr="00000000" w14:paraId="000019E6">
            <w:pPr>
              <w:numPr>
                <w:ilvl w:val="0"/>
                <w:numId w:val="451"/>
              </w:numPr>
              <w:spacing w:after="0" w:afterAutospacing="0" w:before="0" w:beforeAutospacing="0" w:lineRule="auto"/>
              <w:ind w:left="720" w:hanging="360"/>
            </w:pPr>
            <w:r w:rsidDel="00000000" w:rsidR="00000000" w:rsidRPr="00000000">
              <w:rPr>
                <w:rtl w:val="0"/>
              </w:rPr>
              <w:t xml:space="preserve">Gaekwad, J. S., Sal Moslehian, A., Roös, P. B., &amp; Walker, A. (2022). A meta-analysis of emotional evidence for the biophilia hypothesis and implications for biophilic design. Frontiers in Psychology, 13, 750245.</w:t>
            </w:r>
            <w:hyperlink r:id="rId770">
              <w:r w:rsidDel="00000000" w:rsidR="00000000" w:rsidRPr="00000000">
                <w:rPr>
                  <w:rtl w:val="0"/>
                </w:rPr>
                <w:t xml:space="preserve"> </w:t>
              </w:r>
            </w:hyperlink>
            <w:hyperlink r:id="rId771">
              <w:r w:rsidDel="00000000" w:rsidR="00000000" w:rsidRPr="00000000">
                <w:rPr>
                  <w:color w:val="1155cc"/>
                  <w:u w:val="single"/>
                  <w:rtl w:val="0"/>
                </w:rPr>
                <w:t xml:space="preserve">https://doi.org/10.3389/fpsyg.2022.750245</w:t>
              </w:r>
            </w:hyperlink>
            <w:r w:rsidDel="00000000" w:rsidR="00000000" w:rsidRPr="00000000">
              <w:rPr>
                <w:rtl w:val="0"/>
              </w:rPr>
            </w:r>
          </w:p>
          <w:p w:rsidR="00000000" w:rsidDel="00000000" w:rsidP="00000000" w:rsidRDefault="00000000" w:rsidRPr="00000000" w14:paraId="000019E7">
            <w:pPr>
              <w:numPr>
                <w:ilvl w:val="0"/>
                <w:numId w:val="451"/>
              </w:numPr>
              <w:spacing w:after="0" w:afterAutospacing="0" w:before="0" w:beforeAutospacing="0" w:lineRule="auto"/>
              <w:ind w:left="720" w:hanging="360"/>
            </w:pPr>
            <w:r w:rsidDel="00000000" w:rsidR="00000000" w:rsidRPr="00000000">
              <w:rPr>
                <w:rtl w:val="0"/>
              </w:rPr>
              <w:t xml:space="preserve">Ivers, R., &amp; Astell-Burt, T. (2023). Nature Rx: Nature prescribing in general practice. Australian journal of general practice, 52(4), 183–186.</w:t>
            </w:r>
            <w:hyperlink r:id="rId772">
              <w:r w:rsidDel="00000000" w:rsidR="00000000" w:rsidRPr="00000000">
                <w:rPr>
                  <w:rtl w:val="0"/>
                </w:rPr>
                <w:t xml:space="preserve"> </w:t>
              </w:r>
            </w:hyperlink>
            <w:hyperlink r:id="rId773">
              <w:r w:rsidDel="00000000" w:rsidR="00000000" w:rsidRPr="00000000">
                <w:rPr>
                  <w:color w:val="1155cc"/>
                  <w:u w:val="single"/>
                  <w:rtl w:val="0"/>
                </w:rPr>
                <w:t xml:space="preserve">https://doi.org/10.31128/AJGP-01-23-6671</w:t>
              </w:r>
            </w:hyperlink>
            <w:r w:rsidDel="00000000" w:rsidR="00000000" w:rsidRPr="00000000">
              <w:rPr>
                <w:rtl w:val="0"/>
              </w:rPr>
            </w:r>
          </w:p>
          <w:p w:rsidR="00000000" w:rsidDel="00000000" w:rsidP="00000000" w:rsidRDefault="00000000" w:rsidRPr="00000000" w14:paraId="000019E8">
            <w:pPr>
              <w:numPr>
                <w:ilvl w:val="0"/>
                <w:numId w:val="451"/>
              </w:numPr>
              <w:spacing w:after="0" w:afterAutospacing="0" w:before="0" w:beforeAutospacing="0" w:lineRule="auto"/>
              <w:ind w:left="720" w:hanging="360"/>
            </w:pPr>
            <w:r w:rsidDel="00000000" w:rsidR="00000000" w:rsidRPr="00000000">
              <w:rPr>
                <w:rtl w:val="0"/>
              </w:rPr>
              <w:t xml:space="preserve">Mayer, F. S., &amp; Frantz, C. M. (2004). The connectedness to nature scale: A measure of individuals’ feeling in community with nature. Journal of Environmental Psychology, 24(4), 503–515.</w:t>
            </w:r>
            <w:hyperlink r:id="rId774">
              <w:r w:rsidDel="00000000" w:rsidR="00000000" w:rsidRPr="00000000">
                <w:rPr>
                  <w:rtl w:val="0"/>
                </w:rPr>
                <w:t xml:space="preserve"> </w:t>
              </w:r>
            </w:hyperlink>
            <w:hyperlink r:id="rId775">
              <w:r w:rsidDel="00000000" w:rsidR="00000000" w:rsidRPr="00000000">
                <w:rPr>
                  <w:color w:val="1155cc"/>
                  <w:u w:val="single"/>
                  <w:rtl w:val="0"/>
                </w:rPr>
                <w:t xml:space="preserve">https://doi.org/10.1016/j.jenvp.2004.10.001</w:t>
              </w:r>
            </w:hyperlink>
            <w:r w:rsidDel="00000000" w:rsidR="00000000" w:rsidRPr="00000000">
              <w:rPr>
                <w:rtl w:val="0"/>
              </w:rPr>
            </w:r>
          </w:p>
          <w:p w:rsidR="00000000" w:rsidDel="00000000" w:rsidP="00000000" w:rsidRDefault="00000000" w:rsidRPr="00000000" w14:paraId="000019E9">
            <w:pPr>
              <w:numPr>
                <w:ilvl w:val="0"/>
                <w:numId w:val="451"/>
              </w:numPr>
              <w:spacing w:after="0" w:afterAutospacing="0" w:before="0" w:beforeAutospacing="0" w:lineRule="auto"/>
              <w:ind w:left="720" w:hanging="360"/>
            </w:pPr>
            <w:r w:rsidDel="00000000" w:rsidR="00000000" w:rsidRPr="00000000">
              <w:rPr>
                <w:rtl w:val="0"/>
              </w:rPr>
              <w:t xml:space="preserve">Meredith, G. R., Rakow, D. A., Eldermire, E. R. B., Madsen, C. G., Shelley, S. P., &amp; Sachs, N. A. (2020). Minimum time dose in nature to positively impact the mental health of college-aged students, and how to measure it: A scoping review. Frontiers in Psychology, 10, 2942.</w:t>
            </w:r>
            <w:hyperlink r:id="rId776">
              <w:r w:rsidDel="00000000" w:rsidR="00000000" w:rsidRPr="00000000">
                <w:rPr>
                  <w:rtl w:val="0"/>
                </w:rPr>
                <w:t xml:space="preserve"> </w:t>
              </w:r>
            </w:hyperlink>
            <w:hyperlink r:id="rId777">
              <w:r w:rsidDel="00000000" w:rsidR="00000000" w:rsidRPr="00000000">
                <w:rPr>
                  <w:color w:val="1155cc"/>
                  <w:u w:val="single"/>
                  <w:rtl w:val="0"/>
                </w:rPr>
                <w:t xml:space="preserve">https://doi.org/10.3389/fpsyg.2019.02942</w:t>
              </w:r>
            </w:hyperlink>
            <w:r w:rsidDel="00000000" w:rsidR="00000000" w:rsidRPr="00000000">
              <w:rPr>
                <w:rtl w:val="0"/>
              </w:rPr>
            </w:r>
          </w:p>
          <w:p w:rsidR="00000000" w:rsidDel="00000000" w:rsidP="00000000" w:rsidRDefault="00000000" w:rsidRPr="00000000" w14:paraId="000019EA">
            <w:pPr>
              <w:numPr>
                <w:ilvl w:val="0"/>
                <w:numId w:val="451"/>
              </w:numPr>
              <w:spacing w:after="0" w:afterAutospacing="0" w:before="0" w:beforeAutospacing="0" w:lineRule="auto"/>
              <w:ind w:left="720" w:hanging="360"/>
            </w:pPr>
            <w:r w:rsidDel="00000000" w:rsidR="00000000" w:rsidRPr="00000000">
              <w:rPr>
                <w:rtl w:val="0"/>
              </w:rPr>
              <w:t xml:space="preserve">Restall, B., &amp; Conrad, E. (2015). A literature review of connectedness to nature and its potential for environmental management. Journal of Environmental Management, 159, 264–278.</w:t>
            </w:r>
            <w:hyperlink r:id="rId778">
              <w:r w:rsidDel="00000000" w:rsidR="00000000" w:rsidRPr="00000000">
                <w:rPr>
                  <w:rtl w:val="0"/>
                </w:rPr>
                <w:t xml:space="preserve"> </w:t>
              </w:r>
            </w:hyperlink>
            <w:hyperlink r:id="rId779">
              <w:r w:rsidDel="00000000" w:rsidR="00000000" w:rsidRPr="00000000">
                <w:rPr>
                  <w:color w:val="1155cc"/>
                  <w:u w:val="single"/>
                  <w:rtl w:val="0"/>
                </w:rPr>
                <w:t xml:space="preserve">https://doi.org/10.1016/j.jenvman.2015.05.022</w:t>
              </w:r>
            </w:hyperlink>
            <w:r w:rsidDel="00000000" w:rsidR="00000000" w:rsidRPr="00000000">
              <w:rPr>
                <w:rtl w:val="0"/>
              </w:rPr>
            </w:r>
          </w:p>
          <w:p w:rsidR="00000000" w:rsidDel="00000000" w:rsidP="00000000" w:rsidRDefault="00000000" w:rsidRPr="00000000" w14:paraId="000019EB">
            <w:pPr>
              <w:numPr>
                <w:ilvl w:val="0"/>
                <w:numId w:val="451"/>
              </w:numPr>
              <w:spacing w:after="0" w:afterAutospacing="0" w:before="0" w:beforeAutospacing="0" w:lineRule="auto"/>
              <w:ind w:left="720" w:hanging="360"/>
              <w:rPr>
                <w:ins w:author="Sonya Jakubec" w:id="577" w:date="2025-12-03T06:04:29Z"/>
              </w:rPr>
            </w:pPr>
            <w:ins w:author="Sonya Jakubec" w:id="577" w:date="2025-12-03T06:04:29Z">
              <w:r w:rsidDel="00000000" w:rsidR="00000000" w:rsidRPr="00000000">
                <w:rPr>
                  <w:rtl w:val="0"/>
                </w:rPr>
                <w:t xml:space="preserve">Richardson, M. (2023). Reconnection: Fixing our broken relationship with nature. Pelagic.</w:t>
              </w:r>
            </w:ins>
          </w:p>
          <w:p w:rsidR="00000000" w:rsidDel="00000000" w:rsidP="00000000" w:rsidRDefault="00000000" w:rsidRPr="00000000" w14:paraId="000019EC">
            <w:pPr>
              <w:numPr>
                <w:ilvl w:val="0"/>
                <w:numId w:val="451"/>
              </w:numPr>
              <w:spacing w:after="0" w:afterAutospacing="0" w:before="0" w:beforeAutospacing="0" w:lineRule="auto"/>
              <w:ind w:left="720" w:hanging="360"/>
            </w:pPr>
            <w:r w:rsidDel="00000000" w:rsidR="00000000" w:rsidRPr="00000000">
              <w:rPr>
                <w:rtl w:val="0"/>
              </w:rPr>
              <w:t xml:space="preserve">Thomson, E. E., &amp; Roach, S. P. (2023). The relationships among nature connectedness, climate anxiety, climate action, climate knowledge, and mental health. Frontiers in Psychology, 14, 1241400.</w:t>
            </w:r>
            <w:hyperlink r:id="rId780">
              <w:r w:rsidDel="00000000" w:rsidR="00000000" w:rsidRPr="00000000">
                <w:rPr>
                  <w:rtl w:val="0"/>
                </w:rPr>
                <w:t xml:space="preserve"> </w:t>
              </w:r>
            </w:hyperlink>
            <w:hyperlink r:id="rId781">
              <w:r w:rsidDel="00000000" w:rsidR="00000000" w:rsidRPr="00000000">
                <w:rPr>
                  <w:color w:val="1155cc"/>
                  <w:u w:val="single"/>
                  <w:rtl w:val="0"/>
                </w:rPr>
                <w:t xml:space="preserve">https://doi.org/10.3389/fpsyg.2023.1241400</w:t>
              </w:r>
            </w:hyperlink>
            <w:r w:rsidDel="00000000" w:rsidR="00000000" w:rsidRPr="00000000">
              <w:rPr>
                <w:rtl w:val="0"/>
              </w:rPr>
            </w:r>
          </w:p>
          <w:p w:rsidR="00000000" w:rsidDel="00000000" w:rsidP="00000000" w:rsidRDefault="00000000" w:rsidRPr="00000000" w14:paraId="000019ED">
            <w:pPr>
              <w:numPr>
                <w:ilvl w:val="0"/>
                <w:numId w:val="451"/>
              </w:numPr>
              <w:spacing w:after="0" w:afterAutospacing="0" w:before="0" w:beforeAutospacing="0" w:lineRule="auto"/>
              <w:ind w:left="720" w:hanging="360"/>
            </w:pPr>
            <w:r w:rsidDel="00000000" w:rsidR="00000000" w:rsidRPr="00000000">
              <w:rPr>
                <w:rtl w:val="0"/>
              </w:rPr>
              <w:t xml:space="preserve">Warsini, S., Mills, J., &amp; Usher, K. (2014). Solastalgia: Living with the environmental damage caused by natural disasters. Prehospital and Disaster Medicine, 29(1), 87–90.</w:t>
            </w:r>
            <w:hyperlink r:id="rId782">
              <w:r w:rsidDel="00000000" w:rsidR="00000000" w:rsidRPr="00000000">
                <w:rPr>
                  <w:rtl w:val="0"/>
                </w:rPr>
                <w:t xml:space="preserve"> </w:t>
              </w:r>
            </w:hyperlink>
            <w:hyperlink r:id="rId783">
              <w:r w:rsidDel="00000000" w:rsidR="00000000" w:rsidRPr="00000000">
                <w:rPr>
                  <w:color w:val="1155cc"/>
                  <w:u w:val="single"/>
                  <w:rtl w:val="0"/>
                </w:rPr>
                <w:t xml:space="preserve">https://doi.org/10.1017/S1049023X13009266</w:t>
              </w:r>
            </w:hyperlink>
            <w:r w:rsidDel="00000000" w:rsidR="00000000" w:rsidRPr="00000000">
              <w:rPr>
                <w:rtl w:val="0"/>
              </w:rPr>
            </w:r>
          </w:p>
          <w:p w:rsidR="00000000" w:rsidDel="00000000" w:rsidP="00000000" w:rsidRDefault="00000000" w:rsidRPr="00000000" w14:paraId="000019EE">
            <w:pPr>
              <w:numPr>
                <w:ilvl w:val="0"/>
                <w:numId w:val="451"/>
              </w:numPr>
              <w:spacing w:after="0" w:afterAutospacing="0" w:before="0" w:beforeAutospacing="0" w:lineRule="auto"/>
              <w:ind w:left="720" w:hanging="360"/>
            </w:pPr>
            <w:r w:rsidDel="00000000" w:rsidR="00000000" w:rsidRPr="00000000">
              <w:rPr>
                <w:rtl w:val="0"/>
              </w:rPr>
              <w:t xml:space="preserve">White, M. P., Alcock, I., Grellier, J., et al. (2019). Spending at least 120 minutes a week in nature is associated with good health and wellbeing. Scientific Reports, 9, 7730.</w:t>
            </w:r>
            <w:hyperlink r:id="rId784">
              <w:r w:rsidDel="00000000" w:rsidR="00000000" w:rsidRPr="00000000">
                <w:rPr>
                  <w:rtl w:val="0"/>
                </w:rPr>
                <w:t xml:space="preserve"> </w:t>
              </w:r>
            </w:hyperlink>
            <w:hyperlink r:id="rId785">
              <w:r w:rsidDel="00000000" w:rsidR="00000000" w:rsidRPr="00000000">
                <w:rPr>
                  <w:color w:val="1155cc"/>
                  <w:u w:val="single"/>
                  <w:rtl w:val="0"/>
                </w:rPr>
                <w:t xml:space="preserve">https://doi.org/10.1038/s41598-019-44097-3</w:t>
              </w:r>
            </w:hyperlink>
            <w:r w:rsidDel="00000000" w:rsidR="00000000" w:rsidRPr="00000000">
              <w:rPr>
                <w:rtl w:val="0"/>
              </w:rPr>
            </w:r>
          </w:p>
          <w:p w:rsidR="00000000" w:rsidDel="00000000" w:rsidP="00000000" w:rsidRDefault="00000000" w:rsidRPr="00000000" w14:paraId="000019EF">
            <w:pPr>
              <w:numPr>
                <w:ilvl w:val="0"/>
                <w:numId w:val="451"/>
              </w:numPr>
              <w:spacing w:after="0" w:afterAutospacing="0" w:before="0" w:beforeAutospacing="0" w:lineRule="auto"/>
              <w:ind w:left="720" w:hanging="360"/>
            </w:pPr>
            <w:r w:rsidDel="00000000" w:rsidR="00000000" w:rsidRPr="00000000">
              <w:rPr>
                <w:rtl w:val="0"/>
              </w:rPr>
              <w:t xml:space="preserve">WILSON, E. O. (1984). Biophilia. Harvard University Press.</w:t>
            </w:r>
            <w:hyperlink r:id="rId786">
              <w:r w:rsidDel="00000000" w:rsidR="00000000" w:rsidRPr="00000000">
                <w:rPr>
                  <w:rtl w:val="0"/>
                </w:rPr>
                <w:t xml:space="preserve"> </w:t>
              </w:r>
            </w:hyperlink>
            <w:hyperlink r:id="rId787">
              <w:r w:rsidDel="00000000" w:rsidR="00000000" w:rsidRPr="00000000">
                <w:rPr>
                  <w:color w:val="1155cc"/>
                  <w:u w:val="single"/>
                  <w:rtl w:val="0"/>
                </w:rPr>
                <w:t xml:space="preserve">https://doi.org/10.2307/j.ctvk12s6h</w:t>
              </w:r>
            </w:hyperlink>
            <w:r w:rsidDel="00000000" w:rsidR="00000000" w:rsidRPr="00000000">
              <w:rPr>
                <w:rtl w:val="0"/>
              </w:rPr>
            </w:r>
          </w:p>
          <w:p w:rsidR="00000000" w:rsidDel="00000000" w:rsidP="00000000" w:rsidRDefault="00000000" w:rsidRPr="00000000" w14:paraId="000019F0">
            <w:pPr>
              <w:numPr>
                <w:ilvl w:val="0"/>
                <w:numId w:val="451"/>
              </w:numPr>
              <w:spacing w:after="240" w:before="0" w:beforeAutospacing="0" w:lineRule="auto"/>
              <w:ind w:left="720" w:hanging="360"/>
            </w:pPr>
            <w:r w:rsidDel="00000000" w:rsidR="00000000" w:rsidRPr="00000000">
              <w:rPr>
                <w:rtl w:val="0"/>
              </w:rPr>
              <w:t xml:space="preserve">Wullenkord, M. C., Johansson, M., Loy, L. S., Menzel, C., &amp; Reese, G. (2024). Go out or stress out? Exploring nature connectedness and cumulative stressors as resilience and vulnerability factors in different manifestations of climate anxiety. Journal of Environmental Psychology, 95, 102278.</w:t>
            </w:r>
            <w:hyperlink r:id="rId788">
              <w:r w:rsidDel="00000000" w:rsidR="00000000" w:rsidRPr="00000000">
                <w:rPr>
                  <w:rtl w:val="0"/>
                </w:rPr>
                <w:t xml:space="preserve"> </w:t>
              </w:r>
            </w:hyperlink>
            <w:hyperlink r:id="rId789">
              <w:r w:rsidDel="00000000" w:rsidR="00000000" w:rsidRPr="00000000">
                <w:rPr>
                  <w:color w:val="1155cc"/>
                  <w:u w:val="single"/>
                  <w:rtl w:val="0"/>
                </w:rPr>
                <w:t xml:space="preserve">https://doi.org/10.1016/j.jenvp.2023.102278</w:t>
              </w:r>
            </w:hyperlink>
            <w:r w:rsidDel="00000000" w:rsidR="00000000" w:rsidRPr="00000000">
              <w:rPr>
                <w:rtl w:val="0"/>
              </w:rPr>
            </w:r>
          </w:p>
        </w:tc>
      </w:tr>
    </w:tbl>
    <w:p w:rsidR="00000000" w:rsidDel="00000000" w:rsidP="00000000" w:rsidRDefault="00000000" w:rsidRPr="00000000" w14:paraId="000019F1">
      <w:pPr>
        <w:rPr/>
        <w:sectPr>
          <w:headerReference r:id="rId790" w:type="default"/>
          <w:footerReference r:id="rId791"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9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92" w:type="default"/>
          <w:footerReference r:id="rId793" w:type="default"/>
          <w:type w:val="nextPage"/>
          <w:pgSz w:h="12240" w:w="15840" w:orient="landscape"/>
          <w:pgMar w:bottom="1440.0000000000002" w:top="1440.0000000000002" w:left="1440.0000000000002" w:right="1440.0000000000002" w:header="720" w:footer="720"/>
          <w:pgNumType w:start="1"/>
        </w:sectPr>
      </w:pPr>
      <w:bookmarkStart w:colFirst="0" w:colLast="0" w:name="_knu6fl9t2ldb" w:id="379"/>
      <w:bookmarkEnd w:id="3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Multi-level Responses - The Role of Health and ...</w:t>
      </w:r>
      <w:r w:rsidDel="00000000" w:rsidR="00000000" w:rsidRPr="00000000">
        <w:rPr>
          <w:rtl w:val="0"/>
        </w:rPr>
      </w:r>
    </w:p>
    <w:p w:rsidR="00000000" w:rsidDel="00000000" w:rsidP="00000000" w:rsidRDefault="00000000" w:rsidRPr="00000000" w14:paraId="000019F3">
      <w:pPr>
        <w:pStyle w:val="Heading1"/>
        <w:spacing w:after="240" w:before="240" w:lineRule="auto"/>
        <w:rPr/>
      </w:pPr>
      <w:bookmarkStart w:colFirst="0" w:colLast="0" w:name="_23m887x4gbjv" w:id="380"/>
      <w:bookmarkEnd w:id="380"/>
      <w:r w:rsidDel="00000000" w:rsidR="00000000" w:rsidRPr="00000000">
        <w:rPr>
          <w:rtl w:val="0"/>
        </w:rPr>
      </w:r>
    </w:p>
    <w:tbl>
      <w:tblPr>
        <w:tblStyle w:val="Table189"/>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rHeight w:val="1851.2255859374998" w:hRule="atLeast"/>
          <w:tblHeader w:val="0"/>
        </w:trPr>
        <w:tc>
          <w:tcPr>
            <w:shd w:fill="f4cccc" w:val="clear"/>
          </w:tcPr>
          <w:p w:rsidR="00000000" w:rsidDel="00000000" w:rsidP="00000000" w:rsidRDefault="00000000" w:rsidRPr="00000000" w14:paraId="000019F4">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9F5">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9F6">
            <w:pPr>
              <w:widowControl w:val="0"/>
              <w:rPr>
                <w:b w:val="1"/>
                <w:bCs w:val="1"/>
                <w:sz w:val="28"/>
                <w:szCs w:val="28"/>
              </w:rPr>
            </w:pPr>
            <w:r w:rsidDel="00000000" w:rsidR="00000000" w:rsidRPr="00000000">
              <w:rPr>
                <w:b w:val="1"/>
                <w:bCs w:val="1"/>
                <w:sz w:val="28"/>
                <w:szCs w:val="28"/>
                <w:rtl w:val="0"/>
              </w:rPr>
              <w:t xml:space="preserve">Section 4 is now closed for review and we are no longer accepting comments. Thank you for your contributions!</w:t>
            </w:r>
          </w:p>
          <w:p w:rsidR="00000000" w:rsidDel="00000000" w:rsidP="00000000" w:rsidRDefault="00000000" w:rsidRPr="00000000" w14:paraId="000019F7">
            <w:pPr>
              <w:widowControl w:val="0"/>
              <w:rPr>
                <w:sz w:val="28"/>
                <w:szCs w:val="28"/>
              </w:rPr>
            </w:pPr>
            <w:r w:rsidDel="00000000" w:rsidR="00000000" w:rsidRPr="00000000">
              <w:rPr>
                <w:rtl w:val="0"/>
              </w:rPr>
            </w:r>
          </w:p>
          <w:p w:rsidR="00000000" w:rsidDel="00000000" w:rsidP="00000000" w:rsidRDefault="00000000" w:rsidRPr="00000000" w14:paraId="000019F8">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19F9">
            <w:pPr>
              <w:widowControl w:val="0"/>
              <w:rPr>
                <w:b w:val="1"/>
                <w:bCs w:val="1"/>
                <w:sz w:val="28"/>
                <w:szCs w:val="28"/>
              </w:rPr>
            </w:pPr>
            <w:r w:rsidDel="00000000" w:rsidR="00000000" w:rsidRPr="00000000">
              <w:rPr>
                <w:rtl w:val="0"/>
              </w:rPr>
            </w:r>
          </w:p>
          <w:p w:rsidR="00000000" w:rsidDel="00000000" w:rsidP="00000000" w:rsidRDefault="00000000" w:rsidRPr="00000000" w14:paraId="000019FA">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19FB">
      <w:pPr>
        <w:pStyle w:val="Heading1"/>
        <w:spacing w:after="240" w:before="240" w:lineRule="auto"/>
        <w:rPr/>
      </w:pPr>
      <w:bookmarkStart w:colFirst="0" w:colLast="0" w:name="_c92mvun7iwg7" w:id="381"/>
      <w:bookmarkEnd w:id="381"/>
      <w:r w:rsidDel="00000000" w:rsidR="00000000" w:rsidRPr="00000000">
        <w:rPr>
          <w:rtl w:val="0"/>
        </w:rPr>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rPr>
          <w:rtl w:val="0"/>
        </w:rPr>
      </w:r>
    </w:p>
    <w:p w:rsidR="00000000" w:rsidDel="00000000" w:rsidP="00000000" w:rsidRDefault="00000000" w:rsidRPr="00000000" w14:paraId="000019FE">
      <w:pPr>
        <w:rPr/>
      </w:pPr>
      <w:r w:rsidDel="00000000" w:rsidR="00000000" w:rsidRPr="00000000">
        <w:rPr>
          <w:rtl w:val="0"/>
        </w:rPr>
      </w:r>
    </w:p>
    <w:p w:rsidR="00000000" w:rsidDel="00000000" w:rsidP="00000000" w:rsidRDefault="00000000" w:rsidRPr="00000000" w14:paraId="000019FF">
      <w:pPr>
        <w:rPr/>
      </w:pPr>
      <w:r w:rsidDel="00000000" w:rsidR="00000000" w:rsidRPr="00000000">
        <w:rPr>
          <w:rtl w:val="0"/>
        </w:rPr>
      </w:r>
    </w:p>
    <w:p w:rsidR="00000000" w:rsidDel="00000000" w:rsidP="00000000" w:rsidRDefault="00000000" w:rsidRPr="00000000" w14:paraId="00001A00">
      <w:pPr>
        <w:rPr/>
      </w:pPr>
      <w:r w:rsidDel="00000000" w:rsidR="00000000" w:rsidRPr="00000000">
        <w:rPr>
          <w:rtl w:val="0"/>
        </w:rPr>
      </w:r>
    </w:p>
    <w:p w:rsidR="00000000" w:rsidDel="00000000" w:rsidP="00000000" w:rsidRDefault="00000000" w:rsidRPr="00000000" w14:paraId="00001A01">
      <w:pPr>
        <w:rPr/>
      </w:pPr>
      <w:r w:rsidDel="00000000" w:rsidR="00000000" w:rsidRPr="00000000">
        <w:rPr>
          <w:rtl w:val="0"/>
        </w:rPr>
      </w:r>
    </w:p>
    <w:p w:rsidR="00000000" w:rsidDel="00000000" w:rsidP="00000000" w:rsidRDefault="00000000" w:rsidRPr="00000000" w14:paraId="00001A02">
      <w:pPr>
        <w:pStyle w:val="Heading1"/>
        <w:keepNext w:val="0"/>
        <w:keepLines w:val="0"/>
        <w:spacing w:after="80" w:lineRule="auto"/>
        <w:rPr/>
      </w:pPr>
      <w:bookmarkStart w:colFirst="0" w:colLast="0" w:name="_pm95dtmiiuz" w:id="382"/>
      <w:bookmarkEnd w:id="382"/>
      <w:r w:rsidDel="00000000" w:rsidR="00000000" w:rsidRPr="00000000">
        <w:rPr>
          <w:rtl w:val="0"/>
        </w:rPr>
      </w:r>
    </w:p>
    <w:p w:rsidR="00000000" w:rsidDel="00000000" w:rsidP="00000000" w:rsidRDefault="00000000" w:rsidRPr="00000000" w14:paraId="00001A03">
      <w:pPr>
        <w:pStyle w:val="Heading1"/>
        <w:keepNext w:val="0"/>
        <w:keepLines w:val="0"/>
        <w:spacing w:after="80" w:lineRule="auto"/>
        <w:rPr>
          <w:b w:val="0"/>
          <w:bCs w:val="0"/>
        </w:rPr>
      </w:pPr>
      <w:bookmarkStart w:colFirst="0" w:colLast="0" w:name="_x3fm3vglyjo1" w:id="383"/>
      <w:bookmarkEnd w:id="383"/>
      <w:r w:rsidDel="00000000" w:rsidR="00000000" w:rsidRPr="00000000">
        <w:rPr>
          <w:rtl w:val="0"/>
        </w:rPr>
        <w:t xml:space="preserve">Multi-level Responses - The Role of Health and Mental Health Support Systems</w:t>
      </w:r>
      <w:r w:rsidDel="00000000" w:rsidR="00000000" w:rsidRPr="00000000">
        <w:rPr>
          <w:rtl w:val="0"/>
        </w:rPr>
      </w:r>
    </w:p>
    <w:tbl>
      <w:tblPr>
        <w:tblStyle w:val="Table19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1A04">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1A05">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1A06">
            <w:pPr>
              <w:widowControl w:val="0"/>
              <w:numPr>
                <w:ilvl w:val="0"/>
                <w:numId w:val="247"/>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1A07">
            <w:pPr>
              <w:widowControl w:val="0"/>
              <w:numPr>
                <w:ilvl w:val="0"/>
                <w:numId w:val="247"/>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1A08">
            <w:pPr>
              <w:widowControl w:val="0"/>
              <w:numPr>
                <w:ilvl w:val="0"/>
                <w:numId w:val="247"/>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1A09">
            <w:pPr>
              <w:widowControl w:val="0"/>
              <w:numPr>
                <w:ilvl w:val="0"/>
                <w:numId w:val="247"/>
              </w:numPr>
              <w:spacing w:line="240" w:lineRule="auto"/>
              <w:ind w:left="720" w:hanging="360"/>
            </w:pPr>
            <w:ins w:author="Claire Perry" w:id="578" w:date="2025-12-14T23:38:13Z">
              <w:r w:rsidDel="00000000" w:rsidR="00000000" w:rsidRPr="00000000">
                <w:rPr>
                  <w:rtl w:val="0"/>
                </w:rPr>
                <w:t xml:space="preserve">Claire Perry, Centre for Addiction and Mental Health</w:t>
              </w:r>
            </w:ins>
            <w:del w:author="Claire Perry" w:id="578" w:date="2025-12-14T23:38:13Z">
              <w:r w:rsidDel="00000000" w:rsidR="00000000" w:rsidRPr="00000000">
                <w:rPr>
                  <w:rtl w:val="0"/>
                </w:rPr>
                <w:delText xml:space="preserve"> </w:delText>
              </w:r>
            </w:del>
            <w:r w:rsidDel="00000000" w:rsidR="00000000" w:rsidRPr="00000000">
              <w:rPr>
                <w:rtl w:val="0"/>
              </w:rPr>
            </w:r>
          </w:p>
          <w:p w:rsidR="00000000" w:rsidDel="00000000" w:rsidP="00000000" w:rsidRDefault="00000000" w:rsidRPr="00000000" w14:paraId="00001A0A">
            <w:pPr>
              <w:widowControl w:val="0"/>
              <w:numPr>
                <w:ilvl w:val="0"/>
                <w:numId w:val="247"/>
              </w:numPr>
              <w:spacing w:line="240" w:lineRule="auto"/>
              <w:ind w:left="720" w:hanging="360"/>
            </w:pPr>
            <w:ins w:author="Mike Marchand" w:id="579" w:date="2025-12-15T00:43:29Z">
              <w:r w:rsidDel="00000000" w:rsidR="00000000" w:rsidRPr="00000000">
                <w:rPr>
                  <w:rtl w:val="0"/>
                </w:rPr>
                <w:t xml:space="preserve">Michael Marchand, sqilxw, syilx Nation - Cultural Safety Consultant</w:t>
              </w:r>
            </w:ins>
            <w:r w:rsidDel="00000000" w:rsidR="00000000" w:rsidRPr="00000000">
              <w:rPr>
                <w:rtl w:val="0"/>
              </w:rPr>
              <w:t xml:space="preserve"> </w:t>
            </w:r>
          </w:p>
          <w:p w:rsidR="00000000" w:rsidDel="00000000" w:rsidP="00000000" w:rsidRDefault="00000000" w:rsidRPr="00000000" w14:paraId="00001A0B">
            <w:pPr>
              <w:widowControl w:val="0"/>
              <w:numPr>
                <w:ilvl w:val="0"/>
                <w:numId w:val="247"/>
              </w:numPr>
              <w:spacing w:line="240" w:lineRule="auto"/>
              <w:ind w:left="720" w:hanging="360"/>
            </w:pPr>
            <w:r w:rsidDel="00000000" w:rsidR="00000000" w:rsidRPr="00000000">
              <w:rPr>
                <w:rtl w:val="0"/>
              </w:rPr>
            </w:r>
          </w:p>
        </w:tc>
      </w:tr>
    </w:tbl>
    <w:p w:rsidR="00000000" w:rsidDel="00000000" w:rsidP="00000000" w:rsidRDefault="00000000" w:rsidRPr="00000000" w14:paraId="00001A0C">
      <w:pPr>
        <w:spacing w:after="240" w:before="240" w:lineRule="auto"/>
        <w:rPr/>
      </w:pPr>
      <w:r w:rsidDel="00000000" w:rsidR="00000000" w:rsidRPr="00000000">
        <w:rPr>
          <w:rtl w:val="0"/>
        </w:rPr>
      </w:r>
    </w:p>
    <w:tbl>
      <w:tblPr>
        <w:tblStyle w:val="Table19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1A0D">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1A0E">
            <w:pPr>
              <w:widowControl w:val="0"/>
              <w:spacing w:after="240" w:before="240" w:line="240" w:lineRule="auto"/>
              <w:rPr/>
            </w:pPr>
            <w:r w:rsidDel="00000000" w:rsidR="00000000" w:rsidRPr="00000000">
              <w:rPr>
                <w:rtl w:val="0"/>
              </w:rPr>
              <w:t xml:space="preserve">As discussed throughout this course, climate emotions can't be tackeled alone. The following three sections address the importance of health systems, peer support systems, and community-based approaches support individuals in coping climate change. This module focuses on health and mental health systems.</w:t>
            </w:r>
          </w:p>
          <w:p w:rsidR="00000000" w:rsidDel="00000000" w:rsidP="00000000" w:rsidRDefault="00000000" w:rsidRPr="00000000" w14:paraId="00001A0F">
            <w:pPr>
              <w:widowControl w:val="0"/>
              <w:spacing w:after="240" w:before="240" w:line="240" w:lineRule="auto"/>
              <w:rPr/>
            </w:pPr>
            <w:r w:rsidDel="00000000" w:rsidR="00000000" w:rsidRPr="00000000">
              <w:rPr>
                <w:rtl w:val="0"/>
              </w:rPr>
              <w:t xml:space="preserve">The first and perhaps most fundamental role of these systems is early</w:t>
            </w:r>
            <w:ins w:author="Claire Perry" w:id="580" w:date="2025-12-14T23:11:16Z">
              <w:r w:rsidDel="00000000" w:rsidR="00000000" w:rsidRPr="00000000">
                <w:rPr>
                  <w:rtl w:val="0"/>
                </w:rPr>
                <w:t xml:space="preserve">, proactive</w:t>
              </w:r>
            </w:ins>
            <w:r w:rsidDel="00000000" w:rsidR="00000000" w:rsidRPr="00000000">
              <w:rPr>
                <w:rtl w:val="0"/>
              </w:rPr>
              <w:t xml:space="preserve"> support. When people encounter feelings of dread or grief over the changing environment, health professionals are often on the front lines—whether through a regular doctor’s visit, a community outreach program, or mental health hotlines. By providing psychoeducation, basic coping tools, and referrals to specialists when needed, these systems can prevent climate stress from escalating into chronic anxiety or depression. Early recognition and intervention also help break the stigma around climate emotions, sending a clear message that stress related to heatwaves, wildfires, and rising sea levels is not “overreacting” but rather a valid, human response that warrants professional attention.</w:t>
            </w:r>
          </w:p>
          <w:p w:rsidR="00000000" w:rsidDel="00000000" w:rsidP="00000000" w:rsidRDefault="00000000" w:rsidRPr="00000000" w14:paraId="00001A10">
            <w:pPr>
              <w:widowControl w:val="0"/>
              <w:spacing w:after="240" w:before="240" w:line="240" w:lineRule="auto"/>
              <w:rPr/>
            </w:pPr>
            <w:r w:rsidDel="00000000" w:rsidR="00000000" w:rsidRPr="00000000">
              <w:rPr>
                <w:rtl w:val="0"/>
              </w:rPr>
              <w:t xml:space="preserve">Beyond the individual level, mental health and health systems have a responsibility to promote broader resilience. Disadvantaged groups—such as low-income families, Indigenous communities, or those living in disaster-prone areas—often face compounded risks. Here, culturally </w:t>
            </w:r>
            <w:ins w:author="Claire Perry" w:id="581" w:date="2025-12-14T23:15:33Z">
              <w:r w:rsidDel="00000000" w:rsidR="00000000" w:rsidRPr="00000000">
                <w:rPr>
                  <w:rtl w:val="0"/>
                </w:rPr>
                <w:t xml:space="preserve">responsive </w:t>
              </w:r>
            </w:ins>
            <w:del w:author="Claire Perry" w:id="581" w:date="2025-12-14T23:15:33Z">
              <w:r w:rsidDel="00000000" w:rsidR="00000000" w:rsidRPr="00000000">
                <w:rPr>
                  <w:rtl w:val="0"/>
                </w:rPr>
                <w:delText xml:space="preserve">sensitive</w:delText>
              </w:r>
            </w:del>
            <w:r w:rsidDel="00000000" w:rsidR="00000000" w:rsidRPr="00000000">
              <w:rPr>
                <w:rtl w:val="0"/>
              </w:rPr>
              <w:t xml:space="preserve"> interventions are essential. Care might involve both trauma-informed therapy (acknowledging experiences of environmental displacement) and structural advocacy (addressing inequities like unsafe housing or lack of access to quality healthcare). The World Health Organization’s emphasis on climate-resilient health systems aligns with this goal, urging providers to integrate mental health into everything from primary care visits to disaster preparedness plans.</w:t>
            </w:r>
          </w:p>
          <w:p w:rsidR="00000000" w:rsidDel="00000000" w:rsidP="00000000" w:rsidRDefault="00000000" w:rsidRPr="00000000" w14:paraId="00001A11">
            <w:pPr>
              <w:widowControl w:val="0"/>
              <w:spacing w:after="240" w:before="240" w:line="240" w:lineRule="auto"/>
              <w:rPr/>
            </w:pPr>
            <w:r w:rsidDel="00000000" w:rsidR="00000000" w:rsidRPr="00000000">
              <w:rPr>
                <w:rtl w:val="0"/>
              </w:rPr>
              <w:t xml:space="preserve">Community resilience further grows when mental health frameworks are woven into crisis response and recovery. For instance, psychological first aid (PFA) can be part of an emergency plan just as naturally as food and water distribution. By helping survivors deal with shock, grief, or fear, health professionals foster a sense of safety and hope at a critical moment. Longer-term, these same systems can guide support groups, therapy sessions, and collective healing rituals that restore a sense of connectedness within a traumatized community.</w:t>
            </w:r>
          </w:p>
          <w:p w:rsidR="00000000" w:rsidDel="00000000" w:rsidP="00000000" w:rsidRDefault="00000000" w:rsidRPr="00000000" w14:paraId="00001A12">
            <w:pPr>
              <w:widowControl w:val="0"/>
              <w:spacing w:after="240" w:before="240" w:line="240" w:lineRule="auto"/>
              <w:rPr/>
            </w:pPr>
            <w:r w:rsidDel="00000000" w:rsidR="00000000" w:rsidRPr="00000000">
              <w:rPr>
                <w:rtl w:val="0"/>
              </w:rPr>
              <w:t xml:space="preserve">Equally important is the advocacy role that health professionals can play. Physicians and mental health specialists can highlight the psychological toll of climate instability</w:t>
            </w:r>
            <w:ins w:author="Claire Perry" w:id="582" w:date="2025-12-14T23:23:53Z">
              <w:r w:rsidDel="00000000" w:rsidR="00000000" w:rsidRPr="00000000">
                <w:rPr>
                  <w:rtl w:val="0"/>
                </w:rPr>
                <w:t xml:space="preserve"> at both the organizational and</w:t>
              </w:r>
            </w:ins>
            <w:del w:author="Claire Perry" w:id="582" w:date="2025-12-14T23:23:53Z">
              <w:r w:rsidDel="00000000" w:rsidR="00000000" w:rsidRPr="00000000">
                <w:rPr>
                  <w:rtl w:val="0"/>
                </w:rPr>
                <w:delText xml:space="preserve"> in</w:delText>
              </w:r>
            </w:del>
            <w:r w:rsidDel="00000000" w:rsidR="00000000" w:rsidRPr="00000000">
              <w:rPr>
                <w:rtl w:val="0"/>
              </w:rPr>
              <w:t xml:space="preserve"> policy </w:t>
            </w:r>
            <w:ins w:author="Claire Perry" w:id="583" w:date="2025-12-14T23:24:35Z">
              <w:r w:rsidDel="00000000" w:rsidR="00000000" w:rsidRPr="00000000">
                <w:rPr>
                  <w:rtl w:val="0"/>
                </w:rPr>
                <w:t xml:space="preserve">level </w:t>
              </w:r>
            </w:ins>
            <w:del w:author="Claire Perry" w:id="583" w:date="2025-12-14T23:24:35Z">
              <w:r w:rsidDel="00000000" w:rsidR="00000000" w:rsidRPr="00000000">
                <w:rPr>
                  <w:rtl w:val="0"/>
                </w:rPr>
                <w:delText xml:space="preserve">d</w:delText>
              </w:r>
            </w:del>
            <w:del w:author="Claire Perry" w:id="584" w:date="2025-12-14T23:24:41Z">
              <w:r w:rsidDel="00000000" w:rsidR="00000000" w:rsidRPr="00000000">
                <w:rPr>
                  <w:rtl w:val="0"/>
                </w:rPr>
                <w:delText xml:space="preserve">iscussions</w:delText>
              </w:r>
            </w:del>
            <w:r w:rsidDel="00000000" w:rsidR="00000000" w:rsidRPr="00000000">
              <w:rPr>
                <w:rtl w:val="0"/>
              </w:rPr>
              <w:t xml:space="preserve">, pushing for evidence-based responses that address both physical and emotional well-</w:t>
            </w:r>
            <w:commentRangeStart w:id="331"/>
            <w:r w:rsidDel="00000000" w:rsidR="00000000" w:rsidRPr="00000000">
              <w:rPr>
                <w:rtl w:val="0"/>
              </w:rPr>
              <w:t xml:space="preserve">being</w:t>
            </w:r>
            <w:commentRangeEnd w:id="331"/>
            <w:r w:rsidDel="00000000" w:rsidR="00000000" w:rsidRPr="00000000">
              <w:commentReference w:id="331"/>
            </w:r>
            <w:r w:rsidDel="00000000" w:rsidR="00000000" w:rsidRPr="00000000">
              <w:rPr>
                <w:rtl w:val="0"/>
              </w:rPr>
              <w:t xml:space="preserve">. They can champion legislation for clean air or improved disaster response funding, knowing that robust environmental policies also lessen the mental health burden on the communities they serve. Integrating mental health perspectives into broader climate policy means not just treating the symptoms of eco-anxiety, but also working at the systemic level to reduce the root causes.</w:t>
            </w:r>
          </w:p>
          <w:p w:rsidR="00000000" w:rsidDel="00000000" w:rsidP="00000000" w:rsidRDefault="00000000" w:rsidRPr="00000000" w14:paraId="00001A13">
            <w:pPr>
              <w:widowControl w:val="0"/>
              <w:spacing w:line="240" w:lineRule="auto"/>
              <w:rPr/>
            </w:pPr>
            <w:r w:rsidDel="00000000" w:rsidR="00000000" w:rsidRPr="00000000">
              <w:rPr>
                <w:rtl w:val="0"/>
              </w:rPr>
            </w:r>
          </w:p>
        </w:tc>
      </w:tr>
      <w:tr>
        <w:trPr>
          <w:cantSplit w:val="0"/>
          <w:tblHeader w:val="0"/>
        </w:trPr>
        <w:tc>
          <w:tcPr>
            <w:shd w:fill="ea9999" w:val="clear"/>
          </w:tcPr>
          <w:p w:rsidR="00000000" w:rsidDel="00000000" w:rsidP="00000000" w:rsidRDefault="00000000" w:rsidRPr="00000000" w14:paraId="00001A14">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1A15">
            <w:pPr>
              <w:spacing w:after="240" w:before="240" w:lineRule="auto"/>
              <w:rPr/>
            </w:pPr>
            <w:ins w:author="Mike Marchand" w:id="585" w:date="2025-12-15T00:44:33Z">
              <w:commentRangeStart w:id="332"/>
              <w:r w:rsidDel="00000000" w:rsidR="00000000" w:rsidRPr="00000000">
                <w:rPr>
                  <w:rtl w:val="0"/>
                </w:rPr>
                <w:t xml:space="preserve">Culturally supportive or relevant </w:t>
              </w:r>
            </w:ins>
            <w:commentRangeEnd w:id="332"/>
            <w:r w:rsidDel="00000000" w:rsidR="00000000" w:rsidRPr="00000000">
              <w:commentReference w:id="332"/>
            </w:r>
            <w:r w:rsidDel="00000000" w:rsidR="00000000" w:rsidRPr="00000000">
              <w:rPr>
                <w:rtl w:val="0"/>
              </w:rPr>
              <w:t xml:space="preserve">Mental health and health systems are increasingly recognized as vital in addressing the psychological impacts of climate change, supporting individuals and communities to navigate climate emotions like eco-anxiety, grief, and trauma. These systems play a pivotal role in fostering both personal and collective resilience, mitigating distress, and enabling long-term adaptation to climate-related challenges. This module explores the roles of mental health and health systems in addressing climate emotions, introduces key frameworks guiding their engagement, and offers actionable recommendations for integrating mental health into broader climate resilience strategies.</w:t>
            </w:r>
          </w:p>
          <w:p w:rsidR="00000000" w:rsidDel="00000000" w:rsidP="00000000" w:rsidRDefault="00000000" w:rsidRPr="00000000" w14:paraId="00001A16">
            <w:pPr>
              <w:spacing w:after="240" w:before="240" w:lineRule="auto"/>
              <w:rPr/>
            </w:pPr>
            <w:r w:rsidDel="00000000" w:rsidR="00000000" w:rsidRPr="00000000">
              <w:rPr>
                <w:rtl w:val="0"/>
              </w:rPr>
            </w:r>
          </w:p>
          <w:tbl>
            <w:tblPr>
              <w:tblStyle w:val="Table192"/>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A17">
                  <w:pPr>
                    <w:pStyle w:val="Heading2"/>
                    <w:spacing w:before="280" w:lineRule="auto"/>
                    <w:rPr/>
                  </w:pPr>
                  <w:bookmarkStart w:colFirst="0" w:colLast="0" w:name="_4d6uxknu9r38" w:id="384"/>
                  <w:bookmarkEnd w:id="384"/>
                  <w:r w:rsidDel="00000000" w:rsidR="00000000" w:rsidRPr="00000000">
                    <w:rPr>
                      <w:rtl w:val="0"/>
                    </w:rPr>
                    <w:t xml:space="preserve">Roles of Mental Health and Health Systems in Supporting Climate Emotions</w:t>
                  </w:r>
                </w:p>
                <w:p w:rsidR="00000000" w:rsidDel="00000000" w:rsidP="00000000" w:rsidRDefault="00000000" w:rsidRPr="00000000" w14:paraId="00001A18">
                  <w:pPr>
                    <w:spacing w:after="240" w:before="240" w:lineRule="auto"/>
                    <w:rPr/>
                  </w:pPr>
                  <w:r w:rsidDel="00000000" w:rsidR="00000000" w:rsidRPr="00000000">
                    <w:rPr>
                      <w:rtl w:val="0"/>
                    </w:rPr>
                    <w:t xml:space="preserve">Health systems are integral to promoting effective coping mechanisms for climate emotions, operating at individual, community, and systemic levels:</w:t>
                  </w:r>
                </w:p>
                <w:p w:rsidR="00000000" w:rsidDel="00000000" w:rsidP="00000000" w:rsidRDefault="00000000" w:rsidRPr="00000000" w14:paraId="00001A19">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A1A">
                  <w:pPr>
                    <w:numPr>
                      <w:ilvl w:val="0"/>
                      <w:numId w:val="350"/>
                    </w:numPr>
                    <w:spacing w:after="0" w:afterAutospacing="0" w:before="240" w:lineRule="auto"/>
                    <w:ind w:left="720" w:hanging="360"/>
                  </w:pPr>
                  <w:r w:rsidDel="00000000" w:rsidR="00000000" w:rsidRPr="00000000">
                    <w:rPr>
                      <w:b w:val="1"/>
                      <w:bCs w:val="1"/>
                      <w:rtl w:val="0"/>
                    </w:rPr>
                    <w:t xml:space="preserve">Providing Early Support</w:t>
                    <w:br w:type="textWrapping"/>
                  </w:r>
                  <w:r w:rsidDel="00000000" w:rsidR="00000000" w:rsidRPr="00000000">
                    <w:rPr>
                      <w:rtl w:val="0"/>
                    </w:rPr>
                    <w:t xml:space="preserve">Health systems identify and address early signs of climate-related distress. Mental health professionals offer psychoeducation, preventive care, and tools for emotional regulation to help individuals and communities adapt to climate-related challenges.</w:t>
                  </w:r>
                </w:p>
                <w:p w:rsidR="00000000" w:rsidDel="00000000" w:rsidP="00000000" w:rsidRDefault="00000000" w:rsidRPr="00000000" w14:paraId="00001A1B">
                  <w:pPr>
                    <w:numPr>
                      <w:ilvl w:val="0"/>
                      <w:numId w:val="350"/>
                    </w:numPr>
                    <w:spacing w:after="0" w:afterAutospacing="0" w:before="0" w:beforeAutospacing="0" w:lineRule="auto"/>
                    <w:ind w:left="720" w:hanging="360"/>
                  </w:pPr>
                  <w:r w:rsidDel="00000000" w:rsidR="00000000" w:rsidRPr="00000000">
                    <w:rPr>
                      <w:b w:val="1"/>
                      <w:bCs w:val="1"/>
                      <w:rtl w:val="0"/>
                    </w:rPr>
                    <w:t xml:space="preserve">Reducing Stigma</w:t>
                    <w:br w:type="textWrapping"/>
                  </w:r>
                  <w:r w:rsidDel="00000000" w:rsidR="00000000" w:rsidRPr="00000000">
                    <w:rPr>
                      <w:rtl w:val="0"/>
                    </w:rPr>
                    <w:t xml:space="preserve">Normalizing climate emotions, such as eco-anxiety and ecological grief, reduces stigma and encourages individuals to seek support. By integrating climate-related mental health concerns into services, health systems validate these experiences as public health priorities.</w:t>
                  </w:r>
                </w:p>
                <w:p w:rsidR="00000000" w:rsidDel="00000000" w:rsidP="00000000" w:rsidRDefault="00000000" w:rsidRPr="00000000" w14:paraId="00001A1C">
                  <w:pPr>
                    <w:numPr>
                      <w:ilvl w:val="0"/>
                      <w:numId w:val="350"/>
                    </w:numPr>
                    <w:spacing w:after="0" w:afterAutospacing="0" w:before="0" w:beforeAutospacing="0" w:lineRule="auto"/>
                    <w:ind w:left="720" w:hanging="360"/>
                  </w:pPr>
                  <w:r w:rsidDel="00000000" w:rsidR="00000000" w:rsidRPr="00000000">
                    <w:rPr>
                      <w:b w:val="1"/>
                      <w:bCs w:val="1"/>
                      <w:rtl w:val="0"/>
                    </w:rPr>
                    <w:t xml:space="preserve">Building Individual Resilience</w:t>
                  </w:r>
                  <w:commentRangeStart w:id="333"/>
                  <w:r w:rsidDel="00000000" w:rsidR="00000000" w:rsidRPr="00000000">
                    <w:rPr>
                      <w:b w:val="1"/>
                      <w:bCs w:val="1"/>
                      <w:rtl w:val="0"/>
                    </w:rPr>
                    <w:br w:type="textWrapping"/>
                  </w:r>
                  <w:commentRangeEnd w:id="333"/>
                  <w:r w:rsidDel="00000000" w:rsidR="00000000" w:rsidRPr="00000000">
                    <w:commentReference w:id="333"/>
                  </w:r>
                  <w:r w:rsidDel="00000000" w:rsidR="00000000" w:rsidRPr="00000000">
                    <w:rPr>
                      <w:rtl w:val="0"/>
                    </w:rPr>
                    <w:t xml:space="preserve">Evidence-based interventions, including Cognitive Behavioral Therapy (CBT), Acceptance and Commitment Therapy (ACT), and mindfulness approaches, equip individuals with emotional regulation and coping skills.</w:t>
                  </w:r>
                </w:p>
                <w:p w:rsidR="00000000" w:rsidDel="00000000" w:rsidP="00000000" w:rsidRDefault="00000000" w:rsidRPr="00000000" w14:paraId="00001A1D">
                  <w:pPr>
                    <w:numPr>
                      <w:ilvl w:val="0"/>
                      <w:numId w:val="350"/>
                    </w:numPr>
                    <w:spacing w:after="0" w:afterAutospacing="0" w:before="0" w:beforeAutospacing="0" w:lineRule="auto"/>
                    <w:ind w:left="720" w:hanging="360"/>
                  </w:pPr>
                  <w:r w:rsidDel="00000000" w:rsidR="00000000" w:rsidRPr="00000000">
                    <w:rPr>
                      <w:b w:val="1"/>
                      <w:bCs w:val="1"/>
                      <w:rtl w:val="0"/>
                    </w:rPr>
                    <w:t xml:space="preserve">Supporting Populations Disproportionately Impacted</w:t>
                    <w:br w:type="textWrapping"/>
                  </w:r>
                  <w:r w:rsidDel="00000000" w:rsidR="00000000" w:rsidRPr="00000000">
                    <w:rPr>
                      <w:rtl w:val="0"/>
                    </w:rPr>
                    <w:t xml:space="preserve">Groups who are disproportionately affected by climate change (e.g., extreme weather, displacement) require</w:t>
                  </w:r>
                  <w:del w:author="Claire Perry" w:id="586" w:date="2025-12-14T23:27:14Z">
                    <w:r w:rsidDel="00000000" w:rsidR="00000000" w:rsidRPr="00000000">
                      <w:rPr>
                        <w:rtl w:val="0"/>
                      </w:rPr>
                      <w:delText xml:space="preserve"> safe</w:delText>
                    </w:r>
                  </w:del>
                  <w:r w:rsidDel="00000000" w:rsidR="00000000" w:rsidRPr="00000000">
                    <w:rPr>
                      <w:rtl w:val="0"/>
                    </w:rPr>
                    <w:t xml:space="preserve">, culturally</w:t>
                  </w:r>
                  <w:ins w:author="Claire Perry" w:id="587" w:date="2025-12-14T23:27:25Z">
                    <w:r w:rsidDel="00000000" w:rsidR="00000000" w:rsidRPr="00000000">
                      <w:rPr>
                        <w:rtl w:val="0"/>
                      </w:rPr>
                      <w:t xml:space="preserve"> safer and</w:t>
                    </w:r>
                  </w:ins>
                  <w:r w:rsidDel="00000000" w:rsidR="00000000" w:rsidRPr="00000000">
                    <w:rPr>
                      <w:rtl w:val="0"/>
                    </w:rPr>
                    <w:t xml:space="preserve"> </w:t>
                  </w:r>
                  <w:ins w:author="Claire Perry" w:id="588" w:date="2025-12-14T23:26:29Z">
                    <w:r w:rsidDel="00000000" w:rsidR="00000000" w:rsidRPr="00000000">
                      <w:rPr>
                        <w:rtl w:val="0"/>
                      </w:rPr>
                      <w:t xml:space="preserve">responsive </w:t>
                    </w:r>
                  </w:ins>
                  <w:del w:author="Claire Perry" w:id="588" w:date="2025-12-14T23:26:29Z">
                    <w:r w:rsidDel="00000000" w:rsidR="00000000" w:rsidRPr="00000000">
                      <w:rPr>
                        <w:rtl w:val="0"/>
                      </w:rPr>
                      <w:delText xml:space="preserve">appropriate</w:delText>
                    </w:r>
                  </w:del>
                  <w:r w:rsidDel="00000000" w:rsidR="00000000" w:rsidRPr="00000000">
                    <w:rPr>
                      <w:rtl w:val="0"/>
                    </w:rPr>
                    <w:t xml:space="preserve"> interventions that address both mental health needs and structural inequities.</w:t>
                  </w:r>
                </w:p>
                <w:p w:rsidR="00000000" w:rsidDel="00000000" w:rsidP="00000000" w:rsidRDefault="00000000" w:rsidRPr="00000000" w14:paraId="00001A1E">
                  <w:pPr>
                    <w:numPr>
                      <w:ilvl w:val="0"/>
                      <w:numId w:val="350"/>
                    </w:numPr>
                    <w:spacing w:after="0" w:afterAutospacing="0" w:before="0" w:beforeAutospacing="0" w:lineRule="auto"/>
                    <w:ind w:left="720" w:hanging="360"/>
                  </w:pPr>
                  <w:r w:rsidDel="00000000" w:rsidR="00000000" w:rsidRPr="00000000">
                    <w:rPr>
                      <w:b w:val="1"/>
                      <w:bCs w:val="1"/>
                      <w:rtl w:val="0"/>
                    </w:rPr>
                    <w:t xml:space="preserve">Promoting Community and Social Resilience</w:t>
                    <w:br w:type="textWrapping"/>
                  </w:r>
                  <w:r w:rsidDel="00000000" w:rsidR="00000000" w:rsidRPr="00000000">
                    <w:rPr>
                      <w:rtl w:val="0"/>
                    </w:rPr>
                    <w:t xml:space="preserve">Health systems foster collective adaptation through community-based interventions, such as group therapy, support networks, and participatory disaster planning.</w:t>
                  </w:r>
                </w:p>
                <w:p w:rsidR="00000000" w:rsidDel="00000000" w:rsidP="00000000" w:rsidRDefault="00000000" w:rsidRPr="00000000" w14:paraId="00001A1F">
                  <w:pPr>
                    <w:numPr>
                      <w:ilvl w:val="0"/>
                      <w:numId w:val="350"/>
                    </w:numPr>
                    <w:spacing w:after="0" w:afterAutospacing="0" w:before="0" w:beforeAutospacing="0" w:lineRule="auto"/>
                    <w:ind w:left="720" w:hanging="360"/>
                  </w:pPr>
                  <w:r w:rsidDel="00000000" w:rsidR="00000000" w:rsidRPr="00000000">
                    <w:rPr>
                      <w:b w:val="1"/>
                      <w:bCs w:val="1"/>
                      <w:rtl w:val="0"/>
                    </w:rPr>
                    <w:t xml:space="preserve">Integration with Disaster Preparedness and Response</w:t>
                    <w:br w:type="textWrapping"/>
                  </w:r>
                  <w:r w:rsidDel="00000000" w:rsidR="00000000" w:rsidRPr="00000000">
                    <w:rPr>
                      <w:rtl w:val="0"/>
                    </w:rPr>
                    <w:t xml:space="preserve">Embedding mental health into disaster preparedness and recovery ensures psychosocial support alongside physical care, providing comprehensive aid during climate crises.</w:t>
                  </w:r>
                </w:p>
                <w:p w:rsidR="00000000" w:rsidDel="00000000" w:rsidP="00000000" w:rsidRDefault="00000000" w:rsidRPr="00000000" w14:paraId="00001A20">
                  <w:pPr>
                    <w:numPr>
                      <w:ilvl w:val="0"/>
                      <w:numId w:val="350"/>
                    </w:numPr>
                    <w:spacing w:after="240" w:before="0" w:beforeAutospacing="0" w:lineRule="auto"/>
                    <w:ind w:left="720" w:hanging="360"/>
                  </w:pPr>
                  <w:r w:rsidDel="00000000" w:rsidR="00000000" w:rsidRPr="00000000">
                    <w:rPr>
                      <w:b w:val="1"/>
                      <w:bCs w:val="1"/>
                      <w:rtl w:val="0"/>
                    </w:rPr>
                    <w:t xml:space="preserve">Advocating for Systemic Change</w:t>
                    <w:br w:type="textWrapping"/>
                  </w:r>
                  <w:r w:rsidDel="00000000" w:rsidR="00000000" w:rsidRPr="00000000">
                    <w:rPr>
                      <w:rtl w:val="0"/>
                    </w:rPr>
                    <w:t xml:space="preserve">Health professionals can advocate for policies that address the psychological impacts of climate change and promote structural changes to mitigate these effects.</w:t>
                  </w:r>
                </w:p>
                <w:p w:rsidR="00000000" w:rsidDel="00000000" w:rsidP="00000000" w:rsidRDefault="00000000" w:rsidRPr="00000000" w14:paraId="00001A21">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1A22">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1A23">
            <w:pPr>
              <w:widowControl w:val="0"/>
              <w:spacing w:line="240" w:lineRule="auto"/>
              <w:rPr>
                <w:b w:val="1"/>
                <w:bCs w:val="1"/>
              </w:rPr>
            </w:pPr>
            <w:r w:rsidDel="00000000" w:rsidR="00000000" w:rsidRPr="00000000">
              <w:rPr>
                <w:b w:val="1"/>
                <w:bCs w:val="1"/>
                <w:rtl w:val="0"/>
              </w:rPr>
              <w:t xml:space="preserve">Indigenous Perspectives</w:t>
            </w:r>
          </w:p>
        </w:tc>
        <w:tc>
          <w:tcPr>
            <w:shd w:fill="d9d2e9" w:val="clear"/>
          </w:tcPr>
          <w:p w:rsidR="00000000" w:rsidDel="00000000" w:rsidP="00000000" w:rsidRDefault="00000000" w:rsidRPr="00000000" w14:paraId="00001A24">
            <w:pPr>
              <w:spacing w:after="240" w:before="240" w:lineRule="auto"/>
              <w:rPr/>
            </w:pPr>
            <w:r w:rsidDel="00000000" w:rsidR="00000000" w:rsidRPr="00000000">
              <w:rPr>
                <w:rtl w:val="0"/>
              </w:rPr>
              <w:t xml:space="preserve">As this module emphasizes the role of health and mental health systems in responding to climate-related distress, Indigenous approaches highlight the importance of culturally safe</w:t>
            </w:r>
            <w:ins w:author="Claire Perry" w:id="589" w:date="2025-12-14T23:28:12Z">
              <w:r w:rsidDel="00000000" w:rsidR="00000000" w:rsidRPr="00000000">
                <w:rPr>
                  <w:rtl w:val="0"/>
                </w:rPr>
                <w:t xml:space="preserve">r</w:t>
              </w:r>
            </w:ins>
            <w:r w:rsidDel="00000000" w:rsidR="00000000" w:rsidRPr="00000000">
              <w:rPr>
                <w:rtl w:val="0"/>
              </w:rPr>
              <w:t xml:space="preserve"> and holistic care. For many Indigenous Peoples, healing is not limited to clinical settings or individual therapy. It includes the guidance of Elders, the power of ceremony, and the presence of community. Culturally grounded approaches recognize that wellness involves balance between mind, body, spirit, and land. When formal care systems engage with Indigenous communities, they must do so in ways that respect these dimensions, uphold Indigenous sovereignty, and integrate cultural protocols.</w:t>
            </w:r>
          </w:p>
          <w:p w:rsidR="00000000" w:rsidDel="00000000" w:rsidP="00000000" w:rsidRDefault="00000000" w:rsidRPr="00000000" w14:paraId="00001A25">
            <w:pPr>
              <w:spacing w:after="240" w:before="240" w:lineRule="auto"/>
              <w:rPr/>
            </w:pPr>
            <w:r w:rsidDel="00000000" w:rsidR="00000000" w:rsidRPr="00000000">
              <w:rPr>
                <w:rtl w:val="0"/>
              </w:rPr>
              <w:t xml:space="preserve">Ceremony, whether through sweat lodge, smudging, water ceremony, or seasonal gatherings, creates space for emotional expression, spiritual connection, and collective support. Elders are not adjunct to care, they are central, offering relational teachings that build trust, perspective, and resilience. Systems that incorporate these practices alongside clinical tools can foster healing that is both culturally affirming and emotionally effective. This perspective aligns with the goals of integrated mental health care by showing that true support includes spiritual and relational components, and that health systems must make room for Indigenous knowledge and leadership in shaping the path forward.</w:t>
            </w:r>
          </w:p>
          <w:p w:rsidR="00000000" w:rsidDel="00000000" w:rsidP="00000000" w:rsidRDefault="00000000" w:rsidRPr="00000000" w14:paraId="00001A26">
            <w:pPr>
              <w:widowControl w:val="0"/>
              <w:spacing w:line="240" w:lineRule="auto"/>
              <w:rPr/>
            </w:pPr>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1A27">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1A28">
            <w:pPr>
              <w:numPr>
                <w:ilvl w:val="0"/>
                <w:numId w:val="496"/>
              </w:numPr>
              <w:spacing w:after="0" w:afterAutospacing="0" w:before="240" w:lineRule="auto"/>
              <w:ind w:left="720" w:hanging="360"/>
            </w:pPr>
            <w:r w:rsidDel="00000000" w:rsidR="00000000" w:rsidRPr="00000000">
              <w:rPr>
                <w:rtl w:val="0"/>
              </w:rPr>
              <w:t xml:space="preserve">Mental health and health systems are critical in addressing the emotional toll of climate change.</w:t>
              <w:br w:type="textWrapping"/>
            </w:r>
          </w:p>
          <w:p w:rsidR="00000000" w:rsidDel="00000000" w:rsidP="00000000" w:rsidRDefault="00000000" w:rsidRPr="00000000" w14:paraId="00001A29">
            <w:pPr>
              <w:numPr>
                <w:ilvl w:val="0"/>
                <w:numId w:val="496"/>
              </w:numPr>
              <w:spacing w:after="0" w:afterAutospacing="0" w:before="0" w:beforeAutospacing="0" w:lineRule="auto"/>
              <w:ind w:left="720" w:hanging="360"/>
            </w:pPr>
            <w:r w:rsidDel="00000000" w:rsidR="00000000" w:rsidRPr="00000000">
              <w:rPr>
                <w:rtl w:val="0"/>
              </w:rPr>
              <w:t xml:space="preserve">By providing early support, reducing stigma, and fostering resilience, they empower individuals and communities to adapt to climate-related challenges.</w:t>
              <w:br w:type="textWrapping"/>
            </w:r>
          </w:p>
          <w:p w:rsidR="00000000" w:rsidDel="00000000" w:rsidP="00000000" w:rsidRDefault="00000000" w:rsidRPr="00000000" w14:paraId="00001A2A">
            <w:pPr>
              <w:numPr>
                <w:ilvl w:val="0"/>
                <w:numId w:val="496"/>
              </w:numPr>
              <w:spacing w:after="240" w:before="0" w:beforeAutospacing="0" w:lineRule="auto"/>
              <w:ind w:left="720" w:hanging="360"/>
            </w:pPr>
            <w:r w:rsidDel="00000000" w:rsidR="00000000" w:rsidRPr="00000000">
              <w:rPr>
                <w:rtl w:val="0"/>
              </w:rPr>
              <w:t xml:space="preserve">Health systems play a vital role in supporting individuals and communities.</w:t>
            </w:r>
          </w:p>
          <w:p w:rsidR="00000000" w:rsidDel="00000000" w:rsidP="00000000" w:rsidRDefault="00000000" w:rsidRPr="00000000" w14:paraId="00001A2B">
            <w:pPr>
              <w:widowControl w:val="0"/>
              <w:spacing w:line="240" w:lineRule="auto"/>
              <w:rPr/>
            </w:pPr>
            <w:r w:rsidDel="00000000" w:rsidR="00000000" w:rsidRPr="00000000">
              <w:rPr>
                <w:rtl w:val="0"/>
              </w:rPr>
            </w:r>
          </w:p>
        </w:tc>
      </w:tr>
      <w:tr>
        <w:trPr>
          <w:cantSplit w:val="0"/>
          <w:tblHeader w:val="0"/>
        </w:trPr>
        <w:tc>
          <w:tcPr>
            <w:shd w:fill="a4c2f4" w:val="clear"/>
          </w:tcPr>
          <w:p w:rsidR="00000000" w:rsidDel="00000000" w:rsidP="00000000" w:rsidRDefault="00000000" w:rsidRPr="00000000" w14:paraId="00001A2C">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1A2D">
            <w:pPr>
              <w:pStyle w:val="Heading2"/>
              <w:spacing w:after="240" w:before="240" w:lineRule="auto"/>
              <w:rPr/>
            </w:pPr>
            <w:bookmarkStart w:colFirst="0" w:colLast="0" w:name="_955n91c1mpwd" w:id="385"/>
            <w:bookmarkEnd w:id="385"/>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1A2E">
            <w:pPr>
              <w:spacing w:after="240" w:before="240" w:lineRule="auto"/>
              <w:rPr/>
            </w:pPr>
            <w:r w:rsidDel="00000000" w:rsidR="00000000" w:rsidRPr="00000000">
              <w:rPr>
                <w:b w:val="1"/>
                <w:bCs w:val="1"/>
                <w:rtl w:val="0"/>
              </w:rPr>
              <w:t xml:space="preserve">Objective: </w:t>
            </w:r>
            <w:r w:rsidDel="00000000" w:rsidR="00000000" w:rsidRPr="00000000">
              <w:rPr>
                <w:rtl w:val="0"/>
              </w:rPr>
              <w:t xml:space="preserve">Learners will critically examine the roles of mental health and health systems in supporting individuals and communities experiencing climate-related emotions. Through group discussions and creative planning, they will design a collaborative strategy integrating health systems into broader climate resilience efforts.</w:t>
            </w:r>
          </w:p>
          <w:p w:rsidR="00000000" w:rsidDel="00000000" w:rsidP="00000000" w:rsidRDefault="00000000" w:rsidRPr="00000000" w14:paraId="00001A2F">
            <w:pPr>
              <w:spacing w:after="240" w:before="240" w:lineRule="auto"/>
              <w:rPr>
                <w:b w:val="1"/>
                <w:bCs w:val="1"/>
                <w:u w:val="single"/>
              </w:rPr>
            </w:pPr>
            <w:r w:rsidDel="00000000" w:rsidR="00000000" w:rsidRPr="00000000">
              <w:rPr>
                <w:b w:val="1"/>
                <w:bCs w:val="1"/>
                <w:u w:val="single"/>
                <w:rtl w:val="0"/>
              </w:rPr>
              <w:t xml:space="preserve">Instructions:</w:t>
            </w:r>
          </w:p>
          <w:p w:rsidR="00000000" w:rsidDel="00000000" w:rsidP="00000000" w:rsidRDefault="00000000" w:rsidRPr="00000000" w14:paraId="00001A30">
            <w:pPr>
              <w:numPr>
                <w:ilvl w:val="0"/>
                <w:numId w:val="387"/>
              </w:numPr>
              <w:spacing w:after="0" w:afterAutospacing="0" w:before="240" w:lineRule="auto"/>
              <w:ind w:left="720" w:hanging="360"/>
            </w:pPr>
            <w:r w:rsidDel="00000000" w:rsidR="00000000" w:rsidRPr="00000000">
              <w:rPr>
                <w:b w:val="1"/>
                <w:bCs w:val="1"/>
                <w:rtl w:val="0"/>
              </w:rPr>
              <w:t xml:space="preserve">Explore the Systems (30 minutes):</w:t>
            </w:r>
          </w:p>
          <w:p w:rsidR="00000000" w:rsidDel="00000000" w:rsidP="00000000" w:rsidRDefault="00000000" w:rsidRPr="00000000" w14:paraId="00001A31">
            <w:pPr>
              <w:numPr>
                <w:ilvl w:val="1"/>
                <w:numId w:val="387"/>
              </w:numPr>
              <w:spacing w:after="0" w:afterAutospacing="0" w:before="0" w:beforeAutospacing="0" w:lineRule="auto"/>
              <w:ind w:left="1440" w:hanging="360"/>
            </w:pPr>
            <w:r w:rsidDel="00000000" w:rsidR="00000000" w:rsidRPr="00000000">
              <w:rPr>
                <w:rtl w:val="0"/>
              </w:rPr>
              <w:t xml:space="preserve">Research one health or mental health system in your region (e.g., community mental health services, disaster response programs, or climate adaptation plans).</w:t>
            </w:r>
          </w:p>
          <w:p w:rsidR="00000000" w:rsidDel="00000000" w:rsidP="00000000" w:rsidRDefault="00000000" w:rsidRPr="00000000" w14:paraId="00001A32">
            <w:pPr>
              <w:numPr>
                <w:ilvl w:val="1"/>
                <w:numId w:val="387"/>
              </w:numPr>
              <w:spacing w:after="0" w:afterAutospacing="0" w:before="0" w:beforeAutospacing="0" w:lineRule="auto"/>
              <w:ind w:left="1440" w:hanging="360"/>
            </w:pPr>
            <w:r w:rsidDel="00000000" w:rsidR="00000000" w:rsidRPr="00000000">
              <w:rPr>
                <w:rtl w:val="0"/>
              </w:rPr>
              <w:t xml:space="preserve">Identify how this system currently addresses mental health impacts of climate change, or note gaps in support.</w:t>
            </w:r>
          </w:p>
          <w:p w:rsidR="00000000" w:rsidDel="00000000" w:rsidP="00000000" w:rsidRDefault="00000000" w:rsidRPr="00000000" w14:paraId="00001A33">
            <w:pPr>
              <w:numPr>
                <w:ilvl w:val="0"/>
                <w:numId w:val="387"/>
              </w:numPr>
              <w:spacing w:after="0" w:afterAutospacing="0" w:before="0" w:beforeAutospacing="0" w:lineRule="auto"/>
              <w:ind w:left="720" w:hanging="360"/>
            </w:pPr>
            <w:r w:rsidDel="00000000" w:rsidR="00000000" w:rsidRPr="00000000">
              <w:rPr>
                <w:b w:val="1"/>
                <w:bCs w:val="1"/>
                <w:rtl w:val="0"/>
              </w:rPr>
              <w:t xml:space="preserve">Case Study Reflection (15 minutes):</w:t>
            </w:r>
          </w:p>
          <w:p w:rsidR="00000000" w:rsidDel="00000000" w:rsidP="00000000" w:rsidRDefault="00000000" w:rsidRPr="00000000" w14:paraId="00001A34">
            <w:pPr>
              <w:numPr>
                <w:ilvl w:val="1"/>
                <w:numId w:val="387"/>
              </w:numPr>
              <w:spacing w:after="0" w:afterAutospacing="0" w:before="0" w:beforeAutospacing="0" w:lineRule="auto"/>
              <w:ind w:left="1440" w:hanging="360"/>
            </w:pPr>
            <w:r w:rsidDel="00000000" w:rsidR="00000000" w:rsidRPr="00000000">
              <w:rPr>
                <w:rtl w:val="0"/>
              </w:rPr>
              <w:t xml:space="preserve">Consider a real or hypothetical climate event (e.g., extreme weather, heatwaves). Reflect on how a health system might support individuals during and after the event.</w:t>
            </w:r>
          </w:p>
          <w:p w:rsidR="00000000" w:rsidDel="00000000" w:rsidP="00000000" w:rsidRDefault="00000000" w:rsidRPr="00000000" w14:paraId="00001A35">
            <w:pPr>
              <w:numPr>
                <w:ilvl w:val="1"/>
                <w:numId w:val="387"/>
              </w:numPr>
              <w:spacing w:after="0" w:afterAutospacing="0" w:before="0" w:beforeAutospacing="0" w:lineRule="auto"/>
              <w:ind w:left="1440" w:hanging="360"/>
            </w:pPr>
            <w:r w:rsidDel="00000000" w:rsidR="00000000" w:rsidRPr="00000000">
              <w:rPr>
                <w:rtl w:val="0"/>
              </w:rPr>
              <w:t xml:space="preserve">Write a brief response: What</w:t>
            </w:r>
            <w:del w:author="Claire Perry" w:id="590" w:date="2025-12-14T23:33:49Z">
              <w:r w:rsidDel="00000000" w:rsidR="00000000" w:rsidRPr="00000000">
                <w:rPr>
                  <w:rtl w:val="0"/>
                </w:rPr>
                <w:delText xml:space="preserve"> </w:delText>
              </w:r>
            </w:del>
            <w:r w:rsidDel="00000000" w:rsidR="00000000" w:rsidRPr="00000000">
              <w:rPr>
                <w:rtl w:val="0"/>
              </w:rPr>
              <w:t xml:space="preserve">services should be prioritized? What barriers might prevent effective mental health support?</w:t>
            </w:r>
            <w:ins w:author="Claire Perry" w:id="591" w:date="2025-12-14T23:33:55Z">
              <w:r w:rsidDel="00000000" w:rsidR="00000000" w:rsidRPr="00000000">
                <w:rPr>
                  <w:rtl w:val="0"/>
                </w:rPr>
                <w:t xml:space="preserve"> What new services could be implemented?</w:t>
              </w:r>
            </w:ins>
            <w:r w:rsidDel="00000000" w:rsidR="00000000" w:rsidRPr="00000000">
              <w:rPr>
                <w:rtl w:val="0"/>
              </w:rPr>
            </w:r>
          </w:p>
          <w:p w:rsidR="00000000" w:rsidDel="00000000" w:rsidP="00000000" w:rsidRDefault="00000000" w:rsidRPr="00000000" w14:paraId="00001A36">
            <w:pPr>
              <w:numPr>
                <w:ilvl w:val="0"/>
                <w:numId w:val="387"/>
              </w:numPr>
              <w:spacing w:after="0" w:afterAutospacing="0" w:before="0" w:beforeAutospacing="0" w:lineRule="auto"/>
              <w:ind w:left="720" w:hanging="360"/>
            </w:pPr>
            <w:r w:rsidDel="00000000" w:rsidR="00000000" w:rsidRPr="00000000">
              <w:rPr>
                <w:b w:val="1"/>
                <w:bCs w:val="1"/>
                <w:rtl w:val="0"/>
              </w:rPr>
              <w:t xml:space="preserve">Actionable Proposal (20 minutes):</w:t>
            </w:r>
          </w:p>
          <w:p w:rsidR="00000000" w:rsidDel="00000000" w:rsidP="00000000" w:rsidRDefault="00000000" w:rsidRPr="00000000" w14:paraId="00001A37">
            <w:pPr>
              <w:numPr>
                <w:ilvl w:val="1"/>
                <w:numId w:val="387"/>
              </w:numPr>
              <w:spacing w:after="0" w:afterAutospacing="0" w:before="0" w:beforeAutospacing="0" w:lineRule="auto"/>
              <w:ind w:left="1440" w:hanging="360"/>
            </w:pPr>
            <w:r w:rsidDel="00000000" w:rsidR="00000000" w:rsidRPr="00000000">
              <w:rPr>
                <w:rtl w:val="0"/>
              </w:rPr>
              <w:t xml:space="preserve">Based on your research and reflection, design a plan to integrate mental health support into your region’s climate resilience strategy. Include:</w:t>
            </w:r>
          </w:p>
          <w:p w:rsidR="00000000" w:rsidDel="00000000" w:rsidP="00000000" w:rsidRDefault="00000000" w:rsidRPr="00000000" w14:paraId="00001A38">
            <w:pPr>
              <w:numPr>
                <w:ilvl w:val="2"/>
                <w:numId w:val="387"/>
              </w:numPr>
              <w:spacing w:after="0" w:afterAutospacing="0" w:before="0" w:beforeAutospacing="0" w:lineRule="auto"/>
              <w:ind w:left="2160" w:hanging="360"/>
            </w:pPr>
            <w:r w:rsidDel="00000000" w:rsidR="00000000" w:rsidRPr="00000000">
              <w:rPr>
                <w:rtl w:val="0"/>
              </w:rPr>
              <w:t xml:space="preserve">Early support mechanisms.</w:t>
            </w:r>
          </w:p>
          <w:p w:rsidR="00000000" w:rsidDel="00000000" w:rsidP="00000000" w:rsidRDefault="00000000" w:rsidRPr="00000000" w14:paraId="00001A39">
            <w:pPr>
              <w:numPr>
                <w:ilvl w:val="2"/>
                <w:numId w:val="387"/>
              </w:numPr>
              <w:spacing w:after="0" w:afterAutospacing="0" w:before="0" w:beforeAutospacing="0" w:lineRule="auto"/>
              <w:ind w:left="2160" w:hanging="360"/>
            </w:pPr>
            <w:r w:rsidDel="00000000" w:rsidR="00000000" w:rsidRPr="00000000">
              <w:rPr>
                <w:rtl w:val="0"/>
              </w:rPr>
              <w:t xml:space="preserve">Steps to reduce stigma.</w:t>
            </w:r>
          </w:p>
          <w:p w:rsidR="00000000" w:rsidDel="00000000" w:rsidP="00000000" w:rsidRDefault="00000000" w:rsidRPr="00000000" w14:paraId="00001A3A">
            <w:pPr>
              <w:numPr>
                <w:ilvl w:val="2"/>
                <w:numId w:val="387"/>
              </w:numPr>
              <w:spacing w:after="0" w:afterAutospacing="0" w:before="0" w:beforeAutospacing="0" w:lineRule="auto"/>
              <w:ind w:left="2160" w:hanging="360"/>
            </w:pPr>
            <w:r w:rsidDel="00000000" w:rsidR="00000000" w:rsidRPr="00000000">
              <w:rPr>
                <w:rtl w:val="0"/>
              </w:rPr>
              <w:t xml:space="preserve">Initiatives for vulnerable populations.</w:t>
            </w:r>
          </w:p>
          <w:p w:rsidR="00000000" w:rsidDel="00000000" w:rsidP="00000000" w:rsidRDefault="00000000" w:rsidRPr="00000000" w14:paraId="00001A3B">
            <w:pPr>
              <w:numPr>
                <w:ilvl w:val="2"/>
                <w:numId w:val="387"/>
              </w:numPr>
              <w:spacing w:after="0" w:afterAutospacing="0" w:before="0" w:beforeAutospacing="0" w:lineRule="auto"/>
              <w:ind w:left="2160" w:hanging="360"/>
            </w:pPr>
            <w:r w:rsidDel="00000000" w:rsidR="00000000" w:rsidRPr="00000000">
              <w:rPr>
                <w:rtl w:val="0"/>
              </w:rPr>
              <w:t xml:space="preserve">Community resilience-building strategies.</w:t>
            </w:r>
          </w:p>
          <w:p w:rsidR="00000000" w:rsidDel="00000000" w:rsidP="00000000" w:rsidRDefault="00000000" w:rsidRPr="00000000" w14:paraId="00001A3C">
            <w:pPr>
              <w:numPr>
                <w:ilvl w:val="0"/>
                <w:numId w:val="387"/>
              </w:numPr>
              <w:spacing w:after="0" w:afterAutospacing="0" w:before="0" w:beforeAutospacing="0" w:lineRule="auto"/>
              <w:ind w:left="720" w:hanging="360"/>
            </w:pPr>
            <w:r w:rsidDel="00000000" w:rsidR="00000000" w:rsidRPr="00000000">
              <w:rPr>
                <w:b w:val="1"/>
                <w:bCs w:val="1"/>
                <w:rtl w:val="0"/>
              </w:rPr>
              <w:t xml:space="preserve">Share and Feedback (Optional):</w:t>
            </w:r>
          </w:p>
          <w:p w:rsidR="00000000" w:rsidDel="00000000" w:rsidP="00000000" w:rsidRDefault="00000000" w:rsidRPr="00000000" w14:paraId="00001A3D">
            <w:pPr>
              <w:numPr>
                <w:ilvl w:val="1"/>
                <w:numId w:val="387"/>
              </w:numPr>
              <w:spacing w:after="240" w:before="0" w:beforeAutospacing="0" w:lineRule="auto"/>
              <w:ind w:left="1440" w:hanging="360"/>
            </w:pPr>
            <w:r w:rsidDel="00000000" w:rsidR="00000000" w:rsidRPr="00000000">
              <w:rPr>
                <w:rtl w:val="0"/>
              </w:rPr>
              <w:t xml:space="preserve">Present your proposal to a peer, family member, or online forum focused on climate action or mental health. Gather feedback on your ideas.</w:t>
            </w:r>
          </w:p>
          <w:p w:rsidR="00000000" w:rsidDel="00000000" w:rsidP="00000000" w:rsidRDefault="00000000" w:rsidRPr="00000000" w14:paraId="00001A3E">
            <w:pPr>
              <w:pStyle w:val="Heading2"/>
              <w:spacing w:after="240" w:before="240" w:lineRule="auto"/>
              <w:rPr/>
            </w:pPr>
            <w:bookmarkStart w:colFirst="0" w:colLast="0" w:name="_5hrgftq8mqsp" w:id="386"/>
            <w:bookmarkEnd w:id="386"/>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1A3F">
            <w:pPr>
              <w:spacing w:after="240" w:before="240" w:lineRule="auto"/>
              <w:rPr/>
            </w:pPr>
            <w:r w:rsidDel="00000000" w:rsidR="00000000" w:rsidRPr="00000000">
              <w:rPr>
                <w:b w:val="1"/>
                <w:bCs w:val="1"/>
                <w:rtl w:val="0"/>
              </w:rPr>
              <w:t xml:space="preserve">Objective: </w:t>
            </w:r>
            <w:r w:rsidDel="00000000" w:rsidR="00000000" w:rsidRPr="00000000">
              <w:rPr>
                <w:rtl w:val="0"/>
              </w:rPr>
              <w:t xml:space="preserve">Participants will collaborate to design a comprehensive mental health strategy addressing climate emotions, integrating early support, stigma reduction, community resilience, and systemic advocacy.</w:t>
            </w:r>
          </w:p>
          <w:p w:rsidR="00000000" w:rsidDel="00000000" w:rsidP="00000000" w:rsidRDefault="00000000" w:rsidRPr="00000000" w14:paraId="00001A40">
            <w:pPr>
              <w:spacing w:after="240" w:before="240" w:lineRule="auto"/>
              <w:rPr/>
            </w:pPr>
            <w:r w:rsidDel="00000000" w:rsidR="00000000" w:rsidRPr="00000000">
              <w:rPr>
                <w:b w:val="1"/>
                <w:bCs w:val="1"/>
                <w:rtl w:val="0"/>
              </w:rPr>
              <w:t xml:space="preserve">Preparation Time:</w:t>
            </w:r>
            <w:r w:rsidDel="00000000" w:rsidR="00000000" w:rsidRPr="00000000">
              <w:rPr>
                <w:rtl w:val="0"/>
              </w:rPr>
              <w:t xml:space="preserve"> 15 minutes to prepare case studies or prompts.</w:t>
              <w:br w:type="textWrapping"/>
            </w:r>
            <w:r w:rsidDel="00000000" w:rsidR="00000000" w:rsidRPr="00000000">
              <w:rPr>
                <w:b w:val="1"/>
                <w:bCs w:val="1"/>
                <w:rtl w:val="0"/>
              </w:rPr>
              <w:t xml:space="preserve">Time Allocation:</w:t>
            </w:r>
            <w:r w:rsidDel="00000000" w:rsidR="00000000" w:rsidRPr="00000000">
              <w:rPr>
                <w:rtl w:val="0"/>
              </w:rPr>
              <w:t xml:space="preserve"> 90 minutes.</w:t>
            </w:r>
          </w:p>
          <w:p w:rsidR="00000000" w:rsidDel="00000000" w:rsidP="00000000" w:rsidRDefault="00000000" w:rsidRPr="00000000" w14:paraId="00001A41">
            <w:pPr>
              <w:spacing w:after="240" w:before="240" w:lineRule="auto"/>
              <w:rPr>
                <w:b w:val="1"/>
                <w:bCs w:val="1"/>
                <w:u w:val="single"/>
              </w:rPr>
            </w:pPr>
            <w:r w:rsidDel="00000000" w:rsidR="00000000" w:rsidRPr="00000000">
              <w:rPr>
                <w:b w:val="1"/>
                <w:bCs w:val="1"/>
                <w:u w:val="single"/>
                <w:rtl w:val="0"/>
              </w:rPr>
              <w:t xml:space="preserve">Facilitator Instructions:</w:t>
            </w:r>
          </w:p>
          <w:p w:rsidR="00000000" w:rsidDel="00000000" w:rsidP="00000000" w:rsidRDefault="00000000" w:rsidRPr="00000000" w14:paraId="00001A42">
            <w:pPr>
              <w:numPr>
                <w:ilvl w:val="0"/>
                <w:numId w:val="313"/>
              </w:numPr>
              <w:spacing w:after="0" w:afterAutospacing="0" w:before="240" w:lineRule="auto"/>
              <w:ind w:left="720" w:hanging="360"/>
            </w:pPr>
            <w:r w:rsidDel="00000000" w:rsidR="00000000" w:rsidRPr="00000000">
              <w:rPr>
                <w:b w:val="1"/>
                <w:bCs w:val="1"/>
                <w:rtl w:val="0"/>
              </w:rPr>
              <w:t xml:space="preserve">Introduction and Context Setting (10 minutes):</w:t>
            </w:r>
          </w:p>
          <w:p w:rsidR="00000000" w:rsidDel="00000000" w:rsidP="00000000" w:rsidRDefault="00000000" w:rsidRPr="00000000" w14:paraId="00001A43">
            <w:pPr>
              <w:numPr>
                <w:ilvl w:val="1"/>
                <w:numId w:val="313"/>
              </w:numPr>
              <w:spacing w:after="0" w:afterAutospacing="0" w:before="0" w:beforeAutospacing="0" w:lineRule="auto"/>
              <w:ind w:left="1440" w:hanging="360"/>
            </w:pPr>
            <w:r w:rsidDel="00000000" w:rsidR="00000000" w:rsidRPr="00000000">
              <w:rPr>
                <w:rtl w:val="0"/>
              </w:rPr>
              <w:t xml:space="preserve">Briefly explain the roles of mental health and health systems in addressing climate emotions. Highlight examples like early intervention for eco-anxiety, mental health inclusion in disaster preparedness, and stigma reduction efforts.</w:t>
            </w:r>
          </w:p>
          <w:p w:rsidR="00000000" w:rsidDel="00000000" w:rsidP="00000000" w:rsidRDefault="00000000" w:rsidRPr="00000000" w14:paraId="00001A44">
            <w:pPr>
              <w:numPr>
                <w:ilvl w:val="0"/>
                <w:numId w:val="313"/>
              </w:numPr>
              <w:spacing w:after="0" w:afterAutospacing="0" w:before="0" w:beforeAutospacing="0" w:lineRule="auto"/>
              <w:ind w:left="720" w:hanging="360"/>
            </w:pPr>
            <w:r w:rsidDel="00000000" w:rsidR="00000000" w:rsidRPr="00000000">
              <w:rPr>
                <w:b w:val="1"/>
                <w:bCs w:val="1"/>
                <w:rtl w:val="0"/>
              </w:rPr>
              <w:t xml:space="preserve">Case Study Analysis (20 minutes):</w:t>
            </w:r>
          </w:p>
          <w:p w:rsidR="00000000" w:rsidDel="00000000" w:rsidP="00000000" w:rsidRDefault="00000000" w:rsidRPr="00000000" w14:paraId="00001A45">
            <w:pPr>
              <w:numPr>
                <w:ilvl w:val="1"/>
                <w:numId w:val="313"/>
              </w:numPr>
              <w:spacing w:after="0" w:afterAutospacing="0" w:before="0" w:beforeAutospacing="0" w:lineRule="auto"/>
              <w:ind w:left="1440" w:hanging="360"/>
            </w:pPr>
            <w:r w:rsidDel="00000000" w:rsidR="00000000" w:rsidRPr="00000000">
              <w:rPr>
                <w:rtl w:val="0"/>
              </w:rPr>
              <w:t xml:space="preserve">Divide participants into small groups and assign each group a case study or hypothetical scenario (e.g., heatwaves affecting urban communities, flooding in rural areas).</w:t>
            </w:r>
          </w:p>
          <w:p w:rsidR="00000000" w:rsidDel="00000000" w:rsidP="00000000" w:rsidRDefault="00000000" w:rsidRPr="00000000" w14:paraId="00001A46">
            <w:pPr>
              <w:numPr>
                <w:ilvl w:val="1"/>
                <w:numId w:val="313"/>
              </w:numPr>
              <w:spacing w:after="0" w:afterAutospacing="0" w:before="0" w:beforeAutospacing="0" w:lineRule="auto"/>
              <w:ind w:left="1440" w:hanging="360"/>
            </w:pPr>
            <w:r w:rsidDel="00000000" w:rsidR="00000000" w:rsidRPr="00000000">
              <w:rPr>
                <w:rtl w:val="0"/>
              </w:rPr>
              <w:t xml:space="preserve">Groups discuss:</w:t>
            </w:r>
          </w:p>
          <w:p w:rsidR="00000000" w:rsidDel="00000000" w:rsidP="00000000" w:rsidRDefault="00000000" w:rsidRPr="00000000" w14:paraId="00001A47">
            <w:pPr>
              <w:numPr>
                <w:ilvl w:val="2"/>
                <w:numId w:val="313"/>
              </w:numPr>
              <w:spacing w:after="0" w:afterAutospacing="0" w:before="0" w:beforeAutospacing="0" w:lineRule="auto"/>
              <w:ind w:left="2160" w:hanging="360"/>
            </w:pPr>
            <w:r w:rsidDel="00000000" w:rsidR="00000000" w:rsidRPr="00000000">
              <w:rPr>
                <w:rtl w:val="0"/>
              </w:rPr>
              <w:t xml:space="preserve">Emotional impacts of the climate event.</w:t>
            </w:r>
          </w:p>
          <w:p w:rsidR="00000000" w:rsidDel="00000000" w:rsidP="00000000" w:rsidRDefault="00000000" w:rsidRPr="00000000" w14:paraId="00001A48">
            <w:pPr>
              <w:numPr>
                <w:ilvl w:val="2"/>
                <w:numId w:val="313"/>
              </w:numPr>
              <w:spacing w:after="0" w:afterAutospacing="0" w:before="0" w:beforeAutospacing="0" w:lineRule="auto"/>
              <w:ind w:left="2160" w:hanging="360"/>
            </w:pPr>
            <w:r w:rsidDel="00000000" w:rsidR="00000000" w:rsidRPr="00000000">
              <w:rPr>
                <w:rtl w:val="0"/>
              </w:rPr>
              <w:t xml:space="preserve">How mental health systems could respond effectively.</w:t>
            </w:r>
          </w:p>
          <w:p w:rsidR="00000000" w:rsidDel="00000000" w:rsidP="00000000" w:rsidRDefault="00000000" w:rsidRPr="00000000" w14:paraId="00001A49">
            <w:pPr>
              <w:numPr>
                <w:ilvl w:val="2"/>
                <w:numId w:val="313"/>
              </w:numPr>
              <w:spacing w:after="0" w:afterAutospacing="0" w:before="0" w:beforeAutospacing="0" w:lineRule="auto"/>
              <w:ind w:left="2160" w:hanging="360"/>
            </w:pPr>
            <w:r w:rsidDel="00000000" w:rsidR="00000000" w:rsidRPr="00000000">
              <w:rPr>
                <w:rtl w:val="0"/>
              </w:rPr>
              <w:t xml:space="preserve">Barriers to mental health support in the scenario.</w:t>
            </w:r>
          </w:p>
          <w:p w:rsidR="00000000" w:rsidDel="00000000" w:rsidP="00000000" w:rsidRDefault="00000000" w:rsidRPr="00000000" w14:paraId="00001A4A">
            <w:pPr>
              <w:numPr>
                <w:ilvl w:val="0"/>
                <w:numId w:val="313"/>
              </w:numPr>
              <w:spacing w:after="0" w:afterAutospacing="0" w:before="0" w:beforeAutospacing="0" w:lineRule="auto"/>
              <w:ind w:left="720" w:hanging="360"/>
            </w:pPr>
            <w:r w:rsidDel="00000000" w:rsidR="00000000" w:rsidRPr="00000000">
              <w:rPr>
                <w:b w:val="1"/>
                <w:bCs w:val="1"/>
                <w:rtl w:val="0"/>
              </w:rPr>
              <w:t xml:space="preserve">Collaborative Strategy Design (30 minutes):</w:t>
            </w:r>
          </w:p>
          <w:p w:rsidR="00000000" w:rsidDel="00000000" w:rsidP="00000000" w:rsidRDefault="00000000" w:rsidRPr="00000000" w14:paraId="00001A4B">
            <w:pPr>
              <w:numPr>
                <w:ilvl w:val="1"/>
                <w:numId w:val="313"/>
              </w:numPr>
              <w:spacing w:after="0" w:afterAutospacing="0" w:before="0" w:beforeAutospacing="0" w:lineRule="auto"/>
              <w:ind w:left="1440" w:hanging="360"/>
            </w:pPr>
            <w:r w:rsidDel="00000000" w:rsidR="00000000" w:rsidRPr="00000000">
              <w:rPr>
                <w:rtl w:val="0"/>
              </w:rPr>
              <w:t xml:space="preserve">Groups design a mental health strategy addressing their scenario. Ask them to include:</w:t>
            </w:r>
          </w:p>
          <w:p w:rsidR="00000000" w:rsidDel="00000000" w:rsidP="00000000" w:rsidRDefault="00000000" w:rsidRPr="00000000" w14:paraId="00001A4C">
            <w:pPr>
              <w:numPr>
                <w:ilvl w:val="2"/>
                <w:numId w:val="313"/>
              </w:numPr>
              <w:spacing w:after="0" w:afterAutospacing="0" w:before="0" w:beforeAutospacing="0" w:lineRule="auto"/>
              <w:ind w:left="2160" w:hanging="360"/>
            </w:pPr>
            <w:r w:rsidDel="00000000" w:rsidR="00000000" w:rsidRPr="00000000">
              <w:rPr>
                <w:rtl w:val="0"/>
              </w:rPr>
              <w:t xml:space="preserve">Early support mechanisms (e.g., Psychological First Aid).</w:t>
            </w:r>
          </w:p>
          <w:p w:rsidR="00000000" w:rsidDel="00000000" w:rsidP="00000000" w:rsidRDefault="00000000" w:rsidRPr="00000000" w14:paraId="00001A4D">
            <w:pPr>
              <w:numPr>
                <w:ilvl w:val="2"/>
                <w:numId w:val="313"/>
              </w:numPr>
              <w:spacing w:after="0" w:afterAutospacing="0" w:before="0" w:beforeAutospacing="0" w:lineRule="auto"/>
              <w:ind w:left="2160" w:hanging="360"/>
            </w:pPr>
            <w:r w:rsidDel="00000000" w:rsidR="00000000" w:rsidRPr="00000000">
              <w:rPr>
                <w:rtl w:val="0"/>
              </w:rPr>
              <w:t xml:space="preserve">Stigma-reduction initiatives (e.g., public awareness campaigns).</w:t>
            </w:r>
          </w:p>
          <w:p w:rsidR="00000000" w:rsidDel="00000000" w:rsidP="00000000" w:rsidRDefault="00000000" w:rsidRPr="00000000" w14:paraId="00001A4E">
            <w:pPr>
              <w:numPr>
                <w:ilvl w:val="2"/>
                <w:numId w:val="313"/>
              </w:numPr>
              <w:spacing w:after="0" w:afterAutospacing="0" w:before="0" w:beforeAutospacing="0" w:lineRule="auto"/>
              <w:ind w:left="2160" w:hanging="360"/>
            </w:pPr>
            <w:r w:rsidDel="00000000" w:rsidR="00000000" w:rsidRPr="00000000">
              <w:rPr>
                <w:rtl w:val="0"/>
              </w:rPr>
              <w:t xml:space="preserve">Targeted support for populations who are disproportionately impacted.</w:t>
            </w:r>
          </w:p>
          <w:p w:rsidR="00000000" w:rsidDel="00000000" w:rsidP="00000000" w:rsidRDefault="00000000" w:rsidRPr="00000000" w14:paraId="00001A4F">
            <w:pPr>
              <w:numPr>
                <w:ilvl w:val="2"/>
                <w:numId w:val="313"/>
              </w:numPr>
              <w:spacing w:after="0" w:afterAutospacing="0" w:before="0" w:beforeAutospacing="0" w:lineRule="auto"/>
              <w:ind w:left="2160" w:hanging="360"/>
            </w:pPr>
            <w:r w:rsidDel="00000000" w:rsidR="00000000" w:rsidRPr="00000000">
              <w:rPr>
                <w:rtl w:val="0"/>
              </w:rPr>
              <w:t xml:space="preserve">Integration with broader climate resilience efforts.</w:t>
            </w:r>
          </w:p>
          <w:p w:rsidR="00000000" w:rsidDel="00000000" w:rsidP="00000000" w:rsidRDefault="00000000" w:rsidRPr="00000000" w14:paraId="00001A50">
            <w:pPr>
              <w:numPr>
                <w:ilvl w:val="0"/>
                <w:numId w:val="313"/>
              </w:numPr>
              <w:spacing w:after="0" w:afterAutospacing="0" w:before="0" w:beforeAutospacing="0" w:lineRule="auto"/>
              <w:ind w:left="720" w:hanging="360"/>
            </w:pPr>
            <w:r w:rsidDel="00000000" w:rsidR="00000000" w:rsidRPr="00000000">
              <w:rPr>
                <w:b w:val="1"/>
                <w:bCs w:val="1"/>
                <w:rtl w:val="0"/>
              </w:rPr>
              <w:t xml:space="preserve">Presentations and Feedback (20 minutes):</w:t>
            </w:r>
          </w:p>
          <w:p w:rsidR="00000000" w:rsidDel="00000000" w:rsidP="00000000" w:rsidRDefault="00000000" w:rsidRPr="00000000" w14:paraId="00001A51">
            <w:pPr>
              <w:numPr>
                <w:ilvl w:val="1"/>
                <w:numId w:val="313"/>
              </w:numPr>
              <w:spacing w:after="0" w:afterAutospacing="0" w:before="0" w:beforeAutospacing="0" w:lineRule="auto"/>
              <w:ind w:left="1440" w:hanging="360"/>
            </w:pPr>
            <w:r w:rsidDel="00000000" w:rsidR="00000000" w:rsidRPr="00000000">
              <w:rPr>
                <w:rtl w:val="0"/>
              </w:rPr>
              <w:t xml:space="preserve">Each group presents their strategy.</w:t>
            </w:r>
          </w:p>
          <w:p w:rsidR="00000000" w:rsidDel="00000000" w:rsidP="00000000" w:rsidRDefault="00000000" w:rsidRPr="00000000" w14:paraId="00001A52">
            <w:pPr>
              <w:numPr>
                <w:ilvl w:val="1"/>
                <w:numId w:val="313"/>
              </w:numPr>
              <w:spacing w:after="0" w:afterAutospacing="0" w:before="0" w:beforeAutospacing="0" w:lineRule="auto"/>
              <w:ind w:left="1440" w:hanging="360"/>
            </w:pPr>
            <w:r w:rsidDel="00000000" w:rsidR="00000000" w:rsidRPr="00000000">
              <w:rPr>
                <w:rtl w:val="0"/>
              </w:rPr>
              <w:t xml:space="preserve">Facilitate a discussion where participants provide constructive feedback, share additional ideas, or draw parallels to their own experiences.</w:t>
            </w:r>
          </w:p>
          <w:p w:rsidR="00000000" w:rsidDel="00000000" w:rsidP="00000000" w:rsidRDefault="00000000" w:rsidRPr="00000000" w14:paraId="00001A53">
            <w:pPr>
              <w:numPr>
                <w:ilvl w:val="0"/>
                <w:numId w:val="313"/>
              </w:numPr>
              <w:spacing w:after="0" w:afterAutospacing="0" w:before="0" w:beforeAutospacing="0" w:lineRule="auto"/>
              <w:ind w:left="720" w:hanging="360"/>
            </w:pPr>
            <w:r w:rsidDel="00000000" w:rsidR="00000000" w:rsidRPr="00000000">
              <w:rPr>
                <w:b w:val="1"/>
                <w:bCs w:val="1"/>
                <w:rtl w:val="0"/>
              </w:rPr>
              <w:t xml:space="preserve">Synthesis and Takeaways (10 minutes):</w:t>
            </w:r>
          </w:p>
          <w:p w:rsidR="00000000" w:rsidDel="00000000" w:rsidP="00000000" w:rsidRDefault="00000000" w:rsidRPr="00000000" w14:paraId="00001A54">
            <w:pPr>
              <w:numPr>
                <w:ilvl w:val="1"/>
                <w:numId w:val="313"/>
              </w:numPr>
              <w:spacing w:after="0" w:afterAutospacing="0" w:before="0" w:beforeAutospacing="0" w:lineRule="auto"/>
              <w:ind w:left="1440" w:hanging="360"/>
            </w:pPr>
            <w:r w:rsidDel="00000000" w:rsidR="00000000" w:rsidRPr="00000000">
              <w:rPr>
                <w:rtl w:val="0"/>
              </w:rPr>
              <w:t xml:space="preserve">Summarize key themes from the strategies presented. Highlight innovative ideas or recurring challenges.</w:t>
            </w:r>
          </w:p>
          <w:p w:rsidR="00000000" w:rsidDel="00000000" w:rsidP="00000000" w:rsidRDefault="00000000" w:rsidRPr="00000000" w14:paraId="00001A55">
            <w:pPr>
              <w:numPr>
                <w:ilvl w:val="1"/>
                <w:numId w:val="313"/>
              </w:numPr>
              <w:spacing w:after="240" w:before="0" w:beforeAutospacing="0" w:lineRule="auto"/>
              <w:ind w:left="1440" w:hanging="360"/>
            </w:pPr>
            <w:r w:rsidDel="00000000" w:rsidR="00000000" w:rsidRPr="00000000">
              <w:rPr>
                <w:rtl w:val="0"/>
              </w:rPr>
              <w:t xml:space="preserve">Discuss how participants can advocate for integrating mental health into climate resilience strategies in their own communities or workplaces.</w:t>
            </w:r>
          </w:p>
          <w:p w:rsidR="00000000" w:rsidDel="00000000" w:rsidP="00000000" w:rsidRDefault="00000000" w:rsidRPr="00000000" w14:paraId="00001A56">
            <w:pPr>
              <w:spacing w:after="240" w:before="240" w:lineRule="auto"/>
              <w:rPr>
                <w:b w:val="1"/>
                <w:bCs w:val="1"/>
              </w:rPr>
            </w:pPr>
            <w:r w:rsidDel="00000000" w:rsidR="00000000" w:rsidRPr="00000000">
              <w:rPr>
                <w:b w:val="1"/>
                <w:bCs w:val="1"/>
                <w:rtl w:val="0"/>
              </w:rPr>
              <w:t xml:space="preserve">Optional Extensions:</w:t>
            </w:r>
          </w:p>
          <w:p w:rsidR="00000000" w:rsidDel="00000000" w:rsidP="00000000" w:rsidRDefault="00000000" w:rsidRPr="00000000" w14:paraId="00001A57">
            <w:pPr>
              <w:numPr>
                <w:ilvl w:val="0"/>
                <w:numId w:val="203"/>
              </w:numPr>
              <w:spacing w:after="0" w:afterAutospacing="0" w:before="240" w:lineRule="auto"/>
              <w:ind w:left="720" w:hanging="360"/>
            </w:pPr>
            <w:r w:rsidDel="00000000" w:rsidR="00000000" w:rsidRPr="00000000">
              <w:rPr>
                <w:b w:val="1"/>
                <w:bCs w:val="1"/>
                <w:rtl w:val="0"/>
              </w:rPr>
              <w:t xml:space="preserve">Community Mapping Exercise:</w:t>
            </w:r>
          </w:p>
          <w:p w:rsidR="00000000" w:rsidDel="00000000" w:rsidP="00000000" w:rsidRDefault="00000000" w:rsidRPr="00000000" w14:paraId="00001A58">
            <w:pPr>
              <w:numPr>
                <w:ilvl w:val="1"/>
                <w:numId w:val="203"/>
              </w:numPr>
              <w:spacing w:after="0" w:afterAutospacing="0" w:before="0" w:beforeAutospacing="0" w:lineRule="auto"/>
              <w:ind w:left="1440" w:hanging="360"/>
            </w:pPr>
            <w:r w:rsidDel="00000000" w:rsidR="00000000" w:rsidRPr="00000000">
              <w:rPr>
                <w:rtl w:val="0"/>
              </w:rPr>
              <w:t xml:space="preserve">Participants map mental health and health resources in their communities. They identify gaps and brainstorm partnerships or programs to address unmet needs.</w:t>
            </w:r>
          </w:p>
          <w:p w:rsidR="00000000" w:rsidDel="00000000" w:rsidP="00000000" w:rsidRDefault="00000000" w:rsidRPr="00000000" w14:paraId="00001A59">
            <w:pPr>
              <w:numPr>
                <w:ilvl w:val="0"/>
                <w:numId w:val="203"/>
              </w:numPr>
              <w:spacing w:after="0" w:afterAutospacing="0" w:before="0" w:beforeAutospacing="0" w:lineRule="auto"/>
              <w:ind w:left="720" w:hanging="360"/>
            </w:pPr>
            <w:r w:rsidDel="00000000" w:rsidR="00000000" w:rsidRPr="00000000">
              <w:rPr>
                <w:b w:val="1"/>
                <w:bCs w:val="1"/>
                <w:rtl w:val="0"/>
              </w:rPr>
              <w:t xml:space="preserve">Role-Playing Advocacy:</w:t>
            </w:r>
          </w:p>
          <w:p w:rsidR="00000000" w:rsidDel="00000000" w:rsidP="00000000" w:rsidRDefault="00000000" w:rsidRPr="00000000" w14:paraId="00001A5A">
            <w:pPr>
              <w:numPr>
                <w:ilvl w:val="1"/>
                <w:numId w:val="203"/>
              </w:numPr>
              <w:spacing w:after="0" w:afterAutospacing="0" w:before="0" w:beforeAutospacing="0" w:lineRule="auto"/>
              <w:ind w:left="1440" w:hanging="360"/>
            </w:pPr>
            <w:r w:rsidDel="00000000" w:rsidR="00000000" w:rsidRPr="00000000">
              <w:rPr>
                <w:rtl w:val="0"/>
              </w:rPr>
              <w:t xml:space="preserve">Simulate a meeting with policymakers where participants advocate for mental health integration into climate adaptation plans, using evidence and strategies discussed during the session.</w:t>
            </w:r>
          </w:p>
          <w:p w:rsidR="00000000" w:rsidDel="00000000" w:rsidP="00000000" w:rsidRDefault="00000000" w:rsidRPr="00000000" w14:paraId="00001A5B">
            <w:pPr>
              <w:numPr>
                <w:ilvl w:val="0"/>
                <w:numId w:val="203"/>
              </w:numPr>
              <w:spacing w:after="0" w:afterAutospacing="0" w:before="0" w:beforeAutospacing="0" w:lineRule="auto"/>
              <w:ind w:left="720" w:hanging="360"/>
            </w:pPr>
            <w:r w:rsidDel="00000000" w:rsidR="00000000" w:rsidRPr="00000000">
              <w:rPr>
                <w:b w:val="1"/>
                <w:bCs w:val="1"/>
                <w:rtl w:val="0"/>
              </w:rPr>
              <w:t xml:space="preserve">Implementation Workshop:</w:t>
            </w:r>
          </w:p>
          <w:p w:rsidR="00000000" w:rsidDel="00000000" w:rsidP="00000000" w:rsidRDefault="00000000" w:rsidRPr="00000000" w14:paraId="00001A5C">
            <w:pPr>
              <w:numPr>
                <w:ilvl w:val="1"/>
                <w:numId w:val="203"/>
              </w:numPr>
              <w:spacing w:after="240" w:before="0" w:beforeAutospacing="0" w:lineRule="auto"/>
              <w:ind w:left="1440" w:hanging="360"/>
            </w:pPr>
            <w:r w:rsidDel="00000000" w:rsidR="00000000" w:rsidRPr="00000000">
              <w:rPr>
                <w:rtl w:val="0"/>
              </w:rPr>
              <w:t xml:space="preserve">Build on the strategies created by designing an implementation plan, including timelines, stakeholders, and measurable outcomes.</w:t>
            </w:r>
            <w:r w:rsidDel="00000000" w:rsidR="00000000" w:rsidRPr="00000000">
              <w:rPr>
                <w:rtl w:val="0"/>
              </w:rPr>
            </w:r>
          </w:p>
          <w:p w:rsidR="00000000" w:rsidDel="00000000" w:rsidP="00000000" w:rsidRDefault="00000000" w:rsidRPr="00000000" w14:paraId="00001A5D">
            <w:pPr>
              <w:widowControl w:val="0"/>
              <w:spacing w:line="240" w:lineRule="auto"/>
              <w:rPr/>
            </w:pPr>
            <w:r w:rsidDel="00000000" w:rsidR="00000000" w:rsidRPr="00000000">
              <w:rPr>
                <w:rtl w:val="0"/>
              </w:rPr>
            </w:r>
          </w:p>
        </w:tc>
      </w:tr>
      <w:tr>
        <w:trPr>
          <w:cantSplit w:val="0"/>
          <w:tblHeader w:val="0"/>
        </w:trPr>
        <w:tc>
          <w:tcPr>
            <w:shd w:fill="d5a6bd" w:val="clear"/>
          </w:tcPr>
          <w:p w:rsidR="00000000" w:rsidDel="00000000" w:rsidP="00000000" w:rsidRDefault="00000000" w:rsidRPr="00000000" w14:paraId="00001A5E">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1A5F">
            <w:pPr>
              <w:numPr>
                <w:ilvl w:val="0"/>
                <w:numId w:val="416"/>
              </w:numPr>
              <w:spacing w:after="0" w:afterAutospacing="0" w:before="240" w:lineRule="auto"/>
              <w:ind w:left="720" w:hanging="360"/>
            </w:pPr>
            <w:r w:rsidDel="00000000" w:rsidR="00000000" w:rsidRPr="00000000">
              <w:rPr>
                <w:rtl w:val="0"/>
              </w:rPr>
              <w:t xml:space="preserve">American Public Health Association. (2019). </w:t>
            </w:r>
            <w:r w:rsidDel="00000000" w:rsidR="00000000" w:rsidRPr="00000000">
              <w:rPr>
                <w:i w:val="1"/>
                <w:iCs w:val="1"/>
                <w:rtl w:val="0"/>
              </w:rPr>
              <w:t xml:space="preserve">Addressing the impacts of climate change on mental health and well-being (Policy Number 20196).</w:t>
            </w:r>
            <w:r w:rsidDel="00000000" w:rsidR="00000000" w:rsidRPr="00000000">
              <w:rPr>
                <w:rtl w:val="0"/>
              </w:rPr>
              <w:t xml:space="preserve"> Policy Briefs and Advocacy, Policy Brief Database.</w:t>
            </w:r>
            <w:hyperlink r:id="rId794">
              <w:r w:rsidDel="00000000" w:rsidR="00000000" w:rsidRPr="00000000">
                <w:rPr>
                  <w:rtl w:val="0"/>
                </w:rPr>
                <w:t xml:space="preserve"> </w:t>
              </w:r>
            </w:hyperlink>
            <w:hyperlink r:id="rId795">
              <w:r w:rsidDel="00000000" w:rsidR="00000000" w:rsidRPr="00000000">
                <w:rPr>
                  <w:color w:val="1155cc"/>
                  <w:u w:val="single"/>
                  <w:rtl w:val="0"/>
                </w:rPr>
                <w:t xml:space="preserve">https://www.apha.org/policies-and-advocacy/public-health-policy-statements/policy-database/2020/01/13/addressing-the-impacts-of-climate-change-on-mental-health-and-well-being</w:t>
                <w:br w:type="textWrapping"/>
              </w:r>
            </w:hyperlink>
            <w:r w:rsidDel="00000000" w:rsidR="00000000" w:rsidRPr="00000000">
              <w:rPr>
                <w:rtl w:val="0"/>
              </w:rPr>
            </w:r>
          </w:p>
          <w:p w:rsidR="00000000" w:rsidDel="00000000" w:rsidP="00000000" w:rsidRDefault="00000000" w:rsidRPr="00000000" w14:paraId="00001A60">
            <w:pPr>
              <w:numPr>
                <w:ilvl w:val="0"/>
                <w:numId w:val="416"/>
              </w:numPr>
              <w:spacing w:after="0" w:afterAutospacing="0" w:before="0" w:beforeAutospacing="0" w:lineRule="auto"/>
              <w:ind w:left="720" w:hanging="360"/>
            </w:pPr>
            <w:r w:rsidDel="00000000" w:rsidR="00000000" w:rsidRPr="00000000">
              <w:rPr>
                <w:rtl w:val="0"/>
              </w:rPr>
              <w:t xml:space="preserve">Center for Substance Abuse Treatment. (2014). </w:t>
            </w:r>
            <w:r w:rsidDel="00000000" w:rsidR="00000000" w:rsidRPr="00000000">
              <w:rPr>
                <w:i w:val="1"/>
                <w:iCs w:val="1"/>
                <w:rtl w:val="0"/>
              </w:rPr>
              <w:t xml:space="preserve">Trauma-informed care in behavioral health services (Treatment Improvement Protocol [TIP] Series, No. 57).</w:t>
            </w:r>
            <w:r w:rsidDel="00000000" w:rsidR="00000000" w:rsidRPr="00000000">
              <w:rPr>
                <w:rtl w:val="0"/>
              </w:rPr>
              <w:t xml:space="preserve"> Substance Abuse and Mental Health Services Administration.</w:t>
            </w:r>
            <w:hyperlink r:id="rId796">
              <w:r w:rsidDel="00000000" w:rsidR="00000000" w:rsidRPr="00000000">
                <w:rPr>
                  <w:rtl w:val="0"/>
                </w:rPr>
                <w:t xml:space="preserve"> </w:t>
              </w:r>
            </w:hyperlink>
            <w:hyperlink r:id="rId797">
              <w:r w:rsidDel="00000000" w:rsidR="00000000" w:rsidRPr="00000000">
                <w:rPr>
                  <w:color w:val="1155cc"/>
                  <w:u w:val="single"/>
                  <w:rtl w:val="0"/>
                </w:rPr>
                <w:t xml:space="preserve">https://www.ncbi.nlm.nih.gov/books/NBK207195/</w:t>
                <w:br w:type="textWrapping"/>
              </w:r>
            </w:hyperlink>
            <w:r w:rsidDel="00000000" w:rsidR="00000000" w:rsidRPr="00000000">
              <w:rPr>
                <w:rtl w:val="0"/>
              </w:rPr>
            </w:r>
          </w:p>
          <w:p w:rsidR="00000000" w:rsidDel="00000000" w:rsidP="00000000" w:rsidRDefault="00000000" w:rsidRPr="00000000" w14:paraId="00001A61">
            <w:pPr>
              <w:numPr>
                <w:ilvl w:val="0"/>
                <w:numId w:val="416"/>
              </w:numPr>
              <w:spacing w:after="0" w:afterAutospacing="0" w:before="0" w:beforeAutospacing="0" w:lineRule="auto"/>
              <w:ind w:left="720" w:hanging="360"/>
            </w:pPr>
            <w:r w:rsidDel="00000000" w:rsidR="00000000" w:rsidRPr="00000000">
              <w:rPr>
                <w:rtl w:val="0"/>
              </w:rPr>
              <w:t xml:space="preserve">Charlson, F., Ali, S., Augustinavicius, J., Benmarhnia, T., Birch, S., Clayton, S., Fielding, K., Jones, L., Juma, D., Snider, L., Ugo, V., Zeitz, L., Jayawardana, D., La Nauze, A., &amp; Massazza, A. (2022). Global priorities for climate change and mental health research. </w:t>
            </w:r>
            <w:r w:rsidDel="00000000" w:rsidR="00000000" w:rsidRPr="00000000">
              <w:rPr>
                <w:i w:val="1"/>
                <w:iCs w:val="1"/>
                <w:rtl w:val="0"/>
              </w:rPr>
              <w:t xml:space="preserve">Environment International, 158,</w:t>
            </w:r>
            <w:r w:rsidDel="00000000" w:rsidR="00000000" w:rsidRPr="00000000">
              <w:rPr>
                <w:rtl w:val="0"/>
              </w:rPr>
              <w:t xml:space="preserve"> 106984.</w:t>
            </w:r>
            <w:hyperlink r:id="rId798">
              <w:r w:rsidDel="00000000" w:rsidR="00000000" w:rsidRPr="00000000">
                <w:rPr>
                  <w:rtl w:val="0"/>
                </w:rPr>
                <w:t xml:space="preserve"> </w:t>
              </w:r>
            </w:hyperlink>
            <w:hyperlink r:id="rId799">
              <w:r w:rsidDel="00000000" w:rsidR="00000000" w:rsidRPr="00000000">
                <w:rPr>
                  <w:color w:val="1155cc"/>
                  <w:u w:val="single"/>
                  <w:rtl w:val="0"/>
                </w:rPr>
                <w:t xml:space="preserve">https://doi.org/10.1016/j.envint.2021.106984</w:t>
                <w:br w:type="textWrapping"/>
              </w:r>
            </w:hyperlink>
            <w:r w:rsidDel="00000000" w:rsidR="00000000" w:rsidRPr="00000000">
              <w:rPr>
                <w:rtl w:val="0"/>
              </w:rPr>
            </w:r>
          </w:p>
          <w:p w:rsidR="00000000" w:rsidDel="00000000" w:rsidP="00000000" w:rsidRDefault="00000000" w:rsidRPr="00000000" w14:paraId="00001A62">
            <w:pPr>
              <w:numPr>
                <w:ilvl w:val="0"/>
                <w:numId w:val="416"/>
              </w:numPr>
              <w:spacing w:after="0" w:afterAutospacing="0" w:before="0" w:beforeAutospacing="0" w:lineRule="auto"/>
              <w:ind w:left="720" w:hanging="360"/>
            </w:pPr>
            <w:r w:rsidDel="00000000" w:rsidR="00000000" w:rsidRPr="00000000">
              <w:rPr>
                <w:rtl w:val="0"/>
              </w:rPr>
              <w:t xml:space="preserve">Engel, G. L. (1977). The need for a new medical model: a challenge for biomedicine. </w:t>
            </w:r>
            <w:r w:rsidDel="00000000" w:rsidR="00000000" w:rsidRPr="00000000">
              <w:rPr>
                <w:i w:val="1"/>
                <w:iCs w:val="1"/>
                <w:rtl w:val="0"/>
              </w:rPr>
              <w:t xml:space="preserve">Science, 196(4286),</w:t>
            </w:r>
            <w:r w:rsidDel="00000000" w:rsidR="00000000" w:rsidRPr="00000000">
              <w:rPr>
                <w:rtl w:val="0"/>
              </w:rPr>
              <w:t xml:space="preserve"> 129–136.</w:t>
            </w:r>
            <w:hyperlink r:id="rId800">
              <w:r w:rsidDel="00000000" w:rsidR="00000000" w:rsidRPr="00000000">
                <w:rPr>
                  <w:rtl w:val="0"/>
                </w:rPr>
                <w:t xml:space="preserve"> </w:t>
              </w:r>
            </w:hyperlink>
            <w:hyperlink r:id="rId801">
              <w:r w:rsidDel="00000000" w:rsidR="00000000" w:rsidRPr="00000000">
                <w:rPr>
                  <w:color w:val="1155cc"/>
                  <w:u w:val="single"/>
                  <w:rtl w:val="0"/>
                </w:rPr>
                <w:t xml:space="preserve">https://doi.org/10.1126/science.847460</w:t>
                <w:br w:type="textWrapping"/>
              </w:r>
            </w:hyperlink>
            <w:r w:rsidDel="00000000" w:rsidR="00000000" w:rsidRPr="00000000">
              <w:rPr>
                <w:rtl w:val="0"/>
              </w:rPr>
            </w:r>
          </w:p>
          <w:p w:rsidR="00000000" w:rsidDel="00000000" w:rsidP="00000000" w:rsidRDefault="00000000" w:rsidRPr="00000000" w14:paraId="00001A63">
            <w:pPr>
              <w:numPr>
                <w:ilvl w:val="0"/>
                <w:numId w:val="416"/>
              </w:numPr>
              <w:spacing w:after="0" w:afterAutospacing="0" w:before="0" w:beforeAutospacing="0" w:lineRule="auto"/>
              <w:ind w:left="720" w:hanging="360"/>
            </w:pPr>
            <w:r w:rsidDel="00000000" w:rsidR="00000000" w:rsidRPr="00000000">
              <w:rPr>
                <w:rtl w:val="0"/>
              </w:rPr>
              <w:t xml:space="preserve">Hayes, K., Blashki, G., Wiseman, J. et al. (2018). Climate change and mental health: risks, impacts and priority actions. </w:t>
            </w:r>
            <w:r w:rsidDel="00000000" w:rsidR="00000000" w:rsidRPr="00000000">
              <w:rPr>
                <w:i w:val="1"/>
                <w:iCs w:val="1"/>
                <w:rtl w:val="0"/>
              </w:rPr>
              <w:t xml:space="preserve">International Journal of Mental Health Systems, 12,</w:t>
            </w:r>
            <w:r w:rsidDel="00000000" w:rsidR="00000000" w:rsidRPr="00000000">
              <w:rPr>
                <w:rtl w:val="0"/>
              </w:rPr>
              <w:t xml:space="preserve"> 28.</w:t>
            </w:r>
            <w:hyperlink r:id="rId802">
              <w:r w:rsidDel="00000000" w:rsidR="00000000" w:rsidRPr="00000000">
                <w:rPr>
                  <w:rtl w:val="0"/>
                </w:rPr>
                <w:t xml:space="preserve"> </w:t>
              </w:r>
            </w:hyperlink>
            <w:hyperlink r:id="rId803">
              <w:r w:rsidDel="00000000" w:rsidR="00000000" w:rsidRPr="00000000">
                <w:rPr>
                  <w:color w:val="1155cc"/>
                  <w:u w:val="single"/>
                  <w:rtl w:val="0"/>
                </w:rPr>
                <w:t xml:space="preserve">https://doi.org/10.1186/s13033-018-0210-6</w:t>
                <w:br w:type="textWrapping"/>
              </w:r>
            </w:hyperlink>
            <w:r w:rsidDel="00000000" w:rsidR="00000000" w:rsidRPr="00000000">
              <w:rPr>
                <w:rtl w:val="0"/>
              </w:rPr>
            </w:r>
          </w:p>
          <w:p w:rsidR="00000000" w:rsidDel="00000000" w:rsidP="00000000" w:rsidRDefault="00000000" w:rsidRPr="00000000" w14:paraId="00001A64">
            <w:pPr>
              <w:numPr>
                <w:ilvl w:val="0"/>
                <w:numId w:val="416"/>
              </w:numPr>
              <w:spacing w:after="0" w:afterAutospacing="0" w:before="0" w:beforeAutospacing="0" w:lineRule="auto"/>
              <w:ind w:left="720" w:hanging="360"/>
            </w:pPr>
            <w:r w:rsidDel="00000000" w:rsidR="00000000" w:rsidRPr="00000000">
              <w:rPr>
                <w:rtl w:val="0"/>
              </w:rPr>
              <w:t xml:space="preserve">Norris, F. H., Stevens, S. P., Pfefferbaum, B., Wyche, K. F., &amp; Pfefferbaum, R. L. (2008). Community resilience as a metaphor, theory, set of capacities, and strategy for disaster readiness. </w:t>
            </w:r>
            <w:r w:rsidDel="00000000" w:rsidR="00000000" w:rsidRPr="00000000">
              <w:rPr>
                <w:i w:val="1"/>
                <w:iCs w:val="1"/>
                <w:rtl w:val="0"/>
              </w:rPr>
              <w:t xml:space="preserve">American Journal of Community Psychology, 41(1-2),</w:t>
            </w:r>
            <w:r w:rsidDel="00000000" w:rsidR="00000000" w:rsidRPr="00000000">
              <w:rPr>
                <w:rtl w:val="0"/>
              </w:rPr>
              <w:t xml:space="preserve"> 127–150.</w:t>
            </w:r>
            <w:hyperlink r:id="rId804">
              <w:r w:rsidDel="00000000" w:rsidR="00000000" w:rsidRPr="00000000">
                <w:rPr>
                  <w:rtl w:val="0"/>
                </w:rPr>
                <w:t xml:space="preserve"> </w:t>
              </w:r>
            </w:hyperlink>
            <w:hyperlink r:id="rId805">
              <w:r w:rsidDel="00000000" w:rsidR="00000000" w:rsidRPr="00000000">
                <w:rPr>
                  <w:color w:val="1155cc"/>
                  <w:u w:val="single"/>
                  <w:rtl w:val="0"/>
                </w:rPr>
                <w:t xml:space="preserve">https://doi.org/10.1007/s10464-007-9156-6</w:t>
                <w:br w:type="textWrapping"/>
              </w:r>
            </w:hyperlink>
            <w:r w:rsidDel="00000000" w:rsidR="00000000" w:rsidRPr="00000000">
              <w:rPr>
                <w:rtl w:val="0"/>
              </w:rPr>
            </w:r>
          </w:p>
          <w:p w:rsidR="00000000" w:rsidDel="00000000" w:rsidP="00000000" w:rsidRDefault="00000000" w:rsidRPr="00000000" w14:paraId="00001A65">
            <w:pPr>
              <w:numPr>
                <w:ilvl w:val="0"/>
                <w:numId w:val="416"/>
              </w:numPr>
              <w:spacing w:after="0" w:afterAutospacing="0" w:before="0" w:beforeAutospacing="0" w:lineRule="auto"/>
              <w:ind w:left="720" w:hanging="360"/>
            </w:pPr>
            <w:r w:rsidDel="00000000" w:rsidR="00000000" w:rsidRPr="00000000">
              <w:rPr>
                <w:rtl w:val="0"/>
              </w:rPr>
              <w:t xml:space="preserve">Reist, C., Petiwala, I., Latimer, J., Raffaelli, S. B., Chiang, M., Eisenberg, D., &amp; Campbell, S. (2022). Collaborative mental health care: A narrative review. </w:t>
            </w:r>
            <w:r w:rsidDel="00000000" w:rsidR="00000000" w:rsidRPr="00000000">
              <w:rPr>
                <w:i w:val="1"/>
                <w:iCs w:val="1"/>
                <w:rtl w:val="0"/>
              </w:rPr>
              <w:t xml:space="preserve">Medicine, 101(52),</w:t>
            </w:r>
            <w:r w:rsidDel="00000000" w:rsidR="00000000" w:rsidRPr="00000000">
              <w:rPr>
                <w:rtl w:val="0"/>
              </w:rPr>
              <w:t xml:space="preserve"> e32554.</w:t>
            </w:r>
            <w:hyperlink r:id="rId806">
              <w:r w:rsidDel="00000000" w:rsidR="00000000" w:rsidRPr="00000000">
                <w:rPr>
                  <w:rtl w:val="0"/>
                </w:rPr>
                <w:t xml:space="preserve"> </w:t>
              </w:r>
            </w:hyperlink>
            <w:hyperlink r:id="rId807">
              <w:r w:rsidDel="00000000" w:rsidR="00000000" w:rsidRPr="00000000">
                <w:rPr>
                  <w:color w:val="1155cc"/>
                  <w:u w:val="single"/>
                  <w:rtl w:val="0"/>
                </w:rPr>
                <w:t xml:space="preserve">https://doi.org/10.1097/MD.0000000000032554</w:t>
                <w:br w:type="textWrapping"/>
              </w:r>
            </w:hyperlink>
            <w:r w:rsidDel="00000000" w:rsidR="00000000" w:rsidRPr="00000000">
              <w:rPr>
                <w:rtl w:val="0"/>
              </w:rPr>
            </w:r>
          </w:p>
          <w:p w:rsidR="00000000" w:rsidDel="00000000" w:rsidP="00000000" w:rsidRDefault="00000000" w:rsidRPr="00000000" w14:paraId="00001A66">
            <w:pPr>
              <w:numPr>
                <w:ilvl w:val="0"/>
                <w:numId w:val="416"/>
              </w:numPr>
              <w:spacing w:after="0" w:afterAutospacing="0" w:before="0" w:beforeAutospacing="0" w:lineRule="auto"/>
              <w:ind w:left="720" w:hanging="360"/>
            </w:pPr>
            <w:r w:rsidDel="00000000" w:rsidR="00000000" w:rsidRPr="00000000">
              <w:rPr>
                <w:rtl w:val="0"/>
              </w:rPr>
              <w:t xml:space="preserve">Rosenbaum, D., &amp; Levitt, S. (n.d.). Mental health and the climate crisis: A call to action for Canadian psychiatrists. </w:t>
            </w:r>
            <w:r w:rsidDel="00000000" w:rsidR="00000000" w:rsidRPr="00000000">
              <w:rPr>
                <w:i w:val="1"/>
                <w:iCs w:val="1"/>
                <w:rtl w:val="0"/>
              </w:rPr>
              <w:t xml:space="preserve">Canadian Psychiatric Association.</w:t>
            </w:r>
            <w:r w:rsidDel="00000000" w:rsidR="00000000" w:rsidRPr="00000000">
              <w:rPr>
                <w:rtl w:val="0"/>
              </w:rPr>
              <w:t xml:space="preserve"> Retrieved from</w:t>
            </w:r>
            <w:hyperlink r:id="rId808">
              <w:r w:rsidDel="00000000" w:rsidR="00000000" w:rsidRPr="00000000">
                <w:rPr>
                  <w:rtl w:val="0"/>
                </w:rPr>
                <w:t xml:space="preserve"> </w:t>
              </w:r>
            </w:hyperlink>
            <w:hyperlink r:id="rId809">
              <w:r w:rsidDel="00000000" w:rsidR="00000000" w:rsidRPr="00000000">
                <w:rPr>
                  <w:color w:val="1155cc"/>
                  <w:u w:val="single"/>
                  <w:rtl w:val="0"/>
                </w:rPr>
                <w:t xml:space="preserve">https://www.cpa-apc.org/wp-content/uploads/Mental-Health-and-the-Climate-Crisis-A-Call-to-Action-for-Canadian-Psychiatrists.pdf</w:t>
                <w:br w:type="textWrapping"/>
              </w:r>
            </w:hyperlink>
            <w:r w:rsidDel="00000000" w:rsidR="00000000" w:rsidRPr="00000000">
              <w:rPr>
                <w:rtl w:val="0"/>
              </w:rPr>
            </w:r>
          </w:p>
          <w:p w:rsidR="00000000" w:rsidDel="00000000" w:rsidP="00000000" w:rsidRDefault="00000000" w:rsidRPr="00000000" w14:paraId="00001A67">
            <w:pPr>
              <w:numPr>
                <w:ilvl w:val="0"/>
                <w:numId w:val="416"/>
              </w:numPr>
              <w:spacing w:after="0" w:afterAutospacing="0" w:before="0" w:beforeAutospacing="0" w:lineRule="auto"/>
              <w:ind w:left="720" w:hanging="360"/>
            </w:pPr>
            <w:r w:rsidDel="00000000" w:rsidR="00000000" w:rsidRPr="00000000">
              <w:rPr>
                <w:rtl w:val="0"/>
              </w:rPr>
              <w:t xml:space="preserve">Singh, V., Kumar, A., &amp; Gupta, S. (2022). Mental Health Prevention and Promotion—A Narrative Review. </w:t>
            </w:r>
            <w:r w:rsidDel="00000000" w:rsidR="00000000" w:rsidRPr="00000000">
              <w:rPr>
                <w:i w:val="1"/>
                <w:iCs w:val="1"/>
                <w:rtl w:val="0"/>
              </w:rPr>
              <w:t xml:space="preserve">Frontiers in Psychiatry, 13,</w:t>
            </w:r>
            <w:r w:rsidDel="00000000" w:rsidR="00000000" w:rsidRPr="00000000">
              <w:rPr>
                <w:rtl w:val="0"/>
              </w:rPr>
              <w:t xml:space="preserve"> 898009.</w:t>
            </w:r>
            <w:hyperlink r:id="rId810">
              <w:r w:rsidDel="00000000" w:rsidR="00000000" w:rsidRPr="00000000">
                <w:rPr>
                  <w:rtl w:val="0"/>
                </w:rPr>
                <w:t xml:space="preserve"> </w:t>
              </w:r>
            </w:hyperlink>
            <w:hyperlink r:id="rId811">
              <w:r w:rsidDel="00000000" w:rsidR="00000000" w:rsidRPr="00000000">
                <w:rPr>
                  <w:color w:val="1155cc"/>
                  <w:u w:val="single"/>
                  <w:rtl w:val="0"/>
                </w:rPr>
                <w:t xml:space="preserve">https://doi.org/10.3389/fpsyt.2022.898009</w:t>
                <w:br w:type="textWrapping"/>
              </w:r>
            </w:hyperlink>
            <w:r w:rsidDel="00000000" w:rsidR="00000000" w:rsidRPr="00000000">
              <w:rPr>
                <w:rtl w:val="0"/>
              </w:rPr>
            </w:r>
          </w:p>
          <w:p w:rsidR="00000000" w:rsidDel="00000000" w:rsidP="00000000" w:rsidRDefault="00000000" w:rsidRPr="00000000" w14:paraId="00001A68">
            <w:pPr>
              <w:numPr>
                <w:ilvl w:val="0"/>
                <w:numId w:val="416"/>
              </w:numPr>
              <w:spacing w:after="0" w:afterAutospacing="0" w:before="0" w:beforeAutospacing="0" w:lineRule="auto"/>
              <w:ind w:left="720" w:hanging="360"/>
            </w:pPr>
            <w:r w:rsidDel="00000000" w:rsidR="00000000" w:rsidRPr="00000000">
              <w:rPr>
                <w:rtl w:val="0"/>
              </w:rPr>
              <w:t xml:space="preserve">Turnpenny, J., &amp; Alexander, M. (2024). Addressing risks to mental health from climate change: a policy capacity analysis of England. </w:t>
            </w:r>
            <w:r w:rsidDel="00000000" w:rsidR="00000000" w:rsidRPr="00000000">
              <w:rPr>
                <w:i w:val="1"/>
                <w:iCs w:val="1"/>
                <w:rtl w:val="0"/>
              </w:rPr>
              <w:t xml:space="preserve">Climate Policy, 24(9),</w:t>
            </w:r>
            <w:r w:rsidDel="00000000" w:rsidR="00000000" w:rsidRPr="00000000">
              <w:rPr>
                <w:rtl w:val="0"/>
              </w:rPr>
              <w:t xml:space="preserve"> 1211–1224.</w:t>
            </w:r>
            <w:hyperlink r:id="rId812">
              <w:r w:rsidDel="00000000" w:rsidR="00000000" w:rsidRPr="00000000">
                <w:rPr>
                  <w:rtl w:val="0"/>
                </w:rPr>
                <w:t xml:space="preserve"> </w:t>
              </w:r>
            </w:hyperlink>
            <w:hyperlink r:id="rId813">
              <w:r w:rsidDel="00000000" w:rsidR="00000000" w:rsidRPr="00000000">
                <w:rPr>
                  <w:color w:val="1155cc"/>
                  <w:u w:val="single"/>
                  <w:rtl w:val="0"/>
                </w:rPr>
                <w:t xml:space="preserve">https://doi.org/10.1080/14693062.2024.2362848</w:t>
                <w:br w:type="textWrapping"/>
              </w:r>
            </w:hyperlink>
            <w:r w:rsidDel="00000000" w:rsidR="00000000" w:rsidRPr="00000000">
              <w:rPr>
                <w:rtl w:val="0"/>
              </w:rPr>
            </w:r>
          </w:p>
          <w:p w:rsidR="00000000" w:rsidDel="00000000" w:rsidP="00000000" w:rsidRDefault="00000000" w:rsidRPr="00000000" w14:paraId="00001A69">
            <w:pPr>
              <w:numPr>
                <w:ilvl w:val="0"/>
                <w:numId w:val="416"/>
              </w:numPr>
              <w:spacing w:after="240" w:before="0" w:beforeAutospacing="0" w:lineRule="auto"/>
              <w:ind w:left="720" w:hanging="360"/>
            </w:pPr>
            <w:r w:rsidDel="00000000" w:rsidR="00000000" w:rsidRPr="00000000">
              <w:rPr>
                <w:rtl w:val="0"/>
              </w:rPr>
              <w:t xml:space="preserve">World Health Organization. (2015). </w:t>
            </w:r>
            <w:r w:rsidDel="00000000" w:rsidR="00000000" w:rsidRPr="00000000">
              <w:rPr>
                <w:i w:val="1"/>
                <w:iCs w:val="1"/>
                <w:rtl w:val="0"/>
              </w:rPr>
              <w:t xml:space="preserve">Operational framework for building climate resilient health systems.</w:t>
            </w:r>
            <w:r w:rsidDel="00000000" w:rsidR="00000000" w:rsidRPr="00000000">
              <w:rPr>
                <w:rtl w:val="0"/>
              </w:rPr>
              <w:t xml:space="preserve"> World Health Organization.</w:t>
            </w:r>
            <w:hyperlink r:id="rId814">
              <w:r w:rsidDel="00000000" w:rsidR="00000000" w:rsidRPr="00000000">
                <w:rPr>
                  <w:rtl w:val="0"/>
                </w:rPr>
                <w:t xml:space="preserve"> </w:t>
              </w:r>
            </w:hyperlink>
            <w:hyperlink r:id="rId815">
              <w:r w:rsidDel="00000000" w:rsidR="00000000" w:rsidRPr="00000000">
                <w:rPr>
                  <w:color w:val="1155cc"/>
                  <w:u w:val="single"/>
                  <w:rtl w:val="0"/>
                </w:rPr>
                <w:t xml:space="preserve">https://www.who.int/publications-detail/9789241565073</w:t>
              </w:r>
            </w:hyperlink>
            <w:r w:rsidDel="00000000" w:rsidR="00000000" w:rsidRPr="00000000">
              <w:rPr>
                <w:rtl w:val="0"/>
              </w:rPr>
            </w:r>
          </w:p>
        </w:tc>
      </w:tr>
    </w:tbl>
    <w:p w:rsidR="00000000" w:rsidDel="00000000" w:rsidP="00000000" w:rsidRDefault="00000000" w:rsidRPr="00000000" w14:paraId="00001A6A">
      <w:pPr>
        <w:spacing w:after="240" w:before="240" w:lineRule="auto"/>
        <w:rPr/>
        <w:sectPr>
          <w:headerReference r:id="rId816" w:type="default"/>
          <w:footerReference r:id="rId817"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A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18" w:type="default"/>
          <w:footerReference r:id="rId819" w:type="default"/>
          <w:type w:val="nextPage"/>
          <w:pgSz w:h="12240" w:w="15840" w:orient="landscape"/>
          <w:pgMar w:bottom="1440.0000000000002" w:top="1440.0000000000002" w:left="1440.0000000000002" w:right="1440.0000000000002" w:header="720" w:footer="720"/>
          <w:pgNumType w:start="1"/>
        </w:sectPr>
      </w:pPr>
      <w:bookmarkStart w:colFirst="0" w:colLast="0" w:name="_nbyykrz19ce5" w:id="387"/>
      <w:bookmarkEnd w:id="3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Multi-level Responses - The Role of Social and ...</w:t>
      </w:r>
      <w:r w:rsidDel="00000000" w:rsidR="00000000" w:rsidRPr="00000000">
        <w:rPr>
          <w:rtl w:val="0"/>
        </w:rPr>
      </w:r>
    </w:p>
    <w:p w:rsidR="00000000" w:rsidDel="00000000" w:rsidP="00000000" w:rsidRDefault="00000000" w:rsidRPr="00000000" w14:paraId="00001A6C">
      <w:pPr>
        <w:pStyle w:val="Heading1"/>
        <w:spacing w:after="240" w:before="240" w:lineRule="auto"/>
        <w:rPr/>
      </w:pPr>
      <w:bookmarkStart w:colFirst="0" w:colLast="0" w:name="_3lw24533smga" w:id="388"/>
      <w:bookmarkEnd w:id="388"/>
      <w:r w:rsidDel="00000000" w:rsidR="00000000" w:rsidRPr="00000000">
        <w:rPr>
          <w:rtl w:val="0"/>
        </w:rPr>
      </w:r>
    </w:p>
    <w:tbl>
      <w:tblPr>
        <w:tblStyle w:val="Table193"/>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rHeight w:val="1851.2255859374998" w:hRule="atLeast"/>
          <w:tblHeader w:val="0"/>
        </w:trPr>
        <w:tc>
          <w:tcPr>
            <w:shd w:fill="f4cccc" w:val="clear"/>
          </w:tcPr>
          <w:p w:rsidR="00000000" w:rsidDel="00000000" w:rsidP="00000000" w:rsidRDefault="00000000" w:rsidRPr="00000000" w14:paraId="00001A6D">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A6E">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A6F">
            <w:pPr>
              <w:widowControl w:val="0"/>
              <w:rPr>
                <w:b w:val="1"/>
                <w:bCs w:val="1"/>
                <w:sz w:val="28"/>
                <w:szCs w:val="28"/>
              </w:rPr>
            </w:pPr>
            <w:r w:rsidDel="00000000" w:rsidR="00000000" w:rsidRPr="00000000">
              <w:rPr>
                <w:b w:val="1"/>
                <w:bCs w:val="1"/>
                <w:sz w:val="28"/>
                <w:szCs w:val="28"/>
                <w:rtl w:val="0"/>
              </w:rPr>
              <w:t xml:space="preserve">Section 4 is now closed for review and we are no longer accepting comments. Thank you for your contributions!</w:t>
            </w:r>
          </w:p>
          <w:p w:rsidR="00000000" w:rsidDel="00000000" w:rsidP="00000000" w:rsidRDefault="00000000" w:rsidRPr="00000000" w14:paraId="00001A70">
            <w:pPr>
              <w:widowControl w:val="0"/>
              <w:rPr>
                <w:sz w:val="28"/>
                <w:szCs w:val="28"/>
              </w:rPr>
            </w:pPr>
            <w:r w:rsidDel="00000000" w:rsidR="00000000" w:rsidRPr="00000000">
              <w:rPr>
                <w:rtl w:val="0"/>
              </w:rPr>
            </w:r>
          </w:p>
          <w:p w:rsidR="00000000" w:rsidDel="00000000" w:rsidP="00000000" w:rsidRDefault="00000000" w:rsidRPr="00000000" w14:paraId="00001A71">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1A72">
            <w:pPr>
              <w:widowControl w:val="0"/>
              <w:rPr>
                <w:b w:val="1"/>
                <w:bCs w:val="1"/>
                <w:sz w:val="28"/>
                <w:szCs w:val="28"/>
              </w:rPr>
            </w:pPr>
            <w:r w:rsidDel="00000000" w:rsidR="00000000" w:rsidRPr="00000000">
              <w:rPr>
                <w:rtl w:val="0"/>
              </w:rPr>
            </w:r>
          </w:p>
          <w:p w:rsidR="00000000" w:rsidDel="00000000" w:rsidP="00000000" w:rsidRDefault="00000000" w:rsidRPr="00000000" w14:paraId="00001A73">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1A74">
      <w:pPr>
        <w:pStyle w:val="Heading1"/>
        <w:spacing w:after="240" w:before="240" w:lineRule="auto"/>
        <w:rPr/>
      </w:pPr>
      <w:bookmarkStart w:colFirst="0" w:colLast="0" w:name="_ed57fgbt9b6b" w:id="389"/>
      <w:bookmarkEnd w:id="389"/>
      <w:r w:rsidDel="00000000" w:rsidR="00000000" w:rsidRPr="00000000">
        <w:rPr>
          <w:rtl w:val="0"/>
        </w:rPr>
      </w:r>
    </w:p>
    <w:p w:rsidR="00000000" w:rsidDel="00000000" w:rsidP="00000000" w:rsidRDefault="00000000" w:rsidRPr="00000000" w14:paraId="00001A75">
      <w:pPr>
        <w:pStyle w:val="Heading1"/>
        <w:keepNext w:val="0"/>
        <w:keepLines w:val="0"/>
        <w:spacing w:after="80" w:lineRule="auto"/>
        <w:rPr/>
      </w:pPr>
      <w:bookmarkStart w:colFirst="0" w:colLast="0" w:name="_97cn0r1bor3u" w:id="390"/>
      <w:bookmarkEnd w:id="390"/>
      <w:r w:rsidDel="00000000" w:rsidR="00000000" w:rsidRPr="00000000">
        <w:rPr>
          <w:rtl w:val="0"/>
        </w:rPr>
      </w:r>
    </w:p>
    <w:p w:rsidR="00000000" w:rsidDel="00000000" w:rsidP="00000000" w:rsidRDefault="00000000" w:rsidRPr="00000000" w14:paraId="00001A76">
      <w:pPr>
        <w:rPr/>
      </w:pPr>
      <w:r w:rsidDel="00000000" w:rsidR="00000000" w:rsidRPr="00000000">
        <w:rPr>
          <w:rtl w:val="0"/>
        </w:rPr>
      </w:r>
    </w:p>
    <w:p w:rsidR="00000000" w:rsidDel="00000000" w:rsidP="00000000" w:rsidRDefault="00000000" w:rsidRPr="00000000" w14:paraId="00001A77">
      <w:pPr>
        <w:rPr/>
      </w:pPr>
      <w:r w:rsidDel="00000000" w:rsidR="00000000" w:rsidRPr="00000000">
        <w:rPr>
          <w:rtl w:val="0"/>
        </w:rPr>
      </w:r>
    </w:p>
    <w:p w:rsidR="00000000" w:rsidDel="00000000" w:rsidP="00000000" w:rsidRDefault="00000000" w:rsidRPr="00000000" w14:paraId="00001A78">
      <w:pPr>
        <w:rPr/>
      </w:pPr>
      <w:r w:rsidDel="00000000" w:rsidR="00000000" w:rsidRPr="00000000">
        <w:rPr>
          <w:rtl w:val="0"/>
        </w:rPr>
      </w:r>
    </w:p>
    <w:p w:rsidR="00000000" w:rsidDel="00000000" w:rsidP="00000000" w:rsidRDefault="00000000" w:rsidRPr="00000000" w14:paraId="00001A79">
      <w:pPr>
        <w:rPr/>
      </w:pPr>
      <w:r w:rsidDel="00000000" w:rsidR="00000000" w:rsidRPr="00000000">
        <w:rPr>
          <w:rtl w:val="0"/>
        </w:rPr>
      </w:r>
    </w:p>
    <w:p w:rsidR="00000000" w:rsidDel="00000000" w:rsidP="00000000" w:rsidRDefault="00000000" w:rsidRPr="00000000" w14:paraId="00001A7A">
      <w:pPr>
        <w:rPr/>
      </w:pPr>
      <w:r w:rsidDel="00000000" w:rsidR="00000000" w:rsidRPr="00000000">
        <w:rPr>
          <w:rtl w:val="0"/>
        </w:rPr>
      </w:r>
    </w:p>
    <w:p w:rsidR="00000000" w:rsidDel="00000000" w:rsidP="00000000" w:rsidRDefault="00000000" w:rsidRPr="00000000" w14:paraId="00001A7B">
      <w:pPr>
        <w:pStyle w:val="Heading1"/>
        <w:keepNext w:val="0"/>
        <w:keepLines w:val="0"/>
        <w:spacing w:after="80" w:lineRule="auto"/>
        <w:rPr/>
      </w:pPr>
      <w:bookmarkStart w:colFirst="0" w:colLast="0" w:name="_jhfm1cyt858x" w:id="391"/>
      <w:bookmarkEnd w:id="391"/>
      <w:r w:rsidDel="00000000" w:rsidR="00000000" w:rsidRPr="00000000">
        <w:rPr>
          <w:rtl w:val="0"/>
        </w:rPr>
      </w:r>
    </w:p>
    <w:p w:rsidR="00000000" w:rsidDel="00000000" w:rsidP="00000000" w:rsidRDefault="00000000" w:rsidRPr="00000000" w14:paraId="00001A7C">
      <w:pPr>
        <w:pStyle w:val="Heading1"/>
        <w:keepNext w:val="0"/>
        <w:keepLines w:val="0"/>
        <w:spacing w:after="80" w:lineRule="auto"/>
        <w:rPr>
          <w:b w:val="0"/>
          <w:bCs w:val="0"/>
        </w:rPr>
      </w:pPr>
      <w:bookmarkStart w:colFirst="0" w:colLast="0" w:name="_z5wisdo40e13" w:id="392"/>
      <w:bookmarkEnd w:id="392"/>
      <w:r w:rsidDel="00000000" w:rsidR="00000000" w:rsidRPr="00000000">
        <w:rPr>
          <w:rtl w:val="0"/>
        </w:rPr>
        <w:t xml:space="preserve">Multi-level Responses - The Role of Social </w:t>
      </w:r>
      <w:del w:author="Claire Perry" w:id="592" w:date="2025-12-15T00:28:27Z">
        <w:r w:rsidDel="00000000" w:rsidR="00000000" w:rsidRPr="00000000">
          <w:rPr>
            <w:rtl w:val="0"/>
          </w:rPr>
          <w:delText xml:space="preserve">and </w:delText>
        </w:r>
        <w:commentRangeStart w:id="334"/>
        <w:r w:rsidDel="00000000" w:rsidR="00000000" w:rsidRPr="00000000">
          <w:rPr>
            <w:rtl w:val="0"/>
          </w:rPr>
          <w:delText xml:space="preserve">Peer</w:delText>
        </w:r>
      </w:del>
      <w:commentRangeEnd w:id="334"/>
      <w:r w:rsidDel="00000000" w:rsidR="00000000" w:rsidRPr="00000000">
        <w:commentReference w:id="334"/>
      </w:r>
      <w:r w:rsidDel="00000000" w:rsidR="00000000" w:rsidRPr="00000000">
        <w:rPr>
          <w:rtl w:val="0"/>
        </w:rPr>
        <w:t xml:space="preserve"> </w:t>
      </w:r>
      <w:ins w:author="Mike Marchand" w:id="593" w:date="2025-12-15T00:55:18Z">
        <w:r w:rsidDel="00000000" w:rsidR="00000000" w:rsidRPr="00000000">
          <w:rPr>
            <w:rtl w:val="0"/>
          </w:rPr>
          <w:t xml:space="preserve">and Community? </w:t>
        </w:r>
      </w:ins>
      <w:r w:rsidDel="00000000" w:rsidR="00000000" w:rsidRPr="00000000">
        <w:rPr>
          <w:rtl w:val="0"/>
        </w:rPr>
        <w:t xml:space="preserve">Support Systems</w:t>
      </w:r>
      <w:r w:rsidDel="00000000" w:rsidR="00000000" w:rsidRPr="00000000">
        <w:rPr>
          <w:rtl w:val="0"/>
        </w:rPr>
      </w:r>
    </w:p>
    <w:tbl>
      <w:tblPr>
        <w:tblStyle w:val="Table19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1A7D">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1A7E">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1A7F">
            <w:pPr>
              <w:widowControl w:val="0"/>
              <w:numPr>
                <w:ilvl w:val="0"/>
                <w:numId w:val="251"/>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1A80">
            <w:pPr>
              <w:widowControl w:val="0"/>
              <w:numPr>
                <w:ilvl w:val="0"/>
                <w:numId w:val="251"/>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1A81">
            <w:pPr>
              <w:widowControl w:val="0"/>
              <w:numPr>
                <w:ilvl w:val="0"/>
                <w:numId w:val="251"/>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1A82">
            <w:pPr>
              <w:widowControl w:val="0"/>
              <w:numPr>
                <w:ilvl w:val="0"/>
                <w:numId w:val="251"/>
              </w:numPr>
              <w:spacing w:line="240" w:lineRule="auto"/>
              <w:ind w:left="720" w:hanging="360"/>
              <w:rPr>
                <w:ins w:author="Brianna Aspinall" w:id="594" w:date="2025-12-14T19:19:11Z"/>
              </w:rPr>
            </w:pPr>
            <w:del w:author="Brianna Aspinall" w:id="594" w:date="2025-12-14T19:19:11Z">
              <w:r w:rsidDel="00000000" w:rsidR="00000000" w:rsidRPr="00000000">
                <w:rPr>
                  <w:rtl w:val="0"/>
                </w:rPr>
                <w:delText xml:space="preserve"> </w:delText>
              </w:r>
            </w:del>
            <w:ins w:author="Brianna Aspinall" w:id="594" w:date="2025-12-14T19:19:11Z">
              <w:r w:rsidDel="00000000" w:rsidR="00000000" w:rsidRPr="00000000">
                <w:rPr>
                  <w:rtl w:val="0"/>
                </w:rPr>
                <w:t xml:space="preserve">Brianna Aspinall Nuñez, Carbon Conversations TO</w:t>
              </w:r>
            </w:ins>
          </w:p>
          <w:p w:rsidR="00000000" w:rsidDel="00000000" w:rsidP="00000000" w:rsidRDefault="00000000" w:rsidRPr="00000000" w14:paraId="00001A83">
            <w:pPr>
              <w:widowControl w:val="0"/>
              <w:numPr>
                <w:ilvl w:val="0"/>
                <w:numId w:val="251"/>
              </w:numPr>
              <w:spacing w:line="240" w:lineRule="auto"/>
              <w:ind w:left="720" w:hanging="360"/>
            </w:pPr>
            <w:ins w:author="Claire Perry" w:id="595" w:date="2025-12-15T00:34:28Z">
              <w:r w:rsidDel="00000000" w:rsidR="00000000" w:rsidRPr="00000000">
                <w:rPr>
                  <w:rtl w:val="0"/>
                </w:rPr>
                <w:t xml:space="preserve">Claire Perry, Centre for Addiction and Mental Health</w:t>
              </w:r>
            </w:ins>
            <w:r w:rsidDel="00000000" w:rsidR="00000000" w:rsidRPr="00000000">
              <w:rPr>
                <w:rtl w:val="0"/>
              </w:rPr>
            </w:r>
          </w:p>
          <w:p w:rsidR="00000000" w:rsidDel="00000000" w:rsidP="00000000" w:rsidRDefault="00000000" w:rsidRPr="00000000" w14:paraId="00001A84">
            <w:pPr>
              <w:widowControl w:val="0"/>
              <w:numPr>
                <w:ilvl w:val="0"/>
                <w:numId w:val="251"/>
              </w:numPr>
              <w:spacing w:line="240" w:lineRule="auto"/>
              <w:ind w:left="720" w:hanging="360"/>
            </w:pPr>
            <w:ins w:author="Mike Marchand" w:id="596" w:date="2025-12-15T00:54:55Z">
              <w:r w:rsidDel="00000000" w:rsidR="00000000" w:rsidRPr="00000000">
                <w:rPr>
                  <w:rtl w:val="0"/>
                </w:rPr>
                <w:t xml:space="preserve">Michael Marchand, sqilxw, syilx Nation - Cultural Safety Consultant</w:t>
              </w:r>
            </w:ins>
            <w:r w:rsidDel="00000000" w:rsidR="00000000" w:rsidRPr="00000000">
              <w:rPr>
                <w:rtl w:val="0"/>
              </w:rPr>
              <w:t xml:space="preserve"> </w:t>
            </w:r>
          </w:p>
          <w:p w:rsidR="00000000" w:rsidDel="00000000" w:rsidP="00000000" w:rsidRDefault="00000000" w:rsidRPr="00000000" w14:paraId="00001A85">
            <w:pPr>
              <w:widowControl w:val="0"/>
              <w:numPr>
                <w:ilvl w:val="0"/>
                <w:numId w:val="251"/>
              </w:numPr>
              <w:spacing w:line="240" w:lineRule="auto"/>
              <w:ind w:left="720" w:hanging="360"/>
            </w:pPr>
            <w:r w:rsidDel="00000000" w:rsidR="00000000" w:rsidRPr="00000000">
              <w:rPr>
                <w:rtl w:val="0"/>
              </w:rPr>
            </w:r>
          </w:p>
        </w:tc>
      </w:tr>
    </w:tbl>
    <w:p w:rsidR="00000000" w:rsidDel="00000000" w:rsidP="00000000" w:rsidRDefault="00000000" w:rsidRPr="00000000" w14:paraId="00001A86">
      <w:pPr>
        <w:spacing w:after="240" w:before="240" w:lineRule="auto"/>
        <w:rPr/>
      </w:pPr>
      <w:r w:rsidDel="00000000" w:rsidR="00000000" w:rsidRPr="00000000">
        <w:rPr>
          <w:rtl w:val="0"/>
        </w:rPr>
      </w:r>
    </w:p>
    <w:tbl>
      <w:tblPr>
        <w:tblStyle w:val="Table19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1A87">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1A88">
            <w:pPr>
              <w:widowControl w:val="0"/>
              <w:spacing w:after="240" w:before="240" w:line="240" w:lineRule="auto"/>
              <w:rPr/>
            </w:pPr>
            <w:r w:rsidDel="00000000" w:rsidR="00000000" w:rsidRPr="00000000">
              <w:rPr>
                <w:rtl w:val="0"/>
              </w:rPr>
              <w:t xml:space="preserve">Imagine a small group of neighbors gathered around a kitchen table on a Sunday afternoon, talking about how they each feel a mounting sense of anxiety over increasingly unpredictable weather patterns. There is no formal structure to this meeting—just a shared need to vent and a willingness to listen. One neighbor speaks about the grief she feels watching local wildlife habitats disappear; another confesses he’s been struggling to sleep because he worries about rising sea levels. A third neighbor, who’s been reading up on eco-anxiety, reassures the group that these emotions are not only normal but part of a larger, collective experience that people everywhere are grappling with. In that moment, despite the heaviness of their concerns, each person at the table realizes they are not alone, and a sense of solidarity begins to form.</w:t>
            </w:r>
          </w:p>
          <w:p w:rsidR="00000000" w:rsidDel="00000000" w:rsidP="00000000" w:rsidRDefault="00000000" w:rsidRPr="00000000" w14:paraId="00001A89">
            <w:pPr>
              <w:widowControl w:val="0"/>
              <w:spacing w:after="240" w:before="240" w:line="240" w:lineRule="auto"/>
              <w:rPr/>
            </w:pPr>
            <w:r w:rsidDel="00000000" w:rsidR="00000000" w:rsidRPr="00000000">
              <w:rPr>
                <w:rtl w:val="0"/>
              </w:rPr>
              <w:t xml:space="preserve">This kind of gathering captures how peer</w:t>
            </w:r>
            <w:ins w:author="Mike Marchand" w:id="597" w:date="2025-12-15T00:55:55Z">
              <w:r w:rsidDel="00000000" w:rsidR="00000000" w:rsidRPr="00000000">
                <w:rPr>
                  <w:rtl w:val="0"/>
                </w:rPr>
                <w:t xml:space="preserve">,</w:t>
              </w:r>
            </w:ins>
            <w:r w:rsidDel="00000000" w:rsidR="00000000" w:rsidRPr="00000000">
              <w:rPr>
                <w:rtl w:val="0"/>
              </w:rPr>
              <w:t xml:space="preserve"> </w:t>
            </w:r>
            <w:del w:author="Mike Marchand" w:id="598" w:date="2025-12-15T00:55:59Z">
              <w:r w:rsidDel="00000000" w:rsidR="00000000" w:rsidRPr="00000000">
                <w:rPr>
                  <w:rtl w:val="0"/>
                </w:rPr>
                <w:delText xml:space="preserve">and </w:delText>
              </w:r>
            </w:del>
            <w:r w:rsidDel="00000000" w:rsidR="00000000" w:rsidRPr="00000000">
              <w:rPr>
                <w:rtl w:val="0"/>
              </w:rPr>
              <w:t xml:space="preserve">social</w:t>
            </w:r>
            <w:ins w:author="Mike Marchand" w:id="599" w:date="2025-12-15T00:56:01Z">
              <w:r w:rsidDel="00000000" w:rsidR="00000000" w:rsidRPr="00000000">
                <w:rPr>
                  <w:rtl w:val="0"/>
                </w:rPr>
                <w:t xml:space="preserve"> and community </w:t>
              </w:r>
            </w:ins>
            <w:r w:rsidDel="00000000" w:rsidR="00000000" w:rsidRPr="00000000">
              <w:rPr>
                <w:rtl w:val="0"/>
              </w:rPr>
              <w:t xml:space="preserve"> support networks can help us navigate the intense emotions surrounding climate change. These informal systems of care can exist anywhere—through friends, family, neighbors, or members of a faith community—and they are rooted in the idea that people naturally band together to offer understanding, empathy, and practical help. Many of us first seek comfort from those closest to us rather than through formal channels, and in the face of climate distress, that initial contact can be especially valuable. When someone validates your worries about more frequent hurricanes or acknowledges the heartbreak of seeing forests burn, you feel heard in a way that can cut through isolation. These “natural supports,” as some researchers call them, turn climate grief or anxiety from an individual burden into a collective issue that people can tackle together.</w:t>
            </w:r>
          </w:p>
          <w:p w:rsidR="00000000" w:rsidDel="00000000" w:rsidP="00000000" w:rsidRDefault="00000000" w:rsidRPr="00000000" w14:paraId="00001A8A">
            <w:pPr>
              <w:widowControl w:val="0"/>
              <w:spacing w:after="240" w:before="240" w:line="240" w:lineRule="auto"/>
              <w:rPr/>
            </w:pPr>
            <w:r w:rsidDel="00000000" w:rsidR="00000000" w:rsidRPr="00000000">
              <w:rPr>
                <w:rtl w:val="0"/>
              </w:rPr>
              <w:t xml:space="preserve">In these informal settings, it becomes easier to see how a community can convert private despair into shared action. A conversation about coping strategies might lead a group to form a local climate awareness club or a mutual aid network that distributes resources when floods occur. This capacity for organizing and responding as a collective reflects what social scientists describe as “collective resilience.” Instead of feeling alone with thoughts of impending doom, people discover they can rely on each other for both emotional reassurance and problem-solving. Over time, these relationships deepen, fostering trust and a sense that, even in the face of immense challenges, people can step up and help one another.</w:t>
            </w:r>
          </w:p>
          <w:p w:rsidR="00000000" w:rsidDel="00000000" w:rsidP="00000000" w:rsidRDefault="00000000" w:rsidRPr="00000000" w14:paraId="00001A8B">
            <w:pPr>
              <w:widowControl w:val="0"/>
              <w:spacing w:after="240" w:before="240" w:line="240" w:lineRule="auto"/>
              <w:rPr/>
            </w:pPr>
            <w:r w:rsidDel="00000000" w:rsidR="00000000" w:rsidRPr="00000000">
              <w:rPr>
                <w:rtl w:val="0"/>
              </w:rPr>
              <w:t xml:space="preserve">There is also a powerful element of cultural relevance in peer and social support systems. </w:t>
            </w:r>
            <w:commentRangeStart w:id="335"/>
            <w:r w:rsidDel="00000000" w:rsidR="00000000" w:rsidRPr="00000000">
              <w:rPr>
                <w:rtl w:val="0"/>
              </w:rPr>
              <w:t xml:space="preserve">In many communities, long-standing traditions, beliefs, and even spiritual practices are woven into how people care for one another, especially during crises</w:t>
            </w:r>
            <w:commentRangeEnd w:id="335"/>
            <w:r w:rsidDel="00000000" w:rsidR="00000000" w:rsidRPr="00000000">
              <w:commentReference w:id="335"/>
            </w:r>
            <w:r w:rsidDel="00000000" w:rsidR="00000000" w:rsidRPr="00000000">
              <w:rPr>
                <w:rtl w:val="0"/>
              </w:rPr>
              <w:t xml:space="preserve">. That means when climate catastrophes strike or eco-anxiety becomes overwhelming, these existing bonds and shared rituals can ease emotional burdens in ways a more formal system might struggle to match. For instance, an Indigenous community might come together for a ceremony that honors lost species or damaged landscapes, helping them mourn collectively and rekindle their commitment to environmental stewardship. By allowing individuals to share their experiences in ways that feel familiar and authentic, these networks provide hope and healing that is culturally grounded.</w:t>
            </w:r>
          </w:p>
          <w:p w:rsidR="00000000" w:rsidDel="00000000" w:rsidP="00000000" w:rsidRDefault="00000000" w:rsidRPr="00000000" w14:paraId="00001A8C">
            <w:pPr>
              <w:widowControl w:val="0"/>
              <w:spacing w:after="240" w:before="240" w:line="240" w:lineRule="auto"/>
              <w:rPr/>
            </w:pPr>
            <w:r w:rsidDel="00000000" w:rsidR="00000000" w:rsidRPr="00000000">
              <w:rPr>
                <w:rtl w:val="0"/>
              </w:rPr>
              <w:t xml:space="preserve">What makes these peer and social networks so crucial now is that climate challenges appear poised to deepen. Formal mental health services may not be available to everyone, especially in remote areas, and not everyone is comfortable seeking professional care right away. Meanwhile, close friends or members of a community group can be reached more readily and are often trusted on a personal level. When people feel understood, supported, and validated in their climate emotions, they tend to recover faster after disasters, find meaning in adversity, and remain engaged in the wider push for climate solutions. Ultimately, whether it’s a weekly meetup at a local café or a spontaneous text chain that springs up during a heatwave, these natural support systems are not just emotional lifelines—they’re seeds for collective action, reminding us that we really are in this together.</w:t>
            </w:r>
          </w:p>
          <w:p w:rsidR="00000000" w:rsidDel="00000000" w:rsidP="00000000" w:rsidRDefault="00000000" w:rsidRPr="00000000" w14:paraId="00001A8D">
            <w:pPr>
              <w:widowControl w:val="0"/>
              <w:spacing w:line="240" w:lineRule="auto"/>
              <w:rPr/>
            </w:pPr>
            <w:r w:rsidDel="00000000" w:rsidR="00000000" w:rsidRPr="00000000">
              <w:rPr>
                <w:rtl w:val="0"/>
              </w:rPr>
            </w:r>
          </w:p>
        </w:tc>
      </w:tr>
      <w:tr>
        <w:trPr>
          <w:cantSplit w:val="0"/>
          <w:tblHeader w:val="0"/>
        </w:trPr>
        <w:tc>
          <w:tcPr>
            <w:shd w:fill="ea9999" w:val="clear"/>
          </w:tcPr>
          <w:p w:rsidR="00000000" w:rsidDel="00000000" w:rsidP="00000000" w:rsidRDefault="00000000" w:rsidRPr="00000000" w14:paraId="00001A8E">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1A8F">
            <w:pPr>
              <w:spacing w:after="240" w:before="240" w:lineRule="auto"/>
              <w:rPr/>
            </w:pPr>
            <w:r w:rsidDel="00000000" w:rsidR="00000000" w:rsidRPr="00000000">
              <w:rPr>
                <w:rtl w:val="0"/>
              </w:rPr>
              <w:t xml:space="preserve">Natural supports refer to the</w:t>
            </w:r>
            <w:r w:rsidDel="00000000" w:rsidR="00000000" w:rsidRPr="00000000">
              <w:rPr>
                <w:i w:val="1"/>
                <w:iCs w:val="1"/>
                <w:rtl w:val="0"/>
              </w:rPr>
              <w:t xml:space="preserve"> social connections and relationships</w:t>
            </w:r>
            <w:r w:rsidDel="00000000" w:rsidR="00000000" w:rsidRPr="00000000">
              <w:rPr>
                <w:rtl w:val="0"/>
              </w:rPr>
              <w:t xml:space="preserve"> individuals rely on in their everyday lives, such as friends, family members, neighbors, and community groups. Unlike formal supports, which are provided by professionals within structured systems, natural supports are rooted in informal, interpersonal networks and are often freely available. This framework emphasizes the critical role of these organic connections in fostering emotional resilience and providing care, particularly in contexts where formal systems may be inaccessible, underfunded, or culturally misaligned with the needs of the individuals they aim to serve. By leveraging the strengths of these everyday networks, natural supports provide a foundation for addressing emotional challenges in ways that are deeply embedded in personal and community life.</w:t>
            </w:r>
          </w:p>
          <w:p w:rsidR="00000000" w:rsidDel="00000000" w:rsidP="00000000" w:rsidRDefault="00000000" w:rsidRPr="00000000" w14:paraId="00001A90">
            <w:pPr>
              <w:spacing w:after="240" w:before="240" w:lineRule="auto"/>
              <w:rPr/>
            </w:pPr>
            <w:r w:rsidDel="00000000" w:rsidR="00000000" w:rsidRPr="00000000">
              <w:rPr>
                <w:rtl w:val="0"/>
              </w:rPr>
              <w:t xml:space="preserve">At its core, the natural supports framework acknowledges the importance of social and cultural contexts in shaping how people navigate their emotions, cope with challenges, and build resilience. These informal systems often carry cultural relevance and practical familiarity, making them uniquely positioned to meet people where they are. For instance, the role of extended family in many cultures or the support provided by long-standing community institutions offers a sense of continuity and trust that formal systems may struggle to replicate. By grounding care within the social structures people already rely on, the natural supports framework not only enhances accessibility but also fosters empowerment and self-sufficiency within communities.</w:t>
            </w:r>
          </w:p>
          <w:p w:rsidR="00000000" w:rsidDel="00000000" w:rsidP="00000000" w:rsidRDefault="00000000" w:rsidRPr="00000000" w14:paraId="00001A91">
            <w:pPr>
              <w:spacing w:after="240" w:before="240" w:lineRule="auto"/>
              <w:rPr/>
            </w:pPr>
            <w:r w:rsidDel="00000000" w:rsidR="00000000" w:rsidRPr="00000000">
              <w:rPr>
                <w:rtl w:val="0"/>
              </w:rPr>
              <w:t xml:space="preserve">While natural supports operate independently of formal systems, the two are not in competition but can work in harmony to enhance care and resilience. Formal systems can play a crucial role in identifying, bolstering, and partnering with natural supports to create a continuum of care. For example, public health initiatives can design interventions that incorporate peer-led groups or encourage community-driven strategies to complement clinical services. By recognizing and investing in natural support systems, we can build more inclusive and sustainable approaches to care that honor the inherent strengths of communities while addressing the growing complexities of emotional and mental health challenges.</w:t>
            </w:r>
          </w:p>
          <w:p w:rsidR="00000000" w:rsidDel="00000000" w:rsidP="00000000" w:rsidRDefault="00000000" w:rsidRPr="00000000" w14:paraId="00001A92">
            <w:pPr>
              <w:rPr/>
            </w:pPr>
            <w:r w:rsidDel="00000000" w:rsidR="00000000" w:rsidRPr="00000000">
              <w:rPr>
                <w:rtl w:val="0"/>
              </w:rPr>
            </w:r>
          </w:p>
          <w:tbl>
            <w:tblPr>
              <w:tblStyle w:val="Table196"/>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A93">
                  <w:pPr>
                    <w:pStyle w:val="Heading2"/>
                    <w:spacing w:before="280" w:lineRule="auto"/>
                    <w:rPr/>
                  </w:pPr>
                  <w:bookmarkStart w:colFirst="0" w:colLast="0" w:name="_4y0w44g2qw9q" w:id="393"/>
                  <w:bookmarkEnd w:id="393"/>
                  <w:r w:rsidDel="00000000" w:rsidR="00000000" w:rsidRPr="00000000">
                    <w:rPr>
                      <w:rtl w:val="0"/>
                    </w:rPr>
                    <w:t xml:space="preserve">Reasons Why Peer and Social Support Systems Are Vital for Supporting Healthy Climate Emotions</w:t>
                  </w:r>
                </w:p>
                <w:p w:rsidR="00000000" w:rsidDel="00000000" w:rsidP="00000000" w:rsidRDefault="00000000" w:rsidRPr="00000000" w14:paraId="00001A94">
                  <w:pPr>
                    <w:spacing w:after="240" w:before="240" w:lineRule="auto"/>
                    <w:rPr/>
                  </w:pPr>
                  <w:r w:rsidDel="00000000" w:rsidR="00000000" w:rsidRPr="00000000">
                    <w:rPr>
                      <w:rtl w:val="0"/>
                    </w:rPr>
                    <w:t xml:space="preserve">To understand the profound role that peer and social support systems play in supporting healthy climate emotions, it is helpful to explore the mechanisms through which these systems influence individual and collective wellbeing. Peer and social supports go beyond merely offering companionship—they validate emotional experiences, foster resilience, and inspire meaningful engagement with climate action. They operate within culturally and socially embedded frameworks that address emotional needs in ways formal systems often cannot, making them uniquely suited to help people navigate the emotional complexities of climate change. The following list identifies many of the ways these systems support climate emotions, highlighting the diverse and impactful mechanisms that underpin their effectiveness.</w:t>
                  </w:r>
                </w:p>
                <w:p w:rsidR="00000000" w:rsidDel="00000000" w:rsidP="00000000" w:rsidRDefault="00000000" w:rsidRPr="00000000" w14:paraId="00001A95">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A96">
                  <w:pPr>
                    <w:spacing w:after="240" w:before="240" w:lineRule="auto"/>
                    <w:rPr>
                      <w:b w:val="1"/>
                      <w:bCs w:val="1"/>
                      <w:u w:val="single"/>
                    </w:rPr>
                  </w:pPr>
                  <w:r w:rsidDel="00000000" w:rsidR="00000000" w:rsidRPr="00000000">
                    <w:rPr>
                      <w:b w:val="1"/>
                      <w:bCs w:val="1"/>
                      <w:u w:val="single"/>
                      <w:rtl w:val="0"/>
                    </w:rPr>
                    <w:t xml:space="preserve">Validation of Emotional Experiences</w:t>
                  </w:r>
                </w:p>
                <w:p w:rsidR="00000000" w:rsidDel="00000000" w:rsidP="00000000" w:rsidRDefault="00000000" w:rsidRPr="00000000" w14:paraId="00001A97">
                  <w:pPr>
                    <w:numPr>
                      <w:ilvl w:val="0"/>
                      <w:numId w:val="337"/>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Peer and social support systems provide a safe space to express and normalize feelings such as eco-anxiety, grief, and anger, reducing emotional isolation.</w:t>
                  </w:r>
                </w:p>
                <w:p w:rsidR="00000000" w:rsidDel="00000000" w:rsidP="00000000" w:rsidRDefault="00000000" w:rsidRPr="00000000" w14:paraId="00001A98">
                  <w:pPr>
                    <w:numPr>
                      <w:ilvl w:val="0"/>
                      <w:numId w:val="337"/>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1A99">
                  <w:pPr>
                    <w:numPr>
                      <w:ilvl w:val="1"/>
                      <w:numId w:val="337"/>
                    </w:numPr>
                    <w:spacing w:after="0" w:afterAutospacing="0" w:before="0" w:beforeAutospacing="0" w:lineRule="auto"/>
                    <w:ind w:left="1440" w:hanging="360"/>
                  </w:pPr>
                  <w:r w:rsidDel="00000000" w:rsidR="00000000" w:rsidRPr="00000000">
                    <w:rPr>
                      <w:rtl w:val="0"/>
                    </w:rPr>
                    <w:t xml:space="preserve">Climate-focused support groups where participants share their emotions without fear of judgment.</w:t>
                  </w:r>
                </w:p>
                <w:p w:rsidR="00000000" w:rsidDel="00000000" w:rsidP="00000000" w:rsidRDefault="00000000" w:rsidRPr="00000000" w14:paraId="00001A9A">
                  <w:pPr>
                    <w:numPr>
                      <w:ilvl w:val="1"/>
                      <w:numId w:val="337"/>
                    </w:numPr>
                    <w:spacing w:after="240" w:before="0" w:beforeAutospacing="0" w:lineRule="auto"/>
                    <w:ind w:left="1440" w:hanging="360"/>
                  </w:pPr>
                  <w:r w:rsidDel="00000000" w:rsidR="00000000" w:rsidRPr="00000000">
                    <w:rPr>
                      <w:rtl w:val="0"/>
                    </w:rPr>
                    <w:t xml:space="preserve">Community story-sharing events or climate cafés that encourage people to speak about their experiences and hear others’ stories.</w:t>
                  </w:r>
                </w:p>
                <w:p w:rsidR="00000000" w:rsidDel="00000000" w:rsidP="00000000" w:rsidRDefault="00000000" w:rsidRPr="00000000" w14:paraId="00001A9B">
                  <w:pPr>
                    <w:spacing w:after="240" w:before="240" w:lineRule="auto"/>
                    <w:rPr>
                      <w:b w:val="1"/>
                      <w:bCs w:val="1"/>
                      <w:u w:val="single"/>
                    </w:rPr>
                  </w:pPr>
                  <w:r w:rsidDel="00000000" w:rsidR="00000000" w:rsidRPr="00000000">
                    <w:rPr>
                      <w:b w:val="1"/>
                      <w:bCs w:val="1"/>
                      <w:u w:val="single"/>
                      <w:rtl w:val="0"/>
                    </w:rPr>
                    <w:t xml:space="preserve">Fostering Collective Resilience</w:t>
                  </w:r>
                </w:p>
                <w:p w:rsidR="00000000" w:rsidDel="00000000" w:rsidP="00000000" w:rsidRDefault="00000000" w:rsidRPr="00000000" w14:paraId="00001A9C">
                  <w:pPr>
                    <w:numPr>
                      <w:ilvl w:val="0"/>
                      <w:numId w:val="46"/>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Building a sense of shared purpose and community resilience helps individuals feel stronger together in the face of climate challenges.</w:t>
                  </w:r>
                </w:p>
                <w:p w:rsidR="00000000" w:rsidDel="00000000" w:rsidP="00000000" w:rsidRDefault="00000000" w:rsidRPr="00000000" w14:paraId="00001A9D">
                  <w:pPr>
                    <w:numPr>
                      <w:ilvl w:val="0"/>
                      <w:numId w:val="46"/>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1A9E">
                  <w:pPr>
                    <w:numPr>
                      <w:ilvl w:val="1"/>
                      <w:numId w:val="46"/>
                    </w:numPr>
                    <w:spacing w:after="0" w:afterAutospacing="0" w:before="0" w:beforeAutospacing="0" w:lineRule="auto"/>
                    <w:ind w:left="1440" w:hanging="360"/>
                  </w:pPr>
                  <w:r w:rsidDel="00000000" w:rsidR="00000000" w:rsidRPr="00000000">
                    <w:rPr>
                      <w:rtl w:val="0"/>
                    </w:rPr>
                    <w:t xml:space="preserve">Organizing neighborhood-based climate action groups to work on local sustainability projects.</w:t>
                  </w:r>
                  <w:commentRangeStart w:id="336"/>
                  <w:r w:rsidDel="00000000" w:rsidR="00000000" w:rsidRPr="00000000">
                    <w:rPr>
                      <w:rtl w:val="0"/>
                    </w:rPr>
                  </w:r>
                </w:p>
                <w:p w:rsidR="00000000" w:rsidDel="00000000" w:rsidP="00000000" w:rsidRDefault="00000000" w:rsidRPr="00000000" w14:paraId="00001A9F">
                  <w:pPr>
                    <w:numPr>
                      <w:ilvl w:val="1"/>
                      <w:numId w:val="46"/>
                    </w:numPr>
                    <w:spacing w:after="240" w:before="0" w:beforeAutospacing="0" w:lineRule="auto"/>
                    <w:ind w:left="1440" w:hanging="360"/>
                  </w:pPr>
                  <w:commentRangeEnd w:id="336"/>
                  <w:r w:rsidDel="00000000" w:rsidR="00000000" w:rsidRPr="00000000">
                    <w:commentReference w:id="336"/>
                  </w:r>
                  <w:r w:rsidDel="00000000" w:rsidR="00000000" w:rsidRPr="00000000">
                    <w:rPr>
                      <w:rtl w:val="0"/>
                    </w:rPr>
                    <w:t xml:space="preserve">Hosting resilience workshops where community members learn strategies for coping and supporting each other during climate-related crises.</w:t>
                  </w:r>
                </w:p>
                <w:p w:rsidR="00000000" w:rsidDel="00000000" w:rsidP="00000000" w:rsidRDefault="00000000" w:rsidRPr="00000000" w14:paraId="00001AA0">
                  <w:pPr>
                    <w:spacing w:after="240" w:before="240" w:lineRule="auto"/>
                    <w:rPr>
                      <w:b w:val="1"/>
                      <w:bCs w:val="1"/>
                      <w:u w:val="single"/>
                    </w:rPr>
                  </w:pPr>
                  <w:r w:rsidDel="00000000" w:rsidR="00000000" w:rsidRPr="00000000">
                    <w:rPr>
                      <w:b w:val="1"/>
                      <w:bCs w:val="1"/>
                      <w:u w:val="single"/>
                      <w:rtl w:val="0"/>
                    </w:rPr>
                    <w:t xml:space="preserve">Encouraging Action and Engagement</w:t>
                  </w:r>
                </w:p>
                <w:p w:rsidR="00000000" w:rsidDel="00000000" w:rsidP="00000000" w:rsidRDefault="00000000" w:rsidRPr="00000000" w14:paraId="00001AA1">
                  <w:pPr>
                    <w:numPr>
                      <w:ilvl w:val="0"/>
                      <w:numId w:val="236"/>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Social networks provide motivation and accountability for taking meaningful climate action, which can mitigate feelings of helplessness.</w:t>
                  </w:r>
                </w:p>
                <w:p w:rsidR="00000000" w:rsidDel="00000000" w:rsidP="00000000" w:rsidRDefault="00000000" w:rsidRPr="00000000" w14:paraId="00001AA2">
                  <w:pPr>
                    <w:numPr>
                      <w:ilvl w:val="0"/>
                      <w:numId w:val="236"/>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1AA3">
                  <w:pPr>
                    <w:numPr>
                      <w:ilvl w:val="1"/>
                      <w:numId w:val="236"/>
                    </w:numPr>
                    <w:spacing w:after="0" w:afterAutospacing="0" w:before="0" w:beforeAutospacing="0" w:lineRule="auto"/>
                    <w:ind w:left="1440" w:hanging="360"/>
                  </w:pPr>
                  <w:r w:rsidDel="00000000" w:rsidR="00000000" w:rsidRPr="00000000">
                    <w:rPr>
                      <w:rtl w:val="0"/>
                    </w:rPr>
                    <w:t xml:space="preserve">Peer-led initiatives such as tree planting drives or zero-waste challenges.</w:t>
                  </w:r>
                </w:p>
                <w:p w:rsidR="00000000" w:rsidDel="00000000" w:rsidP="00000000" w:rsidRDefault="00000000" w:rsidRPr="00000000" w14:paraId="00001AA4">
                  <w:pPr>
                    <w:numPr>
                      <w:ilvl w:val="1"/>
                      <w:numId w:val="236"/>
                    </w:numPr>
                    <w:spacing w:after="240" w:before="0" w:beforeAutospacing="0" w:lineRule="auto"/>
                    <w:ind w:left="1440" w:hanging="360"/>
                  </w:pPr>
                  <w:r w:rsidDel="00000000" w:rsidR="00000000" w:rsidRPr="00000000">
                    <w:rPr>
                      <w:rtl w:val="0"/>
                    </w:rPr>
                    <w:t xml:space="preserve">Climate action accountability groups where individuals set personal sustainability goals and receive encouragement to achieve them</w:t>
                  </w:r>
                  <w:r w:rsidDel="00000000" w:rsidR="00000000" w:rsidRPr="00000000">
                    <w:rPr>
                      <w:rtl w:val="0"/>
                    </w:rPr>
                  </w:r>
                </w:p>
                <w:p w:rsidR="00000000" w:rsidDel="00000000" w:rsidP="00000000" w:rsidRDefault="00000000" w:rsidRPr="00000000" w14:paraId="00001AA5">
                  <w:pPr>
                    <w:spacing w:after="240" w:before="240" w:lineRule="auto"/>
                    <w:rPr>
                      <w:b w:val="1"/>
                      <w:bCs w:val="1"/>
                      <w:u w:val="single"/>
                    </w:rPr>
                  </w:pPr>
                  <w:r w:rsidDel="00000000" w:rsidR="00000000" w:rsidRPr="00000000">
                    <w:rPr>
                      <w:b w:val="1"/>
                      <w:bCs w:val="1"/>
                      <w:u w:val="single"/>
                      <w:rtl w:val="0"/>
                    </w:rPr>
                    <w:t xml:space="preserve">Promoting Cultural and </w:t>
                  </w:r>
                  <w:ins w:author="Claire Perry" w:id="600" w:date="2025-12-14T23:59:55Z">
                    <w:r w:rsidDel="00000000" w:rsidR="00000000" w:rsidRPr="00000000">
                      <w:rPr>
                        <w:b w:val="1"/>
                        <w:bCs w:val="1"/>
                        <w:u w:val="single"/>
                        <w:rtl w:val="0"/>
                      </w:rPr>
                      <w:t xml:space="preserve">Geographic </w:t>
                    </w:r>
                  </w:ins>
                  <w:del w:author="Claire Perry" w:id="600" w:date="2025-12-14T23:59:55Z">
                    <w:r w:rsidDel="00000000" w:rsidR="00000000" w:rsidRPr="00000000">
                      <w:rPr>
                        <w:b w:val="1"/>
                        <w:bCs w:val="1"/>
                        <w:u w:val="single"/>
                        <w:rtl w:val="0"/>
                      </w:rPr>
                      <w:delText xml:space="preserve">Local</w:delText>
                    </w:r>
                  </w:del>
                  <w:r w:rsidDel="00000000" w:rsidR="00000000" w:rsidRPr="00000000">
                    <w:rPr>
                      <w:b w:val="1"/>
                      <w:bCs w:val="1"/>
                      <w:u w:val="single"/>
                      <w:rtl w:val="0"/>
                    </w:rPr>
                    <w:t xml:space="preserve"> Relevance</w:t>
                  </w:r>
                </w:p>
                <w:p w:rsidR="00000000" w:rsidDel="00000000" w:rsidP="00000000" w:rsidRDefault="00000000" w:rsidRPr="00000000" w14:paraId="00001AA6">
                  <w:pPr>
                    <w:numPr>
                      <w:ilvl w:val="0"/>
                      <w:numId w:val="35"/>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Mechanism</w:t>
                  </w:r>
                  <w:r w:rsidDel="00000000" w:rsidR="00000000" w:rsidRPr="00000000">
                    <w:rPr>
                      <w:rtl w:val="0"/>
                    </w:rPr>
                    <w:t xml:space="preserve">: Peer networks leverage cultural knowledge and localized practices that make climate emotions and solutions personally meaningful</w:t>
                  </w:r>
                  <w:ins w:author="Claire Perry" w:id="601" w:date="2025-12-15T00:00:40Z">
                    <w:r w:rsidDel="00000000" w:rsidR="00000000" w:rsidRPr="00000000">
                      <w:rPr>
                        <w:rtl w:val="0"/>
                      </w:rPr>
                      <w:t xml:space="preserve"> and accessible</w:t>
                    </w:r>
                  </w:ins>
                  <w:r w:rsidDel="00000000" w:rsidR="00000000" w:rsidRPr="00000000">
                    <w:rPr>
                      <w:rtl w:val="0"/>
                    </w:rPr>
                    <w:t xml:space="preserve">.</w:t>
                  </w:r>
                </w:p>
                <w:p w:rsidR="00000000" w:rsidDel="00000000" w:rsidP="00000000" w:rsidRDefault="00000000" w:rsidRPr="00000000" w14:paraId="00001AA7">
                  <w:pPr>
                    <w:numPr>
                      <w:ilvl w:val="0"/>
                      <w:numId w:val="35"/>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1AA8">
                  <w:pPr>
                    <w:numPr>
                      <w:ilvl w:val="1"/>
                      <w:numId w:val="35"/>
                    </w:numPr>
                    <w:spacing w:after="0" w:afterAutospacing="0" w:before="0" w:beforeAutospacing="0" w:lineRule="auto"/>
                    <w:ind w:left="1440" w:hanging="360"/>
                  </w:pPr>
                  <w:commentRangeStart w:id="337"/>
                  <w:r w:rsidDel="00000000" w:rsidR="00000000" w:rsidRPr="00000000">
                    <w:rPr>
                      <w:rtl w:val="0"/>
                    </w:rPr>
                    <w:t xml:space="preserve">Indigenous-led sharing circles focusing on traditional ecological knowledge and community healing.</w:t>
                  </w:r>
                  <w:commentRangeEnd w:id="337"/>
                  <w:r w:rsidDel="00000000" w:rsidR="00000000" w:rsidRPr="00000000">
                    <w:commentReference w:id="337"/>
                  </w:r>
                  <w:r w:rsidDel="00000000" w:rsidR="00000000" w:rsidRPr="00000000">
                    <w:rPr>
                      <w:rtl w:val="0"/>
                    </w:rPr>
                  </w:r>
                </w:p>
                <w:p w:rsidR="00000000" w:rsidDel="00000000" w:rsidP="00000000" w:rsidRDefault="00000000" w:rsidRPr="00000000" w14:paraId="00001AA9">
                  <w:pPr>
                    <w:numPr>
                      <w:ilvl w:val="1"/>
                      <w:numId w:val="35"/>
                    </w:numPr>
                    <w:spacing w:after="240" w:before="0" w:beforeAutospacing="0" w:lineRule="auto"/>
                    <w:ind w:left="1440" w:hanging="360"/>
                  </w:pPr>
                  <w:r w:rsidDel="00000000" w:rsidR="00000000" w:rsidRPr="00000000">
                    <w:rPr>
                      <w:rtl w:val="0"/>
                    </w:rPr>
                    <w:t xml:space="preserve">Localized peer mentorship programs pairing seasoned climate activists with new advocates to tailor guidance to</w:t>
                  </w:r>
                  <w:ins w:author="Claire Perry" w:id="602" w:date="2025-12-15T00:01:20Z">
                    <w:r w:rsidDel="00000000" w:rsidR="00000000" w:rsidRPr="00000000">
                      <w:rPr>
                        <w:rtl w:val="0"/>
                      </w:rPr>
                      <w:t xml:space="preserve"> unique</w:t>
                    </w:r>
                  </w:ins>
                  <w:r w:rsidDel="00000000" w:rsidR="00000000" w:rsidRPr="00000000">
                    <w:rPr>
                      <w:rtl w:val="0"/>
                    </w:rPr>
                    <w:t xml:space="preserve"> regional challenges</w:t>
                  </w:r>
                </w:p>
                <w:p w:rsidR="00000000" w:rsidDel="00000000" w:rsidP="00000000" w:rsidRDefault="00000000" w:rsidRPr="00000000" w14:paraId="00001AAA">
                  <w:pPr>
                    <w:spacing w:after="240" w:before="240" w:lineRule="auto"/>
                    <w:rPr>
                      <w:b w:val="1"/>
                      <w:bCs w:val="1"/>
                      <w:u w:val="single"/>
                    </w:rPr>
                  </w:pPr>
                  <w:r w:rsidDel="00000000" w:rsidR="00000000" w:rsidRPr="00000000">
                    <w:rPr>
                      <w:b w:val="1"/>
                      <w:bCs w:val="1"/>
                      <w:u w:val="single"/>
                      <w:rtl w:val="0"/>
                    </w:rPr>
                    <w:t xml:space="preserve">Building Hope</w:t>
                  </w:r>
                  <w:del w:author="Claire Perry" w:id="603" w:date="2025-12-15T00:02:07Z">
                    <w:r w:rsidDel="00000000" w:rsidR="00000000" w:rsidRPr="00000000">
                      <w:rPr>
                        <w:b w:val="1"/>
                        <w:bCs w:val="1"/>
                        <w:u w:val="single"/>
                        <w:rtl w:val="0"/>
                      </w:rPr>
                      <w:delText xml:space="preserve"> and Optimism</w:delText>
                    </w:r>
                  </w:del>
                  <w:r w:rsidDel="00000000" w:rsidR="00000000" w:rsidRPr="00000000">
                    <w:rPr>
                      <w:rtl w:val="0"/>
                    </w:rPr>
                  </w:r>
                </w:p>
                <w:p w:rsidR="00000000" w:rsidDel="00000000" w:rsidP="00000000" w:rsidRDefault="00000000" w:rsidRPr="00000000" w14:paraId="00001AAB">
                  <w:pPr>
                    <w:numPr>
                      <w:ilvl w:val="0"/>
                      <w:numId w:val="549"/>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Peer support fosters a focus on positive change and shared victories, countering the despair associated with climate challenges.</w:t>
                  </w:r>
                </w:p>
                <w:p w:rsidR="00000000" w:rsidDel="00000000" w:rsidP="00000000" w:rsidRDefault="00000000" w:rsidRPr="00000000" w14:paraId="00001AAC">
                  <w:pPr>
                    <w:numPr>
                      <w:ilvl w:val="0"/>
                      <w:numId w:val="549"/>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1AAD">
                  <w:pPr>
                    <w:numPr>
                      <w:ilvl w:val="1"/>
                      <w:numId w:val="549"/>
                    </w:numPr>
                    <w:spacing w:after="0" w:afterAutospacing="0" w:before="0" w:beforeAutospacing="0" w:lineRule="auto"/>
                    <w:ind w:left="1440" w:hanging="360"/>
                  </w:pPr>
                  <w:r w:rsidDel="00000000" w:rsidR="00000000" w:rsidRPr="00000000">
                    <w:rPr>
                      <w:rtl w:val="0"/>
                    </w:rPr>
                    <w:t xml:space="preserve">Regular community gatherings to celebrate small wins in climate action, such as energy-saving milestones.</w:t>
                  </w:r>
                </w:p>
                <w:p w:rsidR="00000000" w:rsidDel="00000000" w:rsidP="00000000" w:rsidRDefault="00000000" w:rsidRPr="00000000" w14:paraId="00001AAE">
                  <w:pPr>
                    <w:numPr>
                      <w:ilvl w:val="1"/>
                      <w:numId w:val="549"/>
                    </w:numPr>
                    <w:spacing w:after="240" w:before="0" w:beforeAutospacing="0" w:lineRule="auto"/>
                    <w:ind w:left="1440" w:hanging="360"/>
                  </w:pPr>
                  <w:r w:rsidDel="00000000" w:rsidR="00000000" w:rsidRPr="00000000">
                    <w:rPr>
                      <w:rtl w:val="0"/>
                    </w:rPr>
                    <w:t xml:space="preserve">Storytelling events highlighting positive climate innovations and solutions implemented locally or globally.</w:t>
                  </w:r>
                </w:p>
                <w:p w:rsidR="00000000" w:rsidDel="00000000" w:rsidP="00000000" w:rsidRDefault="00000000" w:rsidRPr="00000000" w14:paraId="00001AAF">
                  <w:pPr>
                    <w:spacing w:after="240" w:before="240" w:lineRule="auto"/>
                    <w:rPr>
                      <w:b w:val="1"/>
                      <w:bCs w:val="1"/>
                      <w:u w:val="single"/>
                    </w:rPr>
                  </w:pPr>
                  <w:r w:rsidDel="00000000" w:rsidR="00000000" w:rsidRPr="00000000">
                    <w:rPr>
                      <w:b w:val="1"/>
                      <w:bCs w:val="1"/>
                      <w:u w:val="single"/>
                      <w:rtl w:val="0"/>
                    </w:rPr>
                    <w:t xml:space="preserve">Reducing Barriers to Access</w:t>
                  </w:r>
                </w:p>
                <w:p w:rsidR="00000000" w:rsidDel="00000000" w:rsidP="00000000" w:rsidRDefault="00000000" w:rsidRPr="00000000" w14:paraId="00001AB0">
                  <w:pPr>
                    <w:numPr>
                      <w:ilvl w:val="0"/>
                      <w:numId w:val="541"/>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Peer and social support systems are often free, community-driven, and less intimidating than formal therapeutic options, making emotional care more accessible.</w:t>
                  </w:r>
                </w:p>
                <w:p w:rsidR="00000000" w:rsidDel="00000000" w:rsidP="00000000" w:rsidRDefault="00000000" w:rsidRPr="00000000" w14:paraId="00001AB1">
                  <w:pPr>
                    <w:numPr>
                      <w:ilvl w:val="0"/>
                      <w:numId w:val="541"/>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1AB2">
                  <w:pPr>
                    <w:numPr>
                      <w:ilvl w:val="1"/>
                      <w:numId w:val="541"/>
                    </w:numPr>
                    <w:spacing w:after="0" w:afterAutospacing="0" w:before="0" w:beforeAutospacing="0" w:lineRule="auto"/>
                    <w:ind w:left="1440" w:hanging="360"/>
                  </w:pPr>
                  <w:r w:rsidDel="00000000" w:rsidR="00000000" w:rsidRPr="00000000">
                    <w:rPr>
                      <w:rtl w:val="0"/>
                    </w:rPr>
                    <w:t xml:space="preserve">Informal climate emotion support circles in workplaces, schools, or faith-based organizations.</w:t>
                  </w:r>
                </w:p>
                <w:p w:rsidR="00000000" w:rsidDel="00000000" w:rsidP="00000000" w:rsidRDefault="00000000" w:rsidRPr="00000000" w14:paraId="00001AB3">
                  <w:pPr>
                    <w:numPr>
                      <w:ilvl w:val="1"/>
                      <w:numId w:val="541"/>
                    </w:numPr>
                    <w:spacing w:after="240" w:before="0" w:beforeAutospacing="0" w:lineRule="auto"/>
                    <w:ind w:left="1440" w:hanging="360"/>
                  </w:pPr>
                  <w:r w:rsidDel="00000000" w:rsidR="00000000" w:rsidRPr="00000000">
                    <w:rPr>
                      <w:rtl w:val="0"/>
                    </w:rPr>
                    <w:t xml:space="preserve">Online peer-support platforms and forums focused on</w:t>
                  </w:r>
                  <w:ins w:author="Claire Perry" w:id="604" w:date="2025-12-15T00:03:50Z">
                    <w:r w:rsidDel="00000000" w:rsidR="00000000" w:rsidRPr="00000000">
                      <w:rPr>
                        <w:rtl w:val="0"/>
                      </w:rPr>
                      <w:t xml:space="preserve"> discussing</w:t>
                    </w:r>
                  </w:ins>
                  <w:r w:rsidDel="00000000" w:rsidR="00000000" w:rsidRPr="00000000">
                    <w:rPr>
                      <w:rtl w:val="0"/>
                    </w:rPr>
                    <w:t xml:space="preserve"> climate emotions.</w:t>
                  </w:r>
                </w:p>
                <w:p w:rsidR="00000000" w:rsidDel="00000000" w:rsidP="00000000" w:rsidRDefault="00000000" w:rsidRPr="00000000" w14:paraId="00001AB4">
                  <w:pPr>
                    <w:spacing w:after="240" w:before="240" w:lineRule="auto"/>
                    <w:rPr>
                      <w:b w:val="1"/>
                      <w:bCs w:val="1"/>
                      <w:u w:val="single"/>
                    </w:rPr>
                  </w:pPr>
                  <w:r w:rsidDel="00000000" w:rsidR="00000000" w:rsidRPr="00000000">
                    <w:rPr>
                      <w:b w:val="1"/>
                      <w:bCs w:val="1"/>
                      <w:u w:val="single"/>
                      <w:rtl w:val="0"/>
                    </w:rPr>
                    <w:t xml:space="preserve">Encouraging Social Learning and Skill Sharing</w:t>
                  </w:r>
                </w:p>
                <w:p w:rsidR="00000000" w:rsidDel="00000000" w:rsidP="00000000" w:rsidRDefault="00000000" w:rsidRPr="00000000" w14:paraId="00001AB5">
                  <w:pPr>
                    <w:numPr>
                      <w:ilvl w:val="0"/>
                      <w:numId w:val="548"/>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Social networks are powerful platforms for sharing coping mechanisms, adaptive strategies, and knowledge.</w:t>
                  </w:r>
                </w:p>
                <w:p w:rsidR="00000000" w:rsidDel="00000000" w:rsidP="00000000" w:rsidRDefault="00000000" w:rsidRPr="00000000" w14:paraId="00001AB6">
                  <w:pPr>
                    <w:numPr>
                      <w:ilvl w:val="0"/>
                      <w:numId w:val="548"/>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1AB7">
                  <w:pPr>
                    <w:numPr>
                      <w:ilvl w:val="1"/>
                      <w:numId w:val="548"/>
                    </w:numPr>
                    <w:spacing w:after="0" w:afterAutospacing="0" w:before="0" w:beforeAutospacing="0" w:lineRule="auto"/>
                    <w:ind w:left="1440" w:hanging="360"/>
                  </w:pPr>
                  <w:r w:rsidDel="00000000" w:rsidR="00000000" w:rsidRPr="00000000">
                    <w:rPr>
                      <w:rtl w:val="0"/>
                    </w:rPr>
                    <w:t xml:space="preserve">Hosting peer-led workshops on climate adaptation skills, such as urban gardening or home energy efficiency.</w:t>
                  </w:r>
                </w:p>
                <w:p w:rsidR="00000000" w:rsidDel="00000000" w:rsidP="00000000" w:rsidRDefault="00000000" w:rsidRPr="00000000" w14:paraId="00001AB8">
                  <w:pPr>
                    <w:numPr>
                      <w:ilvl w:val="1"/>
                      <w:numId w:val="548"/>
                    </w:numPr>
                    <w:spacing w:after="240" w:before="0" w:beforeAutospacing="0" w:lineRule="auto"/>
                    <w:ind w:left="1440" w:hanging="360"/>
                  </w:pPr>
                  <w:r w:rsidDel="00000000" w:rsidR="00000000" w:rsidRPr="00000000">
                    <w:rPr>
                      <w:rtl w:val="0"/>
                    </w:rPr>
                    <w:t xml:space="preserve">Organizing webinars or meetups where participants share climate-related solutions or self-care techniques</w:t>
                  </w:r>
                </w:p>
                <w:p w:rsidR="00000000" w:rsidDel="00000000" w:rsidP="00000000" w:rsidRDefault="00000000" w:rsidRPr="00000000" w14:paraId="00001AB9">
                  <w:pPr>
                    <w:spacing w:after="240" w:before="240" w:lineRule="auto"/>
                    <w:rPr>
                      <w:b w:val="1"/>
                      <w:bCs w:val="1"/>
                      <w:u w:val="single"/>
                    </w:rPr>
                  </w:pPr>
                  <w:r w:rsidDel="00000000" w:rsidR="00000000" w:rsidRPr="00000000">
                    <w:rPr>
                      <w:b w:val="1"/>
                      <w:bCs w:val="1"/>
                      <w:u w:val="single"/>
                      <w:rtl w:val="0"/>
                    </w:rPr>
                    <w:t xml:space="preserve">Enhancing Feelings of Belonging and Community</w:t>
                  </w:r>
                </w:p>
                <w:p w:rsidR="00000000" w:rsidDel="00000000" w:rsidP="00000000" w:rsidRDefault="00000000" w:rsidRPr="00000000" w14:paraId="00001ABA">
                  <w:pPr>
                    <w:numPr>
                      <w:ilvl w:val="0"/>
                      <w:numId w:val="318"/>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Strengthening social connections creates a buffer against feelings of isolation and disconnection tied to climate emotions.</w:t>
                  </w:r>
                </w:p>
                <w:p w:rsidR="00000000" w:rsidDel="00000000" w:rsidP="00000000" w:rsidRDefault="00000000" w:rsidRPr="00000000" w14:paraId="00001ABB">
                  <w:pPr>
                    <w:numPr>
                      <w:ilvl w:val="0"/>
                      <w:numId w:val="318"/>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1ABC">
                  <w:pPr>
                    <w:numPr>
                      <w:ilvl w:val="1"/>
                      <w:numId w:val="318"/>
                    </w:numPr>
                    <w:spacing w:after="0" w:afterAutospacing="0" w:before="0" w:beforeAutospacing="0" w:lineRule="auto"/>
                    <w:ind w:left="1440" w:hanging="360"/>
                  </w:pPr>
                  <w:r w:rsidDel="00000000" w:rsidR="00000000" w:rsidRPr="00000000">
                    <w:rPr>
                      <w:rtl w:val="0"/>
                    </w:rPr>
                    <w:t xml:space="preserve">Community potlucks or gatherings focused on eco-friendly themes to build relationships.</w:t>
                  </w:r>
                </w:p>
                <w:p w:rsidR="00000000" w:rsidDel="00000000" w:rsidP="00000000" w:rsidRDefault="00000000" w:rsidRPr="00000000" w14:paraId="00001ABD">
                  <w:pPr>
                    <w:numPr>
                      <w:ilvl w:val="1"/>
                      <w:numId w:val="318"/>
                    </w:numPr>
                    <w:spacing w:after="240" w:before="0" w:beforeAutospacing="0" w:lineRule="auto"/>
                    <w:ind w:left="1440" w:hanging="360"/>
                  </w:pPr>
                  <w:r w:rsidDel="00000000" w:rsidR="00000000" w:rsidRPr="00000000">
                    <w:rPr>
                      <w:rtl w:val="0"/>
                    </w:rPr>
                    <w:t xml:space="preserve">Participatory art projects such as murals or public installations that visually connect community members to shared climate values.</w:t>
                  </w:r>
                </w:p>
                <w:p w:rsidR="00000000" w:rsidDel="00000000" w:rsidP="00000000" w:rsidRDefault="00000000" w:rsidRPr="00000000" w14:paraId="00001ABE">
                  <w:pPr>
                    <w:spacing w:after="240" w:before="240" w:lineRule="auto"/>
                    <w:rPr>
                      <w:b w:val="1"/>
                      <w:bCs w:val="1"/>
                      <w:u w:val="single"/>
                    </w:rPr>
                  </w:pPr>
                  <w:r w:rsidDel="00000000" w:rsidR="00000000" w:rsidRPr="00000000">
                    <w:rPr>
                      <w:b w:val="1"/>
                      <w:bCs w:val="1"/>
                      <w:u w:val="single"/>
                      <w:rtl w:val="0"/>
                    </w:rPr>
                    <w:t xml:space="preserve">Transforming Emotions into Advocacy</w:t>
                  </w:r>
                </w:p>
                <w:p w:rsidR="00000000" w:rsidDel="00000000" w:rsidP="00000000" w:rsidRDefault="00000000" w:rsidRPr="00000000" w14:paraId="00001ABF">
                  <w:pPr>
                    <w:numPr>
                      <w:ilvl w:val="0"/>
                      <w:numId w:val="455"/>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Social support systems help channel distressing emotions into meaningful advocacy and systemic change.</w:t>
                  </w:r>
                </w:p>
                <w:p w:rsidR="00000000" w:rsidDel="00000000" w:rsidP="00000000" w:rsidRDefault="00000000" w:rsidRPr="00000000" w14:paraId="00001AC0">
                  <w:pPr>
                    <w:numPr>
                      <w:ilvl w:val="0"/>
                      <w:numId w:val="455"/>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1AC1">
                  <w:pPr>
                    <w:numPr>
                      <w:ilvl w:val="1"/>
                      <w:numId w:val="455"/>
                    </w:numPr>
                    <w:spacing w:after="0" w:afterAutospacing="0" w:before="0" w:beforeAutospacing="0" w:lineRule="auto"/>
                    <w:ind w:left="1440" w:hanging="360"/>
                  </w:pPr>
                  <w:r w:rsidDel="00000000" w:rsidR="00000000" w:rsidRPr="00000000">
                    <w:rPr>
                      <w:rtl w:val="0"/>
                    </w:rPr>
                    <w:t xml:space="preserve">Organizing group advocacy campaigns targeting local policies, such as renewable energy initiatives.</w:t>
                  </w:r>
                </w:p>
                <w:p w:rsidR="00000000" w:rsidDel="00000000" w:rsidP="00000000" w:rsidRDefault="00000000" w:rsidRPr="00000000" w14:paraId="00001AC2">
                  <w:pPr>
                    <w:numPr>
                      <w:ilvl w:val="1"/>
                      <w:numId w:val="455"/>
                    </w:numPr>
                    <w:spacing w:after="240" w:before="0" w:beforeAutospacing="0" w:lineRule="auto"/>
                    <w:ind w:left="1440" w:hanging="360"/>
                  </w:pPr>
                  <w:r w:rsidDel="00000000" w:rsidR="00000000" w:rsidRPr="00000000">
                    <w:rPr>
                      <w:rtl w:val="0"/>
                    </w:rPr>
                    <w:t xml:space="preserve">Hosting collective letter-writing sessions to policymakers addressing climate concerns.</w:t>
                  </w:r>
                </w:p>
                <w:p w:rsidR="00000000" w:rsidDel="00000000" w:rsidP="00000000" w:rsidRDefault="00000000" w:rsidRPr="00000000" w14:paraId="00001AC3">
                  <w:pPr>
                    <w:spacing w:after="240" w:before="240" w:lineRule="auto"/>
                    <w:rPr>
                      <w:b w:val="1"/>
                      <w:bCs w:val="1"/>
                      <w:u w:val="single"/>
                    </w:rPr>
                  </w:pPr>
                  <w:r w:rsidDel="00000000" w:rsidR="00000000" w:rsidRPr="00000000">
                    <w:rPr>
                      <w:b w:val="1"/>
                      <w:bCs w:val="1"/>
                      <w:u w:val="single"/>
                      <w:rtl w:val="0"/>
                    </w:rPr>
                    <w:t xml:space="preserve">Improving Mental and Physical Health</w:t>
                  </w:r>
                </w:p>
                <w:p w:rsidR="00000000" w:rsidDel="00000000" w:rsidP="00000000" w:rsidRDefault="00000000" w:rsidRPr="00000000" w14:paraId="00001AC4">
                  <w:pPr>
                    <w:numPr>
                      <w:ilvl w:val="0"/>
                      <w:numId w:val="342"/>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Mechanism</w:t>
                  </w:r>
                  <w:r w:rsidDel="00000000" w:rsidR="00000000" w:rsidRPr="00000000">
                    <w:rPr>
                      <w:rtl w:val="0"/>
                    </w:rPr>
                    <w:t xml:space="preserve">: Positive social connections alleviate stress and promote mental well-being, reducing the burden of climate emotions on overall health.</w:t>
                  </w:r>
                </w:p>
                <w:p w:rsidR="00000000" w:rsidDel="00000000" w:rsidP="00000000" w:rsidRDefault="00000000" w:rsidRPr="00000000" w14:paraId="00001AC5">
                  <w:pPr>
                    <w:numPr>
                      <w:ilvl w:val="0"/>
                      <w:numId w:val="342"/>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1AC6">
                  <w:pPr>
                    <w:numPr>
                      <w:ilvl w:val="1"/>
                      <w:numId w:val="342"/>
                    </w:numPr>
                    <w:spacing w:after="0" w:afterAutospacing="0" w:before="0" w:beforeAutospacing="0" w:lineRule="auto"/>
                    <w:ind w:left="1440" w:hanging="360"/>
                  </w:pPr>
                  <w:r w:rsidDel="00000000" w:rsidR="00000000" w:rsidRPr="00000000">
                    <w:rPr>
                      <w:rtl w:val="0"/>
                    </w:rPr>
                    <w:t xml:space="preserve">Outdoor group activities like nature walks or mindfulness sessions in natural settings.</w:t>
                  </w:r>
                </w:p>
                <w:p w:rsidR="00000000" w:rsidDel="00000000" w:rsidP="00000000" w:rsidRDefault="00000000" w:rsidRPr="00000000" w14:paraId="00001AC7">
                  <w:pPr>
                    <w:numPr>
                      <w:ilvl w:val="1"/>
                      <w:numId w:val="342"/>
                    </w:numPr>
                    <w:spacing w:after="240" w:before="0" w:beforeAutospacing="0" w:lineRule="auto"/>
                    <w:ind w:left="1440" w:hanging="360"/>
                  </w:pPr>
                  <w:r w:rsidDel="00000000" w:rsidR="00000000" w:rsidRPr="00000000">
                    <w:rPr>
                      <w:rtl w:val="0"/>
                    </w:rPr>
                    <w:t xml:space="preserve">Peer-organized fitness groups that focus on activities promoting both physical health and environmental sustainability, like cycling clubs.</w:t>
                  </w:r>
                </w:p>
                <w:p w:rsidR="00000000" w:rsidDel="00000000" w:rsidP="00000000" w:rsidRDefault="00000000" w:rsidRPr="00000000" w14:paraId="00001AC8">
                  <w:pPr>
                    <w:spacing w:after="240" w:before="240" w:lineRule="auto"/>
                    <w:rPr>
                      <w:b w:val="1"/>
                      <w:bCs w:val="1"/>
                      <w:u w:val="single"/>
                    </w:rPr>
                  </w:pPr>
                  <w:r w:rsidDel="00000000" w:rsidR="00000000" w:rsidRPr="00000000">
                    <w:rPr>
                      <w:b w:val="1"/>
                      <w:bCs w:val="1"/>
                      <w:u w:val="single"/>
                      <w:rtl w:val="0"/>
                    </w:rPr>
                    <w:t xml:space="preserve">Fostering Intergenerational Support</w:t>
                  </w:r>
                </w:p>
                <w:p w:rsidR="00000000" w:rsidDel="00000000" w:rsidP="00000000" w:rsidRDefault="00000000" w:rsidRPr="00000000" w14:paraId="00001AC9">
                  <w:pPr>
                    <w:numPr>
                      <w:ilvl w:val="0"/>
                      <w:numId w:val="27"/>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Intergenerational peer support strengthens solidarity and ensures wisdom and emotional resilience are </w:t>
                  </w:r>
                  <w:ins w:author="Claire Perry" w:id="605" w:date="2025-12-15T00:07:57Z">
                    <w:r w:rsidDel="00000000" w:rsidR="00000000" w:rsidRPr="00000000">
                      <w:rPr>
                        <w:rtl w:val="0"/>
                      </w:rPr>
                      <w:t xml:space="preserve">bidirectionall</w:t>
                    </w:r>
                  </w:ins>
                  <w:ins w:author="Claire Perry" w:id="606" w:date="2025-12-15T00:07:34Z">
                    <w:r w:rsidDel="00000000" w:rsidR="00000000" w:rsidRPr="00000000">
                      <w:rPr>
                        <w:rtl w:val="0"/>
                      </w:rPr>
                      <w:t xml:space="preserve">y passed between </w:t>
                    </w:r>
                  </w:ins>
                  <w:del w:author="Claire Perry" w:id="606" w:date="2025-12-15T00:07:34Z">
                    <w:r w:rsidDel="00000000" w:rsidR="00000000" w:rsidRPr="00000000">
                      <w:rPr>
                        <w:rtl w:val="0"/>
                      </w:rPr>
                      <w:delText xml:space="preserve">passed down to younger</w:delText>
                    </w:r>
                  </w:del>
                  <w:r w:rsidDel="00000000" w:rsidR="00000000" w:rsidRPr="00000000">
                    <w:rPr>
                      <w:rtl w:val="0"/>
                    </w:rPr>
                    <w:t xml:space="preserve"> generations.</w:t>
                  </w:r>
                </w:p>
                <w:p w:rsidR="00000000" w:rsidDel="00000000" w:rsidP="00000000" w:rsidRDefault="00000000" w:rsidRPr="00000000" w14:paraId="00001ACA">
                  <w:pPr>
                    <w:numPr>
                      <w:ilvl w:val="0"/>
                      <w:numId w:val="27"/>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1ACB">
                  <w:pPr>
                    <w:numPr>
                      <w:ilvl w:val="1"/>
                      <w:numId w:val="27"/>
                    </w:numPr>
                    <w:spacing w:after="0" w:afterAutospacing="0" w:before="0" w:beforeAutospacing="0" w:lineRule="auto"/>
                    <w:ind w:left="1440" w:hanging="360"/>
                  </w:pPr>
                  <w:r w:rsidDel="00000000" w:rsidR="00000000" w:rsidRPr="00000000">
                    <w:rPr>
                      <w:rtl w:val="0"/>
                    </w:rPr>
                    <w:t xml:space="preserve">Elders mentoring youth on eco-stewardship practices and sharing historical perspectives on environmental resilience.</w:t>
                  </w:r>
                </w:p>
                <w:p w:rsidR="00000000" w:rsidDel="00000000" w:rsidP="00000000" w:rsidRDefault="00000000" w:rsidRPr="00000000" w14:paraId="00001ACC">
                  <w:pPr>
                    <w:numPr>
                      <w:ilvl w:val="1"/>
                      <w:numId w:val="27"/>
                    </w:numPr>
                    <w:spacing w:after="240" w:before="0" w:beforeAutospacing="0" w:lineRule="auto"/>
                    <w:ind w:left="1440" w:hanging="360"/>
                  </w:pPr>
                  <w:r w:rsidDel="00000000" w:rsidR="00000000" w:rsidRPr="00000000">
                    <w:rPr>
                      <w:rtl w:val="0"/>
                    </w:rPr>
                    <w:t xml:space="preserve">Intergenerational dialogues about climate challenges and solutions to bridge emotional and knowledge gaps.</w:t>
                  </w:r>
                </w:p>
                <w:p w:rsidR="00000000" w:rsidDel="00000000" w:rsidP="00000000" w:rsidRDefault="00000000" w:rsidRPr="00000000" w14:paraId="00001ACD">
                  <w:pPr>
                    <w:spacing w:after="240" w:before="240" w:lineRule="auto"/>
                    <w:rPr>
                      <w:b w:val="1"/>
                      <w:bCs w:val="1"/>
                      <w:u w:val="single"/>
                    </w:rPr>
                  </w:pPr>
                  <w:r w:rsidDel="00000000" w:rsidR="00000000" w:rsidRPr="00000000">
                    <w:rPr>
                      <w:b w:val="1"/>
                      <w:bCs w:val="1"/>
                      <w:u w:val="single"/>
                      <w:rtl w:val="0"/>
                    </w:rPr>
                    <w:t xml:space="preserve">Creating Opportunities for Collective Healing</w:t>
                  </w:r>
                </w:p>
                <w:p w:rsidR="00000000" w:rsidDel="00000000" w:rsidP="00000000" w:rsidRDefault="00000000" w:rsidRPr="00000000" w14:paraId="00001ACE">
                  <w:pPr>
                    <w:numPr>
                      <w:ilvl w:val="0"/>
                      <w:numId w:val="396"/>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Social support fosters collective grieving, allowing communities to process losses and build emotional strength together.</w:t>
                  </w:r>
                </w:p>
                <w:p w:rsidR="00000000" w:rsidDel="00000000" w:rsidP="00000000" w:rsidRDefault="00000000" w:rsidRPr="00000000" w14:paraId="00001ACF">
                  <w:pPr>
                    <w:numPr>
                      <w:ilvl w:val="0"/>
                      <w:numId w:val="396"/>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1AD0">
                  <w:pPr>
                    <w:numPr>
                      <w:ilvl w:val="1"/>
                      <w:numId w:val="396"/>
                    </w:numPr>
                    <w:spacing w:after="0" w:afterAutospacing="0" w:before="0" w:beforeAutospacing="0" w:lineRule="auto"/>
                    <w:ind w:left="1440" w:hanging="360"/>
                  </w:pPr>
                  <w:r w:rsidDel="00000000" w:rsidR="00000000" w:rsidRPr="00000000">
                    <w:rPr>
                      <w:rtl w:val="0"/>
                    </w:rPr>
                    <w:t xml:space="preserve">Holding ceremonies or rituals that acknowledge climate-related losses, such as disappearing species or landscapes.</w:t>
                  </w:r>
                </w:p>
                <w:p w:rsidR="00000000" w:rsidDel="00000000" w:rsidP="00000000" w:rsidRDefault="00000000" w:rsidRPr="00000000" w14:paraId="00001AD1">
                  <w:pPr>
                    <w:numPr>
                      <w:ilvl w:val="1"/>
                      <w:numId w:val="396"/>
                    </w:numPr>
                    <w:spacing w:after="240" w:before="0" w:beforeAutospacing="0" w:lineRule="auto"/>
                    <w:ind w:left="1440" w:hanging="360"/>
                  </w:pPr>
                  <w:r w:rsidDel="00000000" w:rsidR="00000000" w:rsidRPr="00000000">
                    <w:rPr>
                      <w:rtl w:val="0"/>
                    </w:rPr>
                    <w:t xml:space="preserve">Participating in memorial activities for communities displaced by climate disasters.</w:t>
                  </w:r>
                </w:p>
                <w:p w:rsidR="00000000" w:rsidDel="00000000" w:rsidP="00000000" w:rsidRDefault="00000000" w:rsidRPr="00000000" w14:paraId="00001AD2">
                  <w:pPr>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1AD3">
            <w:pPr>
              <w:rPr>
                <w:b w:val="1"/>
                <w:bCs w:val="1"/>
              </w:rPr>
            </w:pPr>
            <w:r w:rsidDel="00000000" w:rsidR="00000000" w:rsidRPr="00000000">
              <w:rPr>
                <w:rtl w:val="0"/>
              </w:rPr>
            </w:r>
          </w:p>
          <w:tbl>
            <w:tblPr>
              <w:tblStyle w:val="Table197"/>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AD4">
                  <w:pPr>
                    <w:rPr>
                      <w:b w:val="1"/>
                      <w:bCs w:val="1"/>
                    </w:rPr>
                  </w:pPr>
                  <w:commentRangeStart w:id="338"/>
                  <w:r w:rsidDel="00000000" w:rsidR="00000000" w:rsidRPr="00000000">
                    <w:rPr>
                      <w:b w:val="1"/>
                      <w:bCs w:val="1"/>
                      <w:rtl w:val="0"/>
                    </w:rPr>
                    <w:t xml:space="preserve">Explore</w:t>
                  </w:r>
                  <w:commentRangeEnd w:id="338"/>
                  <w:r w:rsidDel="00000000" w:rsidR="00000000" w:rsidRPr="00000000">
                    <w:commentReference w:id="338"/>
                  </w:r>
                  <w:r w:rsidDel="00000000" w:rsidR="00000000" w:rsidRPr="00000000">
                    <w:rPr>
                      <w:rtl w:val="0"/>
                    </w:rPr>
                  </w:r>
                </w:p>
                <w:p w:rsidR="00000000" w:rsidDel="00000000" w:rsidP="00000000" w:rsidRDefault="00000000" w:rsidRPr="00000000" w14:paraId="00001AD5">
                  <w:pPr>
                    <w:rPr/>
                  </w:pPr>
                  <w:r w:rsidDel="00000000" w:rsidR="00000000" w:rsidRPr="00000000">
                    <w:rPr>
                      <w:rtl w:val="0"/>
                    </w:rPr>
                  </w:r>
                </w:p>
                <w:p w:rsidR="00000000" w:rsidDel="00000000" w:rsidP="00000000" w:rsidRDefault="00000000" w:rsidRPr="00000000" w14:paraId="00001AD6">
                  <w:pPr>
                    <w:rPr/>
                  </w:pPr>
                  <w:hyperlink r:id="rId820">
                    <w:r w:rsidDel="00000000" w:rsidR="00000000" w:rsidRPr="00000000">
                      <w:rPr>
                        <w:color w:val="1155cc"/>
                        <w:u w:val="single"/>
                        <w:rtl w:val="0"/>
                      </w:rPr>
                      <w:t xml:space="preserve">Click here </w:t>
                    </w:r>
                  </w:hyperlink>
                  <w:r w:rsidDel="00000000" w:rsidR="00000000" w:rsidRPr="00000000">
                    <w:rPr>
                      <w:rtl w:val="0"/>
                    </w:rPr>
                    <w:t xml:space="preserve">to explore </w:t>
                  </w:r>
                  <w:r w:rsidDel="00000000" w:rsidR="00000000" w:rsidRPr="00000000">
                    <w:rPr>
                      <w:b w:val="1"/>
                      <w:bCs w:val="1"/>
                      <w:rtl w:val="0"/>
                    </w:rPr>
                    <w:t xml:space="preserve">The Resilient Activist</w:t>
                  </w:r>
                  <w:r w:rsidDel="00000000" w:rsidR="00000000" w:rsidRPr="00000000">
                    <w:rPr>
                      <w:rtl w:val="0"/>
                    </w:rPr>
                    <w:t xml:space="preserve"> - this platform offers an opportunity to connect with the community through virtual events such as meditation practices, and monthly conversations led by a Resilient Activist Facilitator and supported by a Climate Aware Therapist.</w:t>
                  </w:r>
                </w:p>
                <w:p w:rsidR="00000000" w:rsidDel="00000000" w:rsidP="00000000" w:rsidRDefault="00000000" w:rsidRPr="00000000" w14:paraId="00001AD7">
                  <w:pPr>
                    <w:rPr/>
                  </w:pPr>
                  <w:r w:rsidDel="00000000" w:rsidR="00000000" w:rsidRPr="00000000">
                    <w:rPr>
                      <w:rtl w:val="0"/>
                    </w:rPr>
                  </w:r>
                </w:p>
                <w:p w:rsidR="00000000" w:rsidDel="00000000" w:rsidP="00000000" w:rsidRDefault="00000000" w:rsidRPr="00000000" w14:paraId="00001AD8">
                  <w:pPr>
                    <w:rPr>
                      <w:b w:val="1"/>
                      <w:bCs w:val="1"/>
                    </w:rPr>
                  </w:pPr>
                  <w:hyperlink r:id="rId821">
                    <w:r w:rsidDel="00000000" w:rsidR="00000000" w:rsidRPr="00000000">
                      <w:rPr>
                        <w:color w:val="1155cc"/>
                        <w:u w:val="single"/>
                        <w:rtl w:val="0"/>
                      </w:rPr>
                      <w:t xml:space="preserve">Click here</w:t>
                    </w:r>
                  </w:hyperlink>
                  <w:r w:rsidDel="00000000" w:rsidR="00000000" w:rsidRPr="00000000">
                    <w:rPr>
                      <w:rtl w:val="0"/>
                    </w:rPr>
                    <w:t xml:space="preserve"> to learn more about the </w:t>
                  </w:r>
                  <w:r w:rsidDel="00000000" w:rsidR="00000000" w:rsidRPr="00000000">
                    <w:rPr>
                      <w:b w:val="1"/>
                      <w:bCs w:val="1"/>
                      <w:rtl w:val="0"/>
                    </w:rPr>
                    <w:t xml:space="preserve">All We Can Save Project </w:t>
                  </w:r>
                  <w:r w:rsidDel="00000000" w:rsidR="00000000" w:rsidRPr="00000000">
                    <w:rPr>
                      <w:rtl w:val="0"/>
                    </w:rPr>
                    <w:t xml:space="preserve">- this platform provides an empowering 10 step guide for leading Circles to facilitate climate conversations, connect with community and envision solutions. </w:t>
                  </w:r>
                  <w:r w:rsidDel="00000000" w:rsidR="00000000" w:rsidRPr="00000000">
                    <w:rPr>
                      <w:rtl w:val="0"/>
                    </w:rPr>
                  </w:r>
                </w:p>
              </w:tc>
            </w:tr>
          </w:tbl>
          <w:p w:rsidR="00000000" w:rsidDel="00000000" w:rsidP="00000000" w:rsidRDefault="00000000" w:rsidRPr="00000000" w14:paraId="00001AD9">
            <w:pPr>
              <w:pStyle w:val="Heading2"/>
              <w:spacing w:before="280" w:lineRule="auto"/>
              <w:rPr/>
            </w:pPr>
            <w:bookmarkStart w:colFirst="0" w:colLast="0" w:name="_q1xx9vquu95e" w:id="394"/>
            <w:bookmarkEnd w:id="394"/>
            <w:r w:rsidDel="00000000" w:rsidR="00000000" w:rsidRPr="00000000">
              <w:rPr>
                <w:rtl w:val="0"/>
              </w:rPr>
              <w:t xml:space="preserve">Supplementing Natural Supports and Fostering New Social Support Networks</w:t>
            </w:r>
          </w:p>
          <w:p w:rsidR="00000000" w:rsidDel="00000000" w:rsidP="00000000" w:rsidRDefault="00000000" w:rsidRPr="00000000" w14:paraId="00001ADA">
            <w:pPr>
              <w:spacing w:before="280" w:lineRule="auto"/>
              <w:rPr/>
            </w:pPr>
            <w:r w:rsidDel="00000000" w:rsidR="00000000" w:rsidRPr="00000000">
              <w:rPr>
                <w:rtl w:val="0"/>
              </w:rPr>
              <w:t xml:space="preserve">While natural supports provide a foundational layer of care and connection, not everyone has equal access to robust personal networks or community relationships. For individuals experiencing isolation, marginalization, or strained social ties, it is essential to both supplement existing natural supports and create opportunities for new social support networks to form. This requires intentional efforts to build spaces where people can connect, trust, and support one another in meaningful ways. Programs that promote social interaction, encourage collaboration on shared goals, or create culturally relevant opportunities for engagement can help bridge gaps in natural support systems. By facilitating connections and fostering new networks, interventions can help individuals feel less isolated while strengthening community resilience. The next module will dive into how community-based resilience efforts can therefore support the development of natural </w:t>
            </w:r>
            <w:commentRangeStart w:id="339"/>
            <w:r w:rsidDel="00000000" w:rsidR="00000000" w:rsidRPr="00000000">
              <w:rPr>
                <w:rtl w:val="0"/>
              </w:rPr>
              <w:t xml:space="preserve">supports</w:t>
            </w:r>
            <w:commentRangeEnd w:id="339"/>
            <w:r w:rsidDel="00000000" w:rsidR="00000000" w:rsidRPr="00000000">
              <w:commentReference w:id="339"/>
            </w:r>
            <w:r w:rsidDel="00000000" w:rsidR="00000000" w:rsidRPr="00000000">
              <w:rPr>
                <w:rtl w:val="0"/>
              </w:rPr>
              <w:t xml:space="preserve">.</w:t>
            </w:r>
          </w:p>
          <w:p w:rsidR="00000000" w:rsidDel="00000000" w:rsidP="00000000" w:rsidRDefault="00000000" w:rsidRPr="00000000" w14:paraId="00001ADB">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1ADC">
            <w:pPr>
              <w:widowControl w:val="0"/>
              <w:spacing w:line="240" w:lineRule="auto"/>
              <w:rPr>
                <w:b w:val="1"/>
                <w:bCs w:val="1"/>
              </w:rPr>
            </w:pPr>
            <w:r w:rsidDel="00000000" w:rsidR="00000000" w:rsidRPr="00000000">
              <w:rPr>
                <w:b w:val="1"/>
                <w:bCs w:val="1"/>
                <w:rtl w:val="0"/>
              </w:rPr>
              <w:t xml:space="preserve">Indigenous Perspectives</w:t>
            </w:r>
          </w:p>
        </w:tc>
        <w:tc>
          <w:tcPr>
            <w:shd w:fill="d9d2e9" w:val="clear"/>
          </w:tcPr>
          <w:p w:rsidR="00000000" w:rsidDel="00000000" w:rsidP="00000000" w:rsidRDefault="00000000" w:rsidRPr="00000000" w14:paraId="00001ADD">
            <w:pPr>
              <w:spacing w:before="280" w:lineRule="auto"/>
              <w:rPr/>
            </w:pPr>
            <w:r w:rsidDel="00000000" w:rsidR="00000000" w:rsidRPr="00000000">
              <w:rPr>
                <w:rtl w:val="0"/>
              </w:rPr>
              <w:t xml:space="preserve">As this module highlights the value of social and peer support systems, Indigenous knowledge systems emphasize that emotional wellbeing is grounded in relationships with people, land, and spirit. Support is not something one seeks out when in distress, it is something woven into daily life through mentorship, kinship, and collective responsibility. Whether through intergenerational teachings, ceremonies, or community gatherings, Indigenous spirituality and social structure offer deeply rooted forms of peer support that validate emotional experiences and respond to distress in holistic and culturally grounded ways.</w:t>
            </w:r>
          </w:p>
          <w:p w:rsidR="00000000" w:rsidDel="00000000" w:rsidP="00000000" w:rsidRDefault="00000000" w:rsidRPr="00000000" w14:paraId="00001ADE">
            <w:pPr>
              <w:spacing w:after="240" w:before="240" w:lineRule="auto"/>
              <w:rPr/>
            </w:pPr>
            <w:r w:rsidDel="00000000" w:rsidR="00000000" w:rsidRPr="00000000">
              <w:rPr>
                <w:rtl w:val="0"/>
              </w:rPr>
              <w:t xml:space="preserve">Mentorship from Elders, support from extended family, and shared responsibilities across generations help create environments where emotional expression is welcomed and held. Ceremonies like talking circles, feasts, or seasonal celebrations not only mark time or events but offer space for collective reflection, healing, and renewal. These social systems emphasize reciprocity, humility, and care, not just as moral ideals but as everyday practices. In this way, Indigenous models of support align with and deepen the framework of natural social supports by showing how spiritual connection and relational responsibility can be central to climate resilience and emotional healing.</w:t>
            </w:r>
          </w:p>
          <w:p w:rsidR="00000000" w:rsidDel="00000000" w:rsidP="00000000" w:rsidRDefault="00000000" w:rsidRPr="00000000" w14:paraId="00001ADF">
            <w:pPr>
              <w:widowControl w:val="0"/>
              <w:spacing w:line="240" w:lineRule="auto"/>
              <w:rPr/>
            </w:pPr>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1AE0">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1AE1">
            <w:pPr>
              <w:numPr>
                <w:ilvl w:val="0"/>
                <w:numId w:val="136"/>
              </w:numPr>
              <w:spacing w:after="0" w:afterAutospacing="0" w:before="240" w:lineRule="auto"/>
              <w:ind w:left="720" w:hanging="360"/>
            </w:pPr>
            <w:r w:rsidDel="00000000" w:rsidR="00000000" w:rsidRPr="00000000">
              <w:rPr>
                <w:rtl w:val="0"/>
              </w:rPr>
              <w:t xml:space="preserve">Addressing climate emotions requires a holistic approach that acknowledges the profound interplay between individual experiences and collective wellbeing.</w:t>
              <w:br w:type="textWrapping"/>
            </w:r>
          </w:p>
          <w:p w:rsidR="00000000" w:rsidDel="00000000" w:rsidP="00000000" w:rsidRDefault="00000000" w:rsidRPr="00000000" w14:paraId="00001AE2">
            <w:pPr>
              <w:numPr>
                <w:ilvl w:val="0"/>
                <w:numId w:val="136"/>
              </w:numPr>
              <w:spacing w:after="0" w:afterAutospacing="0" w:before="0" w:beforeAutospacing="0" w:lineRule="auto"/>
              <w:ind w:left="720" w:hanging="360"/>
            </w:pPr>
            <w:r w:rsidDel="00000000" w:rsidR="00000000" w:rsidRPr="00000000">
              <w:rPr>
                <w:rtl w:val="0"/>
              </w:rPr>
              <w:t xml:space="preserve">Natural support systems offer an essential</w:t>
            </w:r>
            <w:ins w:author="Claire Perry" w:id="607" w:date="2025-12-15T00:19:23Z">
              <w:r w:rsidDel="00000000" w:rsidR="00000000" w:rsidRPr="00000000">
                <w:rPr>
                  <w:rtl w:val="0"/>
                </w:rPr>
                <w:t xml:space="preserve">, accessible</w:t>
              </w:r>
            </w:ins>
            <w:r w:rsidDel="00000000" w:rsidR="00000000" w:rsidRPr="00000000">
              <w:rPr>
                <w:rtl w:val="0"/>
              </w:rPr>
              <w:t xml:space="preserve"> pathway for fostering resilience, validating emotional experiences, and empowering people to engage in meaningful action.</w:t>
              <w:br w:type="textWrapping"/>
            </w:r>
          </w:p>
          <w:p w:rsidR="00000000" w:rsidDel="00000000" w:rsidP="00000000" w:rsidRDefault="00000000" w:rsidRPr="00000000" w14:paraId="00001AE3">
            <w:pPr>
              <w:numPr>
                <w:ilvl w:val="0"/>
                <w:numId w:val="136"/>
              </w:numPr>
              <w:spacing w:after="0" w:afterAutospacing="0" w:before="0" w:beforeAutospacing="0" w:lineRule="auto"/>
              <w:ind w:left="720" w:hanging="360"/>
            </w:pPr>
            <w:r w:rsidDel="00000000" w:rsidR="00000000" w:rsidRPr="00000000">
              <w:rPr>
                <w:rtl w:val="0"/>
              </w:rPr>
              <w:t xml:space="preserve">By leveraging the inherent strengths of personal networks and supplementing them with intentional interventions, we can create environments where individuals and communities feel supported and connected.</w:t>
              <w:br w:type="textWrapping"/>
            </w:r>
          </w:p>
          <w:p w:rsidR="00000000" w:rsidDel="00000000" w:rsidP="00000000" w:rsidRDefault="00000000" w:rsidRPr="00000000" w14:paraId="00001AE4">
            <w:pPr>
              <w:numPr>
                <w:ilvl w:val="0"/>
                <w:numId w:val="136"/>
              </w:numPr>
              <w:spacing w:after="240" w:before="0" w:beforeAutospacing="0" w:lineRule="auto"/>
              <w:ind w:left="720" w:hanging="360"/>
            </w:pPr>
            <w:r w:rsidDel="00000000" w:rsidR="00000000" w:rsidRPr="00000000">
              <w:rPr>
                <w:rtl w:val="0"/>
              </w:rPr>
              <w:t xml:space="preserve">These efforts not only provide immediate emotional relief but also cultivate the collective resilience needed to face the complex challenges posed by climate change.</w:t>
            </w:r>
          </w:p>
          <w:p w:rsidR="00000000" w:rsidDel="00000000" w:rsidP="00000000" w:rsidRDefault="00000000" w:rsidRPr="00000000" w14:paraId="00001AE5">
            <w:pPr>
              <w:spacing w:after="240" w:before="240" w:lineRule="auto"/>
              <w:rPr/>
            </w:pPr>
            <w:r w:rsidDel="00000000" w:rsidR="00000000" w:rsidRPr="00000000">
              <w:rPr>
                <w:rtl w:val="0"/>
              </w:rPr>
              <w:t xml:space="preserve">As this chapter has highlighted, natural supports provide culturally embedded, accessible, and sustainable forms of care that complement formal systems. When these supports are strengthened and supplemented by community-driven initiatives, they offer transformative potential—not only for mitigating climate-related distress but also for fostering social cohesion and community empowerment. Moving forward, it is critical to design and implement interventions that bridge the gap between formal and natural supports, ensuring that no one is left behind in navigating their climate emotions. By doing so, we can help individuals turn feelings of anxiety, grief, and despair into collective hope, action, and resilience, ultimately building stronger and more connected communities ready to meet the challenges of our time.</w:t>
            </w:r>
          </w:p>
        </w:tc>
      </w:tr>
      <w:tr>
        <w:trPr>
          <w:cantSplit w:val="0"/>
          <w:tblHeader w:val="0"/>
        </w:trPr>
        <w:tc>
          <w:tcPr>
            <w:shd w:fill="a4c2f4" w:val="clear"/>
          </w:tcPr>
          <w:p w:rsidR="00000000" w:rsidDel="00000000" w:rsidP="00000000" w:rsidRDefault="00000000" w:rsidRPr="00000000" w14:paraId="00001AE6">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1AE7">
            <w:pPr>
              <w:pStyle w:val="Heading2"/>
              <w:spacing w:after="240" w:before="240" w:lineRule="auto"/>
              <w:rPr/>
            </w:pPr>
            <w:bookmarkStart w:colFirst="0" w:colLast="0" w:name="_t3i8bmd46ulw" w:id="395"/>
            <w:bookmarkEnd w:id="395"/>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1AE8">
            <w:pPr>
              <w:spacing w:after="240" w:before="240" w:lineRule="auto"/>
              <w:rPr/>
            </w:pPr>
            <w:r w:rsidDel="00000000" w:rsidR="00000000" w:rsidRPr="00000000">
              <w:rPr>
                <w:rtl w:val="0"/>
              </w:rPr>
              <w:t xml:space="preserve">Objective: Learners will explore the mechanisms and importance of natural and peer support systems in fostering resilience against climate emotions. Through individual reflection and group collaboration, participants will design initiatives to leverage and supplement natural supports to address climate-related emotional challenges.</w:t>
            </w:r>
          </w:p>
          <w:p w:rsidR="00000000" w:rsidDel="00000000" w:rsidP="00000000" w:rsidRDefault="00000000" w:rsidRPr="00000000" w14:paraId="00001AE9">
            <w:pPr>
              <w:spacing w:after="240" w:before="240" w:lineRule="auto"/>
              <w:rPr>
                <w:u w:val="single"/>
              </w:rPr>
            </w:pPr>
            <w:r w:rsidDel="00000000" w:rsidR="00000000" w:rsidRPr="00000000">
              <w:rPr>
                <w:u w:val="single"/>
                <w:rtl w:val="0"/>
              </w:rPr>
              <w:t xml:space="preserve">Instructions:</w:t>
            </w:r>
          </w:p>
          <w:p w:rsidR="00000000" w:rsidDel="00000000" w:rsidP="00000000" w:rsidRDefault="00000000" w:rsidRPr="00000000" w14:paraId="00001AEA">
            <w:pPr>
              <w:numPr>
                <w:ilvl w:val="0"/>
                <w:numId w:val="288"/>
              </w:numPr>
              <w:spacing w:after="0" w:afterAutospacing="0" w:before="240" w:lineRule="auto"/>
              <w:ind w:left="720" w:hanging="360"/>
            </w:pPr>
            <w:r w:rsidDel="00000000" w:rsidR="00000000" w:rsidRPr="00000000">
              <w:rPr>
                <w:rtl w:val="0"/>
              </w:rPr>
              <w:t xml:space="preserve">Mapping Your Support Network (20 minutes):</w:t>
            </w:r>
          </w:p>
          <w:p w:rsidR="00000000" w:rsidDel="00000000" w:rsidP="00000000" w:rsidRDefault="00000000" w:rsidRPr="00000000" w14:paraId="00001AEB">
            <w:pPr>
              <w:numPr>
                <w:ilvl w:val="1"/>
                <w:numId w:val="288"/>
              </w:numPr>
              <w:spacing w:after="0" w:afterAutospacing="0" w:before="0" w:beforeAutospacing="0" w:lineRule="auto"/>
              <w:ind w:left="1440" w:hanging="360"/>
            </w:pPr>
            <w:commentRangeStart w:id="340"/>
            <w:r w:rsidDel="00000000" w:rsidR="00000000" w:rsidRPr="00000000">
              <w:rPr>
                <w:rtl w:val="0"/>
              </w:rPr>
              <w:t xml:space="preserve">Reflect on your personal and community support systems. Create a “Support Network Map” that includes:</w:t>
            </w:r>
          </w:p>
          <w:p w:rsidR="00000000" w:rsidDel="00000000" w:rsidP="00000000" w:rsidRDefault="00000000" w:rsidRPr="00000000" w14:paraId="00001AEC">
            <w:pPr>
              <w:numPr>
                <w:ilvl w:val="2"/>
                <w:numId w:val="288"/>
              </w:numPr>
              <w:spacing w:after="0" w:afterAutospacing="0" w:before="0" w:beforeAutospacing="0" w:lineRule="auto"/>
              <w:ind w:left="2160" w:hanging="360"/>
            </w:pPr>
            <w:r w:rsidDel="00000000" w:rsidR="00000000" w:rsidRPr="00000000">
              <w:rPr>
                <w:rtl w:val="0"/>
              </w:rPr>
              <w:t xml:space="preserve">People (e.g., friends, family, peers, mentors).</w:t>
            </w:r>
          </w:p>
          <w:p w:rsidR="00000000" w:rsidDel="00000000" w:rsidP="00000000" w:rsidRDefault="00000000" w:rsidRPr="00000000" w14:paraId="00001AED">
            <w:pPr>
              <w:numPr>
                <w:ilvl w:val="2"/>
                <w:numId w:val="288"/>
              </w:numPr>
              <w:spacing w:after="0" w:afterAutospacing="0" w:before="0" w:beforeAutospacing="0" w:lineRule="auto"/>
              <w:ind w:left="2160" w:hanging="360"/>
            </w:pPr>
            <w:r w:rsidDel="00000000" w:rsidR="00000000" w:rsidRPr="00000000">
              <w:rPr>
                <w:rtl w:val="0"/>
              </w:rPr>
              <w:t xml:space="preserve">Spaces (e.g., community groups, cultural or religious institutions).</w:t>
            </w:r>
          </w:p>
          <w:p w:rsidR="00000000" w:rsidDel="00000000" w:rsidP="00000000" w:rsidRDefault="00000000" w:rsidRPr="00000000" w14:paraId="00001AEE">
            <w:pPr>
              <w:numPr>
                <w:ilvl w:val="2"/>
                <w:numId w:val="288"/>
              </w:numPr>
              <w:spacing w:after="0" w:afterAutospacing="0" w:before="0" w:beforeAutospacing="0" w:lineRule="auto"/>
              <w:ind w:left="2160" w:hanging="360"/>
            </w:pPr>
            <w:r w:rsidDel="00000000" w:rsidR="00000000" w:rsidRPr="00000000">
              <w:rPr>
                <w:rtl w:val="0"/>
              </w:rPr>
              <w:t xml:space="preserve">Practices (e.g., shared activities like gardening, activism).</w:t>
            </w:r>
            <w:commentRangeEnd w:id="340"/>
            <w:r w:rsidDel="00000000" w:rsidR="00000000" w:rsidRPr="00000000">
              <w:commentReference w:id="340"/>
            </w:r>
            <w:r w:rsidDel="00000000" w:rsidR="00000000" w:rsidRPr="00000000">
              <w:rPr>
                <w:rtl w:val="0"/>
              </w:rPr>
            </w:r>
          </w:p>
          <w:p w:rsidR="00000000" w:rsidDel="00000000" w:rsidP="00000000" w:rsidRDefault="00000000" w:rsidRPr="00000000" w14:paraId="00001AEF">
            <w:pPr>
              <w:numPr>
                <w:ilvl w:val="1"/>
                <w:numId w:val="288"/>
              </w:numPr>
              <w:spacing w:after="0" w:afterAutospacing="0" w:before="0" w:beforeAutospacing="0" w:lineRule="auto"/>
              <w:ind w:left="1440" w:hanging="360"/>
            </w:pPr>
            <w:r w:rsidDel="00000000" w:rsidR="00000000" w:rsidRPr="00000000">
              <w:rPr>
                <w:rtl w:val="0"/>
              </w:rPr>
              <w:t xml:space="preserve">Identify any gaps or areas where your network could be stronger or more </w:t>
            </w:r>
            <w:commentRangeStart w:id="341"/>
            <w:r w:rsidDel="00000000" w:rsidR="00000000" w:rsidRPr="00000000">
              <w:rPr>
                <w:rtl w:val="0"/>
              </w:rPr>
              <w:t xml:space="preserve">diverse</w:t>
            </w:r>
            <w:commentRangeEnd w:id="341"/>
            <w:r w:rsidDel="00000000" w:rsidR="00000000" w:rsidRPr="00000000">
              <w:commentReference w:id="341"/>
            </w:r>
            <w:r w:rsidDel="00000000" w:rsidR="00000000" w:rsidRPr="00000000">
              <w:rPr>
                <w:rtl w:val="0"/>
              </w:rPr>
              <w:t xml:space="preserve">.</w:t>
            </w:r>
          </w:p>
          <w:p w:rsidR="00000000" w:rsidDel="00000000" w:rsidP="00000000" w:rsidRDefault="00000000" w:rsidRPr="00000000" w14:paraId="00001AF0">
            <w:pPr>
              <w:numPr>
                <w:ilvl w:val="0"/>
                <w:numId w:val="288"/>
              </w:numPr>
              <w:spacing w:after="0" w:afterAutospacing="0" w:before="0" w:beforeAutospacing="0" w:lineRule="auto"/>
              <w:ind w:left="720" w:hanging="360"/>
            </w:pPr>
            <w:r w:rsidDel="00000000" w:rsidR="00000000" w:rsidRPr="00000000">
              <w:rPr>
                <w:rtl w:val="0"/>
              </w:rPr>
              <w:t xml:space="preserve">Analyze Support Mechanisms (15 minutes):</w:t>
            </w:r>
          </w:p>
          <w:p w:rsidR="00000000" w:rsidDel="00000000" w:rsidP="00000000" w:rsidRDefault="00000000" w:rsidRPr="00000000" w14:paraId="00001AF1">
            <w:pPr>
              <w:numPr>
                <w:ilvl w:val="1"/>
                <w:numId w:val="288"/>
              </w:numPr>
              <w:spacing w:after="0" w:afterAutospacing="0" w:before="0" w:beforeAutospacing="0" w:lineRule="auto"/>
              <w:ind w:left="1440" w:hanging="360"/>
            </w:pPr>
            <w:r w:rsidDel="00000000" w:rsidR="00000000" w:rsidRPr="00000000">
              <w:rPr>
                <w:rtl w:val="0"/>
              </w:rPr>
              <w:t xml:space="preserve">Choose one element from your map. Reflect on how it supports your climate emotions.</w:t>
            </w:r>
          </w:p>
          <w:p w:rsidR="00000000" w:rsidDel="00000000" w:rsidP="00000000" w:rsidRDefault="00000000" w:rsidRPr="00000000" w14:paraId="00001AF2">
            <w:pPr>
              <w:numPr>
                <w:ilvl w:val="1"/>
                <w:numId w:val="288"/>
              </w:numPr>
              <w:spacing w:after="0" w:afterAutospacing="0" w:before="0" w:beforeAutospacing="0" w:lineRule="auto"/>
              <w:ind w:left="1440" w:hanging="360"/>
            </w:pPr>
            <w:r w:rsidDel="00000000" w:rsidR="00000000" w:rsidRPr="00000000">
              <w:rPr>
                <w:rtl w:val="0"/>
              </w:rPr>
              <w:t xml:space="preserve">Consider: Does it provide validation, foster resilience, or inspire action?</w:t>
            </w:r>
          </w:p>
          <w:p w:rsidR="00000000" w:rsidDel="00000000" w:rsidP="00000000" w:rsidRDefault="00000000" w:rsidRPr="00000000" w14:paraId="00001AF3">
            <w:pPr>
              <w:numPr>
                <w:ilvl w:val="0"/>
                <w:numId w:val="288"/>
              </w:numPr>
              <w:spacing w:after="0" w:afterAutospacing="0" w:before="0" w:beforeAutospacing="0" w:lineRule="auto"/>
              <w:ind w:left="720" w:hanging="360"/>
            </w:pPr>
            <w:r w:rsidDel="00000000" w:rsidR="00000000" w:rsidRPr="00000000">
              <w:rPr>
                <w:rtl w:val="0"/>
              </w:rPr>
              <w:t xml:space="preserve">Design a New Initiative (30 minutes):</w:t>
            </w:r>
          </w:p>
          <w:p w:rsidR="00000000" w:rsidDel="00000000" w:rsidP="00000000" w:rsidRDefault="00000000" w:rsidRPr="00000000" w14:paraId="00001AF4">
            <w:pPr>
              <w:numPr>
                <w:ilvl w:val="1"/>
                <w:numId w:val="288"/>
              </w:numPr>
              <w:spacing w:after="0" w:afterAutospacing="0" w:before="0" w:beforeAutospacing="0" w:lineRule="auto"/>
              <w:ind w:left="1440" w:hanging="360"/>
            </w:pPr>
            <w:r w:rsidDel="00000000" w:rsidR="00000000" w:rsidRPr="00000000">
              <w:rPr>
                <w:rtl w:val="0"/>
              </w:rPr>
              <w:t xml:space="preserve">Create an initiative to strengthen peer and social supports for climate emotions in your community. Consider the following:</w:t>
            </w:r>
          </w:p>
          <w:p w:rsidR="00000000" w:rsidDel="00000000" w:rsidP="00000000" w:rsidRDefault="00000000" w:rsidRPr="00000000" w14:paraId="00001AF5">
            <w:pPr>
              <w:numPr>
                <w:ilvl w:val="2"/>
                <w:numId w:val="288"/>
              </w:numPr>
              <w:spacing w:after="0" w:afterAutospacing="0" w:before="0" w:beforeAutospacing="0" w:lineRule="auto"/>
              <w:ind w:left="2160" w:hanging="360"/>
            </w:pPr>
            <w:r w:rsidDel="00000000" w:rsidR="00000000" w:rsidRPr="00000000">
              <w:rPr>
                <w:rtl w:val="0"/>
              </w:rPr>
              <w:t xml:space="preserve">Who would it engage?</w:t>
            </w:r>
          </w:p>
          <w:p w:rsidR="00000000" w:rsidDel="00000000" w:rsidP="00000000" w:rsidRDefault="00000000" w:rsidRPr="00000000" w14:paraId="00001AF6">
            <w:pPr>
              <w:numPr>
                <w:ilvl w:val="2"/>
                <w:numId w:val="288"/>
              </w:numPr>
              <w:spacing w:after="0" w:afterAutospacing="0" w:before="0" w:beforeAutospacing="0" w:lineRule="auto"/>
              <w:ind w:left="2160" w:hanging="360"/>
            </w:pPr>
            <w:r w:rsidDel="00000000" w:rsidR="00000000" w:rsidRPr="00000000">
              <w:rPr>
                <w:rtl w:val="0"/>
              </w:rPr>
              <w:t xml:space="preserve">What activities or connections would it foster?</w:t>
            </w:r>
          </w:p>
          <w:p w:rsidR="00000000" w:rsidDel="00000000" w:rsidP="00000000" w:rsidRDefault="00000000" w:rsidRPr="00000000" w14:paraId="00001AF7">
            <w:pPr>
              <w:numPr>
                <w:ilvl w:val="2"/>
                <w:numId w:val="288"/>
              </w:numPr>
              <w:spacing w:after="0" w:afterAutospacing="0" w:before="0" w:beforeAutospacing="0" w:lineRule="auto"/>
              <w:ind w:left="2160" w:hanging="360"/>
            </w:pPr>
            <w:r w:rsidDel="00000000" w:rsidR="00000000" w:rsidRPr="00000000">
              <w:rPr>
                <w:rtl w:val="0"/>
              </w:rPr>
              <w:t xml:space="preserve">How would it create a sense of belonging, resilience, or advocacy?</w:t>
            </w:r>
          </w:p>
          <w:p w:rsidR="00000000" w:rsidDel="00000000" w:rsidP="00000000" w:rsidRDefault="00000000" w:rsidRPr="00000000" w14:paraId="00001AF8">
            <w:pPr>
              <w:numPr>
                <w:ilvl w:val="0"/>
                <w:numId w:val="288"/>
              </w:numPr>
              <w:spacing w:after="0" w:afterAutospacing="0" w:before="0" w:beforeAutospacing="0" w:lineRule="auto"/>
              <w:ind w:left="720" w:hanging="360"/>
            </w:pPr>
            <w:r w:rsidDel="00000000" w:rsidR="00000000" w:rsidRPr="00000000">
              <w:rPr>
                <w:rtl w:val="0"/>
              </w:rPr>
              <w:t xml:space="preserve">Implementation Plan (Optional Extension):</w:t>
            </w:r>
          </w:p>
          <w:p w:rsidR="00000000" w:rsidDel="00000000" w:rsidP="00000000" w:rsidRDefault="00000000" w:rsidRPr="00000000" w14:paraId="00001AF9">
            <w:pPr>
              <w:numPr>
                <w:ilvl w:val="1"/>
                <w:numId w:val="288"/>
              </w:numPr>
              <w:spacing w:after="240" w:before="0" w:beforeAutospacing="0" w:lineRule="auto"/>
              <w:ind w:left="1440" w:hanging="360"/>
            </w:pPr>
            <w:r w:rsidDel="00000000" w:rsidR="00000000" w:rsidRPr="00000000">
              <w:rPr>
                <w:rtl w:val="0"/>
              </w:rPr>
              <w:t xml:space="preserve">Draft an actionable plan to implement your initiative. Include</w:t>
            </w:r>
            <w:ins w:author="Claire Perry" w:id="608" w:date="2025-12-15T00:24:37Z">
              <w:r w:rsidDel="00000000" w:rsidR="00000000" w:rsidRPr="00000000">
                <w:rPr>
                  <w:rtl w:val="0"/>
                </w:rPr>
                <w:t xml:space="preserve"> planning and</w:t>
              </w:r>
            </w:ins>
            <w:r w:rsidDel="00000000" w:rsidR="00000000" w:rsidRPr="00000000">
              <w:rPr>
                <w:rtl w:val="0"/>
              </w:rPr>
              <w:t xml:space="preserve"> </w:t>
            </w:r>
            <w:ins w:author="Claire Perry" w:id="609" w:date="2025-12-15T00:24:05Z">
              <w:r w:rsidDel="00000000" w:rsidR="00000000" w:rsidRPr="00000000">
                <w:rPr>
                  <w:rtl w:val="0"/>
                </w:rPr>
                <w:t xml:space="preserve">implementation procedures, </w:t>
              </w:r>
            </w:ins>
            <w:r w:rsidDel="00000000" w:rsidR="00000000" w:rsidRPr="00000000">
              <w:rPr>
                <w:rtl w:val="0"/>
              </w:rPr>
              <w:t xml:space="preserve">potential partners, locations, and funding sources.</w:t>
            </w:r>
          </w:p>
          <w:p w:rsidR="00000000" w:rsidDel="00000000" w:rsidP="00000000" w:rsidRDefault="00000000" w:rsidRPr="00000000" w14:paraId="00001AFA">
            <w:pPr>
              <w:pStyle w:val="Heading2"/>
              <w:spacing w:after="240" w:before="240" w:lineRule="auto"/>
              <w:rPr/>
            </w:pPr>
            <w:bookmarkStart w:colFirst="0" w:colLast="0" w:name="_5i1bkt846s1o" w:id="396"/>
            <w:bookmarkEnd w:id="396"/>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1AFB">
            <w:pPr>
              <w:spacing w:after="240" w:before="240" w:lineRule="auto"/>
              <w:rPr/>
            </w:pPr>
            <w:r w:rsidDel="00000000" w:rsidR="00000000" w:rsidRPr="00000000">
              <w:rPr>
                <w:rtl w:val="0"/>
              </w:rPr>
              <w:t xml:space="preserve">Objective: Participants will collaboratively explore and design initiatives to create or strengthen peer and social support systems that address climate emotions, emphasizing accessibility, inclusivity, and cultural relevance.</w:t>
            </w:r>
          </w:p>
          <w:p w:rsidR="00000000" w:rsidDel="00000000" w:rsidP="00000000" w:rsidRDefault="00000000" w:rsidRPr="00000000" w14:paraId="00001AFC">
            <w:pPr>
              <w:spacing w:after="240" w:before="240" w:lineRule="auto"/>
              <w:rPr/>
            </w:pPr>
            <w:r w:rsidDel="00000000" w:rsidR="00000000" w:rsidRPr="00000000">
              <w:rPr>
                <w:rtl w:val="0"/>
              </w:rPr>
              <w:t xml:space="preserve">Preparation Time: 15–20 minutes to create prompts or scenarios.</w:t>
              <w:br w:type="textWrapping"/>
              <w:t xml:space="preserve">Time Allocation: 90 minutes.</w:t>
            </w:r>
          </w:p>
          <w:p w:rsidR="00000000" w:rsidDel="00000000" w:rsidP="00000000" w:rsidRDefault="00000000" w:rsidRPr="00000000" w14:paraId="00001AFD">
            <w:pPr>
              <w:spacing w:after="240" w:before="240" w:lineRule="auto"/>
              <w:rPr>
                <w:u w:val="single"/>
              </w:rPr>
            </w:pPr>
            <w:r w:rsidDel="00000000" w:rsidR="00000000" w:rsidRPr="00000000">
              <w:rPr>
                <w:u w:val="single"/>
                <w:rtl w:val="0"/>
              </w:rPr>
              <w:t xml:space="preserve">Facilitator Instructions:</w:t>
            </w:r>
          </w:p>
          <w:p w:rsidR="00000000" w:rsidDel="00000000" w:rsidP="00000000" w:rsidRDefault="00000000" w:rsidRPr="00000000" w14:paraId="00001AFE">
            <w:pPr>
              <w:numPr>
                <w:ilvl w:val="0"/>
                <w:numId w:val="122"/>
              </w:numPr>
              <w:spacing w:after="0" w:afterAutospacing="0" w:before="240" w:lineRule="auto"/>
              <w:ind w:left="720" w:hanging="360"/>
            </w:pPr>
            <w:r w:rsidDel="00000000" w:rsidR="00000000" w:rsidRPr="00000000">
              <w:rPr>
                <w:rtl w:val="0"/>
              </w:rPr>
              <w:t xml:space="preserve">Introduction and Warm-Up (10 minutes):</w:t>
            </w:r>
          </w:p>
          <w:p w:rsidR="00000000" w:rsidDel="00000000" w:rsidP="00000000" w:rsidRDefault="00000000" w:rsidRPr="00000000" w14:paraId="00001AFF">
            <w:pPr>
              <w:numPr>
                <w:ilvl w:val="1"/>
                <w:numId w:val="122"/>
              </w:numPr>
              <w:spacing w:after="0" w:afterAutospacing="0" w:before="0" w:beforeAutospacing="0" w:lineRule="auto"/>
              <w:ind w:left="1440" w:hanging="360"/>
            </w:pPr>
            <w:r w:rsidDel="00000000" w:rsidR="00000000" w:rsidRPr="00000000">
              <w:rPr>
                <w:rtl w:val="0"/>
              </w:rPr>
              <w:t xml:space="preserve">Briefly explain the role of peer and social support systems in fostering resilience against climate emotions.</w:t>
            </w:r>
          </w:p>
          <w:p w:rsidR="00000000" w:rsidDel="00000000" w:rsidP="00000000" w:rsidRDefault="00000000" w:rsidRPr="00000000" w14:paraId="00001B00">
            <w:pPr>
              <w:numPr>
                <w:ilvl w:val="1"/>
                <w:numId w:val="122"/>
              </w:numPr>
              <w:spacing w:after="0" w:afterAutospacing="0" w:before="0" w:beforeAutospacing="0" w:lineRule="auto"/>
              <w:ind w:left="1440" w:hanging="360"/>
            </w:pPr>
            <w:r w:rsidDel="00000000" w:rsidR="00000000" w:rsidRPr="00000000">
              <w:rPr>
                <w:rtl w:val="0"/>
              </w:rPr>
              <w:t xml:space="preserve">Ask participants to share a brief example of a natural support system they’ve experienced or observed (e.g., a community group, a supportive friend).</w:t>
            </w:r>
          </w:p>
          <w:p w:rsidR="00000000" w:rsidDel="00000000" w:rsidP="00000000" w:rsidRDefault="00000000" w:rsidRPr="00000000" w14:paraId="00001B01">
            <w:pPr>
              <w:numPr>
                <w:ilvl w:val="0"/>
                <w:numId w:val="122"/>
              </w:numPr>
              <w:spacing w:after="0" w:afterAutospacing="0" w:before="0" w:beforeAutospacing="0" w:lineRule="auto"/>
              <w:ind w:left="720" w:hanging="360"/>
            </w:pPr>
            <w:r w:rsidDel="00000000" w:rsidR="00000000" w:rsidRPr="00000000">
              <w:rPr>
                <w:rtl w:val="0"/>
              </w:rPr>
              <w:t xml:space="preserve">Small Group Brainstorming (20 minutes):</w:t>
            </w:r>
          </w:p>
          <w:p w:rsidR="00000000" w:rsidDel="00000000" w:rsidP="00000000" w:rsidRDefault="00000000" w:rsidRPr="00000000" w14:paraId="00001B02">
            <w:pPr>
              <w:numPr>
                <w:ilvl w:val="1"/>
                <w:numId w:val="122"/>
              </w:numPr>
              <w:spacing w:after="0" w:afterAutospacing="0" w:before="0" w:beforeAutospacing="0" w:lineRule="auto"/>
              <w:ind w:left="1440" w:hanging="360"/>
            </w:pPr>
            <w:r w:rsidDel="00000000" w:rsidR="00000000" w:rsidRPr="00000000">
              <w:rPr>
                <w:rtl w:val="0"/>
              </w:rPr>
              <w:t xml:space="preserve">Divide participants into small groups. Assign each group one of the following tasks:</w:t>
            </w:r>
          </w:p>
          <w:p w:rsidR="00000000" w:rsidDel="00000000" w:rsidP="00000000" w:rsidRDefault="00000000" w:rsidRPr="00000000" w14:paraId="00001B03">
            <w:pPr>
              <w:numPr>
                <w:ilvl w:val="2"/>
                <w:numId w:val="122"/>
              </w:numPr>
              <w:spacing w:after="0" w:afterAutospacing="0" w:before="0" w:beforeAutospacing="0" w:lineRule="auto"/>
              <w:ind w:left="2160" w:hanging="360"/>
            </w:pPr>
            <w:r w:rsidDel="00000000" w:rsidR="00000000" w:rsidRPr="00000000">
              <w:rPr>
                <w:rtl w:val="0"/>
              </w:rPr>
              <w:t xml:space="preserve">Analyze a scenario where social supports are needed (e.g., an urban community recovering from a heatwave).</w:t>
            </w:r>
          </w:p>
          <w:p w:rsidR="00000000" w:rsidDel="00000000" w:rsidP="00000000" w:rsidRDefault="00000000" w:rsidRPr="00000000" w14:paraId="00001B04">
            <w:pPr>
              <w:numPr>
                <w:ilvl w:val="2"/>
                <w:numId w:val="122"/>
              </w:numPr>
              <w:spacing w:after="0" w:afterAutospacing="0" w:before="0" w:beforeAutospacing="0" w:lineRule="auto"/>
              <w:ind w:left="2160" w:hanging="360"/>
            </w:pPr>
            <w:r w:rsidDel="00000000" w:rsidR="00000000" w:rsidRPr="00000000">
              <w:rPr>
                <w:rtl w:val="0"/>
              </w:rPr>
              <w:t xml:space="preserve">Identify barriers to accessing peer support in specific contexts (e.g., rural areas, </w:t>
            </w:r>
            <w:r w:rsidDel="00000000" w:rsidR="00000000" w:rsidRPr="00000000">
              <w:rPr>
                <w:rtl w:val="0"/>
              </w:rPr>
              <w:t xml:space="preserve">marginalized</w:t>
            </w:r>
            <w:r w:rsidDel="00000000" w:rsidR="00000000" w:rsidRPr="00000000">
              <w:rPr>
                <w:rtl w:val="0"/>
              </w:rPr>
              <w:t xml:space="preserve"> communities).</w:t>
            </w:r>
          </w:p>
          <w:p w:rsidR="00000000" w:rsidDel="00000000" w:rsidP="00000000" w:rsidRDefault="00000000" w:rsidRPr="00000000" w14:paraId="00001B05">
            <w:pPr>
              <w:numPr>
                <w:ilvl w:val="2"/>
                <w:numId w:val="122"/>
              </w:numPr>
              <w:spacing w:after="0" w:afterAutospacing="0" w:before="0" w:beforeAutospacing="0" w:lineRule="auto"/>
              <w:ind w:left="2160" w:hanging="360"/>
            </w:pPr>
            <w:r w:rsidDel="00000000" w:rsidR="00000000" w:rsidRPr="00000000">
              <w:rPr>
                <w:rtl w:val="0"/>
              </w:rPr>
              <w:t xml:space="preserve">Brainstorm key traits of an effective peer support initiative (e.g., accessibility, cultural relevance, inclusivity).</w:t>
            </w:r>
          </w:p>
          <w:p w:rsidR="00000000" w:rsidDel="00000000" w:rsidP="00000000" w:rsidRDefault="00000000" w:rsidRPr="00000000" w14:paraId="00001B06">
            <w:pPr>
              <w:numPr>
                <w:ilvl w:val="0"/>
                <w:numId w:val="122"/>
              </w:numPr>
              <w:spacing w:after="0" w:afterAutospacing="0" w:before="0" w:beforeAutospacing="0" w:lineRule="auto"/>
              <w:ind w:left="720" w:hanging="360"/>
            </w:pPr>
            <w:r w:rsidDel="00000000" w:rsidR="00000000" w:rsidRPr="00000000">
              <w:rPr>
                <w:rtl w:val="0"/>
              </w:rPr>
              <w:t xml:space="preserve">Design a Peer Support Initiative (30 minutes):</w:t>
            </w:r>
          </w:p>
          <w:p w:rsidR="00000000" w:rsidDel="00000000" w:rsidP="00000000" w:rsidRDefault="00000000" w:rsidRPr="00000000" w14:paraId="00001B07">
            <w:pPr>
              <w:numPr>
                <w:ilvl w:val="1"/>
                <w:numId w:val="122"/>
              </w:numPr>
              <w:spacing w:after="0" w:afterAutospacing="0" w:before="0" w:beforeAutospacing="0" w:lineRule="auto"/>
              <w:ind w:left="1440" w:hanging="360"/>
            </w:pPr>
            <w:r w:rsidDel="00000000" w:rsidR="00000000" w:rsidRPr="00000000">
              <w:rPr>
                <w:rtl w:val="0"/>
              </w:rPr>
              <w:t xml:space="preserve">Groups design a peer support initiative addressing a specific gap or barrier identified in the brainstorming session. Ask them to consider:</w:t>
            </w:r>
          </w:p>
          <w:p w:rsidR="00000000" w:rsidDel="00000000" w:rsidP="00000000" w:rsidRDefault="00000000" w:rsidRPr="00000000" w14:paraId="00001B08">
            <w:pPr>
              <w:numPr>
                <w:ilvl w:val="2"/>
                <w:numId w:val="122"/>
              </w:numPr>
              <w:spacing w:after="0" w:afterAutospacing="0" w:before="0" w:beforeAutospacing="0" w:lineRule="auto"/>
              <w:ind w:left="2160" w:hanging="360"/>
            </w:pPr>
            <w:r w:rsidDel="00000000" w:rsidR="00000000" w:rsidRPr="00000000">
              <w:rPr>
                <w:rtl w:val="0"/>
              </w:rPr>
              <w:t xml:space="preserve">Target audience(s).</w:t>
            </w:r>
          </w:p>
          <w:p w:rsidR="00000000" w:rsidDel="00000000" w:rsidP="00000000" w:rsidRDefault="00000000" w:rsidRPr="00000000" w14:paraId="00001B09">
            <w:pPr>
              <w:numPr>
                <w:ilvl w:val="2"/>
                <w:numId w:val="122"/>
              </w:numPr>
              <w:spacing w:after="0" w:afterAutospacing="0" w:before="0" w:beforeAutospacing="0" w:lineRule="auto"/>
              <w:ind w:left="2160" w:hanging="360"/>
            </w:pPr>
            <w:r w:rsidDel="00000000" w:rsidR="00000000" w:rsidRPr="00000000">
              <w:rPr>
                <w:rtl w:val="0"/>
              </w:rPr>
              <w:t xml:space="preserve">Activities or strategies (e.g., community discussions, shared projects, advocacy groups).</w:t>
            </w:r>
          </w:p>
          <w:p w:rsidR="00000000" w:rsidDel="00000000" w:rsidP="00000000" w:rsidRDefault="00000000" w:rsidRPr="00000000" w14:paraId="00001B0A">
            <w:pPr>
              <w:numPr>
                <w:ilvl w:val="2"/>
                <w:numId w:val="122"/>
              </w:numPr>
              <w:spacing w:after="0" w:afterAutospacing="0" w:before="0" w:beforeAutospacing="0" w:lineRule="auto"/>
              <w:ind w:left="2160" w:hanging="360"/>
            </w:pPr>
            <w:r w:rsidDel="00000000" w:rsidR="00000000" w:rsidRPr="00000000">
              <w:rPr>
                <w:rtl w:val="0"/>
              </w:rPr>
              <w:t xml:space="preserve">How the initiative complements existing formal and informal supports.</w:t>
            </w:r>
          </w:p>
          <w:p w:rsidR="00000000" w:rsidDel="00000000" w:rsidP="00000000" w:rsidRDefault="00000000" w:rsidRPr="00000000" w14:paraId="00001B0B">
            <w:pPr>
              <w:numPr>
                <w:ilvl w:val="0"/>
                <w:numId w:val="122"/>
              </w:numPr>
              <w:spacing w:after="0" w:afterAutospacing="0" w:before="0" w:beforeAutospacing="0" w:lineRule="auto"/>
              <w:ind w:left="720" w:hanging="360"/>
            </w:pPr>
            <w:r w:rsidDel="00000000" w:rsidR="00000000" w:rsidRPr="00000000">
              <w:rPr>
                <w:rtl w:val="0"/>
              </w:rPr>
              <w:t xml:space="preserve">Presentations and Feedback (20 minutes):</w:t>
            </w:r>
          </w:p>
          <w:p w:rsidR="00000000" w:rsidDel="00000000" w:rsidP="00000000" w:rsidRDefault="00000000" w:rsidRPr="00000000" w14:paraId="00001B0C">
            <w:pPr>
              <w:numPr>
                <w:ilvl w:val="1"/>
                <w:numId w:val="122"/>
              </w:numPr>
              <w:spacing w:after="0" w:afterAutospacing="0" w:before="0" w:beforeAutospacing="0" w:lineRule="auto"/>
              <w:ind w:left="1440" w:hanging="360"/>
            </w:pPr>
            <w:r w:rsidDel="00000000" w:rsidR="00000000" w:rsidRPr="00000000">
              <w:rPr>
                <w:rtl w:val="0"/>
              </w:rPr>
              <w:t xml:space="preserve">Groups present their initiatives. Encourage participants to ask questions and suggest improvements.</w:t>
            </w:r>
          </w:p>
          <w:p w:rsidR="00000000" w:rsidDel="00000000" w:rsidP="00000000" w:rsidRDefault="00000000" w:rsidRPr="00000000" w14:paraId="00001B0D">
            <w:pPr>
              <w:numPr>
                <w:ilvl w:val="1"/>
                <w:numId w:val="122"/>
              </w:numPr>
              <w:spacing w:after="0" w:afterAutospacing="0" w:before="0" w:beforeAutospacing="0" w:lineRule="auto"/>
              <w:ind w:left="1440" w:hanging="360"/>
            </w:pPr>
            <w:r w:rsidDel="00000000" w:rsidR="00000000" w:rsidRPr="00000000">
              <w:rPr>
                <w:rtl w:val="0"/>
              </w:rPr>
              <w:t xml:space="preserve">Highlight shared themes and innovative ideas across the group.</w:t>
            </w:r>
          </w:p>
          <w:p w:rsidR="00000000" w:rsidDel="00000000" w:rsidP="00000000" w:rsidRDefault="00000000" w:rsidRPr="00000000" w14:paraId="00001B0E">
            <w:pPr>
              <w:numPr>
                <w:ilvl w:val="0"/>
                <w:numId w:val="122"/>
              </w:numPr>
              <w:spacing w:after="0" w:afterAutospacing="0" w:before="0" w:beforeAutospacing="0" w:lineRule="auto"/>
              <w:ind w:left="720" w:hanging="360"/>
            </w:pPr>
            <w:r w:rsidDel="00000000" w:rsidR="00000000" w:rsidRPr="00000000">
              <w:rPr>
                <w:rtl w:val="0"/>
              </w:rPr>
              <w:t xml:space="preserve">Synthesis and Takeaways (10 minutes):</w:t>
            </w:r>
          </w:p>
          <w:p w:rsidR="00000000" w:rsidDel="00000000" w:rsidP="00000000" w:rsidRDefault="00000000" w:rsidRPr="00000000" w14:paraId="00001B0F">
            <w:pPr>
              <w:numPr>
                <w:ilvl w:val="1"/>
                <w:numId w:val="122"/>
              </w:numPr>
              <w:spacing w:after="0" w:afterAutospacing="0" w:before="0" w:beforeAutospacing="0" w:lineRule="auto"/>
              <w:ind w:left="1440" w:hanging="360"/>
            </w:pPr>
            <w:r w:rsidDel="00000000" w:rsidR="00000000" w:rsidRPr="00000000">
              <w:rPr>
                <w:rtl w:val="0"/>
              </w:rPr>
              <w:t xml:space="preserve">Summarize the role of natural supports in addressing climate emotions and how the proposed initiatives reflect the principles of accessibility, inclusivity, and community-driven resilience.</w:t>
            </w:r>
          </w:p>
          <w:p w:rsidR="00000000" w:rsidDel="00000000" w:rsidP="00000000" w:rsidRDefault="00000000" w:rsidRPr="00000000" w14:paraId="00001B10">
            <w:pPr>
              <w:numPr>
                <w:ilvl w:val="1"/>
                <w:numId w:val="122"/>
              </w:numPr>
              <w:spacing w:after="240" w:before="0" w:beforeAutospacing="0" w:lineRule="auto"/>
              <w:ind w:left="1440" w:hanging="360"/>
            </w:pPr>
            <w:r w:rsidDel="00000000" w:rsidR="00000000" w:rsidRPr="00000000">
              <w:rPr>
                <w:rtl w:val="0"/>
              </w:rPr>
              <w:t xml:space="preserve">Discuss how participants can advocate for or implement similar initiatives in their communities.</w:t>
            </w:r>
          </w:p>
          <w:p w:rsidR="00000000" w:rsidDel="00000000" w:rsidP="00000000" w:rsidRDefault="00000000" w:rsidRPr="00000000" w14:paraId="00001B11">
            <w:pPr>
              <w:spacing w:after="240" w:before="240" w:lineRule="auto"/>
              <w:rPr/>
            </w:pPr>
            <w:r w:rsidDel="00000000" w:rsidR="00000000" w:rsidRPr="00000000">
              <w:rPr>
                <w:rtl w:val="0"/>
              </w:rPr>
              <w:t xml:space="preserve">Optional Extensions:</w:t>
            </w:r>
          </w:p>
          <w:p w:rsidR="00000000" w:rsidDel="00000000" w:rsidP="00000000" w:rsidRDefault="00000000" w:rsidRPr="00000000" w14:paraId="00001B12">
            <w:pPr>
              <w:numPr>
                <w:ilvl w:val="0"/>
                <w:numId w:val="320"/>
              </w:numPr>
              <w:spacing w:after="0" w:afterAutospacing="0" w:before="240" w:lineRule="auto"/>
              <w:ind w:left="720" w:hanging="360"/>
            </w:pPr>
            <w:r w:rsidDel="00000000" w:rsidR="00000000" w:rsidRPr="00000000">
              <w:rPr>
                <w:rtl w:val="0"/>
              </w:rPr>
              <w:t xml:space="preserve">Peer Support Workshop:</w:t>
            </w:r>
          </w:p>
          <w:p w:rsidR="00000000" w:rsidDel="00000000" w:rsidP="00000000" w:rsidRDefault="00000000" w:rsidRPr="00000000" w14:paraId="00001B13">
            <w:pPr>
              <w:numPr>
                <w:ilvl w:val="1"/>
                <w:numId w:val="320"/>
              </w:numPr>
              <w:spacing w:after="0" w:afterAutospacing="0" w:before="0" w:beforeAutospacing="0" w:lineRule="auto"/>
              <w:ind w:left="1440" w:hanging="360"/>
            </w:pPr>
            <w:r w:rsidDel="00000000" w:rsidR="00000000" w:rsidRPr="00000000">
              <w:rPr>
                <w:rtl w:val="0"/>
              </w:rPr>
              <w:t xml:space="preserve">Host a workshop where participants practice active listening, emotional validation, and creating safe</w:t>
            </w:r>
            <w:ins w:author="Claire Perry" w:id="610" w:date="2025-12-15T00:27:37Z">
              <w:r w:rsidDel="00000000" w:rsidR="00000000" w:rsidRPr="00000000">
                <w:rPr>
                  <w:rtl w:val="0"/>
                </w:rPr>
                <w:t xml:space="preserve">r</w:t>
              </w:r>
            </w:ins>
            <w:r w:rsidDel="00000000" w:rsidR="00000000" w:rsidRPr="00000000">
              <w:rPr>
                <w:rtl w:val="0"/>
              </w:rPr>
              <w:t xml:space="preserve"> spaces for discussing climate emotions.</w:t>
            </w:r>
          </w:p>
          <w:p w:rsidR="00000000" w:rsidDel="00000000" w:rsidP="00000000" w:rsidRDefault="00000000" w:rsidRPr="00000000" w14:paraId="00001B14">
            <w:pPr>
              <w:numPr>
                <w:ilvl w:val="0"/>
                <w:numId w:val="320"/>
              </w:numPr>
              <w:spacing w:after="0" w:afterAutospacing="0" w:before="0" w:beforeAutospacing="0" w:lineRule="auto"/>
              <w:ind w:left="720" w:hanging="360"/>
            </w:pPr>
            <w:r w:rsidDel="00000000" w:rsidR="00000000" w:rsidRPr="00000000">
              <w:rPr>
                <w:rtl w:val="0"/>
              </w:rPr>
              <w:t xml:space="preserve">Community Networking Event:</w:t>
            </w:r>
          </w:p>
          <w:p w:rsidR="00000000" w:rsidDel="00000000" w:rsidP="00000000" w:rsidRDefault="00000000" w:rsidRPr="00000000" w14:paraId="00001B15">
            <w:pPr>
              <w:numPr>
                <w:ilvl w:val="1"/>
                <w:numId w:val="320"/>
              </w:numPr>
              <w:spacing w:after="0" w:afterAutospacing="0" w:before="0" w:beforeAutospacing="0" w:lineRule="auto"/>
              <w:ind w:left="1440" w:hanging="360"/>
            </w:pPr>
            <w:r w:rsidDel="00000000" w:rsidR="00000000" w:rsidRPr="00000000">
              <w:rPr>
                <w:rtl w:val="0"/>
              </w:rPr>
              <w:t xml:space="preserve">Plan an event to connect individuals interested in building or joining peer support systems for climate resilience.</w:t>
            </w:r>
          </w:p>
          <w:p w:rsidR="00000000" w:rsidDel="00000000" w:rsidP="00000000" w:rsidRDefault="00000000" w:rsidRPr="00000000" w14:paraId="00001B16">
            <w:pPr>
              <w:numPr>
                <w:ilvl w:val="0"/>
                <w:numId w:val="320"/>
              </w:numPr>
              <w:spacing w:after="0" w:afterAutospacing="0" w:before="0" w:beforeAutospacing="0" w:lineRule="auto"/>
              <w:ind w:left="720" w:hanging="360"/>
            </w:pPr>
            <w:r w:rsidDel="00000000" w:rsidR="00000000" w:rsidRPr="00000000">
              <w:rPr>
                <w:rtl w:val="0"/>
              </w:rPr>
              <w:t xml:space="preserve">Cultural Exploration Activity:</w:t>
            </w:r>
          </w:p>
          <w:p w:rsidR="00000000" w:rsidDel="00000000" w:rsidP="00000000" w:rsidRDefault="00000000" w:rsidRPr="00000000" w14:paraId="00001B17">
            <w:pPr>
              <w:numPr>
                <w:ilvl w:val="1"/>
                <w:numId w:val="320"/>
              </w:numPr>
              <w:spacing w:after="240" w:before="0" w:beforeAutospacing="0" w:lineRule="auto"/>
              <w:ind w:left="1440" w:hanging="360"/>
            </w:pPr>
            <w:r w:rsidDel="00000000" w:rsidR="00000000" w:rsidRPr="00000000">
              <w:rPr>
                <w:rtl w:val="0"/>
              </w:rPr>
              <w:t xml:space="preserve">Examine how peer support systems vary across cultures. Discuss how cultural relevance can be integrated into community-based initiatives.</w:t>
            </w:r>
          </w:p>
          <w:p w:rsidR="00000000" w:rsidDel="00000000" w:rsidP="00000000" w:rsidRDefault="00000000" w:rsidRPr="00000000" w14:paraId="00001B18">
            <w:pPr>
              <w:widowControl w:val="0"/>
              <w:spacing w:line="240" w:lineRule="auto"/>
              <w:rPr/>
            </w:pPr>
            <w:r w:rsidDel="00000000" w:rsidR="00000000" w:rsidRPr="00000000">
              <w:rPr>
                <w:rtl w:val="0"/>
              </w:rPr>
            </w:r>
          </w:p>
        </w:tc>
      </w:tr>
      <w:tr>
        <w:trPr>
          <w:cantSplit w:val="0"/>
          <w:tblHeader w:val="0"/>
        </w:trPr>
        <w:tc>
          <w:tcPr>
            <w:shd w:fill="d5a6bd" w:val="clear"/>
          </w:tcPr>
          <w:p w:rsidR="00000000" w:rsidDel="00000000" w:rsidP="00000000" w:rsidRDefault="00000000" w:rsidRPr="00000000" w14:paraId="00001B19">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1B1A">
            <w:pPr>
              <w:numPr>
                <w:ilvl w:val="0"/>
                <w:numId w:val="452"/>
              </w:numPr>
              <w:spacing w:after="0" w:afterAutospacing="0" w:before="240" w:lineRule="auto"/>
              <w:ind w:left="720" w:hanging="360"/>
            </w:pPr>
            <w:r w:rsidDel="00000000" w:rsidR="00000000" w:rsidRPr="00000000">
              <w:rPr>
                <w:rtl w:val="0"/>
              </w:rPr>
              <w:t xml:space="preserve">Snel, E., Engbersen, G., de Boom, J., &amp; van Bochove, M. (2022). Social capital as protection against the mental health impact of the COVID-19 pandemic. </w:t>
            </w:r>
            <w:r w:rsidDel="00000000" w:rsidR="00000000" w:rsidRPr="00000000">
              <w:rPr>
                <w:i w:val="1"/>
                <w:iCs w:val="1"/>
                <w:rtl w:val="0"/>
              </w:rPr>
              <w:t xml:space="preserve">Frontiers in Sociology, 7.</w:t>
            </w:r>
            <w:hyperlink r:id="rId822">
              <w:r w:rsidDel="00000000" w:rsidR="00000000" w:rsidRPr="00000000">
                <w:rPr>
                  <w:rtl w:val="0"/>
                </w:rPr>
                <w:t xml:space="preserve"> </w:t>
              </w:r>
            </w:hyperlink>
            <w:hyperlink r:id="rId823">
              <w:r w:rsidDel="00000000" w:rsidR="00000000" w:rsidRPr="00000000">
                <w:rPr>
                  <w:color w:val="1155cc"/>
                  <w:u w:val="single"/>
                  <w:rtl w:val="0"/>
                </w:rPr>
                <w:t xml:space="preserve">https://doi.org/10.3389/fsoc.2022.728541</w:t>
                <w:br w:type="textWrapping"/>
              </w:r>
            </w:hyperlink>
            <w:r w:rsidDel="00000000" w:rsidR="00000000" w:rsidRPr="00000000">
              <w:rPr>
                <w:rtl w:val="0"/>
              </w:rPr>
            </w:r>
          </w:p>
          <w:p w:rsidR="00000000" w:rsidDel="00000000" w:rsidP="00000000" w:rsidRDefault="00000000" w:rsidRPr="00000000" w14:paraId="00001B1B">
            <w:pPr>
              <w:numPr>
                <w:ilvl w:val="0"/>
                <w:numId w:val="452"/>
              </w:numPr>
              <w:spacing w:after="0" w:afterAutospacing="0" w:before="0" w:beforeAutospacing="0" w:lineRule="auto"/>
              <w:ind w:left="720" w:hanging="360"/>
            </w:pPr>
            <w:r w:rsidDel="00000000" w:rsidR="00000000" w:rsidRPr="00000000">
              <w:rPr>
                <w:rtl w:val="0"/>
              </w:rPr>
              <w:t xml:space="preserve">Norris, F. H., Stevens, S. P., Pfefferbaum, B., Wyche, K. F., &amp; Pfefferbaum, R. L. (2008). Community resilience as a metaphor, theory, set of capacities, and strategy for disaster readiness. </w:t>
            </w:r>
            <w:r w:rsidDel="00000000" w:rsidR="00000000" w:rsidRPr="00000000">
              <w:rPr>
                <w:i w:val="1"/>
                <w:iCs w:val="1"/>
                <w:rtl w:val="0"/>
              </w:rPr>
              <w:t xml:space="preserve">American Journal of Community Psychology, 41(1-2),</w:t>
            </w:r>
            <w:r w:rsidDel="00000000" w:rsidR="00000000" w:rsidRPr="00000000">
              <w:rPr>
                <w:rtl w:val="0"/>
              </w:rPr>
              <w:t xml:space="preserve"> 127–150.</w:t>
            </w:r>
            <w:hyperlink r:id="rId824">
              <w:r w:rsidDel="00000000" w:rsidR="00000000" w:rsidRPr="00000000">
                <w:rPr>
                  <w:rtl w:val="0"/>
                </w:rPr>
                <w:t xml:space="preserve"> </w:t>
              </w:r>
            </w:hyperlink>
            <w:hyperlink r:id="rId825">
              <w:r w:rsidDel="00000000" w:rsidR="00000000" w:rsidRPr="00000000">
                <w:rPr>
                  <w:color w:val="1155cc"/>
                  <w:u w:val="single"/>
                  <w:rtl w:val="0"/>
                </w:rPr>
                <w:t xml:space="preserve">https://doi.org/10.1007/s10464-007-9156-6</w:t>
                <w:br w:type="textWrapping"/>
              </w:r>
            </w:hyperlink>
            <w:r w:rsidDel="00000000" w:rsidR="00000000" w:rsidRPr="00000000">
              <w:rPr>
                <w:rtl w:val="0"/>
              </w:rPr>
            </w:r>
          </w:p>
          <w:p w:rsidR="00000000" w:rsidDel="00000000" w:rsidP="00000000" w:rsidRDefault="00000000" w:rsidRPr="00000000" w14:paraId="00001B1C">
            <w:pPr>
              <w:numPr>
                <w:ilvl w:val="0"/>
                <w:numId w:val="452"/>
              </w:numPr>
              <w:spacing w:after="0" w:afterAutospacing="0" w:before="0" w:beforeAutospacing="0" w:lineRule="auto"/>
              <w:ind w:left="720" w:hanging="360"/>
            </w:pPr>
            <w:r w:rsidDel="00000000" w:rsidR="00000000" w:rsidRPr="00000000">
              <w:rPr>
                <w:rtl w:val="0"/>
              </w:rPr>
              <w:t xml:space="preserve">Mikulincer, M., &amp; Shaver, P. R. (2012). An attachment perspective on psychopathology. </w:t>
            </w:r>
            <w:r w:rsidDel="00000000" w:rsidR="00000000" w:rsidRPr="00000000">
              <w:rPr>
                <w:i w:val="1"/>
                <w:iCs w:val="1"/>
                <w:rtl w:val="0"/>
              </w:rPr>
              <w:t xml:space="preserve">World Psychiatry, 11(1),</w:t>
            </w:r>
            <w:r w:rsidDel="00000000" w:rsidR="00000000" w:rsidRPr="00000000">
              <w:rPr>
                <w:rtl w:val="0"/>
              </w:rPr>
              <w:t xml:space="preserve"> 11–15.</w:t>
            </w:r>
            <w:hyperlink r:id="rId826">
              <w:r w:rsidDel="00000000" w:rsidR="00000000" w:rsidRPr="00000000">
                <w:rPr>
                  <w:rtl w:val="0"/>
                </w:rPr>
                <w:t xml:space="preserve"> </w:t>
              </w:r>
            </w:hyperlink>
            <w:hyperlink r:id="rId827">
              <w:r w:rsidDel="00000000" w:rsidR="00000000" w:rsidRPr="00000000">
                <w:rPr>
                  <w:color w:val="1155cc"/>
                  <w:u w:val="single"/>
                  <w:rtl w:val="0"/>
                </w:rPr>
                <w:t xml:space="preserve">https://doi.org/10.1016/j.wpsyc.2012.01.003</w:t>
                <w:br w:type="textWrapping"/>
              </w:r>
            </w:hyperlink>
            <w:r w:rsidDel="00000000" w:rsidR="00000000" w:rsidRPr="00000000">
              <w:rPr>
                <w:rtl w:val="0"/>
              </w:rPr>
            </w:r>
          </w:p>
          <w:p w:rsidR="00000000" w:rsidDel="00000000" w:rsidP="00000000" w:rsidRDefault="00000000" w:rsidRPr="00000000" w14:paraId="00001B1D">
            <w:pPr>
              <w:numPr>
                <w:ilvl w:val="0"/>
                <w:numId w:val="452"/>
              </w:numPr>
              <w:spacing w:after="0" w:afterAutospacing="0" w:before="0" w:beforeAutospacing="0" w:lineRule="auto"/>
              <w:ind w:left="720" w:hanging="360"/>
            </w:pPr>
            <w:r w:rsidDel="00000000" w:rsidR="00000000" w:rsidRPr="00000000">
              <w:rPr>
                <w:rtl w:val="0"/>
              </w:rPr>
              <w:t xml:space="preserve">Jung, H. O., &amp; Han, S. W. (2023). Post-traumatic growth of people who have experienced earthquakes: Qualitative research systematic literature review. </w:t>
            </w:r>
            <w:r w:rsidDel="00000000" w:rsidR="00000000" w:rsidRPr="00000000">
              <w:rPr>
                <w:i w:val="1"/>
                <w:iCs w:val="1"/>
                <w:rtl w:val="0"/>
              </w:rPr>
              <w:t xml:space="preserve">Frontiers in Psychiatry, 13,</w:t>
            </w:r>
            <w:r w:rsidDel="00000000" w:rsidR="00000000" w:rsidRPr="00000000">
              <w:rPr>
                <w:rtl w:val="0"/>
              </w:rPr>
              <w:t xml:space="preserve"> 1070681.</w:t>
            </w:r>
            <w:hyperlink r:id="rId828">
              <w:r w:rsidDel="00000000" w:rsidR="00000000" w:rsidRPr="00000000">
                <w:rPr>
                  <w:rtl w:val="0"/>
                </w:rPr>
                <w:t xml:space="preserve"> </w:t>
              </w:r>
            </w:hyperlink>
            <w:hyperlink r:id="rId829">
              <w:r w:rsidDel="00000000" w:rsidR="00000000" w:rsidRPr="00000000">
                <w:rPr>
                  <w:color w:val="1155cc"/>
                  <w:u w:val="single"/>
                  <w:rtl w:val="0"/>
                </w:rPr>
                <w:t xml:space="preserve">https://doi.org/10.3389/fpsyt.2022.1070681</w:t>
                <w:br w:type="textWrapping"/>
              </w:r>
            </w:hyperlink>
            <w:r w:rsidDel="00000000" w:rsidR="00000000" w:rsidRPr="00000000">
              <w:rPr>
                <w:rtl w:val="0"/>
              </w:rPr>
            </w:r>
          </w:p>
          <w:p w:rsidR="00000000" w:rsidDel="00000000" w:rsidP="00000000" w:rsidRDefault="00000000" w:rsidRPr="00000000" w14:paraId="00001B1E">
            <w:pPr>
              <w:numPr>
                <w:ilvl w:val="0"/>
                <w:numId w:val="452"/>
              </w:numPr>
              <w:spacing w:after="0" w:afterAutospacing="0" w:before="0" w:beforeAutospacing="0" w:lineRule="auto"/>
              <w:ind w:left="720" w:hanging="360"/>
            </w:pPr>
            <w:r w:rsidDel="00000000" w:rsidR="00000000" w:rsidRPr="00000000">
              <w:rPr>
                <w:rtl w:val="0"/>
              </w:rPr>
              <w:t xml:space="preserve">Eriksson, M., Ghazinour, M., &amp; Hammarström, A. (2018). Different uses of Bronfenbrenner’s ecological theory in public mental health research: What is their value for guiding public mental health policy and practice? </w:t>
            </w:r>
            <w:r w:rsidDel="00000000" w:rsidR="00000000" w:rsidRPr="00000000">
              <w:rPr>
                <w:i w:val="1"/>
                <w:iCs w:val="1"/>
                <w:rtl w:val="0"/>
              </w:rPr>
              <w:t xml:space="preserve">Social Theory &amp; Health, 16,</w:t>
            </w:r>
            <w:r w:rsidDel="00000000" w:rsidR="00000000" w:rsidRPr="00000000">
              <w:rPr>
                <w:rtl w:val="0"/>
              </w:rPr>
              <w:t xml:space="preserve"> 414–433.</w:t>
            </w:r>
            <w:hyperlink r:id="rId830">
              <w:r w:rsidDel="00000000" w:rsidR="00000000" w:rsidRPr="00000000">
                <w:rPr>
                  <w:rtl w:val="0"/>
                </w:rPr>
                <w:t xml:space="preserve"> </w:t>
              </w:r>
            </w:hyperlink>
            <w:hyperlink r:id="rId831">
              <w:r w:rsidDel="00000000" w:rsidR="00000000" w:rsidRPr="00000000">
                <w:rPr>
                  <w:color w:val="1155cc"/>
                  <w:u w:val="single"/>
                  <w:rtl w:val="0"/>
                </w:rPr>
                <w:t xml:space="preserve">https://doi.org/10.1057/s41285-018-0065-6</w:t>
                <w:br w:type="textWrapping"/>
              </w:r>
            </w:hyperlink>
            <w:r w:rsidDel="00000000" w:rsidR="00000000" w:rsidRPr="00000000">
              <w:rPr>
                <w:rtl w:val="0"/>
              </w:rPr>
            </w:r>
          </w:p>
          <w:p w:rsidR="00000000" w:rsidDel="00000000" w:rsidP="00000000" w:rsidRDefault="00000000" w:rsidRPr="00000000" w14:paraId="00001B1F">
            <w:pPr>
              <w:numPr>
                <w:ilvl w:val="0"/>
                <w:numId w:val="452"/>
              </w:numPr>
              <w:spacing w:after="0" w:afterAutospacing="0" w:before="0" w:beforeAutospacing="0" w:lineRule="auto"/>
              <w:ind w:left="720" w:hanging="360"/>
            </w:pPr>
            <w:r w:rsidDel="00000000" w:rsidR="00000000" w:rsidRPr="00000000">
              <w:rPr>
                <w:rtl w:val="0"/>
              </w:rPr>
              <w:t xml:space="preserve">Cohen, S., &amp; Wills, T. A. (1985). Stress, social support, and the buffering hypothesis. </w:t>
            </w:r>
            <w:r w:rsidDel="00000000" w:rsidR="00000000" w:rsidRPr="00000000">
              <w:rPr>
                <w:i w:val="1"/>
                <w:iCs w:val="1"/>
                <w:rtl w:val="0"/>
              </w:rPr>
              <w:t xml:space="preserve">Psychological Bulletin, 98(2),</w:t>
            </w:r>
            <w:r w:rsidDel="00000000" w:rsidR="00000000" w:rsidRPr="00000000">
              <w:rPr>
                <w:rtl w:val="0"/>
              </w:rPr>
              <w:t xml:space="preserve"> 310–357.</w:t>
            </w:r>
            <w:hyperlink r:id="rId832">
              <w:r w:rsidDel="00000000" w:rsidR="00000000" w:rsidRPr="00000000">
                <w:rPr>
                  <w:rtl w:val="0"/>
                </w:rPr>
                <w:t xml:space="preserve"> </w:t>
              </w:r>
            </w:hyperlink>
            <w:hyperlink r:id="rId833">
              <w:r w:rsidDel="00000000" w:rsidR="00000000" w:rsidRPr="00000000">
                <w:rPr>
                  <w:color w:val="1155cc"/>
                  <w:u w:val="single"/>
                  <w:rtl w:val="0"/>
                </w:rPr>
                <w:t xml:space="preserve">https://doi.org/10.1037/0033-2909.98.2.310</w:t>
                <w:br w:type="textWrapping"/>
              </w:r>
            </w:hyperlink>
            <w:r w:rsidDel="00000000" w:rsidR="00000000" w:rsidRPr="00000000">
              <w:rPr>
                <w:rtl w:val="0"/>
              </w:rPr>
            </w:r>
          </w:p>
          <w:p w:rsidR="00000000" w:rsidDel="00000000" w:rsidP="00000000" w:rsidRDefault="00000000" w:rsidRPr="00000000" w14:paraId="00001B20">
            <w:pPr>
              <w:numPr>
                <w:ilvl w:val="0"/>
                <w:numId w:val="452"/>
              </w:numPr>
              <w:spacing w:after="0" w:afterAutospacing="0" w:before="0" w:beforeAutospacing="0" w:lineRule="auto"/>
              <w:ind w:left="720" w:hanging="360"/>
            </w:pPr>
            <w:r w:rsidDel="00000000" w:rsidR="00000000" w:rsidRPr="00000000">
              <w:rPr>
                <w:rtl w:val="0"/>
              </w:rPr>
              <w:t xml:space="preserve">Geiger, N., Swim, J. K., &amp; Fraser, J. (2025). With a little help from my friends: Social support, hope, and climate change engagement. </w:t>
            </w:r>
            <w:r w:rsidDel="00000000" w:rsidR="00000000" w:rsidRPr="00000000">
              <w:rPr>
                <w:i w:val="1"/>
                <w:iCs w:val="1"/>
                <w:rtl w:val="0"/>
              </w:rPr>
              <w:t xml:space="preserve">The British Journal of Social Psychology, 64(1),</w:t>
            </w:r>
            <w:r w:rsidDel="00000000" w:rsidR="00000000" w:rsidRPr="00000000">
              <w:rPr>
                <w:rtl w:val="0"/>
              </w:rPr>
              <w:t xml:space="preserve"> e12837.</w:t>
            </w:r>
            <w:hyperlink r:id="rId834">
              <w:r w:rsidDel="00000000" w:rsidR="00000000" w:rsidRPr="00000000">
                <w:rPr>
                  <w:rtl w:val="0"/>
                </w:rPr>
                <w:t xml:space="preserve"> </w:t>
              </w:r>
            </w:hyperlink>
            <w:hyperlink r:id="rId835">
              <w:r w:rsidDel="00000000" w:rsidR="00000000" w:rsidRPr="00000000">
                <w:rPr>
                  <w:color w:val="1155cc"/>
                  <w:u w:val="single"/>
                  <w:rtl w:val="0"/>
                </w:rPr>
                <w:t xml:space="preserve">https://doi.org/10.1111/bjso.12837</w:t>
                <w:br w:type="textWrapping"/>
              </w:r>
            </w:hyperlink>
            <w:r w:rsidDel="00000000" w:rsidR="00000000" w:rsidRPr="00000000">
              <w:rPr>
                <w:rtl w:val="0"/>
              </w:rPr>
            </w:r>
          </w:p>
          <w:p w:rsidR="00000000" w:rsidDel="00000000" w:rsidP="00000000" w:rsidRDefault="00000000" w:rsidRPr="00000000" w14:paraId="00001B21">
            <w:pPr>
              <w:numPr>
                <w:ilvl w:val="0"/>
                <w:numId w:val="452"/>
              </w:numPr>
              <w:spacing w:after="240" w:before="0" w:beforeAutospacing="0" w:lineRule="auto"/>
              <w:ind w:left="720" w:hanging="360"/>
            </w:pPr>
            <w:r w:rsidDel="00000000" w:rsidR="00000000" w:rsidRPr="00000000">
              <w:rPr>
                <w:rtl w:val="0"/>
              </w:rPr>
              <w:t xml:space="preserve">Calabria, L., &amp; Marks, E. (2024). What happens in Climate Cafés? Exploring responses to the psychological burdens of climate change in seven UK women. </w:t>
            </w:r>
            <w:r w:rsidDel="00000000" w:rsidR="00000000" w:rsidRPr="00000000">
              <w:rPr>
                <w:i w:val="1"/>
                <w:iCs w:val="1"/>
                <w:rtl w:val="0"/>
              </w:rPr>
              <w:t xml:space="preserve">The Cognitive Behaviour Therapist, 17,</w:t>
            </w:r>
            <w:r w:rsidDel="00000000" w:rsidR="00000000" w:rsidRPr="00000000">
              <w:rPr>
                <w:rtl w:val="0"/>
              </w:rPr>
              <w:t xml:space="preserve"> e33.</w:t>
            </w:r>
            <w:hyperlink r:id="rId836">
              <w:r w:rsidDel="00000000" w:rsidR="00000000" w:rsidRPr="00000000">
                <w:rPr>
                  <w:rtl w:val="0"/>
                </w:rPr>
                <w:t xml:space="preserve"> </w:t>
              </w:r>
            </w:hyperlink>
            <w:hyperlink r:id="rId837">
              <w:r w:rsidDel="00000000" w:rsidR="00000000" w:rsidRPr="00000000">
                <w:rPr>
                  <w:color w:val="1155cc"/>
                  <w:u w:val="single"/>
                  <w:rtl w:val="0"/>
                </w:rPr>
                <w:t xml:space="preserve">https://doi.org/10.1017/S1754470X24000096</w:t>
              </w:r>
            </w:hyperlink>
            <w:r w:rsidDel="00000000" w:rsidR="00000000" w:rsidRPr="00000000">
              <w:rPr>
                <w:rtl w:val="0"/>
              </w:rPr>
            </w:r>
          </w:p>
        </w:tc>
      </w:tr>
    </w:tbl>
    <w:p w:rsidR="00000000" w:rsidDel="00000000" w:rsidP="00000000" w:rsidRDefault="00000000" w:rsidRPr="00000000" w14:paraId="00001B22">
      <w:pPr>
        <w:spacing w:after="240" w:before="240" w:lineRule="auto"/>
        <w:rPr/>
        <w:sectPr>
          <w:headerReference r:id="rId838" w:type="default"/>
          <w:footerReference r:id="rId839"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B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40" w:type="default"/>
          <w:footerReference r:id="rId841" w:type="default"/>
          <w:type w:val="nextPage"/>
          <w:pgSz w:h="12240" w:w="15840" w:orient="landscape"/>
          <w:pgMar w:bottom="1440.0000000000002" w:top="1440.0000000000002" w:left="1440.0000000000002" w:right="1440.0000000000002" w:header="720" w:footer="720"/>
          <w:pgNumType w:start="1"/>
        </w:sectPr>
      </w:pPr>
      <w:bookmarkStart w:colFirst="0" w:colLast="0" w:name="_li0vad2bues8" w:id="397"/>
      <w:bookmarkEnd w:id="3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Multi-level Responses - The Role of Community...</w:t>
      </w:r>
      <w:r w:rsidDel="00000000" w:rsidR="00000000" w:rsidRPr="00000000">
        <w:rPr>
          <w:rtl w:val="0"/>
        </w:rPr>
      </w:r>
    </w:p>
    <w:p w:rsidR="00000000" w:rsidDel="00000000" w:rsidP="00000000" w:rsidRDefault="00000000" w:rsidRPr="00000000" w14:paraId="00001B24">
      <w:pPr>
        <w:pStyle w:val="Heading1"/>
        <w:spacing w:after="240" w:before="240" w:lineRule="auto"/>
        <w:rPr/>
      </w:pPr>
      <w:bookmarkStart w:colFirst="0" w:colLast="0" w:name="_1n1sv9r38dq8" w:id="398"/>
      <w:bookmarkEnd w:id="398"/>
      <w:r w:rsidDel="00000000" w:rsidR="00000000" w:rsidRPr="00000000">
        <w:rPr>
          <w:rtl w:val="0"/>
        </w:rPr>
      </w:r>
    </w:p>
    <w:tbl>
      <w:tblPr>
        <w:tblStyle w:val="Table198"/>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rHeight w:val="1851.2255859374998" w:hRule="atLeast"/>
          <w:tblHeader w:val="0"/>
        </w:trPr>
        <w:tc>
          <w:tcPr>
            <w:shd w:fill="f4cccc" w:val="clear"/>
          </w:tcPr>
          <w:p w:rsidR="00000000" w:rsidDel="00000000" w:rsidP="00000000" w:rsidRDefault="00000000" w:rsidRPr="00000000" w14:paraId="00001B25">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B26">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B27">
            <w:pPr>
              <w:widowControl w:val="0"/>
              <w:rPr>
                <w:b w:val="1"/>
                <w:bCs w:val="1"/>
                <w:sz w:val="28"/>
                <w:szCs w:val="28"/>
              </w:rPr>
            </w:pPr>
            <w:r w:rsidDel="00000000" w:rsidR="00000000" w:rsidRPr="00000000">
              <w:rPr>
                <w:b w:val="1"/>
                <w:bCs w:val="1"/>
                <w:sz w:val="28"/>
                <w:szCs w:val="28"/>
                <w:rtl w:val="0"/>
              </w:rPr>
              <w:t xml:space="preserve">Section 4 is now closed for review and we are no longer accepting comments. Thank you for your contributions!</w:t>
            </w:r>
          </w:p>
          <w:p w:rsidR="00000000" w:rsidDel="00000000" w:rsidP="00000000" w:rsidRDefault="00000000" w:rsidRPr="00000000" w14:paraId="00001B28">
            <w:pPr>
              <w:widowControl w:val="0"/>
              <w:rPr>
                <w:sz w:val="28"/>
                <w:szCs w:val="28"/>
              </w:rPr>
            </w:pPr>
            <w:r w:rsidDel="00000000" w:rsidR="00000000" w:rsidRPr="00000000">
              <w:rPr>
                <w:rtl w:val="0"/>
              </w:rPr>
            </w:r>
          </w:p>
          <w:p w:rsidR="00000000" w:rsidDel="00000000" w:rsidP="00000000" w:rsidRDefault="00000000" w:rsidRPr="00000000" w14:paraId="00001B29">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1B2A">
            <w:pPr>
              <w:widowControl w:val="0"/>
              <w:rPr>
                <w:b w:val="1"/>
                <w:bCs w:val="1"/>
                <w:sz w:val="28"/>
                <w:szCs w:val="28"/>
              </w:rPr>
            </w:pPr>
            <w:r w:rsidDel="00000000" w:rsidR="00000000" w:rsidRPr="00000000">
              <w:rPr>
                <w:rtl w:val="0"/>
              </w:rPr>
            </w:r>
          </w:p>
          <w:p w:rsidR="00000000" w:rsidDel="00000000" w:rsidP="00000000" w:rsidRDefault="00000000" w:rsidRPr="00000000" w14:paraId="00001B2B">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1B2C">
      <w:pPr>
        <w:pStyle w:val="Heading1"/>
        <w:spacing w:after="240" w:before="240" w:lineRule="auto"/>
        <w:rPr/>
      </w:pPr>
      <w:bookmarkStart w:colFirst="0" w:colLast="0" w:name="_2achd256xhbo" w:id="399"/>
      <w:bookmarkEnd w:id="399"/>
      <w:r w:rsidDel="00000000" w:rsidR="00000000" w:rsidRPr="00000000">
        <w:rPr>
          <w:rtl w:val="0"/>
        </w:rPr>
      </w:r>
    </w:p>
    <w:p w:rsidR="00000000" w:rsidDel="00000000" w:rsidP="00000000" w:rsidRDefault="00000000" w:rsidRPr="00000000" w14:paraId="00001B2D">
      <w:pPr>
        <w:pStyle w:val="Heading1"/>
        <w:spacing w:after="240" w:before="240" w:lineRule="auto"/>
        <w:rPr/>
      </w:pPr>
      <w:bookmarkStart w:colFirst="0" w:colLast="0" w:name="_ot07yl21oh66" w:id="400"/>
      <w:bookmarkEnd w:id="400"/>
      <w:r w:rsidDel="00000000" w:rsidR="00000000" w:rsidRPr="00000000">
        <w:rPr>
          <w:rtl w:val="0"/>
        </w:rPr>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pPr>
      <w:r w:rsidDel="00000000" w:rsidR="00000000" w:rsidRPr="00000000">
        <w:rPr>
          <w:rtl w:val="0"/>
        </w:rPr>
      </w:r>
    </w:p>
    <w:p w:rsidR="00000000" w:rsidDel="00000000" w:rsidP="00000000" w:rsidRDefault="00000000" w:rsidRPr="00000000" w14:paraId="00001B30">
      <w:pPr>
        <w:pStyle w:val="Heading1"/>
        <w:spacing w:after="240" w:before="240" w:lineRule="auto"/>
        <w:rPr/>
      </w:pPr>
      <w:bookmarkStart w:colFirst="0" w:colLast="0" w:name="_i8tmbsv9xiw1" w:id="401"/>
      <w:bookmarkEnd w:id="401"/>
      <w:r w:rsidDel="00000000" w:rsidR="00000000" w:rsidRPr="00000000">
        <w:rPr>
          <w:rtl w:val="0"/>
        </w:rPr>
      </w:r>
    </w:p>
    <w:p w:rsidR="00000000" w:rsidDel="00000000" w:rsidP="00000000" w:rsidRDefault="00000000" w:rsidRPr="00000000" w14:paraId="00001B31">
      <w:pPr>
        <w:rPr/>
      </w:pPr>
      <w:r w:rsidDel="00000000" w:rsidR="00000000" w:rsidRPr="00000000">
        <w:rPr>
          <w:rtl w:val="0"/>
        </w:rPr>
      </w:r>
    </w:p>
    <w:p w:rsidR="00000000" w:rsidDel="00000000" w:rsidP="00000000" w:rsidRDefault="00000000" w:rsidRPr="00000000" w14:paraId="00001B32">
      <w:pPr>
        <w:pStyle w:val="Heading1"/>
        <w:spacing w:after="240" w:before="240" w:lineRule="auto"/>
        <w:rPr>
          <w:b w:val="0"/>
          <w:bCs w:val="0"/>
        </w:rPr>
      </w:pPr>
      <w:bookmarkStart w:colFirst="0" w:colLast="0" w:name="_he2lbotq270f" w:id="402"/>
      <w:bookmarkEnd w:id="402"/>
      <w:commentRangeStart w:id="342"/>
      <w:r w:rsidDel="00000000" w:rsidR="00000000" w:rsidRPr="00000000">
        <w:rPr>
          <w:rtl w:val="0"/>
        </w:rPr>
        <w:t xml:space="preserve">Multi-level Responses</w:t>
      </w:r>
      <w:commentRangeEnd w:id="342"/>
      <w:r w:rsidDel="00000000" w:rsidR="00000000" w:rsidRPr="00000000">
        <w:commentReference w:id="342"/>
      </w:r>
      <w:r w:rsidDel="00000000" w:rsidR="00000000" w:rsidRPr="00000000">
        <w:rPr>
          <w:rtl w:val="0"/>
        </w:rPr>
        <w:t xml:space="preserve"> – </w:t>
      </w:r>
      <w:commentRangeStart w:id="343"/>
      <w:r w:rsidDel="00000000" w:rsidR="00000000" w:rsidRPr="00000000">
        <w:rPr>
          <w:rtl w:val="0"/>
        </w:rPr>
        <w:t xml:space="preserve">The Role of Community-based Approaches</w:t>
      </w:r>
      <w:commentRangeEnd w:id="343"/>
      <w:r w:rsidDel="00000000" w:rsidR="00000000" w:rsidRPr="00000000">
        <w:commentReference w:id="343"/>
      </w:r>
      <w:r w:rsidDel="00000000" w:rsidR="00000000" w:rsidRPr="00000000">
        <w:rPr>
          <w:rtl w:val="0"/>
        </w:rPr>
      </w:r>
    </w:p>
    <w:tbl>
      <w:tblPr>
        <w:tblStyle w:val="Table199"/>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1B33">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1B34">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1B35">
            <w:pPr>
              <w:widowControl w:val="0"/>
              <w:numPr>
                <w:ilvl w:val="0"/>
                <w:numId w:val="206"/>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1B36">
            <w:pPr>
              <w:widowControl w:val="0"/>
              <w:numPr>
                <w:ilvl w:val="0"/>
                <w:numId w:val="206"/>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1B37">
            <w:pPr>
              <w:widowControl w:val="0"/>
              <w:numPr>
                <w:ilvl w:val="0"/>
                <w:numId w:val="206"/>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1B38">
            <w:pPr>
              <w:widowControl w:val="0"/>
              <w:numPr>
                <w:ilvl w:val="0"/>
                <w:numId w:val="206"/>
              </w:numPr>
              <w:spacing w:line="240" w:lineRule="auto"/>
              <w:ind w:left="720" w:hanging="360"/>
            </w:pPr>
            <w:r w:rsidDel="00000000" w:rsidR="00000000" w:rsidRPr="00000000">
              <w:rPr>
                <w:rtl w:val="0"/>
              </w:rPr>
              <w:t xml:space="preserve"> </w:t>
            </w:r>
            <w:ins w:author="Dora Rebelo" w:id="611" w:date="2025-12-02T11:34:25Z">
              <w:r w:rsidDel="00000000" w:rsidR="00000000" w:rsidRPr="00000000">
                <w:rPr>
                  <w:rtl w:val="0"/>
                </w:rPr>
                <w:t xml:space="preserve">Doar Rebelo, MHPSS Consultant, Iscte-University Institute of Lisbon</w:t>
              </w:r>
            </w:ins>
            <w:r w:rsidDel="00000000" w:rsidR="00000000" w:rsidRPr="00000000">
              <w:rPr>
                <w:rtl w:val="0"/>
              </w:rPr>
            </w:r>
          </w:p>
          <w:p w:rsidR="00000000" w:rsidDel="00000000" w:rsidP="00000000" w:rsidRDefault="00000000" w:rsidRPr="00000000" w14:paraId="00001B39">
            <w:pPr>
              <w:widowControl w:val="0"/>
              <w:numPr>
                <w:ilvl w:val="0"/>
                <w:numId w:val="206"/>
              </w:numPr>
              <w:spacing w:line="240" w:lineRule="auto"/>
              <w:ind w:left="720" w:hanging="360"/>
            </w:pPr>
            <w:ins w:author="Brianna Aspinall" w:id="612" w:date="2025-12-15T02:56:44Z">
              <w:r w:rsidDel="00000000" w:rsidR="00000000" w:rsidRPr="00000000">
                <w:rPr>
                  <w:rtl w:val="0"/>
                </w:rPr>
                <w:t xml:space="preserve">Brianna Aspinall Nuñez, Carbon Conversations TO </w:t>
              </w:r>
            </w:ins>
            <w:r w:rsidDel="00000000" w:rsidR="00000000" w:rsidRPr="00000000">
              <w:rPr>
                <w:rtl w:val="0"/>
              </w:rPr>
              <w:t xml:space="preserve"> </w:t>
            </w:r>
            <w:ins w:author="Mike Marchand" w:id="613" w:date="2025-12-15T01:01:43Z">
              <w:r w:rsidDel="00000000" w:rsidR="00000000" w:rsidRPr="00000000">
                <w:rPr>
                  <w:rtl w:val="0"/>
                </w:rPr>
                <w:t xml:space="preserve">Michael Marchand, sqilxw, syilx Nation - Cultural Safety Consultant</w:t>
              </w:r>
            </w:ins>
            <w:r w:rsidDel="00000000" w:rsidR="00000000" w:rsidRPr="00000000">
              <w:rPr>
                <w:rtl w:val="0"/>
              </w:rPr>
            </w:r>
          </w:p>
          <w:p w:rsidR="00000000" w:rsidDel="00000000" w:rsidP="00000000" w:rsidRDefault="00000000" w:rsidRPr="00000000" w14:paraId="00001B3A">
            <w:pPr>
              <w:widowControl w:val="0"/>
              <w:numPr>
                <w:ilvl w:val="0"/>
                <w:numId w:val="206"/>
              </w:numPr>
              <w:spacing w:line="240" w:lineRule="auto"/>
              <w:ind w:left="720" w:hanging="360"/>
            </w:pPr>
            <w:ins w:author="Claire Perry" w:id="614" w:date="2026-01-06T04:45:25Z">
              <w:r w:rsidDel="00000000" w:rsidR="00000000" w:rsidRPr="00000000">
                <w:rPr>
                  <w:rtl w:val="0"/>
                </w:rPr>
                <w:t xml:space="preserve">Claire Perry, Centre for Addiction and Mental Health</w:t>
              </w:r>
            </w:ins>
            <w:r w:rsidDel="00000000" w:rsidR="00000000" w:rsidRPr="00000000">
              <w:rPr>
                <w:rtl w:val="0"/>
              </w:rPr>
            </w:r>
          </w:p>
        </w:tc>
      </w:tr>
    </w:tbl>
    <w:p w:rsidR="00000000" w:rsidDel="00000000" w:rsidP="00000000" w:rsidRDefault="00000000" w:rsidRPr="00000000" w14:paraId="00001B3B">
      <w:pPr>
        <w:spacing w:after="240" w:before="240" w:lineRule="auto"/>
        <w:rPr/>
      </w:pPr>
      <w:r w:rsidDel="00000000" w:rsidR="00000000" w:rsidRPr="00000000">
        <w:rPr>
          <w:rtl w:val="0"/>
        </w:rPr>
      </w:r>
    </w:p>
    <w:tbl>
      <w:tblPr>
        <w:tblStyle w:val="Table20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1B3C">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1B3D">
            <w:pPr>
              <w:widowControl w:val="0"/>
              <w:spacing w:after="240" w:before="240" w:line="240" w:lineRule="auto"/>
              <w:rPr/>
            </w:pPr>
            <w:r w:rsidDel="00000000" w:rsidR="00000000" w:rsidRPr="00000000">
              <w:rPr>
                <w:rtl w:val="0"/>
              </w:rPr>
              <w:t xml:space="preserve">It’s one thing for local friends and neighbors to share emotional support, and quite another to develop lasting solutions for a changing climate. That’s where community-based approaches step in, bridging the smaller-scale comfort of peer networks with the structural resources and expertise of formal health systems. In this middle ground, local knowledge—often steeped in traditional or Indigenous practices—can meet policy frameworks head-on, ensuring that solutions are both culturally grounded and practically robust. By placing these diverse insights on equal footing, communities are not only better equipped to cope with climate anxiety and grief, but also able to adapt their social and ecological practices in ways that are equitable, sustainable, and deeply resonant with the people they serve.</w:t>
            </w:r>
          </w:p>
          <w:p w:rsidR="00000000" w:rsidDel="00000000" w:rsidP="00000000" w:rsidRDefault="00000000" w:rsidRPr="00000000" w14:paraId="00001B3E">
            <w:pPr>
              <w:widowControl w:val="0"/>
              <w:spacing w:after="240" w:before="240" w:line="240" w:lineRule="auto"/>
              <w:rPr/>
            </w:pPr>
            <w:r w:rsidDel="00000000" w:rsidR="00000000" w:rsidRPr="00000000">
              <w:rPr>
                <w:rtl w:val="0"/>
              </w:rPr>
              <w:t xml:space="preserve">Take, for example, a community prone to seasonal flooding. In many cases, local residents already know the best ways to fortify houses or reroute water, because they’ve been doing it for generations—sometimes guided by methods passed down through Indigenous teachings or long-standing cultural practices. When formal health systems or government agencies step in to provide infrastructure updates or disaster-relief funding, they can learn from those rooted traditions instead of simply imposing top-down mandates. This synergy ensures that climate adaptation plans aren’t just well-intentioned on paper, but authentically reflect the landscape, heritage, and values of the people who live there.</w:t>
            </w:r>
          </w:p>
          <w:p w:rsidR="00000000" w:rsidDel="00000000" w:rsidP="00000000" w:rsidRDefault="00000000" w:rsidRPr="00000000" w14:paraId="00001B3F">
            <w:pPr>
              <w:widowControl w:val="0"/>
              <w:spacing w:after="240" w:before="240" w:line="240" w:lineRule="auto"/>
              <w:rPr/>
            </w:pPr>
            <w:r w:rsidDel="00000000" w:rsidR="00000000" w:rsidRPr="00000000">
              <w:rPr>
                <w:rtl w:val="0"/>
              </w:rPr>
              <w:t xml:space="preserve">These approaches also champion equity. While institutional resources can often overlook historically marginalized communities—such as those facing systemic injustices or those living far from centralized services—community-driven strategies strive to bring those voices to the table. By weaving intersectionality into planning, leaders can spot the unique challenges faced by different groups and work collaboratively on targeted, inclusive solutions. In many places, this might mean supporting the revival of ancestral fire stewardship to reduce wildfire risks, or adopting local irrigation techniques that have long sustained arid landscapes without depleting water reserves.</w:t>
            </w:r>
          </w:p>
          <w:p w:rsidR="00000000" w:rsidDel="00000000" w:rsidP="00000000" w:rsidRDefault="00000000" w:rsidRPr="00000000" w14:paraId="00001B40">
            <w:pPr>
              <w:widowControl w:val="0"/>
              <w:spacing w:after="240" w:before="240" w:line="240" w:lineRule="auto"/>
              <w:rPr/>
            </w:pPr>
            <w:r w:rsidDel="00000000" w:rsidR="00000000" w:rsidRPr="00000000">
              <w:rPr>
                <w:rtl w:val="0"/>
              </w:rPr>
              <w:t xml:space="preserve">Just as importantly, community-based efforts can provide a collective sense of purpose and identity when it comes to addressing climate emotions. Shared ceremonies or local support circles might integrate meaningful rituals—be it storytelling, drumming circles, or even group reflection on ecological changes—bringing people together in their grief, solidarity, and resilience. These gatherings do more than simply console; they help transform raw emotions into active citizenship, where residents become co-creators of the very programs, policies, and adaptations designed to safeguard their future.</w:t>
            </w:r>
          </w:p>
          <w:p w:rsidR="00000000" w:rsidDel="00000000" w:rsidP="00000000" w:rsidRDefault="00000000" w:rsidRPr="00000000" w14:paraId="00001B41">
            <w:pPr>
              <w:widowControl w:val="0"/>
              <w:spacing w:after="240" w:before="240" w:line="240" w:lineRule="auto"/>
              <w:rPr/>
            </w:pPr>
            <w:r w:rsidDel="00000000" w:rsidR="00000000" w:rsidRPr="00000000">
              <w:rPr>
                <w:rtl w:val="0"/>
              </w:rPr>
              <w:t xml:space="preserve">Ultimately, organizing beyond our natural supports is about recognizing that top-down expertise and bottom-up wisdom each bring vital perspectives. When formal health professionals, policy-makers, and local residents collaborate, they deepen emotional support structures and strengthen practical responses alike. By harnessing the power of ancestral practices, modern science, and community-driven innovation, we not only honor the full spectrum of our human experience—we also craft climate solutions that uplift individuals, bind communities together, and protect the ecosystems we all call home.</w:t>
            </w:r>
          </w:p>
          <w:p w:rsidR="00000000" w:rsidDel="00000000" w:rsidP="00000000" w:rsidRDefault="00000000" w:rsidRPr="00000000" w14:paraId="00001B42">
            <w:pPr>
              <w:widowControl w:val="0"/>
              <w:spacing w:line="240" w:lineRule="auto"/>
              <w:rPr/>
            </w:pPr>
            <w:r w:rsidDel="00000000" w:rsidR="00000000" w:rsidRPr="00000000">
              <w:rPr>
                <w:rtl w:val="0"/>
              </w:rPr>
            </w:r>
          </w:p>
        </w:tc>
      </w:tr>
      <w:tr>
        <w:trPr>
          <w:cantSplit w:val="0"/>
          <w:tblHeader w:val="0"/>
        </w:trPr>
        <w:tc>
          <w:tcPr>
            <w:shd w:fill="ea9999" w:val="clear"/>
          </w:tcPr>
          <w:p w:rsidR="00000000" w:rsidDel="00000000" w:rsidP="00000000" w:rsidRDefault="00000000" w:rsidRPr="00000000" w14:paraId="00001B43">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1B44">
            <w:pPr>
              <w:spacing w:after="240" w:before="240" w:lineRule="auto"/>
              <w:rPr/>
            </w:pPr>
            <w:r w:rsidDel="00000000" w:rsidR="00000000" w:rsidRPr="00000000">
              <w:rPr>
                <w:rtl w:val="0"/>
              </w:rPr>
              <w:t xml:space="preserve">Community-based approaches to climate adaptation occupy a critical middle ground between formal health systems and peer/social support systems. By blending the institutional resources of the former with the grassroots strengths of the latter, these approaches create adaptive solutions that are both inclusive and contextually relevant. Rooted in the integration of local knowledge, traditional practices, and Indigenous ways of knowing, community-based strategies offer culturally grounded and sustainable pathways to address the complex challenges of climate change. This module explores how these approaches act as a bridge between formal systems and natural supports, emphasizing their role in fostering emotional resilience, equity, and collective action.</w:t>
            </w:r>
          </w:p>
          <w:p w:rsidR="00000000" w:rsidDel="00000000" w:rsidP="00000000" w:rsidRDefault="00000000" w:rsidRPr="00000000" w14:paraId="00001B45">
            <w:pPr>
              <w:pStyle w:val="Heading2"/>
              <w:spacing w:after="240" w:before="240" w:lineRule="auto"/>
              <w:rPr/>
            </w:pPr>
            <w:bookmarkStart w:colFirst="0" w:colLast="0" w:name="_m4m1d7e86wis" w:id="403"/>
            <w:bookmarkEnd w:id="403"/>
            <w:r w:rsidDel="00000000" w:rsidR="00000000" w:rsidRPr="00000000">
              <w:rPr>
                <w:rtl w:val="0"/>
              </w:rPr>
              <w:t xml:space="preserve">The Role of Community-Based Approaches</w:t>
            </w:r>
          </w:p>
          <w:p w:rsidR="00000000" w:rsidDel="00000000" w:rsidP="00000000" w:rsidRDefault="00000000" w:rsidRPr="00000000" w14:paraId="00001B46">
            <w:pPr>
              <w:spacing w:after="240" w:before="240" w:lineRule="auto"/>
              <w:rPr/>
            </w:pPr>
            <w:r w:rsidDel="00000000" w:rsidR="00000000" w:rsidRPr="00000000">
              <w:rPr>
                <w:rtl w:val="0"/>
              </w:rPr>
              <w:t xml:space="preserve">Community-based approaches fulfill several key functions that position them as a vital link between institutional systems and grassroots efforts:</w:t>
            </w:r>
          </w:p>
          <w:p w:rsidR="00000000" w:rsidDel="00000000" w:rsidP="00000000" w:rsidRDefault="00000000" w:rsidRPr="00000000" w14:paraId="00001B47">
            <w:pPr>
              <w:numPr>
                <w:ilvl w:val="0"/>
                <w:numId w:val="126"/>
              </w:numPr>
              <w:spacing w:after="0" w:afterAutospacing="0" w:before="240" w:lineRule="auto"/>
              <w:ind w:left="720" w:hanging="360"/>
            </w:pPr>
            <w:r w:rsidDel="00000000" w:rsidR="00000000" w:rsidRPr="00000000">
              <w:rPr>
                <w:b w:val="1"/>
                <w:bCs w:val="1"/>
                <w:rtl w:val="0"/>
              </w:rPr>
              <w:t xml:space="preserve">Linking Formal Systems and Grassroots Efforts:</w:t>
              <w:br w:type="textWrapping"/>
            </w:r>
            <w:r w:rsidDel="00000000" w:rsidR="00000000" w:rsidRPr="00000000">
              <w:rPr>
                <w:rtl w:val="0"/>
              </w:rPr>
              <w:t xml:space="preserve">These approaches act as intermediaries, translating top-down policies into actionable, locally relevant strategies. By fostering collaboration between health systems, governments, and community groups, they ensure alignment between global goals and local realities.</w:t>
              <w:br w:type="textWrapping"/>
            </w:r>
          </w:p>
          <w:p w:rsidR="00000000" w:rsidDel="00000000" w:rsidP="00000000" w:rsidRDefault="00000000" w:rsidRPr="00000000" w14:paraId="00001B48">
            <w:pPr>
              <w:numPr>
                <w:ilvl w:val="0"/>
                <w:numId w:val="126"/>
              </w:numPr>
              <w:spacing w:after="0" w:afterAutospacing="0" w:before="0" w:beforeAutospacing="0" w:lineRule="auto"/>
              <w:ind w:left="720" w:hanging="360"/>
            </w:pPr>
            <w:r w:rsidDel="00000000" w:rsidR="00000000" w:rsidRPr="00000000">
              <w:rPr>
                <w:b w:val="1"/>
                <w:bCs w:val="1"/>
                <w:rtl w:val="0"/>
              </w:rPr>
              <w:t xml:space="preserve">Amplifying Local Knowledge:</w:t>
              <w:br w:type="textWrapping"/>
            </w:r>
            <w:r w:rsidDel="00000000" w:rsidR="00000000" w:rsidRPr="00000000">
              <w:rPr>
                <w:rtl w:val="0"/>
              </w:rPr>
              <w:t xml:space="preserve">Local, traditional, and Indigenous knowledge systems are deeply rooted in place-based understandings of ecological and social dynamics. Community-based efforts integrate these insights into climate solutions, ensuring they are sustainable and culturally appropriate.</w:t>
              <w:br w:type="textWrapping"/>
            </w:r>
          </w:p>
          <w:p w:rsidR="00000000" w:rsidDel="00000000" w:rsidP="00000000" w:rsidRDefault="00000000" w:rsidRPr="00000000" w14:paraId="00001B49">
            <w:pPr>
              <w:numPr>
                <w:ilvl w:val="0"/>
                <w:numId w:val="126"/>
              </w:numPr>
              <w:spacing w:after="0" w:afterAutospacing="0" w:before="0" w:beforeAutospacing="0" w:lineRule="auto"/>
              <w:ind w:left="720" w:hanging="360"/>
            </w:pPr>
            <w:r w:rsidDel="00000000" w:rsidR="00000000" w:rsidRPr="00000000">
              <w:rPr>
                <w:b w:val="1"/>
                <w:bCs w:val="1"/>
                <w:rtl w:val="0"/>
              </w:rPr>
              <w:t xml:space="preserve">Enhancing Social Cohesion:</w:t>
              <w:br w:type="textWrapping"/>
            </w:r>
            <w:r w:rsidDel="00000000" w:rsidR="00000000" w:rsidRPr="00000000">
              <w:rPr>
                <w:rtl w:val="0"/>
              </w:rPr>
              <w:t xml:space="preserve">Strengthening community networks is essential for collective resilience. Community-based approaches build trust, foster collaboration, and empower individuals to take part in shared solutions that address both emotional and practical needs.</w:t>
              <w:br w:type="textWrapping"/>
            </w:r>
          </w:p>
          <w:p w:rsidR="00000000" w:rsidDel="00000000" w:rsidP="00000000" w:rsidRDefault="00000000" w:rsidRPr="00000000" w14:paraId="00001B4A">
            <w:pPr>
              <w:numPr>
                <w:ilvl w:val="0"/>
                <w:numId w:val="126"/>
              </w:numPr>
              <w:spacing w:after="0" w:afterAutospacing="0" w:before="0" w:beforeAutospacing="0" w:lineRule="auto"/>
              <w:ind w:left="720" w:hanging="360"/>
            </w:pPr>
            <w:r w:rsidDel="00000000" w:rsidR="00000000" w:rsidRPr="00000000">
              <w:rPr>
                <w:b w:val="1"/>
                <w:bCs w:val="1"/>
                <w:rtl w:val="0"/>
              </w:rPr>
              <w:t xml:space="preserve">Promoting Equity:</w:t>
              <w:br w:type="textWrapping"/>
            </w:r>
            <w:r w:rsidDel="00000000" w:rsidR="00000000" w:rsidRPr="00000000">
              <w:rPr>
                <w:rtl w:val="0"/>
              </w:rPr>
              <w:t xml:space="preserve">These approaches prioritize the needs of vulnerable populations who are uniquely and disproportionately impacted, ensuring that resources are distributed fairly and that marginalized voices are</w:t>
            </w:r>
            <w:ins w:author="Claire Perry" w:id="615" w:date="2026-01-06T04:31:41Z">
              <w:r w:rsidDel="00000000" w:rsidR="00000000" w:rsidRPr="00000000">
                <w:rPr>
                  <w:rtl w:val="0"/>
                </w:rPr>
                <w:t xml:space="preserve"> centered</w:t>
              </w:r>
            </w:ins>
            <w:r w:rsidDel="00000000" w:rsidR="00000000" w:rsidRPr="00000000">
              <w:rPr>
                <w:rtl w:val="0"/>
              </w:rPr>
              <w:t xml:space="preserve"> </w:t>
            </w:r>
            <w:del w:author="Claire Perry" w:id="616" w:date="2026-01-06T04:31:37Z">
              <w:r w:rsidDel="00000000" w:rsidR="00000000" w:rsidRPr="00000000">
                <w:rPr>
                  <w:rtl w:val="0"/>
                </w:rPr>
                <w:delText xml:space="preserve">included </w:delText>
              </w:r>
            </w:del>
            <w:r w:rsidDel="00000000" w:rsidR="00000000" w:rsidRPr="00000000">
              <w:rPr>
                <w:rtl w:val="0"/>
              </w:rPr>
              <w:t xml:space="preserve">in decision-making processes.</w:t>
              <w:br w:type="textWrapping"/>
            </w:r>
          </w:p>
          <w:p w:rsidR="00000000" w:rsidDel="00000000" w:rsidP="00000000" w:rsidRDefault="00000000" w:rsidRPr="00000000" w14:paraId="00001B4B">
            <w:pPr>
              <w:numPr>
                <w:ilvl w:val="0"/>
                <w:numId w:val="126"/>
              </w:numPr>
              <w:spacing w:after="0" w:afterAutospacing="0" w:before="0" w:beforeAutospacing="0" w:lineRule="auto"/>
              <w:ind w:left="720" w:hanging="360"/>
            </w:pPr>
            <w:r w:rsidDel="00000000" w:rsidR="00000000" w:rsidRPr="00000000">
              <w:rPr>
                <w:b w:val="1"/>
                <w:bCs w:val="1"/>
                <w:rtl w:val="0"/>
              </w:rPr>
              <w:t xml:space="preserve">Supporting Mental and Emotional Health:</w:t>
              <w:br w:type="textWrapping"/>
            </w:r>
            <w:r w:rsidDel="00000000" w:rsidR="00000000" w:rsidRPr="00000000">
              <w:rPr>
                <w:rtl w:val="0"/>
              </w:rPr>
              <w:t xml:space="preserve">By addressing climate emotions such as eco-anxiety, grief, and despair in culturally relevant ways, community-based initiatives provide psychosocial support that complements formal mental health services and peer networks.</w:t>
              <w:br w:type="textWrapping"/>
            </w:r>
          </w:p>
          <w:p w:rsidR="00000000" w:rsidDel="00000000" w:rsidP="00000000" w:rsidRDefault="00000000" w:rsidRPr="00000000" w14:paraId="00001B4C">
            <w:pPr>
              <w:numPr>
                <w:ilvl w:val="0"/>
                <w:numId w:val="126"/>
              </w:numPr>
              <w:spacing w:after="240" w:before="0" w:beforeAutospacing="0" w:lineRule="auto"/>
              <w:ind w:left="720" w:hanging="360"/>
            </w:pPr>
            <w:r w:rsidDel="00000000" w:rsidR="00000000" w:rsidRPr="00000000">
              <w:rPr>
                <w:b w:val="1"/>
                <w:bCs w:val="1"/>
                <w:rtl w:val="0"/>
              </w:rPr>
              <w:t xml:space="preserve">Leveraging Community Strengths:</w:t>
              <w:br w:type="textWrapping"/>
            </w:r>
            <w:r w:rsidDel="00000000" w:rsidR="00000000" w:rsidRPr="00000000">
              <w:rPr>
                <w:rtl w:val="0"/>
              </w:rPr>
              <w:t xml:space="preserve">Asset Based Community Development (ABCD) is a model that focuses on the strengths and gifts that exist within the community. By focusing on what communities already do well such as their skills, stories, networks rather than deficits, ABCD fosters empowerment, self-determination, and resilience. In the context of climate change and mental health, this approach supports locally driven solutions, strengthens relationships, and encourages community-led action.</w:t>
            </w:r>
          </w:p>
          <w:p w:rsidR="00000000" w:rsidDel="00000000" w:rsidP="00000000" w:rsidRDefault="00000000" w:rsidRPr="00000000" w14:paraId="00001B4D">
            <w:pPr>
              <w:pStyle w:val="Heading2"/>
              <w:spacing w:after="240" w:before="240" w:lineRule="auto"/>
              <w:rPr/>
            </w:pPr>
            <w:bookmarkStart w:colFirst="0" w:colLast="0" w:name="_jci36dlg4hr1" w:id="404"/>
            <w:bookmarkEnd w:id="404"/>
            <w:r w:rsidDel="00000000" w:rsidR="00000000" w:rsidRPr="00000000">
              <w:rPr>
                <w:rtl w:val="0"/>
              </w:rPr>
              <w:t xml:space="preserve">The Importance of Local, Traditional, and Indigenous </w:t>
            </w:r>
            <w:commentRangeStart w:id="344"/>
            <w:r w:rsidDel="00000000" w:rsidR="00000000" w:rsidRPr="00000000">
              <w:rPr>
                <w:rtl w:val="0"/>
              </w:rPr>
              <w:t xml:space="preserve">Knowledge</w:t>
            </w:r>
            <w:commentRangeEnd w:id="344"/>
            <w:r w:rsidDel="00000000" w:rsidR="00000000" w:rsidRPr="00000000">
              <w:commentReference w:id="344"/>
            </w:r>
            <w:r w:rsidDel="00000000" w:rsidR="00000000" w:rsidRPr="00000000">
              <w:rPr>
                <w:rtl w:val="0"/>
              </w:rPr>
            </w:r>
          </w:p>
          <w:p w:rsidR="00000000" w:rsidDel="00000000" w:rsidP="00000000" w:rsidRDefault="00000000" w:rsidRPr="00000000" w14:paraId="00001B4E">
            <w:pPr>
              <w:spacing w:after="240" w:before="240" w:lineRule="auto"/>
              <w:rPr/>
            </w:pPr>
            <w:r w:rsidDel="00000000" w:rsidR="00000000" w:rsidRPr="00000000">
              <w:rPr>
                <w:rtl w:val="0"/>
              </w:rPr>
              <w:t xml:space="preserve">Community-based approaches are uniquely powerful because they center local, traditional, and Indigenous knowledge systems, which offer insights often overlooked in formal frameworks. These knowledge systems are:</w:t>
            </w:r>
          </w:p>
          <w:p w:rsidR="00000000" w:rsidDel="00000000" w:rsidP="00000000" w:rsidRDefault="00000000" w:rsidRPr="00000000" w14:paraId="00001B4F">
            <w:pPr>
              <w:numPr>
                <w:ilvl w:val="0"/>
                <w:numId w:val="435"/>
              </w:numPr>
              <w:spacing w:after="0" w:afterAutospacing="0" w:before="240" w:lineRule="auto"/>
              <w:ind w:left="720" w:hanging="360"/>
            </w:pPr>
            <w:r w:rsidDel="00000000" w:rsidR="00000000" w:rsidRPr="00000000">
              <w:rPr>
                <w:b w:val="1"/>
                <w:bCs w:val="1"/>
                <w:rtl w:val="0"/>
              </w:rPr>
              <w:t xml:space="preserve">Culturally</w:t>
            </w:r>
            <w:ins w:author="Claire Perry" w:id="617" w:date="2026-01-06T04:32:38Z">
              <w:r w:rsidDel="00000000" w:rsidR="00000000" w:rsidRPr="00000000">
                <w:rPr>
                  <w:b w:val="1"/>
                  <w:bCs w:val="1"/>
                  <w:rtl w:val="0"/>
                </w:rPr>
                <w:t xml:space="preserve"> Responsive</w:t>
              </w:r>
            </w:ins>
            <w:del w:author="Claire Perry" w:id="617" w:date="2026-01-06T04:32:38Z">
              <w:r w:rsidDel="00000000" w:rsidR="00000000" w:rsidRPr="00000000">
                <w:rPr>
                  <w:b w:val="1"/>
                  <w:bCs w:val="1"/>
                  <w:rtl w:val="0"/>
                </w:rPr>
                <w:delText xml:space="preserve"> Relevant</w:delText>
              </w:r>
            </w:del>
            <w:r w:rsidDel="00000000" w:rsidR="00000000" w:rsidRPr="00000000">
              <w:rPr>
                <w:rtl w:val="0"/>
              </w:rPr>
              <w:t xml:space="preserve">: Reflecting deep connections to specific ecological and social contexts, local and Indigenous practices provide solutions that resonate with community values and experiences.</w:t>
              <w:br w:type="textWrapping"/>
            </w:r>
          </w:p>
          <w:p w:rsidR="00000000" w:rsidDel="00000000" w:rsidP="00000000" w:rsidRDefault="00000000" w:rsidRPr="00000000" w14:paraId="00001B50">
            <w:pPr>
              <w:numPr>
                <w:ilvl w:val="0"/>
                <w:numId w:val="435"/>
              </w:numPr>
              <w:spacing w:after="0" w:afterAutospacing="0" w:before="0" w:beforeAutospacing="0" w:lineRule="auto"/>
              <w:ind w:left="720" w:hanging="360"/>
            </w:pPr>
            <w:r w:rsidDel="00000000" w:rsidR="00000000" w:rsidRPr="00000000">
              <w:rPr>
                <w:b w:val="1"/>
                <w:bCs w:val="1"/>
                <w:rtl w:val="0"/>
              </w:rPr>
              <w:t xml:space="preserve">Sustainable</w:t>
            </w:r>
            <w:r w:rsidDel="00000000" w:rsidR="00000000" w:rsidRPr="00000000">
              <w:rPr>
                <w:rtl w:val="0"/>
              </w:rPr>
              <w:t xml:space="preserve">: Rooted in long-term, symbiotic relationships with the environment, these practices prioritize balance and sustainability.</w:t>
              <w:br w:type="textWrapping"/>
            </w:r>
          </w:p>
          <w:p w:rsidR="00000000" w:rsidDel="00000000" w:rsidP="00000000" w:rsidRDefault="00000000" w:rsidRPr="00000000" w14:paraId="00001B51">
            <w:pPr>
              <w:numPr>
                <w:ilvl w:val="0"/>
                <w:numId w:val="435"/>
              </w:numPr>
              <w:spacing w:after="240" w:before="0" w:beforeAutospacing="0" w:lineRule="auto"/>
              <w:ind w:left="720" w:hanging="360"/>
            </w:pPr>
            <w:r w:rsidDel="00000000" w:rsidR="00000000" w:rsidRPr="00000000">
              <w:rPr>
                <w:b w:val="1"/>
                <w:bCs w:val="1"/>
                <w:rtl w:val="0"/>
              </w:rPr>
              <w:t xml:space="preserve">Resilient</w:t>
            </w:r>
            <w:r w:rsidDel="00000000" w:rsidR="00000000" w:rsidRPr="00000000">
              <w:rPr>
                <w:rtl w:val="0"/>
              </w:rPr>
              <w:t xml:space="preserve">: Grounded in centuries of adaptation, traditional and Indigenous strategies provide time-tested methods for coping with environmental changes.</w:t>
            </w:r>
          </w:p>
          <w:p w:rsidR="00000000" w:rsidDel="00000000" w:rsidP="00000000" w:rsidRDefault="00000000" w:rsidRPr="00000000" w14:paraId="00001B52">
            <w:pPr>
              <w:spacing w:after="240" w:before="240" w:lineRule="auto"/>
              <w:rPr>
                <w:ins w:author="Dora Rebelo" w:id="618" w:date="2025-12-02T11:31:11Z"/>
              </w:rPr>
            </w:pPr>
            <w:r w:rsidDel="00000000" w:rsidR="00000000" w:rsidRPr="00000000">
              <w:rPr>
                <w:rtl w:val="0"/>
              </w:rPr>
              <w:t xml:space="preserve">Examples of these practices include Indigenous fire management to reduce wildfire risk, traditional rainwater harvesting techniques, and biodiversity conservation through Indigenous land stewardship. Theories such as Traditional Ecological Knowledge (TEK) and the relational worldview highlight the interconnectedness of ecosystems, communities, and emotional wellbeing, underscoring the critical role of these approaches in climate adaptation.</w:t>
            </w:r>
            <w:ins w:author="Dora Rebelo" w:id="618" w:date="2025-12-02T11:31:11Z">
              <w:r w:rsidDel="00000000" w:rsidR="00000000" w:rsidRPr="00000000">
                <w:rPr>
                  <w:rtl w:val="0"/>
                </w:rPr>
              </w:r>
            </w:ins>
          </w:p>
          <w:p w:rsidR="00000000" w:rsidDel="00000000" w:rsidP="00000000" w:rsidRDefault="00000000" w:rsidRPr="00000000" w14:paraId="00001B53">
            <w:pPr>
              <w:spacing w:after="240" w:before="240" w:lineRule="auto"/>
              <w:rPr>
                <w:ins w:author="Dora Rebelo" w:id="618" w:date="2025-12-02T11:31:11Z"/>
              </w:rPr>
            </w:pPr>
            <w:ins w:author="Dora Rebelo" w:id="618" w:date="2025-12-02T11:31:11Z">
              <w:commentRangeStart w:id="345"/>
              <w:r w:rsidDel="00000000" w:rsidR="00000000" w:rsidRPr="00000000">
                <w:rPr>
                  <w:rtl w:val="0"/>
                </w:rPr>
              </w:r>
            </w:ins>
          </w:p>
          <w:p w:rsidR="00000000" w:rsidDel="00000000" w:rsidP="00000000" w:rsidRDefault="00000000" w:rsidRPr="00000000" w14:paraId="00001B54">
            <w:pPr>
              <w:pStyle w:val="Heading2"/>
              <w:keepNext w:val="0"/>
              <w:keepLines w:val="0"/>
              <w:spacing w:after="80" w:lineRule="auto"/>
              <w:rPr>
                <w:ins w:author="Dora Rebelo" w:id="618" w:date="2025-12-02T11:31:11Z"/>
                <w:sz w:val="34"/>
                <w:szCs w:val="34"/>
              </w:rPr>
            </w:pPr>
            <w:ins w:author="Dora Rebelo" w:id="618" w:date="2025-12-02T11:31:11Z">
              <w:bookmarkStart w:colFirst="0" w:colLast="0" w:name="_havyamsh2kr5" w:id="405"/>
              <w:bookmarkEnd w:id="405"/>
              <w:commentRangeEnd w:id="345"/>
              <w:r w:rsidDel="00000000" w:rsidR="00000000" w:rsidRPr="00000000">
                <w:commentReference w:id="345"/>
              </w:r>
              <w:r w:rsidDel="00000000" w:rsidR="00000000" w:rsidRPr="00000000">
                <w:rPr>
                  <w:sz w:val="34"/>
                  <w:szCs w:val="34"/>
                  <w:rtl w:val="0"/>
                </w:rPr>
                <w:t xml:space="preserve">Climate Justice as Healing Practice</w:t>
              </w:r>
            </w:ins>
          </w:p>
          <w:p w:rsidR="00000000" w:rsidDel="00000000" w:rsidP="00000000" w:rsidRDefault="00000000" w:rsidRPr="00000000" w14:paraId="00001B55">
            <w:pPr>
              <w:spacing w:after="240" w:before="240" w:lineRule="auto"/>
              <w:rPr>
                <w:ins w:author="Dora Rebelo" w:id="618" w:date="2025-12-02T11:31:11Z"/>
              </w:rPr>
            </w:pPr>
            <w:ins w:author="Dora Rebelo" w:id="618" w:date="2025-12-02T11:31:11Z">
              <w:r w:rsidDel="00000000" w:rsidR="00000000" w:rsidRPr="00000000">
                <w:rPr>
                  <w:rtl w:val="0"/>
                </w:rPr>
                <w:t xml:space="preserve">For many Indigenous communities, mental and spiritual wellbeing is tied to sovereignty, land rights, and self-determination. Therefore, participating in climate justice actions (land defense, cultural revitalization, legal advocacy) becomes part of the healing process.</w:t>
              </w:r>
            </w:ins>
          </w:p>
          <w:p w:rsidR="00000000" w:rsidDel="00000000" w:rsidP="00000000" w:rsidRDefault="00000000" w:rsidRPr="00000000" w14:paraId="00001B56">
            <w:pPr>
              <w:pStyle w:val="Heading3"/>
              <w:keepNext w:val="0"/>
              <w:keepLines w:val="0"/>
              <w:spacing w:before="280" w:lineRule="auto"/>
              <w:rPr>
                <w:ins w:author="Dora Rebelo" w:id="618" w:date="2025-12-02T11:31:11Z"/>
                <w:b w:val="1"/>
                <w:bCs w:val="1"/>
                <w:color w:val="000000"/>
                <w:sz w:val="26"/>
                <w:szCs w:val="26"/>
              </w:rPr>
            </w:pPr>
            <w:ins w:author="Dora Rebelo" w:id="618" w:date="2025-12-02T11:31:11Z">
              <w:bookmarkStart w:colFirst="0" w:colLast="0" w:name="_l7uqauvalnok" w:id="406"/>
              <w:bookmarkEnd w:id="406"/>
              <w:r w:rsidDel="00000000" w:rsidR="00000000" w:rsidRPr="00000000">
                <w:rPr>
                  <w:b w:val="1"/>
                  <w:bCs w:val="1"/>
                  <w:color w:val="000000"/>
                  <w:sz w:val="26"/>
                  <w:szCs w:val="26"/>
                  <w:rtl w:val="0"/>
                </w:rPr>
                <w:t xml:space="preserve">How this mitigates climate distress:</w:t>
              </w:r>
            </w:ins>
          </w:p>
          <w:p w:rsidR="00000000" w:rsidDel="00000000" w:rsidP="00000000" w:rsidRDefault="00000000" w:rsidRPr="00000000" w14:paraId="00001B57">
            <w:pPr>
              <w:numPr>
                <w:ilvl w:val="0"/>
                <w:numId w:val="333"/>
              </w:numPr>
              <w:spacing w:after="0" w:afterAutospacing="0" w:before="240" w:lineRule="auto"/>
              <w:ind w:left="720" w:hanging="360"/>
              <w:rPr>
                <w:ins w:author="Dora Rebelo" w:id="618" w:date="2025-12-02T11:31:11Z"/>
              </w:rPr>
            </w:pPr>
            <w:ins w:author="Dora Rebelo" w:id="618" w:date="2025-12-02T11:31:11Z">
              <w:r w:rsidDel="00000000" w:rsidR="00000000" w:rsidRPr="00000000">
                <w:rPr>
                  <w:rtl w:val="0"/>
                </w:rPr>
                <w:t xml:space="preserve">Builds agency and collective power</w:t>
              </w:r>
            </w:ins>
          </w:p>
          <w:p w:rsidR="00000000" w:rsidDel="00000000" w:rsidP="00000000" w:rsidRDefault="00000000" w:rsidRPr="00000000" w14:paraId="00001B58">
            <w:pPr>
              <w:numPr>
                <w:ilvl w:val="0"/>
                <w:numId w:val="333"/>
              </w:numPr>
              <w:spacing w:after="0" w:afterAutospacing="0" w:before="0" w:beforeAutospacing="0" w:lineRule="auto"/>
              <w:ind w:left="720" w:hanging="360"/>
              <w:rPr>
                <w:ins w:author="Dora Rebelo" w:id="618" w:date="2025-12-02T11:31:11Z"/>
              </w:rPr>
            </w:pPr>
            <w:ins w:author="Dora Rebelo" w:id="618" w:date="2025-12-02T11:31:11Z">
              <w:r w:rsidDel="00000000" w:rsidR="00000000" w:rsidRPr="00000000">
                <w:rPr>
                  <w:rtl w:val="0"/>
                </w:rPr>
                <w:t xml:space="preserve">Connects emotional suffering to structural causes</w:t>
              </w:r>
            </w:ins>
          </w:p>
          <w:p w:rsidR="00000000" w:rsidDel="00000000" w:rsidP="00000000" w:rsidRDefault="00000000" w:rsidRPr="00000000" w14:paraId="00001B59">
            <w:pPr>
              <w:numPr>
                <w:ilvl w:val="0"/>
                <w:numId w:val="333"/>
              </w:numPr>
              <w:spacing w:after="240" w:before="0" w:beforeAutospacing="0" w:lineRule="auto"/>
              <w:ind w:left="720" w:hanging="360"/>
              <w:rPr>
                <w:ins w:author="Dora Rebelo" w:id="618" w:date="2025-12-02T11:31:11Z"/>
              </w:rPr>
            </w:pPr>
            <w:ins w:author="Dora Rebelo" w:id="618" w:date="2025-12-02T11:31:11Z">
              <w:r w:rsidDel="00000000" w:rsidR="00000000" w:rsidRPr="00000000">
                <w:rPr>
                  <w:rtl w:val="0"/>
                </w:rPr>
                <w:t xml:space="preserve">Strengthens bonds through shared purpose</w:t>
              </w:r>
            </w:ins>
          </w:p>
          <w:p w:rsidR="00000000" w:rsidDel="00000000" w:rsidP="00000000" w:rsidRDefault="00000000" w:rsidRPr="00000000" w14:paraId="00001B5A">
            <w:pPr>
              <w:spacing w:after="240" w:before="240" w:lineRule="auto"/>
              <w:rPr>
                <w:ins w:author="Dora Rebelo" w:id="618" w:date="2025-12-02T11:31:11Z"/>
              </w:rPr>
            </w:pPr>
            <w:ins w:author="Dora Rebelo" w:id="618" w:date="2025-12-02T11:31:11Z">
              <w:r w:rsidDel="00000000" w:rsidR="00000000" w:rsidRPr="00000000">
                <w:rPr>
                  <w:rtl w:val="0"/>
                </w:rPr>
                <w:t xml:space="preserve">Activism becomes a </w:t>
              </w:r>
              <w:r w:rsidDel="00000000" w:rsidR="00000000" w:rsidRPr="00000000">
                <w:rPr>
                  <w:b w:val="1"/>
                  <w:bCs w:val="1"/>
                  <w:rtl w:val="0"/>
                </w:rPr>
                <w:t xml:space="preserve">restorative practice</w:t>
              </w:r>
              <w:r w:rsidDel="00000000" w:rsidR="00000000" w:rsidRPr="00000000">
                <w:rPr>
                  <w:rtl w:val="0"/>
                </w:rPr>
                <w:t xml:space="preserve">, not only political.</w:t>
              </w:r>
              <w:r w:rsidDel="00000000" w:rsidR="00000000" w:rsidRPr="00000000">
                <w:rPr>
                  <w:b w:val="1"/>
                  <w:bCs w:val="1"/>
                  <w:sz w:val="46"/>
                  <w:szCs w:val="46"/>
                  <w:rtl w:val="0"/>
                </w:rPr>
                <w:t xml:space="preserve"> </w:t>
              </w:r>
              <w:r w:rsidDel="00000000" w:rsidR="00000000" w:rsidRPr="00000000">
                <w:rPr>
                  <w:rtl w:val="0"/>
                </w:rPr>
                <w:t xml:space="preserve">Indigenous knowledge offers a profound reframing: climate distress is not an individual pathology—it is a sign of relational disruption between people, land, ancestors, and future generations. Healing therefore requires:</w:t>
              </w:r>
            </w:ins>
          </w:p>
          <w:p w:rsidR="00000000" w:rsidDel="00000000" w:rsidP="00000000" w:rsidRDefault="00000000" w:rsidRPr="00000000" w14:paraId="00001B5B">
            <w:pPr>
              <w:numPr>
                <w:ilvl w:val="0"/>
                <w:numId w:val="439"/>
              </w:numPr>
              <w:spacing w:after="0" w:afterAutospacing="0" w:before="240" w:lineRule="auto"/>
              <w:ind w:left="720" w:hanging="360"/>
              <w:rPr>
                <w:ins w:author="Dora Rebelo" w:id="618" w:date="2025-12-02T11:31:11Z"/>
              </w:rPr>
            </w:pPr>
            <w:ins w:author="Dora Rebelo" w:id="618" w:date="2025-12-02T11:31:11Z">
              <w:r w:rsidDel="00000000" w:rsidR="00000000" w:rsidRPr="00000000">
                <w:rPr>
                  <w:b w:val="1"/>
                  <w:bCs w:val="1"/>
                  <w:rtl w:val="0"/>
                </w:rPr>
                <w:t xml:space="preserve">community connection</w:t>
              </w:r>
            </w:ins>
          </w:p>
          <w:p w:rsidR="00000000" w:rsidDel="00000000" w:rsidP="00000000" w:rsidRDefault="00000000" w:rsidRPr="00000000" w14:paraId="00001B5C">
            <w:pPr>
              <w:numPr>
                <w:ilvl w:val="0"/>
                <w:numId w:val="439"/>
              </w:numPr>
              <w:spacing w:after="0" w:afterAutospacing="0" w:before="0" w:beforeAutospacing="0" w:lineRule="auto"/>
              <w:ind w:left="720" w:hanging="360"/>
              <w:rPr>
                <w:ins w:author="Dora Rebelo" w:id="618" w:date="2025-12-02T11:31:11Z"/>
              </w:rPr>
            </w:pPr>
            <w:ins w:author="Dora Rebelo" w:id="618" w:date="2025-12-02T11:31:11Z">
              <w:r w:rsidDel="00000000" w:rsidR="00000000" w:rsidRPr="00000000">
                <w:rPr>
                  <w:b w:val="1"/>
                  <w:bCs w:val="1"/>
                  <w:rtl w:val="0"/>
                </w:rPr>
                <w:t xml:space="preserve">land-based engagement</w:t>
              </w:r>
            </w:ins>
          </w:p>
          <w:p w:rsidR="00000000" w:rsidDel="00000000" w:rsidP="00000000" w:rsidRDefault="00000000" w:rsidRPr="00000000" w14:paraId="00001B5D">
            <w:pPr>
              <w:numPr>
                <w:ilvl w:val="0"/>
                <w:numId w:val="439"/>
              </w:numPr>
              <w:spacing w:after="0" w:afterAutospacing="0" w:before="0" w:beforeAutospacing="0" w:lineRule="auto"/>
              <w:ind w:left="720" w:hanging="360"/>
              <w:rPr>
                <w:ins w:author="Dora Rebelo" w:id="618" w:date="2025-12-02T11:31:11Z"/>
              </w:rPr>
            </w:pPr>
            <w:ins w:author="Dora Rebelo" w:id="618" w:date="2025-12-02T11:31:11Z">
              <w:r w:rsidDel="00000000" w:rsidR="00000000" w:rsidRPr="00000000">
                <w:rPr>
                  <w:b w:val="1"/>
                  <w:bCs w:val="1"/>
                  <w:rtl w:val="0"/>
                </w:rPr>
                <w:t xml:space="preserve">ceremony and story</w:t>
              </w:r>
            </w:ins>
          </w:p>
          <w:p w:rsidR="00000000" w:rsidDel="00000000" w:rsidP="00000000" w:rsidRDefault="00000000" w:rsidRPr="00000000" w14:paraId="00001B5E">
            <w:pPr>
              <w:numPr>
                <w:ilvl w:val="0"/>
                <w:numId w:val="439"/>
              </w:numPr>
              <w:spacing w:after="0" w:afterAutospacing="0" w:before="0" w:beforeAutospacing="0" w:lineRule="auto"/>
              <w:ind w:left="720" w:hanging="360"/>
              <w:rPr>
                <w:ins w:author="Dora Rebelo" w:id="618" w:date="2025-12-02T11:31:11Z"/>
              </w:rPr>
            </w:pPr>
            <w:ins w:author="Dora Rebelo" w:id="618" w:date="2025-12-02T11:31:11Z">
              <w:r w:rsidDel="00000000" w:rsidR="00000000" w:rsidRPr="00000000">
                <w:rPr>
                  <w:b w:val="1"/>
                  <w:bCs w:val="1"/>
                  <w:rtl w:val="0"/>
                </w:rPr>
                <w:t xml:space="preserve">collective governance</w:t>
              </w:r>
            </w:ins>
          </w:p>
          <w:p w:rsidR="00000000" w:rsidDel="00000000" w:rsidP="00000000" w:rsidRDefault="00000000" w:rsidRPr="00000000" w14:paraId="00001B5F">
            <w:pPr>
              <w:numPr>
                <w:ilvl w:val="0"/>
                <w:numId w:val="439"/>
              </w:numPr>
              <w:spacing w:after="0" w:afterAutospacing="0" w:before="0" w:beforeAutospacing="0" w:lineRule="auto"/>
              <w:ind w:left="720" w:hanging="360"/>
              <w:rPr>
                <w:ins w:author="Dora Rebelo" w:id="618" w:date="2025-12-02T11:31:11Z"/>
              </w:rPr>
            </w:pPr>
            <w:ins w:author="Dora Rebelo" w:id="618" w:date="2025-12-02T11:31:11Z">
              <w:r w:rsidDel="00000000" w:rsidR="00000000" w:rsidRPr="00000000">
                <w:rPr>
                  <w:b w:val="1"/>
                  <w:bCs w:val="1"/>
                  <w:rtl w:val="0"/>
                </w:rPr>
                <w:t xml:space="preserve">cultural continuity</w:t>
              </w:r>
            </w:ins>
          </w:p>
          <w:p w:rsidR="00000000" w:rsidDel="00000000" w:rsidP="00000000" w:rsidRDefault="00000000" w:rsidRPr="00000000" w14:paraId="00001B60">
            <w:pPr>
              <w:numPr>
                <w:ilvl w:val="0"/>
                <w:numId w:val="439"/>
              </w:numPr>
              <w:spacing w:after="240" w:before="0" w:beforeAutospacing="0" w:lineRule="auto"/>
              <w:ind w:left="720" w:hanging="360"/>
              <w:rPr>
                <w:ins w:author="Dora Rebelo" w:id="618" w:date="2025-12-02T11:31:11Z"/>
              </w:rPr>
            </w:pPr>
            <w:ins w:author="Dora Rebelo" w:id="618" w:date="2025-12-02T11:31:11Z">
              <w:r w:rsidDel="00000000" w:rsidR="00000000" w:rsidRPr="00000000">
                <w:rPr>
                  <w:b w:val="1"/>
                  <w:bCs w:val="1"/>
                  <w:rtl w:val="0"/>
                </w:rPr>
                <w:t xml:space="preserve">justice and sovereignty</w:t>
              </w:r>
            </w:ins>
          </w:p>
          <w:p w:rsidR="00000000" w:rsidDel="00000000" w:rsidP="00000000" w:rsidRDefault="00000000" w:rsidRPr="00000000" w14:paraId="00001B61">
            <w:pPr>
              <w:spacing w:after="240" w:before="240" w:lineRule="auto"/>
              <w:rPr>
                <w:del w:author="Dora Rebelo" w:id="618" w:date="2025-12-02T11:31:11Z"/>
              </w:rPr>
            </w:pPr>
            <w:ins w:author="Dora Rebelo" w:id="618" w:date="2025-12-02T11:31:11Z">
              <w:r w:rsidDel="00000000" w:rsidR="00000000" w:rsidRPr="00000000">
                <w:rPr>
                  <w:rtl w:val="0"/>
                </w:rPr>
                <w:t xml:space="preserve">These approaches work not by pulling individuals out of distress but by restoring the </w:t>
              </w:r>
              <w:r w:rsidDel="00000000" w:rsidR="00000000" w:rsidRPr="00000000">
                <w:rPr>
                  <w:b w:val="1"/>
                  <w:bCs w:val="1"/>
                  <w:rtl w:val="0"/>
                </w:rPr>
                <w:t xml:space="preserve">web of relationships</w:t>
              </w:r>
              <w:r w:rsidDel="00000000" w:rsidR="00000000" w:rsidRPr="00000000">
                <w:rPr>
                  <w:rtl w:val="0"/>
                </w:rPr>
                <w:t xml:space="preserve"> that make life meaningful, resilient, and sustainable.</w:t>
              </w:r>
            </w:ins>
            <w:del w:author="Dora Rebelo" w:id="618" w:date="2025-12-02T11:31:11Z">
              <w:r w:rsidDel="00000000" w:rsidR="00000000" w:rsidRPr="00000000">
                <w:rPr>
                  <w:rtl w:val="0"/>
                </w:rPr>
              </w:r>
            </w:del>
          </w:p>
          <w:p w:rsidR="00000000" w:rsidDel="00000000" w:rsidP="00000000" w:rsidRDefault="00000000" w:rsidRPr="00000000" w14:paraId="00001B62">
            <w:pPr>
              <w:spacing w:after="240" w:before="240" w:lineRule="auto"/>
              <w:rPr/>
            </w:pPr>
            <w:r w:rsidDel="00000000" w:rsidR="00000000" w:rsidRPr="00000000">
              <w:rPr>
                <w:rtl w:val="0"/>
              </w:rPr>
            </w:r>
          </w:p>
          <w:tbl>
            <w:tblPr>
              <w:tblStyle w:val="Table201"/>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B63">
                  <w:pPr>
                    <w:pStyle w:val="Heading2"/>
                    <w:spacing w:after="240" w:before="240" w:lineRule="auto"/>
                    <w:rPr/>
                  </w:pPr>
                  <w:bookmarkStart w:colFirst="0" w:colLast="0" w:name="_vwz6ofgzlc84" w:id="407"/>
                  <w:bookmarkEnd w:id="407"/>
                  <w:r w:rsidDel="00000000" w:rsidR="00000000" w:rsidRPr="00000000">
                    <w:rPr>
                      <w:rtl w:val="0"/>
                    </w:rPr>
                    <w:t xml:space="preserve">Invitation to dive deeper</w:t>
                  </w:r>
                </w:p>
                <w:p w:rsidR="00000000" w:rsidDel="00000000" w:rsidP="00000000" w:rsidRDefault="00000000" w:rsidRPr="00000000" w14:paraId="00001B64">
                  <w:pPr>
                    <w:rPr>
                      <w:b w:val="1"/>
                      <w:bCs w:val="1"/>
                      <w:color w:val="1155cc"/>
                      <w:u w:val="single"/>
                    </w:rPr>
                  </w:pPr>
                  <w:r w:rsidDel="00000000" w:rsidR="00000000" w:rsidRPr="00000000">
                    <w:rPr>
                      <w:b w:val="1"/>
                      <w:bCs w:val="1"/>
                      <w:rtl w:val="0"/>
                    </w:rPr>
                    <w:t xml:space="preserve">Watch</w:t>
                  </w:r>
                  <w:r w:rsidDel="00000000" w:rsidR="00000000" w:rsidRPr="00000000">
                    <w:rPr>
                      <w:rtl w:val="0"/>
                    </w:rPr>
                  </w:r>
                </w:p>
                <w:p w:rsidR="00000000" w:rsidDel="00000000" w:rsidP="00000000" w:rsidRDefault="00000000" w:rsidRPr="00000000" w14:paraId="00001B65">
                  <w:pPr>
                    <w:spacing w:after="240" w:before="240" w:lineRule="auto"/>
                    <w:rPr/>
                  </w:pPr>
                  <w:hyperlink r:id="rId842">
                    <w:r w:rsidDel="00000000" w:rsidR="00000000" w:rsidRPr="00000000">
                      <w:rPr>
                        <w:color w:val="1155cc"/>
                        <w:u w:val="single"/>
                        <w:rtl w:val="0"/>
                      </w:rPr>
                      <w:t xml:space="preserve">Click here</w:t>
                    </w:r>
                  </w:hyperlink>
                  <w:r w:rsidDel="00000000" w:rsidR="00000000" w:rsidRPr="00000000">
                    <w:rPr>
                      <w:rtl w:val="0"/>
                    </w:rPr>
                    <w:t xml:space="preserve"> to watch YouTube video: </w:t>
                  </w:r>
                  <w:r w:rsidDel="00000000" w:rsidR="00000000" w:rsidRPr="00000000">
                    <w:rPr>
                      <w:b w:val="1"/>
                      <w:bCs w:val="1"/>
                      <w:rtl w:val="0"/>
                    </w:rPr>
                    <w:t xml:space="preserve">Xwisten Nation - Cultural Burning</w:t>
                  </w:r>
                  <w:r w:rsidDel="00000000" w:rsidR="00000000" w:rsidRPr="00000000">
                    <w:rPr>
                      <w:rtl w:val="0"/>
                    </w:rPr>
                    <w:t xml:space="preserve"> (Amy Christianson)</w:t>
                  </w:r>
                  <w:hyperlink r:id="rId843">
                    <w:r w:rsidDel="00000000" w:rsidR="00000000" w:rsidRPr="00000000">
                      <w:rPr>
                        <w:rtl w:val="0"/>
                      </w:rPr>
                      <w:t xml:space="preserve"> </w:t>
                    </w:r>
                  </w:hyperlink>
                  <w:r w:rsidDel="00000000" w:rsidR="00000000" w:rsidRPr="00000000">
                    <w:rPr>
                      <w:rtl w:val="0"/>
                    </w:rPr>
                    <w:t xml:space="preserve">to learn about the importance of Indigenous fire management and cultural burning in Xwisten Nation. (8:47 minutes)</w:t>
                  </w:r>
                </w:p>
                <w:p w:rsidR="00000000" w:rsidDel="00000000" w:rsidP="00000000" w:rsidRDefault="00000000" w:rsidRPr="00000000" w14:paraId="00001B66">
                  <w:pPr>
                    <w:spacing w:after="240" w:before="240" w:lineRule="auto"/>
                    <w:rPr/>
                  </w:pPr>
                  <w:hyperlink r:id="rId844">
                    <w:r w:rsidDel="00000000" w:rsidR="00000000" w:rsidRPr="00000000">
                      <w:rPr>
                        <w:color w:val="1155cc"/>
                        <w:u w:val="single"/>
                        <w:rtl w:val="0"/>
                      </w:rPr>
                      <w:t xml:space="preserve">Click here</w:t>
                    </w:r>
                  </w:hyperlink>
                  <w:r w:rsidDel="00000000" w:rsidR="00000000" w:rsidRPr="00000000">
                    <w:rPr>
                      <w:rtl w:val="0"/>
                    </w:rPr>
                    <w:t xml:space="preserve"> to watch YouTube video: </w:t>
                  </w:r>
                  <w:r w:rsidDel="00000000" w:rsidR="00000000" w:rsidRPr="00000000">
                    <w:rPr>
                      <w:b w:val="1"/>
                      <w:bCs w:val="1"/>
                      <w:rtl w:val="0"/>
                    </w:rPr>
                    <w:t xml:space="preserve">How Protecting Dene K’éh Kusān Stewards Biodiversity</w:t>
                  </w:r>
                  <w:r w:rsidDel="00000000" w:rsidR="00000000" w:rsidRPr="00000000">
                    <w:rPr>
                      <w:rtl w:val="0"/>
                    </w:rPr>
                    <w:t xml:space="preserve"> (Indigenous Leadership Initiative) to learn about how the Kaska are working to protect and conserve their lands of Dene K’éh Kusān. (3:48 minutes)</w:t>
                  </w:r>
                </w:p>
              </w:tc>
            </w:tr>
          </w:tbl>
          <w:p w:rsidR="00000000" w:rsidDel="00000000" w:rsidP="00000000" w:rsidRDefault="00000000" w:rsidRPr="00000000" w14:paraId="00001B67">
            <w:pPr>
              <w:spacing w:after="240" w:before="240" w:lineRule="auto"/>
              <w:rPr/>
            </w:pPr>
            <w:hyperlink r:id="rId845">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1B68">
            <w:pPr>
              <w:pStyle w:val="Heading2"/>
              <w:spacing w:after="240" w:before="240" w:lineRule="auto"/>
              <w:rPr/>
            </w:pPr>
            <w:bookmarkStart w:colFirst="0" w:colLast="0" w:name="_6kw13j61lon" w:id="408"/>
            <w:bookmarkEnd w:id="408"/>
            <w:r w:rsidDel="00000000" w:rsidR="00000000" w:rsidRPr="00000000">
              <w:rPr>
                <w:rtl w:val="0"/>
              </w:rPr>
              <w:t xml:space="preserve">Top-Down Meets Bottom-Up: The Power of Localized Solutions</w:t>
            </w:r>
          </w:p>
          <w:p w:rsidR="00000000" w:rsidDel="00000000" w:rsidP="00000000" w:rsidRDefault="00000000" w:rsidRPr="00000000" w14:paraId="00001B69">
            <w:pPr>
              <w:spacing w:after="240" w:before="240" w:lineRule="auto"/>
              <w:rPr/>
            </w:pPr>
            <w:r w:rsidDel="00000000" w:rsidR="00000000" w:rsidRPr="00000000">
              <w:rPr>
                <w:rtl w:val="0"/>
              </w:rPr>
              <w:t xml:space="preserve">Community-based approaches thrive by combining the strengths of top-down and bottom-up frameworks:</w:t>
            </w:r>
          </w:p>
          <w:p w:rsidR="00000000" w:rsidDel="00000000" w:rsidP="00000000" w:rsidRDefault="00000000" w:rsidRPr="00000000" w14:paraId="00001B6A">
            <w:pPr>
              <w:numPr>
                <w:ilvl w:val="0"/>
                <w:numId w:val="267"/>
              </w:numPr>
              <w:spacing w:after="0" w:afterAutospacing="0" w:before="240" w:lineRule="auto"/>
              <w:ind w:left="720" w:hanging="360"/>
            </w:pPr>
            <w:r w:rsidDel="00000000" w:rsidR="00000000" w:rsidRPr="00000000">
              <w:rPr>
                <w:b w:val="1"/>
                <w:bCs w:val="1"/>
                <w:rtl w:val="0"/>
              </w:rPr>
              <w:t xml:space="preserve">Top-Down Contributions</w:t>
            </w:r>
            <w:r w:rsidDel="00000000" w:rsidR="00000000" w:rsidRPr="00000000">
              <w:rPr>
                <w:rtl w:val="0"/>
              </w:rPr>
              <w:t xml:space="preserve">: Formal systems provide funding, policy frameworks, and technical expertise necessary for large-scale implementation. They offer coordination across regions and sectors, ensuring alignment with broader climate adaptation and disaster response goals.</w:t>
              <w:br w:type="textWrapping"/>
            </w:r>
          </w:p>
          <w:p w:rsidR="00000000" w:rsidDel="00000000" w:rsidP="00000000" w:rsidRDefault="00000000" w:rsidRPr="00000000" w14:paraId="00001B6B">
            <w:pPr>
              <w:numPr>
                <w:ilvl w:val="0"/>
                <w:numId w:val="267"/>
              </w:numPr>
              <w:spacing w:after="240" w:before="0" w:beforeAutospacing="0" w:lineRule="auto"/>
              <w:ind w:left="720" w:hanging="360"/>
            </w:pPr>
            <w:r w:rsidDel="00000000" w:rsidR="00000000" w:rsidRPr="00000000">
              <w:rPr>
                <w:b w:val="1"/>
                <w:bCs w:val="1"/>
                <w:rtl w:val="0"/>
              </w:rPr>
              <w:t xml:space="preserve">Bottom-Up Strengths</w:t>
            </w:r>
            <w:r w:rsidDel="00000000" w:rsidR="00000000" w:rsidRPr="00000000">
              <w:rPr>
                <w:rtl w:val="0"/>
              </w:rPr>
              <w:t xml:space="preserve">: Community-driven approaches are agile, adaptive, and rooted in lived experience. They build trust and empower local populations by centering their voices in the decision-making process.</w:t>
            </w:r>
          </w:p>
          <w:p w:rsidR="00000000" w:rsidDel="00000000" w:rsidP="00000000" w:rsidRDefault="00000000" w:rsidRPr="00000000" w14:paraId="00001B6C">
            <w:pPr>
              <w:spacing w:after="240" w:before="240" w:lineRule="auto"/>
              <w:rPr/>
            </w:pPr>
            <w:r w:rsidDel="00000000" w:rsidR="00000000" w:rsidRPr="00000000">
              <w:rPr>
                <w:rtl w:val="0"/>
              </w:rPr>
              <w:t xml:space="preserve">By bridging these approaches, participatory models such as Adaptive Co-Management</w:t>
            </w:r>
            <w:ins w:author="Claire Perry" w:id="619" w:date="2026-01-06T04:34:18Z">
              <w:r w:rsidDel="00000000" w:rsidR="00000000" w:rsidRPr="00000000">
                <w:rPr>
                  <w:rtl w:val="0"/>
                </w:rPr>
                <w:t xml:space="preserve">,</w:t>
              </w:r>
            </w:ins>
            <w:del w:author="Claire Perry" w:id="619" w:date="2026-01-06T04:34:18Z">
              <w:r w:rsidDel="00000000" w:rsidR="00000000" w:rsidRPr="00000000">
                <w:rPr>
                  <w:rtl w:val="0"/>
                </w:rPr>
                <w:delText xml:space="preserve"> and</w:delText>
              </w:r>
            </w:del>
            <w:r w:rsidDel="00000000" w:rsidR="00000000" w:rsidRPr="00000000">
              <w:rPr>
                <w:rtl w:val="0"/>
              </w:rPr>
              <w:t xml:space="preserve"> Participatory Action Research (PAR)</w:t>
            </w:r>
            <w:ins w:author="Claire Perry" w:id="620" w:date="2026-01-06T04:34:25Z">
              <w:r w:rsidDel="00000000" w:rsidR="00000000" w:rsidRPr="00000000">
                <w:rPr>
                  <w:rtl w:val="0"/>
                </w:rPr>
                <w:t xml:space="preserve">, and Community-Engaged Research</w:t>
              </w:r>
            </w:ins>
            <w:r w:rsidDel="00000000" w:rsidR="00000000" w:rsidRPr="00000000">
              <w:rPr>
                <w:rtl w:val="0"/>
              </w:rPr>
              <w:t xml:space="preserve"> allow for flexible, collaborative solutions. These methods combine scientific expertise with community insights, creating strategies that are both practical and emotionally supportive.</w:t>
            </w:r>
          </w:p>
          <w:p w:rsidR="00000000" w:rsidDel="00000000" w:rsidP="00000000" w:rsidRDefault="00000000" w:rsidRPr="00000000" w14:paraId="00001B6D">
            <w:pPr>
              <w:spacing w:after="240" w:before="240" w:lineRule="auto"/>
              <w:rPr/>
            </w:pPr>
            <w:r w:rsidDel="00000000" w:rsidR="00000000" w:rsidRPr="00000000">
              <w:rPr>
                <w:rtl w:val="0"/>
              </w:rPr>
            </w:r>
          </w:p>
          <w:tbl>
            <w:tblPr>
              <w:tblStyle w:val="Table202"/>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B6E">
                  <w:pPr>
                    <w:pStyle w:val="Heading2"/>
                    <w:spacing w:after="240" w:before="240" w:lineRule="auto"/>
                    <w:rPr/>
                  </w:pPr>
                  <w:bookmarkStart w:colFirst="0" w:colLast="0" w:name="_lwpz8u7hrt5w" w:id="409"/>
                  <w:bookmarkEnd w:id="409"/>
                  <w:r w:rsidDel="00000000" w:rsidR="00000000" w:rsidRPr="00000000">
                    <w:rPr>
                      <w:rtl w:val="0"/>
                    </w:rPr>
                    <w:t xml:space="preserve">Examples of How Community-based Approaches Complement and Enhance Natural Supports</w:t>
                  </w:r>
                </w:p>
                <w:p w:rsidR="00000000" w:rsidDel="00000000" w:rsidP="00000000" w:rsidRDefault="00000000" w:rsidRPr="00000000" w14:paraId="00001B6F">
                  <w:pPr>
                    <w:spacing w:after="240" w:before="240" w:lineRule="auto"/>
                    <w:rPr/>
                  </w:pPr>
                  <w:r w:rsidDel="00000000" w:rsidR="00000000" w:rsidRPr="00000000">
                    <w:rPr>
                      <w:rtl w:val="0"/>
                    </w:rPr>
                    <w:t xml:space="preserve">In the previous module, we introduced the concepts of natural supports and how these relationships and networks promote climate emotions. However, it is important to recognize that natural supports are not always present, and sometimes must be fostered.</w:t>
                  </w:r>
                </w:p>
                <w:p w:rsidR="00000000" w:rsidDel="00000000" w:rsidP="00000000" w:rsidRDefault="00000000" w:rsidRPr="00000000" w14:paraId="00001B70">
                  <w:pPr>
                    <w:spacing w:after="240" w:before="240" w:lineRule="auto"/>
                    <w:rPr>
                      <w:u w:val="single"/>
                    </w:rPr>
                  </w:pPr>
                  <w:r w:rsidDel="00000000" w:rsidR="00000000" w:rsidRPr="00000000">
                    <w:rPr>
                      <w:u w:val="single"/>
                      <w:rtl w:val="0"/>
                    </w:rPr>
                    <w:t xml:space="preserve">Below are a variety of programs that could be implemented within community-based organizations to support the development of natural supports:</w:t>
                  </w:r>
                </w:p>
                <w:p w:rsidR="00000000" w:rsidDel="00000000" w:rsidP="00000000" w:rsidRDefault="00000000" w:rsidRPr="00000000" w14:paraId="00001B71">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B72">
                  <w:pPr>
                    <w:numPr>
                      <w:ilvl w:val="0"/>
                      <w:numId w:val="42"/>
                    </w:numPr>
                    <w:spacing w:after="240" w:before="240" w:lineRule="auto"/>
                    <w:ind w:left="720" w:hanging="360"/>
                    <w:rPr>
                      <w:b w:val="1"/>
                      <w:bCs w:val="1"/>
                    </w:rPr>
                  </w:pPr>
                  <w:r w:rsidDel="00000000" w:rsidR="00000000" w:rsidRPr="00000000">
                    <w:rPr>
                      <w:b w:val="1"/>
                      <w:bCs w:val="1"/>
                      <w:rtl w:val="0"/>
                    </w:rPr>
                    <w:t xml:space="preserve">Community Social Events</w:t>
                  </w:r>
                </w:p>
                <w:p w:rsidR="00000000" w:rsidDel="00000000" w:rsidP="00000000" w:rsidRDefault="00000000" w:rsidRPr="00000000" w14:paraId="00001B73">
                  <w:pPr>
                    <w:spacing w:after="240" w:before="240" w:lineRule="auto"/>
                    <w:ind w:left="720" w:firstLine="0"/>
                    <w:rPr/>
                  </w:pPr>
                  <w:r w:rsidDel="00000000" w:rsidR="00000000" w:rsidRPr="00000000">
                    <w:rPr>
                      <w:rtl w:val="0"/>
                    </w:rPr>
                    <w:t xml:space="preserve">Organize regular community potlucks, block parties, or open-mic nights to encourage casual interactions and relationship-building.</w:t>
                  </w:r>
                </w:p>
                <w:p w:rsidR="00000000" w:rsidDel="00000000" w:rsidP="00000000" w:rsidRDefault="00000000" w:rsidRPr="00000000" w14:paraId="00001B74">
                  <w:pPr>
                    <w:numPr>
                      <w:ilvl w:val="0"/>
                      <w:numId w:val="42"/>
                    </w:numPr>
                    <w:spacing w:after="240" w:before="240" w:lineRule="auto"/>
                    <w:ind w:left="720" w:hanging="360"/>
                    <w:rPr>
                      <w:b w:val="1"/>
                      <w:bCs w:val="1"/>
                    </w:rPr>
                  </w:pPr>
                  <w:r w:rsidDel="00000000" w:rsidR="00000000" w:rsidRPr="00000000">
                    <w:rPr>
                      <w:b w:val="1"/>
                      <w:bCs w:val="1"/>
                      <w:rtl w:val="0"/>
                    </w:rPr>
                    <w:t xml:space="preserve">Peer-Led Support Groups</w:t>
                  </w:r>
                </w:p>
                <w:p w:rsidR="00000000" w:rsidDel="00000000" w:rsidP="00000000" w:rsidRDefault="00000000" w:rsidRPr="00000000" w14:paraId="00001B75">
                  <w:pPr>
                    <w:spacing w:after="240" w:before="240" w:lineRule="auto"/>
                    <w:ind w:left="720" w:firstLine="0"/>
                    <w:rPr/>
                  </w:pPr>
                  <w:r w:rsidDel="00000000" w:rsidR="00000000" w:rsidRPr="00000000">
                    <w:rPr>
                      <w:rtl w:val="0"/>
                    </w:rPr>
                    <w:t xml:space="preserve">Develop peer-led groups focused on shared challenges or interests, such as</w:t>
                  </w:r>
                  <w:ins w:author="Claire Perry" w:id="621" w:date="2026-01-06T04:36:53Z">
                    <w:r w:rsidDel="00000000" w:rsidR="00000000" w:rsidRPr="00000000">
                      <w:rPr>
                        <w:rtl w:val="0"/>
                      </w:rPr>
                      <w:t xml:space="preserve"> climate distress in the contexts of</w:t>
                    </w:r>
                  </w:ins>
                  <w:r w:rsidDel="00000000" w:rsidR="00000000" w:rsidRPr="00000000">
                    <w:rPr>
                      <w:rtl w:val="0"/>
                    </w:rPr>
                    <w:t xml:space="preserve"> parenting, grief,</w:t>
                  </w:r>
                  <w:ins w:author="Claire Perry" w:id="622" w:date="2026-01-06T04:36:50Z">
                    <w:r w:rsidDel="00000000" w:rsidR="00000000" w:rsidRPr="00000000">
                      <w:rPr>
                        <w:rtl w:val="0"/>
                      </w:rPr>
                      <w:t xml:space="preserve"> or chronic illness</w:t>
                    </w:r>
                  </w:ins>
                  <w:del w:author="Claire Perry" w:id="622" w:date="2026-01-06T04:36:50Z">
                    <w:r w:rsidDel="00000000" w:rsidR="00000000" w:rsidRPr="00000000">
                      <w:rPr>
                        <w:rtl w:val="0"/>
                      </w:rPr>
                      <w:delText xml:space="preserve"> climate emotions, or chronic illness</w:delText>
                    </w:r>
                  </w:del>
                  <w:r w:rsidDel="00000000" w:rsidR="00000000" w:rsidRPr="00000000">
                    <w:rPr>
                      <w:rtl w:val="0"/>
                    </w:rPr>
                    <w:t xml:space="preserve">.</w:t>
                  </w:r>
                </w:p>
                <w:p w:rsidR="00000000" w:rsidDel="00000000" w:rsidP="00000000" w:rsidRDefault="00000000" w:rsidRPr="00000000" w14:paraId="00001B76">
                  <w:pPr>
                    <w:numPr>
                      <w:ilvl w:val="0"/>
                      <w:numId w:val="42"/>
                    </w:numPr>
                    <w:spacing w:after="240" w:before="240" w:lineRule="auto"/>
                    <w:ind w:left="720" w:hanging="360"/>
                    <w:rPr>
                      <w:b w:val="1"/>
                      <w:bCs w:val="1"/>
                    </w:rPr>
                  </w:pPr>
                  <w:r w:rsidDel="00000000" w:rsidR="00000000" w:rsidRPr="00000000">
                    <w:rPr>
                      <w:b w:val="1"/>
                      <w:bCs w:val="1"/>
                      <w:rtl w:val="0"/>
                    </w:rPr>
                    <w:t xml:space="preserve">Community Skill-Sharing Initiatives</w:t>
                  </w:r>
                </w:p>
                <w:p w:rsidR="00000000" w:rsidDel="00000000" w:rsidP="00000000" w:rsidRDefault="00000000" w:rsidRPr="00000000" w14:paraId="00001B77">
                  <w:pPr>
                    <w:spacing w:after="240" w:before="240" w:lineRule="auto"/>
                    <w:ind w:left="720" w:firstLine="0"/>
                    <w:rPr/>
                  </w:pPr>
                  <w:r w:rsidDel="00000000" w:rsidR="00000000" w:rsidRPr="00000000">
                    <w:rPr>
                      <w:rtl w:val="0"/>
                    </w:rPr>
                    <w:t xml:space="preserve">Facilitate workshops where participants can teach and learn practical skills (e.g., gardening, </w:t>
                  </w:r>
                  <w:ins w:author="Claire Perry" w:id="623" w:date="2026-01-06T04:36:32Z">
                    <w:r w:rsidDel="00000000" w:rsidR="00000000" w:rsidRPr="00000000">
                      <w:rPr>
                        <w:rtl w:val="0"/>
                      </w:rPr>
                      <w:t xml:space="preserve">plant-based </w:t>
                    </w:r>
                  </w:ins>
                  <w:r w:rsidDel="00000000" w:rsidR="00000000" w:rsidRPr="00000000">
                    <w:rPr>
                      <w:rtl w:val="0"/>
                    </w:rPr>
                    <w:t xml:space="preserve">cooking, or repair work), fostering connection through shared experiences.</w:t>
                  </w:r>
                </w:p>
                <w:p w:rsidR="00000000" w:rsidDel="00000000" w:rsidP="00000000" w:rsidRDefault="00000000" w:rsidRPr="00000000" w14:paraId="00001B78">
                  <w:pPr>
                    <w:numPr>
                      <w:ilvl w:val="0"/>
                      <w:numId w:val="42"/>
                    </w:numPr>
                    <w:spacing w:after="240" w:before="240" w:lineRule="auto"/>
                    <w:ind w:left="720" w:hanging="360"/>
                    <w:rPr>
                      <w:b w:val="1"/>
                      <w:bCs w:val="1"/>
                    </w:rPr>
                  </w:pPr>
                  <w:r w:rsidDel="00000000" w:rsidR="00000000" w:rsidRPr="00000000">
                    <w:rPr>
                      <w:b w:val="1"/>
                      <w:bCs w:val="1"/>
                      <w:rtl w:val="0"/>
                    </w:rPr>
                    <w:t xml:space="preserve">Volunteer Opportunities</w:t>
                  </w:r>
                </w:p>
                <w:p w:rsidR="00000000" w:rsidDel="00000000" w:rsidP="00000000" w:rsidRDefault="00000000" w:rsidRPr="00000000" w14:paraId="00001B79">
                  <w:pPr>
                    <w:spacing w:after="240" w:before="240" w:lineRule="auto"/>
                    <w:ind w:left="720" w:firstLine="0"/>
                    <w:rPr/>
                  </w:pPr>
                  <w:r w:rsidDel="00000000" w:rsidR="00000000" w:rsidRPr="00000000">
                    <w:rPr>
                      <w:rtl w:val="0"/>
                    </w:rPr>
                    <w:t xml:space="preserve">Partner with local organizations to create accessible volunteer opportunities that encourage collaboration and meaningful contributions.</w:t>
                  </w:r>
                </w:p>
                <w:p w:rsidR="00000000" w:rsidDel="00000000" w:rsidP="00000000" w:rsidRDefault="00000000" w:rsidRPr="00000000" w14:paraId="00001B7A">
                  <w:pPr>
                    <w:numPr>
                      <w:ilvl w:val="0"/>
                      <w:numId w:val="42"/>
                    </w:numPr>
                    <w:spacing w:after="240" w:before="240" w:lineRule="auto"/>
                    <w:ind w:left="720" w:hanging="360"/>
                    <w:rPr>
                      <w:b w:val="1"/>
                      <w:bCs w:val="1"/>
                    </w:rPr>
                  </w:pPr>
                  <w:r w:rsidDel="00000000" w:rsidR="00000000" w:rsidRPr="00000000">
                    <w:rPr>
                      <w:b w:val="1"/>
                      <w:bCs w:val="1"/>
                      <w:rtl w:val="0"/>
                    </w:rPr>
                    <w:t xml:space="preserve">Cultural and Faith-Based Programs</w:t>
                  </w:r>
                </w:p>
                <w:p w:rsidR="00000000" w:rsidDel="00000000" w:rsidP="00000000" w:rsidRDefault="00000000" w:rsidRPr="00000000" w14:paraId="00001B7B">
                  <w:pPr>
                    <w:spacing w:after="240" w:before="240" w:lineRule="auto"/>
                    <w:ind w:left="720" w:firstLine="0"/>
                    <w:rPr/>
                  </w:pPr>
                  <w:r w:rsidDel="00000000" w:rsidR="00000000" w:rsidRPr="00000000">
                    <w:rPr>
                      <w:rtl w:val="0"/>
                    </w:rPr>
                    <w:t xml:space="preserve">Support cultural and spiritual institutions in hosting inclusive events, rituals, or sharing circles that align with their communities' values and traditions.</w:t>
                  </w:r>
                </w:p>
                <w:p w:rsidR="00000000" w:rsidDel="00000000" w:rsidP="00000000" w:rsidRDefault="00000000" w:rsidRPr="00000000" w14:paraId="00001B7C">
                  <w:pPr>
                    <w:numPr>
                      <w:ilvl w:val="0"/>
                      <w:numId w:val="42"/>
                    </w:numPr>
                    <w:spacing w:after="240" w:before="240" w:lineRule="auto"/>
                    <w:ind w:left="720" w:hanging="360"/>
                    <w:rPr>
                      <w:b w:val="1"/>
                      <w:bCs w:val="1"/>
                    </w:rPr>
                  </w:pPr>
                  <w:r w:rsidDel="00000000" w:rsidR="00000000" w:rsidRPr="00000000">
                    <w:rPr>
                      <w:b w:val="1"/>
                      <w:bCs w:val="1"/>
                      <w:rtl w:val="0"/>
                    </w:rPr>
                    <w:t xml:space="preserve">Public Spaces for Connection</w:t>
                  </w:r>
                </w:p>
                <w:p w:rsidR="00000000" w:rsidDel="00000000" w:rsidP="00000000" w:rsidRDefault="00000000" w:rsidRPr="00000000" w14:paraId="00001B7D">
                  <w:pPr>
                    <w:spacing w:after="240" w:before="240" w:lineRule="auto"/>
                    <w:ind w:left="720" w:firstLine="0"/>
                    <w:rPr/>
                  </w:pPr>
                  <w:r w:rsidDel="00000000" w:rsidR="00000000" w:rsidRPr="00000000">
                    <w:rPr>
                      <w:rtl w:val="0"/>
                    </w:rPr>
                    <w:t xml:space="preserve">Design or improve parks, community centers, and libraries with features that encourage social interaction, such as seating areas, gardens, or co-working spaces.</w:t>
                  </w:r>
                </w:p>
                <w:p w:rsidR="00000000" w:rsidDel="00000000" w:rsidP="00000000" w:rsidRDefault="00000000" w:rsidRPr="00000000" w14:paraId="00001B7E">
                  <w:pPr>
                    <w:numPr>
                      <w:ilvl w:val="0"/>
                      <w:numId w:val="42"/>
                    </w:numPr>
                    <w:spacing w:after="240" w:before="240" w:lineRule="auto"/>
                    <w:ind w:left="720" w:hanging="360"/>
                    <w:rPr>
                      <w:b w:val="1"/>
                      <w:bCs w:val="1"/>
                    </w:rPr>
                  </w:pPr>
                  <w:r w:rsidDel="00000000" w:rsidR="00000000" w:rsidRPr="00000000">
                    <w:rPr>
                      <w:b w:val="1"/>
                      <w:bCs w:val="1"/>
                      <w:rtl w:val="0"/>
                    </w:rPr>
                    <w:t xml:space="preserve">Mentorship Programs</w:t>
                  </w:r>
                </w:p>
                <w:p w:rsidR="00000000" w:rsidDel="00000000" w:rsidP="00000000" w:rsidRDefault="00000000" w:rsidRPr="00000000" w14:paraId="00001B7F">
                  <w:pPr>
                    <w:spacing w:after="240" w:before="240" w:lineRule="auto"/>
                    <w:ind w:left="720" w:firstLine="0"/>
                    <w:rPr/>
                  </w:pPr>
                  <w:r w:rsidDel="00000000" w:rsidR="00000000" w:rsidRPr="00000000">
                    <w:rPr>
                      <w:rtl w:val="0"/>
                    </w:rPr>
                    <w:t xml:space="preserve">Create intergenerational mentorship programs that connect youth with older adults to foster learning, guidance, and mutual support.</w:t>
                  </w:r>
                </w:p>
                <w:p w:rsidR="00000000" w:rsidDel="00000000" w:rsidP="00000000" w:rsidRDefault="00000000" w:rsidRPr="00000000" w14:paraId="00001B80">
                  <w:pPr>
                    <w:numPr>
                      <w:ilvl w:val="0"/>
                      <w:numId w:val="42"/>
                    </w:numPr>
                    <w:spacing w:after="240" w:before="240" w:lineRule="auto"/>
                    <w:ind w:left="720" w:hanging="360"/>
                    <w:rPr>
                      <w:b w:val="1"/>
                      <w:bCs w:val="1"/>
                    </w:rPr>
                  </w:pPr>
                  <w:r w:rsidDel="00000000" w:rsidR="00000000" w:rsidRPr="00000000">
                    <w:rPr>
                      <w:b w:val="1"/>
                      <w:bCs w:val="1"/>
                      <w:rtl w:val="0"/>
                    </w:rPr>
                    <w:t xml:space="preserve">Neighborhood Initiatives</w:t>
                  </w:r>
                </w:p>
                <w:p w:rsidR="00000000" w:rsidDel="00000000" w:rsidP="00000000" w:rsidRDefault="00000000" w:rsidRPr="00000000" w14:paraId="00001B81">
                  <w:pPr>
                    <w:spacing w:after="240" w:before="240" w:lineRule="auto"/>
                    <w:ind w:left="720" w:firstLine="0"/>
                    <w:rPr/>
                  </w:pPr>
                  <w:r w:rsidDel="00000000" w:rsidR="00000000" w:rsidRPr="00000000">
                    <w:rPr>
                      <w:rtl w:val="0"/>
                    </w:rPr>
                    <w:t xml:space="preserve">Launch neighborhood-based programs such as walking clubs, </w:t>
                  </w:r>
                  <w:ins w:author="Claire Perry" w:id="624" w:date="2026-01-06T04:37:28Z">
                    <w:r w:rsidDel="00000000" w:rsidR="00000000" w:rsidRPr="00000000">
                      <w:rPr>
                        <w:rtl w:val="0"/>
                      </w:rPr>
                      <w:t xml:space="preserve">eco-</w:t>
                    </w:r>
                  </w:ins>
                  <w:r w:rsidDel="00000000" w:rsidR="00000000" w:rsidRPr="00000000">
                    <w:rPr>
                      <w:rtl w:val="0"/>
                    </w:rPr>
                    <w:t xml:space="preserve">book clubs, or community clean-up days that engage people locally.</w:t>
                  </w:r>
                </w:p>
                <w:p w:rsidR="00000000" w:rsidDel="00000000" w:rsidP="00000000" w:rsidRDefault="00000000" w:rsidRPr="00000000" w14:paraId="00001B82">
                  <w:pPr>
                    <w:numPr>
                      <w:ilvl w:val="0"/>
                      <w:numId w:val="42"/>
                    </w:numPr>
                    <w:spacing w:after="240" w:before="240" w:lineRule="auto"/>
                    <w:ind w:left="720" w:hanging="360"/>
                    <w:rPr>
                      <w:b w:val="1"/>
                      <w:bCs w:val="1"/>
                    </w:rPr>
                  </w:pPr>
                  <w:r w:rsidDel="00000000" w:rsidR="00000000" w:rsidRPr="00000000">
                    <w:rPr>
                      <w:b w:val="1"/>
                      <w:bCs w:val="1"/>
                      <w:rtl w:val="0"/>
                    </w:rPr>
                    <w:t xml:space="preserve">Digital Community Platforms</w:t>
                  </w:r>
                </w:p>
                <w:p w:rsidR="00000000" w:rsidDel="00000000" w:rsidP="00000000" w:rsidRDefault="00000000" w:rsidRPr="00000000" w14:paraId="00001B83">
                  <w:pPr>
                    <w:spacing w:after="240" w:before="240" w:lineRule="auto"/>
                    <w:ind w:left="720" w:firstLine="0"/>
                    <w:rPr/>
                  </w:pPr>
                  <w:r w:rsidDel="00000000" w:rsidR="00000000" w:rsidRPr="00000000">
                    <w:rPr>
                      <w:rtl w:val="0"/>
                    </w:rPr>
                    <w:t xml:space="preserve">Develop or promote apps and online forums that help individuals find local groups, events, and resources tailored to their interests.</w:t>
                  </w:r>
                </w:p>
                <w:p w:rsidR="00000000" w:rsidDel="00000000" w:rsidP="00000000" w:rsidRDefault="00000000" w:rsidRPr="00000000" w14:paraId="00001B84">
                  <w:pPr>
                    <w:numPr>
                      <w:ilvl w:val="0"/>
                      <w:numId w:val="42"/>
                    </w:numPr>
                    <w:spacing w:after="240" w:before="240" w:lineRule="auto"/>
                    <w:ind w:left="720" w:hanging="360"/>
                    <w:rPr>
                      <w:b w:val="1"/>
                      <w:bCs w:val="1"/>
                    </w:rPr>
                  </w:pPr>
                  <w:r w:rsidDel="00000000" w:rsidR="00000000" w:rsidRPr="00000000">
                    <w:rPr>
                      <w:b w:val="1"/>
                      <w:bCs w:val="1"/>
                      <w:rtl w:val="0"/>
                    </w:rPr>
                    <w:t xml:space="preserve">Structured Social Connection Programs</w:t>
                  </w:r>
                </w:p>
                <w:p w:rsidR="00000000" w:rsidDel="00000000" w:rsidP="00000000" w:rsidRDefault="00000000" w:rsidRPr="00000000" w14:paraId="00001B85">
                  <w:pPr>
                    <w:spacing w:after="240" w:before="240" w:lineRule="auto"/>
                    <w:ind w:left="720" w:firstLine="0"/>
                    <w:rPr/>
                  </w:pPr>
                  <w:r w:rsidDel="00000000" w:rsidR="00000000" w:rsidRPr="00000000">
                    <w:rPr>
                      <w:rtl w:val="0"/>
                    </w:rPr>
                    <w:t xml:space="preserve">Implement evidence-based programs, like social prescribing, where healthcare providers connect individuals to community activities and support networks.</w:t>
                  </w:r>
                </w:p>
                <w:p w:rsidR="00000000" w:rsidDel="00000000" w:rsidP="00000000" w:rsidRDefault="00000000" w:rsidRPr="00000000" w14:paraId="00001B86">
                  <w:pPr>
                    <w:numPr>
                      <w:ilvl w:val="0"/>
                      <w:numId w:val="42"/>
                    </w:numPr>
                    <w:spacing w:after="240" w:before="240" w:lineRule="auto"/>
                    <w:ind w:left="720" w:hanging="360"/>
                    <w:rPr>
                      <w:b w:val="1"/>
                      <w:bCs w:val="1"/>
                    </w:rPr>
                  </w:pPr>
                  <w:r w:rsidDel="00000000" w:rsidR="00000000" w:rsidRPr="00000000">
                    <w:rPr>
                      <w:b w:val="1"/>
                      <w:bCs w:val="1"/>
                      <w:rtl w:val="0"/>
                    </w:rPr>
                    <w:t xml:space="preserve">Community Outreach Teams</w:t>
                  </w:r>
                </w:p>
                <w:p w:rsidR="00000000" w:rsidDel="00000000" w:rsidP="00000000" w:rsidRDefault="00000000" w:rsidRPr="00000000" w14:paraId="00001B87">
                  <w:pPr>
                    <w:spacing w:after="240" w:before="240" w:lineRule="auto"/>
                    <w:ind w:left="720" w:firstLine="0"/>
                    <w:rPr/>
                  </w:pPr>
                  <w:r w:rsidDel="00000000" w:rsidR="00000000" w:rsidRPr="00000000">
                    <w:rPr>
                      <w:rtl w:val="0"/>
                    </w:rPr>
                    <w:t xml:space="preserve">Deploy outreach workers or community ambassadors to identify isolated individuals and link them to local supports and services.</w:t>
                  </w:r>
                </w:p>
                <w:p w:rsidR="00000000" w:rsidDel="00000000" w:rsidP="00000000" w:rsidRDefault="00000000" w:rsidRPr="00000000" w14:paraId="00001B88">
                  <w:pPr>
                    <w:numPr>
                      <w:ilvl w:val="0"/>
                      <w:numId w:val="42"/>
                    </w:numPr>
                    <w:spacing w:after="240" w:before="240" w:lineRule="auto"/>
                    <w:ind w:left="720" w:hanging="360"/>
                    <w:rPr>
                      <w:b w:val="1"/>
                      <w:bCs w:val="1"/>
                    </w:rPr>
                  </w:pPr>
                  <w:r w:rsidDel="00000000" w:rsidR="00000000" w:rsidRPr="00000000">
                    <w:rPr>
                      <w:b w:val="1"/>
                      <w:bCs w:val="1"/>
                      <w:rtl w:val="0"/>
                    </w:rPr>
                    <w:t xml:space="preserve">Collaborative Creative Projects</w:t>
                  </w:r>
                </w:p>
                <w:p w:rsidR="00000000" w:rsidDel="00000000" w:rsidP="00000000" w:rsidRDefault="00000000" w:rsidRPr="00000000" w14:paraId="00001B89">
                  <w:pPr>
                    <w:spacing w:after="240" w:before="240" w:lineRule="auto"/>
                    <w:ind w:left="720" w:firstLine="0"/>
                    <w:rPr/>
                  </w:pPr>
                  <w:r w:rsidDel="00000000" w:rsidR="00000000" w:rsidRPr="00000000">
                    <w:rPr>
                      <w:rtl w:val="0"/>
                    </w:rPr>
                    <w:t xml:space="preserve">Organize art, music, or theater projects that bring community members together to create something meaningful while building relationships.</w:t>
                  </w:r>
                </w:p>
                <w:p w:rsidR="00000000" w:rsidDel="00000000" w:rsidP="00000000" w:rsidRDefault="00000000" w:rsidRPr="00000000" w14:paraId="00001B8A">
                  <w:pPr>
                    <w:numPr>
                      <w:ilvl w:val="0"/>
                      <w:numId w:val="42"/>
                    </w:numPr>
                    <w:spacing w:after="240" w:before="240" w:lineRule="auto"/>
                    <w:ind w:left="720" w:hanging="360"/>
                    <w:rPr>
                      <w:b w:val="1"/>
                      <w:bCs w:val="1"/>
                    </w:rPr>
                  </w:pPr>
                  <w:ins w:author="Claire Perry" w:id="625" w:date="2026-01-06T04:38:09Z">
                    <w:r w:rsidDel="00000000" w:rsidR="00000000" w:rsidRPr="00000000">
                      <w:rPr>
                        <w:b w:val="1"/>
                        <w:bCs w:val="1"/>
                        <w:rtl w:val="0"/>
                      </w:rPr>
                      <w:t xml:space="preserve">Peer</w:t>
                    </w:r>
                  </w:ins>
                  <w:del w:author="Claire Perry" w:id="625" w:date="2026-01-06T04:38:09Z">
                    <w:r w:rsidDel="00000000" w:rsidR="00000000" w:rsidRPr="00000000">
                      <w:rPr>
                        <w:b w:val="1"/>
                        <w:bCs w:val="1"/>
                        <w:rtl w:val="0"/>
                      </w:rPr>
                      <w:delText xml:space="preserve">Buddy</w:delText>
                    </w:r>
                  </w:del>
                  <w:r w:rsidDel="00000000" w:rsidR="00000000" w:rsidRPr="00000000">
                    <w:rPr>
                      <w:b w:val="1"/>
                      <w:bCs w:val="1"/>
                      <w:rtl w:val="0"/>
                    </w:rPr>
                    <w:t xml:space="preserve"> Systems</w:t>
                  </w:r>
                </w:p>
                <w:p w:rsidR="00000000" w:rsidDel="00000000" w:rsidP="00000000" w:rsidRDefault="00000000" w:rsidRPr="00000000" w14:paraId="00001B8B">
                  <w:pPr>
                    <w:spacing w:after="240" w:before="240" w:lineRule="auto"/>
                    <w:ind w:left="720" w:firstLine="0"/>
                    <w:rPr/>
                  </w:pPr>
                  <w:r w:rsidDel="00000000" w:rsidR="00000000" w:rsidRPr="00000000">
                    <w:rPr>
                      <w:rtl w:val="0"/>
                    </w:rPr>
                    <w:t xml:space="preserve">Establish formalized </w:t>
                  </w:r>
                  <w:ins w:author="Claire Perry" w:id="626" w:date="2026-01-06T04:38:17Z">
                    <w:r w:rsidDel="00000000" w:rsidR="00000000" w:rsidRPr="00000000">
                      <w:rPr>
                        <w:rtl w:val="0"/>
                      </w:rPr>
                      <w:t xml:space="preserve">peer</w:t>
                    </w:r>
                  </w:ins>
                  <w:del w:author="Claire Perry" w:id="626" w:date="2026-01-06T04:38:17Z">
                    <w:r w:rsidDel="00000000" w:rsidR="00000000" w:rsidRPr="00000000">
                      <w:rPr>
                        <w:rtl w:val="0"/>
                      </w:rPr>
                      <w:delText xml:space="preserve">buddy</w:delText>
                    </w:r>
                  </w:del>
                  <w:r w:rsidDel="00000000" w:rsidR="00000000" w:rsidRPr="00000000">
                    <w:rPr>
                      <w:rtl w:val="0"/>
                    </w:rPr>
                    <w:t xml:space="preserve"> programs for individuals facing similar life transitions, such as moving to a new city, becoming a parent, or starting retirement.</w:t>
                  </w:r>
                </w:p>
                <w:p w:rsidR="00000000" w:rsidDel="00000000" w:rsidP="00000000" w:rsidRDefault="00000000" w:rsidRPr="00000000" w14:paraId="00001B8C">
                  <w:pPr>
                    <w:numPr>
                      <w:ilvl w:val="0"/>
                      <w:numId w:val="42"/>
                    </w:numPr>
                    <w:spacing w:after="240" w:before="240" w:lineRule="auto"/>
                    <w:ind w:left="720" w:hanging="360"/>
                    <w:rPr>
                      <w:b w:val="1"/>
                      <w:bCs w:val="1"/>
                    </w:rPr>
                  </w:pPr>
                  <w:r w:rsidDel="00000000" w:rsidR="00000000" w:rsidRPr="00000000">
                    <w:rPr>
                      <w:b w:val="1"/>
                      <w:bCs w:val="1"/>
                      <w:rtl w:val="0"/>
                    </w:rPr>
                    <w:t xml:space="preserve">Transportation Support for Social Engagement</w:t>
                  </w:r>
                </w:p>
                <w:p w:rsidR="00000000" w:rsidDel="00000000" w:rsidP="00000000" w:rsidRDefault="00000000" w:rsidRPr="00000000" w14:paraId="00001B8D">
                  <w:pPr>
                    <w:spacing w:after="240" w:before="240" w:lineRule="auto"/>
                    <w:ind w:left="720" w:firstLine="0"/>
                    <w:rPr/>
                  </w:pPr>
                  <w:r w:rsidDel="00000000" w:rsidR="00000000" w:rsidRPr="00000000">
                    <w:rPr>
                      <w:rtl w:val="0"/>
                    </w:rPr>
                    <w:t xml:space="preserve">Provide affordable or free transportation services to ensure individuals, especially those in rural or underserved areas, can participate in community activities.</w:t>
                  </w:r>
                </w:p>
                <w:p w:rsidR="00000000" w:rsidDel="00000000" w:rsidP="00000000" w:rsidRDefault="00000000" w:rsidRPr="00000000" w14:paraId="00001B8E">
                  <w:pPr>
                    <w:numPr>
                      <w:ilvl w:val="0"/>
                      <w:numId w:val="42"/>
                    </w:numPr>
                    <w:spacing w:after="240" w:before="240" w:lineRule="auto"/>
                    <w:ind w:left="720" w:hanging="360"/>
                    <w:rPr>
                      <w:b w:val="1"/>
                      <w:bCs w:val="1"/>
                    </w:rPr>
                  </w:pPr>
                  <w:r w:rsidDel="00000000" w:rsidR="00000000" w:rsidRPr="00000000">
                    <w:rPr>
                      <w:b w:val="1"/>
                      <w:bCs w:val="1"/>
                      <w:rtl w:val="0"/>
                    </w:rPr>
                    <w:t xml:space="preserve">Group Physical Activities</w:t>
                  </w:r>
                </w:p>
                <w:p w:rsidR="00000000" w:rsidDel="00000000" w:rsidP="00000000" w:rsidRDefault="00000000" w:rsidRPr="00000000" w14:paraId="00001B8F">
                  <w:pPr>
                    <w:spacing w:after="240" w:before="240" w:lineRule="auto"/>
                    <w:ind w:left="720" w:firstLine="0"/>
                    <w:rPr/>
                  </w:pPr>
                  <w:r w:rsidDel="00000000" w:rsidR="00000000" w:rsidRPr="00000000">
                    <w:rPr>
                      <w:rtl w:val="0"/>
                    </w:rPr>
                    <w:t xml:space="preserve">Offer regular group-based exercise classes, hiking clubs, or sports leagues to encourage healthy social engagement.</w:t>
                  </w:r>
                </w:p>
                <w:p w:rsidR="00000000" w:rsidDel="00000000" w:rsidP="00000000" w:rsidRDefault="00000000" w:rsidRPr="00000000" w14:paraId="00001B90">
                  <w:pPr>
                    <w:numPr>
                      <w:ilvl w:val="0"/>
                      <w:numId w:val="42"/>
                    </w:numPr>
                    <w:spacing w:after="240" w:before="240" w:lineRule="auto"/>
                    <w:ind w:left="720" w:hanging="360"/>
                    <w:rPr>
                      <w:b w:val="1"/>
                      <w:bCs w:val="1"/>
                    </w:rPr>
                  </w:pPr>
                  <w:r w:rsidDel="00000000" w:rsidR="00000000" w:rsidRPr="00000000">
                    <w:rPr>
                      <w:b w:val="1"/>
                      <w:bCs w:val="1"/>
                      <w:rtl w:val="0"/>
                    </w:rPr>
                    <w:t xml:space="preserve">Crisis Response Networks</w:t>
                  </w:r>
                </w:p>
                <w:p w:rsidR="00000000" w:rsidDel="00000000" w:rsidP="00000000" w:rsidRDefault="00000000" w:rsidRPr="00000000" w14:paraId="00001B91">
                  <w:pPr>
                    <w:spacing w:after="240" w:before="240" w:lineRule="auto"/>
                    <w:ind w:left="720" w:firstLine="0"/>
                    <w:rPr/>
                  </w:pPr>
                  <w:r w:rsidDel="00000000" w:rsidR="00000000" w:rsidRPr="00000000">
                    <w:rPr>
                      <w:rtl w:val="0"/>
                    </w:rPr>
                    <w:t xml:space="preserve">Create networks that provide immediate social and emotional support during community-wide challenges, such as natural disasters or economic downturns.</w:t>
                  </w:r>
                </w:p>
                <w:p w:rsidR="00000000" w:rsidDel="00000000" w:rsidP="00000000" w:rsidRDefault="00000000" w:rsidRPr="00000000" w14:paraId="00001B92">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1B93">
            <w:pPr>
              <w:spacing w:after="240" w:before="240" w:lineRule="auto"/>
              <w:rPr/>
            </w:pPr>
            <w:r w:rsidDel="00000000" w:rsidR="00000000" w:rsidRPr="00000000">
              <w:rPr>
                <w:rtl w:val="0"/>
              </w:rPr>
            </w:r>
          </w:p>
          <w:p w:rsidR="00000000" w:rsidDel="00000000" w:rsidP="00000000" w:rsidRDefault="00000000" w:rsidRPr="00000000" w14:paraId="00001B94">
            <w:pPr>
              <w:pStyle w:val="Heading2"/>
              <w:spacing w:after="240" w:before="240" w:lineRule="auto"/>
              <w:rPr/>
            </w:pPr>
            <w:bookmarkStart w:colFirst="0" w:colLast="0" w:name="_dkoq5mcdjd7z" w:id="410"/>
            <w:bookmarkEnd w:id="410"/>
            <w:r w:rsidDel="00000000" w:rsidR="00000000" w:rsidRPr="00000000">
              <w:rPr>
                <w:rtl w:val="0"/>
              </w:rPr>
              <w:t xml:space="preserve">The MHCCA’S Ten Principles for Navigating the Mental Health Impacts of Climate Change</w:t>
            </w:r>
          </w:p>
          <w:p w:rsidR="00000000" w:rsidDel="00000000" w:rsidP="00000000" w:rsidRDefault="00000000" w:rsidRPr="00000000" w14:paraId="00001B95">
            <w:pPr>
              <w:spacing w:after="240" w:before="240" w:lineRule="auto"/>
              <w:rPr/>
            </w:pPr>
            <w:r w:rsidDel="00000000" w:rsidR="00000000" w:rsidRPr="00000000">
              <w:rPr>
                <w:rtl w:val="0"/>
              </w:rPr>
              <w:t xml:space="preserve">There are numerous opportunities to support individuals and communities and research continues to examine which among these may be most effective in helping people navigate the mental health impacts of climate change., The MHCCA acknowledges ten key pillars of effective intervention which encourage efforts which:</w:t>
            </w:r>
          </w:p>
          <w:p w:rsidR="00000000" w:rsidDel="00000000" w:rsidP="00000000" w:rsidRDefault="00000000" w:rsidRPr="00000000" w14:paraId="00001B96">
            <w:pPr>
              <w:numPr>
                <w:ilvl w:val="0"/>
                <w:numId w:val="70"/>
              </w:numPr>
              <w:spacing w:after="0" w:afterAutospacing="0" w:before="240" w:lineRule="auto"/>
              <w:ind w:left="720" w:hanging="360"/>
            </w:pPr>
            <w:r w:rsidDel="00000000" w:rsidR="00000000" w:rsidRPr="00000000">
              <w:rPr>
                <w:rtl w:val="0"/>
              </w:rPr>
              <w:t xml:space="preserve">Cultivate Climate Literacy</w:t>
              <w:br w:type="textWrapping"/>
            </w:r>
          </w:p>
          <w:p w:rsidR="00000000" w:rsidDel="00000000" w:rsidP="00000000" w:rsidRDefault="00000000" w:rsidRPr="00000000" w14:paraId="00001B97">
            <w:pPr>
              <w:numPr>
                <w:ilvl w:val="0"/>
                <w:numId w:val="70"/>
              </w:numPr>
              <w:spacing w:after="0" w:afterAutospacing="0" w:before="0" w:beforeAutospacing="0" w:lineRule="auto"/>
              <w:ind w:left="720" w:hanging="360"/>
            </w:pPr>
            <w:r w:rsidDel="00000000" w:rsidR="00000000" w:rsidRPr="00000000">
              <w:rPr>
                <w:rtl w:val="0"/>
              </w:rPr>
              <w:t xml:space="preserve">Foster Emotional Resilience</w:t>
              <w:br w:type="textWrapping"/>
            </w:r>
          </w:p>
          <w:p w:rsidR="00000000" w:rsidDel="00000000" w:rsidP="00000000" w:rsidRDefault="00000000" w:rsidRPr="00000000" w14:paraId="00001B98">
            <w:pPr>
              <w:numPr>
                <w:ilvl w:val="0"/>
                <w:numId w:val="70"/>
              </w:numPr>
              <w:spacing w:after="0" w:afterAutospacing="0" w:before="0" w:beforeAutospacing="0" w:lineRule="auto"/>
              <w:ind w:left="720" w:hanging="360"/>
            </w:pPr>
            <w:r w:rsidDel="00000000" w:rsidR="00000000" w:rsidRPr="00000000">
              <w:rPr>
                <w:rtl w:val="0"/>
              </w:rPr>
              <w:t xml:space="preserve">Inspire Optimism and Hope</w:t>
              <w:br w:type="textWrapping"/>
            </w:r>
          </w:p>
          <w:p w:rsidR="00000000" w:rsidDel="00000000" w:rsidP="00000000" w:rsidRDefault="00000000" w:rsidRPr="00000000" w14:paraId="00001B99">
            <w:pPr>
              <w:numPr>
                <w:ilvl w:val="0"/>
                <w:numId w:val="70"/>
              </w:numPr>
              <w:spacing w:after="0" w:afterAutospacing="0" w:before="0" w:beforeAutospacing="0" w:lineRule="auto"/>
              <w:ind w:left="720" w:hanging="360"/>
            </w:pPr>
            <w:r w:rsidDel="00000000" w:rsidR="00000000" w:rsidRPr="00000000">
              <w:rPr>
                <w:rtl w:val="0"/>
              </w:rPr>
              <w:t xml:space="preserve">Strengthen Social Connections</w:t>
              <w:br w:type="textWrapping"/>
            </w:r>
          </w:p>
          <w:p w:rsidR="00000000" w:rsidDel="00000000" w:rsidP="00000000" w:rsidRDefault="00000000" w:rsidRPr="00000000" w14:paraId="00001B9A">
            <w:pPr>
              <w:numPr>
                <w:ilvl w:val="0"/>
                <w:numId w:val="70"/>
              </w:numPr>
              <w:spacing w:after="0" w:afterAutospacing="0" w:before="0" w:beforeAutospacing="0" w:lineRule="auto"/>
              <w:ind w:left="720" w:hanging="360"/>
            </w:pPr>
            <w:r w:rsidDel="00000000" w:rsidR="00000000" w:rsidRPr="00000000">
              <w:rPr>
                <w:rtl w:val="0"/>
              </w:rPr>
              <w:t xml:space="preserve">Enhance Connection to Nature</w:t>
              <w:br w:type="textWrapping"/>
            </w:r>
          </w:p>
          <w:p w:rsidR="00000000" w:rsidDel="00000000" w:rsidP="00000000" w:rsidRDefault="00000000" w:rsidRPr="00000000" w14:paraId="00001B9B">
            <w:pPr>
              <w:numPr>
                <w:ilvl w:val="0"/>
                <w:numId w:val="70"/>
              </w:numPr>
              <w:spacing w:after="0" w:afterAutospacing="0" w:before="0" w:beforeAutospacing="0" w:lineRule="auto"/>
              <w:ind w:left="720" w:hanging="360"/>
            </w:pPr>
            <w:r w:rsidDel="00000000" w:rsidR="00000000" w:rsidRPr="00000000">
              <w:rPr>
                <w:rtl w:val="0"/>
              </w:rPr>
              <w:t xml:space="preserve">Promote Emotion Regulation</w:t>
              <w:br w:type="textWrapping"/>
            </w:r>
          </w:p>
          <w:p w:rsidR="00000000" w:rsidDel="00000000" w:rsidP="00000000" w:rsidRDefault="00000000" w:rsidRPr="00000000" w14:paraId="00001B9C">
            <w:pPr>
              <w:numPr>
                <w:ilvl w:val="0"/>
                <w:numId w:val="70"/>
              </w:numPr>
              <w:spacing w:after="0" w:afterAutospacing="0" w:before="0" w:beforeAutospacing="0" w:lineRule="auto"/>
              <w:ind w:left="720" w:hanging="360"/>
            </w:pPr>
            <w:r w:rsidDel="00000000" w:rsidR="00000000" w:rsidRPr="00000000">
              <w:rPr>
                <w:rtl w:val="0"/>
              </w:rPr>
              <w:t xml:space="preserve">Support Healthy Coping</w:t>
              <w:br w:type="textWrapping"/>
            </w:r>
          </w:p>
          <w:p w:rsidR="00000000" w:rsidDel="00000000" w:rsidP="00000000" w:rsidRDefault="00000000" w:rsidRPr="00000000" w14:paraId="00001B9D">
            <w:pPr>
              <w:numPr>
                <w:ilvl w:val="0"/>
                <w:numId w:val="70"/>
              </w:numPr>
              <w:spacing w:after="0" w:afterAutospacing="0" w:before="0" w:beforeAutospacing="0" w:lineRule="auto"/>
              <w:ind w:left="720" w:hanging="360"/>
            </w:pPr>
            <w:r w:rsidDel="00000000" w:rsidR="00000000" w:rsidRPr="00000000">
              <w:rPr>
                <w:rtl w:val="0"/>
              </w:rPr>
              <w:t xml:space="preserve">Champion Climate Justice</w:t>
              <w:br w:type="textWrapping"/>
            </w:r>
          </w:p>
          <w:p w:rsidR="00000000" w:rsidDel="00000000" w:rsidP="00000000" w:rsidRDefault="00000000" w:rsidRPr="00000000" w14:paraId="00001B9E">
            <w:pPr>
              <w:numPr>
                <w:ilvl w:val="0"/>
                <w:numId w:val="70"/>
              </w:numPr>
              <w:spacing w:after="0" w:afterAutospacing="0" w:before="0" w:beforeAutospacing="0" w:lineRule="auto"/>
              <w:ind w:left="720" w:hanging="360"/>
            </w:pPr>
            <w:r w:rsidDel="00000000" w:rsidR="00000000" w:rsidRPr="00000000">
              <w:rPr>
                <w:rtl w:val="0"/>
              </w:rPr>
              <w:t xml:space="preserve">Empower Community-led Adaptation</w:t>
              <w:br w:type="textWrapping"/>
            </w:r>
          </w:p>
          <w:p w:rsidR="00000000" w:rsidDel="00000000" w:rsidP="00000000" w:rsidRDefault="00000000" w:rsidRPr="00000000" w14:paraId="00001B9F">
            <w:pPr>
              <w:numPr>
                <w:ilvl w:val="0"/>
                <w:numId w:val="70"/>
              </w:numPr>
              <w:spacing w:after="240" w:before="0" w:beforeAutospacing="0" w:lineRule="auto"/>
              <w:ind w:left="720" w:hanging="360"/>
            </w:pPr>
            <w:r w:rsidDel="00000000" w:rsidR="00000000" w:rsidRPr="00000000">
              <w:rPr>
                <w:rtl w:val="0"/>
              </w:rPr>
              <w:t xml:space="preserve">Foster Collective Responsibility</w:t>
              <w:br w:type="textWrapping"/>
            </w:r>
          </w:p>
          <w:p w:rsidR="00000000" w:rsidDel="00000000" w:rsidP="00000000" w:rsidRDefault="00000000" w:rsidRPr="00000000" w14:paraId="00001BA0">
            <w:pPr>
              <w:spacing w:after="240" w:before="240" w:lineRule="auto"/>
              <w:rPr/>
            </w:pPr>
            <w:r w:rsidDel="00000000" w:rsidR="00000000" w:rsidRPr="00000000">
              <w:rPr>
                <w:rtl w:val="0"/>
              </w:rPr>
              <w:t xml:space="preserve">By prioritizing approaches that are built upon these pillars, communities can maximize their impact in helping to resolve distress and promote resilience.</w:t>
            </w:r>
          </w:p>
          <w:p w:rsidR="00000000" w:rsidDel="00000000" w:rsidP="00000000" w:rsidRDefault="00000000" w:rsidRPr="00000000" w14:paraId="00001BA1">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1BA2">
            <w:pPr>
              <w:widowControl w:val="0"/>
              <w:spacing w:line="240" w:lineRule="auto"/>
              <w:rPr>
                <w:b w:val="1"/>
                <w:bCs w:val="1"/>
              </w:rPr>
            </w:pPr>
            <w:r w:rsidDel="00000000" w:rsidR="00000000" w:rsidRPr="00000000">
              <w:rPr>
                <w:b w:val="1"/>
                <w:bCs w:val="1"/>
                <w:rtl w:val="0"/>
              </w:rPr>
              <w:t xml:space="preserve">Indigenous </w:t>
            </w:r>
            <w:commentRangeStart w:id="346"/>
            <w:r w:rsidDel="00000000" w:rsidR="00000000" w:rsidRPr="00000000">
              <w:rPr>
                <w:b w:val="1"/>
                <w:bCs w:val="1"/>
                <w:rtl w:val="0"/>
              </w:rPr>
              <w:t xml:space="preserve">Perspectives</w:t>
            </w:r>
            <w:commentRangeEnd w:id="346"/>
            <w:r w:rsidDel="00000000" w:rsidR="00000000" w:rsidRPr="00000000">
              <w:commentReference w:id="346"/>
            </w:r>
            <w:r w:rsidDel="00000000" w:rsidR="00000000" w:rsidRPr="00000000">
              <w:rPr>
                <w:rtl w:val="0"/>
              </w:rPr>
            </w:r>
          </w:p>
        </w:tc>
        <w:tc>
          <w:tcPr>
            <w:shd w:fill="d9d2e9" w:val="clear"/>
          </w:tcPr>
          <w:p w:rsidR="00000000" w:rsidDel="00000000" w:rsidP="00000000" w:rsidRDefault="00000000" w:rsidRPr="00000000" w14:paraId="00001BA3">
            <w:pPr>
              <w:spacing w:after="240" w:before="240" w:lineRule="auto"/>
              <w:rPr/>
            </w:pPr>
            <w:r w:rsidDel="00000000" w:rsidR="00000000" w:rsidRPr="00000000">
              <w:rPr>
                <w:rtl w:val="0"/>
              </w:rPr>
              <w:t xml:space="preserve">As this module highlights the value of community-based approaches, many Indigenous Nations are leading powerful examples of climate action and wellness grounded in self-determination and place-based knowledge. From land back movements to food sovereignty projects and climate wellness planning, Indigenous communities are designing local responses that address both the ecological and emotional impacts of climate change. These efforts reflect a holistic understanding of wellbeing that includes land, spirit, culture, and kinship. Initiatives like fire stewardship programs, language revitalization tied to seasonal cycles, and youth-led land camps support both ecological resilience and mental health.</w:t>
            </w:r>
          </w:p>
          <w:p w:rsidR="00000000" w:rsidDel="00000000" w:rsidP="00000000" w:rsidRDefault="00000000" w:rsidRPr="00000000" w14:paraId="00001BA4">
            <w:pPr>
              <w:spacing w:after="240" w:before="240" w:lineRule="auto"/>
              <w:rPr/>
            </w:pPr>
            <w:r w:rsidDel="00000000" w:rsidR="00000000" w:rsidRPr="00000000">
              <w:rPr>
                <w:rtl w:val="0"/>
              </w:rPr>
              <w:t xml:space="preserve">These community-led models are not only locally informed, they are deeply relational. They prioritize decision-making grounded in responsibility to future generations, and they weave together the strengths of Elders, Knowledge Holders, and youth. Ceremony, harvest practices, water protection, and Indigenous laws are central to these approaches, supporting healing and belonging while restoring balance with the land. These examples show how climate resilience is cultivated through community autonomy, cultural continuity, and collective care. They complement and strengthen the community-based frameworks discussed in this module by demonstrating how wellness and adaptation are inseparable when guided by Indigenous knowledge and leadership.</w:t>
            </w:r>
          </w:p>
        </w:tc>
      </w:tr>
      <w:tr>
        <w:trPr>
          <w:cantSplit w:val="0"/>
          <w:tblHeader w:val="0"/>
        </w:trPr>
        <w:tc>
          <w:tcPr>
            <w:shd w:fill="b6d7a8" w:val="clear"/>
          </w:tcPr>
          <w:p w:rsidR="00000000" w:rsidDel="00000000" w:rsidP="00000000" w:rsidRDefault="00000000" w:rsidRPr="00000000" w14:paraId="00001BA5">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1BA6">
            <w:pPr>
              <w:numPr>
                <w:ilvl w:val="0"/>
                <w:numId w:val="531"/>
              </w:numPr>
              <w:spacing w:after="0" w:afterAutospacing="0" w:before="240" w:lineRule="auto"/>
              <w:ind w:left="720" w:hanging="360"/>
            </w:pPr>
            <w:r w:rsidDel="00000000" w:rsidR="00000000" w:rsidRPr="00000000">
              <w:rPr>
                <w:rtl w:val="0"/>
              </w:rPr>
              <w:t xml:space="preserve">Community-based approaches to climate adaptation serve as a vital bridge between formal health systems and peer/social support networks.</w:t>
              <w:br w:type="textWrapping"/>
            </w:r>
          </w:p>
          <w:p w:rsidR="00000000" w:rsidDel="00000000" w:rsidP="00000000" w:rsidRDefault="00000000" w:rsidRPr="00000000" w14:paraId="00001BA7">
            <w:pPr>
              <w:numPr>
                <w:ilvl w:val="0"/>
                <w:numId w:val="531"/>
              </w:numPr>
              <w:spacing w:after="0" w:afterAutospacing="0" w:before="0" w:beforeAutospacing="0" w:lineRule="auto"/>
              <w:ind w:left="720" w:hanging="360"/>
            </w:pPr>
            <w:r w:rsidDel="00000000" w:rsidR="00000000" w:rsidRPr="00000000">
              <w:rPr>
                <w:rtl w:val="0"/>
              </w:rPr>
              <w:t xml:space="preserve">By integrating top-down resources with bottom-up knowledge, they ensure that climate solutions are equitable, culturally relevant, and sustainable.</w:t>
              <w:br w:type="textWrapping"/>
            </w:r>
          </w:p>
          <w:p w:rsidR="00000000" w:rsidDel="00000000" w:rsidP="00000000" w:rsidRDefault="00000000" w:rsidRPr="00000000" w14:paraId="00001BA8">
            <w:pPr>
              <w:numPr>
                <w:ilvl w:val="0"/>
                <w:numId w:val="531"/>
              </w:numPr>
              <w:spacing w:after="240" w:before="0" w:beforeAutospacing="0" w:lineRule="auto"/>
              <w:ind w:left="720" w:hanging="360"/>
            </w:pPr>
            <w:r w:rsidDel="00000000" w:rsidR="00000000" w:rsidRPr="00000000">
              <w:rPr>
                <w:rtl w:val="0"/>
              </w:rPr>
              <w:t xml:space="preserve">Centering local, traditional, and Indigenous knowledges empowers communities to navigate both the practical and emotional challenges of climate change while fostering collective resilience.</w:t>
            </w:r>
          </w:p>
        </w:tc>
      </w:tr>
      <w:tr>
        <w:trPr>
          <w:cantSplit w:val="0"/>
          <w:tblHeader w:val="0"/>
        </w:trPr>
        <w:tc>
          <w:tcPr>
            <w:shd w:fill="a4c2f4" w:val="clear"/>
          </w:tcPr>
          <w:p w:rsidR="00000000" w:rsidDel="00000000" w:rsidP="00000000" w:rsidRDefault="00000000" w:rsidRPr="00000000" w14:paraId="00001BA9">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1BAA">
            <w:pPr>
              <w:spacing w:after="240" w:before="240" w:lineRule="auto"/>
              <w:rPr/>
            </w:pPr>
            <w:r w:rsidDel="00000000" w:rsidR="00000000" w:rsidRPr="00000000">
              <w:rPr>
                <w:rtl w:val="0"/>
              </w:rPr>
              <w:t xml:space="preserve">Below are active learning activities that you can use to enhance your learning experience for the content presented in this module. One version is designed to be done on your own and the other is designed to be done with others.</w:t>
            </w:r>
          </w:p>
          <w:p w:rsidR="00000000" w:rsidDel="00000000" w:rsidP="00000000" w:rsidRDefault="00000000" w:rsidRPr="00000000" w14:paraId="00001BAB">
            <w:pPr>
              <w:pStyle w:val="Heading2"/>
              <w:spacing w:after="240" w:before="240" w:lineRule="auto"/>
              <w:rPr/>
            </w:pPr>
            <w:bookmarkStart w:colFirst="0" w:colLast="0" w:name="_eyyibo54np9f" w:id="411"/>
            <w:bookmarkEnd w:id="411"/>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1BAC">
            <w:pPr>
              <w:spacing w:after="240" w:before="240" w:lineRule="auto"/>
              <w:rPr/>
            </w:pPr>
            <w:r w:rsidDel="00000000" w:rsidR="00000000" w:rsidRPr="00000000">
              <w:rPr>
                <w:rtl w:val="0"/>
              </w:rPr>
              <w:t xml:space="preserve">Objective: Learners will explore the interplay between formal systems, local knowledge, and grassroots efforts by designing a community-based initiative that integrates traditional practices, fosters social cohesion, and addresses both practical and emotional needs related to climate change.</w:t>
            </w:r>
          </w:p>
          <w:p w:rsidR="00000000" w:rsidDel="00000000" w:rsidP="00000000" w:rsidRDefault="00000000" w:rsidRPr="00000000" w14:paraId="00001BAD">
            <w:pPr>
              <w:spacing w:after="240" w:before="240" w:lineRule="auto"/>
              <w:rPr>
                <w:u w:val="single"/>
              </w:rPr>
            </w:pPr>
            <w:commentRangeStart w:id="347"/>
            <w:r w:rsidDel="00000000" w:rsidR="00000000" w:rsidRPr="00000000">
              <w:rPr>
                <w:u w:val="single"/>
                <w:rtl w:val="0"/>
              </w:rPr>
              <w:t xml:space="preserve">Instructions:</w:t>
            </w:r>
            <w:commentRangeEnd w:id="347"/>
            <w:r w:rsidDel="00000000" w:rsidR="00000000" w:rsidRPr="00000000">
              <w:commentReference w:id="347"/>
            </w:r>
            <w:r w:rsidDel="00000000" w:rsidR="00000000" w:rsidRPr="00000000">
              <w:rPr>
                <w:rtl w:val="0"/>
              </w:rPr>
            </w:r>
          </w:p>
          <w:p w:rsidR="00000000" w:rsidDel="00000000" w:rsidP="00000000" w:rsidRDefault="00000000" w:rsidRPr="00000000" w14:paraId="00001BAE">
            <w:pPr>
              <w:numPr>
                <w:ilvl w:val="0"/>
                <w:numId w:val="567"/>
              </w:numPr>
              <w:spacing w:after="0" w:afterAutospacing="0" w:before="240" w:lineRule="auto"/>
              <w:ind w:left="720" w:hanging="360"/>
            </w:pPr>
            <w:r w:rsidDel="00000000" w:rsidR="00000000" w:rsidRPr="00000000">
              <w:rPr>
                <w:rtl w:val="0"/>
              </w:rPr>
              <w:t xml:space="preserve">Reflection: Identifying Community Needs (20 minutes):</w:t>
            </w:r>
          </w:p>
          <w:p w:rsidR="00000000" w:rsidDel="00000000" w:rsidP="00000000" w:rsidRDefault="00000000" w:rsidRPr="00000000" w14:paraId="00001BAF">
            <w:pPr>
              <w:numPr>
                <w:ilvl w:val="1"/>
                <w:numId w:val="567"/>
              </w:numPr>
              <w:spacing w:after="0" w:afterAutospacing="0" w:before="0" w:beforeAutospacing="0" w:lineRule="auto"/>
              <w:ind w:left="1440" w:hanging="360"/>
            </w:pPr>
            <w:r w:rsidDel="00000000" w:rsidR="00000000" w:rsidRPr="00000000">
              <w:rPr>
                <w:rtl w:val="0"/>
              </w:rPr>
              <w:t xml:space="preserve">Reflect on your local or imagined community and consider:</w:t>
            </w:r>
          </w:p>
          <w:p w:rsidR="00000000" w:rsidDel="00000000" w:rsidP="00000000" w:rsidRDefault="00000000" w:rsidRPr="00000000" w14:paraId="00001BB0">
            <w:pPr>
              <w:numPr>
                <w:ilvl w:val="2"/>
                <w:numId w:val="567"/>
              </w:numPr>
              <w:spacing w:after="0" w:afterAutospacing="0" w:before="0" w:beforeAutospacing="0" w:lineRule="auto"/>
              <w:ind w:left="2160" w:hanging="360"/>
            </w:pPr>
            <w:r w:rsidDel="00000000" w:rsidR="00000000" w:rsidRPr="00000000">
              <w:rPr>
                <w:rtl w:val="0"/>
              </w:rPr>
              <w:t xml:space="preserve">What are the primary climate-related challenges your community faces?</w:t>
            </w:r>
          </w:p>
          <w:p w:rsidR="00000000" w:rsidDel="00000000" w:rsidP="00000000" w:rsidRDefault="00000000" w:rsidRPr="00000000" w14:paraId="00001BB1">
            <w:pPr>
              <w:numPr>
                <w:ilvl w:val="2"/>
                <w:numId w:val="567"/>
              </w:numPr>
              <w:spacing w:after="0" w:afterAutospacing="0" w:before="0" w:beforeAutospacing="0" w:lineRule="auto"/>
              <w:ind w:left="2160" w:hanging="360"/>
            </w:pPr>
            <w:r w:rsidDel="00000000" w:rsidR="00000000" w:rsidRPr="00000000">
              <w:rPr>
                <w:rtl w:val="0"/>
              </w:rPr>
              <w:t xml:space="preserve">Are there existing community-</w:t>
            </w:r>
            <w:ins w:author="Claire Perry" w:id="627" w:date="2026-01-06T04:41:24Z">
              <w:r w:rsidDel="00000000" w:rsidR="00000000" w:rsidRPr="00000000">
                <w:rPr>
                  <w:rtl w:val="0"/>
                </w:rPr>
                <w:t xml:space="preserve">led</w:t>
              </w:r>
            </w:ins>
            <w:del w:author="Claire Perry" w:id="627" w:date="2026-01-06T04:41:24Z">
              <w:r w:rsidDel="00000000" w:rsidR="00000000" w:rsidRPr="00000000">
                <w:rPr>
                  <w:rtl w:val="0"/>
                </w:rPr>
                <w:delText xml:space="preserve">based</w:delText>
              </w:r>
            </w:del>
            <w:r w:rsidDel="00000000" w:rsidR="00000000" w:rsidRPr="00000000">
              <w:rPr>
                <w:rtl w:val="0"/>
              </w:rPr>
              <w:t xml:space="preserve"> initiatives addressing these challenges?</w:t>
            </w:r>
            <w:ins w:author="Claire Perry" w:id="628" w:date="2026-01-06T04:41:11Z">
              <w:r w:rsidDel="00000000" w:rsidR="00000000" w:rsidRPr="00000000">
                <w:rPr>
                  <w:rtl w:val="0"/>
                </w:rPr>
                <w:t xml:space="preserve"> </w:t>
              </w:r>
            </w:ins>
            <w:r w:rsidDel="00000000" w:rsidR="00000000" w:rsidRPr="00000000">
              <w:rPr>
                <w:rtl w:val="0"/>
              </w:rPr>
            </w:r>
          </w:p>
          <w:p w:rsidR="00000000" w:rsidDel="00000000" w:rsidP="00000000" w:rsidRDefault="00000000" w:rsidRPr="00000000" w14:paraId="00001BB2">
            <w:pPr>
              <w:numPr>
                <w:ilvl w:val="2"/>
                <w:numId w:val="567"/>
              </w:numPr>
              <w:spacing w:after="0" w:afterAutospacing="0" w:before="0" w:beforeAutospacing="0" w:lineRule="auto"/>
              <w:ind w:left="2160" w:hanging="360"/>
            </w:pPr>
            <w:r w:rsidDel="00000000" w:rsidR="00000000" w:rsidRPr="00000000">
              <w:rPr>
                <w:rtl w:val="0"/>
              </w:rPr>
              <w:t xml:space="preserve">What gaps exist in the current approaches?</w:t>
            </w:r>
          </w:p>
          <w:p w:rsidR="00000000" w:rsidDel="00000000" w:rsidP="00000000" w:rsidRDefault="00000000" w:rsidRPr="00000000" w14:paraId="00001BB3">
            <w:pPr>
              <w:numPr>
                <w:ilvl w:val="1"/>
                <w:numId w:val="567"/>
              </w:numPr>
              <w:spacing w:after="0" w:afterAutospacing="0" w:before="0" w:beforeAutospacing="0" w:lineRule="auto"/>
              <w:ind w:left="1440" w:hanging="360"/>
            </w:pPr>
            <w:r w:rsidDel="00000000" w:rsidR="00000000" w:rsidRPr="00000000">
              <w:rPr>
                <w:rtl w:val="0"/>
              </w:rPr>
              <w:t xml:space="preserve">Write a brief summary of the needs and strengths of this community.</w:t>
            </w:r>
          </w:p>
          <w:p w:rsidR="00000000" w:rsidDel="00000000" w:rsidP="00000000" w:rsidRDefault="00000000" w:rsidRPr="00000000" w14:paraId="00001BB4">
            <w:pPr>
              <w:numPr>
                <w:ilvl w:val="0"/>
                <w:numId w:val="567"/>
              </w:numPr>
              <w:spacing w:after="0" w:afterAutospacing="0" w:before="0" w:beforeAutospacing="0" w:lineRule="auto"/>
              <w:ind w:left="720" w:hanging="360"/>
            </w:pPr>
            <w:r w:rsidDel="00000000" w:rsidR="00000000" w:rsidRPr="00000000">
              <w:rPr>
                <w:rtl w:val="0"/>
              </w:rPr>
              <w:t xml:space="preserve">Integrating Local Knowledge (20 minutes):</w:t>
            </w:r>
          </w:p>
          <w:p w:rsidR="00000000" w:rsidDel="00000000" w:rsidP="00000000" w:rsidRDefault="00000000" w:rsidRPr="00000000" w14:paraId="00001BB5">
            <w:pPr>
              <w:numPr>
                <w:ilvl w:val="1"/>
                <w:numId w:val="567"/>
              </w:numPr>
              <w:spacing w:after="0" w:afterAutospacing="0" w:before="0" w:beforeAutospacing="0" w:lineRule="auto"/>
              <w:ind w:left="1440" w:hanging="360"/>
            </w:pPr>
            <w:r w:rsidDel="00000000" w:rsidR="00000000" w:rsidRPr="00000000">
              <w:rPr>
                <w:rtl w:val="0"/>
              </w:rPr>
              <w:t xml:space="preserve">Research </w:t>
            </w:r>
            <w:commentRangeStart w:id="348"/>
            <w:r w:rsidDel="00000000" w:rsidR="00000000" w:rsidRPr="00000000">
              <w:rPr>
                <w:rtl w:val="0"/>
              </w:rPr>
              <w:t xml:space="preserve">or imagine</w:t>
            </w:r>
            <w:commentRangeEnd w:id="348"/>
            <w:r w:rsidDel="00000000" w:rsidR="00000000" w:rsidRPr="00000000">
              <w:commentReference w:id="348"/>
            </w:r>
            <w:r w:rsidDel="00000000" w:rsidR="00000000" w:rsidRPr="00000000">
              <w:rPr>
                <w:rtl w:val="0"/>
              </w:rPr>
              <w:t xml:space="preserve"> local, traditional, or Indigenous knowledge systems that could support the community in addressing these climate challenges.</w:t>
            </w:r>
          </w:p>
          <w:p w:rsidR="00000000" w:rsidDel="00000000" w:rsidP="00000000" w:rsidRDefault="00000000" w:rsidRPr="00000000" w14:paraId="00001BB6">
            <w:pPr>
              <w:numPr>
                <w:ilvl w:val="1"/>
                <w:numId w:val="567"/>
              </w:numPr>
              <w:spacing w:after="0" w:afterAutospacing="0" w:before="0" w:beforeAutospacing="0" w:lineRule="auto"/>
              <w:ind w:left="1440" w:hanging="360"/>
            </w:pPr>
            <w:r w:rsidDel="00000000" w:rsidR="00000000" w:rsidRPr="00000000">
              <w:rPr>
                <w:rtl w:val="0"/>
              </w:rPr>
              <w:t xml:space="preserve">Describe how these practices could be incorporated into a community-based program</w:t>
            </w:r>
            <w:ins w:author="Brianna Aspinall" w:id="629" w:date="2025-12-15T02:56:43Z">
              <w:r w:rsidDel="00000000" w:rsidR="00000000" w:rsidRPr="00000000">
                <w:rPr>
                  <w:rtl w:val="0"/>
                </w:rPr>
                <w:t xml:space="preserve"> in ways that honor these knowlede systems</w:t>
              </w:r>
            </w:ins>
            <w:r w:rsidDel="00000000" w:rsidR="00000000" w:rsidRPr="00000000">
              <w:rPr>
                <w:rtl w:val="0"/>
              </w:rPr>
              <w:t xml:space="preserve">.</w:t>
            </w:r>
          </w:p>
          <w:p w:rsidR="00000000" w:rsidDel="00000000" w:rsidP="00000000" w:rsidRDefault="00000000" w:rsidRPr="00000000" w14:paraId="00001BB7">
            <w:pPr>
              <w:numPr>
                <w:ilvl w:val="0"/>
                <w:numId w:val="567"/>
              </w:numPr>
              <w:spacing w:after="0" w:afterAutospacing="0" w:before="0" w:beforeAutospacing="0" w:lineRule="auto"/>
              <w:ind w:left="720" w:hanging="360"/>
            </w:pPr>
            <w:r w:rsidDel="00000000" w:rsidR="00000000" w:rsidRPr="00000000">
              <w:rPr>
                <w:rtl w:val="0"/>
              </w:rPr>
              <w:t xml:space="preserve">Design Your Initiative (30 minutes):</w:t>
            </w:r>
          </w:p>
          <w:p w:rsidR="00000000" w:rsidDel="00000000" w:rsidP="00000000" w:rsidRDefault="00000000" w:rsidRPr="00000000" w14:paraId="00001BB8">
            <w:pPr>
              <w:numPr>
                <w:ilvl w:val="1"/>
                <w:numId w:val="567"/>
              </w:numPr>
              <w:spacing w:after="0" w:afterAutospacing="0" w:before="0" w:beforeAutospacing="0" w:lineRule="auto"/>
              <w:ind w:left="1440" w:hanging="360"/>
            </w:pPr>
            <w:r w:rsidDel="00000000" w:rsidR="00000000" w:rsidRPr="00000000">
              <w:rPr>
                <w:rtl w:val="0"/>
              </w:rPr>
              <w:t xml:space="preserve">Create a detailed outline for a community-based program or event. Include:</w:t>
            </w:r>
          </w:p>
          <w:p w:rsidR="00000000" w:rsidDel="00000000" w:rsidP="00000000" w:rsidRDefault="00000000" w:rsidRPr="00000000" w14:paraId="00001BB9">
            <w:pPr>
              <w:numPr>
                <w:ilvl w:val="2"/>
                <w:numId w:val="567"/>
              </w:numPr>
              <w:spacing w:after="0" w:afterAutospacing="0" w:before="0" w:beforeAutospacing="0" w:lineRule="auto"/>
              <w:ind w:left="2160" w:hanging="360"/>
            </w:pPr>
            <w:r w:rsidDel="00000000" w:rsidR="00000000" w:rsidRPr="00000000">
              <w:rPr>
                <w:rtl w:val="0"/>
              </w:rPr>
              <w:t xml:space="preserve">Objectives: What issue will the initiative address?</w:t>
            </w:r>
          </w:p>
          <w:p w:rsidR="00000000" w:rsidDel="00000000" w:rsidP="00000000" w:rsidRDefault="00000000" w:rsidRPr="00000000" w14:paraId="00001BBA">
            <w:pPr>
              <w:numPr>
                <w:ilvl w:val="2"/>
                <w:numId w:val="567"/>
              </w:numPr>
              <w:spacing w:after="0" w:afterAutospacing="0" w:before="0" w:beforeAutospacing="0" w:lineRule="auto"/>
              <w:ind w:left="2160" w:hanging="360"/>
            </w:pPr>
            <w:r w:rsidDel="00000000" w:rsidR="00000000" w:rsidRPr="00000000">
              <w:rPr>
                <w:rtl w:val="0"/>
              </w:rPr>
              <w:t xml:space="preserve">Activities: What actions or events will the program involve?</w:t>
            </w:r>
          </w:p>
          <w:p w:rsidR="00000000" w:rsidDel="00000000" w:rsidP="00000000" w:rsidRDefault="00000000" w:rsidRPr="00000000" w14:paraId="00001BBB">
            <w:pPr>
              <w:numPr>
                <w:ilvl w:val="2"/>
                <w:numId w:val="567"/>
              </w:numPr>
              <w:spacing w:after="0" w:afterAutospacing="0" w:before="0" w:beforeAutospacing="0" w:lineRule="auto"/>
              <w:ind w:left="2160" w:hanging="360"/>
            </w:pPr>
            <w:r w:rsidDel="00000000" w:rsidR="00000000" w:rsidRPr="00000000">
              <w:rPr>
                <w:rtl w:val="0"/>
              </w:rPr>
              <w:t xml:space="preserve">Inclusion: How will marginalized voices</w:t>
            </w:r>
            <w:ins w:author="Claire Perry" w:id="630" w:date="2026-01-06T04:45:07Z">
              <w:r w:rsidDel="00000000" w:rsidR="00000000" w:rsidRPr="00000000">
                <w:rPr>
                  <w:rtl w:val="0"/>
                </w:rPr>
                <w:t xml:space="preserve"> and people with lived experience of climate distress</w:t>
              </w:r>
            </w:ins>
            <w:r w:rsidDel="00000000" w:rsidR="00000000" w:rsidRPr="00000000">
              <w:rPr>
                <w:rtl w:val="0"/>
              </w:rPr>
              <w:t xml:space="preserve"> be centered?</w:t>
            </w:r>
            <w:ins w:author="Brianna Aspinall" w:id="631" w:date="2025-12-15T02:56:47Z">
              <w:commentRangeStart w:id="349"/>
              <w:r w:rsidDel="00000000" w:rsidR="00000000" w:rsidRPr="00000000">
                <w:rPr>
                  <w:rtl w:val="0"/>
                </w:rPr>
                <w:t xml:space="preserve"> How will traditional or indiginous knoeldge will be _respected?_reciprical?</w:t>
              </w:r>
            </w:ins>
            <w:commentRangeEnd w:id="349"/>
            <w:r w:rsidDel="00000000" w:rsidR="00000000" w:rsidRPr="00000000">
              <w:commentReference w:id="349"/>
            </w:r>
            <w:r w:rsidDel="00000000" w:rsidR="00000000" w:rsidRPr="00000000">
              <w:rPr>
                <w:rtl w:val="0"/>
              </w:rPr>
            </w:r>
          </w:p>
          <w:p w:rsidR="00000000" w:rsidDel="00000000" w:rsidP="00000000" w:rsidRDefault="00000000" w:rsidRPr="00000000" w14:paraId="00001BBC">
            <w:pPr>
              <w:numPr>
                <w:ilvl w:val="2"/>
                <w:numId w:val="567"/>
              </w:numPr>
              <w:spacing w:after="0" w:afterAutospacing="0" w:before="0" w:beforeAutospacing="0" w:lineRule="auto"/>
              <w:ind w:left="2160" w:hanging="360"/>
            </w:pPr>
            <w:r w:rsidDel="00000000" w:rsidR="00000000" w:rsidRPr="00000000">
              <w:rPr>
                <w:rtl w:val="0"/>
              </w:rPr>
              <w:t xml:space="preserve">Resources: What funding, expertise, or partnerships are needed?</w:t>
            </w:r>
          </w:p>
          <w:p w:rsidR="00000000" w:rsidDel="00000000" w:rsidP="00000000" w:rsidRDefault="00000000" w:rsidRPr="00000000" w14:paraId="00001BBD">
            <w:pPr>
              <w:numPr>
                <w:ilvl w:val="1"/>
                <w:numId w:val="567"/>
              </w:numPr>
              <w:spacing w:after="0" w:afterAutospacing="0" w:before="0" w:beforeAutospacing="0" w:lineRule="auto"/>
              <w:ind w:left="1440" w:hanging="360"/>
            </w:pPr>
            <w:r w:rsidDel="00000000" w:rsidR="00000000" w:rsidRPr="00000000">
              <w:rPr>
                <w:rtl w:val="0"/>
              </w:rPr>
              <w:t xml:space="preserve">Specify how the program bridges formal systems and grassroots efforts.</w:t>
            </w:r>
          </w:p>
          <w:p w:rsidR="00000000" w:rsidDel="00000000" w:rsidP="00000000" w:rsidRDefault="00000000" w:rsidRPr="00000000" w14:paraId="00001BBE">
            <w:pPr>
              <w:numPr>
                <w:ilvl w:val="0"/>
                <w:numId w:val="567"/>
              </w:numPr>
              <w:spacing w:after="0" w:afterAutospacing="0" w:before="0" w:beforeAutospacing="0" w:lineRule="auto"/>
              <w:ind w:left="720" w:hanging="360"/>
            </w:pPr>
            <w:r w:rsidDel="00000000" w:rsidR="00000000" w:rsidRPr="00000000">
              <w:rPr>
                <w:rtl w:val="0"/>
              </w:rPr>
              <w:t xml:space="preserve">Optional Extension:</w:t>
            </w:r>
          </w:p>
          <w:p w:rsidR="00000000" w:rsidDel="00000000" w:rsidP="00000000" w:rsidRDefault="00000000" w:rsidRPr="00000000" w14:paraId="00001BBF">
            <w:pPr>
              <w:numPr>
                <w:ilvl w:val="1"/>
                <w:numId w:val="567"/>
              </w:numPr>
              <w:spacing w:after="240" w:before="0" w:beforeAutospacing="0" w:lineRule="auto"/>
              <w:ind w:left="1440" w:hanging="360"/>
            </w:pPr>
            <w:r w:rsidDel="00000000" w:rsidR="00000000" w:rsidRPr="00000000">
              <w:rPr>
                <w:rtl w:val="0"/>
              </w:rPr>
              <w:t xml:space="preserve">Draft a proposal for funding or support, identifying potential stakeholders or grant opportunities.</w:t>
            </w:r>
          </w:p>
          <w:p w:rsidR="00000000" w:rsidDel="00000000" w:rsidP="00000000" w:rsidRDefault="00000000" w:rsidRPr="00000000" w14:paraId="00001BC0">
            <w:pPr>
              <w:pStyle w:val="Heading2"/>
              <w:spacing w:after="240" w:before="240" w:lineRule="auto"/>
              <w:rPr/>
            </w:pPr>
            <w:bookmarkStart w:colFirst="0" w:colLast="0" w:name="_502jse9dllp5" w:id="412"/>
            <w:bookmarkEnd w:id="412"/>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1BC1">
            <w:pPr>
              <w:spacing w:after="240" w:before="240" w:lineRule="auto"/>
              <w:rPr/>
            </w:pPr>
            <w:r w:rsidDel="00000000" w:rsidR="00000000" w:rsidRPr="00000000">
              <w:rPr>
                <w:rtl w:val="0"/>
              </w:rPr>
              <w:t xml:space="preserve">Objective: Participants will work in groups to design a community-based initiative that leverages local knowledge, builds social cohesion, and integrates formal and grassroots resources to address climate-related challenges.</w:t>
            </w:r>
          </w:p>
          <w:p w:rsidR="00000000" w:rsidDel="00000000" w:rsidP="00000000" w:rsidRDefault="00000000" w:rsidRPr="00000000" w14:paraId="00001BC2">
            <w:pPr>
              <w:spacing w:after="240" w:before="240" w:lineRule="auto"/>
              <w:rPr/>
            </w:pPr>
            <w:r w:rsidDel="00000000" w:rsidR="00000000" w:rsidRPr="00000000">
              <w:rPr>
                <w:rtl w:val="0"/>
              </w:rPr>
              <w:t xml:space="preserve">Preparation Time: 15–20 minutes for creating examples or case studies.</w:t>
              <w:br w:type="textWrapping"/>
              <w:t xml:space="preserve">Time Allocation: 90 minutes.</w:t>
            </w:r>
          </w:p>
          <w:p w:rsidR="00000000" w:rsidDel="00000000" w:rsidP="00000000" w:rsidRDefault="00000000" w:rsidRPr="00000000" w14:paraId="00001BC3">
            <w:pPr>
              <w:spacing w:after="240" w:before="240" w:lineRule="auto"/>
              <w:rPr>
                <w:u w:val="single"/>
              </w:rPr>
            </w:pPr>
            <w:r w:rsidDel="00000000" w:rsidR="00000000" w:rsidRPr="00000000">
              <w:rPr>
                <w:u w:val="single"/>
                <w:rtl w:val="0"/>
              </w:rPr>
              <w:t xml:space="preserve">Facilitator Instructions:</w:t>
            </w:r>
          </w:p>
          <w:p w:rsidR="00000000" w:rsidDel="00000000" w:rsidP="00000000" w:rsidRDefault="00000000" w:rsidRPr="00000000" w14:paraId="00001BC4">
            <w:pPr>
              <w:numPr>
                <w:ilvl w:val="0"/>
                <w:numId w:val="76"/>
              </w:numPr>
              <w:spacing w:after="0" w:afterAutospacing="0" w:before="240" w:lineRule="auto"/>
              <w:ind w:left="720" w:hanging="360"/>
            </w:pPr>
            <w:r w:rsidDel="00000000" w:rsidR="00000000" w:rsidRPr="00000000">
              <w:rPr>
                <w:rtl w:val="0"/>
              </w:rPr>
              <w:t xml:space="preserve">Introduction (10 minutes):</w:t>
            </w:r>
          </w:p>
          <w:p w:rsidR="00000000" w:rsidDel="00000000" w:rsidP="00000000" w:rsidRDefault="00000000" w:rsidRPr="00000000" w14:paraId="00001BC5">
            <w:pPr>
              <w:numPr>
                <w:ilvl w:val="1"/>
                <w:numId w:val="76"/>
              </w:numPr>
              <w:spacing w:after="0" w:afterAutospacing="0" w:before="0" w:beforeAutospacing="0" w:lineRule="auto"/>
              <w:ind w:left="1440" w:hanging="360"/>
            </w:pPr>
            <w:r w:rsidDel="00000000" w:rsidR="00000000" w:rsidRPr="00000000">
              <w:rPr>
                <w:rtl w:val="0"/>
              </w:rPr>
              <w:t xml:space="preserve">Briefly introduce the role of community-based approaches in climate resilience.</w:t>
            </w:r>
          </w:p>
          <w:p w:rsidR="00000000" w:rsidDel="00000000" w:rsidP="00000000" w:rsidRDefault="00000000" w:rsidRPr="00000000" w14:paraId="00001BC6">
            <w:pPr>
              <w:numPr>
                <w:ilvl w:val="1"/>
                <w:numId w:val="76"/>
              </w:numPr>
              <w:spacing w:after="0" w:afterAutospacing="0" w:before="0" w:beforeAutospacing="0" w:lineRule="auto"/>
              <w:ind w:left="1440" w:hanging="360"/>
            </w:pPr>
            <w:r w:rsidDel="00000000" w:rsidR="00000000" w:rsidRPr="00000000">
              <w:rPr>
                <w:rtl w:val="0"/>
              </w:rPr>
              <w:t xml:space="preserve">Share examples of successful initiatives (e.g., Indigenous fire management, community gardens, or participatory disaster planning).</w:t>
            </w:r>
          </w:p>
          <w:p w:rsidR="00000000" w:rsidDel="00000000" w:rsidP="00000000" w:rsidRDefault="00000000" w:rsidRPr="00000000" w14:paraId="00001BC7">
            <w:pPr>
              <w:numPr>
                <w:ilvl w:val="0"/>
                <w:numId w:val="76"/>
              </w:numPr>
              <w:spacing w:after="0" w:afterAutospacing="0" w:before="0" w:beforeAutospacing="0" w:lineRule="auto"/>
              <w:ind w:left="720" w:hanging="360"/>
            </w:pPr>
            <w:r w:rsidDel="00000000" w:rsidR="00000000" w:rsidRPr="00000000">
              <w:rPr>
                <w:rtl w:val="0"/>
              </w:rPr>
              <w:t xml:space="preserve">Small Group Brainstorming (20 minutes):</w:t>
            </w:r>
          </w:p>
          <w:p w:rsidR="00000000" w:rsidDel="00000000" w:rsidP="00000000" w:rsidRDefault="00000000" w:rsidRPr="00000000" w14:paraId="00001BC8">
            <w:pPr>
              <w:numPr>
                <w:ilvl w:val="1"/>
                <w:numId w:val="76"/>
              </w:numPr>
              <w:spacing w:after="0" w:afterAutospacing="0" w:before="0" w:beforeAutospacing="0" w:lineRule="auto"/>
              <w:ind w:left="1440" w:hanging="360"/>
            </w:pPr>
            <w:r w:rsidDel="00000000" w:rsidR="00000000" w:rsidRPr="00000000">
              <w:rPr>
                <w:rtl w:val="0"/>
              </w:rPr>
              <w:t xml:space="preserve">Divide participants into small groups. Assign each group a community context (e.g., urban neighborhood, coastal village, rural farming community).</w:t>
            </w:r>
          </w:p>
          <w:p w:rsidR="00000000" w:rsidDel="00000000" w:rsidP="00000000" w:rsidRDefault="00000000" w:rsidRPr="00000000" w14:paraId="00001BC9">
            <w:pPr>
              <w:numPr>
                <w:ilvl w:val="1"/>
                <w:numId w:val="76"/>
              </w:numPr>
              <w:spacing w:after="0" w:afterAutospacing="0" w:before="0" w:beforeAutospacing="0" w:lineRule="auto"/>
              <w:ind w:left="1440" w:hanging="360"/>
            </w:pPr>
            <w:r w:rsidDel="00000000" w:rsidR="00000000" w:rsidRPr="00000000">
              <w:rPr>
                <w:rtl w:val="0"/>
              </w:rPr>
              <w:t xml:space="preserve">Ask groups to brainstorm:</w:t>
            </w:r>
          </w:p>
          <w:p w:rsidR="00000000" w:rsidDel="00000000" w:rsidP="00000000" w:rsidRDefault="00000000" w:rsidRPr="00000000" w14:paraId="00001BCA">
            <w:pPr>
              <w:numPr>
                <w:ilvl w:val="2"/>
                <w:numId w:val="76"/>
              </w:numPr>
              <w:spacing w:after="0" w:afterAutospacing="0" w:before="0" w:beforeAutospacing="0" w:lineRule="auto"/>
              <w:ind w:left="2160" w:hanging="360"/>
            </w:pPr>
            <w:r w:rsidDel="00000000" w:rsidR="00000000" w:rsidRPr="00000000">
              <w:rPr>
                <w:rtl w:val="0"/>
              </w:rPr>
              <w:t xml:space="preserve">The key climate-related challenges their community faces.</w:t>
            </w:r>
          </w:p>
          <w:p w:rsidR="00000000" w:rsidDel="00000000" w:rsidP="00000000" w:rsidRDefault="00000000" w:rsidRPr="00000000" w14:paraId="00001BCB">
            <w:pPr>
              <w:numPr>
                <w:ilvl w:val="2"/>
                <w:numId w:val="76"/>
              </w:numPr>
              <w:spacing w:after="0" w:afterAutospacing="0" w:before="0" w:beforeAutospacing="0" w:lineRule="auto"/>
              <w:ind w:left="2160" w:hanging="360"/>
            </w:pPr>
            <w:r w:rsidDel="00000000" w:rsidR="00000000" w:rsidRPr="00000000">
              <w:rPr>
                <w:rtl w:val="0"/>
              </w:rPr>
              <w:t xml:space="preserve">How local knowledge and social networks could address these challenges.</w:t>
            </w:r>
          </w:p>
          <w:p w:rsidR="00000000" w:rsidDel="00000000" w:rsidP="00000000" w:rsidRDefault="00000000" w:rsidRPr="00000000" w14:paraId="00001BCC">
            <w:pPr>
              <w:numPr>
                <w:ilvl w:val="2"/>
                <w:numId w:val="76"/>
              </w:numPr>
              <w:spacing w:after="0" w:afterAutospacing="0" w:before="0" w:beforeAutospacing="0" w:lineRule="auto"/>
              <w:ind w:left="2160" w:hanging="360"/>
            </w:pPr>
            <w:r w:rsidDel="00000000" w:rsidR="00000000" w:rsidRPr="00000000">
              <w:rPr>
                <w:rtl w:val="0"/>
              </w:rPr>
              <w:t xml:space="preserve">Gaps that formal systems or grassroots efforts alone may leave unaddressed.</w:t>
            </w:r>
          </w:p>
          <w:p w:rsidR="00000000" w:rsidDel="00000000" w:rsidP="00000000" w:rsidRDefault="00000000" w:rsidRPr="00000000" w14:paraId="00001BCD">
            <w:pPr>
              <w:numPr>
                <w:ilvl w:val="0"/>
                <w:numId w:val="76"/>
              </w:numPr>
              <w:spacing w:after="0" w:afterAutospacing="0" w:before="0" w:beforeAutospacing="0" w:lineRule="auto"/>
              <w:ind w:left="720" w:hanging="360"/>
            </w:pPr>
            <w:r w:rsidDel="00000000" w:rsidR="00000000" w:rsidRPr="00000000">
              <w:rPr>
                <w:rtl w:val="0"/>
              </w:rPr>
              <w:t xml:space="preserve">Designing the Initiative (30 minutes):</w:t>
            </w:r>
          </w:p>
          <w:p w:rsidR="00000000" w:rsidDel="00000000" w:rsidP="00000000" w:rsidRDefault="00000000" w:rsidRPr="00000000" w14:paraId="00001BCE">
            <w:pPr>
              <w:numPr>
                <w:ilvl w:val="1"/>
                <w:numId w:val="76"/>
              </w:numPr>
              <w:spacing w:after="0" w:afterAutospacing="0" w:before="0" w:beforeAutospacing="0" w:lineRule="auto"/>
              <w:ind w:left="1440" w:hanging="360"/>
            </w:pPr>
            <w:r w:rsidDel="00000000" w:rsidR="00000000" w:rsidRPr="00000000">
              <w:rPr>
                <w:rtl w:val="0"/>
              </w:rPr>
              <w:t xml:space="preserve">Each group will design a program or initiative for their assigned community. They should include:</w:t>
            </w:r>
          </w:p>
          <w:p w:rsidR="00000000" w:rsidDel="00000000" w:rsidP="00000000" w:rsidRDefault="00000000" w:rsidRPr="00000000" w14:paraId="00001BCF">
            <w:pPr>
              <w:numPr>
                <w:ilvl w:val="2"/>
                <w:numId w:val="76"/>
              </w:numPr>
              <w:spacing w:after="0" w:afterAutospacing="0" w:before="0" w:beforeAutospacing="0" w:lineRule="auto"/>
              <w:ind w:left="2160" w:hanging="360"/>
            </w:pPr>
            <w:r w:rsidDel="00000000" w:rsidR="00000000" w:rsidRPr="00000000">
              <w:rPr>
                <w:rtl w:val="0"/>
              </w:rPr>
              <w:t xml:space="preserve">Objectives and target populations.</w:t>
            </w:r>
          </w:p>
          <w:p w:rsidR="00000000" w:rsidDel="00000000" w:rsidP="00000000" w:rsidRDefault="00000000" w:rsidRPr="00000000" w14:paraId="00001BD0">
            <w:pPr>
              <w:numPr>
                <w:ilvl w:val="2"/>
                <w:numId w:val="76"/>
              </w:numPr>
              <w:spacing w:after="0" w:afterAutospacing="0" w:before="0" w:beforeAutospacing="0" w:lineRule="auto"/>
              <w:ind w:left="2160" w:hanging="360"/>
            </w:pPr>
            <w:r w:rsidDel="00000000" w:rsidR="00000000" w:rsidRPr="00000000">
              <w:rPr>
                <w:rtl w:val="0"/>
              </w:rPr>
              <w:t xml:space="preserve">Integration of local knowledge</w:t>
            </w:r>
            <w:ins w:author="Claire Perry" w:id="632" w:date="2026-01-06T04:42:52Z">
              <w:r w:rsidDel="00000000" w:rsidR="00000000" w:rsidRPr="00000000">
                <w:rPr>
                  <w:rtl w:val="0"/>
                </w:rPr>
                <w:t xml:space="preserve">, lived experience,</w:t>
              </w:r>
            </w:ins>
            <w:r w:rsidDel="00000000" w:rsidR="00000000" w:rsidRPr="00000000">
              <w:rPr>
                <w:rtl w:val="0"/>
              </w:rPr>
              <w:t xml:space="preserve"> or traditional practices.</w:t>
            </w:r>
          </w:p>
          <w:p w:rsidR="00000000" w:rsidDel="00000000" w:rsidP="00000000" w:rsidRDefault="00000000" w:rsidRPr="00000000" w14:paraId="00001BD1">
            <w:pPr>
              <w:numPr>
                <w:ilvl w:val="2"/>
                <w:numId w:val="76"/>
              </w:numPr>
              <w:spacing w:after="0" w:afterAutospacing="0" w:before="0" w:beforeAutospacing="0" w:lineRule="auto"/>
              <w:ind w:left="2160" w:hanging="360"/>
            </w:pPr>
            <w:r w:rsidDel="00000000" w:rsidR="00000000" w:rsidRPr="00000000">
              <w:rPr>
                <w:rtl w:val="0"/>
              </w:rPr>
              <w:t xml:space="preserve">Strategies for fostering social cohesion and supporting mental health.</w:t>
            </w:r>
          </w:p>
          <w:p w:rsidR="00000000" w:rsidDel="00000000" w:rsidP="00000000" w:rsidRDefault="00000000" w:rsidRPr="00000000" w14:paraId="00001BD2">
            <w:pPr>
              <w:numPr>
                <w:ilvl w:val="2"/>
                <w:numId w:val="76"/>
              </w:numPr>
              <w:spacing w:after="0" w:afterAutospacing="0" w:before="0" w:beforeAutospacing="0" w:lineRule="auto"/>
              <w:ind w:left="2160" w:hanging="360"/>
            </w:pPr>
            <w:r w:rsidDel="00000000" w:rsidR="00000000" w:rsidRPr="00000000">
              <w:rPr>
                <w:rtl w:val="0"/>
              </w:rPr>
              <w:t xml:space="preserve">Partnerships between formal institutions and grassroots efforts.</w:t>
            </w:r>
          </w:p>
          <w:p w:rsidR="00000000" w:rsidDel="00000000" w:rsidP="00000000" w:rsidRDefault="00000000" w:rsidRPr="00000000" w14:paraId="00001BD3">
            <w:pPr>
              <w:numPr>
                <w:ilvl w:val="2"/>
                <w:numId w:val="76"/>
              </w:numPr>
              <w:spacing w:after="0" w:afterAutospacing="0" w:before="0" w:beforeAutospacing="0" w:lineRule="auto"/>
              <w:ind w:left="2160" w:hanging="360"/>
            </w:pPr>
            <w:r w:rsidDel="00000000" w:rsidR="00000000" w:rsidRPr="00000000">
              <w:rPr>
                <w:rtl w:val="0"/>
              </w:rPr>
              <w:t xml:space="preserve">Expected outcomes and challenges.</w:t>
            </w:r>
          </w:p>
          <w:p w:rsidR="00000000" w:rsidDel="00000000" w:rsidP="00000000" w:rsidRDefault="00000000" w:rsidRPr="00000000" w14:paraId="00001BD4">
            <w:pPr>
              <w:numPr>
                <w:ilvl w:val="0"/>
                <w:numId w:val="76"/>
              </w:numPr>
              <w:spacing w:after="0" w:afterAutospacing="0" w:before="0" w:beforeAutospacing="0" w:lineRule="auto"/>
              <w:ind w:left="720" w:hanging="360"/>
            </w:pPr>
            <w:r w:rsidDel="00000000" w:rsidR="00000000" w:rsidRPr="00000000">
              <w:rPr>
                <w:rtl w:val="0"/>
              </w:rPr>
              <w:t xml:space="preserve">Presentations and Feedback (20 minutes):</w:t>
            </w:r>
          </w:p>
          <w:p w:rsidR="00000000" w:rsidDel="00000000" w:rsidP="00000000" w:rsidRDefault="00000000" w:rsidRPr="00000000" w14:paraId="00001BD5">
            <w:pPr>
              <w:numPr>
                <w:ilvl w:val="1"/>
                <w:numId w:val="76"/>
              </w:numPr>
              <w:spacing w:after="0" w:afterAutospacing="0" w:before="0" w:beforeAutospacing="0" w:lineRule="auto"/>
              <w:ind w:left="1440" w:hanging="360"/>
            </w:pPr>
            <w:r w:rsidDel="00000000" w:rsidR="00000000" w:rsidRPr="00000000">
              <w:rPr>
                <w:rtl w:val="0"/>
              </w:rPr>
              <w:t xml:space="preserve">Groups present their initiatives to the larger group.</w:t>
            </w:r>
          </w:p>
          <w:p w:rsidR="00000000" w:rsidDel="00000000" w:rsidP="00000000" w:rsidRDefault="00000000" w:rsidRPr="00000000" w14:paraId="00001BD6">
            <w:pPr>
              <w:numPr>
                <w:ilvl w:val="1"/>
                <w:numId w:val="76"/>
              </w:numPr>
              <w:spacing w:after="0" w:afterAutospacing="0" w:before="0" w:beforeAutospacing="0" w:lineRule="auto"/>
              <w:ind w:left="1440" w:hanging="360"/>
            </w:pPr>
            <w:r w:rsidDel="00000000" w:rsidR="00000000" w:rsidRPr="00000000">
              <w:rPr>
                <w:rtl w:val="0"/>
              </w:rPr>
              <w:t xml:space="preserve">Encourage feedback and questions to refine their ideas.</w:t>
            </w:r>
          </w:p>
          <w:p w:rsidR="00000000" w:rsidDel="00000000" w:rsidP="00000000" w:rsidRDefault="00000000" w:rsidRPr="00000000" w14:paraId="00001BD7">
            <w:pPr>
              <w:numPr>
                <w:ilvl w:val="0"/>
                <w:numId w:val="76"/>
              </w:numPr>
              <w:spacing w:after="0" w:afterAutospacing="0" w:before="0" w:beforeAutospacing="0" w:lineRule="auto"/>
              <w:ind w:left="720" w:hanging="360"/>
            </w:pPr>
            <w:r w:rsidDel="00000000" w:rsidR="00000000" w:rsidRPr="00000000">
              <w:rPr>
                <w:rtl w:val="0"/>
              </w:rPr>
              <w:t xml:space="preserve">Wrap-Up and Takeaways (10 minutes):</w:t>
            </w:r>
          </w:p>
          <w:p w:rsidR="00000000" w:rsidDel="00000000" w:rsidP="00000000" w:rsidRDefault="00000000" w:rsidRPr="00000000" w14:paraId="00001BD8">
            <w:pPr>
              <w:numPr>
                <w:ilvl w:val="1"/>
                <w:numId w:val="76"/>
              </w:numPr>
              <w:spacing w:after="0" w:afterAutospacing="0" w:before="0" w:beforeAutospacing="0" w:lineRule="auto"/>
              <w:ind w:left="1440" w:hanging="360"/>
            </w:pPr>
            <w:r w:rsidDel="00000000" w:rsidR="00000000" w:rsidRPr="00000000">
              <w:rPr>
                <w:rtl w:val="0"/>
              </w:rPr>
              <w:t xml:space="preserve">Discuss common themes across the designs.</w:t>
            </w:r>
          </w:p>
          <w:p w:rsidR="00000000" w:rsidDel="00000000" w:rsidP="00000000" w:rsidRDefault="00000000" w:rsidRPr="00000000" w14:paraId="00001BD9">
            <w:pPr>
              <w:numPr>
                <w:ilvl w:val="1"/>
                <w:numId w:val="76"/>
              </w:numPr>
              <w:spacing w:after="240" w:before="0" w:beforeAutospacing="0" w:lineRule="auto"/>
              <w:ind w:left="1440" w:hanging="360"/>
            </w:pPr>
            <w:r w:rsidDel="00000000" w:rsidR="00000000" w:rsidRPr="00000000">
              <w:rPr>
                <w:rtl w:val="0"/>
              </w:rPr>
              <w:t xml:space="preserve">Highlight the importance of balancing top-down and bottom-up approaches for sustainable and equitable solutions.</w:t>
            </w:r>
          </w:p>
          <w:p w:rsidR="00000000" w:rsidDel="00000000" w:rsidP="00000000" w:rsidRDefault="00000000" w:rsidRPr="00000000" w14:paraId="00001BDA">
            <w:pPr>
              <w:spacing w:after="240" w:before="240" w:lineRule="auto"/>
              <w:rPr/>
            </w:pPr>
            <w:r w:rsidDel="00000000" w:rsidR="00000000" w:rsidRPr="00000000">
              <w:rPr>
                <w:rtl w:val="0"/>
              </w:rPr>
              <w:t xml:space="preserve">Optional Extensions:</w:t>
            </w:r>
          </w:p>
          <w:p w:rsidR="00000000" w:rsidDel="00000000" w:rsidP="00000000" w:rsidRDefault="00000000" w:rsidRPr="00000000" w14:paraId="00001BDB">
            <w:pPr>
              <w:numPr>
                <w:ilvl w:val="0"/>
                <w:numId w:val="254"/>
              </w:numPr>
              <w:spacing w:after="0" w:afterAutospacing="0" w:before="240" w:lineRule="auto"/>
              <w:ind w:left="720" w:hanging="360"/>
            </w:pPr>
            <w:r w:rsidDel="00000000" w:rsidR="00000000" w:rsidRPr="00000000">
              <w:rPr>
                <w:rtl w:val="0"/>
              </w:rPr>
              <w:t xml:space="preserve">Case Study Analysis:</w:t>
            </w:r>
          </w:p>
          <w:p w:rsidR="00000000" w:rsidDel="00000000" w:rsidP="00000000" w:rsidRDefault="00000000" w:rsidRPr="00000000" w14:paraId="00001BDC">
            <w:pPr>
              <w:numPr>
                <w:ilvl w:val="1"/>
                <w:numId w:val="254"/>
              </w:numPr>
              <w:spacing w:after="0" w:afterAutospacing="0" w:before="0" w:beforeAutospacing="0" w:lineRule="auto"/>
              <w:ind w:left="1440" w:hanging="360"/>
            </w:pPr>
            <w:r w:rsidDel="00000000" w:rsidR="00000000" w:rsidRPr="00000000">
              <w:rPr>
                <w:rtl w:val="0"/>
              </w:rPr>
              <w:t xml:space="preserve">Provide a real-world example of a community-based climate initiative (e.g., participatory disaster planning or cultural land stewardship programs).</w:t>
            </w:r>
          </w:p>
          <w:p w:rsidR="00000000" w:rsidDel="00000000" w:rsidP="00000000" w:rsidRDefault="00000000" w:rsidRPr="00000000" w14:paraId="00001BDD">
            <w:pPr>
              <w:numPr>
                <w:ilvl w:val="1"/>
                <w:numId w:val="254"/>
              </w:numPr>
              <w:spacing w:after="0" w:afterAutospacing="0" w:before="0" w:beforeAutospacing="0" w:lineRule="auto"/>
              <w:ind w:left="1440" w:hanging="360"/>
            </w:pPr>
            <w:r w:rsidDel="00000000" w:rsidR="00000000" w:rsidRPr="00000000">
              <w:rPr>
                <w:rtl w:val="0"/>
              </w:rPr>
              <w:t xml:space="preserve">Ask learners to analyze its strengths, challenges, and outcomes, then suggest ways it could be adapted for another context.</w:t>
            </w:r>
          </w:p>
          <w:p w:rsidR="00000000" w:rsidDel="00000000" w:rsidP="00000000" w:rsidRDefault="00000000" w:rsidRPr="00000000" w14:paraId="00001BDE">
            <w:pPr>
              <w:numPr>
                <w:ilvl w:val="0"/>
                <w:numId w:val="254"/>
              </w:numPr>
              <w:spacing w:after="0" w:afterAutospacing="0" w:before="0" w:beforeAutospacing="0" w:lineRule="auto"/>
              <w:ind w:left="720" w:hanging="360"/>
            </w:pPr>
            <w:r w:rsidDel="00000000" w:rsidR="00000000" w:rsidRPr="00000000">
              <w:rPr>
                <w:rtl w:val="0"/>
              </w:rPr>
              <w:t xml:space="preserve">Participatory Role-Play:</w:t>
            </w:r>
          </w:p>
          <w:p w:rsidR="00000000" w:rsidDel="00000000" w:rsidP="00000000" w:rsidRDefault="00000000" w:rsidRPr="00000000" w14:paraId="00001BDF">
            <w:pPr>
              <w:numPr>
                <w:ilvl w:val="1"/>
                <w:numId w:val="254"/>
              </w:numPr>
              <w:spacing w:after="0" w:afterAutospacing="0" w:before="0" w:beforeAutospacing="0" w:lineRule="auto"/>
              <w:ind w:left="1440" w:hanging="360"/>
            </w:pPr>
            <w:r w:rsidDel="00000000" w:rsidR="00000000" w:rsidRPr="00000000">
              <w:rPr>
                <w:rtl w:val="0"/>
              </w:rPr>
              <w:t xml:space="preserve">Assign participants roles (e.g., local community member, policymaker, traditional knowledge keeper) and simulate a planning session for a community-based initiative.</w:t>
            </w:r>
          </w:p>
          <w:p w:rsidR="00000000" w:rsidDel="00000000" w:rsidP="00000000" w:rsidRDefault="00000000" w:rsidRPr="00000000" w14:paraId="00001BE0">
            <w:pPr>
              <w:numPr>
                <w:ilvl w:val="0"/>
                <w:numId w:val="254"/>
              </w:numPr>
              <w:spacing w:after="0" w:afterAutospacing="0" w:before="0" w:beforeAutospacing="0" w:lineRule="auto"/>
              <w:ind w:left="720" w:hanging="360"/>
            </w:pPr>
            <w:r w:rsidDel="00000000" w:rsidR="00000000" w:rsidRPr="00000000">
              <w:rPr>
                <w:rtl w:val="0"/>
              </w:rPr>
              <w:t xml:space="preserve">Networking Event Simulation:</w:t>
            </w:r>
          </w:p>
          <w:p w:rsidR="00000000" w:rsidDel="00000000" w:rsidP="00000000" w:rsidRDefault="00000000" w:rsidRPr="00000000" w14:paraId="00001BE1">
            <w:pPr>
              <w:numPr>
                <w:ilvl w:val="1"/>
                <w:numId w:val="254"/>
              </w:numPr>
              <w:spacing w:after="240" w:before="0" w:beforeAutospacing="0" w:lineRule="auto"/>
              <w:ind w:left="1440" w:hanging="360"/>
            </w:pPr>
            <w:r w:rsidDel="00000000" w:rsidR="00000000" w:rsidRPr="00000000">
              <w:rPr>
                <w:rtl w:val="0"/>
              </w:rPr>
              <w:t xml:space="preserve">Design an activity where participants role-play forming partnerships between formal systems (e.g., government, NGOs) and grassroots organizations.</w:t>
            </w:r>
          </w:p>
        </w:tc>
      </w:tr>
      <w:tr>
        <w:trPr>
          <w:cantSplit w:val="0"/>
          <w:tblHeader w:val="0"/>
        </w:trPr>
        <w:tc>
          <w:tcPr>
            <w:shd w:fill="d5a6bd" w:val="clear"/>
          </w:tcPr>
          <w:p w:rsidR="00000000" w:rsidDel="00000000" w:rsidP="00000000" w:rsidRDefault="00000000" w:rsidRPr="00000000" w14:paraId="00001BE2">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1BE3">
            <w:pPr>
              <w:numPr>
                <w:ilvl w:val="0"/>
                <w:numId w:val="374"/>
              </w:numPr>
              <w:spacing w:after="0" w:afterAutospacing="0" w:before="240" w:lineRule="auto"/>
              <w:ind w:left="720" w:hanging="360"/>
            </w:pPr>
            <w:r w:rsidDel="00000000" w:rsidR="00000000" w:rsidRPr="00000000">
              <w:rPr>
                <w:rtl w:val="0"/>
              </w:rPr>
              <w:t xml:space="preserve">Cosentino, M., Gal-Oz, R., &amp; Safer, D. L. (2024). Community-based resilience: The influence of collective efficacy and positive deviance on climate change-related mental health. In </w:t>
            </w:r>
            <w:r w:rsidDel="00000000" w:rsidR="00000000" w:rsidRPr="00000000">
              <w:rPr>
                <w:i w:val="1"/>
                <w:iCs w:val="1"/>
                <w:rtl w:val="0"/>
              </w:rPr>
              <w:t xml:space="preserve">Storytelling to accelerate climate solutions</w:t>
            </w:r>
            <w:r w:rsidDel="00000000" w:rsidR="00000000" w:rsidRPr="00000000">
              <w:rPr>
                <w:rtl w:val="0"/>
              </w:rPr>
              <w:t xml:space="preserve"> (pp. 319–338). Springer.</w:t>
            </w:r>
            <w:hyperlink r:id="rId846">
              <w:r w:rsidDel="00000000" w:rsidR="00000000" w:rsidRPr="00000000">
                <w:rPr>
                  <w:rtl w:val="0"/>
                </w:rPr>
                <w:t xml:space="preserve"> </w:t>
              </w:r>
            </w:hyperlink>
            <w:hyperlink r:id="rId847">
              <w:r w:rsidDel="00000000" w:rsidR="00000000" w:rsidRPr="00000000">
                <w:rPr>
                  <w:color w:val="1155cc"/>
                  <w:u w:val="single"/>
                  <w:rtl w:val="0"/>
                </w:rPr>
                <w:t xml:space="preserve">https://doi.org/10.1007/978-3-031-54790-4_15</w:t>
              </w:r>
            </w:hyperlink>
            <w:r w:rsidDel="00000000" w:rsidR="00000000" w:rsidRPr="00000000">
              <w:rPr>
                <w:rtl w:val="0"/>
              </w:rPr>
            </w:r>
          </w:p>
          <w:p w:rsidR="00000000" w:rsidDel="00000000" w:rsidP="00000000" w:rsidRDefault="00000000" w:rsidRPr="00000000" w14:paraId="00001BE4">
            <w:pPr>
              <w:numPr>
                <w:ilvl w:val="0"/>
                <w:numId w:val="374"/>
              </w:numPr>
              <w:spacing w:after="0" w:afterAutospacing="0" w:before="0" w:beforeAutospacing="0" w:lineRule="auto"/>
              <w:ind w:left="720" w:hanging="360"/>
            </w:pPr>
            <w:r w:rsidDel="00000000" w:rsidR="00000000" w:rsidRPr="00000000">
              <w:rPr>
                <w:rtl w:val="0"/>
              </w:rPr>
              <w:t xml:space="preserve">Dudgeon, R. C., &amp; Berkes, F. (2003). Local understandings of the land: Traditional ecological knowledge and Indigenous knowledge. In H. Selin (Ed.), </w:t>
            </w:r>
            <w:r w:rsidDel="00000000" w:rsidR="00000000" w:rsidRPr="00000000">
              <w:rPr>
                <w:i w:val="1"/>
                <w:iCs w:val="1"/>
                <w:rtl w:val="0"/>
              </w:rPr>
              <w:t xml:space="preserve">Nature across cultures</w:t>
            </w:r>
            <w:r w:rsidDel="00000000" w:rsidR="00000000" w:rsidRPr="00000000">
              <w:rPr>
                <w:rtl w:val="0"/>
              </w:rPr>
              <w:t xml:space="preserve"> (Vol. 4, pp. 75–90). Springer.</w:t>
            </w:r>
            <w:hyperlink r:id="rId848">
              <w:r w:rsidDel="00000000" w:rsidR="00000000" w:rsidRPr="00000000">
                <w:rPr>
                  <w:rtl w:val="0"/>
                </w:rPr>
                <w:t xml:space="preserve"> </w:t>
              </w:r>
            </w:hyperlink>
            <w:hyperlink r:id="rId849">
              <w:r w:rsidDel="00000000" w:rsidR="00000000" w:rsidRPr="00000000">
                <w:rPr>
                  <w:color w:val="1155cc"/>
                  <w:u w:val="single"/>
                  <w:rtl w:val="0"/>
                </w:rPr>
                <w:t xml:space="preserve">https://doi.org/10.1007/978-94-017-0149-5_4</w:t>
              </w:r>
            </w:hyperlink>
            <w:r w:rsidDel="00000000" w:rsidR="00000000" w:rsidRPr="00000000">
              <w:rPr>
                <w:rtl w:val="0"/>
              </w:rPr>
            </w:r>
          </w:p>
          <w:p w:rsidR="00000000" w:rsidDel="00000000" w:rsidP="00000000" w:rsidRDefault="00000000" w:rsidRPr="00000000" w14:paraId="00001BE5">
            <w:pPr>
              <w:numPr>
                <w:ilvl w:val="0"/>
                <w:numId w:val="374"/>
              </w:numPr>
              <w:spacing w:after="0" w:afterAutospacing="0" w:before="0" w:beforeAutospacing="0" w:lineRule="auto"/>
              <w:ind w:left="720" w:hanging="360"/>
            </w:pPr>
            <w:r w:rsidDel="00000000" w:rsidR="00000000" w:rsidRPr="00000000">
              <w:rPr>
                <w:rtl w:val="0"/>
              </w:rPr>
              <w:t xml:space="preserve">Fine, J. C. (2022). Closing the concern-action gap through relational climate conversations: Insights from US climate activists. </w:t>
            </w:r>
            <w:r w:rsidDel="00000000" w:rsidR="00000000" w:rsidRPr="00000000">
              <w:rPr>
                <w:i w:val="1"/>
                <w:iCs w:val="1"/>
                <w:rtl w:val="0"/>
              </w:rPr>
              <w:t xml:space="preserve">Climate Action, 1</w:t>
            </w:r>
            <w:r w:rsidDel="00000000" w:rsidR="00000000" w:rsidRPr="00000000">
              <w:rPr>
                <w:rtl w:val="0"/>
              </w:rPr>
              <w:t xml:space="preserve">(1), 26.</w:t>
            </w:r>
            <w:hyperlink r:id="rId850">
              <w:r w:rsidDel="00000000" w:rsidR="00000000" w:rsidRPr="00000000">
                <w:rPr>
                  <w:rtl w:val="0"/>
                </w:rPr>
                <w:t xml:space="preserve"> </w:t>
              </w:r>
            </w:hyperlink>
            <w:hyperlink r:id="rId851">
              <w:r w:rsidDel="00000000" w:rsidR="00000000" w:rsidRPr="00000000">
                <w:rPr>
                  <w:color w:val="1155cc"/>
                  <w:u w:val="single"/>
                  <w:rtl w:val="0"/>
                </w:rPr>
                <w:t xml:space="preserve">https://doi.org/10.1007/s44168-022-00027-0</w:t>
              </w:r>
            </w:hyperlink>
            <w:r w:rsidDel="00000000" w:rsidR="00000000" w:rsidRPr="00000000">
              <w:rPr>
                <w:rtl w:val="0"/>
              </w:rPr>
            </w:r>
          </w:p>
          <w:p w:rsidR="00000000" w:rsidDel="00000000" w:rsidP="00000000" w:rsidRDefault="00000000" w:rsidRPr="00000000" w14:paraId="00001BE6">
            <w:pPr>
              <w:numPr>
                <w:ilvl w:val="0"/>
                <w:numId w:val="374"/>
              </w:numPr>
              <w:spacing w:after="0" w:afterAutospacing="0" w:before="0" w:beforeAutospacing="0" w:lineRule="auto"/>
              <w:ind w:left="720" w:hanging="360"/>
            </w:pPr>
            <w:r w:rsidDel="00000000" w:rsidR="00000000" w:rsidRPr="00000000">
              <w:rPr>
                <w:rtl w:val="0"/>
              </w:rPr>
              <w:t xml:space="preserve">Harrison, S., Macmillan, A., Bond, S., &amp; Stephenson, J. (2023). Participatory modeling for local and regional collaboration on climate change adaptation and health. </w:t>
            </w:r>
            <w:r w:rsidDel="00000000" w:rsidR="00000000" w:rsidRPr="00000000">
              <w:rPr>
                <w:i w:val="1"/>
                <w:iCs w:val="1"/>
                <w:rtl w:val="0"/>
              </w:rPr>
              <w:t xml:space="preserve">The Journal of Climate Change and Health, 12,</w:t>
            </w:r>
            <w:r w:rsidDel="00000000" w:rsidR="00000000" w:rsidRPr="00000000">
              <w:rPr>
                <w:rtl w:val="0"/>
              </w:rPr>
              <w:t xml:space="preserve"> 100235.</w:t>
            </w:r>
            <w:hyperlink r:id="rId852">
              <w:r w:rsidDel="00000000" w:rsidR="00000000" w:rsidRPr="00000000">
                <w:rPr>
                  <w:rtl w:val="0"/>
                </w:rPr>
                <w:t xml:space="preserve"> </w:t>
              </w:r>
            </w:hyperlink>
            <w:hyperlink r:id="rId853">
              <w:r w:rsidDel="00000000" w:rsidR="00000000" w:rsidRPr="00000000">
                <w:rPr>
                  <w:color w:val="1155cc"/>
                  <w:u w:val="single"/>
                  <w:rtl w:val="0"/>
                </w:rPr>
                <w:t xml:space="preserve">https://doi.org/10.1016/j.joclim.2023.100235</w:t>
              </w:r>
            </w:hyperlink>
            <w:r w:rsidDel="00000000" w:rsidR="00000000" w:rsidRPr="00000000">
              <w:rPr>
                <w:rtl w:val="0"/>
              </w:rPr>
            </w:r>
          </w:p>
          <w:p w:rsidR="00000000" w:rsidDel="00000000" w:rsidP="00000000" w:rsidRDefault="00000000" w:rsidRPr="00000000" w14:paraId="00001BE7">
            <w:pPr>
              <w:numPr>
                <w:ilvl w:val="0"/>
                <w:numId w:val="374"/>
              </w:numPr>
              <w:spacing w:after="0" w:afterAutospacing="0" w:before="0" w:beforeAutospacing="0" w:lineRule="auto"/>
              <w:ind w:left="720" w:hanging="360"/>
            </w:pPr>
            <w:r w:rsidDel="00000000" w:rsidR="00000000" w:rsidRPr="00000000">
              <w:rPr>
                <w:rtl w:val="0"/>
              </w:rPr>
              <w:t xml:space="preserve">Hoppe, B. O., Prussia, L., Manning, C., Raab, K. K., &amp; Jones-Casey, K. V. (2023). "It’s hard to give hope sometimes": Climate change, mental health, and the challenges for mental health professionals. </w:t>
            </w:r>
            <w:r w:rsidDel="00000000" w:rsidR="00000000" w:rsidRPr="00000000">
              <w:rPr>
                <w:i w:val="1"/>
                <w:iCs w:val="1"/>
                <w:rtl w:val="0"/>
              </w:rPr>
              <w:t xml:space="preserve">Ecopsychology, 15</w:t>
            </w:r>
            <w:r w:rsidDel="00000000" w:rsidR="00000000" w:rsidRPr="00000000">
              <w:rPr>
                <w:rtl w:val="0"/>
              </w:rPr>
              <w:t xml:space="preserve">(1).</w:t>
            </w:r>
            <w:hyperlink r:id="rId854">
              <w:r w:rsidDel="00000000" w:rsidR="00000000" w:rsidRPr="00000000">
                <w:rPr>
                  <w:rtl w:val="0"/>
                </w:rPr>
                <w:t xml:space="preserve"> </w:t>
              </w:r>
            </w:hyperlink>
            <w:hyperlink r:id="rId855">
              <w:r w:rsidDel="00000000" w:rsidR="00000000" w:rsidRPr="00000000">
                <w:rPr>
                  <w:color w:val="1155cc"/>
                  <w:u w:val="single"/>
                  <w:rtl w:val="0"/>
                </w:rPr>
                <w:t xml:space="preserve">https://doi.org/10.1089/eco.2022.0032</w:t>
              </w:r>
            </w:hyperlink>
            <w:r w:rsidDel="00000000" w:rsidR="00000000" w:rsidRPr="00000000">
              <w:rPr>
                <w:rtl w:val="0"/>
              </w:rPr>
            </w:r>
          </w:p>
          <w:p w:rsidR="00000000" w:rsidDel="00000000" w:rsidP="00000000" w:rsidRDefault="00000000" w:rsidRPr="00000000" w14:paraId="00001BE8">
            <w:pPr>
              <w:numPr>
                <w:ilvl w:val="0"/>
                <w:numId w:val="374"/>
              </w:numPr>
              <w:spacing w:after="0" w:afterAutospacing="0" w:before="0" w:beforeAutospacing="0" w:lineRule="auto"/>
              <w:ind w:left="720" w:hanging="360"/>
            </w:pPr>
            <w:r w:rsidDel="00000000" w:rsidR="00000000" w:rsidRPr="00000000">
              <w:rPr>
                <w:rtl w:val="0"/>
              </w:rPr>
              <w:t xml:space="preserve">Jones, R., Reid, P., &amp; Macmillan, A. (2022). Navigating fundamental tensions towards a decolonial relational vision of planetary health. </w:t>
            </w:r>
            <w:r w:rsidDel="00000000" w:rsidR="00000000" w:rsidRPr="00000000">
              <w:rPr>
                <w:i w:val="1"/>
                <w:iCs w:val="1"/>
                <w:rtl w:val="0"/>
              </w:rPr>
              <w:t xml:space="preserve">The Lancet Planetary Health, 6</w:t>
            </w:r>
            <w:r w:rsidDel="00000000" w:rsidR="00000000" w:rsidRPr="00000000">
              <w:rPr>
                <w:rtl w:val="0"/>
              </w:rPr>
              <w:t xml:space="preserve">(10), e834–e841.</w:t>
            </w:r>
            <w:hyperlink r:id="rId856">
              <w:r w:rsidDel="00000000" w:rsidR="00000000" w:rsidRPr="00000000">
                <w:rPr>
                  <w:rtl w:val="0"/>
                </w:rPr>
                <w:t xml:space="preserve"> </w:t>
              </w:r>
            </w:hyperlink>
            <w:hyperlink r:id="rId857">
              <w:r w:rsidDel="00000000" w:rsidR="00000000" w:rsidRPr="00000000">
                <w:rPr>
                  <w:color w:val="1155cc"/>
                  <w:u w:val="single"/>
                  <w:rtl w:val="0"/>
                </w:rPr>
                <w:t xml:space="preserve">https://doi.org/10.1016/S2542-5196(22)00197-8</w:t>
              </w:r>
            </w:hyperlink>
            <w:r w:rsidDel="00000000" w:rsidR="00000000" w:rsidRPr="00000000">
              <w:rPr>
                <w:rtl w:val="0"/>
              </w:rPr>
            </w:r>
          </w:p>
          <w:p w:rsidR="00000000" w:rsidDel="00000000" w:rsidP="00000000" w:rsidRDefault="00000000" w:rsidRPr="00000000" w14:paraId="00001BE9">
            <w:pPr>
              <w:numPr>
                <w:ilvl w:val="0"/>
                <w:numId w:val="374"/>
              </w:numPr>
              <w:spacing w:after="0" w:afterAutospacing="0" w:before="0" w:beforeAutospacing="0" w:lineRule="auto"/>
              <w:ind w:left="720" w:hanging="360"/>
            </w:pPr>
            <w:r w:rsidDel="00000000" w:rsidR="00000000" w:rsidRPr="00000000">
              <w:rPr>
                <w:rtl w:val="0"/>
              </w:rPr>
              <w:t xml:space="preserve">Longman, J., Braddon, M., Verlie, B., Schlosberg, D., Hampshire, L., Hawke, C., Noonan, A., &amp; Saurman, E. (2023). Building resilience to the mental health impacts of climate change in rural Australia. </w:t>
            </w:r>
            <w:r w:rsidDel="00000000" w:rsidR="00000000" w:rsidRPr="00000000">
              <w:rPr>
                <w:i w:val="1"/>
                <w:iCs w:val="1"/>
                <w:rtl w:val="0"/>
              </w:rPr>
              <w:t xml:space="preserve">The Journal of Climate Change and Health, 12,</w:t>
            </w:r>
            <w:r w:rsidDel="00000000" w:rsidR="00000000" w:rsidRPr="00000000">
              <w:rPr>
                <w:rtl w:val="0"/>
              </w:rPr>
              <w:t xml:space="preserve"> 100240.</w:t>
            </w:r>
            <w:hyperlink r:id="rId858">
              <w:r w:rsidDel="00000000" w:rsidR="00000000" w:rsidRPr="00000000">
                <w:rPr>
                  <w:rtl w:val="0"/>
                </w:rPr>
                <w:t xml:space="preserve"> </w:t>
              </w:r>
            </w:hyperlink>
            <w:hyperlink r:id="rId859">
              <w:r w:rsidDel="00000000" w:rsidR="00000000" w:rsidRPr="00000000">
                <w:rPr>
                  <w:color w:val="1155cc"/>
                  <w:u w:val="single"/>
                  <w:rtl w:val="0"/>
                </w:rPr>
                <w:t xml:space="preserve">https://doi.org/10.1016/j.joclim.2023.100240</w:t>
              </w:r>
            </w:hyperlink>
            <w:r w:rsidDel="00000000" w:rsidR="00000000" w:rsidRPr="00000000">
              <w:rPr>
                <w:rtl w:val="0"/>
              </w:rPr>
            </w:r>
          </w:p>
          <w:p w:rsidR="00000000" w:rsidDel="00000000" w:rsidP="00000000" w:rsidRDefault="00000000" w:rsidRPr="00000000" w14:paraId="00001BEA">
            <w:pPr>
              <w:numPr>
                <w:ilvl w:val="0"/>
                <w:numId w:val="374"/>
              </w:numPr>
              <w:spacing w:after="0" w:afterAutospacing="0" w:before="0" w:beforeAutospacing="0" w:lineRule="auto"/>
              <w:ind w:left="720" w:hanging="360"/>
            </w:pPr>
            <w:r w:rsidDel="00000000" w:rsidR="00000000" w:rsidRPr="00000000">
              <w:rPr>
                <w:rtl w:val="0"/>
              </w:rPr>
              <w:t xml:space="preserve">Ma, C., Qirui, C., &amp; Lv, Y. (2023). "One community at a time": Promoting community resilience in the face of natural hazards and public health challenges. </w:t>
            </w:r>
            <w:r w:rsidDel="00000000" w:rsidR="00000000" w:rsidRPr="00000000">
              <w:rPr>
                <w:i w:val="1"/>
                <w:iCs w:val="1"/>
                <w:rtl w:val="0"/>
              </w:rPr>
              <w:t xml:space="preserve">BMC Public Health, 23,</w:t>
            </w:r>
            <w:r w:rsidDel="00000000" w:rsidR="00000000" w:rsidRPr="00000000">
              <w:rPr>
                <w:rtl w:val="0"/>
              </w:rPr>
              <w:t xml:space="preserve"> 2510.</w:t>
            </w:r>
            <w:hyperlink r:id="rId860">
              <w:r w:rsidDel="00000000" w:rsidR="00000000" w:rsidRPr="00000000">
                <w:rPr>
                  <w:rtl w:val="0"/>
                </w:rPr>
                <w:t xml:space="preserve"> </w:t>
              </w:r>
            </w:hyperlink>
            <w:hyperlink r:id="rId861">
              <w:r w:rsidDel="00000000" w:rsidR="00000000" w:rsidRPr="00000000">
                <w:rPr>
                  <w:color w:val="1155cc"/>
                  <w:u w:val="single"/>
                  <w:rtl w:val="0"/>
                </w:rPr>
                <w:t xml:space="preserve">https://doi.org/10.1186/s12889-023-17458-x</w:t>
              </w:r>
            </w:hyperlink>
            <w:r w:rsidDel="00000000" w:rsidR="00000000" w:rsidRPr="00000000">
              <w:rPr>
                <w:rtl w:val="0"/>
              </w:rPr>
            </w:r>
          </w:p>
          <w:p w:rsidR="00000000" w:rsidDel="00000000" w:rsidP="00000000" w:rsidRDefault="00000000" w:rsidRPr="00000000" w14:paraId="00001BEB">
            <w:pPr>
              <w:numPr>
                <w:ilvl w:val="0"/>
                <w:numId w:val="374"/>
              </w:numPr>
              <w:spacing w:after="0" w:afterAutospacing="0" w:before="0" w:beforeAutospacing="0" w:lineRule="auto"/>
              <w:ind w:left="720" w:hanging="360"/>
            </w:pPr>
            <w:r w:rsidDel="00000000" w:rsidR="00000000" w:rsidRPr="00000000">
              <w:rPr>
                <w:rtl w:val="0"/>
              </w:rPr>
              <w:t xml:space="preserve">Olsson, P., Folke, C., &amp; Berkes, F. (2004). Adaptive co-management for building resilience in social-ecological systems. </w:t>
            </w:r>
            <w:r w:rsidDel="00000000" w:rsidR="00000000" w:rsidRPr="00000000">
              <w:rPr>
                <w:i w:val="1"/>
                <w:iCs w:val="1"/>
                <w:rtl w:val="0"/>
              </w:rPr>
              <w:t xml:space="preserve">Environmental Management, 34</w:t>
            </w:r>
            <w:r w:rsidDel="00000000" w:rsidR="00000000" w:rsidRPr="00000000">
              <w:rPr>
                <w:rtl w:val="0"/>
              </w:rPr>
              <w:t xml:space="preserve">(1), 75–90.</w:t>
            </w:r>
            <w:hyperlink r:id="rId862">
              <w:r w:rsidDel="00000000" w:rsidR="00000000" w:rsidRPr="00000000">
                <w:rPr>
                  <w:rtl w:val="0"/>
                </w:rPr>
                <w:t xml:space="preserve"> </w:t>
              </w:r>
            </w:hyperlink>
            <w:hyperlink r:id="rId863">
              <w:r w:rsidDel="00000000" w:rsidR="00000000" w:rsidRPr="00000000">
                <w:rPr>
                  <w:color w:val="1155cc"/>
                  <w:u w:val="single"/>
                  <w:rtl w:val="0"/>
                </w:rPr>
                <w:t xml:space="preserve">https://doi.org/10.1007/s00267-003-0101-7</w:t>
              </w:r>
            </w:hyperlink>
            <w:r w:rsidDel="00000000" w:rsidR="00000000" w:rsidRPr="00000000">
              <w:rPr>
                <w:rtl w:val="0"/>
              </w:rPr>
            </w:r>
          </w:p>
          <w:p w:rsidR="00000000" w:rsidDel="00000000" w:rsidP="00000000" w:rsidRDefault="00000000" w:rsidRPr="00000000" w14:paraId="00001BEC">
            <w:pPr>
              <w:numPr>
                <w:ilvl w:val="0"/>
                <w:numId w:val="374"/>
              </w:numPr>
              <w:spacing w:after="0" w:afterAutospacing="0" w:before="0" w:beforeAutospacing="0" w:lineRule="auto"/>
              <w:ind w:left="720" w:hanging="360"/>
            </w:pPr>
            <w:r w:rsidDel="00000000" w:rsidR="00000000" w:rsidRPr="00000000">
              <w:rPr>
                <w:rtl w:val="0"/>
              </w:rPr>
              <w:t xml:space="preserve">Redvers, N., Aubrey, P., Celidwen, Y., &amp; Hill, K. (2023). Indigenous Peoples: Traditional knowledges, climate change, and health. </w:t>
            </w:r>
            <w:r w:rsidDel="00000000" w:rsidR="00000000" w:rsidRPr="00000000">
              <w:rPr>
                <w:i w:val="1"/>
                <w:iCs w:val="1"/>
                <w:rtl w:val="0"/>
              </w:rPr>
              <w:t xml:space="preserve">PLOS Global Public Health, 3</w:t>
            </w:r>
            <w:r w:rsidDel="00000000" w:rsidR="00000000" w:rsidRPr="00000000">
              <w:rPr>
                <w:rtl w:val="0"/>
              </w:rPr>
              <w:t xml:space="preserve">(10), e0002474.</w:t>
            </w:r>
            <w:hyperlink r:id="rId864">
              <w:r w:rsidDel="00000000" w:rsidR="00000000" w:rsidRPr="00000000">
                <w:rPr>
                  <w:rtl w:val="0"/>
                </w:rPr>
                <w:t xml:space="preserve"> </w:t>
              </w:r>
            </w:hyperlink>
            <w:hyperlink r:id="rId865">
              <w:r w:rsidDel="00000000" w:rsidR="00000000" w:rsidRPr="00000000">
                <w:rPr>
                  <w:color w:val="1155cc"/>
                  <w:u w:val="single"/>
                  <w:rtl w:val="0"/>
                </w:rPr>
                <w:t xml:space="preserve">https://doi.org/10.1371/journal.pgph.0002474</w:t>
              </w:r>
            </w:hyperlink>
            <w:r w:rsidDel="00000000" w:rsidR="00000000" w:rsidRPr="00000000">
              <w:rPr>
                <w:rtl w:val="0"/>
              </w:rPr>
            </w:r>
          </w:p>
          <w:p w:rsidR="00000000" w:rsidDel="00000000" w:rsidP="00000000" w:rsidRDefault="00000000" w:rsidRPr="00000000" w14:paraId="00001BED">
            <w:pPr>
              <w:numPr>
                <w:ilvl w:val="0"/>
                <w:numId w:val="374"/>
              </w:numPr>
              <w:spacing w:after="0" w:afterAutospacing="0" w:before="0" w:beforeAutospacing="0" w:lineRule="auto"/>
              <w:ind w:left="720" w:hanging="360"/>
            </w:pPr>
            <w:r w:rsidDel="00000000" w:rsidR="00000000" w:rsidRPr="00000000">
              <w:rPr>
                <w:rtl w:val="0"/>
              </w:rPr>
              <w:t xml:space="preserve">Sifuentes, J. E., York, E., &amp; Fultineer, C. (2021). Social resilience and climate change: Findings from community listening sessions. </w:t>
            </w:r>
            <w:r w:rsidDel="00000000" w:rsidR="00000000" w:rsidRPr="00000000">
              <w:rPr>
                <w:i w:val="1"/>
                <w:iCs w:val="1"/>
                <w:rtl w:val="0"/>
              </w:rPr>
              <w:t xml:space="preserve">The Lancet Planetary Health, 5</w:t>
            </w:r>
            <w:r w:rsidDel="00000000" w:rsidR="00000000" w:rsidRPr="00000000">
              <w:rPr>
                <w:rtl w:val="0"/>
              </w:rPr>
              <w:t xml:space="preserve">(S3).</w:t>
            </w:r>
            <w:hyperlink r:id="rId866">
              <w:r w:rsidDel="00000000" w:rsidR="00000000" w:rsidRPr="00000000">
                <w:rPr>
                  <w:rtl w:val="0"/>
                </w:rPr>
                <w:t xml:space="preserve"> </w:t>
              </w:r>
            </w:hyperlink>
            <w:hyperlink r:id="rId867">
              <w:r w:rsidDel="00000000" w:rsidR="00000000" w:rsidRPr="00000000">
                <w:rPr>
                  <w:color w:val="1155cc"/>
                  <w:u w:val="single"/>
                  <w:rtl w:val="0"/>
                </w:rPr>
                <w:t xml:space="preserve">https://doi.org/10.1016/S2542-5196(21)00087-5</w:t>
              </w:r>
            </w:hyperlink>
            <w:r w:rsidDel="00000000" w:rsidR="00000000" w:rsidRPr="00000000">
              <w:rPr>
                <w:rtl w:val="0"/>
              </w:rPr>
            </w:r>
          </w:p>
          <w:p w:rsidR="00000000" w:rsidDel="00000000" w:rsidP="00000000" w:rsidRDefault="00000000" w:rsidRPr="00000000" w14:paraId="00001BEE">
            <w:pPr>
              <w:numPr>
                <w:ilvl w:val="0"/>
                <w:numId w:val="374"/>
              </w:numPr>
              <w:spacing w:after="0" w:afterAutospacing="0" w:before="0" w:beforeAutospacing="0" w:lineRule="auto"/>
              <w:ind w:left="720" w:hanging="360"/>
            </w:pPr>
            <w:r w:rsidDel="00000000" w:rsidR="00000000" w:rsidRPr="00000000">
              <w:rPr>
                <w:rtl w:val="0"/>
              </w:rPr>
              <w:t xml:space="preserve">Wallerstein, N., Giatti, L. L., Bógus, C. M., Akerman, M., Jacobi, P. R., de Toledo, R. F., Mendes, R., Acioli, S., Bluehorse-Anderson, M., Frazier, S., &amp; Jones, M. (2017). Shared participatory research principles and methodologies: Perspectives from the USA and Brazil—45 years after Paulo Freire's "Pedagogy of the Oppressed". </w:t>
            </w:r>
            <w:r w:rsidDel="00000000" w:rsidR="00000000" w:rsidRPr="00000000">
              <w:rPr>
                <w:i w:val="1"/>
                <w:iCs w:val="1"/>
                <w:rtl w:val="0"/>
              </w:rPr>
              <w:t xml:space="preserve">Societies (Basel, Switzerland), 7</w:t>
            </w:r>
            <w:r w:rsidDel="00000000" w:rsidR="00000000" w:rsidRPr="00000000">
              <w:rPr>
                <w:rtl w:val="0"/>
              </w:rPr>
              <w:t xml:space="preserve">(2), 6.</w:t>
            </w:r>
            <w:hyperlink r:id="rId868">
              <w:r w:rsidDel="00000000" w:rsidR="00000000" w:rsidRPr="00000000">
                <w:rPr>
                  <w:rtl w:val="0"/>
                </w:rPr>
                <w:t xml:space="preserve"> </w:t>
              </w:r>
            </w:hyperlink>
            <w:hyperlink r:id="rId869">
              <w:r w:rsidDel="00000000" w:rsidR="00000000" w:rsidRPr="00000000">
                <w:rPr>
                  <w:color w:val="1155cc"/>
                  <w:u w:val="single"/>
                  <w:rtl w:val="0"/>
                </w:rPr>
                <w:t xml:space="preserve">https://doi.org/10.3390/soc7020006</w:t>
              </w:r>
            </w:hyperlink>
            <w:r w:rsidDel="00000000" w:rsidR="00000000" w:rsidRPr="00000000">
              <w:rPr>
                <w:rtl w:val="0"/>
              </w:rPr>
            </w:r>
          </w:p>
          <w:p w:rsidR="00000000" w:rsidDel="00000000" w:rsidP="00000000" w:rsidRDefault="00000000" w:rsidRPr="00000000" w14:paraId="00001BEF">
            <w:pPr>
              <w:numPr>
                <w:ilvl w:val="0"/>
                <w:numId w:val="374"/>
              </w:numPr>
              <w:spacing w:after="0" w:afterAutospacing="0" w:before="0" w:beforeAutospacing="0" w:lineRule="auto"/>
              <w:ind w:left="720" w:hanging="360"/>
            </w:pPr>
            <w:r w:rsidDel="00000000" w:rsidR="00000000" w:rsidRPr="00000000">
              <w:rPr>
                <w:rtl w:val="0"/>
              </w:rPr>
              <w:t xml:space="preserve">Whyte, K. (2017). Indigenous climate change studies: Indigenizing futures, decolonizing the Anthropocene. </w:t>
            </w:r>
            <w:r w:rsidDel="00000000" w:rsidR="00000000" w:rsidRPr="00000000">
              <w:rPr>
                <w:i w:val="1"/>
                <w:iCs w:val="1"/>
                <w:rtl w:val="0"/>
              </w:rPr>
              <w:t xml:space="preserve">English Language Notes.</w:t>
            </w:r>
            <w:r w:rsidDel="00000000" w:rsidR="00000000" w:rsidRPr="00000000">
              <w:rPr>
                <w:rtl w:val="0"/>
              </w:rPr>
              <w:t xml:space="preserve"> Retrieved from</w:t>
            </w:r>
            <w:hyperlink r:id="rId870">
              <w:r w:rsidDel="00000000" w:rsidR="00000000" w:rsidRPr="00000000">
                <w:rPr>
                  <w:rtl w:val="0"/>
                </w:rPr>
                <w:t xml:space="preserve"> </w:t>
              </w:r>
            </w:hyperlink>
            <w:hyperlink r:id="rId871">
              <w:r w:rsidDel="00000000" w:rsidR="00000000" w:rsidRPr="00000000">
                <w:rPr>
                  <w:color w:val="1155cc"/>
                  <w:u w:val="single"/>
                  <w:rtl w:val="0"/>
                </w:rPr>
                <w:t xml:space="preserve">https://ssrn.com/abstract=2925514</w:t>
              </w:r>
            </w:hyperlink>
            <w:r w:rsidDel="00000000" w:rsidR="00000000" w:rsidRPr="00000000">
              <w:rPr>
                <w:rtl w:val="0"/>
              </w:rPr>
            </w:r>
          </w:p>
          <w:p w:rsidR="00000000" w:rsidDel="00000000" w:rsidP="00000000" w:rsidRDefault="00000000" w:rsidRPr="00000000" w14:paraId="00001BF0">
            <w:pPr>
              <w:numPr>
                <w:ilvl w:val="0"/>
                <w:numId w:val="374"/>
              </w:numPr>
              <w:spacing w:after="240" w:before="0" w:beforeAutospacing="0" w:lineRule="auto"/>
              <w:ind w:left="720" w:hanging="360"/>
            </w:pPr>
            <w:r w:rsidDel="00000000" w:rsidR="00000000" w:rsidRPr="00000000">
              <w:rPr>
                <w:rtl w:val="0"/>
              </w:rPr>
              <w:t xml:space="preserve">Tamarack Institute. (n.d.). </w:t>
            </w:r>
            <w:r w:rsidDel="00000000" w:rsidR="00000000" w:rsidRPr="00000000">
              <w:rPr>
                <w:i w:val="1"/>
                <w:iCs w:val="1"/>
                <w:rtl w:val="0"/>
              </w:rPr>
              <w:t xml:space="preserve">ABCD at a glance.</w:t>
            </w:r>
            <w:hyperlink r:id="rId872">
              <w:r w:rsidDel="00000000" w:rsidR="00000000" w:rsidRPr="00000000">
                <w:rPr>
                  <w:rtl w:val="0"/>
                </w:rPr>
                <w:t xml:space="preserve"> </w:t>
              </w:r>
            </w:hyperlink>
            <w:hyperlink r:id="rId873">
              <w:r w:rsidDel="00000000" w:rsidR="00000000" w:rsidRPr="00000000">
                <w:rPr>
                  <w:color w:val="1155cc"/>
                  <w:u w:val="single"/>
                  <w:rtl w:val="0"/>
                </w:rPr>
                <w:t xml:space="preserve">https://www.tamarackcommunity.ca/hubfs/Resources/CDC%20ABCD%20resources/ABCD%20at%20a%20Glance.pdf</w:t>
              </w:r>
            </w:hyperlink>
            <w:r w:rsidDel="00000000" w:rsidR="00000000" w:rsidRPr="00000000">
              <w:rPr>
                <w:rtl w:val="0"/>
              </w:rPr>
            </w:r>
          </w:p>
        </w:tc>
      </w:tr>
    </w:tbl>
    <w:p w:rsidR="00000000" w:rsidDel="00000000" w:rsidP="00000000" w:rsidRDefault="00000000" w:rsidRPr="00000000" w14:paraId="00001BF1">
      <w:pPr>
        <w:rPr/>
        <w:sectPr>
          <w:headerReference r:id="rId874" w:type="default"/>
          <w:footerReference r:id="rId875"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B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76" w:type="default"/>
          <w:footerReference r:id="rId877" w:type="default"/>
          <w:type w:val="nextPage"/>
          <w:pgSz w:h="12240" w:w="15840" w:orient="landscape"/>
          <w:pgMar w:bottom="1440.0000000000002" w:top="1440.0000000000002" w:left="1440.0000000000002" w:right="1440.0000000000002" w:header="720" w:footer="720"/>
          <w:pgNumType w:start="1"/>
        </w:sectPr>
      </w:pPr>
      <w:bookmarkStart w:colFirst="0" w:colLast="0" w:name="_qotbcwqgrgff" w:id="413"/>
      <w:bookmarkEnd w:id="4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Climate Justice</w:t>
      </w:r>
      <w:r w:rsidDel="00000000" w:rsidR="00000000" w:rsidRPr="00000000">
        <w:rPr>
          <w:rtl w:val="0"/>
        </w:rPr>
      </w:r>
    </w:p>
    <w:p w:rsidR="00000000" w:rsidDel="00000000" w:rsidP="00000000" w:rsidRDefault="00000000" w:rsidRPr="00000000" w14:paraId="00001BF3">
      <w:pPr>
        <w:pStyle w:val="Heading1"/>
        <w:spacing w:after="240" w:before="240" w:lineRule="auto"/>
        <w:rPr/>
      </w:pPr>
      <w:bookmarkStart w:colFirst="0" w:colLast="0" w:name="_7jn4fznm0t90" w:id="414"/>
      <w:bookmarkEnd w:id="414"/>
      <w:r w:rsidDel="00000000" w:rsidR="00000000" w:rsidRPr="00000000">
        <w:rPr>
          <w:rtl w:val="0"/>
        </w:rPr>
      </w:r>
    </w:p>
    <w:tbl>
      <w:tblPr>
        <w:tblStyle w:val="Table203"/>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rHeight w:val="1851.2255859374998" w:hRule="atLeast"/>
          <w:tblHeader w:val="0"/>
        </w:trPr>
        <w:tc>
          <w:tcPr>
            <w:shd w:fill="f4cccc" w:val="clear"/>
          </w:tcPr>
          <w:p w:rsidR="00000000" w:rsidDel="00000000" w:rsidP="00000000" w:rsidRDefault="00000000" w:rsidRPr="00000000" w14:paraId="00001BF4">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BF5">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BF6">
            <w:pPr>
              <w:widowControl w:val="0"/>
              <w:rPr>
                <w:b w:val="1"/>
                <w:bCs w:val="1"/>
                <w:sz w:val="28"/>
                <w:szCs w:val="28"/>
              </w:rPr>
            </w:pPr>
            <w:r w:rsidDel="00000000" w:rsidR="00000000" w:rsidRPr="00000000">
              <w:rPr>
                <w:b w:val="1"/>
                <w:bCs w:val="1"/>
                <w:sz w:val="28"/>
                <w:szCs w:val="28"/>
                <w:rtl w:val="0"/>
              </w:rPr>
              <w:t xml:space="preserve">Section 4 is now closed for review and we are no longer accepting comments. Thank you for your contributions!</w:t>
            </w:r>
          </w:p>
          <w:p w:rsidR="00000000" w:rsidDel="00000000" w:rsidP="00000000" w:rsidRDefault="00000000" w:rsidRPr="00000000" w14:paraId="00001BF7">
            <w:pPr>
              <w:widowControl w:val="0"/>
              <w:rPr>
                <w:sz w:val="28"/>
                <w:szCs w:val="28"/>
              </w:rPr>
            </w:pPr>
            <w:r w:rsidDel="00000000" w:rsidR="00000000" w:rsidRPr="00000000">
              <w:rPr>
                <w:rtl w:val="0"/>
              </w:rPr>
            </w:r>
          </w:p>
          <w:p w:rsidR="00000000" w:rsidDel="00000000" w:rsidP="00000000" w:rsidRDefault="00000000" w:rsidRPr="00000000" w14:paraId="00001BF8">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1BF9">
            <w:pPr>
              <w:widowControl w:val="0"/>
              <w:rPr>
                <w:b w:val="1"/>
                <w:bCs w:val="1"/>
                <w:sz w:val="28"/>
                <w:szCs w:val="28"/>
              </w:rPr>
            </w:pPr>
            <w:r w:rsidDel="00000000" w:rsidR="00000000" w:rsidRPr="00000000">
              <w:rPr>
                <w:rtl w:val="0"/>
              </w:rPr>
            </w:r>
          </w:p>
          <w:p w:rsidR="00000000" w:rsidDel="00000000" w:rsidP="00000000" w:rsidRDefault="00000000" w:rsidRPr="00000000" w14:paraId="00001BFA">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1BFB">
      <w:pPr>
        <w:pStyle w:val="Heading1"/>
        <w:spacing w:after="240" w:before="240" w:lineRule="auto"/>
        <w:rPr/>
      </w:pPr>
      <w:bookmarkStart w:colFirst="0" w:colLast="0" w:name="_p2nt68h0gl58" w:id="415"/>
      <w:bookmarkEnd w:id="415"/>
      <w:r w:rsidDel="00000000" w:rsidR="00000000" w:rsidRPr="00000000">
        <w:rPr>
          <w:rtl w:val="0"/>
        </w:rPr>
      </w:r>
    </w:p>
    <w:p w:rsidR="00000000" w:rsidDel="00000000" w:rsidP="00000000" w:rsidRDefault="00000000" w:rsidRPr="00000000" w14:paraId="00001BFC">
      <w:pPr>
        <w:rPr/>
      </w:pPr>
      <w:r w:rsidDel="00000000" w:rsidR="00000000" w:rsidRPr="00000000">
        <w:rPr>
          <w:rtl w:val="0"/>
        </w:rPr>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rPr/>
      </w:pPr>
      <w:r w:rsidDel="00000000" w:rsidR="00000000" w:rsidRPr="00000000">
        <w:rPr>
          <w:rtl w:val="0"/>
        </w:rPr>
      </w:r>
    </w:p>
    <w:p w:rsidR="00000000" w:rsidDel="00000000" w:rsidP="00000000" w:rsidRDefault="00000000" w:rsidRPr="00000000" w14:paraId="00001BFF">
      <w:pPr>
        <w:rPr/>
      </w:pPr>
      <w:r w:rsidDel="00000000" w:rsidR="00000000" w:rsidRPr="00000000">
        <w:rPr>
          <w:rtl w:val="0"/>
        </w:rPr>
      </w:r>
    </w:p>
    <w:p w:rsidR="00000000" w:rsidDel="00000000" w:rsidP="00000000" w:rsidRDefault="00000000" w:rsidRPr="00000000" w14:paraId="00001C00">
      <w:pPr>
        <w:rPr/>
      </w:pPr>
      <w:r w:rsidDel="00000000" w:rsidR="00000000" w:rsidRPr="00000000">
        <w:rPr>
          <w:rtl w:val="0"/>
        </w:rPr>
      </w:r>
    </w:p>
    <w:p w:rsidR="00000000" w:rsidDel="00000000" w:rsidP="00000000" w:rsidRDefault="00000000" w:rsidRPr="00000000" w14:paraId="00001C01">
      <w:pPr>
        <w:rPr/>
      </w:pPr>
      <w:r w:rsidDel="00000000" w:rsidR="00000000" w:rsidRPr="00000000">
        <w:rPr>
          <w:rtl w:val="0"/>
        </w:rPr>
      </w:r>
    </w:p>
    <w:p w:rsidR="00000000" w:rsidDel="00000000" w:rsidP="00000000" w:rsidRDefault="00000000" w:rsidRPr="00000000" w14:paraId="00001C02">
      <w:pPr>
        <w:rPr/>
      </w:pPr>
      <w:r w:rsidDel="00000000" w:rsidR="00000000" w:rsidRPr="00000000">
        <w:rPr>
          <w:rtl w:val="0"/>
        </w:rPr>
      </w:r>
    </w:p>
    <w:p w:rsidR="00000000" w:rsidDel="00000000" w:rsidP="00000000" w:rsidRDefault="00000000" w:rsidRPr="00000000" w14:paraId="00001C03">
      <w:pPr>
        <w:rPr/>
      </w:pPr>
      <w:r w:rsidDel="00000000" w:rsidR="00000000" w:rsidRPr="00000000">
        <w:rPr>
          <w:rtl w:val="0"/>
        </w:rPr>
      </w:r>
    </w:p>
    <w:p w:rsidR="00000000" w:rsidDel="00000000" w:rsidP="00000000" w:rsidRDefault="00000000" w:rsidRPr="00000000" w14:paraId="00001C04">
      <w:pPr>
        <w:rPr/>
      </w:pPr>
      <w:r w:rsidDel="00000000" w:rsidR="00000000" w:rsidRPr="00000000">
        <w:rPr>
          <w:rtl w:val="0"/>
        </w:rPr>
      </w:r>
    </w:p>
    <w:p w:rsidR="00000000" w:rsidDel="00000000" w:rsidP="00000000" w:rsidRDefault="00000000" w:rsidRPr="00000000" w14:paraId="00001C05">
      <w:pPr>
        <w:pStyle w:val="Heading1"/>
        <w:rPr>
          <w:b w:val="0"/>
          <w:bCs w:val="0"/>
        </w:rPr>
      </w:pPr>
      <w:bookmarkStart w:colFirst="0" w:colLast="0" w:name="_yoi1d65yjg49" w:id="416"/>
      <w:bookmarkEnd w:id="416"/>
      <w:r w:rsidDel="00000000" w:rsidR="00000000" w:rsidRPr="00000000">
        <w:rPr>
          <w:rtl w:val="0"/>
        </w:rPr>
        <w:t xml:space="preserve">Climate Justice</w:t>
      </w:r>
      <w:r w:rsidDel="00000000" w:rsidR="00000000" w:rsidRPr="00000000">
        <w:rPr>
          <w:rtl w:val="0"/>
        </w:rPr>
      </w:r>
    </w:p>
    <w:tbl>
      <w:tblPr>
        <w:tblStyle w:val="Table20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1C06">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1C07">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1C08">
            <w:pPr>
              <w:widowControl w:val="0"/>
              <w:numPr>
                <w:ilvl w:val="0"/>
                <w:numId w:val="557"/>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1C09">
            <w:pPr>
              <w:widowControl w:val="0"/>
              <w:numPr>
                <w:ilvl w:val="0"/>
                <w:numId w:val="557"/>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1C0A">
            <w:pPr>
              <w:widowControl w:val="0"/>
              <w:numPr>
                <w:ilvl w:val="0"/>
                <w:numId w:val="557"/>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1C0B">
            <w:pPr>
              <w:widowControl w:val="0"/>
              <w:numPr>
                <w:ilvl w:val="0"/>
                <w:numId w:val="557"/>
              </w:numPr>
              <w:spacing w:line="240" w:lineRule="auto"/>
              <w:ind w:left="720" w:hanging="360"/>
            </w:pPr>
            <w:ins w:author="Lily Barraclough" w:id="633" w:date="2025-11-06T16:52:00Z">
              <w:r w:rsidDel="00000000" w:rsidR="00000000" w:rsidRPr="00000000">
                <w:rPr>
                  <w:rtl w:val="0"/>
                </w:rPr>
                <w:t xml:space="preserve">Lilian Barraclough, College of Social and Applied Human Sciences, University of Guelph &amp; Youth Climate Lab</w:t>
              </w:r>
            </w:ins>
            <w:del w:author="Lily Barraclough" w:id="633" w:date="2025-11-06T16:52:00Z">
              <w:r w:rsidDel="00000000" w:rsidR="00000000" w:rsidRPr="00000000">
                <w:rPr>
                  <w:rtl w:val="0"/>
                </w:rPr>
                <w:delText xml:space="preserve"> </w:delText>
              </w:r>
            </w:del>
            <w:r w:rsidDel="00000000" w:rsidR="00000000" w:rsidRPr="00000000">
              <w:rPr>
                <w:rtl w:val="0"/>
              </w:rPr>
            </w:r>
          </w:p>
          <w:p w:rsidR="00000000" w:rsidDel="00000000" w:rsidP="00000000" w:rsidRDefault="00000000" w:rsidRPr="00000000" w14:paraId="00001C0C">
            <w:pPr>
              <w:widowControl w:val="0"/>
              <w:numPr>
                <w:ilvl w:val="0"/>
                <w:numId w:val="557"/>
              </w:numPr>
              <w:spacing w:line="240" w:lineRule="auto"/>
              <w:ind w:left="720" w:hanging="360"/>
            </w:pPr>
            <w:r w:rsidDel="00000000" w:rsidR="00000000" w:rsidRPr="00000000">
              <w:rPr>
                <w:rtl w:val="0"/>
              </w:rPr>
              <w:t xml:space="preserve"> </w:t>
            </w:r>
            <w:ins w:author="Dora Rebelo" w:id="634" w:date="2025-12-02T11:42:37Z">
              <w:r w:rsidDel="00000000" w:rsidR="00000000" w:rsidRPr="00000000">
                <w:rPr>
                  <w:rtl w:val="0"/>
                </w:rPr>
                <w:t xml:space="preserve">Dora Rebelo, MHPSS Consultant, Iscte-University Institute of Lisbon</w:t>
              </w:r>
            </w:ins>
            <w:r w:rsidDel="00000000" w:rsidR="00000000" w:rsidRPr="00000000">
              <w:rPr>
                <w:rtl w:val="0"/>
              </w:rPr>
            </w:r>
          </w:p>
          <w:p w:rsidR="00000000" w:rsidDel="00000000" w:rsidP="00000000" w:rsidRDefault="00000000" w:rsidRPr="00000000" w14:paraId="00001C0D">
            <w:pPr>
              <w:widowControl w:val="0"/>
              <w:numPr>
                <w:ilvl w:val="0"/>
                <w:numId w:val="557"/>
              </w:numPr>
              <w:spacing w:line="240" w:lineRule="auto"/>
              <w:ind w:left="720" w:hanging="360"/>
              <w:rPr>
                <w:ins w:author="Ashley Stoltz" w:id="636" w:date="2025-12-15T07:44:21Z"/>
              </w:rPr>
            </w:pPr>
            <w:ins w:author="Mike Marchand" w:id="635" w:date="2025-12-15T01:07:19Z">
              <w:r w:rsidDel="00000000" w:rsidR="00000000" w:rsidRPr="00000000">
                <w:rPr>
                  <w:rtl w:val="0"/>
                </w:rPr>
                <w:t xml:space="preserve">Michael Marchand, sqilxw, syilx Nation - Cultural Safety Consultant</w:t>
              </w:r>
            </w:ins>
            <w:ins w:author="Ashley Stoltz" w:id="636" w:date="2025-12-15T07:44:21Z">
              <w:r w:rsidDel="00000000" w:rsidR="00000000" w:rsidRPr="00000000">
                <w:rPr>
                  <w:rtl w:val="0"/>
                </w:rPr>
              </w:r>
            </w:ins>
          </w:p>
          <w:p w:rsidR="00000000" w:rsidDel="00000000" w:rsidP="00000000" w:rsidRDefault="00000000" w:rsidRPr="00000000" w14:paraId="00001C0E">
            <w:pPr>
              <w:widowControl w:val="0"/>
              <w:numPr>
                <w:ilvl w:val="0"/>
                <w:numId w:val="557"/>
              </w:numPr>
              <w:spacing w:line="240" w:lineRule="auto"/>
              <w:ind w:left="720" w:hanging="360"/>
              <w:rPr>
                <w:ins w:author="Ashley Stoltz" w:id="636" w:date="2025-12-15T07:44:21Z"/>
              </w:rPr>
            </w:pPr>
            <w:ins w:author="Ashley Stoltz" w:id="636" w:date="2025-12-15T07:44:21Z">
              <w:r w:rsidDel="00000000" w:rsidR="00000000" w:rsidRPr="00000000">
                <w:rPr>
                  <w:rtl w:val="0"/>
                </w:rPr>
                <w:t xml:space="preserve">Ashley Stoltz, Faculty of Health Sciences, Simon Fraser University</w:t>
              </w:r>
            </w:ins>
          </w:p>
          <w:p w:rsidR="00000000" w:rsidDel="00000000" w:rsidP="00000000" w:rsidRDefault="00000000" w:rsidRPr="00000000" w14:paraId="00001C0F">
            <w:pPr>
              <w:widowControl w:val="0"/>
              <w:numPr>
                <w:ilvl w:val="0"/>
                <w:numId w:val="557"/>
              </w:numPr>
              <w:spacing w:line="240" w:lineRule="auto"/>
              <w:ind w:left="720" w:hanging="360"/>
            </w:pPr>
            <w:ins w:author="Claire Perry" w:id="637" w:date="2025-12-17T02:58:09Z">
              <w:r w:rsidDel="00000000" w:rsidR="00000000" w:rsidRPr="00000000">
                <w:rPr>
                  <w:rtl w:val="0"/>
                </w:rPr>
                <w:t xml:space="preserve">Claire Perry, Centre for Addiction and Mental Health</w:t>
              </w:r>
            </w:ins>
            <w:r w:rsidDel="00000000" w:rsidR="00000000" w:rsidRPr="00000000">
              <w:rPr>
                <w:rtl w:val="0"/>
              </w:rPr>
            </w:r>
          </w:p>
        </w:tc>
      </w:tr>
    </w:tbl>
    <w:p w:rsidR="00000000" w:rsidDel="00000000" w:rsidP="00000000" w:rsidRDefault="00000000" w:rsidRPr="00000000" w14:paraId="00001C10">
      <w:pPr>
        <w:spacing w:after="240" w:before="240" w:lineRule="auto"/>
        <w:rPr/>
      </w:pPr>
      <w:r w:rsidDel="00000000" w:rsidR="00000000" w:rsidRPr="00000000">
        <w:rPr>
          <w:rtl w:val="0"/>
        </w:rPr>
      </w:r>
    </w:p>
    <w:tbl>
      <w:tblPr>
        <w:tblStyle w:val="Table20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10425"/>
        <w:tblGridChange w:id="0">
          <w:tblGrid>
            <w:gridCol w:w="2535"/>
            <w:gridCol w:w="10425"/>
          </w:tblGrid>
        </w:tblGridChange>
      </w:tblGrid>
      <w:tr>
        <w:trPr>
          <w:cantSplit w:val="0"/>
          <w:tblHeader w:val="0"/>
        </w:trPr>
        <w:tc>
          <w:tcPr>
            <w:shd w:fill="f9cb9c" w:val="clear"/>
          </w:tcPr>
          <w:p w:rsidR="00000000" w:rsidDel="00000000" w:rsidP="00000000" w:rsidRDefault="00000000" w:rsidRPr="00000000" w14:paraId="00001C11">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1C12">
            <w:pPr>
              <w:widowControl w:val="0"/>
              <w:spacing w:after="240" w:before="240" w:line="240" w:lineRule="auto"/>
              <w:rPr/>
            </w:pPr>
            <w:r w:rsidDel="00000000" w:rsidR="00000000" w:rsidRPr="00000000">
              <w:rPr>
                <w:rtl w:val="0"/>
              </w:rPr>
              <w:t xml:space="preserve">The previous sections have talked about the individual, systemic, peer, and community based strategies for promoting climate wellbeing and resilience. Across all these programs, one concept is critical to keep in mind: climate justice.</w:t>
            </w:r>
          </w:p>
          <w:p w:rsidR="00000000" w:rsidDel="00000000" w:rsidP="00000000" w:rsidRDefault="00000000" w:rsidRPr="00000000" w14:paraId="00001C13">
            <w:pPr>
              <w:widowControl w:val="0"/>
              <w:spacing w:after="240" w:before="240" w:line="240" w:lineRule="auto"/>
              <w:rPr/>
            </w:pPr>
            <w:r w:rsidDel="00000000" w:rsidR="00000000" w:rsidRPr="00000000">
              <w:rPr>
                <w:rtl w:val="0"/>
              </w:rPr>
              <w:t xml:space="preserve">When we talk about climate justice, we’re talking about more than just tackling climate change. It’s about addressing the deep social, economic, and political inequalities that determine who is most affected by the crisis and who has the power to shape its solutions. At its heart, climate justice recognizes that this isn’t just an environmental issue—it’s a human rights issue. And the core question it asks is: how do we ensure that those who have contributed the least to the problem are not the ones who bear the heaviest burden?</w:t>
            </w:r>
          </w:p>
          <w:p w:rsidR="00000000" w:rsidDel="00000000" w:rsidP="00000000" w:rsidRDefault="00000000" w:rsidRPr="00000000" w14:paraId="00001C14">
            <w:pPr>
              <w:widowControl w:val="0"/>
              <w:spacing w:after="240" w:before="240" w:line="240" w:lineRule="auto"/>
              <w:rPr/>
            </w:pPr>
            <w:r w:rsidDel="00000000" w:rsidR="00000000" w:rsidRPr="00000000">
              <w:rPr>
                <w:rtl w:val="0"/>
              </w:rPr>
              <w:t xml:space="preserve">One way to think about this is through a few key approaches to justice, starting with distributive justice. This idea focuses on the fair allocation of resources and responsibilities. For example, we know that wealthier nations have historically contributed the most to greenhouse gas emissions, yet it’s often low-income countries and marginalized communities that face the worst impacts—floods, droughts, rising sea levels. Distributive justice calls for those who’ve benefited most from industrialization to step up, whether by funding adaptation projects, sharing technology, or cutting their own emissions more drastically.</w:t>
            </w:r>
          </w:p>
          <w:p w:rsidR="00000000" w:rsidDel="00000000" w:rsidP="00000000" w:rsidRDefault="00000000" w:rsidRPr="00000000" w14:paraId="00001C15">
            <w:pPr>
              <w:widowControl w:val="0"/>
              <w:spacing w:after="240" w:before="240" w:line="240" w:lineRule="auto"/>
              <w:rPr/>
            </w:pPr>
            <w:r w:rsidDel="00000000" w:rsidR="00000000" w:rsidRPr="00000000">
              <w:rPr>
                <w:rtl w:val="0"/>
              </w:rPr>
              <w:t xml:space="preserve">Then there’s procedural justice, which is all about who gets a say. Imagine crafting policies about rebuilding after a devastating hurricane but not including the voices of the people whose homes were destroyed. Unfortunately, that’s a reality for many marginalized groups, whose perspectives are excluded from the decision-making process. Procedural justice demands inclusivity—it insists that solutions be co-created with those most affected, not imposed from above. It’s not just about having a seat at the table; it’s about having real influence on what’s decided.</w:t>
            </w:r>
          </w:p>
          <w:p w:rsidR="00000000" w:rsidDel="00000000" w:rsidP="00000000" w:rsidRDefault="00000000" w:rsidRPr="00000000" w14:paraId="00001C16">
            <w:pPr>
              <w:widowControl w:val="0"/>
              <w:spacing w:after="240" w:before="240" w:line="240" w:lineRule="auto"/>
              <w:rPr/>
            </w:pPr>
            <w:commentRangeStart w:id="350"/>
            <w:r w:rsidDel="00000000" w:rsidR="00000000" w:rsidRPr="00000000">
              <w:rPr>
                <w:rtl w:val="0"/>
              </w:rPr>
              <w:t xml:space="preserve">Another key approach is restorative justice, which focuses on repairing harm. Think about the historical exploitation of land and resources in colonized regions—this wasn’t just environmental degradation, it was tied to the systemic oppression of people and cultures. Restorative justice asks: how do we make amends? This could mean reparations for communities displaced by climate disasters or investments in rebuilding ecosystems and cultural practices that have been eroded over time.</w:t>
            </w:r>
            <w:commentRangeEnd w:id="350"/>
            <w:r w:rsidDel="00000000" w:rsidR="00000000" w:rsidRPr="00000000">
              <w:commentReference w:id="350"/>
            </w:r>
            <w:r w:rsidDel="00000000" w:rsidR="00000000" w:rsidRPr="00000000">
              <w:rPr>
                <w:rtl w:val="0"/>
              </w:rPr>
            </w:r>
          </w:p>
          <w:p w:rsidR="00000000" w:rsidDel="00000000" w:rsidP="00000000" w:rsidRDefault="00000000" w:rsidRPr="00000000" w14:paraId="00001C17">
            <w:pPr>
              <w:widowControl w:val="0"/>
              <w:spacing w:after="240" w:before="240" w:line="240" w:lineRule="auto"/>
              <w:rPr/>
            </w:pPr>
            <w:r w:rsidDel="00000000" w:rsidR="00000000" w:rsidRPr="00000000">
              <w:rPr>
                <w:rtl w:val="0"/>
              </w:rPr>
              <w:t xml:space="preserve">And then there’s intersectional justice, which is rooted in the understanding that people’s experiences of climate change are shaped by overlapping systems of oppression. For example, a disabled woman of color living in a low-income community faces challenges at the intersection of ableism, racism, and economic inequality, all of which make her more vulnerable to climate impacts. Intersectional justice helps us see these complexities and craft solutions that address them holistically.</w:t>
            </w:r>
          </w:p>
          <w:p w:rsidR="00000000" w:rsidDel="00000000" w:rsidP="00000000" w:rsidRDefault="00000000" w:rsidRPr="00000000" w14:paraId="00001C18">
            <w:pPr>
              <w:widowControl w:val="0"/>
              <w:spacing w:after="240" w:before="240" w:line="240" w:lineRule="auto"/>
              <w:rPr/>
            </w:pPr>
            <w:r w:rsidDel="00000000" w:rsidR="00000000" w:rsidRPr="00000000">
              <w:rPr>
                <w:rtl w:val="0"/>
              </w:rPr>
              <w:t xml:space="preserve">Now, how does all this actually play out in practice? One powerful example is community-led initiatives. These are projects where local </w:t>
            </w:r>
            <w:ins w:author="Claire Perry" w:id="638" w:date="2025-12-17T01:18:43Z">
              <w:r w:rsidDel="00000000" w:rsidR="00000000" w:rsidRPr="00000000">
                <w:rPr>
                  <w:rtl w:val="0"/>
                </w:rPr>
                <w:t xml:space="preserve">community members </w:t>
              </w:r>
            </w:ins>
            <w:del w:author="Claire Perry" w:id="638" w:date="2025-12-17T01:18:43Z">
              <w:r w:rsidDel="00000000" w:rsidR="00000000" w:rsidRPr="00000000">
                <w:rPr>
                  <w:rtl w:val="0"/>
                </w:rPr>
                <w:delText xml:space="preserve">people</w:delText>
              </w:r>
            </w:del>
            <w:r w:rsidDel="00000000" w:rsidR="00000000" w:rsidRPr="00000000">
              <w:rPr>
                <w:rtl w:val="0"/>
              </w:rPr>
              <w:t xml:space="preserve">—not outside experts—take the lead in addressing climate issues. Indigenous land stewardship programs are a great example. By combining traditional ecological knowledge with modern science, these initiatives create sustainable practices that benefit both people and ecosystems. Another example is urban green infrastructure—like planting trees or creating parks in underserved neighborhoods. These projects reduce heat islands, improve air quality, and provide much-needed green space, all while addressing social inequities.</w:t>
            </w:r>
          </w:p>
          <w:p w:rsidR="00000000" w:rsidDel="00000000" w:rsidP="00000000" w:rsidRDefault="00000000" w:rsidRPr="00000000" w14:paraId="00001C19">
            <w:pPr>
              <w:widowControl w:val="0"/>
              <w:spacing w:after="240" w:before="240" w:line="240" w:lineRule="auto"/>
              <w:rPr/>
            </w:pPr>
            <w:r w:rsidDel="00000000" w:rsidR="00000000" w:rsidRPr="00000000">
              <w:rPr>
                <w:rtl w:val="0"/>
              </w:rPr>
              <w:t xml:space="preserve">Policy also plays a huge role. Governments can implement climate justice through things like “just transition” policies that support workers in high-emission industries as economies shift toward sustainability. Or by funding international climate reparations—essentially paying back the debt wealthier nations owe to those who’ve been disproportionately affected by climate change.</w:t>
            </w:r>
          </w:p>
          <w:p w:rsidR="00000000" w:rsidDel="00000000" w:rsidP="00000000" w:rsidRDefault="00000000" w:rsidRPr="00000000" w14:paraId="00001C1A">
            <w:pPr>
              <w:widowControl w:val="0"/>
              <w:spacing w:after="240" w:before="240" w:line="240" w:lineRule="auto"/>
              <w:rPr/>
            </w:pPr>
            <w:r w:rsidDel="00000000" w:rsidR="00000000" w:rsidRPr="00000000">
              <w:rPr>
                <w:rtl w:val="0"/>
              </w:rPr>
              <w:t xml:space="preserve">Youth and grassroots movements also embody climate justice in action. Think of movements like Fridays for Future, where young people demand accountability not just for the planet but for social systems that perpetuate harm. These movements amplify marginalized voices and push for systemic changes, like divesting from fossil fuels or advocating for equitable climate education.</w:t>
            </w:r>
          </w:p>
          <w:p w:rsidR="00000000" w:rsidDel="00000000" w:rsidP="00000000" w:rsidRDefault="00000000" w:rsidRPr="00000000" w14:paraId="00001C1B">
            <w:pPr>
              <w:widowControl w:val="0"/>
              <w:spacing w:after="240" w:before="240" w:line="240" w:lineRule="auto"/>
              <w:rPr/>
            </w:pPr>
            <w:r w:rsidDel="00000000" w:rsidR="00000000" w:rsidRPr="00000000">
              <w:rPr>
                <w:rtl w:val="0"/>
              </w:rPr>
              <w:t xml:space="preserve">But it’s not all easy. There are challenges, starting with power imbalances. Marginalized communi</w:t>
            </w:r>
            <w:ins w:author="Claire Perry" w:id="639" w:date="2025-12-17T02:22:42Z">
              <w:r w:rsidDel="00000000" w:rsidR="00000000" w:rsidRPr="00000000">
                <w:rPr>
                  <w:rtl w:val="0"/>
                </w:rPr>
                <w:t xml:space="preserve">ty voices </w:t>
              </w:r>
            </w:ins>
            <w:del w:author="Claire Perry" w:id="639" w:date="2025-12-17T02:22:42Z">
              <w:r w:rsidDel="00000000" w:rsidR="00000000" w:rsidRPr="00000000">
                <w:rPr>
                  <w:rtl w:val="0"/>
                </w:rPr>
                <w:delText xml:space="preserve">ties</w:delText>
              </w:r>
            </w:del>
            <w:r w:rsidDel="00000000" w:rsidR="00000000" w:rsidRPr="00000000">
              <w:rPr>
                <w:rtl w:val="0"/>
              </w:rPr>
              <w:t xml:space="preserve"> </w:t>
            </w:r>
            <w:ins w:author="Claire Perry" w:id="640" w:date="2025-12-17T02:21:59Z">
              <w:r w:rsidDel="00000000" w:rsidR="00000000" w:rsidRPr="00000000">
                <w:rPr>
                  <w:rtl w:val="0"/>
                </w:rPr>
                <w:t xml:space="preserve">are </w:t>
              </w:r>
            </w:ins>
            <w:r w:rsidDel="00000000" w:rsidR="00000000" w:rsidRPr="00000000">
              <w:rPr>
                <w:rtl w:val="0"/>
              </w:rPr>
              <w:t xml:space="preserve">often</w:t>
            </w:r>
            <w:ins w:author="Claire Perry" w:id="641" w:date="2025-12-17T02:22:08Z">
              <w:r w:rsidDel="00000000" w:rsidR="00000000" w:rsidRPr="00000000">
                <w:rPr>
                  <w:rtl w:val="0"/>
                </w:rPr>
                <w:t xml:space="preserve"> dismissed, disregarded and disempowered, resulting in challenges</w:t>
              </w:r>
            </w:ins>
            <w:r w:rsidDel="00000000" w:rsidR="00000000" w:rsidRPr="00000000">
              <w:rPr>
                <w:rtl w:val="0"/>
              </w:rPr>
              <w:t xml:space="preserve"> </w:t>
            </w:r>
            <w:del w:author="Claire Perry" w:id="642" w:date="2025-12-17T02:21:28Z">
              <w:r w:rsidDel="00000000" w:rsidR="00000000" w:rsidRPr="00000000">
                <w:rPr>
                  <w:rtl w:val="0"/>
                </w:rPr>
                <w:delText xml:space="preserve">lack the influence needed to</w:delText>
              </w:r>
            </w:del>
            <w:r w:rsidDel="00000000" w:rsidR="00000000" w:rsidRPr="00000000">
              <w:rPr>
                <w:rtl w:val="0"/>
              </w:rPr>
              <w:t xml:space="preserve"> sha</w:t>
            </w:r>
            <w:ins w:author="Claire Perry" w:id="643" w:date="2025-12-17T02:24:13Z">
              <w:r w:rsidDel="00000000" w:rsidR="00000000" w:rsidRPr="00000000">
                <w:rPr>
                  <w:rtl w:val="0"/>
                </w:rPr>
                <w:t xml:space="preserve">ing</w:t>
              </w:r>
            </w:ins>
            <w:del w:author="Claire Perry" w:id="643" w:date="2025-12-17T02:24:13Z">
              <w:r w:rsidDel="00000000" w:rsidR="00000000" w:rsidRPr="00000000">
                <w:rPr>
                  <w:rtl w:val="0"/>
                </w:rPr>
                <w:delText xml:space="preserve">pe</w:delText>
              </w:r>
            </w:del>
            <w:r w:rsidDel="00000000" w:rsidR="00000000" w:rsidRPr="00000000">
              <w:rPr>
                <w:rtl w:val="0"/>
              </w:rPr>
              <w:t xml:space="preserve"> policies or </w:t>
            </w:r>
            <w:ins w:author="Claire Perry" w:id="644" w:date="2025-12-17T02:25:20Z">
              <w:r w:rsidDel="00000000" w:rsidR="00000000" w:rsidRPr="00000000">
                <w:rPr>
                  <w:rtl w:val="0"/>
                </w:rPr>
                <w:t xml:space="preserve">obtaining </w:t>
              </w:r>
            </w:ins>
            <w:del w:author="Claire Perry" w:id="644" w:date="2025-12-17T02:25:20Z">
              <w:r w:rsidDel="00000000" w:rsidR="00000000" w:rsidRPr="00000000">
                <w:rPr>
                  <w:rtl w:val="0"/>
                </w:rPr>
                <w:delText xml:space="preserve">demand</w:delText>
              </w:r>
            </w:del>
            <w:r w:rsidDel="00000000" w:rsidR="00000000" w:rsidRPr="00000000">
              <w:rPr>
                <w:rtl w:val="0"/>
              </w:rPr>
              <w:t xml:space="preserve"> resources. There’s also the issue of tokenism, where groups are invited to the conversation but aren’t truly heard. And, of course, entrenched interests—whether it’s fossil fuel companies or industries reliant on unsustainable practices—actively resist change.</w:t>
            </w:r>
          </w:p>
          <w:p w:rsidR="00000000" w:rsidDel="00000000" w:rsidP="00000000" w:rsidRDefault="00000000" w:rsidRPr="00000000" w14:paraId="00001C1C">
            <w:pPr>
              <w:widowControl w:val="0"/>
              <w:spacing w:after="240" w:before="240" w:line="240" w:lineRule="auto"/>
              <w:rPr/>
            </w:pPr>
            <w:r w:rsidDel="00000000" w:rsidR="00000000" w:rsidRPr="00000000">
              <w:rPr>
                <w:rtl w:val="0"/>
              </w:rPr>
              <w:t xml:space="preserve">So how do we overcome these challenges? One way is by strengthening community capacity—providing resources, training, and funding to help local groups advocate for and implement climate justice solutions. Building alliances is another critical step—when grassroots organizations partner with governments, NGOs, and international bodies, they can amplify their voices and achieve greater impact. We also need to shift the narrative, educating people about climate justice and framing it as a shared responsibility, not just an issue for those directly affected. And finally, we must hold systems accountable—through activism, advocacy, and even legal action, like lawsuits against polluting industries.</w:t>
            </w:r>
          </w:p>
          <w:p w:rsidR="00000000" w:rsidDel="00000000" w:rsidP="00000000" w:rsidRDefault="00000000" w:rsidRPr="00000000" w14:paraId="00001C1D">
            <w:pPr>
              <w:widowControl w:val="0"/>
              <w:spacing w:after="240" w:before="240" w:line="240" w:lineRule="auto"/>
              <w:rPr/>
            </w:pPr>
            <w:r w:rsidDel="00000000" w:rsidR="00000000" w:rsidRPr="00000000">
              <w:rPr>
                <w:rtl w:val="0"/>
              </w:rPr>
              <w:t xml:space="preserve">At its core, climate justice is about values: fairness, inclusion, and dignity. It reminds us that tackling the climate crisis isn’t just about reducing emissions—it’s about transforming systems of inequality and creating a future where everyone has the opportunity to thrive. Yes, it’s a monumental challenge, but by rooting our efforts in justice, we can build a world that’s not only more sustainable but also more equitable and deeply humane.</w:t>
            </w:r>
          </w:p>
        </w:tc>
      </w:tr>
      <w:tr>
        <w:trPr>
          <w:cantSplit w:val="0"/>
          <w:tblHeader w:val="0"/>
        </w:trPr>
        <w:tc>
          <w:tcPr>
            <w:shd w:fill="ea9999" w:val="clear"/>
          </w:tcPr>
          <w:p w:rsidR="00000000" w:rsidDel="00000000" w:rsidP="00000000" w:rsidRDefault="00000000" w:rsidRPr="00000000" w14:paraId="00001C1E">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1C1F">
            <w:pPr>
              <w:spacing w:after="240" w:before="240" w:lineRule="auto"/>
              <w:rPr/>
            </w:pPr>
            <w:r w:rsidDel="00000000" w:rsidR="00000000" w:rsidRPr="00000000">
              <w:rPr>
                <w:rtl w:val="0"/>
              </w:rPr>
              <w:t xml:space="preserve">Climate justice is a framework that integrates environmental, social, economic, and political perspectives to confront the inequities that shape who suffers most from climate change and who has the power to drive solutions. Rooted in human rights and systemic transformation, climate justice goes beyond technical fixes, emphasizing fairness, inclusivity, and dignity in addressing the climate crisis. This module explores the key frameworks, intellectual traditions, practical applications, and challenges of climate justice, emphasizing why it is essential for creating equitable and sustainable responses to climate change.</w:t>
            </w:r>
          </w:p>
          <w:p w:rsidR="00000000" w:rsidDel="00000000" w:rsidP="00000000" w:rsidRDefault="00000000" w:rsidRPr="00000000" w14:paraId="00001C20">
            <w:pPr>
              <w:pStyle w:val="Heading2"/>
              <w:spacing w:before="280" w:lineRule="auto"/>
              <w:rPr/>
            </w:pPr>
            <w:bookmarkStart w:colFirst="0" w:colLast="0" w:name="_p4yd77d5qqts" w:id="417"/>
            <w:bookmarkEnd w:id="417"/>
            <w:r w:rsidDel="00000000" w:rsidR="00000000" w:rsidRPr="00000000">
              <w:rPr>
                <w:rtl w:val="0"/>
              </w:rPr>
              <w:t xml:space="preserve">Relevance of Climate Justice to Climate Emotions and Mental Health in a Climate-Impacted World</w:t>
            </w:r>
            <w:commentRangeStart w:id="351"/>
            <w:r w:rsidDel="00000000" w:rsidR="00000000" w:rsidRPr="00000000">
              <w:rPr>
                <w:rtl w:val="0"/>
              </w:rPr>
            </w:r>
          </w:p>
          <w:p w:rsidR="00000000" w:rsidDel="00000000" w:rsidP="00000000" w:rsidRDefault="00000000" w:rsidRPr="00000000" w14:paraId="00001C21">
            <w:pPr>
              <w:spacing w:after="240" w:before="240" w:lineRule="auto"/>
              <w:rPr>
                <w:ins w:author="Dora Rebelo" w:id="646" w:date="2025-12-02T11:38:19Z"/>
              </w:rPr>
            </w:pPr>
            <w:commentRangeEnd w:id="351"/>
            <w:r w:rsidDel="00000000" w:rsidR="00000000" w:rsidRPr="00000000">
              <w:commentReference w:id="351"/>
            </w:r>
            <w:r w:rsidDel="00000000" w:rsidR="00000000" w:rsidRPr="00000000">
              <w:rPr>
                <w:rtl w:val="0"/>
              </w:rPr>
              <w:t xml:space="preserve">The relevance of climate justice to climate emotions and mental health lies in its ability to address the inequities that shape both the psychological and social impacts of climate change. Climate emotions such as eco-anxiety, grief, and anger often stem from feelings of helplessness and inequity—particularly in </w:t>
            </w:r>
            <w:ins w:author="Claire Perry" w:id="645" w:date="2025-12-17T02:28:24Z">
              <w:r w:rsidDel="00000000" w:rsidR="00000000" w:rsidRPr="00000000">
                <w:rPr>
                  <w:rtl w:val="0"/>
                </w:rPr>
                <w:t xml:space="preserve">equity-deserving </w:t>
              </w:r>
            </w:ins>
            <w:del w:author="Claire Perry" w:id="645" w:date="2025-12-17T02:28:24Z">
              <w:r w:rsidDel="00000000" w:rsidR="00000000" w:rsidRPr="00000000">
                <w:rPr>
                  <w:rtl w:val="0"/>
                </w:rPr>
                <w:delText xml:space="preserve">marginalized</w:delText>
              </w:r>
            </w:del>
            <w:r w:rsidDel="00000000" w:rsidR="00000000" w:rsidRPr="00000000">
              <w:rPr>
                <w:rtl w:val="0"/>
              </w:rPr>
              <w:t xml:space="preserve"> communities that bear the brunt of climate impacts despite contributing the least to the crisis. Climate justice frameworks prioritize fairness and inclusion, offering pathways to empower individuals and communities by addressing systemic harms and amplifying marginalized voices. By fostering a sense of agency and collective action, climate justice can transform despair into resilience, grief into advocacy, and fear into hope. Moreover, centering justice in climate responses ensures that mental health resources and psychosocial support are distributed equitably, accounting for the intersecting vulnerabilities of affected populations. This approach not only supports individual emotional wellbeing but also strengthens community solidarity, creating the social and psychological foundations needed to navigate a climate-impacted world.</w:t>
            </w:r>
            <w:ins w:author="Dora Rebelo" w:id="646" w:date="2025-12-02T11:38:19Z">
              <w:r w:rsidDel="00000000" w:rsidR="00000000" w:rsidRPr="00000000">
                <w:rPr>
                  <w:rtl w:val="0"/>
                </w:rPr>
              </w:r>
            </w:ins>
          </w:p>
          <w:p w:rsidR="00000000" w:rsidDel="00000000" w:rsidP="00000000" w:rsidRDefault="00000000" w:rsidRPr="00000000" w14:paraId="00001C22">
            <w:pPr>
              <w:pStyle w:val="Heading2"/>
              <w:keepNext w:val="0"/>
              <w:keepLines w:val="0"/>
              <w:spacing w:after="80" w:lineRule="auto"/>
              <w:rPr>
                <w:ins w:author="Dora Rebelo" w:id="646" w:date="2025-12-02T11:38:19Z"/>
                <w:sz w:val="34"/>
                <w:szCs w:val="34"/>
              </w:rPr>
            </w:pPr>
            <w:ins w:author="Dora Rebelo" w:id="646" w:date="2025-12-02T11:38:19Z">
              <w:bookmarkStart w:colFirst="0" w:colLast="0" w:name="_wyll58jznmss" w:id="418"/>
              <w:bookmarkEnd w:id="418"/>
              <w:r w:rsidDel="00000000" w:rsidR="00000000" w:rsidRPr="00000000">
                <w:rPr>
                  <w:sz w:val="34"/>
                  <w:szCs w:val="34"/>
                  <w:rtl w:val="0"/>
                </w:rPr>
                <w:t xml:space="preserve">Climate Distress Is Intensified by Injustice, Not Just Environmental Change</w:t>
              </w:r>
            </w:ins>
          </w:p>
          <w:p w:rsidR="00000000" w:rsidDel="00000000" w:rsidP="00000000" w:rsidRDefault="00000000" w:rsidRPr="00000000" w14:paraId="00001C23">
            <w:pPr>
              <w:spacing w:after="240" w:before="240" w:lineRule="auto"/>
              <w:rPr>
                <w:ins w:author="Dora Rebelo" w:id="646" w:date="2025-12-02T11:38:19Z"/>
              </w:rPr>
            </w:pPr>
            <w:ins w:author="Dora Rebelo" w:id="646" w:date="2025-12-02T11:38:19Z">
              <w:r w:rsidDel="00000000" w:rsidR="00000000" w:rsidRPr="00000000">
                <w:rPr>
                  <w:rtl w:val="0"/>
                </w:rPr>
                <w:t xml:space="preserve">Climate distress is rarely caused only by climate impacts. Instead, it is amplified by:</w:t>
              </w:r>
            </w:ins>
          </w:p>
          <w:p w:rsidR="00000000" w:rsidDel="00000000" w:rsidP="00000000" w:rsidRDefault="00000000" w:rsidRPr="00000000" w14:paraId="00001C24">
            <w:pPr>
              <w:numPr>
                <w:ilvl w:val="0"/>
                <w:numId w:val="145"/>
              </w:numPr>
              <w:spacing w:after="0" w:afterAutospacing="0" w:before="240" w:lineRule="auto"/>
              <w:ind w:left="720" w:hanging="360"/>
              <w:rPr>
                <w:ins w:author="Dora Rebelo" w:id="646" w:date="2025-12-02T11:38:19Z"/>
              </w:rPr>
            </w:pPr>
            <w:ins w:author="Dora Rebelo" w:id="646" w:date="2025-12-02T11:38:19Z">
              <w:r w:rsidDel="00000000" w:rsidR="00000000" w:rsidRPr="00000000">
                <w:rPr>
                  <w:rtl w:val="0"/>
                </w:rPr>
                <w:t xml:space="preserve">awareness of </w:t>
              </w:r>
              <w:r w:rsidDel="00000000" w:rsidR="00000000" w:rsidRPr="00000000">
                <w:rPr>
                  <w:b w:val="1"/>
                  <w:bCs w:val="1"/>
                  <w:rtl w:val="0"/>
                </w:rPr>
                <w:t xml:space="preserve">unequal vulnerability</w:t>
              </w:r>
              <w:r w:rsidDel="00000000" w:rsidR="00000000" w:rsidRPr="00000000">
                <w:rPr>
                  <w:rtl w:val="0"/>
                </w:rPr>
                <w:t xml:space="preserve"> (e.g., low-income and Indigenous communities facing the harshest effects),</w:t>
              </w:r>
            </w:ins>
          </w:p>
          <w:p w:rsidR="00000000" w:rsidDel="00000000" w:rsidP="00000000" w:rsidRDefault="00000000" w:rsidRPr="00000000" w14:paraId="00001C25">
            <w:pPr>
              <w:numPr>
                <w:ilvl w:val="0"/>
                <w:numId w:val="145"/>
              </w:numPr>
              <w:spacing w:after="0" w:afterAutospacing="0" w:before="0" w:beforeAutospacing="0" w:lineRule="auto"/>
              <w:ind w:left="720" w:hanging="360"/>
              <w:rPr>
                <w:ins w:author="Dora Rebelo" w:id="646" w:date="2025-12-02T11:38:19Z"/>
              </w:rPr>
            </w:pPr>
            <w:ins w:author="Dora Rebelo" w:id="646" w:date="2025-12-02T11:38:19Z">
              <w:r w:rsidDel="00000000" w:rsidR="00000000" w:rsidRPr="00000000">
                <w:rPr>
                  <w:rtl w:val="0"/>
                </w:rPr>
                <w:t xml:space="preserve">frustration at </w:t>
              </w:r>
              <w:r w:rsidDel="00000000" w:rsidR="00000000" w:rsidRPr="00000000">
                <w:rPr>
                  <w:b w:val="1"/>
                  <w:bCs w:val="1"/>
                  <w:rtl w:val="0"/>
                </w:rPr>
                <w:t xml:space="preserve">political inaction</w:t>
              </w:r>
              <w:r w:rsidDel="00000000" w:rsidR="00000000" w:rsidRPr="00000000">
                <w:rPr>
                  <w:rtl w:val="0"/>
                </w:rPr>
                <w:t xml:space="preserve">,</w:t>
              </w:r>
            </w:ins>
          </w:p>
          <w:p w:rsidR="00000000" w:rsidDel="00000000" w:rsidP="00000000" w:rsidRDefault="00000000" w:rsidRPr="00000000" w14:paraId="00001C26">
            <w:pPr>
              <w:numPr>
                <w:ilvl w:val="0"/>
                <w:numId w:val="145"/>
              </w:numPr>
              <w:spacing w:after="0" w:afterAutospacing="0" w:before="0" w:beforeAutospacing="0" w:lineRule="auto"/>
              <w:ind w:left="720" w:hanging="360"/>
              <w:rPr>
                <w:ins w:author="Dora Rebelo" w:id="646" w:date="2025-12-02T11:38:19Z"/>
              </w:rPr>
            </w:pPr>
            <w:ins w:author="Dora Rebelo" w:id="646" w:date="2025-12-02T11:38:19Z">
              <w:r w:rsidDel="00000000" w:rsidR="00000000" w:rsidRPr="00000000">
                <w:rPr>
                  <w:rtl w:val="0"/>
                </w:rPr>
                <w:t xml:space="preserve">grief over the </w:t>
              </w:r>
              <w:r w:rsidDel="00000000" w:rsidR="00000000" w:rsidRPr="00000000">
                <w:rPr>
                  <w:b w:val="1"/>
                  <w:bCs w:val="1"/>
                  <w:rtl w:val="0"/>
                </w:rPr>
                <w:t xml:space="preserve">historical injustices</w:t>
              </w:r>
              <w:r w:rsidDel="00000000" w:rsidR="00000000" w:rsidRPr="00000000">
                <w:rPr>
                  <w:rtl w:val="0"/>
                </w:rPr>
                <w:t xml:space="preserve"> (colonialism, land dispossession, extractivism) that created the crisis, and</w:t>
              </w:r>
            </w:ins>
          </w:p>
          <w:p w:rsidR="00000000" w:rsidDel="00000000" w:rsidP="00000000" w:rsidRDefault="00000000" w:rsidRPr="00000000" w14:paraId="00001C27">
            <w:pPr>
              <w:numPr>
                <w:ilvl w:val="0"/>
                <w:numId w:val="145"/>
              </w:numPr>
              <w:spacing w:after="240" w:before="0" w:beforeAutospacing="0" w:lineRule="auto"/>
              <w:ind w:left="720" w:hanging="360"/>
              <w:rPr>
                <w:ins w:author="Dora Rebelo" w:id="646" w:date="2025-12-02T11:38:19Z"/>
              </w:rPr>
            </w:pPr>
            <w:ins w:author="Dora Rebelo" w:id="646" w:date="2025-12-02T11:38:19Z">
              <w:r w:rsidDel="00000000" w:rsidR="00000000" w:rsidRPr="00000000">
                <w:rPr>
                  <w:rtl w:val="0"/>
                </w:rPr>
                <w:t xml:space="preserve">fear of future systems in which the few benefit and the many bear the burden.</w:t>
              </w:r>
            </w:ins>
          </w:p>
          <w:p w:rsidR="00000000" w:rsidDel="00000000" w:rsidP="00000000" w:rsidRDefault="00000000" w:rsidRPr="00000000" w14:paraId="00001C28">
            <w:pPr>
              <w:spacing w:after="240" w:before="240" w:lineRule="auto"/>
              <w:rPr>
                <w:ins w:author="Dora Rebelo" w:id="646" w:date="2025-12-02T11:38:19Z"/>
              </w:rPr>
            </w:pPr>
            <w:ins w:author="Dora Rebelo" w:id="646" w:date="2025-12-02T11:38:19Z">
              <w:r w:rsidDel="00000000" w:rsidR="00000000" w:rsidRPr="00000000">
                <w:rPr>
                  <w:rtl w:val="0"/>
                </w:rPr>
                <w:t xml:space="preserve">Climate justice acknowledges these realities. By naming structural causes, it helps individuals understand that their distress is </w:t>
              </w:r>
              <w:r w:rsidDel="00000000" w:rsidR="00000000" w:rsidRPr="00000000">
                <w:rPr>
                  <w:b w:val="1"/>
                  <w:bCs w:val="1"/>
                  <w:rtl w:val="0"/>
                </w:rPr>
                <w:t xml:space="preserve">not a personal failing</w:t>
              </w:r>
              <w:r w:rsidDel="00000000" w:rsidR="00000000" w:rsidRPr="00000000">
                <w:rPr>
                  <w:rtl w:val="0"/>
                </w:rPr>
                <w:t xml:space="preserve"> but an emotionally coherent response to systemic harm. This shift from self-blame to systemic understanding is itself therapeutic.</w:t>
              </w:r>
            </w:ins>
          </w:p>
          <w:p w:rsidR="00000000" w:rsidDel="00000000" w:rsidP="00000000" w:rsidRDefault="00000000" w:rsidRPr="00000000" w14:paraId="00001C29">
            <w:pPr>
              <w:pStyle w:val="Heading2"/>
              <w:keepNext w:val="0"/>
              <w:keepLines w:val="0"/>
              <w:spacing w:after="80" w:lineRule="auto"/>
              <w:rPr>
                <w:ins w:author="Dora Rebelo" w:id="646" w:date="2025-12-02T11:38:19Z"/>
                <w:sz w:val="34"/>
                <w:szCs w:val="34"/>
              </w:rPr>
            </w:pPr>
            <w:ins w:author="Dora Rebelo" w:id="646" w:date="2025-12-02T11:38:19Z">
              <w:bookmarkStart w:colFirst="0" w:colLast="0" w:name="_r0xgn25u8h0x" w:id="419"/>
              <w:bookmarkEnd w:id="419"/>
              <w:r w:rsidDel="00000000" w:rsidR="00000000" w:rsidRPr="00000000">
                <w:rPr>
                  <w:sz w:val="34"/>
                  <w:szCs w:val="34"/>
                  <w:rtl w:val="0"/>
                </w:rPr>
                <w:t xml:space="preserve">Climate Justice Restores Agency and Counters Helplessness</w:t>
              </w:r>
            </w:ins>
          </w:p>
          <w:p w:rsidR="00000000" w:rsidDel="00000000" w:rsidP="00000000" w:rsidRDefault="00000000" w:rsidRPr="00000000" w14:paraId="00001C2A">
            <w:pPr>
              <w:spacing w:after="240" w:before="240" w:lineRule="auto"/>
              <w:rPr>
                <w:ins w:author="Dora Rebelo" w:id="646" w:date="2025-12-02T11:38:19Z"/>
              </w:rPr>
            </w:pPr>
            <w:ins w:author="Dora Rebelo" w:id="646" w:date="2025-12-02T11:38:19Z">
              <w:r w:rsidDel="00000000" w:rsidR="00000000" w:rsidRPr="00000000">
                <w:rPr>
                  <w:rtl w:val="0"/>
                </w:rPr>
                <w:t xml:space="preserve">One of the strongest drivers of climate anxiety is the sense that the crisis is too large and individuals are too small. Climate justice reframes climate action as </w:t>
              </w:r>
              <w:r w:rsidDel="00000000" w:rsidR="00000000" w:rsidRPr="00000000">
                <w:rPr>
                  <w:b w:val="1"/>
                  <w:bCs w:val="1"/>
                  <w:rtl w:val="0"/>
                </w:rPr>
                <w:t xml:space="preserve">collective, political, and community-led</w:t>
              </w:r>
              <w:r w:rsidDel="00000000" w:rsidR="00000000" w:rsidRPr="00000000">
                <w:rPr>
                  <w:rtl w:val="0"/>
                </w:rPr>
                <w:t xml:space="preserve">, shifting focus from individual responsibility (e.g., recycling, lifestyle changes) to coordinated structural change.</w:t>
              </w:r>
            </w:ins>
          </w:p>
          <w:p w:rsidR="00000000" w:rsidDel="00000000" w:rsidP="00000000" w:rsidRDefault="00000000" w:rsidRPr="00000000" w14:paraId="00001C2B">
            <w:pPr>
              <w:pStyle w:val="Heading3"/>
              <w:keepNext w:val="0"/>
              <w:keepLines w:val="0"/>
              <w:spacing w:before="280" w:lineRule="auto"/>
              <w:rPr>
                <w:ins w:author="Dora Rebelo" w:id="646" w:date="2025-12-02T11:38:19Z"/>
                <w:b w:val="1"/>
                <w:bCs w:val="1"/>
                <w:color w:val="000000"/>
                <w:sz w:val="26"/>
                <w:szCs w:val="26"/>
              </w:rPr>
            </w:pPr>
            <w:ins w:author="Dora Rebelo" w:id="646" w:date="2025-12-02T11:38:19Z">
              <w:bookmarkStart w:colFirst="0" w:colLast="0" w:name="_8psgp7yhizm3" w:id="420"/>
              <w:bookmarkEnd w:id="420"/>
              <w:r w:rsidDel="00000000" w:rsidR="00000000" w:rsidRPr="00000000">
                <w:rPr>
                  <w:b w:val="1"/>
                  <w:bCs w:val="1"/>
                  <w:color w:val="000000"/>
                  <w:sz w:val="26"/>
                  <w:szCs w:val="26"/>
                  <w:rtl w:val="0"/>
                </w:rPr>
                <w:t xml:space="preserve">How this reduces distress:</w:t>
              </w:r>
            </w:ins>
          </w:p>
          <w:p w:rsidR="00000000" w:rsidDel="00000000" w:rsidP="00000000" w:rsidRDefault="00000000" w:rsidRPr="00000000" w14:paraId="00001C2C">
            <w:pPr>
              <w:numPr>
                <w:ilvl w:val="0"/>
                <w:numId w:val="86"/>
              </w:numPr>
              <w:spacing w:after="0" w:afterAutospacing="0" w:before="240" w:lineRule="auto"/>
              <w:ind w:left="720" w:hanging="360"/>
              <w:rPr>
                <w:ins w:author="Dora Rebelo" w:id="646" w:date="2025-12-02T11:38:19Z"/>
              </w:rPr>
            </w:pPr>
            <w:ins w:author="Dora Rebelo" w:id="646" w:date="2025-12-02T11:38:19Z">
              <w:r w:rsidDel="00000000" w:rsidR="00000000" w:rsidRPr="00000000">
                <w:rPr>
                  <w:rtl w:val="0"/>
                </w:rPr>
                <w:t xml:space="preserve">People experience </w:t>
              </w:r>
              <w:r w:rsidDel="00000000" w:rsidR="00000000" w:rsidRPr="00000000">
                <w:rPr>
                  <w:b w:val="1"/>
                  <w:bCs w:val="1"/>
                  <w:rtl w:val="0"/>
                </w:rPr>
                <w:t xml:space="preserve">collective agency</w:t>
              </w:r>
              <w:r w:rsidDel="00000000" w:rsidR="00000000" w:rsidRPr="00000000">
                <w:rPr>
                  <w:rtl w:val="0"/>
                </w:rPr>
                <w:t xml:space="preserve">, which is a key predictor of psychological resilience.</w:t>
              </w:r>
            </w:ins>
          </w:p>
          <w:p w:rsidR="00000000" w:rsidDel="00000000" w:rsidP="00000000" w:rsidRDefault="00000000" w:rsidRPr="00000000" w14:paraId="00001C2D">
            <w:pPr>
              <w:numPr>
                <w:ilvl w:val="0"/>
                <w:numId w:val="86"/>
              </w:numPr>
              <w:spacing w:after="0" w:afterAutospacing="0" w:before="0" w:beforeAutospacing="0" w:lineRule="auto"/>
              <w:ind w:left="720" w:hanging="360"/>
              <w:rPr>
                <w:ins w:author="Dora Rebelo" w:id="646" w:date="2025-12-02T11:38:19Z"/>
              </w:rPr>
            </w:pPr>
            <w:ins w:author="Dora Rebelo" w:id="646" w:date="2025-12-02T11:38:19Z">
              <w:r w:rsidDel="00000000" w:rsidR="00000000" w:rsidRPr="00000000">
                <w:rPr>
                  <w:rtl w:val="0"/>
                </w:rPr>
                <w:t xml:space="preserve">Action becomes meaningful: it is no longer about </w:t>
              </w:r>
              <w:commentRangeStart w:id="352"/>
              <w:r w:rsidDel="00000000" w:rsidR="00000000" w:rsidRPr="00000000">
                <w:rPr>
                  <w:rtl w:val="0"/>
                </w:rPr>
                <w:t xml:space="preserve">personal purity</w:t>
              </w:r>
              <w:commentRangeEnd w:id="352"/>
              <w:r w:rsidDel="00000000" w:rsidR="00000000" w:rsidRPr="00000000">
                <w:commentReference w:id="352"/>
              </w:r>
              <w:r w:rsidDel="00000000" w:rsidR="00000000" w:rsidRPr="00000000">
                <w:rPr>
                  <w:rtl w:val="0"/>
                </w:rPr>
                <w:t xml:space="preserve">, but systemic transformation.</w:t>
              </w:r>
            </w:ins>
          </w:p>
          <w:p w:rsidR="00000000" w:rsidDel="00000000" w:rsidP="00000000" w:rsidRDefault="00000000" w:rsidRPr="00000000" w14:paraId="00001C2E">
            <w:pPr>
              <w:numPr>
                <w:ilvl w:val="0"/>
                <w:numId w:val="86"/>
              </w:numPr>
              <w:spacing w:after="240" w:before="0" w:beforeAutospacing="0" w:lineRule="auto"/>
              <w:ind w:left="720" w:hanging="360"/>
              <w:rPr>
                <w:ins w:author="Dora Rebelo" w:id="646" w:date="2025-12-02T11:38:19Z"/>
              </w:rPr>
            </w:pPr>
            <w:ins w:author="Dora Rebelo" w:id="646" w:date="2025-12-02T11:38:19Z">
              <w:r w:rsidDel="00000000" w:rsidR="00000000" w:rsidRPr="00000000">
                <w:rPr>
                  <w:rtl w:val="0"/>
                </w:rPr>
                <w:t xml:space="preserve">Individuals feel part of a larger movement, reducing isolation and fatalism.</w:t>
              </w:r>
            </w:ins>
          </w:p>
          <w:p w:rsidR="00000000" w:rsidDel="00000000" w:rsidP="00000000" w:rsidRDefault="00000000" w:rsidRPr="00000000" w14:paraId="00001C2F">
            <w:pPr>
              <w:spacing w:after="240" w:before="240" w:lineRule="auto"/>
              <w:rPr>
                <w:ins w:author="Dora Rebelo" w:id="646" w:date="2025-12-02T11:38:19Z"/>
              </w:rPr>
            </w:pPr>
            <w:ins w:author="Dora Rebelo" w:id="646" w:date="2025-12-02T11:38:19Z">
              <w:r w:rsidDel="00000000" w:rsidR="00000000" w:rsidRPr="00000000">
                <w:rPr>
                  <w:rtl w:val="0"/>
                </w:rPr>
                <w:t xml:space="preserve">When communities organize for justice—demanding fair policies, defending land, or strengthening local resilience—they create conditions in which hope is grounded in practice, not optimism.</w:t>
              </w:r>
            </w:ins>
          </w:p>
          <w:p w:rsidR="00000000" w:rsidDel="00000000" w:rsidP="00000000" w:rsidRDefault="00000000" w:rsidRPr="00000000" w14:paraId="00001C30">
            <w:pPr>
              <w:pStyle w:val="Heading2"/>
              <w:keepNext w:val="0"/>
              <w:keepLines w:val="0"/>
              <w:spacing w:after="80" w:lineRule="auto"/>
              <w:rPr>
                <w:ins w:author="Dora Rebelo" w:id="646" w:date="2025-12-02T11:38:19Z"/>
                <w:sz w:val="34"/>
                <w:szCs w:val="34"/>
              </w:rPr>
            </w:pPr>
            <w:ins w:author="Dora Rebelo" w:id="646" w:date="2025-12-02T11:38:19Z">
              <w:bookmarkStart w:colFirst="0" w:colLast="0" w:name="_872jcdodt9r" w:id="421"/>
              <w:bookmarkEnd w:id="421"/>
              <w:r w:rsidDel="00000000" w:rsidR="00000000" w:rsidRPr="00000000">
                <w:rPr>
                  <w:sz w:val="34"/>
                  <w:szCs w:val="34"/>
                  <w:rtl w:val="0"/>
                </w:rPr>
                <w:t xml:space="preserve">Climate Justice Builds Community</w:t>
              </w:r>
            </w:ins>
          </w:p>
          <w:p w:rsidR="00000000" w:rsidDel="00000000" w:rsidP="00000000" w:rsidRDefault="00000000" w:rsidRPr="00000000" w14:paraId="00001C31">
            <w:pPr>
              <w:pStyle w:val="Heading2"/>
              <w:keepNext w:val="0"/>
              <w:keepLines w:val="0"/>
              <w:spacing w:after="80" w:lineRule="auto"/>
              <w:rPr>
                <w:ins w:author="Dora Rebelo" w:id="646" w:date="2025-12-02T11:38:19Z"/>
              </w:rPr>
            </w:pPr>
            <w:ins w:author="Dora Rebelo" w:id="646" w:date="2025-12-02T11:38:19Z">
              <w:bookmarkStart w:colFirst="0" w:colLast="0" w:name="_mo953h3wc0ea" w:id="422"/>
              <w:bookmarkEnd w:id="422"/>
              <w:r w:rsidDel="00000000" w:rsidR="00000000" w:rsidRPr="00000000">
                <w:rPr>
                  <w:rtl w:val="0"/>
                </w:rPr>
                <w:t xml:space="preserve">Isolation magnifies climate distress; community connection reduces it. Climate justice movements create:</w:t>
              </w:r>
            </w:ins>
          </w:p>
          <w:p w:rsidR="00000000" w:rsidDel="00000000" w:rsidP="00000000" w:rsidRDefault="00000000" w:rsidRPr="00000000" w14:paraId="00001C32">
            <w:pPr>
              <w:numPr>
                <w:ilvl w:val="0"/>
                <w:numId w:val="388"/>
              </w:numPr>
              <w:spacing w:after="0" w:afterAutospacing="0" w:before="240" w:lineRule="auto"/>
              <w:ind w:left="720" w:hanging="360"/>
              <w:rPr>
                <w:ins w:author="Dora Rebelo" w:id="646" w:date="2025-12-02T11:38:19Z"/>
              </w:rPr>
            </w:pPr>
            <w:ins w:author="Dora Rebelo" w:id="646" w:date="2025-12-02T11:38:19Z">
              <w:r w:rsidDel="00000000" w:rsidR="00000000" w:rsidRPr="00000000">
                <w:rPr>
                  <w:b w:val="1"/>
                  <w:bCs w:val="1"/>
                  <w:rtl w:val="0"/>
                </w:rPr>
                <w:t xml:space="preserve">support networks</w:t>
              </w:r>
              <w:r w:rsidDel="00000000" w:rsidR="00000000" w:rsidRPr="00000000">
                <w:rPr>
                  <w:rtl w:val="0"/>
                </w:rPr>
                <w:t xml:space="preserve">,</w:t>
              </w:r>
            </w:ins>
          </w:p>
          <w:p w:rsidR="00000000" w:rsidDel="00000000" w:rsidP="00000000" w:rsidRDefault="00000000" w:rsidRPr="00000000" w14:paraId="00001C33">
            <w:pPr>
              <w:numPr>
                <w:ilvl w:val="0"/>
                <w:numId w:val="388"/>
              </w:numPr>
              <w:spacing w:after="0" w:afterAutospacing="0" w:before="0" w:beforeAutospacing="0" w:lineRule="auto"/>
              <w:ind w:left="720" w:hanging="360"/>
              <w:rPr>
                <w:ins w:author="Dora Rebelo" w:id="646" w:date="2025-12-02T11:38:19Z"/>
              </w:rPr>
            </w:pPr>
            <w:ins w:author="Dora Rebelo" w:id="646" w:date="2025-12-02T11:38:19Z">
              <w:r w:rsidDel="00000000" w:rsidR="00000000" w:rsidRPr="00000000">
                <w:rPr>
                  <w:rtl w:val="0"/>
                </w:rPr>
                <w:t xml:space="preserve">opportunities for shared emotional processing,</w:t>
              </w:r>
            </w:ins>
          </w:p>
          <w:p w:rsidR="00000000" w:rsidDel="00000000" w:rsidP="00000000" w:rsidRDefault="00000000" w:rsidRPr="00000000" w14:paraId="00001C34">
            <w:pPr>
              <w:numPr>
                <w:ilvl w:val="0"/>
                <w:numId w:val="388"/>
              </w:numPr>
              <w:spacing w:after="0" w:afterAutospacing="0" w:before="0" w:beforeAutospacing="0" w:lineRule="auto"/>
              <w:ind w:left="720" w:hanging="360"/>
              <w:rPr>
                <w:ins w:author="Dora Rebelo" w:id="646" w:date="2025-12-02T11:38:19Z"/>
              </w:rPr>
            </w:pPr>
            <w:ins w:author="Dora Rebelo" w:id="646" w:date="2025-12-02T11:38:19Z">
              <w:r w:rsidDel="00000000" w:rsidR="00000000" w:rsidRPr="00000000">
                <w:rPr>
                  <w:rtl w:val="0"/>
                </w:rPr>
                <w:t xml:space="preserve">intergenerational knowledge exchange,</w:t>
              </w:r>
            </w:ins>
          </w:p>
          <w:p w:rsidR="00000000" w:rsidDel="00000000" w:rsidP="00000000" w:rsidRDefault="00000000" w:rsidRPr="00000000" w14:paraId="00001C35">
            <w:pPr>
              <w:numPr>
                <w:ilvl w:val="0"/>
                <w:numId w:val="388"/>
              </w:numPr>
              <w:spacing w:after="0" w:afterAutospacing="0" w:before="0" w:beforeAutospacing="0" w:lineRule="auto"/>
              <w:ind w:left="720" w:hanging="360"/>
              <w:rPr>
                <w:ins w:author="Dora Rebelo" w:id="646" w:date="2025-12-02T11:38:19Z"/>
              </w:rPr>
            </w:pPr>
            <w:ins w:author="Dora Rebelo" w:id="646" w:date="2025-12-02T11:38:19Z">
              <w:r w:rsidDel="00000000" w:rsidR="00000000" w:rsidRPr="00000000">
                <w:rPr>
                  <w:rtl w:val="0"/>
                </w:rPr>
                <w:t xml:space="preserve">mutual aid systems during climate disasters, and</w:t>
              </w:r>
            </w:ins>
          </w:p>
          <w:p w:rsidR="00000000" w:rsidDel="00000000" w:rsidP="00000000" w:rsidRDefault="00000000" w:rsidRPr="00000000" w14:paraId="00001C36">
            <w:pPr>
              <w:numPr>
                <w:ilvl w:val="0"/>
                <w:numId w:val="388"/>
              </w:numPr>
              <w:spacing w:after="240" w:before="0" w:beforeAutospacing="0" w:lineRule="auto"/>
              <w:ind w:left="720" w:hanging="360"/>
              <w:rPr>
                <w:ins w:author="Dora Rebelo" w:id="646" w:date="2025-12-02T11:38:19Z"/>
              </w:rPr>
            </w:pPr>
            <w:ins w:author="Dora Rebelo" w:id="646" w:date="2025-12-02T11:38:19Z">
              <w:r w:rsidDel="00000000" w:rsidR="00000000" w:rsidRPr="00000000">
                <w:rPr>
                  <w:rtl w:val="0"/>
                </w:rPr>
                <w:t xml:space="preserve">collective forms of meaning-making.</w:t>
              </w:r>
            </w:ins>
          </w:p>
          <w:p w:rsidR="00000000" w:rsidDel="00000000" w:rsidP="00000000" w:rsidRDefault="00000000" w:rsidRPr="00000000" w14:paraId="00001C37">
            <w:pPr>
              <w:spacing w:after="240" w:before="240" w:lineRule="auto"/>
              <w:rPr>
                <w:ins w:author="Dora Rebelo" w:id="646" w:date="2025-12-02T11:38:19Z"/>
              </w:rPr>
            </w:pPr>
            <w:ins w:author="Dora Rebelo" w:id="646" w:date="2025-12-02T11:38:19Z">
              <w:r w:rsidDel="00000000" w:rsidR="00000000" w:rsidRPr="00000000">
                <w:rPr>
                  <w:rtl w:val="0"/>
                </w:rPr>
                <w:t xml:space="preserve">These collective structures echo the findings from disaster psychology: </w:t>
              </w:r>
              <w:r w:rsidDel="00000000" w:rsidR="00000000" w:rsidRPr="00000000">
                <w:rPr>
                  <w:b w:val="1"/>
                  <w:bCs w:val="1"/>
                  <w:rtl w:val="0"/>
                </w:rPr>
                <w:t xml:space="preserve">social cohesion is one of the strongest buffers against trauma</w:t>
              </w:r>
              <w:r w:rsidDel="00000000" w:rsidR="00000000" w:rsidRPr="00000000">
                <w:rPr>
                  <w:rtl w:val="0"/>
                </w:rPr>
                <w:t xml:space="preserve">. Climate justice work, by its nature, generates that cohesion.</w:t>
              </w:r>
            </w:ins>
          </w:p>
          <w:p w:rsidR="00000000" w:rsidDel="00000000" w:rsidP="00000000" w:rsidRDefault="00000000" w:rsidRPr="00000000" w14:paraId="00001C38">
            <w:pPr>
              <w:pStyle w:val="Heading2"/>
              <w:keepNext w:val="0"/>
              <w:keepLines w:val="0"/>
              <w:spacing w:after="80" w:lineRule="auto"/>
              <w:rPr>
                <w:ins w:author="Dora Rebelo" w:id="646" w:date="2025-12-02T11:38:19Z"/>
                <w:sz w:val="34"/>
                <w:szCs w:val="34"/>
              </w:rPr>
            </w:pPr>
            <w:ins w:author="Dora Rebelo" w:id="646" w:date="2025-12-02T11:38:19Z">
              <w:bookmarkStart w:colFirst="0" w:colLast="0" w:name="_vgtuzdf3ntmi" w:id="423"/>
              <w:bookmarkEnd w:id="423"/>
              <w:r w:rsidDel="00000000" w:rsidR="00000000" w:rsidRPr="00000000">
                <w:rPr>
                  <w:sz w:val="34"/>
                  <w:szCs w:val="34"/>
                  <w:rtl w:val="0"/>
                </w:rPr>
                <w:t xml:space="preserve">Climate Justice Centers the Knowledge and Leadership of Frontline Communities</w:t>
              </w:r>
            </w:ins>
          </w:p>
          <w:p w:rsidR="00000000" w:rsidDel="00000000" w:rsidP="00000000" w:rsidRDefault="00000000" w:rsidRPr="00000000" w14:paraId="00001C39">
            <w:pPr>
              <w:spacing w:after="240" w:before="240" w:lineRule="auto"/>
              <w:rPr>
                <w:ins w:author="Dora Rebelo" w:id="646" w:date="2025-12-02T11:38:19Z"/>
              </w:rPr>
            </w:pPr>
            <w:ins w:author="Dora Rebelo" w:id="646" w:date="2025-12-02T11:38:19Z">
              <w:r w:rsidDel="00000000" w:rsidR="00000000" w:rsidRPr="00000000">
                <w:rPr>
                  <w:rtl w:val="0"/>
                </w:rPr>
                <w:t xml:space="preserve">Frontline and Indigenous communities possess ecological knowledge, cultural resilience practices, and governance traditions rooted in relationality and collective well-being. Climate justice elevates these voices and frameworks, which has powerful mental health implications:</w:t>
              </w:r>
            </w:ins>
          </w:p>
          <w:p w:rsidR="00000000" w:rsidDel="00000000" w:rsidP="00000000" w:rsidRDefault="00000000" w:rsidRPr="00000000" w14:paraId="00001C3A">
            <w:pPr>
              <w:numPr>
                <w:ilvl w:val="0"/>
                <w:numId w:val="6"/>
              </w:numPr>
              <w:spacing w:after="0" w:afterAutospacing="0" w:before="240" w:lineRule="auto"/>
              <w:ind w:left="720" w:hanging="360"/>
              <w:rPr>
                <w:ins w:author="Dora Rebelo" w:id="646" w:date="2025-12-02T11:38:19Z"/>
              </w:rPr>
            </w:pPr>
            <w:ins w:author="Dora Rebelo" w:id="646" w:date="2025-12-02T11:38:19Z">
              <w:r w:rsidDel="00000000" w:rsidR="00000000" w:rsidRPr="00000000">
                <w:rPr>
                  <w:rtl w:val="0"/>
                </w:rPr>
                <w:t xml:space="preserve">It </w:t>
              </w:r>
              <w:r w:rsidDel="00000000" w:rsidR="00000000" w:rsidRPr="00000000">
                <w:rPr>
                  <w:b w:val="1"/>
                  <w:bCs w:val="1"/>
                  <w:rtl w:val="0"/>
                </w:rPr>
                <w:t xml:space="preserve">validates lived experience</w:t>
              </w:r>
              <w:r w:rsidDel="00000000" w:rsidR="00000000" w:rsidRPr="00000000">
                <w:rPr>
                  <w:rtl w:val="0"/>
                </w:rPr>
                <w:t xml:space="preserve">, countering marginalization and internalized harm.</w:t>
              </w:r>
            </w:ins>
          </w:p>
          <w:p w:rsidR="00000000" w:rsidDel="00000000" w:rsidP="00000000" w:rsidRDefault="00000000" w:rsidRPr="00000000" w14:paraId="00001C3B">
            <w:pPr>
              <w:numPr>
                <w:ilvl w:val="0"/>
                <w:numId w:val="6"/>
              </w:numPr>
              <w:spacing w:after="0" w:afterAutospacing="0" w:before="0" w:beforeAutospacing="0" w:lineRule="auto"/>
              <w:ind w:left="720" w:hanging="360"/>
              <w:rPr>
                <w:ins w:author="Dora Rebelo" w:id="646" w:date="2025-12-02T11:38:19Z"/>
              </w:rPr>
            </w:pPr>
            <w:ins w:author="Dora Rebelo" w:id="646" w:date="2025-12-02T11:38:19Z">
              <w:r w:rsidDel="00000000" w:rsidR="00000000" w:rsidRPr="00000000">
                <w:rPr>
                  <w:rtl w:val="0"/>
                </w:rPr>
                <w:t xml:space="preserve">It offers </w:t>
              </w:r>
              <w:r w:rsidDel="00000000" w:rsidR="00000000" w:rsidRPr="00000000">
                <w:rPr>
                  <w:b w:val="1"/>
                  <w:bCs w:val="1"/>
                  <w:rtl w:val="0"/>
                </w:rPr>
                <w:t xml:space="preserve">place-based strategies</w:t>
              </w:r>
              <w:r w:rsidDel="00000000" w:rsidR="00000000" w:rsidRPr="00000000">
                <w:rPr>
                  <w:rtl w:val="0"/>
                </w:rPr>
                <w:t xml:space="preserve"> for ecological and emotional restoration.</w:t>
              </w:r>
            </w:ins>
          </w:p>
          <w:p w:rsidR="00000000" w:rsidDel="00000000" w:rsidP="00000000" w:rsidRDefault="00000000" w:rsidRPr="00000000" w14:paraId="00001C3C">
            <w:pPr>
              <w:numPr>
                <w:ilvl w:val="0"/>
                <w:numId w:val="6"/>
              </w:numPr>
              <w:spacing w:after="0" w:afterAutospacing="0" w:before="0" w:beforeAutospacing="0" w:lineRule="auto"/>
              <w:ind w:left="720" w:hanging="360"/>
              <w:rPr>
                <w:ins w:author="Dora Rebelo" w:id="646" w:date="2025-12-02T11:38:19Z"/>
              </w:rPr>
            </w:pPr>
            <w:ins w:author="Dora Rebelo" w:id="646" w:date="2025-12-02T11:38:19Z">
              <w:r w:rsidDel="00000000" w:rsidR="00000000" w:rsidRPr="00000000">
                <w:rPr>
                  <w:rtl w:val="0"/>
                </w:rPr>
                <w:t xml:space="preserve">It provides </w:t>
              </w:r>
              <w:r w:rsidDel="00000000" w:rsidR="00000000" w:rsidRPr="00000000">
                <w:rPr>
                  <w:b w:val="1"/>
                  <w:bCs w:val="1"/>
                  <w:rtl w:val="0"/>
                </w:rPr>
                <w:t xml:space="preserve">cultural and spiritual grounding</w:t>
              </w:r>
              <w:r w:rsidDel="00000000" w:rsidR="00000000" w:rsidRPr="00000000">
                <w:rPr>
                  <w:rtl w:val="0"/>
                </w:rPr>
                <w:t xml:space="preserve"> that reduces existential fear.</w:t>
              </w:r>
            </w:ins>
          </w:p>
          <w:p w:rsidR="00000000" w:rsidDel="00000000" w:rsidP="00000000" w:rsidRDefault="00000000" w:rsidRPr="00000000" w14:paraId="00001C3D">
            <w:pPr>
              <w:numPr>
                <w:ilvl w:val="0"/>
                <w:numId w:val="6"/>
              </w:numPr>
              <w:spacing w:after="240" w:before="0" w:beforeAutospacing="0" w:lineRule="auto"/>
              <w:ind w:left="720" w:hanging="360"/>
              <w:rPr>
                <w:ins w:author="Dora Rebelo" w:id="646" w:date="2025-12-02T11:38:19Z"/>
              </w:rPr>
            </w:pPr>
            <w:ins w:author="Dora Rebelo" w:id="646" w:date="2025-12-02T11:38:19Z">
              <w:r w:rsidDel="00000000" w:rsidR="00000000" w:rsidRPr="00000000">
                <w:rPr>
                  <w:rtl w:val="0"/>
                </w:rPr>
                <w:t xml:space="preserve">It shifts the narrative from “victims of climate change” to </w:t>
              </w:r>
              <w:r w:rsidDel="00000000" w:rsidR="00000000" w:rsidRPr="00000000">
                <w:rPr>
                  <w:b w:val="1"/>
                  <w:bCs w:val="1"/>
                  <w:rtl w:val="0"/>
                </w:rPr>
                <w:t xml:space="preserve">experts, leaders, and protectors of land</w:t>
              </w:r>
              <w:r w:rsidDel="00000000" w:rsidR="00000000" w:rsidRPr="00000000">
                <w:rPr>
                  <w:rtl w:val="0"/>
                </w:rPr>
                <w:t xml:space="preserve">.</w:t>
              </w:r>
            </w:ins>
          </w:p>
          <w:p w:rsidR="00000000" w:rsidDel="00000000" w:rsidP="00000000" w:rsidRDefault="00000000" w:rsidRPr="00000000" w14:paraId="00001C3E">
            <w:pPr>
              <w:spacing w:after="240" w:before="240" w:lineRule="auto"/>
              <w:rPr>
                <w:ins w:author="Ashley Stoltz" w:id="647" w:date="2025-12-15T07:41:47Z"/>
              </w:rPr>
            </w:pPr>
            <w:ins w:author="Dora Rebelo" w:id="646" w:date="2025-12-02T11:38:19Z">
              <w:r w:rsidDel="00000000" w:rsidR="00000000" w:rsidRPr="00000000">
                <w:rPr>
                  <w:rtl w:val="0"/>
                </w:rPr>
                <w:t xml:space="preserve">This empowerment is not symbolic; it is psychologica</w:t>
              </w:r>
              <w:commentRangeStart w:id="353"/>
              <w:r w:rsidDel="00000000" w:rsidR="00000000" w:rsidRPr="00000000">
                <w:rPr>
                  <w:rtl w:val="0"/>
                </w:rPr>
                <w:t xml:space="preserve">lly stabilizing.</w:t>
              </w:r>
            </w:ins>
            <w:ins w:author="Ashley Stoltz" w:id="647" w:date="2025-12-15T07:41:47Z">
              <w:commentRangeEnd w:id="353"/>
              <w:r w:rsidDel="00000000" w:rsidR="00000000" w:rsidRPr="00000000">
                <w:commentReference w:id="353"/>
              </w:r>
              <w:r w:rsidDel="00000000" w:rsidR="00000000" w:rsidRPr="00000000">
                <w:rPr>
                  <w:rtl w:val="0"/>
                </w:rPr>
              </w:r>
            </w:ins>
          </w:p>
          <w:p w:rsidR="00000000" w:rsidDel="00000000" w:rsidP="00000000" w:rsidRDefault="00000000" w:rsidRPr="00000000" w14:paraId="00001C3F">
            <w:pPr>
              <w:spacing w:after="240" w:before="240" w:lineRule="auto"/>
              <w:rPr>
                <w:ins w:author="Ashley Stoltz" w:id="647" w:date="2025-12-15T07:41:47Z"/>
              </w:rPr>
            </w:pPr>
            <w:ins w:author="Ashley Stoltz" w:id="647" w:date="2025-12-15T07:41:47Z">
              <w:r w:rsidDel="00000000" w:rsidR="00000000" w:rsidRPr="00000000">
                <w:rPr>
                  <w:rtl w:val="0"/>
                </w:rPr>
                <w:t xml:space="preserve">Explore</w:t>
              </w:r>
            </w:ins>
          </w:p>
          <w:p w:rsidR="00000000" w:rsidDel="00000000" w:rsidP="00000000" w:rsidRDefault="00000000" w:rsidRPr="00000000" w14:paraId="00001C40">
            <w:pPr>
              <w:spacing w:after="240" w:before="240" w:lineRule="auto"/>
              <w:rPr>
                <w:ins w:author="Dora Rebelo" w:id="646" w:date="2025-12-02T11:38:19Z"/>
              </w:rPr>
            </w:pPr>
            <w:ins w:author="Ashley Stoltz" w:id="647" w:date="2025-12-15T07:41:47Z">
              <w:r w:rsidDel="00000000" w:rsidR="00000000" w:rsidRPr="00000000">
                <w:fldChar w:fldCharType="begin"/>
              </w:r>
              <w:r w:rsidDel="00000000" w:rsidR="00000000" w:rsidRPr="00000000">
                <w:instrText xml:space="preserve">HYPERLINK "https://www.indigenousclimateaction.com/programs/just-transition"</w:instrText>
              </w:r>
              <w:r w:rsidDel="00000000" w:rsidR="00000000" w:rsidRPr="00000000">
                <w:fldChar w:fldCharType="separate"/>
              </w:r>
              <w:r w:rsidDel="00000000" w:rsidR="00000000" w:rsidRPr="00000000">
                <w:rPr>
                  <w:color w:val="1155cc"/>
                  <w:u w:val="single"/>
                  <w:rtl w:val="0"/>
                </w:rPr>
                <w:t xml:space="preserve">Click here</w:t>
              </w:r>
              <w:r w:rsidDel="00000000" w:rsidR="00000000" w:rsidRPr="00000000">
                <w:fldChar w:fldCharType="end"/>
              </w:r>
              <w:r w:rsidDel="00000000" w:rsidR="00000000" w:rsidRPr="00000000">
                <w:rPr>
                  <w:rtl w:val="0"/>
                </w:rPr>
                <w:t xml:space="preserve"> to learn more about the </w:t>
              </w:r>
              <w:r w:rsidDel="00000000" w:rsidR="00000000" w:rsidRPr="00000000">
                <w:rPr>
                  <w:b w:val="1"/>
                  <w:bCs w:val="1"/>
                  <w:rtl w:val="0"/>
                </w:rPr>
                <w:t xml:space="preserve">Just Transition Guide</w:t>
              </w:r>
              <w:r w:rsidDel="00000000" w:rsidR="00000000" w:rsidRPr="00000000">
                <w:rPr>
                  <w:rtl w:val="0"/>
                </w:rPr>
                <w:t xml:space="preserve">. “we believe a Just Transition prioritizes BIPOC communities, who are disproportionately impacted by resource extraction, and the impacts of climate change. At this critical moment in history, we must ensure that those who shoulder the highest burden are at the forefront of the movement for a living, and thriving planet.”</w:t>
              </w:r>
            </w:ins>
            <w:ins w:author="Dora Rebelo" w:id="646" w:date="2025-12-02T11:38:19Z">
              <w:r w:rsidDel="00000000" w:rsidR="00000000" w:rsidRPr="00000000">
                <w:rPr>
                  <w:rtl w:val="0"/>
                </w:rPr>
              </w:r>
            </w:ins>
          </w:p>
          <w:p w:rsidR="00000000" w:rsidDel="00000000" w:rsidP="00000000" w:rsidRDefault="00000000" w:rsidRPr="00000000" w14:paraId="00001C41">
            <w:pPr>
              <w:pStyle w:val="Heading2"/>
              <w:keepNext w:val="0"/>
              <w:keepLines w:val="0"/>
              <w:spacing w:after="80" w:lineRule="auto"/>
              <w:rPr>
                <w:ins w:author="Dora Rebelo" w:id="646" w:date="2025-12-02T11:38:19Z"/>
                <w:sz w:val="34"/>
                <w:szCs w:val="34"/>
              </w:rPr>
            </w:pPr>
            <w:ins w:author="Dora Rebelo" w:id="646" w:date="2025-12-02T11:38:19Z">
              <w:bookmarkStart w:colFirst="0" w:colLast="0" w:name="_3c8efy8jvy5w" w:id="424"/>
              <w:bookmarkEnd w:id="424"/>
              <w:r w:rsidDel="00000000" w:rsidR="00000000" w:rsidRPr="00000000">
                <w:rPr>
                  <w:sz w:val="34"/>
                  <w:szCs w:val="34"/>
                  <w:rtl w:val="0"/>
                </w:rPr>
                <w:t xml:space="preserve">Climate Justice Promotes Fairness, and Fairness Reduces Anxiety</w:t>
              </w:r>
            </w:ins>
          </w:p>
          <w:p w:rsidR="00000000" w:rsidDel="00000000" w:rsidP="00000000" w:rsidRDefault="00000000" w:rsidRPr="00000000" w14:paraId="00001C42">
            <w:pPr>
              <w:spacing w:after="240" w:before="240" w:lineRule="auto"/>
              <w:rPr>
                <w:ins w:author="Dora Rebelo" w:id="646" w:date="2025-12-02T11:38:19Z"/>
              </w:rPr>
            </w:pPr>
            <w:ins w:author="Dora Rebelo" w:id="646" w:date="2025-12-02T11:38:19Z">
              <w:r w:rsidDel="00000000" w:rsidR="00000000" w:rsidRPr="00000000">
                <w:rPr>
                  <w:rtl w:val="0"/>
                </w:rPr>
                <w:t xml:space="preserve">Research in moral psychology shows that people experience distress when they perceive the world as fundamentally unjust. Climate justice provides a framework to restore fairness through:</w:t>
              </w:r>
            </w:ins>
          </w:p>
          <w:p w:rsidR="00000000" w:rsidDel="00000000" w:rsidP="00000000" w:rsidRDefault="00000000" w:rsidRPr="00000000" w14:paraId="00001C43">
            <w:pPr>
              <w:numPr>
                <w:ilvl w:val="0"/>
                <w:numId w:val="28"/>
              </w:numPr>
              <w:spacing w:after="0" w:afterAutospacing="0" w:before="240" w:lineRule="auto"/>
              <w:ind w:left="720" w:hanging="360"/>
              <w:rPr>
                <w:ins w:author="Dora Rebelo" w:id="646" w:date="2025-12-02T11:38:19Z"/>
              </w:rPr>
            </w:pPr>
            <w:ins w:author="Dora Rebelo" w:id="646" w:date="2025-12-02T11:38:19Z">
              <w:r w:rsidDel="00000000" w:rsidR="00000000" w:rsidRPr="00000000">
                <w:rPr>
                  <w:rtl w:val="0"/>
                </w:rPr>
                <w:t xml:space="preserve">equitable adaptation and mitigation policies,</w:t>
              </w:r>
            </w:ins>
          </w:p>
          <w:p w:rsidR="00000000" w:rsidDel="00000000" w:rsidP="00000000" w:rsidRDefault="00000000" w:rsidRPr="00000000" w14:paraId="00001C44">
            <w:pPr>
              <w:numPr>
                <w:ilvl w:val="0"/>
                <w:numId w:val="28"/>
              </w:numPr>
              <w:spacing w:after="0" w:afterAutospacing="0" w:before="0" w:beforeAutospacing="0" w:lineRule="auto"/>
              <w:ind w:left="720" w:hanging="360"/>
              <w:rPr>
                <w:ins w:author="Dora Rebelo" w:id="646" w:date="2025-12-02T11:38:19Z"/>
              </w:rPr>
            </w:pPr>
            <w:ins w:author="Dora Rebelo" w:id="646" w:date="2025-12-02T11:38:19Z">
              <w:r w:rsidDel="00000000" w:rsidR="00000000" w:rsidRPr="00000000">
                <w:rPr>
                  <w:rtl w:val="0"/>
                </w:rPr>
                <w:t xml:space="preserve">redistribution of resources,</w:t>
              </w:r>
            </w:ins>
          </w:p>
          <w:p w:rsidR="00000000" w:rsidDel="00000000" w:rsidP="00000000" w:rsidRDefault="00000000" w:rsidRPr="00000000" w14:paraId="00001C45">
            <w:pPr>
              <w:numPr>
                <w:ilvl w:val="0"/>
                <w:numId w:val="28"/>
              </w:numPr>
              <w:spacing w:after="0" w:afterAutospacing="0" w:before="0" w:beforeAutospacing="0" w:lineRule="auto"/>
              <w:ind w:left="720" w:hanging="360"/>
              <w:rPr>
                <w:ins w:author="Dora Rebelo" w:id="646" w:date="2025-12-02T11:38:19Z"/>
              </w:rPr>
            </w:pPr>
            <w:ins w:author="Dora Rebelo" w:id="646" w:date="2025-12-02T11:38:19Z">
              <w:r w:rsidDel="00000000" w:rsidR="00000000" w:rsidRPr="00000000">
                <w:rPr>
                  <w:rtl w:val="0"/>
                </w:rPr>
                <w:t xml:space="preserve">community-controlled renewable energy,</w:t>
              </w:r>
            </w:ins>
          </w:p>
          <w:p w:rsidR="00000000" w:rsidDel="00000000" w:rsidP="00000000" w:rsidRDefault="00000000" w:rsidRPr="00000000" w14:paraId="00001C46">
            <w:pPr>
              <w:numPr>
                <w:ilvl w:val="0"/>
                <w:numId w:val="28"/>
              </w:numPr>
              <w:spacing w:after="0" w:afterAutospacing="0" w:before="0" w:beforeAutospacing="0" w:lineRule="auto"/>
              <w:ind w:left="720" w:hanging="360"/>
              <w:rPr>
                <w:ins w:author="Dora Rebelo" w:id="646" w:date="2025-12-02T11:38:19Z"/>
              </w:rPr>
            </w:pPr>
            <w:ins w:author="Dora Rebelo" w:id="646" w:date="2025-12-02T11:38:19Z">
              <w:r w:rsidDel="00000000" w:rsidR="00000000" w:rsidRPr="00000000">
                <w:rPr>
                  <w:rtl w:val="0"/>
                </w:rPr>
                <w:t xml:space="preserve">Indigenous land rights, and</w:t>
              </w:r>
            </w:ins>
          </w:p>
          <w:p w:rsidR="00000000" w:rsidDel="00000000" w:rsidP="00000000" w:rsidRDefault="00000000" w:rsidRPr="00000000" w14:paraId="00001C47">
            <w:pPr>
              <w:numPr>
                <w:ilvl w:val="0"/>
                <w:numId w:val="28"/>
              </w:numPr>
              <w:spacing w:after="240" w:before="0" w:beforeAutospacing="0" w:lineRule="auto"/>
              <w:ind w:left="720" w:hanging="360"/>
              <w:rPr>
                <w:ins w:author="Dora Rebelo" w:id="646" w:date="2025-12-02T11:38:19Z"/>
              </w:rPr>
            </w:pPr>
            <w:ins w:author="Dora Rebelo" w:id="646" w:date="2025-12-02T11:38:19Z">
              <w:r w:rsidDel="00000000" w:rsidR="00000000" w:rsidRPr="00000000">
                <w:rPr>
                  <w:rtl w:val="0"/>
                </w:rPr>
                <w:t xml:space="preserve">participatory climate governance.</w:t>
              </w:r>
            </w:ins>
          </w:p>
          <w:p w:rsidR="00000000" w:rsidDel="00000000" w:rsidP="00000000" w:rsidRDefault="00000000" w:rsidRPr="00000000" w14:paraId="00001C48">
            <w:pPr>
              <w:spacing w:after="240" w:before="240" w:lineRule="auto"/>
              <w:rPr>
                <w:ins w:author="Dora Rebelo" w:id="646" w:date="2025-12-02T11:38:19Z"/>
              </w:rPr>
            </w:pPr>
            <w:ins w:author="Dora Rebelo" w:id="646" w:date="2025-12-02T11:38:19Z">
              <w:r w:rsidDel="00000000" w:rsidR="00000000" w:rsidRPr="00000000">
                <w:rPr>
                  <w:rtl w:val="0"/>
                </w:rPr>
                <w:t xml:space="preserve">When people see fair processes emerging, they experience </w:t>
              </w:r>
              <w:r w:rsidDel="00000000" w:rsidR="00000000" w:rsidRPr="00000000">
                <w:rPr>
                  <w:b w:val="1"/>
                  <w:bCs w:val="1"/>
                  <w:rtl w:val="0"/>
                </w:rPr>
                <w:t xml:space="preserve">lower anxiety and higher trust</w:t>
              </w:r>
              <w:r w:rsidDel="00000000" w:rsidR="00000000" w:rsidRPr="00000000">
                <w:rPr>
                  <w:rtl w:val="0"/>
                </w:rPr>
                <w:t xml:space="preserve"> in future outcomes.</w:t>
              </w:r>
            </w:ins>
          </w:p>
          <w:p w:rsidR="00000000" w:rsidDel="00000000" w:rsidP="00000000" w:rsidRDefault="00000000" w:rsidRPr="00000000" w14:paraId="00001C49">
            <w:pPr>
              <w:pStyle w:val="Heading2"/>
              <w:keepNext w:val="0"/>
              <w:keepLines w:val="0"/>
              <w:spacing w:after="80" w:lineRule="auto"/>
              <w:rPr>
                <w:ins w:author="Dora Rebelo" w:id="646" w:date="2025-12-02T11:38:19Z"/>
                <w:sz w:val="34"/>
                <w:szCs w:val="34"/>
              </w:rPr>
            </w:pPr>
            <w:ins w:author="Dora Rebelo" w:id="646" w:date="2025-12-02T11:38:19Z">
              <w:bookmarkStart w:colFirst="0" w:colLast="0" w:name="_qp3y4rj6op6m" w:id="425"/>
              <w:bookmarkEnd w:id="425"/>
              <w:r w:rsidDel="00000000" w:rsidR="00000000" w:rsidRPr="00000000">
                <w:rPr>
                  <w:sz w:val="34"/>
                  <w:szCs w:val="34"/>
                  <w:rtl w:val="0"/>
                </w:rPr>
                <w:t xml:space="preserve">Climate Justice Turns Grief Into Purpose</w:t>
              </w:r>
            </w:ins>
          </w:p>
          <w:p w:rsidR="00000000" w:rsidDel="00000000" w:rsidP="00000000" w:rsidRDefault="00000000" w:rsidRPr="00000000" w14:paraId="00001C4A">
            <w:pPr>
              <w:spacing w:after="240" w:before="240" w:lineRule="auto"/>
              <w:rPr>
                <w:ins w:author="Dora Rebelo" w:id="646" w:date="2025-12-02T11:38:19Z"/>
              </w:rPr>
            </w:pPr>
            <w:ins w:author="Dora Rebelo" w:id="646" w:date="2025-12-02T11:38:19Z">
              <w:r w:rsidDel="00000000" w:rsidR="00000000" w:rsidRPr="00000000">
                <w:rPr>
                  <w:rtl w:val="0"/>
                </w:rPr>
                <w:t xml:space="preserve">One of the most transformative aspects of climate justice is that it allows people to channel grief into </w:t>
              </w:r>
              <w:r w:rsidDel="00000000" w:rsidR="00000000" w:rsidRPr="00000000">
                <w:rPr>
                  <w:b w:val="1"/>
                  <w:bCs w:val="1"/>
                  <w:rtl w:val="0"/>
                </w:rPr>
                <w:t xml:space="preserve">meaningful solidarity and action</w:t>
              </w:r>
              <w:r w:rsidDel="00000000" w:rsidR="00000000" w:rsidRPr="00000000">
                <w:rPr>
                  <w:rtl w:val="0"/>
                </w:rPr>
                <w:t xml:space="preserve">. Rather than suppressing climate emotions or pathologizing them, climate justice:</w:t>
              </w:r>
            </w:ins>
          </w:p>
          <w:p w:rsidR="00000000" w:rsidDel="00000000" w:rsidP="00000000" w:rsidRDefault="00000000" w:rsidRPr="00000000" w14:paraId="00001C4B">
            <w:pPr>
              <w:numPr>
                <w:ilvl w:val="0"/>
                <w:numId w:val="310"/>
              </w:numPr>
              <w:spacing w:after="0" w:afterAutospacing="0" w:before="240" w:lineRule="auto"/>
              <w:ind w:left="720" w:hanging="360"/>
              <w:rPr>
                <w:ins w:author="Dora Rebelo" w:id="646" w:date="2025-12-02T11:38:19Z"/>
              </w:rPr>
            </w:pPr>
            <w:ins w:author="Dora Rebelo" w:id="646" w:date="2025-12-02T11:38:19Z">
              <w:r w:rsidDel="00000000" w:rsidR="00000000" w:rsidRPr="00000000">
                <w:rPr>
                  <w:rtl w:val="0"/>
                </w:rPr>
                <w:t xml:space="preserve">acknowledges collective grief,</w:t>
              </w:r>
            </w:ins>
          </w:p>
          <w:p w:rsidR="00000000" w:rsidDel="00000000" w:rsidP="00000000" w:rsidRDefault="00000000" w:rsidRPr="00000000" w14:paraId="00001C4C">
            <w:pPr>
              <w:numPr>
                <w:ilvl w:val="0"/>
                <w:numId w:val="310"/>
              </w:numPr>
              <w:spacing w:after="0" w:afterAutospacing="0" w:before="0" w:beforeAutospacing="0" w:lineRule="auto"/>
              <w:ind w:left="720" w:hanging="360"/>
              <w:rPr>
                <w:ins w:author="Dora Rebelo" w:id="646" w:date="2025-12-02T11:38:19Z"/>
              </w:rPr>
            </w:pPr>
            <w:ins w:author="Dora Rebelo" w:id="646" w:date="2025-12-02T11:38:19Z">
              <w:r w:rsidDel="00000000" w:rsidR="00000000" w:rsidRPr="00000000">
                <w:rPr>
                  <w:rtl w:val="0"/>
                </w:rPr>
                <w:t xml:space="preserve">transforms it into a driver for change, and</w:t>
              </w:r>
            </w:ins>
          </w:p>
          <w:p w:rsidR="00000000" w:rsidDel="00000000" w:rsidP="00000000" w:rsidRDefault="00000000" w:rsidRPr="00000000" w14:paraId="00001C4D">
            <w:pPr>
              <w:numPr>
                <w:ilvl w:val="0"/>
                <w:numId w:val="310"/>
              </w:numPr>
              <w:spacing w:after="240" w:before="0" w:beforeAutospacing="0" w:lineRule="auto"/>
              <w:ind w:left="720" w:hanging="360"/>
              <w:rPr>
                <w:ins w:author="Dora Rebelo" w:id="646" w:date="2025-12-02T11:38:19Z"/>
              </w:rPr>
            </w:pPr>
            <w:ins w:author="Dora Rebelo" w:id="646" w:date="2025-12-02T11:38:19Z">
              <w:r w:rsidDel="00000000" w:rsidR="00000000" w:rsidRPr="00000000">
                <w:rPr>
                  <w:rtl w:val="0"/>
                </w:rPr>
                <w:t xml:space="preserve">situates individual emotions within a wider moral and political narrative.</w:t>
              </w:r>
            </w:ins>
          </w:p>
          <w:p w:rsidR="00000000" w:rsidDel="00000000" w:rsidP="00000000" w:rsidRDefault="00000000" w:rsidRPr="00000000" w14:paraId="00001C4E">
            <w:pPr>
              <w:spacing w:after="240" w:before="240" w:lineRule="auto"/>
              <w:rPr>
                <w:del w:author="Dora Rebelo" w:id="646" w:date="2025-12-02T11:38:19Z"/>
              </w:rPr>
            </w:pPr>
            <w:ins w:author="Dora Rebelo" w:id="646" w:date="2025-12-02T11:38:19Z">
              <w:r w:rsidDel="00000000" w:rsidR="00000000" w:rsidRPr="00000000">
                <w:rPr>
                  <w:rtl w:val="0"/>
                </w:rPr>
                <w:t xml:space="preserve">This is consistent with trauma-informed frameworks which show that meaning-making and collective action are essential for healing large-scale, systemic trauma.</w:t>
              </w:r>
            </w:ins>
            <w:del w:author="Dora Rebelo" w:id="646" w:date="2025-12-02T11:38:19Z">
              <w:r w:rsidDel="00000000" w:rsidR="00000000" w:rsidRPr="00000000">
                <w:rPr>
                  <w:rtl w:val="0"/>
                </w:rPr>
              </w:r>
            </w:del>
          </w:p>
          <w:p w:rsidR="00000000" w:rsidDel="00000000" w:rsidP="00000000" w:rsidRDefault="00000000" w:rsidRPr="00000000" w14:paraId="00001C4F">
            <w:pPr>
              <w:spacing w:after="240" w:before="240" w:lineRule="auto"/>
              <w:rPr/>
            </w:pPr>
            <w:r w:rsidDel="00000000" w:rsidR="00000000" w:rsidRPr="00000000">
              <w:rPr>
                <w:rtl w:val="0"/>
              </w:rPr>
            </w:r>
          </w:p>
          <w:tbl>
            <w:tblPr>
              <w:tblStyle w:val="Table206"/>
              <w:tblW w:w="10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5"/>
              <w:tblGridChange w:id="0">
                <w:tblGrid>
                  <w:gridCol w:w="10225"/>
                </w:tblGrid>
              </w:tblGridChange>
            </w:tblGrid>
            <w:tr>
              <w:trPr>
                <w:cantSplit w:val="0"/>
                <w:trHeight w:val="3668.7158203125" w:hRule="atLeast"/>
                <w:tblHeader w:val="0"/>
              </w:trPr>
              <w:tc>
                <w:tcPr>
                  <w:shd w:fill="d86564" w:val="clear"/>
                </w:tcPr>
                <w:p w:rsidR="00000000" w:rsidDel="00000000" w:rsidP="00000000" w:rsidRDefault="00000000" w:rsidRPr="00000000" w14:paraId="00001C50">
                  <w:pPr>
                    <w:pStyle w:val="Heading2"/>
                    <w:keepNext w:val="0"/>
                    <w:keepLines w:val="0"/>
                    <w:spacing w:before="280" w:lineRule="auto"/>
                    <w:rPr/>
                  </w:pPr>
                  <w:bookmarkStart w:colFirst="0" w:colLast="0" w:name="_y19474ta5wip" w:id="426"/>
                  <w:bookmarkEnd w:id="426"/>
                  <w:r w:rsidDel="00000000" w:rsidR="00000000" w:rsidRPr="00000000">
                    <w:rPr>
                      <w:rtl w:val="0"/>
                    </w:rPr>
                    <w:t xml:space="preserve">Key Frameworks and Approaches in Climate Justice</w:t>
                  </w:r>
                </w:p>
                <w:p w:rsidR="00000000" w:rsidDel="00000000" w:rsidP="00000000" w:rsidRDefault="00000000" w:rsidRPr="00000000" w14:paraId="00001C51">
                  <w:pPr>
                    <w:spacing w:after="240" w:before="240" w:lineRule="auto"/>
                    <w:rPr/>
                  </w:pPr>
                  <w:r w:rsidDel="00000000" w:rsidR="00000000" w:rsidRPr="00000000">
                    <w:rPr>
                      <w:rtl w:val="0"/>
                    </w:rPr>
                    <w:t xml:space="preserve">As you can imagine, justice is a complex issue. Seeking to help achieve justice, various aspects have been emphasized. These include those listed below</w:t>
                  </w:r>
                </w:p>
                <w:p w:rsidR="00000000" w:rsidDel="00000000" w:rsidP="00000000" w:rsidRDefault="00000000" w:rsidRPr="00000000" w14:paraId="00001C52">
                  <w:pPr>
                    <w:spacing w:before="28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C53">
                  <w:pPr>
                    <w:numPr>
                      <w:ilvl w:val="0"/>
                      <w:numId w:val="272"/>
                    </w:numPr>
                    <w:spacing w:before="280" w:lineRule="auto"/>
                    <w:ind w:left="720" w:hanging="360"/>
                    <w:rPr>
                      <w:b w:val="1"/>
                      <w:bCs w:val="1"/>
                    </w:rPr>
                  </w:pPr>
                  <w:r w:rsidDel="00000000" w:rsidR="00000000" w:rsidRPr="00000000">
                    <w:rPr>
                      <w:b w:val="1"/>
                      <w:bCs w:val="1"/>
                      <w:rtl w:val="0"/>
                    </w:rPr>
                    <w:t xml:space="preserve">Distributive Justice</w:t>
                  </w:r>
                </w:p>
                <w:p w:rsidR="00000000" w:rsidDel="00000000" w:rsidP="00000000" w:rsidRDefault="00000000" w:rsidRPr="00000000" w14:paraId="00001C54">
                  <w:pPr>
                    <w:spacing w:after="240" w:before="240" w:lineRule="auto"/>
                    <w:ind w:left="720" w:firstLine="0"/>
                    <w:rPr/>
                  </w:pPr>
                  <w:r w:rsidDel="00000000" w:rsidR="00000000" w:rsidRPr="00000000">
                    <w:rPr>
                      <w:rtl w:val="0"/>
                    </w:rPr>
                    <w:t xml:space="preserve">Distributive justice focuses on the </w:t>
                  </w:r>
                  <w:ins w:author="Claire Perry" w:id="648" w:date="2025-12-17T02:38:18Z">
                    <w:r w:rsidDel="00000000" w:rsidR="00000000" w:rsidRPr="00000000">
                      <w:rPr>
                        <w:rtl w:val="0"/>
                      </w:rPr>
                      <w:t xml:space="preserve">equitable </w:t>
                    </w:r>
                  </w:ins>
                  <w:del w:author="Claire Perry" w:id="648" w:date="2025-12-17T02:38:18Z">
                    <w:r w:rsidDel="00000000" w:rsidR="00000000" w:rsidRPr="00000000">
                      <w:rPr>
                        <w:rtl w:val="0"/>
                      </w:rPr>
                      <w:delText xml:space="preserve">fair</w:delText>
                    </w:r>
                  </w:del>
                  <w:r w:rsidDel="00000000" w:rsidR="00000000" w:rsidRPr="00000000">
                    <w:rPr>
                      <w:rtl w:val="0"/>
                    </w:rPr>
                    <w:t xml:space="preserve"> allocation of resources, benefits, and responsibilities in climate action. Wealthier nations, as historical contributors to climate change, have a greater obligation to fund adaptation projects, share green technologies, and reduce emissions. For example, climate finance mechanisms like the Green Climate Fund exemplify efforts to prioritize the needs of vulnerable communities and ensure fair distribution of resources.</w:t>
                  </w:r>
                </w:p>
                <w:p w:rsidR="00000000" w:rsidDel="00000000" w:rsidP="00000000" w:rsidRDefault="00000000" w:rsidRPr="00000000" w14:paraId="00001C55">
                  <w:pPr>
                    <w:numPr>
                      <w:ilvl w:val="0"/>
                      <w:numId w:val="272"/>
                    </w:numPr>
                    <w:spacing w:before="280" w:lineRule="auto"/>
                    <w:ind w:left="720" w:hanging="360"/>
                    <w:rPr>
                      <w:b w:val="1"/>
                      <w:bCs w:val="1"/>
                    </w:rPr>
                  </w:pPr>
                  <w:r w:rsidDel="00000000" w:rsidR="00000000" w:rsidRPr="00000000">
                    <w:rPr>
                      <w:b w:val="1"/>
                      <w:bCs w:val="1"/>
                      <w:rtl w:val="0"/>
                    </w:rPr>
                    <w:t xml:space="preserve">Procedural Justice</w:t>
                  </w:r>
                </w:p>
                <w:p w:rsidR="00000000" w:rsidDel="00000000" w:rsidP="00000000" w:rsidRDefault="00000000" w:rsidRPr="00000000" w14:paraId="00001C56">
                  <w:pPr>
                    <w:spacing w:after="240" w:before="240" w:lineRule="auto"/>
                    <w:ind w:left="720" w:firstLine="0"/>
                    <w:rPr/>
                  </w:pPr>
                  <w:r w:rsidDel="00000000" w:rsidR="00000000" w:rsidRPr="00000000">
                    <w:rPr>
                      <w:rtl w:val="0"/>
                    </w:rPr>
                    <w:t xml:space="preserve">Procedural justice ensures that climate-related decision-making processes are inclusive, transparent, and equitable. Marginalized communities must have meaningful representation in crafting climate policies. Initiatives such as participatory governance in international agreements like the Paris Accord highlight how inclusive processes can lead to more effective and fair outcomes.</w:t>
                  </w:r>
                </w:p>
                <w:p w:rsidR="00000000" w:rsidDel="00000000" w:rsidP="00000000" w:rsidRDefault="00000000" w:rsidRPr="00000000" w14:paraId="00001C57">
                  <w:pPr>
                    <w:numPr>
                      <w:ilvl w:val="0"/>
                      <w:numId w:val="272"/>
                    </w:numPr>
                    <w:spacing w:before="280" w:lineRule="auto"/>
                    <w:ind w:left="720" w:hanging="360"/>
                    <w:rPr>
                      <w:b w:val="1"/>
                      <w:bCs w:val="1"/>
                    </w:rPr>
                  </w:pPr>
                  <w:r w:rsidDel="00000000" w:rsidR="00000000" w:rsidRPr="00000000">
                    <w:rPr>
                      <w:b w:val="1"/>
                      <w:bCs w:val="1"/>
                      <w:rtl w:val="0"/>
                    </w:rPr>
                    <w:t xml:space="preserve">Restorative Justice</w:t>
                  </w:r>
                </w:p>
                <w:p w:rsidR="00000000" w:rsidDel="00000000" w:rsidP="00000000" w:rsidRDefault="00000000" w:rsidRPr="00000000" w14:paraId="00001C58">
                  <w:pPr>
                    <w:spacing w:after="240" w:before="240" w:lineRule="auto"/>
                    <w:ind w:left="720" w:firstLine="0"/>
                    <w:rPr/>
                  </w:pPr>
                  <w:r w:rsidDel="00000000" w:rsidR="00000000" w:rsidRPr="00000000">
                    <w:rPr>
                      <w:rtl w:val="0"/>
                    </w:rPr>
                    <w:t xml:space="preserve">Restorative justice seeks to repair harm caused by historical injustices, including colonialism and resource exploitation. Efforts such as providing reparations to communities displaced by climate change or returning land stewardship rights to Indigenous peoples are examples of how restorative justice can address historical wrongs while fostering resilience.</w:t>
                  </w:r>
                </w:p>
                <w:p w:rsidR="00000000" w:rsidDel="00000000" w:rsidP="00000000" w:rsidRDefault="00000000" w:rsidRPr="00000000" w14:paraId="00001C59">
                  <w:pPr>
                    <w:numPr>
                      <w:ilvl w:val="0"/>
                      <w:numId w:val="272"/>
                    </w:numPr>
                    <w:spacing w:before="280" w:lineRule="auto"/>
                    <w:ind w:left="720" w:hanging="360"/>
                    <w:rPr>
                      <w:b w:val="1"/>
                      <w:bCs w:val="1"/>
                    </w:rPr>
                  </w:pPr>
                  <w:r w:rsidDel="00000000" w:rsidR="00000000" w:rsidRPr="00000000">
                    <w:rPr>
                      <w:b w:val="1"/>
                      <w:bCs w:val="1"/>
                      <w:rtl w:val="0"/>
                    </w:rPr>
                    <w:t xml:space="preserve">Intersectional Justice</w:t>
                  </w:r>
                </w:p>
                <w:p w:rsidR="00000000" w:rsidDel="00000000" w:rsidP="00000000" w:rsidRDefault="00000000" w:rsidRPr="00000000" w14:paraId="00001C5A">
                  <w:pPr>
                    <w:spacing w:after="240" w:before="240" w:lineRule="auto"/>
                    <w:ind w:left="720" w:firstLine="0"/>
                    <w:rPr/>
                  </w:pPr>
                  <w:r w:rsidDel="00000000" w:rsidR="00000000" w:rsidRPr="00000000">
                    <w:rPr>
                      <w:rtl w:val="0"/>
                    </w:rPr>
                    <w:t xml:space="preserve">Intersectional justice recognizes that individuals' vulnerabilities to climate change are shaped by overlapping systems of oppression, such as racism, sexism, and economic inequality. Addressing climate injustices requires understanding these intersecting challenges and tailoring solutions accordingly. For instance, disaster preparedness programs must consider diverse accessibility needs, ensuring that no one is left behind.</w:t>
                  </w:r>
                </w:p>
                <w:p w:rsidR="00000000" w:rsidDel="00000000" w:rsidP="00000000" w:rsidRDefault="00000000" w:rsidRPr="00000000" w14:paraId="00001C5B">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1C5C">
            <w:pPr>
              <w:spacing w:after="240" w:before="240" w:lineRule="auto"/>
              <w:rPr/>
            </w:pPr>
            <w:r w:rsidDel="00000000" w:rsidR="00000000" w:rsidRPr="00000000">
              <w:rPr>
                <w:rtl w:val="0"/>
              </w:rPr>
            </w:r>
          </w:p>
          <w:p w:rsidR="00000000" w:rsidDel="00000000" w:rsidP="00000000" w:rsidRDefault="00000000" w:rsidRPr="00000000" w14:paraId="00001C5D">
            <w:pPr>
              <w:pStyle w:val="Heading2"/>
              <w:spacing w:after="80" w:before="280" w:lineRule="auto"/>
              <w:rPr/>
            </w:pPr>
            <w:bookmarkStart w:colFirst="0" w:colLast="0" w:name="_6yhmoz9unbzt" w:id="427"/>
            <w:bookmarkEnd w:id="427"/>
            <w:commentRangeStart w:id="354"/>
            <w:r w:rsidDel="00000000" w:rsidR="00000000" w:rsidRPr="00000000">
              <w:rPr>
                <w:rtl w:val="0"/>
              </w:rPr>
              <w:t xml:space="preserve">Intellectual Traditions Informing Climate Justice</w:t>
            </w:r>
            <w:commentRangeEnd w:id="354"/>
            <w:r w:rsidDel="00000000" w:rsidR="00000000" w:rsidRPr="00000000">
              <w:commentReference w:id="354"/>
            </w:r>
            <w:r w:rsidDel="00000000" w:rsidR="00000000" w:rsidRPr="00000000">
              <w:rPr>
                <w:rtl w:val="0"/>
              </w:rPr>
            </w:r>
          </w:p>
          <w:p w:rsidR="00000000" w:rsidDel="00000000" w:rsidP="00000000" w:rsidRDefault="00000000" w:rsidRPr="00000000" w14:paraId="00001C5E">
            <w:pPr>
              <w:spacing w:after="240" w:before="240" w:lineRule="auto"/>
              <w:rPr/>
            </w:pPr>
            <w:r w:rsidDel="00000000" w:rsidR="00000000" w:rsidRPr="00000000">
              <w:rPr>
                <w:rtl w:val="0"/>
              </w:rPr>
              <w:t xml:space="preserve">Climate justice draws on a rich array of intellectual traditions, each offering unique insights:</w:t>
            </w:r>
          </w:p>
          <w:p w:rsidR="00000000" w:rsidDel="00000000" w:rsidP="00000000" w:rsidRDefault="00000000" w:rsidRPr="00000000" w14:paraId="00001C5F">
            <w:pPr>
              <w:numPr>
                <w:ilvl w:val="0"/>
                <w:numId w:val="117"/>
              </w:numPr>
              <w:spacing w:after="0" w:afterAutospacing="0" w:before="240" w:lineRule="auto"/>
              <w:ind w:left="720" w:hanging="360"/>
            </w:pPr>
            <w:r w:rsidDel="00000000" w:rsidR="00000000" w:rsidRPr="00000000">
              <w:rPr>
                <w:b w:val="1"/>
                <w:bCs w:val="1"/>
                <w:rtl w:val="0"/>
              </w:rPr>
              <w:t xml:space="preserve">Environmental Justice Movement</w:t>
            </w:r>
            <w:commentRangeStart w:id="355"/>
            <w:r w:rsidDel="00000000" w:rsidR="00000000" w:rsidRPr="00000000">
              <w:rPr>
                <w:rtl w:val="0"/>
              </w:rPr>
              <w:t xml:space="preserve">: Pioneered by thinkers like Robert Bullard, t</w:t>
            </w:r>
            <w:commentRangeEnd w:id="355"/>
            <w:r w:rsidDel="00000000" w:rsidR="00000000" w:rsidRPr="00000000">
              <w:commentReference w:id="355"/>
            </w:r>
            <w:r w:rsidDel="00000000" w:rsidR="00000000" w:rsidRPr="00000000">
              <w:rPr>
                <w:rtl w:val="0"/>
              </w:rPr>
              <w:t xml:space="preserve">his movement highlights how environmental harms disproportionately affect </w:t>
            </w:r>
            <w:ins w:author="Claire Perry" w:id="649" w:date="2025-12-17T02:41:59Z">
              <w:r w:rsidDel="00000000" w:rsidR="00000000" w:rsidRPr="00000000">
                <w:rPr>
                  <w:rtl w:val="0"/>
                </w:rPr>
                <w:t xml:space="preserve">equity-deserving </w:t>
              </w:r>
            </w:ins>
            <w:del w:author="Claire Perry" w:id="649" w:date="2025-12-17T02:41:59Z">
              <w:r w:rsidDel="00000000" w:rsidR="00000000" w:rsidRPr="00000000">
                <w:rPr>
                  <w:rtl w:val="0"/>
                </w:rPr>
                <w:delText xml:space="preserve">marginalized</w:delText>
              </w:r>
            </w:del>
            <w:r w:rsidDel="00000000" w:rsidR="00000000" w:rsidRPr="00000000">
              <w:rPr>
                <w:rtl w:val="0"/>
              </w:rPr>
              <w:t xml:space="preserve"> communities facing structural and systemic inequities, laying the groundwork for understanding climate inequities.</w:t>
              <w:br w:type="textWrapping"/>
            </w:r>
          </w:p>
          <w:p w:rsidR="00000000" w:rsidDel="00000000" w:rsidP="00000000" w:rsidRDefault="00000000" w:rsidRPr="00000000" w14:paraId="00001C60">
            <w:pPr>
              <w:numPr>
                <w:ilvl w:val="0"/>
                <w:numId w:val="117"/>
              </w:numPr>
              <w:spacing w:after="0" w:afterAutospacing="0" w:before="0" w:beforeAutospacing="0" w:lineRule="auto"/>
              <w:ind w:left="720" w:hanging="360"/>
            </w:pPr>
            <w:r w:rsidDel="00000000" w:rsidR="00000000" w:rsidRPr="00000000">
              <w:rPr>
                <w:b w:val="1"/>
                <w:bCs w:val="1"/>
                <w:rtl w:val="0"/>
              </w:rPr>
              <w:t xml:space="preserve">Human Rights Frameworks</w:t>
            </w:r>
            <w:r w:rsidDel="00000000" w:rsidR="00000000" w:rsidRPr="00000000">
              <w:rPr>
                <w:rtl w:val="0"/>
              </w:rPr>
              <w:t xml:space="preserve">: Advocated by figures like Mary Robinson, this perspective emphasizes the right to a healthy environment and the protection of vulnerable populations who are vulnerable to the risks of climate impacts.</w:t>
              <w:br w:type="textWrapping"/>
            </w:r>
          </w:p>
          <w:p w:rsidR="00000000" w:rsidDel="00000000" w:rsidP="00000000" w:rsidRDefault="00000000" w:rsidRPr="00000000" w14:paraId="00001C61">
            <w:pPr>
              <w:numPr>
                <w:ilvl w:val="0"/>
                <w:numId w:val="117"/>
              </w:numPr>
              <w:spacing w:after="0" w:afterAutospacing="0" w:before="0" w:beforeAutospacing="0" w:lineRule="auto"/>
              <w:ind w:left="720" w:hanging="360"/>
            </w:pPr>
            <w:r w:rsidDel="00000000" w:rsidR="00000000" w:rsidRPr="00000000">
              <w:rPr>
                <w:b w:val="1"/>
                <w:bCs w:val="1"/>
                <w:rtl w:val="0"/>
              </w:rPr>
              <w:t xml:space="preserve">Indigenous Knowledge and Advocacy</w:t>
            </w:r>
            <w:r w:rsidDel="00000000" w:rsidR="00000000" w:rsidRPr="00000000">
              <w:rPr>
                <w:rtl w:val="0"/>
              </w:rPr>
              <w:t xml:space="preserve">: Thinkers like Winona LaDuke and Robin Wall Kimmerer emphasize the importance of traditional ecological knowledge and Indigenous land rights in creating sustainable, just solutions.</w:t>
              <w:br w:type="textWrapping"/>
            </w:r>
          </w:p>
          <w:p w:rsidR="00000000" w:rsidDel="00000000" w:rsidP="00000000" w:rsidRDefault="00000000" w:rsidRPr="00000000" w14:paraId="00001C62">
            <w:pPr>
              <w:numPr>
                <w:ilvl w:val="0"/>
                <w:numId w:val="117"/>
              </w:numPr>
              <w:spacing w:after="240" w:before="0" w:beforeAutospacing="0" w:lineRule="auto"/>
              <w:ind w:left="720" w:hanging="360"/>
            </w:pPr>
            <w:r w:rsidDel="00000000" w:rsidR="00000000" w:rsidRPr="00000000">
              <w:rPr>
                <w:b w:val="1"/>
                <w:bCs w:val="1"/>
                <w:rtl w:val="0"/>
              </w:rPr>
              <w:t xml:space="preserve">Degrowth and Postcolonial Studies</w:t>
            </w:r>
            <w:r w:rsidDel="00000000" w:rsidR="00000000" w:rsidRPr="00000000">
              <w:rPr>
                <w:rtl w:val="0"/>
              </w:rPr>
              <w:t xml:space="preserve">: Scholars like Jason Hickel and Vandana Shiva critique industrialized growth paradigms and advocate for reparative frameworks for the Global South.</w:t>
            </w:r>
          </w:p>
          <w:p w:rsidR="00000000" w:rsidDel="00000000" w:rsidP="00000000" w:rsidRDefault="00000000" w:rsidRPr="00000000" w14:paraId="00001C63">
            <w:pPr>
              <w:pStyle w:val="Heading2"/>
              <w:spacing w:after="240" w:before="240" w:lineRule="auto"/>
              <w:rPr/>
            </w:pPr>
            <w:bookmarkStart w:colFirst="0" w:colLast="0" w:name="_pfuoc42nb8ee" w:id="428"/>
            <w:bookmarkEnd w:id="428"/>
            <w:commentRangeStart w:id="356"/>
            <w:r w:rsidDel="00000000" w:rsidR="00000000" w:rsidRPr="00000000">
              <w:rPr>
                <w:rtl w:val="0"/>
              </w:rPr>
              <w:t xml:space="preserve">Climate Justice in the Global South </w:t>
            </w:r>
            <w:r w:rsidDel="00000000" w:rsidR="00000000" w:rsidRPr="00000000">
              <w:rPr>
                <w:rtl w:val="0"/>
              </w:rPr>
            </w:r>
          </w:p>
          <w:p w:rsidR="00000000" w:rsidDel="00000000" w:rsidP="00000000" w:rsidRDefault="00000000" w:rsidRPr="00000000" w14:paraId="00001C64">
            <w:pPr>
              <w:rPr/>
            </w:pPr>
            <w:r w:rsidDel="00000000" w:rsidR="00000000" w:rsidRPr="00000000">
              <w:rPr>
                <w:rtl w:val="0"/>
              </w:rPr>
              <w:t xml:space="preserve">Countries of the Global South are facing disproportionate impacts from climate change and environmental degradation, despite contributing the least to global emissions. This injustice largely stems from systemic and structural factors, including discrimination, racism, and the ongoing effects of colonialism. In the Global South and around the world, climate change disproportionately affects racial and ethnic minority groups, migrants, and Indigenous Peoples. These impacts often compound existing injustices and inequities, with serious consequences for health, safety, and overall </w:t>
            </w:r>
            <w:r w:rsidDel="00000000" w:rsidR="00000000" w:rsidRPr="00000000">
              <w:rPr>
                <w:rtl w:val="0"/>
              </w:rPr>
              <w:t xml:space="preserve">wellbeing</w:t>
            </w:r>
            <w:r w:rsidDel="00000000" w:rsidR="00000000" w:rsidRPr="00000000">
              <w:rPr>
                <w:rtl w:val="0"/>
              </w:rPr>
              <w:t xml:space="preserve">.</w:t>
            </w:r>
            <w:r w:rsidDel="00000000" w:rsidR="00000000" w:rsidRPr="00000000">
              <w:rPr>
                <w:rtl w:val="0"/>
              </w:rPr>
              <w:t xml:space="preserve"> </w:t>
            </w:r>
            <w:commentRangeEnd w:id="356"/>
            <w:r w:rsidDel="00000000" w:rsidR="00000000" w:rsidRPr="00000000">
              <w:commentReference w:id="356"/>
            </w:r>
            <w:r w:rsidDel="00000000" w:rsidR="00000000" w:rsidRPr="00000000">
              <w:rPr>
                <w:rtl w:val="0"/>
              </w:rPr>
              <w:t xml:space="preserve">Despite rising pressures and challenges, these countries have shown extraordinary resilience in adaptation and mitigation efforts through</w:t>
            </w:r>
            <w:ins w:author="Claire Perry" w:id="650" w:date="2025-12-17T02:43:49Z">
              <w:r w:rsidDel="00000000" w:rsidR="00000000" w:rsidRPr="00000000">
                <w:rPr>
                  <w:rtl w:val="0"/>
                </w:rPr>
                <w:t xml:space="preserve"> community-led</w:t>
              </w:r>
            </w:ins>
            <w:r w:rsidDel="00000000" w:rsidR="00000000" w:rsidRPr="00000000">
              <w:rPr>
                <w:rtl w:val="0"/>
              </w:rPr>
              <w:t xml:space="preserve"> innovations as well as guidance from ancestral practices. The lived experiences of communities living in the Global South offer important insights of the unique ways in which climate change and mental health can intersect.</w:t>
            </w:r>
            <w:commentRangeStart w:id="357"/>
            <w:r w:rsidDel="00000000" w:rsidR="00000000" w:rsidRPr="00000000">
              <w:rPr>
                <w:rtl w:val="0"/>
              </w:rPr>
            </w:r>
          </w:p>
          <w:p w:rsidR="00000000" w:rsidDel="00000000" w:rsidP="00000000" w:rsidRDefault="00000000" w:rsidRPr="00000000" w14:paraId="00001C65">
            <w:pPr>
              <w:rPr/>
            </w:pPr>
            <w:commentRangeEnd w:id="357"/>
            <w:r w:rsidDel="00000000" w:rsidR="00000000" w:rsidRPr="00000000">
              <w:commentReference w:id="357"/>
            </w:r>
            <w:r w:rsidDel="00000000" w:rsidR="00000000" w:rsidRPr="00000000">
              <w:rPr>
                <w:rtl w:val="0"/>
              </w:rPr>
            </w:r>
          </w:p>
          <w:tbl>
            <w:tblPr>
              <w:tblStyle w:val="Table207"/>
              <w:tblW w:w="10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5"/>
              <w:tblGridChange w:id="0">
                <w:tblGrid>
                  <w:gridCol w:w="10225"/>
                </w:tblGrid>
              </w:tblGridChange>
            </w:tblGrid>
            <w:tr>
              <w:trPr>
                <w:cantSplit w:val="0"/>
                <w:tblHeader w:val="0"/>
              </w:trPr>
              <w:tc>
                <w:tcPr>
                  <w:shd w:fill="d86564" w:val="clear"/>
                </w:tcPr>
                <w:p w:rsidR="00000000" w:rsidDel="00000000" w:rsidP="00000000" w:rsidRDefault="00000000" w:rsidRPr="00000000" w14:paraId="00001C66">
                  <w:pPr>
                    <w:rPr/>
                  </w:pPr>
                  <w:r w:rsidDel="00000000" w:rsidR="00000000" w:rsidRPr="00000000">
                    <w:rPr>
                      <w:b w:val="1"/>
                      <w:bCs w:val="1"/>
                      <w:rtl w:val="0"/>
                    </w:rPr>
                    <w:t xml:space="preserve">Explore</w:t>
                  </w:r>
                  <w:r w:rsidDel="00000000" w:rsidR="00000000" w:rsidRPr="00000000">
                    <w:rPr>
                      <w:rtl w:val="0"/>
                    </w:rPr>
                  </w:r>
                </w:p>
                <w:p w:rsidR="00000000" w:rsidDel="00000000" w:rsidP="00000000" w:rsidRDefault="00000000" w:rsidRPr="00000000" w14:paraId="00001C67">
                  <w:pPr>
                    <w:rPr/>
                  </w:pPr>
                  <w:r w:rsidDel="00000000" w:rsidR="00000000" w:rsidRPr="00000000">
                    <w:rPr>
                      <w:rtl w:val="0"/>
                    </w:rPr>
                  </w:r>
                </w:p>
                <w:p w:rsidR="00000000" w:rsidDel="00000000" w:rsidP="00000000" w:rsidRDefault="00000000" w:rsidRPr="00000000" w14:paraId="00001C68">
                  <w:pPr>
                    <w:rPr/>
                  </w:pPr>
                  <w:hyperlink r:id="rId878">
                    <w:r w:rsidDel="00000000" w:rsidR="00000000" w:rsidRPr="00000000">
                      <w:rPr>
                        <w:color w:val="1155cc"/>
                        <w:u w:val="single"/>
                        <w:rtl w:val="0"/>
                      </w:rPr>
                      <w:t xml:space="preserve">Click here</w:t>
                    </w:r>
                  </w:hyperlink>
                  <w:r w:rsidDel="00000000" w:rsidR="00000000" w:rsidRPr="00000000">
                    <w:rPr>
                      <w:rtl w:val="0"/>
                    </w:rPr>
                    <w:t xml:space="preserve"> to e</w:t>
                  </w:r>
                  <w:r w:rsidDel="00000000" w:rsidR="00000000" w:rsidRPr="00000000">
                    <w:rPr>
                      <w:rtl w:val="0"/>
                    </w:rPr>
                    <w:t xml:space="preserve">xplore how climate change affects mental health in various countries, particularly in the Global South, and discover community responses by browsing </w:t>
                  </w:r>
                  <w:r w:rsidDel="00000000" w:rsidR="00000000" w:rsidRPr="00000000">
                    <w:rPr>
                      <w:b w:val="1"/>
                      <w:bCs w:val="1"/>
                      <w:rtl w:val="0"/>
                    </w:rPr>
                    <w:t xml:space="preserve">Case Studies</w:t>
                  </w:r>
                  <w:r w:rsidDel="00000000" w:rsidR="00000000" w:rsidRPr="00000000">
                    <w:rPr>
                      <w:rtl w:val="0"/>
                    </w:rPr>
                    <w:t xml:space="preserve"> from Connecting Climate Minds.</w:t>
                  </w:r>
                  <w:r w:rsidDel="00000000" w:rsidR="00000000" w:rsidRPr="00000000">
                    <w:rPr>
                      <w:rtl w:val="0"/>
                    </w:rPr>
                  </w:r>
                </w:p>
                <w:p w:rsidR="00000000" w:rsidDel="00000000" w:rsidP="00000000" w:rsidRDefault="00000000" w:rsidRPr="00000000" w14:paraId="00001C69">
                  <w:pPr>
                    <w:rPr/>
                  </w:pPr>
                  <w:r w:rsidDel="00000000" w:rsidR="00000000" w:rsidRPr="00000000">
                    <w:rPr>
                      <w:rtl w:val="0"/>
                    </w:rPr>
                  </w:r>
                </w:p>
                <w:p w:rsidR="00000000" w:rsidDel="00000000" w:rsidP="00000000" w:rsidRDefault="00000000" w:rsidRPr="00000000" w14:paraId="00001C6A">
                  <w:pPr>
                    <w:rPr/>
                  </w:pPr>
                  <w:r w:rsidDel="00000000" w:rsidR="00000000" w:rsidRPr="00000000">
                    <w:rPr>
                      <w:rtl w:val="0"/>
                    </w:rPr>
                    <w:t xml:space="preserve">A few examples include: </w:t>
                  </w:r>
                </w:p>
                <w:p w:rsidR="00000000" w:rsidDel="00000000" w:rsidP="00000000" w:rsidRDefault="00000000" w:rsidRPr="00000000" w14:paraId="00001C6B">
                  <w:pPr>
                    <w:rPr/>
                  </w:pPr>
                  <w:r w:rsidDel="00000000" w:rsidR="00000000" w:rsidRPr="00000000">
                    <w:rPr>
                      <w:rtl w:val="0"/>
                    </w:rPr>
                  </w:r>
                </w:p>
                <w:p w:rsidR="00000000" w:rsidDel="00000000" w:rsidP="00000000" w:rsidRDefault="00000000" w:rsidRPr="00000000" w14:paraId="00001C6C">
                  <w:pPr>
                    <w:rPr>
                      <w:color w:val="1a202c"/>
                    </w:rPr>
                  </w:pPr>
                  <w:hyperlink r:id="rId879">
                    <w:r w:rsidDel="00000000" w:rsidR="00000000" w:rsidRPr="00000000">
                      <w:rPr>
                        <w:color w:val="1155cc"/>
                        <w:u w:val="single"/>
                        <w:rtl w:val="0"/>
                      </w:rPr>
                      <w:t xml:space="preserve">The Impacts of Climate Change on Mental Health of Tribal Communities in Jharkhand</w:t>
                    </w:r>
                  </w:hyperlink>
                  <w:r w:rsidDel="00000000" w:rsidR="00000000" w:rsidRPr="00000000">
                    <w:rPr>
                      <w:rtl w:val="0"/>
                    </w:rPr>
                  </w:r>
                </w:p>
                <w:p w:rsidR="00000000" w:rsidDel="00000000" w:rsidP="00000000" w:rsidRDefault="00000000" w:rsidRPr="00000000" w14:paraId="00001C6D">
                  <w:pPr>
                    <w:ind w:left="720" w:firstLine="0"/>
                    <w:rPr>
                      <w:color w:val="1a202c"/>
                    </w:rPr>
                  </w:pPr>
                  <w:r w:rsidDel="00000000" w:rsidR="00000000" w:rsidRPr="00000000">
                    <w:rPr>
                      <w:rtl w:val="0"/>
                    </w:rPr>
                  </w:r>
                </w:p>
                <w:p w:rsidR="00000000" w:rsidDel="00000000" w:rsidP="00000000" w:rsidRDefault="00000000" w:rsidRPr="00000000" w14:paraId="00001C6E">
                  <w:pPr>
                    <w:pStyle w:val="Heading2"/>
                    <w:keepNext w:val="0"/>
                    <w:keepLines w:val="0"/>
                    <w:spacing w:after="0" w:before="0" w:line="288" w:lineRule="auto"/>
                    <w:rPr>
                      <w:b w:val="0"/>
                      <w:bCs w:val="0"/>
                      <w:color w:val="1a202c"/>
                      <w:sz w:val="22"/>
                      <w:szCs w:val="22"/>
                    </w:rPr>
                  </w:pPr>
                  <w:bookmarkStart w:colFirst="0" w:colLast="0" w:name="_rhqj4nk5cqu0" w:id="429"/>
                  <w:bookmarkEnd w:id="429"/>
                  <w:hyperlink r:id="rId880">
                    <w:r w:rsidDel="00000000" w:rsidR="00000000" w:rsidRPr="00000000">
                      <w:rPr>
                        <w:b w:val="0"/>
                        <w:bCs w:val="0"/>
                        <w:color w:val="1155cc"/>
                        <w:sz w:val="22"/>
                        <w:szCs w:val="22"/>
                        <w:u w:val="single"/>
                        <w:rtl w:val="0"/>
                      </w:rPr>
                      <w:t xml:space="preserve">Climate Change and Mental Health Impacts Among Dalit Communities in Southwestern Bangladesh</w:t>
                    </w:r>
                  </w:hyperlink>
                  <w:r w:rsidDel="00000000" w:rsidR="00000000" w:rsidRPr="00000000">
                    <w:rPr>
                      <w:rtl w:val="0"/>
                    </w:rPr>
                  </w:r>
                </w:p>
                <w:p w:rsidR="00000000" w:rsidDel="00000000" w:rsidP="00000000" w:rsidRDefault="00000000" w:rsidRPr="00000000" w14:paraId="00001C6F">
                  <w:pPr>
                    <w:ind w:left="720" w:firstLine="0"/>
                    <w:rPr/>
                  </w:pPr>
                  <w:r w:rsidDel="00000000" w:rsidR="00000000" w:rsidRPr="00000000">
                    <w:rPr>
                      <w:rtl w:val="0"/>
                    </w:rPr>
                  </w:r>
                </w:p>
                <w:p w:rsidR="00000000" w:rsidDel="00000000" w:rsidP="00000000" w:rsidRDefault="00000000" w:rsidRPr="00000000" w14:paraId="00001C70">
                  <w:pPr>
                    <w:pStyle w:val="Heading2"/>
                    <w:keepNext w:val="0"/>
                    <w:keepLines w:val="0"/>
                    <w:spacing w:after="0" w:before="0" w:line="288" w:lineRule="auto"/>
                    <w:rPr>
                      <w:b w:val="0"/>
                      <w:bCs w:val="0"/>
                    </w:rPr>
                  </w:pPr>
                  <w:bookmarkStart w:colFirst="0" w:colLast="0" w:name="_bpwypwkvcf9r" w:id="430"/>
                  <w:bookmarkEnd w:id="430"/>
                  <w:hyperlink r:id="rId881">
                    <w:r w:rsidDel="00000000" w:rsidR="00000000" w:rsidRPr="00000000">
                      <w:rPr>
                        <w:b w:val="0"/>
                        <w:bCs w:val="0"/>
                        <w:color w:val="1155cc"/>
                        <w:sz w:val="22"/>
                        <w:szCs w:val="22"/>
                        <w:u w:val="single"/>
                        <w:rtl w:val="0"/>
                      </w:rPr>
                      <w:t xml:space="preserve">Impact of Heavy Flooding on Community Mental Health in Umueze Aname Community in Anambra State of Nigeria</w:t>
                    </w:r>
                  </w:hyperlink>
                  <w:r w:rsidDel="00000000" w:rsidR="00000000" w:rsidRPr="00000000">
                    <w:rPr>
                      <w:rtl w:val="0"/>
                    </w:rPr>
                  </w:r>
                </w:p>
              </w:tc>
            </w:tr>
          </w:tbl>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pStyle w:val="Heading2"/>
              <w:spacing w:after="80" w:before="280" w:lineRule="auto"/>
              <w:rPr/>
            </w:pPr>
            <w:bookmarkStart w:colFirst="0" w:colLast="0" w:name="_aqivpcprj2fv" w:id="431"/>
            <w:bookmarkEnd w:id="431"/>
            <w:r w:rsidDel="00000000" w:rsidR="00000000" w:rsidRPr="00000000">
              <w:rPr>
                <w:rtl w:val="0"/>
              </w:rPr>
              <w:t xml:space="preserve">Challenges to Achieving Climate Justice</w:t>
            </w:r>
          </w:p>
          <w:p w:rsidR="00000000" w:rsidDel="00000000" w:rsidP="00000000" w:rsidRDefault="00000000" w:rsidRPr="00000000" w14:paraId="00001C73">
            <w:pPr>
              <w:spacing w:after="240" w:before="240" w:lineRule="auto"/>
              <w:rPr/>
            </w:pPr>
            <w:r w:rsidDel="00000000" w:rsidR="00000000" w:rsidRPr="00000000">
              <w:rPr>
                <w:rtl w:val="0"/>
              </w:rPr>
              <w:t xml:space="preserve">Despite its transformative potential, climate justice faces significant obstacles:</w:t>
            </w:r>
          </w:p>
          <w:p w:rsidR="00000000" w:rsidDel="00000000" w:rsidP="00000000" w:rsidRDefault="00000000" w:rsidRPr="00000000" w14:paraId="00001C74">
            <w:pPr>
              <w:numPr>
                <w:ilvl w:val="0"/>
                <w:numId w:val="487"/>
              </w:numPr>
              <w:spacing w:after="0" w:afterAutospacing="0" w:before="240" w:lineRule="auto"/>
              <w:ind w:left="720" w:hanging="360"/>
            </w:pPr>
            <w:r w:rsidDel="00000000" w:rsidR="00000000" w:rsidRPr="00000000">
              <w:rPr>
                <w:b w:val="1"/>
                <w:bCs w:val="1"/>
                <w:rtl w:val="0"/>
              </w:rPr>
              <w:t xml:space="preserve">Power Imbalances</w:t>
            </w:r>
            <w:r w:rsidDel="00000000" w:rsidR="00000000" w:rsidRPr="00000000">
              <w:rPr>
                <w:rtl w:val="0"/>
              </w:rPr>
              <w:t xml:space="preserve">: Marginalized communities facing systemic and structural inequities often lack the resources or</w:t>
            </w:r>
            <w:ins w:author="Claire Perry" w:id="651" w:date="2025-12-17T02:44:37Z">
              <w:r w:rsidDel="00000000" w:rsidR="00000000" w:rsidRPr="00000000">
                <w:rPr>
                  <w:rtl w:val="0"/>
                </w:rPr>
                <w:t xml:space="preserve"> support</w:t>
              </w:r>
            </w:ins>
            <w:del w:author="Claire Perry" w:id="651" w:date="2025-12-17T02:44:37Z">
              <w:r w:rsidDel="00000000" w:rsidR="00000000" w:rsidRPr="00000000">
                <w:rPr>
                  <w:rtl w:val="0"/>
                </w:rPr>
                <w:delText xml:space="preserve"> influence</w:delText>
              </w:r>
            </w:del>
            <w:r w:rsidDel="00000000" w:rsidR="00000000" w:rsidRPr="00000000">
              <w:rPr>
                <w:rtl w:val="0"/>
              </w:rPr>
              <w:t xml:space="preserve"> needed to shape policies or advocate for their rights.</w:t>
              <w:br w:type="textWrapping"/>
            </w:r>
          </w:p>
          <w:p w:rsidR="00000000" w:rsidDel="00000000" w:rsidP="00000000" w:rsidRDefault="00000000" w:rsidRPr="00000000" w14:paraId="00001C75">
            <w:pPr>
              <w:numPr>
                <w:ilvl w:val="0"/>
                <w:numId w:val="487"/>
              </w:numPr>
              <w:spacing w:after="0" w:afterAutospacing="0" w:before="0" w:beforeAutospacing="0" w:lineRule="auto"/>
              <w:ind w:left="720" w:hanging="360"/>
            </w:pPr>
            <w:r w:rsidDel="00000000" w:rsidR="00000000" w:rsidRPr="00000000">
              <w:rPr>
                <w:b w:val="1"/>
                <w:bCs w:val="1"/>
                <w:rtl w:val="0"/>
              </w:rPr>
              <w:t xml:space="preserve">Tokenism in Representation</w:t>
            </w:r>
            <w:r w:rsidDel="00000000" w:rsidR="00000000" w:rsidRPr="00000000">
              <w:rPr>
                <w:rtl w:val="0"/>
              </w:rPr>
              <w:t xml:space="preserve">: Inviting </w:t>
            </w:r>
            <w:r w:rsidDel="00000000" w:rsidR="00000000" w:rsidRPr="00000000">
              <w:rPr>
                <w:rtl w:val="0"/>
              </w:rPr>
              <w:t xml:space="preserve">marginalized</w:t>
            </w:r>
            <w:r w:rsidDel="00000000" w:rsidR="00000000" w:rsidRPr="00000000">
              <w:rPr>
                <w:rtl w:val="0"/>
              </w:rPr>
              <w:t xml:space="preserve"> voices without granting real decision-making power undermines efforts toward equity.</w:t>
              <w:br w:type="textWrapping"/>
            </w:r>
          </w:p>
          <w:p w:rsidR="00000000" w:rsidDel="00000000" w:rsidP="00000000" w:rsidRDefault="00000000" w:rsidRPr="00000000" w14:paraId="00001C76">
            <w:pPr>
              <w:numPr>
                <w:ilvl w:val="0"/>
                <w:numId w:val="487"/>
              </w:numPr>
              <w:spacing w:after="240" w:before="0" w:beforeAutospacing="0" w:lineRule="auto"/>
              <w:ind w:left="720" w:hanging="360"/>
            </w:pPr>
            <w:r w:rsidDel="00000000" w:rsidR="00000000" w:rsidRPr="00000000">
              <w:rPr>
                <w:b w:val="1"/>
                <w:bCs w:val="1"/>
                <w:rtl w:val="0"/>
              </w:rPr>
              <w:t xml:space="preserve">Resistance from Entrenched Interests</w:t>
            </w:r>
            <w:r w:rsidDel="00000000" w:rsidR="00000000" w:rsidRPr="00000000">
              <w:rPr>
                <w:rtl w:val="0"/>
              </w:rPr>
              <w:t xml:space="preserve">: Industries reliant on unsustainable practices actively oppose climate justice measures to protect profits.</w:t>
            </w:r>
          </w:p>
          <w:p w:rsidR="00000000" w:rsidDel="00000000" w:rsidP="00000000" w:rsidRDefault="00000000" w:rsidRPr="00000000" w14:paraId="00001C77">
            <w:pPr>
              <w:pStyle w:val="Heading2"/>
              <w:spacing w:after="80" w:before="280" w:lineRule="auto"/>
              <w:rPr/>
            </w:pPr>
            <w:bookmarkStart w:colFirst="0" w:colLast="0" w:name="_r5cjb2l7fakq" w:id="432"/>
            <w:bookmarkEnd w:id="432"/>
            <w:r w:rsidDel="00000000" w:rsidR="00000000" w:rsidRPr="00000000">
              <w:rPr>
                <w:rtl w:val="0"/>
              </w:rPr>
              <w:t xml:space="preserve">Strategies for Overcoming Challenges</w:t>
            </w:r>
          </w:p>
          <w:p w:rsidR="00000000" w:rsidDel="00000000" w:rsidP="00000000" w:rsidRDefault="00000000" w:rsidRPr="00000000" w14:paraId="00001C78">
            <w:pPr>
              <w:spacing w:after="240" w:before="240" w:lineRule="auto"/>
              <w:rPr/>
            </w:pPr>
            <w:r w:rsidDel="00000000" w:rsidR="00000000" w:rsidRPr="00000000">
              <w:rPr>
                <w:rtl w:val="0"/>
              </w:rPr>
              <w:t xml:space="preserve">To overcome these barriers, several strategies can be employed:</w:t>
            </w:r>
          </w:p>
          <w:p w:rsidR="00000000" w:rsidDel="00000000" w:rsidP="00000000" w:rsidRDefault="00000000" w:rsidRPr="00000000" w14:paraId="00001C79">
            <w:pPr>
              <w:numPr>
                <w:ilvl w:val="0"/>
                <w:numId w:val="266"/>
              </w:numPr>
              <w:spacing w:after="0" w:afterAutospacing="0" w:before="240" w:lineRule="auto"/>
              <w:ind w:left="720" w:hanging="360"/>
            </w:pPr>
            <w:r w:rsidDel="00000000" w:rsidR="00000000" w:rsidRPr="00000000">
              <w:rPr>
                <w:b w:val="1"/>
                <w:bCs w:val="1"/>
                <w:rtl w:val="0"/>
              </w:rPr>
              <w:t xml:space="preserve">Strengthening Community Capacity</w:t>
            </w:r>
            <w:r w:rsidDel="00000000" w:rsidR="00000000" w:rsidRPr="00000000">
              <w:rPr>
                <w:rtl w:val="0"/>
              </w:rPr>
              <w:t xml:space="preserve">: Provide </w:t>
            </w:r>
            <w:ins w:author="Claire Perry" w:id="652" w:date="2025-12-17T02:45:53Z">
              <w:r w:rsidDel="00000000" w:rsidR="00000000" w:rsidRPr="00000000">
                <w:rPr>
                  <w:rtl w:val="0"/>
                </w:rPr>
                <w:t xml:space="preserve">community-aligned </w:t>
              </w:r>
            </w:ins>
            <w:r w:rsidDel="00000000" w:rsidR="00000000" w:rsidRPr="00000000">
              <w:rPr>
                <w:rtl w:val="0"/>
              </w:rPr>
              <w:t xml:space="preserve">resources, training, and funding to empower local groups in advocating for and implementing solutions</w:t>
            </w:r>
            <w:ins w:author="Claire Perry" w:id="653" w:date="2025-12-17T02:49:40Z">
              <w:r w:rsidDel="00000000" w:rsidR="00000000" w:rsidRPr="00000000">
                <w:rPr>
                  <w:rtl w:val="0"/>
                </w:rPr>
                <w:t xml:space="preserve">, with a particular focus on participatory governance approaches</w:t>
              </w:r>
            </w:ins>
            <w:r w:rsidDel="00000000" w:rsidR="00000000" w:rsidRPr="00000000">
              <w:rPr>
                <w:rtl w:val="0"/>
              </w:rPr>
              <w:t xml:space="preserve">.</w:t>
              <w:br w:type="textWrapping"/>
            </w:r>
          </w:p>
          <w:p w:rsidR="00000000" w:rsidDel="00000000" w:rsidP="00000000" w:rsidRDefault="00000000" w:rsidRPr="00000000" w14:paraId="00001C7A">
            <w:pPr>
              <w:numPr>
                <w:ilvl w:val="0"/>
                <w:numId w:val="266"/>
              </w:numPr>
              <w:spacing w:after="0" w:afterAutospacing="0" w:before="0" w:beforeAutospacing="0" w:lineRule="auto"/>
              <w:ind w:left="720" w:hanging="360"/>
            </w:pPr>
            <w:r w:rsidDel="00000000" w:rsidR="00000000" w:rsidRPr="00000000">
              <w:rPr>
                <w:b w:val="1"/>
                <w:bCs w:val="1"/>
                <w:rtl w:val="0"/>
              </w:rPr>
              <w:t xml:space="preserve">Building Alliances</w:t>
            </w:r>
            <w:r w:rsidDel="00000000" w:rsidR="00000000" w:rsidRPr="00000000">
              <w:rPr>
                <w:rtl w:val="0"/>
              </w:rPr>
              <w:t xml:space="preserve">: Foster partnerships between grassroots organizations, governments, NGOs, and international bodies to amplify impact.</w:t>
              <w:br w:type="textWrapping"/>
            </w:r>
          </w:p>
          <w:p w:rsidR="00000000" w:rsidDel="00000000" w:rsidP="00000000" w:rsidRDefault="00000000" w:rsidRPr="00000000" w14:paraId="00001C7B">
            <w:pPr>
              <w:numPr>
                <w:ilvl w:val="0"/>
                <w:numId w:val="266"/>
              </w:numPr>
              <w:spacing w:after="0" w:afterAutospacing="0" w:before="0" w:beforeAutospacing="0" w:lineRule="auto"/>
              <w:ind w:left="720" w:hanging="360"/>
            </w:pPr>
            <w:r w:rsidDel="00000000" w:rsidR="00000000" w:rsidRPr="00000000">
              <w:rPr>
                <w:b w:val="1"/>
                <w:bCs w:val="1"/>
                <w:rtl w:val="0"/>
              </w:rPr>
              <w:t xml:space="preserve">Educating the Public</w:t>
            </w:r>
            <w:r w:rsidDel="00000000" w:rsidR="00000000" w:rsidRPr="00000000">
              <w:rPr>
                <w:rtl w:val="0"/>
              </w:rPr>
              <w:t xml:space="preserve">: Shift narratives to emphasize climate justice as a shared responsibility and a moral imperative.</w:t>
              <w:br w:type="textWrapping"/>
            </w:r>
          </w:p>
          <w:p w:rsidR="00000000" w:rsidDel="00000000" w:rsidP="00000000" w:rsidRDefault="00000000" w:rsidRPr="00000000" w14:paraId="00001C7C">
            <w:pPr>
              <w:numPr>
                <w:ilvl w:val="0"/>
                <w:numId w:val="266"/>
              </w:numPr>
              <w:spacing w:after="240" w:before="0" w:beforeAutospacing="0" w:lineRule="auto"/>
              <w:ind w:left="720" w:hanging="360"/>
            </w:pPr>
            <w:r w:rsidDel="00000000" w:rsidR="00000000" w:rsidRPr="00000000">
              <w:rPr>
                <w:b w:val="1"/>
                <w:bCs w:val="1"/>
                <w:rtl w:val="0"/>
              </w:rPr>
              <w:t xml:space="preserve">Holding Systems Accountable</w:t>
            </w:r>
            <w:r w:rsidDel="00000000" w:rsidR="00000000" w:rsidRPr="00000000">
              <w:rPr>
                <w:rtl w:val="0"/>
              </w:rPr>
              <w:t xml:space="preserve">: Use activism, advocacy, and legal action to challenge polluters and demand systemic reforms.</w:t>
            </w:r>
          </w:p>
          <w:p w:rsidR="00000000" w:rsidDel="00000000" w:rsidP="00000000" w:rsidRDefault="00000000" w:rsidRPr="00000000" w14:paraId="00001C7D">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1C7E">
            <w:pPr>
              <w:widowControl w:val="0"/>
              <w:spacing w:line="240" w:lineRule="auto"/>
              <w:rPr>
                <w:b w:val="1"/>
                <w:bCs w:val="1"/>
              </w:rPr>
            </w:pPr>
            <w:r w:rsidDel="00000000" w:rsidR="00000000" w:rsidRPr="00000000">
              <w:rPr>
                <w:b w:val="1"/>
                <w:bCs w:val="1"/>
                <w:rtl w:val="0"/>
              </w:rPr>
              <w:t xml:space="preserve">Indigenous Perspectives</w:t>
            </w:r>
          </w:p>
        </w:tc>
        <w:tc>
          <w:tcPr>
            <w:shd w:fill="d9d2e9" w:val="clear"/>
          </w:tcPr>
          <w:p w:rsidR="00000000" w:rsidDel="00000000" w:rsidP="00000000" w:rsidRDefault="00000000" w:rsidRPr="00000000" w14:paraId="00001C7F">
            <w:pPr>
              <w:spacing w:after="240" w:before="240" w:lineRule="auto"/>
              <w:rPr/>
            </w:pPr>
            <w:r w:rsidDel="00000000" w:rsidR="00000000" w:rsidRPr="00000000">
              <w:rPr>
                <w:rtl w:val="0"/>
              </w:rPr>
              <w:t xml:space="preserve">As this module explores climate justice, Indigenous leadership stands as a cornerstone in advancing just and sustainable climate responses. For Indigenous communities, climate justice is inseparable from land rights, cultural survival, and intergenerational responsibility. Addressing the climate crisis requires confronting the ongoing impacts of colonization, forced displacement, and the exclusion of Indigenous Peoples from environmental governance. Justice must mean returning land, respecting sovereignty, and supporting self-determined solutions that reflect Indigenous laws, knowledge systems, and worldviews.</w:t>
            </w:r>
          </w:p>
          <w:p w:rsidR="00000000" w:rsidDel="00000000" w:rsidP="00000000" w:rsidRDefault="00000000" w:rsidRPr="00000000" w14:paraId="00001C80">
            <w:pPr>
              <w:spacing w:after="240" w:before="240" w:lineRule="auto"/>
              <w:rPr/>
            </w:pPr>
            <w:r w:rsidDel="00000000" w:rsidR="00000000" w:rsidRPr="00000000">
              <w:rPr>
                <w:rtl w:val="0"/>
              </w:rPr>
              <w:t xml:space="preserve">True climate justice also requires future-facing commitments. Indigenous Peoples hold relational understandings of time that extend responsibility far beyond the present moment. Decisions are often guided by the impacts they will have on the next seven generations. This orientation offers a powerful counterpoint to short-term policy cycles and extractive economic models. When Indigenous communities lead climate action through land stewardship, ceremony, youth mentorship, and legal advocacy they are not only protecting ecosystems, they are restoring balance, healing trauma, and upholding responsibilities to both ancestors and those yet to come. Embedding these leadership roles into climate justice frameworks affirms that equity is not only about fair outcomes but about restoring and respecting Indigenous rights and authority at every level of climate decision-making.</w:t>
            </w:r>
            <w:commentRangeStart w:id="358"/>
            <w:r w:rsidDel="00000000" w:rsidR="00000000" w:rsidRPr="00000000">
              <w:rPr>
                <w:rtl w:val="0"/>
              </w:rPr>
            </w:r>
          </w:p>
          <w:p w:rsidR="00000000" w:rsidDel="00000000" w:rsidP="00000000" w:rsidRDefault="00000000" w:rsidRPr="00000000" w14:paraId="00001C81">
            <w:pPr>
              <w:widowControl w:val="0"/>
              <w:spacing w:line="240" w:lineRule="auto"/>
              <w:rPr/>
            </w:pPr>
            <w:commentRangeEnd w:id="358"/>
            <w:r w:rsidDel="00000000" w:rsidR="00000000" w:rsidRPr="00000000">
              <w:commentReference w:id="358"/>
            </w:r>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1C82">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1C83">
            <w:pPr>
              <w:numPr>
                <w:ilvl w:val="0"/>
                <w:numId w:val="4"/>
              </w:numPr>
              <w:spacing w:after="0" w:afterAutospacing="0" w:before="240" w:lineRule="auto"/>
              <w:ind w:left="720" w:hanging="360"/>
            </w:pPr>
            <w:r w:rsidDel="00000000" w:rsidR="00000000" w:rsidRPr="00000000">
              <w:rPr>
                <w:rtl w:val="0"/>
              </w:rPr>
              <w:t xml:space="preserve">Climate justice integrates multiple perspectives (environmental, social, economic, and political) to address inequities in who suffers most from climate change and who holds the power to create solutions.</w:t>
              <w:br w:type="textWrapping"/>
            </w:r>
          </w:p>
          <w:p w:rsidR="00000000" w:rsidDel="00000000" w:rsidP="00000000" w:rsidRDefault="00000000" w:rsidRPr="00000000" w14:paraId="00001C84">
            <w:pPr>
              <w:numPr>
                <w:ilvl w:val="0"/>
                <w:numId w:val="4"/>
              </w:numPr>
              <w:spacing w:after="0" w:afterAutospacing="0" w:before="0" w:beforeAutospacing="0" w:lineRule="auto"/>
              <w:ind w:left="720" w:hanging="360"/>
            </w:pPr>
            <w:r w:rsidDel="00000000" w:rsidR="00000000" w:rsidRPr="00000000">
              <w:rPr>
                <w:rtl w:val="0"/>
              </w:rPr>
              <w:t xml:space="preserve">Distributive justice emphasizes </w:t>
            </w:r>
            <w:ins w:author="Claire Perry" w:id="654" w:date="2025-12-17T02:52:20Z">
              <w:r w:rsidDel="00000000" w:rsidR="00000000" w:rsidRPr="00000000">
                <w:rPr>
                  <w:rtl w:val="0"/>
                </w:rPr>
                <w:t xml:space="preserve">equitable </w:t>
              </w:r>
            </w:ins>
            <w:del w:author="Claire Perry" w:id="654" w:date="2025-12-17T02:52:20Z">
              <w:r w:rsidDel="00000000" w:rsidR="00000000" w:rsidRPr="00000000">
                <w:rPr>
                  <w:rtl w:val="0"/>
                </w:rPr>
                <w:delText xml:space="preserve">fair</w:delText>
              </w:r>
            </w:del>
            <w:r w:rsidDel="00000000" w:rsidR="00000000" w:rsidRPr="00000000">
              <w:rPr>
                <w:rtl w:val="0"/>
              </w:rPr>
              <w:t xml:space="preserve"> allocation of resources and responsibilities, prioritizing </w:t>
            </w:r>
            <w:r w:rsidDel="00000000" w:rsidR="00000000" w:rsidRPr="00000000">
              <w:rPr>
                <w:rtl w:val="0"/>
              </w:rPr>
              <w:t xml:space="preserve">vulnerable</w:t>
            </w:r>
            <w:r w:rsidDel="00000000" w:rsidR="00000000" w:rsidRPr="00000000">
              <w:rPr>
                <w:rtl w:val="0"/>
              </w:rPr>
              <w:t xml:space="preserve"> populations and holding major polluters accountable.</w:t>
              <w:br w:type="textWrapping"/>
            </w:r>
          </w:p>
          <w:p w:rsidR="00000000" w:rsidDel="00000000" w:rsidP="00000000" w:rsidRDefault="00000000" w:rsidRPr="00000000" w14:paraId="00001C85">
            <w:pPr>
              <w:numPr>
                <w:ilvl w:val="0"/>
                <w:numId w:val="4"/>
              </w:numPr>
              <w:spacing w:after="0" w:afterAutospacing="0" w:before="0" w:beforeAutospacing="0" w:lineRule="auto"/>
              <w:ind w:left="720" w:hanging="360"/>
            </w:pPr>
            <w:r w:rsidDel="00000000" w:rsidR="00000000" w:rsidRPr="00000000">
              <w:rPr>
                <w:rtl w:val="0"/>
              </w:rPr>
              <w:t xml:space="preserve">Procedural justice ensures inclusive, transparent, and equitable decision-making processes, amplifying the voices of </w:t>
            </w:r>
            <w:ins w:author="Claire Perry" w:id="655" w:date="2025-12-17T02:52:38Z">
              <w:r w:rsidDel="00000000" w:rsidR="00000000" w:rsidRPr="00000000">
                <w:rPr>
                  <w:rtl w:val="0"/>
                </w:rPr>
                <w:t xml:space="preserve">equity-deserving </w:t>
              </w:r>
            </w:ins>
            <w:del w:author="Claire Perry" w:id="655" w:date="2025-12-17T02:52:38Z">
              <w:r w:rsidDel="00000000" w:rsidR="00000000" w:rsidRPr="00000000">
                <w:rPr>
                  <w:rtl w:val="0"/>
                </w:rPr>
                <w:delText xml:space="preserve">marginalized</w:delText>
              </w:r>
            </w:del>
            <w:r w:rsidDel="00000000" w:rsidR="00000000" w:rsidRPr="00000000">
              <w:rPr>
                <w:rtl w:val="0"/>
              </w:rPr>
              <w:t xml:space="preserve"> communities.</w:t>
              <w:br w:type="textWrapping"/>
            </w:r>
          </w:p>
          <w:p w:rsidR="00000000" w:rsidDel="00000000" w:rsidP="00000000" w:rsidRDefault="00000000" w:rsidRPr="00000000" w14:paraId="00001C86">
            <w:pPr>
              <w:numPr>
                <w:ilvl w:val="0"/>
                <w:numId w:val="4"/>
              </w:numPr>
              <w:spacing w:after="0" w:afterAutospacing="0" w:before="0" w:beforeAutospacing="0" w:lineRule="auto"/>
              <w:ind w:left="720" w:hanging="360"/>
            </w:pPr>
            <w:r w:rsidDel="00000000" w:rsidR="00000000" w:rsidRPr="00000000">
              <w:rPr>
                <w:rtl w:val="0"/>
              </w:rPr>
              <w:t xml:space="preserve">Restorative justice seeks to repair harm caused by historical injustices, such as colonialism and resource exploitation, through reparations and ecosystem restoration.</w:t>
              <w:br w:type="textWrapping"/>
            </w:r>
          </w:p>
          <w:p w:rsidR="00000000" w:rsidDel="00000000" w:rsidP="00000000" w:rsidRDefault="00000000" w:rsidRPr="00000000" w14:paraId="00001C87">
            <w:pPr>
              <w:numPr>
                <w:ilvl w:val="0"/>
                <w:numId w:val="4"/>
              </w:numPr>
              <w:spacing w:after="0" w:afterAutospacing="0" w:before="0" w:beforeAutospacing="0" w:lineRule="auto"/>
              <w:ind w:left="720" w:hanging="360"/>
            </w:pPr>
            <w:r w:rsidDel="00000000" w:rsidR="00000000" w:rsidRPr="00000000">
              <w:rPr>
                <w:rtl w:val="0"/>
              </w:rPr>
              <w:t xml:space="preserve">Intersectional justice addresses overlapping systems of oppression (e.g., racism, sexism, economic inequality) to develop solutions tailored to diverse vulnerabilities.</w:t>
              <w:br w:type="textWrapping"/>
            </w:r>
          </w:p>
          <w:p w:rsidR="00000000" w:rsidDel="00000000" w:rsidP="00000000" w:rsidRDefault="00000000" w:rsidRPr="00000000" w14:paraId="00001C88">
            <w:pPr>
              <w:numPr>
                <w:ilvl w:val="0"/>
                <w:numId w:val="4"/>
              </w:numPr>
              <w:spacing w:after="0" w:afterAutospacing="0" w:before="0" w:beforeAutospacing="0" w:lineRule="auto"/>
              <w:ind w:left="720" w:hanging="360"/>
            </w:pPr>
            <w:r w:rsidDel="00000000" w:rsidR="00000000" w:rsidRPr="00000000">
              <w:rPr>
                <w:rtl w:val="0"/>
              </w:rPr>
              <w:t xml:space="preserve">Key intellectual traditions informing climate justice include the environmental justice movement, human rights frameworks, Indigenous knowledge systems, and critiques of industrialized growth paradigms.</w:t>
              <w:br w:type="textWrapping"/>
            </w:r>
          </w:p>
          <w:p w:rsidR="00000000" w:rsidDel="00000000" w:rsidP="00000000" w:rsidRDefault="00000000" w:rsidRPr="00000000" w14:paraId="00001C89">
            <w:pPr>
              <w:numPr>
                <w:ilvl w:val="0"/>
                <w:numId w:val="4"/>
              </w:numPr>
              <w:spacing w:after="0" w:afterAutospacing="0" w:before="0" w:beforeAutospacing="0" w:lineRule="auto"/>
              <w:ind w:left="720" w:hanging="360"/>
            </w:pPr>
            <w:r w:rsidDel="00000000" w:rsidR="00000000" w:rsidRPr="00000000">
              <w:rPr>
                <w:rtl w:val="0"/>
              </w:rPr>
              <w:t xml:space="preserve">Challenges to achieving climate justice include power imbalances, tokenism in representation, and resistance from industries with vested interests in unsustainable practices.</w:t>
              <w:br w:type="textWrapping"/>
            </w:r>
          </w:p>
          <w:p w:rsidR="00000000" w:rsidDel="00000000" w:rsidP="00000000" w:rsidRDefault="00000000" w:rsidRPr="00000000" w14:paraId="00001C8A">
            <w:pPr>
              <w:numPr>
                <w:ilvl w:val="0"/>
                <w:numId w:val="4"/>
              </w:numPr>
              <w:spacing w:after="240" w:before="0" w:beforeAutospacing="0" w:lineRule="auto"/>
              <w:ind w:left="720" w:hanging="360"/>
            </w:pPr>
            <w:r w:rsidDel="00000000" w:rsidR="00000000" w:rsidRPr="00000000">
              <w:rPr>
                <w:rtl w:val="0"/>
              </w:rPr>
              <w:t xml:space="preserve">Strategies to overcome challenges involve strengthening community capacity, fostering alliances, educating the public, and holding systems accountable.</w:t>
            </w:r>
          </w:p>
          <w:p w:rsidR="00000000" w:rsidDel="00000000" w:rsidP="00000000" w:rsidRDefault="00000000" w:rsidRPr="00000000" w14:paraId="00001C8B">
            <w:pPr>
              <w:spacing w:after="240" w:before="240" w:lineRule="auto"/>
              <w:rPr/>
            </w:pPr>
            <w:r w:rsidDel="00000000" w:rsidR="00000000" w:rsidRPr="00000000">
              <w:rPr>
                <w:rtl w:val="0"/>
              </w:rPr>
              <w:t xml:space="preserve">In conclusion, climate justice transforms the fight against climate change into a broader movement for equity and systemic transformation. By grounding solutions in fairness, inclusivity, and sustainability, it empowers individuals and communities to build a more just and resilient world. Through collaborative action and a shared commitment to justice, we can address the climate crisis while dismantling inequalities and creating a future where everyone can thrive.</w:t>
            </w:r>
          </w:p>
        </w:tc>
      </w:tr>
      <w:tr>
        <w:trPr>
          <w:cantSplit w:val="0"/>
          <w:tblHeader w:val="0"/>
        </w:trPr>
        <w:tc>
          <w:tcPr>
            <w:shd w:fill="a4c2f4" w:val="clear"/>
          </w:tcPr>
          <w:p w:rsidR="00000000" w:rsidDel="00000000" w:rsidP="00000000" w:rsidRDefault="00000000" w:rsidRPr="00000000" w14:paraId="00001C8C">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1C8D">
            <w:pPr>
              <w:spacing w:after="240" w:before="240" w:lineRule="auto"/>
              <w:rPr/>
            </w:pPr>
            <w:r w:rsidDel="00000000" w:rsidR="00000000" w:rsidRPr="00000000">
              <w:rPr>
                <w:rtl w:val="0"/>
              </w:rPr>
              <w:t xml:space="preserve">Below are active learning activities that you can use to enhance your learning experience for the content presented in this module. One version is designed to be done on your own and the other is designed to be done with others.</w:t>
            </w:r>
          </w:p>
          <w:p w:rsidR="00000000" w:rsidDel="00000000" w:rsidP="00000000" w:rsidRDefault="00000000" w:rsidRPr="00000000" w14:paraId="00001C8E">
            <w:pPr>
              <w:pStyle w:val="Heading2"/>
              <w:spacing w:after="240" w:before="240" w:lineRule="auto"/>
              <w:rPr/>
            </w:pPr>
            <w:bookmarkStart w:colFirst="0" w:colLast="0" w:name="_vvo1vk6zg1si" w:id="433"/>
            <w:bookmarkEnd w:id="433"/>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1C8F">
            <w:pPr>
              <w:spacing w:after="240" w:before="240" w:lineRule="auto"/>
              <w:rPr/>
            </w:pPr>
            <w:r w:rsidDel="00000000" w:rsidR="00000000" w:rsidRPr="00000000">
              <w:rPr>
                <w:b w:val="1"/>
                <w:bCs w:val="1"/>
                <w:rtl w:val="0"/>
              </w:rPr>
              <w:t xml:space="preserve">Objective: </w:t>
            </w:r>
            <w:r w:rsidDel="00000000" w:rsidR="00000000" w:rsidRPr="00000000">
              <w:rPr>
                <w:rtl w:val="0"/>
              </w:rPr>
              <w:t xml:space="preserve">Learners will explore key concepts of climate justice (distributive, procedural, restorative, and intersectional justice) by designing a community-focused framework or policy to address climate inequities. The activity will encourage learners to critically analyze the intellectual traditions, challenges, and strategies for implementing climate justice.</w:t>
            </w:r>
          </w:p>
          <w:p w:rsidR="00000000" w:rsidDel="00000000" w:rsidP="00000000" w:rsidRDefault="00000000" w:rsidRPr="00000000" w14:paraId="00001C90">
            <w:pPr>
              <w:spacing w:after="240" w:before="240" w:lineRule="auto"/>
              <w:rPr>
                <w:b w:val="1"/>
                <w:bCs w:val="1"/>
                <w:u w:val="single"/>
              </w:rPr>
            </w:pPr>
            <w:r w:rsidDel="00000000" w:rsidR="00000000" w:rsidRPr="00000000">
              <w:rPr>
                <w:b w:val="1"/>
                <w:bCs w:val="1"/>
                <w:u w:val="single"/>
                <w:rtl w:val="0"/>
              </w:rPr>
              <w:t xml:space="preserve">Instructions:</w:t>
            </w:r>
          </w:p>
          <w:p w:rsidR="00000000" w:rsidDel="00000000" w:rsidP="00000000" w:rsidRDefault="00000000" w:rsidRPr="00000000" w14:paraId="00001C91">
            <w:pPr>
              <w:numPr>
                <w:ilvl w:val="0"/>
                <w:numId w:val="131"/>
              </w:numPr>
              <w:spacing w:after="0" w:afterAutospacing="0" w:before="240" w:lineRule="auto"/>
              <w:ind w:left="720" w:hanging="360"/>
            </w:pPr>
            <w:r w:rsidDel="00000000" w:rsidR="00000000" w:rsidRPr="00000000">
              <w:rPr>
                <w:b w:val="1"/>
                <w:bCs w:val="1"/>
                <w:rtl w:val="0"/>
              </w:rPr>
              <w:t xml:space="preserve">Reflection: Identify a Climate Justice Issue (15 minutes):</w:t>
            </w:r>
          </w:p>
          <w:p w:rsidR="00000000" w:rsidDel="00000000" w:rsidP="00000000" w:rsidRDefault="00000000" w:rsidRPr="00000000" w14:paraId="00001C92">
            <w:pPr>
              <w:numPr>
                <w:ilvl w:val="1"/>
                <w:numId w:val="131"/>
              </w:numPr>
              <w:spacing w:after="0" w:afterAutospacing="0" w:before="0" w:beforeAutospacing="0" w:lineRule="auto"/>
              <w:ind w:left="1440" w:hanging="360"/>
            </w:pPr>
            <w:r w:rsidDel="00000000" w:rsidR="00000000" w:rsidRPr="00000000">
              <w:rPr>
                <w:rtl w:val="0"/>
              </w:rPr>
              <w:t xml:space="preserve">Think about a climate</w:t>
            </w:r>
            <w:ins w:author="Claire Perry" w:id="656" w:date="2025-12-17T02:54:25Z">
              <w:r w:rsidDel="00000000" w:rsidR="00000000" w:rsidRPr="00000000">
                <w:rPr>
                  <w:rtl w:val="0"/>
                </w:rPr>
                <w:t xml:space="preserve"> justice</w:t>
              </w:r>
            </w:ins>
            <w:r w:rsidDel="00000000" w:rsidR="00000000" w:rsidRPr="00000000">
              <w:rPr>
                <w:rtl w:val="0"/>
              </w:rPr>
              <w:t xml:space="preserve">-related issue affecting a specific community (real or imagined). Examples include:</w:t>
            </w:r>
          </w:p>
          <w:p w:rsidR="00000000" w:rsidDel="00000000" w:rsidP="00000000" w:rsidRDefault="00000000" w:rsidRPr="00000000" w14:paraId="00001C93">
            <w:pPr>
              <w:numPr>
                <w:ilvl w:val="2"/>
                <w:numId w:val="131"/>
              </w:numPr>
              <w:spacing w:after="0" w:afterAutospacing="0" w:before="0" w:beforeAutospacing="0" w:lineRule="auto"/>
              <w:ind w:left="2160" w:hanging="360"/>
            </w:pPr>
            <w:r w:rsidDel="00000000" w:rsidR="00000000" w:rsidRPr="00000000">
              <w:rPr>
                <w:rtl w:val="0"/>
              </w:rPr>
              <w:t xml:space="preserve">Rising sea levels displacing coastal communities.</w:t>
            </w:r>
          </w:p>
          <w:p w:rsidR="00000000" w:rsidDel="00000000" w:rsidP="00000000" w:rsidRDefault="00000000" w:rsidRPr="00000000" w14:paraId="00001C94">
            <w:pPr>
              <w:numPr>
                <w:ilvl w:val="2"/>
                <w:numId w:val="131"/>
              </w:numPr>
              <w:spacing w:after="0" w:afterAutospacing="0" w:before="0" w:beforeAutospacing="0" w:lineRule="auto"/>
              <w:ind w:left="2160" w:hanging="360"/>
            </w:pPr>
            <w:r w:rsidDel="00000000" w:rsidR="00000000" w:rsidRPr="00000000">
              <w:rPr>
                <w:rtl w:val="0"/>
              </w:rPr>
              <w:t xml:space="preserve">Urban heat islands disproportionately impacting low-income neighborhoods.</w:t>
            </w:r>
          </w:p>
          <w:p w:rsidR="00000000" w:rsidDel="00000000" w:rsidP="00000000" w:rsidRDefault="00000000" w:rsidRPr="00000000" w14:paraId="00001C95">
            <w:pPr>
              <w:numPr>
                <w:ilvl w:val="2"/>
                <w:numId w:val="131"/>
              </w:numPr>
              <w:spacing w:after="0" w:afterAutospacing="0" w:before="0" w:beforeAutospacing="0" w:lineRule="auto"/>
              <w:ind w:left="2160" w:hanging="360"/>
            </w:pPr>
            <w:r w:rsidDel="00000000" w:rsidR="00000000" w:rsidRPr="00000000">
              <w:rPr>
                <w:rtl w:val="0"/>
              </w:rPr>
              <w:t xml:space="preserve">Indigenous communities losing land due to deforestation or resource extraction.</w:t>
            </w:r>
          </w:p>
          <w:p w:rsidR="00000000" w:rsidDel="00000000" w:rsidP="00000000" w:rsidRDefault="00000000" w:rsidRPr="00000000" w14:paraId="00001C96">
            <w:pPr>
              <w:numPr>
                <w:ilvl w:val="1"/>
                <w:numId w:val="131"/>
              </w:numPr>
              <w:spacing w:after="0" w:afterAutospacing="0" w:before="0" w:beforeAutospacing="0" w:lineRule="auto"/>
              <w:ind w:left="1440" w:hanging="360"/>
            </w:pPr>
            <w:r w:rsidDel="00000000" w:rsidR="00000000" w:rsidRPr="00000000">
              <w:rPr>
                <w:rtl w:val="0"/>
              </w:rPr>
              <w:t xml:space="preserve">Write a short summary describing the problem and the community affected.</w:t>
            </w:r>
          </w:p>
          <w:p w:rsidR="00000000" w:rsidDel="00000000" w:rsidP="00000000" w:rsidRDefault="00000000" w:rsidRPr="00000000" w14:paraId="00001C97">
            <w:pPr>
              <w:numPr>
                <w:ilvl w:val="0"/>
                <w:numId w:val="131"/>
              </w:numPr>
              <w:spacing w:after="0" w:afterAutospacing="0" w:before="0" w:beforeAutospacing="0" w:lineRule="auto"/>
              <w:ind w:left="720" w:hanging="360"/>
            </w:pPr>
            <w:r w:rsidDel="00000000" w:rsidR="00000000" w:rsidRPr="00000000">
              <w:rPr>
                <w:b w:val="1"/>
                <w:bCs w:val="1"/>
                <w:rtl w:val="0"/>
              </w:rPr>
              <w:t xml:space="preserve">Choose a Justice Lens (15 minutes):</w:t>
            </w:r>
          </w:p>
          <w:p w:rsidR="00000000" w:rsidDel="00000000" w:rsidP="00000000" w:rsidRDefault="00000000" w:rsidRPr="00000000" w14:paraId="00001C98">
            <w:pPr>
              <w:numPr>
                <w:ilvl w:val="1"/>
                <w:numId w:val="131"/>
              </w:numPr>
              <w:spacing w:after="0" w:afterAutospacing="0" w:before="0" w:beforeAutospacing="0" w:lineRule="auto"/>
              <w:ind w:left="1440" w:hanging="360"/>
            </w:pPr>
            <w:r w:rsidDel="00000000" w:rsidR="00000000" w:rsidRPr="00000000">
              <w:rPr>
                <w:rtl w:val="0"/>
              </w:rPr>
              <w:t xml:space="preserve">Reflect on the four key justice frameworks:</w:t>
            </w:r>
          </w:p>
          <w:p w:rsidR="00000000" w:rsidDel="00000000" w:rsidP="00000000" w:rsidRDefault="00000000" w:rsidRPr="00000000" w14:paraId="00001C99">
            <w:pPr>
              <w:numPr>
                <w:ilvl w:val="2"/>
                <w:numId w:val="131"/>
              </w:numPr>
              <w:spacing w:after="0" w:afterAutospacing="0" w:before="0" w:beforeAutospacing="0" w:lineRule="auto"/>
              <w:ind w:left="2160" w:hanging="360"/>
            </w:pPr>
            <w:r w:rsidDel="00000000" w:rsidR="00000000" w:rsidRPr="00000000">
              <w:rPr>
                <w:rtl w:val="0"/>
              </w:rPr>
              <w:t xml:space="preserve">Distributive Justice: Who benefits, and who bears the burdens?</w:t>
            </w:r>
            <w:ins w:author="Claire Perry" w:id="657" w:date="2025-12-17T02:55:41Z">
              <w:r w:rsidDel="00000000" w:rsidR="00000000" w:rsidRPr="00000000">
                <w:rPr>
                  <w:rtl w:val="0"/>
                </w:rPr>
                <w:t xml:space="preserve"> How can resources and responsibilities be equitably allocated?</w:t>
              </w:r>
            </w:ins>
            <w:r w:rsidDel="00000000" w:rsidR="00000000" w:rsidRPr="00000000">
              <w:rPr>
                <w:rtl w:val="0"/>
              </w:rPr>
            </w:r>
          </w:p>
          <w:p w:rsidR="00000000" w:rsidDel="00000000" w:rsidP="00000000" w:rsidRDefault="00000000" w:rsidRPr="00000000" w14:paraId="00001C9A">
            <w:pPr>
              <w:numPr>
                <w:ilvl w:val="2"/>
                <w:numId w:val="131"/>
              </w:numPr>
              <w:spacing w:after="0" w:afterAutospacing="0" w:before="0" w:beforeAutospacing="0" w:lineRule="auto"/>
              <w:ind w:left="2160" w:hanging="360"/>
            </w:pPr>
            <w:r w:rsidDel="00000000" w:rsidR="00000000" w:rsidRPr="00000000">
              <w:rPr>
                <w:rtl w:val="0"/>
              </w:rPr>
              <w:t xml:space="preserve">Procedural Justice: Who is included in the decision-making process?</w:t>
            </w:r>
          </w:p>
          <w:p w:rsidR="00000000" w:rsidDel="00000000" w:rsidP="00000000" w:rsidRDefault="00000000" w:rsidRPr="00000000" w14:paraId="00001C9B">
            <w:pPr>
              <w:numPr>
                <w:ilvl w:val="2"/>
                <w:numId w:val="131"/>
              </w:numPr>
              <w:spacing w:after="0" w:afterAutospacing="0" w:before="0" w:beforeAutospacing="0" w:lineRule="auto"/>
              <w:ind w:left="2160" w:hanging="360"/>
            </w:pPr>
            <w:r w:rsidDel="00000000" w:rsidR="00000000" w:rsidRPr="00000000">
              <w:rPr>
                <w:rtl w:val="0"/>
              </w:rPr>
              <w:t xml:space="preserve">Restorative Justice: How can past harms be repaired?</w:t>
            </w:r>
          </w:p>
          <w:p w:rsidR="00000000" w:rsidDel="00000000" w:rsidP="00000000" w:rsidRDefault="00000000" w:rsidRPr="00000000" w14:paraId="00001C9C">
            <w:pPr>
              <w:numPr>
                <w:ilvl w:val="2"/>
                <w:numId w:val="131"/>
              </w:numPr>
              <w:spacing w:after="0" w:afterAutospacing="0" w:before="0" w:beforeAutospacing="0" w:lineRule="auto"/>
              <w:ind w:left="2160" w:hanging="360"/>
            </w:pPr>
            <w:r w:rsidDel="00000000" w:rsidR="00000000" w:rsidRPr="00000000">
              <w:rPr>
                <w:rtl w:val="0"/>
              </w:rPr>
              <w:t xml:space="preserve">Intersectional Justice: How do overlapping oppressions shape the issue?</w:t>
            </w:r>
          </w:p>
          <w:p w:rsidR="00000000" w:rsidDel="00000000" w:rsidP="00000000" w:rsidRDefault="00000000" w:rsidRPr="00000000" w14:paraId="00001C9D">
            <w:pPr>
              <w:numPr>
                <w:ilvl w:val="1"/>
                <w:numId w:val="131"/>
              </w:numPr>
              <w:spacing w:after="0" w:afterAutospacing="0" w:before="0" w:beforeAutospacing="0" w:lineRule="auto"/>
              <w:ind w:left="1440" w:hanging="360"/>
            </w:pPr>
            <w:r w:rsidDel="00000000" w:rsidR="00000000" w:rsidRPr="00000000">
              <w:rPr>
                <w:rtl w:val="0"/>
              </w:rPr>
              <w:t xml:space="preserve">Select one or more lenses to address the issue and explain why they are relevant.</w:t>
            </w:r>
          </w:p>
          <w:p w:rsidR="00000000" w:rsidDel="00000000" w:rsidP="00000000" w:rsidRDefault="00000000" w:rsidRPr="00000000" w14:paraId="00001C9E">
            <w:pPr>
              <w:numPr>
                <w:ilvl w:val="0"/>
                <w:numId w:val="131"/>
              </w:numPr>
              <w:spacing w:after="0" w:afterAutospacing="0" w:before="0" w:beforeAutospacing="0" w:lineRule="auto"/>
              <w:ind w:left="720" w:hanging="360"/>
            </w:pPr>
            <w:r w:rsidDel="00000000" w:rsidR="00000000" w:rsidRPr="00000000">
              <w:rPr>
                <w:b w:val="1"/>
                <w:bCs w:val="1"/>
                <w:rtl w:val="0"/>
              </w:rPr>
              <w:t xml:space="preserve">Develop a Framework (30 minutes):</w:t>
            </w:r>
          </w:p>
          <w:p w:rsidR="00000000" w:rsidDel="00000000" w:rsidP="00000000" w:rsidRDefault="00000000" w:rsidRPr="00000000" w14:paraId="00001C9F">
            <w:pPr>
              <w:numPr>
                <w:ilvl w:val="1"/>
                <w:numId w:val="131"/>
              </w:numPr>
              <w:spacing w:after="0" w:afterAutospacing="0" w:before="0" w:beforeAutospacing="0" w:lineRule="auto"/>
              <w:ind w:left="1440" w:hanging="360"/>
            </w:pPr>
            <w:r w:rsidDel="00000000" w:rsidR="00000000" w:rsidRPr="00000000">
              <w:rPr>
                <w:rtl w:val="0"/>
              </w:rPr>
              <w:t xml:space="preserve">Design a climate justice framework or action plan for the chosen issue. Include:</w:t>
            </w:r>
          </w:p>
          <w:p w:rsidR="00000000" w:rsidDel="00000000" w:rsidP="00000000" w:rsidRDefault="00000000" w:rsidRPr="00000000" w14:paraId="00001CA0">
            <w:pPr>
              <w:numPr>
                <w:ilvl w:val="2"/>
                <w:numId w:val="131"/>
              </w:numPr>
              <w:spacing w:after="0" w:afterAutospacing="0" w:before="0" w:beforeAutospacing="0" w:lineRule="auto"/>
              <w:ind w:left="2160" w:hanging="360"/>
            </w:pPr>
            <w:r w:rsidDel="00000000" w:rsidR="00000000" w:rsidRPr="00000000">
              <w:rPr>
                <w:rtl w:val="0"/>
              </w:rPr>
              <w:t xml:space="preserve">Goals: What does justice look like for this community?</w:t>
            </w:r>
          </w:p>
          <w:p w:rsidR="00000000" w:rsidDel="00000000" w:rsidP="00000000" w:rsidRDefault="00000000" w:rsidRPr="00000000" w14:paraId="00001CA1">
            <w:pPr>
              <w:numPr>
                <w:ilvl w:val="2"/>
                <w:numId w:val="131"/>
              </w:numPr>
              <w:spacing w:after="0" w:afterAutospacing="0" w:before="0" w:beforeAutospacing="0" w:lineRule="auto"/>
              <w:ind w:left="2160" w:hanging="360"/>
            </w:pPr>
            <w:r w:rsidDel="00000000" w:rsidR="00000000" w:rsidRPr="00000000">
              <w:rPr>
                <w:rtl w:val="0"/>
              </w:rPr>
              <w:t xml:space="preserve">Actions: What steps will you take to address the issue (e.g., policy changes, community engagement)?</w:t>
            </w:r>
          </w:p>
          <w:p w:rsidR="00000000" w:rsidDel="00000000" w:rsidP="00000000" w:rsidRDefault="00000000" w:rsidRPr="00000000" w14:paraId="00001CA2">
            <w:pPr>
              <w:numPr>
                <w:ilvl w:val="2"/>
                <w:numId w:val="131"/>
              </w:numPr>
              <w:spacing w:after="0" w:afterAutospacing="0" w:before="0" w:beforeAutospacing="0" w:lineRule="auto"/>
              <w:ind w:left="2160" w:hanging="360"/>
            </w:pPr>
            <w:r w:rsidDel="00000000" w:rsidR="00000000" w:rsidRPr="00000000">
              <w:rPr>
                <w:rtl w:val="0"/>
              </w:rPr>
              <w:t xml:space="preserve">Barriers: What challenges might you face, and how could they be addressed?</w:t>
            </w:r>
          </w:p>
          <w:p w:rsidR="00000000" w:rsidDel="00000000" w:rsidP="00000000" w:rsidRDefault="00000000" w:rsidRPr="00000000" w14:paraId="00001CA3">
            <w:pPr>
              <w:numPr>
                <w:ilvl w:val="2"/>
                <w:numId w:val="131"/>
              </w:numPr>
              <w:spacing w:after="0" w:afterAutospacing="0" w:before="0" w:beforeAutospacing="0" w:lineRule="auto"/>
              <w:ind w:left="2160" w:hanging="360"/>
            </w:pPr>
            <w:r w:rsidDel="00000000" w:rsidR="00000000" w:rsidRPr="00000000">
              <w:rPr>
                <w:rtl w:val="0"/>
              </w:rPr>
              <w:t xml:space="preserve">Outcomes: How will you measure success?</w:t>
            </w:r>
          </w:p>
          <w:p w:rsidR="00000000" w:rsidDel="00000000" w:rsidP="00000000" w:rsidRDefault="00000000" w:rsidRPr="00000000" w14:paraId="00001CA4">
            <w:pPr>
              <w:numPr>
                <w:ilvl w:val="0"/>
                <w:numId w:val="131"/>
              </w:numPr>
              <w:spacing w:after="0" w:afterAutospacing="0" w:before="0" w:beforeAutospacing="0" w:lineRule="auto"/>
              <w:ind w:left="720" w:hanging="360"/>
            </w:pPr>
            <w:r w:rsidDel="00000000" w:rsidR="00000000" w:rsidRPr="00000000">
              <w:rPr>
                <w:b w:val="1"/>
                <w:bCs w:val="1"/>
                <w:rtl w:val="0"/>
              </w:rPr>
              <w:t xml:space="preserve">Optional Extension:</w:t>
            </w:r>
          </w:p>
          <w:p w:rsidR="00000000" w:rsidDel="00000000" w:rsidP="00000000" w:rsidRDefault="00000000" w:rsidRPr="00000000" w14:paraId="00001CA5">
            <w:pPr>
              <w:numPr>
                <w:ilvl w:val="1"/>
                <w:numId w:val="131"/>
              </w:numPr>
              <w:spacing w:after="240" w:before="0" w:beforeAutospacing="0" w:lineRule="auto"/>
              <w:ind w:left="1440" w:hanging="360"/>
            </w:pPr>
            <w:r w:rsidDel="00000000" w:rsidR="00000000" w:rsidRPr="00000000">
              <w:rPr>
                <w:rtl w:val="0"/>
              </w:rPr>
              <w:t xml:space="preserve">Create a visual representation of your framework (e.g., a flowchart or infographic).</w:t>
            </w:r>
          </w:p>
          <w:p w:rsidR="00000000" w:rsidDel="00000000" w:rsidP="00000000" w:rsidRDefault="00000000" w:rsidRPr="00000000" w14:paraId="00001CA6">
            <w:pPr>
              <w:pStyle w:val="Heading2"/>
              <w:spacing w:after="240" w:before="240" w:lineRule="auto"/>
              <w:rPr/>
            </w:pPr>
            <w:bookmarkStart w:colFirst="0" w:colLast="0" w:name="_bq721h36fiyd" w:id="434"/>
            <w:bookmarkEnd w:id="434"/>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1CA7">
            <w:pPr>
              <w:spacing w:after="240" w:before="240" w:lineRule="auto"/>
              <w:rPr/>
            </w:pPr>
            <w:r w:rsidDel="00000000" w:rsidR="00000000" w:rsidRPr="00000000">
              <w:rPr>
                <w:b w:val="1"/>
                <w:bCs w:val="1"/>
                <w:rtl w:val="0"/>
              </w:rPr>
              <w:t xml:space="preserve">Objective: </w:t>
            </w:r>
            <w:r w:rsidDel="00000000" w:rsidR="00000000" w:rsidRPr="00000000">
              <w:rPr>
                <w:rtl w:val="0"/>
              </w:rPr>
              <w:t xml:space="preserve">Participants will collaborate to design a climate justice strategy for a chosen issue, incorporating multiple justice frameworks and addressing challenges through collective brainstorming.</w:t>
            </w:r>
          </w:p>
          <w:p w:rsidR="00000000" w:rsidDel="00000000" w:rsidP="00000000" w:rsidRDefault="00000000" w:rsidRPr="00000000" w14:paraId="00001CA8">
            <w:pPr>
              <w:spacing w:after="240" w:before="240" w:lineRule="auto"/>
              <w:rPr/>
            </w:pPr>
            <w:r w:rsidDel="00000000" w:rsidR="00000000" w:rsidRPr="00000000">
              <w:rPr>
                <w:b w:val="1"/>
                <w:bCs w:val="1"/>
                <w:rtl w:val="0"/>
              </w:rPr>
              <w:t xml:space="preserve">Preparation Time:</w:t>
            </w:r>
            <w:r w:rsidDel="00000000" w:rsidR="00000000" w:rsidRPr="00000000">
              <w:rPr>
                <w:rtl w:val="0"/>
              </w:rPr>
              <w:t xml:space="preserve"> 20–30 minutes for creating case studies or providing context.</w:t>
            </w:r>
          </w:p>
          <w:p w:rsidR="00000000" w:rsidDel="00000000" w:rsidP="00000000" w:rsidRDefault="00000000" w:rsidRPr="00000000" w14:paraId="00001CA9">
            <w:pPr>
              <w:spacing w:after="240" w:before="240" w:lineRule="auto"/>
              <w:rPr/>
            </w:pPr>
            <w:r w:rsidDel="00000000" w:rsidR="00000000" w:rsidRPr="00000000">
              <w:rPr>
                <w:b w:val="1"/>
                <w:bCs w:val="1"/>
                <w:rtl w:val="0"/>
              </w:rPr>
              <w:t xml:space="preserve">Time Allocation:</w:t>
            </w:r>
            <w:r w:rsidDel="00000000" w:rsidR="00000000" w:rsidRPr="00000000">
              <w:rPr>
                <w:rtl w:val="0"/>
              </w:rPr>
              <w:t xml:space="preserve"> 90 minutes.</w:t>
            </w:r>
          </w:p>
          <w:p w:rsidR="00000000" w:rsidDel="00000000" w:rsidP="00000000" w:rsidRDefault="00000000" w:rsidRPr="00000000" w14:paraId="00001CAA">
            <w:pPr>
              <w:spacing w:after="240" w:before="240" w:lineRule="auto"/>
              <w:rPr>
                <w:b w:val="1"/>
                <w:bCs w:val="1"/>
                <w:u w:val="single"/>
              </w:rPr>
            </w:pPr>
            <w:r w:rsidDel="00000000" w:rsidR="00000000" w:rsidRPr="00000000">
              <w:rPr>
                <w:b w:val="1"/>
                <w:bCs w:val="1"/>
                <w:u w:val="single"/>
                <w:rtl w:val="0"/>
              </w:rPr>
              <w:t xml:space="preserve">Facilitator Instructions:</w:t>
            </w:r>
          </w:p>
          <w:p w:rsidR="00000000" w:rsidDel="00000000" w:rsidP="00000000" w:rsidRDefault="00000000" w:rsidRPr="00000000" w14:paraId="00001CAB">
            <w:pPr>
              <w:numPr>
                <w:ilvl w:val="0"/>
                <w:numId w:val="166"/>
              </w:numPr>
              <w:spacing w:after="0" w:afterAutospacing="0" w:before="240" w:lineRule="auto"/>
              <w:ind w:left="720" w:hanging="360"/>
            </w:pPr>
            <w:r w:rsidDel="00000000" w:rsidR="00000000" w:rsidRPr="00000000">
              <w:rPr>
                <w:b w:val="1"/>
                <w:bCs w:val="1"/>
                <w:rtl w:val="0"/>
              </w:rPr>
              <w:t xml:space="preserve">Introduction (10 minutes):</w:t>
            </w:r>
          </w:p>
          <w:p w:rsidR="00000000" w:rsidDel="00000000" w:rsidP="00000000" w:rsidRDefault="00000000" w:rsidRPr="00000000" w14:paraId="00001CAC">
            <w:pPr>
              <w:numPr>
                <w:ilvl w:val="1"/>
                <w:numId w:val="166"/>
              </w:numPr>
              <w:spacing w:after="0" w:afterAutospacing="0" w:before="0" w:beforeAutospacing="0" w:lineRule="auto"/>
              <w:ind w:left="1440" w:hanging="360"/>
            </w:pPr>
            <w:r w:rsidDel="00000000" w:rsidR="00000000" w:rsidRPr="00000000">
              <w:rPr>
                <w:rtl w:val="0"/>
              </w:rPr>
              <w:t xml:space="preserve">Briefly introduce the key components of climate justice (distributive, procedural, restorative, intersectional).</w:t>
            </w:r>
          </w:p>
          <w:p w:rsidR="00000000" w:rsidDel="00000000" w:rsidP="00000000" w:rsidRDefault="00000000" w:rsidRPr="00000000" w14:paraId="00001CAD">
            <w:pPr>
              <w:numPr>
                <w:ilvl w:val="1"/>
                <w:numId w:val="166"/>
              </w:numPr>
              <w:spacing w:after="0" w:afterAutospacing="0" w:before="0" w:beforeAutospacing="0" w:lineRule="auto"/>
              <w:ind w:left="1440" w:hanging="360"/>
            </w:pPr>
            <w:r w:rsidDel="00000000" w:rsidR="00000000" w:rsidRPr="00000000">
              <w:rPr>
                <w:rtl w:val="0"/>
              </w:rPr>
              <w:t xml:space="preserve">Share examples of real-world challenges and how justice frameworks were applied (e.g., Standing Rock pipeline protests or urban green space inequities).</w:t>
            </w:r>
          </w:p>
          <w:p w:rsidR="00000000" w:rsidDel="00000000" w:rsidP="00000000" w:rsidRDefault="00000000" w:rsidRPr="00000000" w14:paraId="00001CAE">
            <w:pPr>
              <w:numPr>
                <w:ilvl w:val="0"/>
                <w:numId w:val="166"/>
              </w:numPr>
              <w:spacing w:after="0" w:afterAutospacing="0" w:before="0" w:beforeAutospacing="0" w:lineRule="auto"/>
              <w:ind w:left="720" w:hanging="360"/>
            </w:pPr>
            <w:r w:rsidDel="00000000" w:rsidR="00000000" w:rsidRPr="00000000">
              <w:rPr>
                <w:b w:val="1"/>
                <w:bCs w:val="1"/>
                <w:rtl w:val="0"/>
              </w:rPr>
              <w:t xml:space="preserve">Group Work: Case Study Analysis (20 minutes):</w:t>
            </w:r>
          </w:p>
          <w:p w:rsidR="00000000" w:rsidDel="00000000" w:rsidP="00000000" w:rsidRDefault="00000000" w:rsidRPr="00000000" w14:paraId="00001CAF">
            <w:pPr>
              <w:numPr>
                <w:ilvl w:val="1"/>
                <w:numId w:val="166"/>
              </w:numPr>
              <w:spacing w:after="0" w:afterAutospacing="0" w:before="0" w:beforeAutospacing="0" w:lineRule="auto"/>
              <w:ind w:left="1440" w:hanging="360"/>
            </w:pPr>
            <w:r w:rsidDel="00000000" w:rsidR="00000000" w:rsidRPr="00000000">
              <w:rPr>
                <w:rtl w:val="0"/>
              </w:rPr>
              <w:t xml:space="preserve">Divide participants into small groups and provide each group with a case study (e.g., drought in sub-Saharan Africa, hurricane recovery in the Caribbean, urban heat islands in low-income neighborhoods).</w:t>
            </w:r>
          </w:p>
          <w:p w:rsidR="00000000" w:rsidDel="00000000" w:rsidP="00000000" w:rsidRDefault="00000000" w:rsidRPr="00000000" w14:paraId="00001CB0">
            <w:pPr>
              <w:numPr>
                <w:ilvl w:val="1"/>
                <w:numId w:val="166"/>
              </w:numPr>
              <w:spacing w:after="0" w:afterAutospacing="0" w:before="0" w:beforeAutospacing="0" w:lineRule="auto"/>
              <w:ind w:left="1440" w:hanging="360"/>
            </w:pPr>
            <w:r w:rsidDel="00000000" w:rsidR="00000000" w:rsidRPr="00000000">
              <w:rPr>
                <w:rtl w:val="0"/>
              </w:rPr>
              <w:t xml:space="preserve">Each group analyzes their case study through the justice lenses:</w:t>
            </w:r>
          </w:p>
          <w:p w:rsidR="00000000" w:rsidDel="00000000" w:rsidP="00000000" w:rsidRDefault="00000000" w:rsidRPr="00000000" w14:paraId="00001CB1">
            <w:pPr>
              <w:numPr>
                <w:ilvl w:val="2"/>
                <w:numId w:val="166"/>
              </w:numPr>
              <w:spacing w:after="0" w:afterAutospacing="0" w:before="0" w:beforeAutospacing="0" w:lineRule="auto"/>
              <w:ind w:left="2160" w:hanging="360"/>
            </w:pPr>
            <w:r w:rsidDel="00000000" w:rsidR="00000000" w:rsidRPr="00000000">
              <w:rPr>
                <w:rtl w:val="0"/>
              </w:rPr>
              <w:t xml:space="preserve">Who is most affected?</w:t>
            </w:r>
          </w:p>
          <w:p w:rsidR="00000000" w:rsidDel="00000000" w:rsidP="00000000" w:rsidRDefault="00000000" w:rsidRPr="00000000" w14:paraId="00001CB2">
            <w:pPr>
              <w:numPr>
                <w:ilvl w:val="2"/>
                <w:numId w:val="166"/>
              </w:numPr>
              <w:spacing w:after="0" w:afterAutospacing="0" w:before="0" w:beforeAutospacing="0" w:lineRule="auto"/>
              <w:ind w:left="2160" w:hanging="360"/>
            </w:pPr>
            <w:r w:rsidDel="00000000" w:rsidR="00000000" w:rsidRPr="00000000">
              <w:rPr>
                <w:rtl w:val="0"/>
              </w:rPr>
              <w:t xml:space="preserve">How can fairness in resource distribution be ensured?</w:t>
            </w:r>
          </w:p>
          <w:p w:rsidR="00000000" w:rsidDel="00000000" w:rsidP="00000000" w:rsidRDefault="00000000" w:rsidRPr="00000000" w14:paraId="00001CB3">
            <w:pPr>
              <w:numPr>
                <w:ilvl w:val="2"/>
                <w:numId w:val="166"/>
              </w:numPr>
              <w:spacing w:after="0" w:afterAutospacing="0" w:before="0" w:beforeAutospacing="0" w:lineRule="auto"/>
              <w:ind w:left="2160" w:hanging="360"/>
            </w:pPr>
            <w:r w:rsidDel="00000000" w:rsidR="00000000" w:rsidRPr="00000000">
              <w:rPr>
                <w:rtl w:val="0"/>
              </w:rPr>
              <w:t xml:space="preserve">Who should be included in decision-making?</w:t>
            </w:r>
          </w:p>
          <w:p w:rsidR="00000000" w:rsidDel="00000000" w:rsidP="00000000" w:rsidRDefault="00000000" w:rsidRPr="00000000" w14:paraId="00001CB4">
            <w:pPr>
              <w:numPr>
                <w:ilvl w:val="2"/>
                <w:numId w:val="166"/>
              </w:numPr>
              <w:spacing w:after="0" w:afterAutospacing="0" w:before="0" w:beforeAutospacing="0" w:lineRule="auto"/>
              <w:ind w:left="2160" w:hanging="360"/>
            </w:pPr>
            <w:r w:rsidDel="00000000" w:rsidR="00000000" w:rsidRPr="00000000">
              <w:rPr>
                <w:rtl w:val="0"/>
              </w:rPr>
              <w:t xml:space="preserve">What historical injustices need to be addressed?</w:t>
            </w:r>
          </w:p>
          <w:p w:rsidR="00000000" w:rsidDel="00000000" w:rsidP="00000000" w:rsidRDefault="00000000" w:rsidRPr="00000000" w14:paraId="00001CB5">
            <w:pPr>
              <w:numPr>
                <w:ilvl w:val="0"/>
                <w:numId w:val="166"/>
              </w:numPr>
              <w:spacing w:after="0" w:afterAutospacing="0" w:before="0" w:beforeAutospacing="0" w:lineRule="auto"/>
              <w:ind w:left="720" w:hanging="360"/>
            </w:pPr>
            <w:r w:rsidDel="00000000" w:rsidR="00000000" w:rsidRPr="00000000">
              <w:rPr>
                <w:b w:val="1"/>
                <w:bCs w:val="1"/>
                <w:rtl w:val="0"/>
              </w:rPr>
              <w:t xml:space="preserve">Designing a Strategy (30 minutes):</w:t>
            </w:r>
          </w:p>
          <w:p w:rsidR="00000000" w:rsidDel="00000000" w:rsidP="00000000" w:rsidRDefault="00000000" w:rsidRPr="00000000" w14:paraId="00001CB6">
            <w:pPr>
              <w:numPr>
                <w:ilvl w:val="1"/>
                <w:numId w:val="166"/>
              </w:numPr>
              <w:spacing w:after="0" w:afterAutospacing="0" w:before="0" w:beforeAutospacing="0" w:lineRule="auto"/>
              <w:ind w:left="1440" w:hanging="360"/>
            </w:pPr>
            <w:r w:rsidDel="00000000" w:rsidR="00000000" w:rsidRPr="00000000">
              <w:rPr>
                <w:rtl w:val="0"/>
              </w:rPr>
              <w:t xml:space="preserve">Each group develops a climate justice strategy for their case study. Include:</w:t>
            </w:r>
          </w:p>
          <w:p w:rsidR="00000000" w:rsidDel="00000000" w:rsidP="00000000" w:rsidRDefault="00000000" w:rsidRPr="00000000" w14:paraId="00001CB7">
            <w:pPr>
              <w:numPr>
                <w:ilvl w:val="2"/>
                <w:numId w:val="166"/>
              </w:numPr>
              <w:spacing w:after="0" w:afterAutospacing="0" w:before="0" w:beforeAutospacing="0" w:lineRule="auto"/>
              <w:ind w:left="2160" w:hanging="360"/>
            </w:pPr>
            <w:r w:rsidDel="00000000" w:rsidR="00000000" w:rsidRPr="00000000">
              <w:rPr>
                <w:rtl w:val="0"/>
              </w:rPr>
              <w:t xml:space="preserve">Problem statement.</w:t>
            </w:r>
          </w:p>
          <w:p w:rsidR="00000000" w:rsidDel="00000000" w:rsidP="00000000" w:rsidRDefault="00000000" w:rsidRPr="00000000" w14:paraId="00001CB8">
            <w:pPr>
              <w:numPr>
                <w:ilvl w:val="2"/>
                <w:numId w:val="166"/>
              </w:numPr>
              <w:spacing w:after="0" w:afterAutospacing="0" w:before="0" w:beforeAutospacing="0" w:lineRule="auto"/>
              <w:ind w:left="2160" w:hanging="360"/>
            </w:pPr>
            <w:r w:rsidDel="00000000" w:rsidR="00000000" w:rsidRPr="00000000">
              <w:rPr>
                <w:rtl w:val="0"/>
              </w:rPr>
              <w:t xml:space="preserve">Proposed actions (e.g., policies, community programs, reparative measures).</w:t>
            </w:r>
          </w:p>
          <w:p w:rsidR="00000000" w:rsidDel="00000000" w:rsidP="00000000" w:rsidRDefault="00000000" w:rsidRPr="00000000" w14:paraId="00001CB9">
            <w:pPr>
              <w:numPr>
                <w:ilvl w:val="2"/>
                <w:numId w:val="166"/>
              </w:numPr>
              <w:spacing w:after="0" w:afterAutospacing="0" w:before="0" w:beforeAutospacing="0" w:lineRule="auto"/>
              <w:ind w:left="2160" w:hanging="360"/>
            </w:pPr>
            <w:r w:rsidDel="00000000" w:rsidR="00000000" w:rsidRPr="00000000">
              <w:rPr>
                <w:rtl w:val="0"/>
              </w:rPr>
              <w:t xml:space="preserve">Collaboration: How will local, national, and global stakeholders work together?</w:t>
            </w:r>
          </w:p>
          <w:p w:rsidR="00000000" w:rsidDel="00000000" w:rsidP="00000000" w:rsidRDefault="00000000" w:rsidRPr="00000000" w14:paraId="00001CBA">
            <w:pPr>
              <w:numPr>
                <w:ilvl w:val="2"/>
                <w:numId w:val="166"/>
              </w:numPr>
              <w:spacing w:after="0" w:afterAutospacing="0" w:before="0" w:beforeAutospacing="0" w:lineRule="auto"/>
              <w:ind w:left="2160" w:hanging="360"/>
            </w:pPr>
            <w:r w:rsidDel="00000000" w:rsidR="00000000" w:rsidRPr="00000000">
              <w:rPr>
                <w:rtl w:val="0"/>
              </w:rPr>
              <w:t xml:space="preserve">Challenges and solutions: How will power imbalances or resistance be addressed?</w:t>
            </w:r>
          </w:p>
          <w:p w:rsidR="00000000" w:rsidDel="00000000" w:rsidP="00000000" w:rsidRDefault="00000000" w:rsidRPr="00000000" w14:paraId="00001CBB">
            <w:pPr>
              <w:numPr>
                <w:ilvl w:val="0"/>
                <w:numId w:val="166"/>
              </w:numPr>
              <w:spacing w:after="0" w:afterAutospacing="0" w:before="0" w:beforeAutospacing="0" w:lineRule="auto"/>
              <w:ind w:left="720" w:hanging="360"/>
            </w:pPr>
            <w:r w:rsidDel="00000000" w:rsidR="00000000" w:rsidRPr="00000000">
              <w:rPr>
                <w:b w:val="1"/>
                <w:bCs w:val="1"/>
                <w:rtl w:val="0"/>
              </w:rPr>
              <w:t xml:space="preserve">Presentations and Feedback (20 minutes):</w:t>
            </w:r>
          </w:p>
          <w:p w:rsidR="00000000" w:rsidDel="00000000" w:rsidP="00000000" w:rsidRDefault="00000000" w:rsidRPr="00000000" w14:paraId="00001CBC">
            <w:pPr>
              <w:numPr>
                <w:ilvl w:val="1"/>
                <w:numId w:val="166"/>
              </w:numPr>
              <w:spacing w:after="0" w:afterAutospacing="0" w:before="0" w:beforeAutospacing="0" w:lineRule="auto"/>
              <w:ind w:left="1440" w:hanging="360"/>
            </w:pPr>
            <w:r w:rsidDel="00000000" w:rsidR="00000000" w:rsidRPr="00000000">
              <w:rPr>
                <w:rtl w:val="0"/>
              </w:rPr>
              <w:t xml:space="preserve">Groups present their strategies to the larger group.</w:t>
            </w:r>
          </w:p>
          <w:p w:rsidR="00000000" w:rsidDel="00000000" w:rsidP="00000000" w:rsidRDefault="00000000" w:rsidRPr="00000000" w14:paraId="00001CBD">
            <w:pPr>
              <w:numPr>
                <w:ilvl w:val="1"/>
                <w:numId w:val="166"/>
              </w:numPr>
              <w:spacing w:after="0" w:afterAutospacing="0" w:before="0" w:beforeAutospacing="0" w:lineRule="auto"/>
              <w:ind w:left="1440" w:hanging="360"/>
            </w:pPr>
            <w:r w:rsidDel="00000000" w:rsidR="00000000" w:rsidRPr="00000000">
              <w:rPr>
                <w:rtl w:val="0"/>
              </w:rPr>
              <w:t xml:space="preserve">Encourage questions and feedback to refine their approaches.</w:t>
            </w:r>
          </w:p>
          <w:p w:rsidR="00000000" w:rsidDel="00000000" w:rsidP="00000000" w:rsidRDefault="00000000" w:rsidRPr="00000000" w14:paraId="00001CBE">
            <w:pPr>
              <w:numPr>
                <w:ilvl w:val="0"/>
                <w:numId w:val="166"/>
              </w:numPr>
              <w:spacing w:after="0" w:afterAutospacing="0" w:before="0" w:beforeAutospacing="0" w:lineRule="auto"/>
              <w:ind w:left="720" w:hanging="360"/>
            </w:pPr>
            <w:r w:rsidDel="00000000" w:rsidR="00000000" w:rsidRPr="00000000">
              <w:rPr>
                <w:b w:val="1"/>
                <w:bCs w:val="1"/>
                <w:rtl w:val="0"/>
              </w:rPr>
              <w:t xml:space="preserve">Wrap-Up Discussion (10 minutes):</w:t>
            </w:r>
          </w:p>
          <w:p w:rsidR="00000000" w:rsidDel="00000000" w:rsidP="00000000" w:rsidRDefault="00000000" w:rsidRPr="00000000" w14:paraId="00001CBF">
            <w:pPr>
              <w:numPr>
                <w:ilvl w:val="1"/>
                <w:numId w:val="166"/>
              </w:numPr>
              <w:spacing w:after="0" w:afterAutospacing="0" w:before="0" w:beforeAutospacing="0" w:lineRule="auto"/>
              <w:ind w:left="1440" w:hanging="360"/>
            </w:pPr>
            <w:r w:rsidDel="00000000" w:rsidR="00000000" w:rsidRPr="00000000">
              <w:rPr>
                <w:rtl w:val="0"/>
              </w:rPr>
              <w:t xml:space="preserve">Reflect on the exercise. Discuss:</w:t>
            </w:r>
          </w:p>
          <w:p w:rsidR="00000000" w:rsidDel="00000000" w:rsidP="00000000" w:rsidRDefault="00000000" w:rsidRPr="00000000" w14:paraId="00001CC0">
            <w:pPr>
              <w:numPr>
                <w:ilvl w:val="2"/>
                <w:numId w:val="166"/>
              </w:numPr>
              <w:spacing w:after="0" w:afterAutospacing="0" w:before="0" w:beforeAutospacing="0" w:lineRule="auto"/>
              <w:ind w:left="2160" w:hanging="360"/>
            </w:pPr>
            <w:r w:rsidDel="00000000" w:rsidR="00000000" w:rsidRPr="00000000">
              <w:rPr>
                <w:rtl w:val="0"/>
              </w:rPr>
              <w:t xml:space="preserve">Common challenges identified.</w:t>
            </w:r>
          </w:p>
          <w:p w:rsidR="00000000" w:rsidDel="00000000" w:rsidP="00000000" w:rsidRDefault="00000000" w:rsidRPr="00000000" w14:paraId="00001CC1">
            <w:pPr>
              <w:numPr>
                <w:ilvl w:val="2"/>
                <w:numId w:val="166"/>
              </w:numPr>
              <w:spacing w:after="0" w:afterAutospacing="0" w:before="0" w:beforeAutospacing="0" w:lineRule="auto"/>
              <w:ind w:left="2160" w:hanging="360"/>
            </w:pPr>
            <w:r w:rsidDel="00000000" w:rsidR="00000000" w:rsidRPr="00000000">
              <w:rPr>
                <w:rtl w:val="0"/>
              </w:rPr>
              <w:t xml:space="preserve">How justice frameworks enriched the strategies.</w:t>
            </w:r>
          </w:p>
          <w:p w:rsidR="00000000" w:rsidDel="00000000" w:rsidP="00000000" w:rsidRDefault="00000000" w:rsidRPr="00000000" w14:paraId="00001CC2">
            <w:pPr>
              <w:numPr>
                <w:ilvl w:val="2"/>
                <w:numId w:val="166"/>
              </w:numPr>
              <w:spacing w:after="240" w:before="0" w:beforeAutospacing="0" w:lineRule="auto"/>
              <w:ind w:left="2160" w:hanging="360"/>
            </w:pPr>
            <w:r w:rsidDel="00000000" w:rsidR="00000000" w:rsidRPr="00000000">
              <w:rPr>
                <w:rtl w:val="0"/>
              </w:rPr>
              <w:t xml:space="preserve">The importance of amplifying </w:t>
            </w:r>
            <w:r w:rsidDel="00000000" w:rsidR="00000000" w:rsidRPr="00000000">
              <w:rPr>
                <w:rtl w:val="0"/>
              </w:rPr>
              <w:t xml:space="preserve">marginalized</w:t>
            </w:r>
            <w:r w:rsidDel="00000000" w:rsidR="00000000" w:rsidRPr="00000000">
              <w:rPr>
                <w:rtl w:val="0"/>
              </w:rPr>
              <w:t xml:space="preserve"> voices in climate solutions.</w:t>
            </w:r>
          </w:p>
          <w:p w:rsidR="00000000" w:rsidDel="00000000" w:rsidP="00000000" w:rsidRDefault="00000000" w:rsidRPr="00000000" w14:paraId="00001CC3">
            <w:pPr>
              <w:spacing w:after="240" w:before="240" w:lineRule="auto"/>
              <w:rPr>
                <w:b w:val="1"/>
                <w:bCs w:val="1"/>
              </w:rPr>
            </w:pPr>
            <w:r w:rsidDel="00000000" w:rsidR="00000000" w:rsidRPr="00000000">
              <w:rPr>
                <w:b w:val="1"/>
                <w:bCs w:val="1"/>
                <w:rtl w:val="0"/>
              </w:rPr>
              <w:t xml:space="preserve">Optional Extensions:</w:t>
            </w:r>
          </w:p>
          <w:p w:rsidR="00000000" w:rsidDel="00000000" w:rsidP="00000000" w:rsidRDefault="00000000" w:rsidRPr="00000000" w14:paraId="00001CC4">
            <w:pPr>
              <w:numPr>
                <w:ilvl w:val="0"/>
                <w:numId w:val="526"/>
              </w:numPr>
              <w:spacing w:after="0" w:afterAutospacing="0" w:before="240" w:lineRule="auto"/>
              <w:ind w:left="720" w:hanging="360"/>
            </w:pPr>
            <w:r w:rsidDel="00000000" w:rsidR="00000000" w:rsidRPr="00000000">
              <w:rPr>
                <w:b w:val="1"/>
                <w:bCs w:val="1"/>
                <w:rtl w:val="0"/>
              </w:rPr>
              <w:t xml:space="preserve">Role-Playing Debate:</w:t>
            </w:r>
          </w:p>
          <w:p w:rsidR="00000000" w:rsidDel="00000000" w:rsidP="00000000" w:rsidRDefault="00000000" w:rsidRPr="00000000" w14:paraId="00001CC5">
            <w:pPr>
              <w:numPr>
                <w:ilvl w:val="1"/>
                <w:numId w:val="526"/>
              </w:numPr>
              <w:spacing w:after="0" w:afterAutospacing="0" w:before="0" w:beforeAutospacing="0" w:lineRule="auto"/>
              <w:ind w:left="1440" w:hanging="360"/>
            </w:pPr>
            <w:r w:rsidDel="00000000" w:rsidR="00000000" w:rsidRPr="00000000">
              <w:rPr>
                <w:rtl w:val="0"/>
              </w:rPr>
              <w:t xml:space="preserve">Assign participants roles (e.g., policymakers, community leaders, activists) and simulate a climate justice town hall to address a proposed initiative.</w:t>
            </w:r>
          </w:p>
          <w:p w:rsidR="00000000" w:rsidDel="00000000" w:rsidP="00000000" w:rsidRDefault="00000000" w:rsidRPr="00000000" w14:paraId="00001CC6">
            <w:pPr>
              <w:numPr>
                <w:ilvl w:val="0"/>
                <w:numId w:val="526"/>
              </w:numPr>
              <w:spacing w:after="0" w:afterAutospacing="0" w:before="0" w:beforeAutospacing="0" w:lineRule="auto"/>
              <w:ind w:left="720" w:hanging="360"/>
            </w:pPr>
            <w:r w:rsidDel="00000000" w:rsidR="00000000" w:rsidRPr="00000000">
              <w:rPr>
                <w:b w:val="1"/>
                <w:bCs w:val="1"/>
                <w:rtl w:val="0"/>
              </w:rPr>
              <w:t xml:space="preserve">Climate Justice Advocacy Letter:</w:t>
            </w:r>
          </w:p>
          <w:p w:rsidR="00000000" w:rsidDel="00000000" w:rsidP="00000000" w:rsidRDefault="00000000" w:rsidRPr="00000000" w14:paraId="00001CC7">
            <w:pPr>
              <w:numPr>
                <w:ilvl w:val="1"/>
                <w:numId w:val="526"/>
              </w:numPr>
              <w:spacing w:after="0" w:afterAutospacing="0" w:before="0" w:beforeAutospacing="0" w:lineRule="auto"/>
              <w:ind w:left="1440" w:hanging="360"/>
            </w:pPr>
            <w:r w:rsidDel="00000000" w:rsidR="00000000" w:rsidRPr="00000000">
              <w:rPr>
                <w:rtl w:val="0"/>
              </w:rPr>
              <w:t xml:space="preserve">Learners draft letters advocating for a specific climate justice policy or action, incorporating justice frameworks and referencing intellectual traditions.</w:t>
            </w:r>
          </w:p>
          <w:p w:rsidR="00000000" w:rsidDel="00000000" w:rsidP="00000000" w:rsidRDefault="00000000" w:rsidRPr="00000000" w14:paraId="00001CC8">
            <w:pPr>
              <w:numPr>
                <w:ilvl w:val="0"/>
                <w:numId w:val="526"/>
              </w:numPr>
              <w:spacing w:after="0" w:afterAutospacing="0" w:before="0" w:beforeAutospacing="0" w:lineRule="auto"/>
              <w:ind w:left="720" w:hanging="360"/>
            </w:pPr>
            <w:r w:rsidDel="00000000" w:rsidR="00000000" w:rsidRPr="00000000">
              <w:rPr>
                <w:b w:val="1"/>
                <w:bCs w:val="1"/>
                <w:rtl w:val="0"/>
              </w:rPr>
              <w:t xml:space="preserve">Mapping Inequities:</w:t>
            </w:r>
          </w:p>
          <w:p w:rsidR="00000000" w:rsidDel="00000000" w:rsidP="00000000" w:rsidRDefault="00000000" w:rsidRPr="00000000" w14:paraId="00001CC9">
            <w:pPr>
              <w:numPr>
                <w:ilvl w:val="1"/>
                <w:numId w:val="526"/>
              </w:numPr>
              <w:spacing w:after="240" w:before="0" w:beforeAutospacing="0" w:lineRule="auto"/>
              <w:ind w:left="1440" w:hanging="360"/>
            </w:pPr>
            <w:r w:rsidDel="00000000" w:rsidR="00000000" w:rsidRPr="00000000">
              <w:rPr>
                <w:rtl w:val="0"/>
              </w:rPr>
              <w:t xml:space="preserve">Use geographic or demographic data to map how climate change disproportionately impacts different communities.</w:t>
            </w:r>
          </w:p>
          <w:p w:rsidR="00000000" w:rsidDel="00000000" w:rsidP="00000000" w:rsidRDefault="00000000" w:rsidRPr="00000000" w14:paraId="00001CCA">
            <w:pPr>
              <w:widowControl w:val="0"/>
              <w:spacing w:line="240" w:lineRule="auto"/>
              <w:rPr/>
            </w:pPr>
            <w:r w:rsidDel="00000000" w:rsidR="00000000" w:rsidRPr="00000000">
              <w:rPr>
                <w:rtl w:val="0"/>
              </w:rPr>
            </w:r>
          </w:p>
        </w:tc>
      </w:tr>
      <w:tr>
        <w:trPr>
          <w:cantSplit w:val="0"/>
          <w:tblHeader w:val="0"/>
        </w:trPr>
        <w:tc>
          <w:tcPr>
            <w:shd w:fill="d5a6bd" w:val="clear"/>
          </w:tcPr>
          <w:p w:rsidR="00000000" w:rsidDel="00000000" w:rsidP="00000000" w:rsidRDefault="00000000" w:rsidRPr="00000000" w14:paraId="00001CCB">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1CCC">
            <w:pPr>
              <w:numPr>
                <w:ilvl w:val="0"/>
                <w:numId w:val="303"/>
              </w:numPr>
              <w:spacing w:after="0" w:afterAutospacing="0" w:before="240" w:lineRule="auto"/>
              <w:ind w:left="720" w:hanging="360"/>
            </w:pPr>
            <w:r w:rsidDel="00000000" w:rsidR="00000000" w:rsidRPr="00000000">
              <w:rPr>
                <w:rtl w:val="0"/>
              </w:rPr>
              <w:t xml:space="preserve">Amorim-Maia, A. T., Anguelovski, I., Chu, E., &amp; Connolly, J. (2022). Intersectional climate justice: A conceptual pathway for bridging adaptation planning, transformative action, and social equity. </w:t>
            </w:r>
            <w:r w:rsidDel="00000000" w:rsidR="00000000" w:rsidRPr="00000000">
              <w:rPr>
                <w:i w:val="1"/>
                <w:iCs w:val="1"/>
                <w:rtl w:val="0"/>
              </w:rPr>
              <w:t xml:space="preserve">Urban Climate, 41,</w:t>
            </w:r>
            <w:r w:rsidDel="00000000" w:rsidR="00000000" w:rsidRPr="00000000">
              <w:rPr>
                <w:rtl w:val="0"/>
              </w:rPr>
              <w:t xml:space="preserve"> 101053.</w:t>
            </w:r>
            <w:hyperlink r:id="rId882">
              <w:r w:rsidDel="00000000" w:rsidR="00000000" w:rsidRPr="00000000">
                <w:rPr>
                  <w:rtl w:val="0"/>
                </w:rPr>
                <w:t xml:space="preserve"> </w:t>
              </w:r>
            </w:hyperlink>
            <w:hyperlink r:id="rId883">
              <w:r w:rsidDel="00000000" w:rsidR="00000000" w:rsidRPr="00000000">
                <w:rPr>
                  <w:color w:val="1155cc"/>
                  <w:u w:val="single"/>
                  <w:rtl w:val="0"/>
                </w:rPr>
                <w:t xml:space="preserve">https://doi.org/10.1016/j.uclim.2021.101053</w:t>
                <w:br w:type="textWrapping"/>
              </w:r>
            </w:hyperlink>
            <w:r w:rsidDel="00000000" w:rsidR="00000000" w:rsidRPr="00000000">
              <w:rPr>
                <w:rtl w:val="0"/>
              </w:rPr>
            </w:r>
          </w:p>
          <w:p w:rsidR="00000000" w:rsidDel="00000000" w:rsidP="00000000" w:rsidRDefault="00000000" w:rsidRPr="00000000" w14:paraId="00001CCD">
            <w:pPr>
              <w:numPr>
                <w:ilvl w:val="0"/>
                <w:numId w:val="303"/>
              </w:numPr>
              <w:spacing w:after="0" w:afterAutospacing="0" w:before="0" w:beforeAutospacing="0" w:lineRule="auto"/>
              <w:ind w:left="720" w:hanging="360"/>
            </w:pPr>
            <w:r w:rsidDel="00000000" w:rsidR="00000000" w:rsidRPr="00000000">
              <w:rPr>
                <w:rtl w:val="0"/>
              </w:rPr>
              <w:t xml:space="preserve">Babatunde, E. O. (2020). Distributive justice in the age of climate change. </w:t>
            </w:r>
            <w:r w:rsidDel="00000000" w:rsidR="00000000" w:rsidRPr="00000000">
              <w:rPr>
                <w:i w:val="1"/>
                <w:iCs w:val="1"/>
                <w:rtl w:val="0"/>
              </w:rPr>
              <w:t xml:space="preserve">Canadian Journal of Law &amp; Jurisprudence, 33</w:t>
            </w:r>
            <w:r w:rsidDel="00000000" w:rsidR="00000000" w:rsidRPr="00000000">
              <w:rPr>
                <w:rtl w:val="0"/>
              </w:rPr>
              <w:t xml:space="preserve">(2), 263–292.</w:t>
            </w:r>
            <w:hyperlink r:id="rId884">
              <w:r w:rsidDel="00000000" w:rsidR="00000000" w:rsidRPr="00000000">
                <w:rPr>
                  <w:rtl w:val="0"/>
                </w:rPr>
                <w:t xml:space="preserve"> </w:t>
              </w:r>
            </w:hyperlink>
            <w:hyperlink r:id="rId885">
              <w:r w:rsidDel="00000000" w:rsidR="00000000" w:rsidRPr="00000000">
                <w:rPr>
                  <w:color w:val="1155cc"/>
                  <w:u w:val="single"/>
                  <w:rtl w:val="0"/>
                </w:rPr>
                <w:t xml:space="preserve">https://doi.org/10.1017/cjlj.2020.13</w:t>
                <w:br w:type="textWrapping"/>
              </w:r>
            </w:hyperlink>
            <w:r w:rsidDel="00000000" w:rsidR="00000000" w:rsidRPr="00000000">
              <w:rPr>
                <w:rtl w:val="0"/>
              </w:rPr>
            </w:r>
          </w:p>
          <w:p w:rsidR="00000000" w:rsidDel="00000000" w:rsidP="00000000" w:rsidRDefault="00000000" w:rsidRPr="00000000" w14:paraId="00001CCE">
            <w:pPr>
              <w:numPr>
                <w:ilvl w:val="0"/>
                <w:numId w:val="303"/>
              </w:numPr>
              <w:spacing w:after="0" w:afterAutospacing="0" w:before="0" w:beforeAutospacing="0" w:lineRule="auto"/>
              <w:ind w:left="720" w:hanging="360"/>
            </w:pPr>
            <w:r w:rsidDel="00000000" w:rsidR="00000000" w:rsidRPr="00000000">
              <w:rPr>
                <w:rtl w:val="0"/>
              </w:rPr>
              <w:t xml:space="preserve">Kimmerer, R. W. (2015). </w:t>
            </w:r>
            <w:r w:rsidDel="00000000" w:rsidR="00000000" w:rsidRPr="00000000">
              <w:rPr>
                <w:i w:val="1"/>
                <w:iCs w:val="1"/>
                <w:rtl w:val="0"/>
              </w:rPr>
              <w:t xml:space="preserve">Braiding sweetgrass: Indigenous wisdom, scientific knowledge and the teachings of plants.</w:t>
            </w:r>
            <w:r w:rsidDel="00000000" w:rsidR="00000000" w:rsidRPr="00000000">
              <w:rPr>
                <w:rtl w:val="0"/>
              </w:rPr>
              <w:t xml:space="preserve"> Milkweed Editions.</w:t>
            </w:r>
            <w:hyperlink r:id="rId886">
              <w:r w:rsidDel="00000000" w:rsidR="00000000" w:rsidRPr="00000000">
                <w:rPr>
                  <w:rtl w:val="0"/>
                </w:rPr>
                <w:t xml:space="preserve"> </w:t>
              </w:r>
            </w:hyperlink>
            <w:hyperlink r:id="rId887">
              <w:r w:rsidDel="00000000" w:rsidR="00000000" w:rsidRPr="00000000">
                <w:rPr>
                  <w:color w:val="1155cc"/>
                  <w:u w:val="single"/>
                  <w:rtl w:val="0"/>
                </w:rPr>
                <w:t xml:space="preserve">https://www.amazon.com/Braiding-Sweetgrass-Indigenous-Scientific-Knowledge/dp/1571313567/</w:t>
                <w:br w:type="textWrapping"/>
              </w:r>
            </w:hyperlink>
            <w:r w:rsidDel="00000000" w:rsidR="00000000" w:rsidRPr="00000000">
              <w:rPr>
                <w:rtl w:val="0"/>
              </w:rPr>
            </w:r>
          </w:p>
          <w:p w:rsidR="00000000" w:rsidDel="00000000" w:rsidP="00000000" w:rsidRDefault="00000000" w:rsidRPr="00000000" w14:paraId="00001CCF">
            <w:pPr>
              <w:numPr>
                <w:ilvl w:val="0"/>
                <w:numId w:val="303"/>
              </w:numPr>
              <w:spacing w:after="0" w:afterAutospacing="0" w:before="0" w:beforeAutospacing="0" w:lineRule="auto"/>
              <w:ind w:left="720" w:hanging="360"/>
            </w:pPr>
            <w:r w:rsidDel="00000000" w:rsidR="00000000" w:rsidRPr="00000000">
              <w:rPr>
                <w:i w:val="1"/>
                <w:iCs w:val="1"/>
                <w:rtl w:val="0"/>
              </w:rPr>
              <w:t xml:space="preserve">Critical climate justice.</w:t>
            </w:r>
            <w:r w:rsidDel="00000000" w:rsidR="00000000" w:rsidRPr="00000000">
              <w:rPr>
                <w:rtl w:val="0"/>
              </w:rPr>
              <w:t xml:space="preserve"> (2021). </w:t>
            </w:r>
            <w:r w:rsidDel="00000000" w:rsidR="00000000" w:rsidRPr="00000000">
              <w:rPr>
                <w:i w:val="1"/>
                <w:iCs w:val="1"/>
                <w:rtl w:val="0"/>
              </w:rPr>
              <w:t xml:space="preserve">The Geographical Journal, 188</w:t>
            </w:r>
            <w:r w:rsidDel="00000000" w:rsidR="00000000" w:rsidRPr="00000000">
              <w:rPr>
                <w:rtl w:val="0"/>
              </w:rPr>
              <w:t xml:space="preserve">(1), 118–124.</w:t>
            </w:r>
            <w:hyperlink r:id="rId888">
              <w:r w:rsidDel="00000000" w:rsidR="00000000" w:rsidRPr="00000000">
                <w:rPr>
                  <w:rtl w:val="0"/>
                </w:rPr>
                <w:t xml:space="preserve"> </w:t>
              </w:r>
            </w:hyperlink>
            <w:hyperlink r:id="rId889">
              <w:r w:rsidDel="00000000" w:rsidR="00000000" w:rsidRPr="00000000">
                <w:rPr>
                  <w:color w:val="1155cc"/>
                  <w:u w:val="single"/>
                  <w:rtl w:val="0"/>
                </w:rPr>
                <w:t xml:space="preserve">https://doi.org/10.1111/geoj.12417</w:t>
                <w:br w:type="textWrapping"/>
              </w:r>
            </w:hyperlink>
            <w:r w:rsidDel="00000000" w:rsidR="00000000" w:rsidRPr="00000000">
              <w:rPr>
                <w:rtl w:val="0"/>
              </w:rPr>
            </w:r>
          </w:p>
          <w:p w:rsidR="00000000" w:rsidDel="00000000" w:rsidP="00000000" w:rsidRDefault="00000000" w:rsidRPr="00000000" w14:paraId="00001CD0">
            <w:pPr>
              <w:numPr>
                <w:ilvl w:val="0"/>
                <w:numId w:val="303"/>
              </w:numPr>
              <w:spacing w:after="240" w:before="0" w:beforeAutospacing="0" w:lineRule="auto"/>
              <w:ind w:left="720" w:hanging="360"/>
            </w:pPr>
            <w:r w:rsidDel="00000000" w:rsidR="00000000" w:rsidRPr="00000000">
              <w:rPr>
                <w:rtl w:val="0"/>
              </w:rPr>
              <w:t xml:space="preserve">Cosentino, M., Gal-Oz, R., &amp; Safer, D. L. (2024). Community-based resilience: The influence of collective efficacy and positive deviance on climate change-related mental health. In </w:t>
            </w:r>
            <w:r w:rsidDel="00000000" w:rsidR="00000000" w:rsidRPr="00000000">
              <w:rPr>
                <w:i w:val="1"/>
                <w:iCs w:val="1"/>
                <w:rtl w:val="0"/>
              </w:rPr>
              <w:t xml:space="preserve">Storytelling to Accelerate Climate Solutions</w:t>
            </w:r>
            <w:r w:rsidDel="00000000" w:rsidR="00000000" w:rsidRPr="00000000">
              <w:rPr>
                <w:rtl w:val="0"/>
              </w:rPr>
              <w:t xml:space="preserve"> (pp. 319–338). Springer.</w:t>
            </w:r>
            <w:hyperlink r:id="rId890">
              <w:r w:rsidDel="00000000" w:rsidR="00000000" w:rsidRPr="00000000">
                <w:rPr>
                  <w:rtl w:val="0"/>
                </w:rPr>
                <w:t xml:space="preserve"> </w:t>
              </w:r>
            </w:hyperlink>
            <w:hyperlink r:id="rId891">
              <w:r w:rsidDel="00000000" w:rsidR="00000000" w:rsidRPr="00000000">
                <w:rPr>
                  <w:color w:val="1155cc"/>
                  <w:u w:val="single"/>
                  <w:rtl w:val="0"/>
                </w:rPr>
                <w:t xml:space="preserve">https://doi.org/10.1007/978-3-031-54790-4_15</w:t>
              </w:r>
            </w:hyperlink>
            <w:r w:rsidDel="00000000" w:rsidR="00000000" w:rsidRPr="00000000">
              <w:rPr>
                <w:rtl w:val="0"/>
              </w:rPr>
            </w:r>
          </w:p>
          <w:p w:rsidR="00000000" w:rsidDel="00000000" w:rsidP="00000000" w:rsidRDefault="00000000" w:rsidRPr="00000000" w14:paraId="00001CD1">
            <w:pPr>
              <w:spacing w:after="240" w:before="240" w:lineRule="auto"/>
              <w:ind w:left="720" w:firstLine="0"/>
              <w:rPr>
                <w:color w:val="1155cc"/>
                <w:u w:val="single"/>
              </w:rPr>
            </w:pPr>
            <w:r w:rsidDel="00000000" w:rsidR="00000000" w:rsidRPr="00000000">
              <w:rPr>
                <w:rtl w:val="0"/>
              </w:rPr>
            </w:r>
          </w:p>
          <w:p w:rsidR="00000000" w:rsidDel="00000000" w:rsidP="00000000" w:rsidRDefault="00000000" w:rsidRPr="00000000" w14:paraId="00001CD2">
            <w:pPr>
              <w:numPr>
                <w:ilvl w:val="0"/>
                <w:numId w:val="303"/>
              </w:numPr>
              <w:spacing w:after="200" w:afterAutospacing="0" w:lineRule="auto"/>
              <w:ind w:left="720" w:hanging="360"/>
            </w:pPr>
            <w:r w:rsidDel="00000000" w:rsidR="00000000" w:rsidRPr="00000000">
              <w:rPr>
                <w:rtl w:val="0"/>
              </w:rPr>
              <w:t xml:space="preserve">Dudgeon, R. C., &amp; Berkes, F. (2003). Local understandings of the land: Traditional ecological knowledge and Indigenous knowledge. In H. Selin (Ed.), </w:t>
            </w:r>
            <w:r w:rsidDel="00000000" w:rsidR="00000000" w:rsidRPr="00000000">
              <w:rPr>
                <w:i w:val="1"/>
                <w:iCs w:val="1"/>
                <w:rtl w:val="0"/>
              </w:rPr>
              <w:t xml:space="preserve">Nature Across Cultures</w:t>
            </w:r>
            <w:r w:rsidDel="00000000" w:rsidR="00000000" w:rsidRPr="00000000">
              <w:rPr>
                <w:rtl w:val="0"/>
              </w:rPr>
              <w:t xml:space="preserve"> (Vol. 4, pp. 75–90). Springer.</w:t>
            </w:r>
            <w:hyperlink r:id="rId892">
              <w:r w:rsidDel="00000000" w:rsidR="00000000" w:rsidRPr="00000000">
                <w:rPr>
                  <w:rtl w:val="0"/>
                </w:rPr>
                <w:t xml:space="preserve"> </w:t>
              </w:r>
            </w:hyperlink>
            <w:hyperlink r:id="rId893">
              <w:r w:rsidDel="00000000" w:rsidR="00000000" w:rsidRPr="00000000">
                <w:rPr>
                  <w:color w:val="1155cc"/>
                  <w:u w:val="single"/>
                  <w:rtl w:val="0"/>
                </w:rPr>
                <w:t xml:space="preserve">https://doi.org/10.1007/978-94-017-0149-5_4</w:t>
              </w:r>
            </w:hyperlink>
            <w:r w:rsidDel="00000000" w:rsidR="00000000" w:rsidRPr="00000000">
              <w:rPr>
                <w:rtl w:val="0"/>
              </w:rPr>
            </w:r>
          </w:p>
          <w:p w:rsidR="00000000" w:rsidDel="00000000" w:rsidP="00000000" w:rsidRDefault="00000000" w:rsidRPr="00000000" w14:paraId="00001CD3">
            <w:pPr>
              <w:numPr>
                <w:ilvl w:val="0"/>
                <w:numId w:val="303"/>
              </w:numPr>
              <w:spacing w:after="0" w:afterAutospacing="0" w:before="200" w:beforeAutospacing="0" w:lineRule="auto"/>
              <w:ind w:left="720" w:hanging="360"/>
            </w:pPr>
            <w:r w:rsidDel="00000000" w:rsidR="00000000" w:rsidRPr="00000000">
              <w:rPr>
                <w:rtl w:val="0"/>
              </w:rPr>
              <w:t xml:space="preserve">Deivanayagam, T. A., English, S., Hickel, J., Bonifacio, J., Guinto, R. R., Hill, K. X., Huq, M., Issa, R., Mulindwa, H., Nagginda, H. P., de Morais Sato, P., Selvarajah, S., Sharma,  C., &amp; Devakumar, D. (2023). </w:t>
            </w:r>
            <w:r w:rsidDel="00000000" w:rsidR="00000000" w:rsidRPr="00000000">
              <w:rPr>
                <w:i w:val="1"/>
                <w:iCs w:val="1"/>
                <w:rtl w:val="0"/>
              </w:rPr>
              <w:t xml:space="preserve">Envisioning environmental equity: Climate change, health, and racial justice</w:t>
            </w:r>
            <w:r w:rsidDel="00000000" w:rsidR="00000000" w:rsidRPr="00000000">
              <w:rPr>
                <w:rtl w:val="0"/>
              </w:rPr>
              <w:t xml:space="preserve">. </w:t>
            </w:r>
            <w:r w:rsidDel="00000000" w:rsidR="00000000" w:rsidRPr="00000000">
              <w:rPr>
                <w:i w:val="1"/>
                <w:iCs w:val="1"/>
                <w:rtl w:val="0"/>
              </w:rPr>
              <w:t xml:space="preserve">The Lancet</w:t>
            </w:r>
            <w:r w:rsidDel="00000000" w:rsidR="00000000" w:rsidRPr="00000000">
              <w:rPr>
                <w:rtl w:val="0"/>
              </w:rPr>
              <w:t xml:space="preserve">, </w:t>
            </w:r>
            <w:r w:rsidDel="00000000" w:rsidR="00000000" w:rsidRPr="00000000">
              <w:rPr>
                <w:i w:val="1"/>
                <w:iCs w:val="1"/>
                <w:rtl w:val="0"/>
              </w:rPr>
              <w:t xml:space="preserve">402</w:t>
            </w:r>
            <w:r w:rsidDel="00000000" w:rsidR="00000000" w:rsidRPr="00000000">
              <w:rPr>
                <w:rtl w:val="0"/>
              </w:rPr>
              <w:t xml:space="preserve">(10395), 64–78. </w:t>
            </w:r>
            <w:hyperlink r:id="rId894">
              <w:r w:rsidDel="00000000" w:rsidR="00000000" w:rsidRPr="00000000">
                <w:rPr>
                  <w:color w:val="1155cc"/>
                  <w:u w:val="single"/>
                  <w:rtl w:val="0"/>
                </w:rPr>
                <w:t xml:space="preserve">https://doi.org/10.1016/S0140-6736(23)00919-4</w:t>
              </w:r>
            </w:hyperlink>
            <w:r w:rsidDel="00000000" w:rsidR="00000000" w:rsidRPr="00000000">
              <w:rPr>
                <w:rtl w:val="0"/>
              </w:rPr>
              <w:t xml:space="preserve">  </w:t>
            </w:r>
            <w:hyperlink r:id="rId895">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1CD4">
            <w:pPr>
              <w:numPr>
                <w:ilvl w:val="0"/>
                <w:numId w:val="303"/>
              </w:numPr>
              <w:spacing w:after="0" w:afterAutospacing="0" w:before="0" w:beforeAutospacing="0" w:lineRule="auto"/>
              <w:ind w:left="720" w:hanging="360"/>
            </w:pPr>
            <w:r w:rsidDel="00000000" w:rsidR="00000000" w:rsidRPr="00000000">
              <w:rPr>
                <w:rtl w:val="0"/>
              </w:rPr>
              <w:t xml:space="preserve">Roy, B., &amp; Hanaček, K. (2020). Ecological economics and degrowth: Proposing a future research agenda from the margins. </w:t>
            </w:r>
            <w:r w:rsidDel="00000000" w:rsidR="00000000" w:rsidRPr="00000000">
              <w:rPr>
                <w:i w:val="1"/>
                <w:iCs w:val="1"/>
                <w:rtl w:val="0"/>
              </w:rPr>
              <w:t xml:space="preserve">Ecological Economics, 169,</w:t>
            </w:r>
            <w:r w:rsidDel="00000000" w:rsidR="00000000" w:rsidRPr="00000000">
              <w:rPr>
                <w:rtl w:val="0"/>
              </w:rPr>
              <w:t xml:space="preserve"> 106495.</w:t>
            </w:r>
            <w:hyperlink r:id="rId896">
              <w:r w:rsidDel="00000000" w:rsidR="00000000" w:rsidRPr="00000000">
                <w:rPr>
                  <w:rtl w:val="0"/>
                </w:rPr>
                <w:t xml:space="preserve"> </w:t>
              </w:r>
            </w:hyperlink>
            <w:hyperlink r:id="rId897">
              <w:r w:rsidDel="00000000" w:rsidR="00000000" w:rsidRPr="00000000">
                <w:rPr>
                  <w:color w:val="1155cc"/>
                  <w:u w:val="single"/>
                  <w:rtl w:val="0"/>
                </w:rPr>
                <w:t xml:space="preserve">https://doi.org/10.1016/j.ecolecon.2019.106495</w:t>
                <w:br w:type="textWrapping"/>
              </w:r>
            </w:hyperlink>
            <w:r w:rsidDel="00000000" w:rsidR="00000000" w:rsidRPr="00000000">
              <w:rPr>
                <w:rtl w:val="0"/>
              </w:rPr>
            </w:r>
          </w:p>
          <w:p w:rsidR="00000000" w:rsidDel="00000000" w:rsidP="00000000" w:rsidRDefault="00000000" w:rsidRPr="00000000" w14:paraId="00001CD5">
            <w:pPr>
              <w:numPr>
                <w:ilvl w:val="0"/>
                <w:numId w:val="303"/>
              </w:numPr>
              <w:spacing w:after="0" w:afterAutospacing="0" w:before="0" w:beforeAutospacing="0" w:lineRule="auto"/>
              <w:ind w:left="720" w:hanging="360"/>
            </w:pPr>
            <w:r w:rsidDel="00000000" w:rsidR="00000000" w:rsidRPr="00000000">
              <w:rPr>
                <w:rtl w:val="0"/>
              </w:rPr>
              <w:t xml:space="preserve">Fine, J. C. (2022). Closing the concern-action gap through relational climate conversations: Insights from US climate activists. </w:t>
            </w:r>
            <w:r w:rsidDel="00000000" w:rsidR="00000000" w:rsidRPr="00000000">
              <w:rPr>
                <w:i w:val="1"/>
                <w:iCs w:val="1"/>
                <w:rtl w:val="0"/>
              </w:rPr>
              <w:t xml:space="preserve">Climate Action, 1</w:t>
            </w:r>
            <w:r w:rsidDel="00000000" w:rsidR="00000000" w:rsidRPr="00000000">
              <w:rPr>
                <w:rtl w:val="0"/>
              </w:rPr>
              <w:t xml:space="preserve">(1), 26.</w:t>
            </w:r>
            <w:hyperlink r:id="rId898">
              <w:r w:rsidDel="00000000" w:rsidR="00000000" w:rsidRPr="00000000">
                <w:rPr>
                  <w:rtl w:val="0"/>
                </w:rPr>
                <w:t xml:space="preserve"> </w:t>
              </w:r>
            </w:hyperlink>
            <w:hyperlink r:id="rId899">
              <w:r w:rsidDel="00000000" w:rsidR="00000000" w:rsidRPr="00000000">
                <w:rPr>
                  <w:color w:val="1155cc"/>
                  <w:u w:val="single"/>
                  <w:rtl w:val="0"/>
                </w:rPr>
                <w:t xml:space="preserve">https://doi.org/10.1007/s44168-022-00027-0</w:t>
                <w:br w:type="textWrapping"/>
              </w:r>
            </w:hyperlink>
            <w:r w:rsidDel="00000000" w:rsidR="00000000" w:rsidRPr="00000000">
              <w:rPr>
                <w:rtl w:val="0"/>
              </w:rPr>
            </w:r>
          </w:p>
          <w:p w:rsidR="00000000" w:rsidDel="00000000" w:rsidP="00000000" w:rsidRDefault="00000000" w:rsidRPr="00000000" w14:paraId="00001CD6">
            <w:pPr>
              <w:numPr>
                <w:ilvl w:val="0"/>
                <w:numId w:val="303"/>
              </w:numPr>
              <w:spacing w:after="0" w:afterAutospacing="0" w:before="0" w:beforeAutospacing="0" w:lineRule="auto"/>
              <w:ind w:left="720" w:hanging="360"/>
            </w:pPr>
            <w:r w:rsidDel="00000000" w:rsidR="00000000" w:rsidRPr="00000000">
              <w:rPr>
                <w:rtl w:val="0"/>
              </w:rPr>
              <w:t xml:space="preserve">Giovannettone, J. P., Macey, G. P., AghaKouchak, A., Barbato, M., Capehart, W. J., Ganguly, A. R., Hall, M., Helgeson, J. F., Li, S. H., Wu, T., Yan, G., &amp; Vahedifard, F. (2024). Equitable infrastructure: Achieving resilient systems and restorative justice through policy and research innovation. </w:t>
            </w:r>
            <w:r w:rsidDel="00000000" w:rsidR="00000000" w:rsidRPr="00000000">
              <w:rPr>
                <w:i w:val="1"/>
                <w:iCs w:val="1"/>
                <w:rtl w:val="0"/>
              </w:rPr>
              <w:t xml:space="preserve">PNAS Nexus, 3</w:t>
            </w:r>
            <w:r w:rsidDel="00000000" w:rsidR="00000000" w:rsidRPr="00000000">
              <w:rPr>
                <w:rtl w:val="0"/>
              </w:rPr>
              <w:t xml:space="preserve">(5), pgae157.</w:t>
            </w:r>
            <w:hyperlink r:id="rId900">
              <w:r w:rsidDel="00000000" w:rsidR="00000000" w:rsidRPr="00000000">
                <w:rPr>
                  <w:rtl w:val="0"/>
                </w:rPr>
                <w:t xml:space="preserve"> </w:t>
              </w:r>
            </w:hyperlink>
            <w:hyperlink r:id="rId901">
              <w:r w:rsidDel="00000000" w:rsidR="00000000" w:rsidRPr="00000000">
                <w:rPr>
                  <w:color w:val="1155cc"/>
                  <w:u w:val="single"/>
                  <w:rtl w:val="0"/>
                </w:rPr>
                <w:t xml:space="preserve">https://doi.org/10.1093/pnasnexus/pgae157</w:t>
                <w:br w:type="textWrapping"/>
              </w:r>
            </w:hyperlink>
            <w:r w:rsidDel="00000000" w:rsidR="00000000" w:rsidRPr="00000000">
              <w:rPr>
                <w:rtl w:val="0"/>
              </w:rPr>
            </w:r>
          </w:p>
          <w:p w:rsidR="00000000" w:rsidDel="00000000" w:rsidP="00000000" w:rsidRDefault="00000000" w:rsidRPr="00000000" w14:paraId="00001CD7">
            <w:pPr>
              <w:numPr>
                <w:ilvl w:val="0"/>
                <w:numId w:val="303"/>
              </w:numPr>
              <w:spacing w:after="0" w:afterAutospacing="0" w:before="0" w:beforeAutospacing="0" w:lineRule="auto"/>
              <w:ind w:left="720" w:hanging="360"/>
            </w:pPr>
            <w:r w:rsidDel="00000000" w:rsidR="00000000" w:rsidRPr="00000000">
              <w:rPr>
                <w:rtl w:val="0"/>
              </w:rPr>
              <w:t xml:space="preserve">Hoppe, B. O., Prussia, L., Manning, C., Raab, K. K., &amp; Jones-Casey, K. V. (2023). "It’s hard to give hope sometimes": Climate change, mental health, and the challenges for mental health professionals. </w:t>
            </w:r>
            <w:r w:rsidDel="00000000" w:rsidR="00000000" w:rsidRPr="00000000">
              <w:rPr>
                <w:i w:val="1"/>
                <w:iCs w:val="1"/>
                <w:rtl w:val="0"/>
              </w:rPr>
              <w:t xml:space="preserve">Ecopsychology, 15</w:t>
            </w:r>
            <w:r w:rsidDel="00000000" w:rsidR="00000000" w:rsidRPr="00000000">
              <w:rPr>
                <w:rtl w:val="0"/>
              </w:rPr>
              <w:t xml:space="preserve">(1).</w:t>
            </w:r>
            <w:hyperlink r:id="rId902">
              <w:r w:rsidDel="00000000" w:rsidR="00000000" w:rsidRPr="00000000">
                <w:rPr>
                  <w:rtl w:val="0"/>
                </w:rPr>
                <w:t xml:space="preserve"> </w:t>
              </w:r>
            </w:hyperlink>
            <w:hyperlink r:id="rId903">
              <w:r w:rsidDel="00000000" w:rsidR="00000000" w:rsidRPr="00000000">
                <w:rPr>
                  <w:color w:val="1155cc"/>
                  <w:u w:val="single"/>
                  <w:rtl w:val="0"/>
                </w:rPr>
                <w:t xml:space="preserve">https://doi.org/10.1089/eco.2022.0032</w:t>
                <w:br w:type="textWrapping"/>
              </w:r>
            </w:hyperlink>
            <w:r w:rsidDel="00000000" w:rsidR="00000000" w:rsidRPr="00000000">
              <w:rPr>
                <w:rtl w:val="0"/>
              </w:rPr>
            </w:r>
          </w:p>
          <w:p w:rsidR="00000000" w:rsidDel="00000000" w:rsidP="00000000" w:rsidRDefault="00000000" w:rsidRPr="00000000" w14:paraId="00001CD8">
            <w:pPr>
              <w:numPr>
                <w:ilvl w:val="0"/>
                <w:numId w:val="303"/>
              </w:numPr>
              <w:spacing w:after="0" w:afterAutospacing="0" w:before="0" w:beforeAutospacing="0" w:lineRule="auto"/>
              <w:ind w:left="720" w:hanging="360"/>
            </w:pPr>
            <w:r w:rsidDel="00000000" w:rsidR="00000000" w:rsidRPr="00000000">
              <w:rPr>
                <w:rtl w:val="0"/>
              </w:rPr>
              <w:t xml:space="preserve">Mikulewicz, M., Caretta, M. A., Sultana, F., &amp; Crawford, N. J. W. (2023). Intersectionality &amp; climate justice: A call for synergy in climate change scholarship. </w:t>
            </w:r>
            <w:r w:rsidDel="00000000" w:rsidR="00000000" w:rsidRPr="00000000">
              <w:rPr>
                <w:i w:val="1"/>
                <w:iCs w:val="1"/>
                <w:rtl w:val="0"/>
              </w:rPr>
              <w:t xml:space="preserve">Environmental Politics, 32</w:t>
            </w:r>
            <w:r w:rsidDel="00000000" w:rsidR="00000000" w:rsidRPr="00000000">
              <w:rPr>
                <w:rtl w:val="0"/>
              </w:rPr>
              <w:t xml:space="preserve">(7), 1275–1286.</w:t>
            </w:r>
            <w:hyperlink r:id="rId904">
              <w:r w:rsidDel="00000000" w:rsidR="00000000" w:rsidRPr="00000000">
                <w:rPr>
                  <w:rtl w:val="0"/>
                </w:rPr>
                <w:t xml:space="preserve"> </w:t>
              </w:r>
            </w:hyperlink>
            <w:hyperlink r:id="rId905">
              <w:r w:rsidDel="00000000" w:rsidR="00000000" w:rsidRPr="00000000">
                <w:rPr>
                  <w:color w:val="1155cc"/>
                  <w:u w:val="single"/>
                  <w:rtl w:val="0"/>
                </w:rPr>
                <w:t xml:space="preserve">https://doi.org/10.1080/09644016.2023.2172869</w:t>
                <w:br w:type="textWrapping"/>
              </w:r>
            </w:hyperlink>
            <w:r w:rsidDel="00000000" w:rsidR="00000000" w:rsidRPr="00000000">
              <w:rPr>
                <w:rtl w:val="0"/>
              </w:rPr>
            </w:r>
          </w:p>
          <w:p w:rsidR="00000000" w:rsidDel="00000000" w:rsidP="00000000" w:rsidRDefault="00000000" w:rsidRPr="00000000" w14:paraId="00001CD9">
            <w:pPr>
              <w:numPr>
                <w:ilvl w:val="0"/>
                <w:numId w:val="303"/>
              </w:numPr>
              <w:spacing w:after="0" w:afterAutospacing="0" w:before="0" w:beforeAutospacing="0" w:lineRule="auto"/>
              <w:ind w:left="720" w:hanging="360"/>
            </w:pPr>
            <w:r w:rsidDel="00000000" w:rsidR="00000000" w:rsidRPr="00000000">
              <w:rPr>
                <w:rtl w:val="0"/>
              </w:rPr>
              <w:t xml:space="preserve">LaDuke, W. (2008). </w:t>
            </w:r>
            <w:r w:rsidDel="00000000" w:rsidR="00000000" w:rsidRPr="00000000">
              <w:rPr>
                <w:i w:val="1"/>
                <w:iCs w:val="1"/>
                <w:rtl w:val="0"/>
              </w:rPr>
              <w:t xml:space="preserve">All our relations: Native struggles for land and life.</w:t>
            </w:r>
            <w:r w:rsidDel="00000000" w:rsidR="00000000" w:rsidRPr="00000000">
              <w:rPr>
                <w:rtl w:val="0"/>
              </w:rPr>
              <w:t xml:space="preserve"> South End Press.</w:t>
            </w:r>
            <w:hyperlink r:id="rId906">
              <w:r w:rsidDel="00000000" w:rsidR="00000000" w:rsidRPr="00000000">
                <w:rPr>
                  <w:rtl w:val="0"/>
                </w:rPr>
                <w:t xml:space="preserve"> </w:t>
              </w:r>
            </w:hyperlink>
            <w:hyperlink r:id="rId907">
              <w:r w:rsidDel="00000000" w:rsidR="00000000" w:rsidRPr="00000000">
                <w:rPr>
                  <w:color w:val="1155cc"/>
                  <w:u w:val="single"/>
                  <w:rtl w:val="0"/>
                </w:rPr>
                <w:t xml:space="preserve">https://www.amazon.ca/All-Our-Relations-Native-Struggles/dp/0896085996</w:t>
                <w:br w:type="textWrapping"/>
              </w:r>
            </w:hyperlink>
            <w:r w:rsidDel="00000000" w:rsidR="00000000" w:rsidRPr="00000000">
              <w:rPr>
                <w:rtl w:val="0"/>
              </w:rPr>
            </w:r>
          </w:p>
          <w:p w:rsidR="00000000" w:rsidDel="00000000" w:rsidP="00000000" w:rsidRDefault="00000000" w:rsidRPr="00000000" w14:paraId="00001CDA">
            <w:pPr>
              <w:numPr>
                <w:ilvl w:val="0"/>
                <w:numId w:val="303"/>
              </w:numPr>
              <w:spacing w:after="0" w:afterAutospacing="0" w:before="0" w:beforeAutospacing="0" w:lineRule="auto"/>
              <w:ind w:left="720" w:hanging="360"/>
            </w:pPr>
            <w:r w:rsidDel="00000000" w:rsidR="00000000" w:rsidRPr="00000000">
              <w:rPr>
                <w:rtl w:val="0"/>
              </w:rPr>
              <w:t xml:space="preserve">Longman, J., Braddon, M., Verlie, B., Schlosberg, D., Hampshire, L., Hawke, C., Noonan, A., &amp; Saurman, E. (2023). Building resilience to the mental health impacts of climate change in rural Australia. </w:t>
            </w:r>
            <w:r w:rsidDel="00000000" w:rsidR="00000000" w:rsidRPr="00000000">
              <w:rPr>
                <w:i w:val="1"/>
                <w:iCs w:val="1"/>
                <w:rtl w:val="0"/>
              </w:rPr>
              <w:t xml:space="preserve">The Journal of Climate Change and Health, 12,</w:t>
            </w:r>
            <w:r w:rsidDel="00000000" w:rsidR="00000000" w:rsidRPr="00000000">
              <w:rPr>
                <w:rtl w:val="0"/>
              </w:rPr>
              <w:t xml:space="preserve"> 100240.</w:t>
            </w:r>
            <w:hyperlink r:id="rId908">
              <w:r w:rsidDel="00000000" w:rsidR="00000000" w:rsidRPr="00000000">
                <w:rPr>
                  <w:rtl w:val="0"/>
                </w:rPr>
                <w:t xml:space="preserve"> </w:t>
              </w:r>
            </w:hyperlink>
            <w:hyperlink r:id="rId909">
              <w:r w:rsidDel="00000000" w:rsidR="00000000" w:rsidRPr="00000000">
                <w:rPr>
                  <w:color w:val="1155cc"/>
                  <w:u w:val="single"/>
                  <w:rtl w:val="0"/>
                </w:rPr>
                <w:t xml:space="preserve">https://doi.org/10.1016/j.joclim.2023.100240</w:t>
                <w:br w:type="textWrapping"/>
              </w:r>
            </w:hyperlink>
            <w:r w:rsidDel="00000000" w:rsidR="00000000" w:rsidRPr="00000000">
              <w:rPr>
                <w:rtl w:val="0"/>
              </w:rPr>
            </w:r>
          </w:p>
          <w:p w:rsidR="00000000" w:rsidDel="00000000" w:rsidP="00000000" w:rsidRDefault="00000000" w:rsidRPr="00000000" w14:paraId="00001CDB">
            <w:pPr>
              <w:numPr>
                <w:ilvl w:val="0"/>
                <w:numId w:val="303"/>
              </w:numPr>
              <w:spacing w:after="0" w:afterAutospacing="0" w:before="0" w:beforeAutospacing="0" w:lineRule="auto"/>
              <w:ind w:left="720" w:hanging="360"/>
            </w:pPr>
            <w:r w:rsidDel="00000000" w:rsidR="00000000" w:rsidRPr="00000000">
              <w:rPr>
                <w:rtl w:val="0"/>
              </w:rPr>
              <w:t xml:space="preserve">Ma, C., Qirui, C., &amp; Lv, Y. (2023). "One community at a time": Promoting community resilience in the face of natural hazards and public health challenges. </w:t>
            </w:r>
            <w:r w:rsidDel="00000000" w:rsidR="00000000" w:rsidRPr="00000000">
              <w:rPr>
                <w:i w:val="1"/>
                <w:iCs w:val="1"/>
                <w:rtl w:val="0"/>
              </w:rPr>
              <w:t xml:space="preserve">BMC Public Health, 23,</w:t>
            </w:r>
            <w:r w:rsidDel="00000000" w:rsidR="00000000" w:rsidRPr="00000000">
              <w:rPr>
                <w:rtl w:val="0"/>
              </w:rPr>
              <w:t xml:space="preserve"> 2510.</w:t>
            </w:r>
            <w:hyperlink r:id="rId910">
              <w:r w:rsidDel="00000000" w:rsidR="00000000" w:rsidRPr="00000000">
                <w:rPr>
                  <w:rtl w:val="0"/>
                </w:rPr>
                <w:t xml:space="preserve"> </w:t>
              </w:r>
            </w:hyperlink>
            <w:hyperlink r:id="rId911">
              <w:r w:rsidDel="00000000" w:rsidR="00000000" w:rsidRPr="00000000">
                <w:rPr>
                  <w:color w:val="1155cc"/>
                  <w:u w:val="single"/>
                  <w:rtl w:val="0"/>
                </w:rPr>
                <w:t xml:space="preserve">https://doi.org/10.1186/s12889-023-17458-x</w:t>
                <w:br w:type="textWrapping"/>
              </w:r>
            </w:hyperlink>
            <w:r w:rsidDel="00000000" w:rsidR="00000000" w:rsidRPr="00000000">
              <w:rPr>
                <w:rtl w:val="0"/>
              </w:rPr>
            </w:r>
          </w:p>
          <w:p w:rsidR="00000000" w:rsidDel="00000000" w:rsidP="00000000" w:rsidRDefault="00000000" w:rsidRPr="00000000" w14:paraId="00001CDC">
            <w:pPr>
              <w:numPr>
                <w:ilvl w:val="0"/>
                <w:numId w:val="303"/>
              </w:numPr>
              <w:spacing w:after="0" w:afterAutospacing="0" w:before="0" w:beforeAutospacing="0" w:lineRule="auto"/>
              <w:ind w:left="720" w:hanging="360"/>
            </w:pPr>
            <w:r w:rsidDel="00000000" w:rsidR="00000000" w:rsidRPr="00000000">
              <w:rPr>
                <w:rtl w:val="0"/>
              </w:rPr>
              <w:t xml:space="preserve">Porter, L., Rickards, L., Verlie, B., Bosomworth, K., Moloney, S., Lay, B., &amp; Pellow, D. (2020). Climate justice in a climate changed world. </w:t>
            </w:r>
            <w:r w:rsidDel="00000000" w:rsidR="00000000" w:rsidRPr="00000000">
              <w:rPr>
                <w:i w:val="1"/>
                <w:iCs w:val="1"/>
                <w:rtl w:val="0"/>
              </w:rPr>
              <w:t xml:space="preserve">Planning Theory &amp; Practice, 21</w:t>
            </w:r>
            <w:r w:rsidDel="00000000" w:rsidR="00000000" w:rsidRPr="00000000">
              <w:rPr>
                <w:rtl w:val="0"/>
              </w:rPr>
              <w:t xml:space="preserve">(2), 293–321.</w:t>
            </w:r>
            <w:hyperlink r:id="rId912">
              <w:r w:rsidDel="00000000" w:rsidR="00000000" w:rsidRPr="00000000">
                <w:rPr>
                  <w:rtl w:val="0"/>
                </w:rPr>
                <w:t xml:space="preserve"> </w:t>
              </w:r>
            </w:hyperlink>
            <w:hyperlink r:id="rId913">
              <w:r w:rsidDel="00000000" w:rsidR="00000000" w:rsidRPr="00000000">
                <w:rPr>
                  <w:color w:val="1155cc"/>
                  <w:u w:val="single"/>
                  <w:rtl w:val="0"/>
                </w:rPr>
                <w:t xml:space="preserve">https://doi.org/10.1080/14649357.2020.1748959</w:t>
                <w:br w:type="textWrapping"/>
              </w:r>
            </w:hyperlink>
            <w:r w:rsidDel="00000000" w:rsidR="00000000" w:rsidRPr="00000000">
              <w:rPr>
                <w:rtl w:val="0"/>
              </w:rPr>
            </w:r>
          </w:p>
          <w:p w:rsidR="00000000" w:rsidDel="00000000" w:rsidP="00000000" w:rsidRDefault="00000000" w:rsidRPr="00000000" w14:paraId="00001CDD">
            <w:pPr>
              <w:numPr>
                <w:ilvl w:val="0"/>
                <w:numId w:val="303"/>
              </w:numPr>
              <w:spacing w:after="0" w:afterAutospacing="0" w:before="0" w:beforeAutospacing="0" w:lineRule="auto"/>
              <w:ind w:left="720" w:hanging="360"/>
            </w:pPr>
            <w:r w:rsidDel="00000000" w:rsidR="00000000" w:rsidRPr="00000000">
              <w:rPr>
                <w:rtl w:val="0"/>
              </w:rPr>
              <w:t xml:space="preserve">Redvers, N., Aubrey, P., Celidwen, Y., &amp; Hill, K. (2023). Indigenous peoples: Traditional knowledges, climate change, and health. </w:t>
            </w:r>
            <w:r w:rsidDel="00000000" w:rsidR="00000000" w:rsidRPr="00000000">
              <w:rPr>
                <w:i w:val="1"/>
                <w:iCs w:val="1"/>
                <w:rtl w:val="0"/>
              </w:rPr>
              <w:t xml:space="preserve">PLOS Global Public Health, 3</w:t>
            </w:r>
            <w:r w:rsidDel="00000000" w:rsidR="00000000" w:rsidRPr="00000000">
              <w:rPr>
                <w:rtl w:val="0"/>
              </w:rPr>
              <w:t xml:space="preserve">(10), e0002474.</w:t>
            </w:r>
            <w:hyperlink r:id="rId914">
              <w:r w:rsidDel="00000000" w:rsidR="00000000" w:rsidRPr="00000000">
                <w:rPr>
                  <w:rtl w:val="0"/>
                </w:rPr>
                <w:t xml:space="preserve"> </w:t>
              </w:r>
            </w:hyperlink>
            <w:hyperlink r:id="rId915">
              <w:r w:rsidDel="00000000" w:rsidR="00000000" w:rsidRPr="00000000">
                <w:rPr>
                  <w:color w:val="1155cc"/>
                  <w:u w:val="single"/>
                  <w:rtl w:val="0"/>
                </w:rPr>
                <w:t xml:space="preserve">https://doi.org/10.1371/journal.pgph.0002474</w:t>
                <w:br w:type="textWrapping"/>
              </w:r>
            </w:hyperlink>
            <w:r w:rsidDel="00000000" w:rsidR="00000000" w:rsidRPr="00000000">
              <w:rPr>
                <w:rtl w:val="0"/>
              </w:rPr>
            </w:r>
          </w:p>
          <w:p w:rsidR="00000000" w:rsidDel="00000000" w:rsidP="00000000" w:rsidRDefault="00000000" w:rsidRPr="00000000" w14:paraId="00001CDE">
            <w:pPr>
              <w:numPr>
                <w:ilvl w:val="0"/>
                <w:numId w:val="303"/>
              </w:numPr>
              <w:spacing w:after="0" w:afterAutospacing="0" w:before="0" w:beforeAutospacing="0" w:lineRule="auto"/>
              <w:ind w:left="720" w:hanging="360"/>
            </w:pPr>
            <w:r w:rsidDel="00000000" w:rsidR="00000000" w:rsidRPr="00000000">
              <w:rPr>
                <w:rtl w:val="0"/>
              </w:rPr>
              <w:t xml:space="preserve">Resnik, D. B. (2022). Environmental justice and climate change policies. </w:t>
            </w:r>
            <w:r w:rsidDel="00000000" w:rsidR="00000000" w:rsidRPr="00000000">
              <w:rPr>
                <w:i w:val="1"/>
                <w:iCs w:val="1"/>
                <w:rtl w:val="0"/>
              </w:rPr>
              <w:t xml:space="preserve">Bioethics, 36</w:t>
            </w:r>
            <w:r w:rsidDel="00000000" w:rsidR="00000000" w:rsidRPr="00000000">
              <w:rPr>
                <w:rtl w:val="0"/>
              </w:rPr>
              <w:t xml:space="preserve">(7), 735–741.</w:t>
            </w:r>
            <w:hyperlink r:id="rId916">
              <w:r w:rsidDel="00000000" w:rsidR="00000000" w:rsidRPr="00000000">
                <w:rPr>
                  <w:rtl w:val="0"/>
                </w:rPr>
                <w:t xml:space="preserve"> </w:t>
              </w:r>
            </w:hyperlink>
            <w:hyperlink r:id="rId917">
              <w:r w:rsidDel="00000000" w:rsidR="00000000" w:rsidRPr="00000000">
                <w:rPr>
                  <w:color w:val="1155cc"/>
                  <w:u w:val="single"/>
                  <w:rtl w:val="0"/>
                </w:rPr>
                <w:t xml:space="preserve">https://doi.org/10.1111/bioe.13042</w:t>
                <w:br w:type="textWrapping"/>
              </w:r>
            </w:hyperlink>
            <w:r w:rsidDel="00000000" w:rsidR="00000000" w:rsidRPr="00000000">
              <w:rPr>
                <w:rtl w:val="0"/>
              </w:rPr>
            </w:r>
          </w:p>
          <w:p w:rsidR="00000000" w:rsidDel="00000000" w:rsidP="00000000" w:rsidRDefault="00000000" w:rsidRPr="00000000" w14:paraId="00001CDF">
            <w:pPr>
              <w:numPr>
                <w:ilvl w:val="0"/>
                <w:numId w:val="303"/>
              </w:numPr>
              <w:spacing w:after="0" w:afterAutospacing="0" w:before="0" w:beforeAutospacing="0" w:lineRule="auto"/>
              <w:ind w:left="720" w:hanging="360"/>
            </w:pPr>
            <w:r w:rsidDel="00000000" w:rsidR="00000000" w:rsidRPr="00000000">
              <w:rPr>
                <w:rtl w:val="0"/>
              </w:rPr>
              <w:t xml:space="preserve">Sifuentes, J. E., York, E., &amp; Fultineer, C. (2021). Social resilience and climate change: Findings from community listening sessions. </w:t>
            </w:r>
            <w:r w:rsidDel="00000000" w:rsidR="00000000" w:rsidRPr="00000000">
              <w:rPr>
                <w:i w:val="1"/>
                <w:iCs w:val="1"/>
                <w:rtl w:val="0"/>
              </w:rPr>
              <w:t xml:space="preserve">The Lancet Planetary Health, 5</w:t>
            </w:r>
            <w:r w:rsidDel="00000000" w:rsidR="00000000" w:rsidRPr="00000000">
              <w:rPr>
                <w:rtl w:val="0"/>
              </w:rPr>
              <w:t xml:space="preserve">(S3).</w:t>
            </w:r>
            <w:hyperlink r:id="rId918">
              <w:r w:rsidDel="00000000" w:rsidR="00000000" w:rsidRPr="00000000">
                <w:rPr>
                  <w:rtl w:val="0"/>
                </w:rPr>
                <w:t xml:space="preserve"> </w:t>
              </w:r>
            </w:hyperlink>
            <w:hyperlink r:id="rId919">
              <w:r w:rsidDel="00000000" w:rsidR="00000000" w:rsidRPr="00000000">
                <w:rPr>
                  <w:color w:val="1155cc"/>
                  <w:u w:val="single"/>
                  <w:rtl w:val="0"/>
                </w:rPr>
                <w:t xml:space="preserve">https://doi.org/10.1016/S2542-5196(21)00087-5</w:t>
                <w:br w:type="textWrapping"/>
              </w:r>
            </w:hyperlink>
            <w:r w:rsidDel="00000000" w:rsidR="00000000" w:rsidRPr="00000000">
              <w:rPr>
                <w:rtl w:val="0"/>
              </w:rPr>
            </w:r>
          </w:p>
          <w:p w:rsidR="00000000" w:rsidDel="00000000" w:rsidP="00000000" w:rsidRDefault="00000000" w:rsidRPr="00000000" w14:paraId="00001CE0">
            <w:pPr>
              <w:numPr>
                <w:ilvl w:val="0"/>
                <w:numId w:val="303"/>
              </w:numPr>
              <w:spacing w:after="0" w:afterAutospacing="0" w:before="0" w:beforeAutospacing="0" w:lineRule="auto"/>
              <w:ind w:left="720" w:hanging="360"/>
            </w:pPr>
            <w:r w:rsidDel="00000000" w:rsidR="00000000" w:rsidRPr="00000000">
              <w:rPr>
                <w:rtl w:val="0"/>
              </w:rPr>
              <w:t xml:space="preserve">Udo, W. (2020). An analysis of the human rights approach to climate change: The right to a healthy environment, intergenerational equity, and climate litigation. Dalhousie University Schulich School of Law.</w:t>
            </w:r>
            <w:hyperlink r:id="rId920">
              <w:r w:rsidDel="00000000" w:rsidR="00000000" w:rsidRPr="00000000">
                <w:rPr>
                  <w:rtl w:val="0"/>
                </w:rPr>
                <w:t xml:space="preserve"> </w:t>
              </w:r>
            </w:hyperlink>
            <w:hyperlink r:id="rId921">
              <w:r w:rsidDel="00000000" w:rsidR="00000000" w:rsidRPr="00000000">
                <w:rPr>
                  <w:color w:val="1155cc"/>
                  <w:u w:val="single"/>
                  <w:rtl w:val="0"/>
                </w:rPr>
                <w:t xml:space="preserve">https://digitalcommons.schulichlaw.dal.ca/cgi/viewcontent.cgi?article=1105&amp;context=llm_theses</w:t>
                <w:br w:type="textWrapping"/>
              </w:r>
            </w:hyperlink>
            <w:r w:rsidDel="00000000" w:rsidR="00000000" w:rsidRPr="00000000">
              <w:rPr>
                <w:rtl w:val="0"/>
              </w:rPr>
            </w:r>
          </w:p>
          <w:p w:rsidR="00000000" w:rsidDel="00000000" w:rsidP="00000000" w:rsidRDefault="00000000" w:rsidRPr="00000000" w14:paraId="00001CE1">
            <w:pPr>
              <w:numPr>
                <w:ilvl w:val="0"/>
                <w:numId w:val="303"/>
              </w:numPr>
              <w:spacing w:after="200" w:afterAutospacing="0" w:lineRule="auto"/>
              <w:ind w:left="720" w:hanging="360"/>
            </w:pPr>
            <w:r w:rsidDel="00000000" w:rsidR="00000000" w:rsidRPr="00000000">
              <w:rPr>
                <w:rtl w:val="0"/>
              </w:rPr>
              <w:t xml:space="preserve">Valodia, I., Taylor, J., &amp; Lehmann‑Grube, K. (2024, November 15). Will the COP29 climate talks tackle injustice? Wits University. </w:t>
            </w:r>
            <w:hyperlink r:id="rId922">
              <w:r w:rsidDel="00000000" w:rsidR="00000000" w:rsidRPr="00000000">
                <w:rPr>
                  <w:color w:val="1155cc"/>
                  <w:u w:val="single"/>
                  <w:rtl w:val="0"/>
                </w:rPr>
                <w:t xml:space="preserve">https://www.wits.ac.za/news/latest-news/opinion/2024/2024-11/will-the-cop29-climate-talks-tackle-injustice.html</w:t>
              </w:r>
            </w:hyperlink>
            <w:r w:rsidDel="00000000" w:rsidR="00000000" w:rsidRPr="00000000">
              <w:rPr>
                <w:rtl w:val="0"/>
              </w:rPr>
            </w:r>
          </w:p>
          <w:p w:rsidR="00000000" w:rsidDel="00000000" w:rsidP="00000000" w:rsidRDefault="00000000" w:rsidRPr="00000000" w14:paraId="00001CE2">
            <w:pPr>
              <w:numPr>
                <w:ilvl w:val="0"/>
                <w:numId w:val="303"/>
              </w:numPr>
              <w:spacing w:after="240" w:before="200" w:beforeAutospacing="0" w:lineRule="auto"/>
              <w:ind w:left="720" w:hanging="360"/>
            </w:pPr>
            <w:r w:rsidDel="00000000" w:rsidR="00000000" w:rsidRPr="00000000">
              <w:rPr>
                <w:rtl w:val="0"/>
              </w:rPr>
              <w:t xml:space="preserve">Warlenius, R. H. (2023). The limits to degrowth: Economic and climatic consequences of pessimist assumptions on decoupling. </w:t>
            </w:r>
            <w:r w:rsidDel="00000000" w:rsidR="00000000" w:rsidRPr="00000000">
              <w:rPr>
                <w:i w:val="1"/>
                <w:iCs w:val="1"/>
                <w:rtl w:val="0"/>
              </w:rPr>
              <w:t xml:space="preserve">Ecological Economics, 213,</w:t>
            </w:r>
            <w:r w:rsidDel="00000000" w:rsidR="00000000" w:rsidRPr="00000000">
              <w:rPr>
                <w:rtl w:val="0"/>
              </w:rPr>
              <w:t xml:space="preserve"> 107937.</w:t>
            </w:r>
            <w:hyperlink r:id="rId923">
              <w:r w:rsidDel="00000000" w:rsidR="00000000" w:rsidRPr="00000000">
                <w:rPr>
                  <w:rtl w:val="0"/>
                </w:rPr>
                <w:t xml:space="preserve"> </w:t>
              </w:r>
            </w:hyperlink>
            <w:hyperlink r:id="rId924">
              <w:r w:rsidDel="00000000" w:rsidR="00000000" w:rsidRPr="00000000">
                <w:rPr>
                  <w:color w:val="1155cc"/>
                  <w:u w:val="single"/>
                  <w:rtl w:val="0"/>
                </w:rPr>
                <w:t xml:space="preserve">https://doi.org/10.1016/j.ecolecon.2023.107937</w:t>
              </w:r>
            </w:hyperlink>
            <w:r w:rsidDel="00000000" w:rsidR="00000000" w:rsidRPr="00000000">
              <w:rPr>
                <w:rtl w:val="0"/>
              </w:rPr>
            </w:r>
          </w:p>
          <w:p w:rsidR="00000000" w:rsidDel="00000000" w:rsidP="00000000" w:rsidRDefault="00000000" w:rsidRPr="00000000" w14:paraId="00001CE3">
            <w:pPr>
              <w:widowControl w:val="0"/>
              <w:spacing w:line="240" w:lineRule="auto"/>
              <w:rPr/>
            </w:pPr>
            <w:r w:rsidDel="00000000" w:rsidR="00000000" w:rsidRPr="00000000">
              <w:rPr>
                <w:rtl w:val="0"/>
              </w:rPr>
            </w:r>
          </w:p>
        </w:tc>
      </w:tr>
    </w:tbl>
    <w:p w:rsidR="00000000" w:rsidDel="00000000" w:rsidP="00000000" w:rsidRDefault="00000000" w:rsidRPr="00000000" w14:paraId="00001CE4">
      <w:pPr>
        <w:rPr/>
        <w:sectPr>
          <w:headerReference r:id="rId925" w:type="default"/>
          <w:footerReference r:id="rId926"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C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27" w:type="default"/>
          <w:footerReference r:id="rId928" w:type="default"/>
          <w:type w:val="nextPage"/>
          <w:pgSz w:h="12240" w:w="15840" w:orient="landscape"/>
          <w:pgMar w:bottom="1440.0000000000002" w:top="1440.0000000000002" w:left="1440.0000000000002" w:right="1440.0000000000002" w:header="720" w:footer="720"/>
          <w:pgNumType w:start="1"/>
        </w:sectPr>
      </w:pPr>
      <w:bookmarkStart w:colFirst="0" w:colLast="0" w:name="_evea1ttunu" w:id="435"/>
      <w:bookmarkEnd w:id="4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Indigenous Knowledge Systems and Frameworks</w:t>
      </w:r>
      <w:r w:rsidDel="00000000" w:rsidR="00000000" w:rsidRPr="00000000">
        <w:rPr>
          <w:rtl w:val="0"/>
        </w:rPr>
      </w:r>
    </w:p>
    <w:p w:rsidR="00000000" w:rsidDel="00000000" w:rsidP="00000000" w:rsidRDefault="00000000" w:rsidRPr="00000000" w14:paraId="00001CE6">
      <w:pPr>
        <w:pStyle w:val="Heading1"/>
        <w:spacing w:after="240" w:before="240" w:lineRule="auto"/>
        <w:rPr/>
      </w:pPr>
      <w:bookmarkStart w:colFirst="0" w:colLast="0" w:name="_sr8m6i7u7zef" w:id="436"/>
      <w:bookmarkEnd w:id="436"/>
      <w:r w:rsidDel="00000000" w:rsidR="00000000" w:rsidRPr="00000000">
        <w:rPr>
          <w:rtl w:val="0"/>
        </w:rPr>
      </w:r>
    </w:p>
    <w:tbl>
      <w:tblPr>
        <w:tblStyle w:val="Table208"/>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rHeight w:val="1851.2255859374998" w:hRule="atLeast"/>
          <w:tblHeader w:val="0"/>
        </w:trPr>
        <w:tc>
          <w:tcPr>
            <w:shd w:fill="f4cccc" w:val="clear"/>
          </w:tcPr>
          <w:p w:rsidR="00000000" w:rsidDel="00000000" w:rsidP="00000000" w:rsidRDefault="00000000" w:rsidRPr="00000000" w14:paraId="00001CE7">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CE8">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CE9">
            <w:pPr>
              <w:widowControl w:val="0"/>
              <w:rPr>
                <w:b w:val="1"/>
                <w:bCs w:val="1"/>
                <w:sz w:val="28"/>
                <w:szCs w:val="28"/>
              </w:rPr>
            </w:pPr>
            <w:r w:rsidDel="00000000" w:rsidR="00000000" w:rsidRPr="00000000">
              <w:rPr>
                <w:b w:val="1"/>
                <w:bCs w:val="1"/>
                <w:sz w:val="28"/>
                <w:szCs w:val="28"/>
                <w:rtl w:val="0"/>
              </w:rPr>
              <w:t xml:space="preserve">Section 4 is now closed for review and we are no longer accepting comments. Thank you for your contributions!</w:t>
            </w:r>
          </w:p>
          <w:p w:rsidR="00000000" w:rsidDel="00000000" w:rsidP="00000000" w:rsidRDefault="00000000" w:rsidRPr="00000000" w14:paraId="00001CEA">
            <w:pPr>
              <w:widowControl w:val="0"/>
              <w:rPr>
                <w:sz w:val="28"/>
                <w:szCs w:val="28"/>
              </w:rPr>
            </w:pPr>
            <w:r w:rsidDel="00000000" w:rsidR="00000000" w:rsidRPr="00000000">
              <w:rPr>
                <w:rtl w:val="0"/>
              </w:rPr>
            </w:r>
          </w:p>
          <w:p w:rsidR="00000000" w:rsidDel="00000000" w:rsidP="00000000" w:rsidRDefault="00000000" w:rsidRPr="00000000" w14:paraId="00001CEB">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1CEC">
            <w:pPr>
              <w:widowControl w:val="0"/>
              <w:rPr>
                <w:b w:val="1"/>
                <w:bCs w:val="1"/>
                <w:sz w:val="28"/>
                <w:szCs w:val="28"/>
              </w:rPr>
            </w:pPr>
            <w:r w:rsidDel="00000000" w:rsidR="00000000" w:rsidRPr="00000000">
              <w:rPr>
                <w:rtl w:val="0"/>
              </w:rPr>
            </w:r>
          </w:p>
          <w:p w:rsidR="00000000" w:rsidDel="00000000" w:rsidP="00000000" w:rsidRDefault="00000000" w:rsidRPr="00000000" w14:paraId="00001CED">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1CEE">
      <w:pPr>
        <w:pStyle w:val="Heading1"/>
        <w:spacing w:after="240" w:before="240" w:lineRule="auto"/>
        <w:rPr>
          <w:b w:val="0"/>
          <w:bCs w:val="0"/>
        </w:rPr>
      </w:pPr>
      <w:bookmarkStart w:colFirst="0" w:colLast="0" w:name="_i5i9jl68g5qc" w:id="437"/>
      <w:bookmarkEnd w:id="437"/>
      <w:r w:rsidDel="00000000" w:rsidR="00000000" w:rsidRPr="00000000">
        <w:rPr>
          <w:rtl w:val="0"/>
        </w:rPr>
      </w:r>
    </w:p>
    <w:p w:rsidR="00000000" w:rsidDel="00000000" w:rsidP="00000000" w:rsidRDefault="00000000" w:rsidRPr="00000000" w14:paraId="00001CEF">
      <w:pPr>
        <w:rPr/>
      </w:pPr>
      <w:r w:rsidDel="00000000" w:rsidR="00000000" w:rsidRPr="00000000">
        <w:rPr>
          <w:rtl w:val="0"/>
        </w:rPr>
      </w:r>
    </w:p>
    <w:p w:rsidR="00000000" w:rsidDel="00000000" w:rsidP="00000000" w:rsidRDefault="00000000" w:rsidRPr="00000000" w14:paraId="00001CF0">
      <w:pPr>
        <w:rPr/>
      </w:pPr>
      <w:r w:rsidDel="00000000" w:rsidR="00000000" w:rsidRPr="00000000">
        <w:rPr>
          <w:rtl w:val="0"/>
        </w:rPr>
      </w:r>
    </w:p>
    <w:p w:rsidR="00000000" w:rsidDel="00000000" w:rsidP="00000000" w:rsidRDefault="00000000" w:rsidRPr="00000000" w14:paraId="00001CF1">
      <w:pPr>
        <w:rPr/>
      </w:pPr>
      <w:r w:rsidDel="00000000" w:rsidR="00000000" w:rsidRPr="00000000">
        <w:rPr>
          <w:rtl w:val="0"/>
        </w:rPr>
      </w:r>
    </w:p>
    <w:p w:rsidR="00000000" w:rsidDel="00000000" w:rsidP="00000000" w:rsidRDefault="00000000" w:rsidRPr="00000000" w14:paraId="00001CF2">
      <w:pPr>
        <w:rPr/>
      </w:pPr>
      <w:r w:rsidDel="00000000" w:rsidR="00000000" w:rsidRPr="00000000">
        <w:rPr>
          <w:rtl w:val="0"/>
        </w:rPr>
      </w:r>
    </w:p>
    <w:p w:rsidR="00000000" w:rsidDel="00000000" w:rsidP="00000000" w:rsidRDefault="00000000" w:rsidRPr="00000000" w14:paraId="00001CF3">
      <w:pPr>
        <w:rPr/>
      </w:pPr>
      <w:r w:rsidDel="00000000" w:rsidR="00000000" w:rsidRPr="00000000">
        <w:rPr>
          <w:rtl w:val="0"/>
        </w:rPr>
      </w:r>
    </w:p>
    <w:p w:rsidR="00000000" w:rsidDel="00000000" w:rsidP="00000000" w:rsidRDefault="00000000" w:rsidRPr="00000000" w14:paraId="00001CF4">
      <w:pPr>
        <w:pStyle w:val="Heading1"/>
        <w:spacing w:after="240" w:before="240" w:lineRule="auto"/>
        <w:rPr/>
      </w:pPr>
      <w:bookmarkStart w:colFirst="0" w:colLast="0" w:name="_2jeg8n29ku6s" w:id="438"/>
      <w:bookmarkEnd w:id="438"/>
      <w:r w:rsidDel="00000000" w:rsidR="00000000" w:rsidRPr="00000000">
        <w:rPr>
          <w:rtl w:val="0"/>
        </w:rPr>
      </w:r>
    </w:p>
    <w:p w:rsidR="00000000" w:rsidDel="00000000" w:rsidP="00000000" w:rsidRDefault="00000000" w:rsidRPr="00000000" w14:paraId="00001CF5">
      <w:pPr>
        <w:rPr/>
      </w:pPr>
      <w:r w:rsidDel="00000000" w:rsidR="00000000" w:rsidRPr="00000000">
        <w:rPr>
          <w:rtl w:val="0"/>
        </w:rPr>
      </w:r>
    </w:p>
    <w:p w:rsidR="00000000" w:rsidDel="00000000" w:rsidP="00000000" w:rsidRDefault="00000000" w:rsidRPr="00000000" w14:paraId="00001CF6">
      <w:pPr>
        <w:pStyle w:val="Heading1"/>
        <w:spacing w:after="240" w:before="240" w:lineRule="auto"/>
        <w:rPr>
          <w:b w:val="0"/>
          <w:bCs w:val="0"/>
        </w:rPr>
      </w:pPr>
      <w:bookmarkStart w:colFirst="0" w:colLast="0" w:name="_oygej075ealc" w:id="439"/>
      <w:bookmarkEnd w:id="439"/>
      <w:commentRangeStart w:id="359"/>
      <w:r w:rsidDel="00000000" w:rsidR="00000000" w:rsidRPr="00000000">
        <w:rPr>
          <w:rtl w:val="0"/>
        </w:rPr>
        <w:t xml:space="preserve">Indigenous </w:t>
      </w:r>
      <w:commentRangeEnd w:id="359"/>
      <w:r w:rsidDel="00000000" w:rsidR="00000000" w:rsidRPr="00000000">
        <w:commentReference w:id="359"/>
      </w:r>
      <w:r w:rsidDel="00000000" w:rsidR="00000000" w:rsidRPr="00000000">
        <w:rPr>
          <w:rtl w:val="0"/>
        </w:rPr>
        <w:t xml:space="preserve">Knowledge Systems and </w:t>
      </w:r>
      <w:commentRangeStart w:id="360"/>
      <w:commentRangeStart w:id="361"/>
      <w:r w:rsidDel="00000000" w:rsidR="00000000" w:rsidRPr="00000000">
        <w:rPr>
          <w:rtl w:val="0"/>
        </w:rPr>
        <w:t xml:space="preserve">Frameworks</w:t>
      </w:r>
      <w:commentRangeEnd w:id="360"/>
      <w:r w:rsidDel="00000000" w:rsidR="00000000" w:rsidRPr="00000000">
        <w:commentReference w:id="360"/>
      </w:r>
      <w:commentRangeEnd w:id="361"/>
      <w:r w:rsidDel="00000000" w:rsidR="00000000" w:rsidRPr="00000000">
        <w:commentReference w:id="361"/>
      </w:r>
      <w:r w:rsidDel="00000000" w:rsidR="00000000" w:rsidRPr="00000000">
        <w:rPr>
          <w:rtl w:val="0"/>
        </w:rPr>
      </w:r>
    </w:p>
    <w:tbl>
      <w:tblPr>
        <w:tblStyle w:val="Table209"/>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1CF7">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1CF8">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1CF9">
            <w:pPr>
              <w:widowControl w:val="0"/>
              <w:numPr>
                <w:ilvl w:val="0"/>
                <w:numId w:val="291"/>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1CFA">
            <w:pPr>
              <w:widowControl w:val="0"/>
              <w:numPr>
                <w:ilvl w:val="0"/>
                <w:numId w:val="291"/>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1CFB">
            <w:pPr>
              <w:widowControl w:val="0"/>
              <w:numPr>
                <w:ilvl w:val="0"/>
                <w:numId w:val="291"/>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1CFC">
            <w:pPr>
              <w:widowControl w:val="0"/>
              <w:numPr>
                <w:ilvl w:val="0"/>
                <w:numId w:val="291"/>
              </w:numPr>
              <w:spacing w:line="240" w:lineRule="auto"/>
              <w:ind w:left="720" w:hanging="360"/>
            </w:pPr>
            <w:ins w:author="Mike Marchand" w:id="658" w:date="2025-12-15T01:15:28Z">
              <w:r w:rsidDel="00000000" w:rsidR="00000000" w:rsidRPr="00000000">
                <w:rPr>
                  <w:rtl w:val="0"/>
                </w:rPr>
                <w:t xml:space="preserve">Michael Marchand, sqilxw, syilx Nation - Cultural Safety Consultant</w:t>
              </w:r>
            </w:ins>
            <w:r w:rsidDel="00000000" w:rsidR="00000000" w:rsidRPr="00000000">
              <w:rPr>
                <w:rtl w:val="0"/>
              </w:rPr>
              <w:t xml:space="preserve"> </w:t>
            </w:r>
          </w:p>
          <w:p w:rsidR="00000000" w:rsidDel="00000000" w:rsidP="00000000" w:rsidRDefault="00000000" w:rsidRPr="00000000" w14:paraId="00001CFD">
            <w:pPr>
              <w:widowControl w:val="0"/>
              <w:numPr>
                <w:ilvl w:val="0"/>
                <w:numId w:val="291"/>
              </w:numPr>
              <w:spacing w:line="240" w:lineRule="auto"/>
              <w:ind w:left="720" w:hanging="360"/>
            </w:pPr>
            <w:ins w:author="Claire Perry" w:id="659" w:date="2025-12-21T02:52:04Z">
              <w:r w:rsidDel="00000000" w:rsidR="00000000" w:rsidRPr="00000000">
                <w:rPr>
                  <w:rtl w:val="0"/>
                </w:rPr>
                <w:t xml:space="preserve">Claire Perry, Centre for Addiction and Mental Health</w:t>
              </w:r>
            </w:ins>
            <w:del w:author="Claire Perry" w:id="659" w:date="2025-12-21T02:52:04Z">
              <w:r w:rsidDel="00000000" w:rsidR="00000000" w:rsidRPr="00000000">
                <w:rPr>
                  <w:rtl w:val="0"/>
                </w:rPr>
                <w:delText xml:space="preserve"> </w:delText>
              </w:r>
            </w:del>
            <w:r w:rsidDel="00000000" w:rsidR="00000000" w:rsidRPr="00000000">
              <w:rPr>
                <w:rtl w:val="0"/>
              </w:rPr>
            </w:r>
          </w:p>
          <w:p w:rsidR="00000000" w:rsidDel="00000000" w:rsidP="00000000" w:rsidRDefault="00000000" w:rsidRPr="00000000" w14:paraId="00001CFE">
            <w:pPr>
              <w:widowControl w:val="0"/>
              <w:numPr>
                <w:ilvl w:val="0"/>
                <w:numId w:val="291"/>
              </w:numPr>
              <w:spacing w:line="240" w:lineRule="auto"/>
              <w:ind w:left="720" w:hanging="360"/>
            </w:pPr>
            <w:r w:rsidDel="00000000" w:rsidR="00000000" w:rsidRPr="00000000">
              <w:rPr>
                <w:rtl w:val="0"/>
              </w:rPr>
            </w:r>
          </w:p>
        </w:tc>
      </w:tr>
    </w:tbl>
    <w:p w:rsidR="00000000" w:rsidDel="00000000" w:rsidP="00000000" w:rsidRDefault="00000000" w:rsidRPr="00000000" w14:paraId="00001CFF">
      <w:pPr>
        <w:spacing w:after="240" w:before="240" w:lineRule="auto"/>
        <w:rPr/>
      </w:pPr>
      <w:r w:rsidDel="00000000" w:rsidR="00000000" w:rsidRPr="00000000">
        <w:rPr>
          <w:rtl w:val="0"/>
        </w:rPr>
      </w:r>
    </w:p>
    <w:tbl>
      <w:tblPr>
        <w:tblStyle w:val="Table21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1D00">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1D01">
            <w:pPr>
              <w:widowControl w:val="0"/>
              <w:spacing w:after="240" w:before="240" w:line="240" w:lineRule="auto"/>
              <w:rPr/>
            </w:pPr>
            <w:r w:rsidDel="00000000" w:rsidR="00000000" w:rsidRPr="00000000">
              <w:rPr>
                <w:rtl w:val="0"/>
              </w:rPr>
              <w:t xml:space="preserve">Indigenous </w:t>
            </w:r>
            <w:ins w:author="Mike Marchand" w:id="660" w:date="2025-12-15T01:15:35Z">
              <w:r w:rsidDel="00000000" w:rsidR="00000000" w:rsidRPr="00000000">
                <w:rPr>
                  <w:rtl w:val="0"/>
                </w:rPr>
                <w:t xml:space="preserve">P</w:t>
              </w:r>
            </w:ins>
            <w:del w:author="Mike Marchand" w:id="660" w:date="2025-12-15T01:15:35Z">
              <w:r w:rsidDel="00000000" w:rsidR="00000000" w:rsidRPr="00000000">
                <w:rPr>
                  <w:rtl w:val="0"/>
                </w:rPr>
                <w:delText xml:space="preserve">p</w:delText>
              </w:r>
            </w:del>
            <w:r w:rsidDel="00000000" w:rsidR="00000000" w:rsidRPr="00000000">
              <w:rPr>
                <w:rtl w:val="0"/>
              </w:rPr>
              <w:t xml:space="preserve">eoples safeguard a remarkable portion of the world’s biodiversity – often cited around 80% of what remains – and they do so while living in deep relationship with the land. Their worldviews braid together ecological, spiritual, social, and mental well-being into one continuum. In discussions about climate change and mental health, this perspective is incredibly important. Yet we also have to remember that Indigenous communities are on the frontlines of climate impacts and carry the weight of colonization’s legacy</w:t>
            </w:r>
            <w:ins w:author="Mike Marchand" w:id="661" w:date="2025-12-15T01:19:22Z">
              <w:r w:rsidDel="00000000" w:rsidR="00000000" w:rsidRPr="00000000">
                <w:rPr>
                  <w:rtl w:val="0"/>
                </w:rPr>
                <w:t xml:space="preserve"> as well as  ongoing colonization</w:t>
              </w:r>
            </w:ins>
            <w:r w:rsidDel="00000000" w:rsidR="00000000" w:rsidRPr="00000000">
              <w:rPr>
                <w:rtl w:val="0"/>
              </w:rPr>
              <w:t xml:space="preserve">. Many </w:t>
            </w:r>
            <w:ins w:author="Mike Marchand" w:id="662" w:date="2025-12-15T01:19:59Z">
              <w:r w:rsidDel="00000000" w:rsidR="00000000" w:rsidRPr="00000000">
                <w:rPr>
                  <w:rtl w:val="0"/>
                </w:rPr>
                <w:t xml:space="preserve">Indigenous Peoples </w:t>
              </w:r>
            </w:ins>
            <w:r w:rsidDel="00000000" w:rsidR="00000000" w:rsidRPr="00000000">
              <w:rPr>
                <w:rtl w:val="0"/>
              </w:rPr>
              <w:t xml:space="preserve">have endured family separations, like those from the Sixties Scoop in Canada, residential schools, and loss of ancestral lands. Understanding and centering Indigenous knowledge systems is not just an added bonus; it’s indispensable to any climate policy or practice that aims to address climate-related distress and build collective resilience.</w:t>
            </w:r>
            <w:commentRangeStart w:id="362"/>
            <w:r w:rsidDel="00000000" w:rsidR="00000000" w:rsidRPr="00000000">
              <w:rPr>
                <w:rtl w:val="0"/>
              </w:rPr>
            </w:r>
          </w:p>
          <w:p w:rsidR="00000000" w:rsidDel="00000000" w:rsidP="00000000" w:rsidRDefault="00000000" w:rsidRPr="00000000" w14:paraId="00001D02">
            <w:pPr>
              <w:widowControl w:val="0"/>
              <w:spacing w:after="240" w:before="240" w:line="240" w:lineRule="auto"/>
              <w:rPr/>
            </w:pPr>
            <w:commentRangeEnd w:id="362"/>
            <w:r w:rsidDel="00000000" w:rsidR="00000000" w:rsidRPr="00000000">
              <w:commentReference w:id="362"/>
            </w:r>
            <w:r w:rsidDel="00000000" w:rsidR="00000000" w:rsidRPr="00000000">
              <w:rPr>
                <w:rtl w:val="0"/>
              </w:rPr>
              <w:t xml:space="preserve">To fully grasp the mental health impacts of climate change for Indigenous peoples, we need to look at the historical and structural context. Climate hardships today are woven into a larger fabric of colonialism, violence, and displacement. And these aren’t just background facts; they actively shape how communities can respond to climate threats. Think about it: if a community was forced off their fertile land onto a flood-prone reserve, or if their families were torn apart by government policies in the last century, their ability to cope with a wildfire or a heatwave today is affected by those past traumas.</w:t>
            </w:r>
          </w:p>
          <w:p w:rsidR="00000000" w:rsidDel="00000000" w:rsidP="00000000" w:rsidRDefault="00000000" w:rsidRPr="00000000" w14:paraId="00001D03">
            <w:pPr>
              <w:widowControl w:val="0"/>
              <w:spacing w:after="240" w:before="240" w:line="240" w:lineRule="auto"/>
              <w:rPr/>
            </w:pPr>
            <w:r w:rsidDel="00000000" w:rsidR="00000000" w:rsidRPr="00000000">
              <w:rPr>
                <w:rtl w:val="0"/>
              </w:rPr>
              <w:t xml:space="preserve">Colonization and violence against Indigenous peoples – through forced removals, residential boarding schools, and events like the Sixties Scoop – fractured family systems and severed the connection to land. Imagine growing up where your parents or grandparents weren’t allowed to teach you your language or ceremonies. These policies tried to break Indigenous identity and resulted in deep intergenerational trauma. That trauma can amplify climate distress today. For example, losing a piece of land to erosion isn’t just losing property; it’s reopening a wound of an earlier loss, like the land taken generations ago.</w:t>
            </w:r>
          </w:p>
          <w:p w:rsidR="00000000" w:rsidDel="00000000" w:rsidP="00000000" w:rsidRDefault="00000000" w:rsidRPr="00000000" w14:paraId="00001D04">
            <w:pPr>
              <w:widowControl w:val="0"/>
              <w:spacing w:after="240" w:before="240" w:line="240" w:lineRule="auto"/>
              <w:rPr/>
            </w:pPr>
            <w:r w:rsidDel="00000000" w:rsidR="00000000" w:rsidRPr="00000000">
              <w:rPr>
                <w:rtl w:val="0"/>
              </w:rPr>
              <w:t xml:space="preserve">There was also systemic cultural suppression: for a long time, Indigenous ceremonies and languages were banned or discouraged by law. These were attempts to erase Indigenous ways of knowing. Yet, communities found ways to preserve their knowledge – sometimes in secret, sometimes through open resistance and revival movements. On top of that, displacement and environmental racism played a role. Many Indigenous communities were pushed to less desirable lands or saw mining and pipelines cut through their territories without consent. These practices increased their exposure to environmental hazards and stripped away resources that could help in adapting to climate change.</w:t>
            </w:r>
          </w:p>
          <w:p w:rsidR="00000000" w:rsidDel="00000000" w:rsidP="00000000" w:rsidRDefault="00000000" w:rsidRPr="00000000" w14:paraId="00001D05">
            <w:pPr>
              <w:widowControl w:val="0"/>
              <w:spacing w:after="240" w:before="240" w:line="240" w:lineRule="auto"/>
              <w:rPr/>
            </w:pPr>
            <w:r w:rsidDel="00000000" w:rsidR="00000000" w:rsidRPr="00000000">
              <w:rPr>
                <w:rtl w:val="0"/>
              </w:rPr>
              <w:t xml:space="preserve">Despite these assaults, Indigenous nations have shown extraordinary resilience</w:t>
            </w:r>
            <w:commentRangeStart w:id="363"/>
            <w:commentRangeStart w:id="364"/>
            <w:r w:rsidDel="00000000" w:rsidR="00000000" w:rsidRPr="00000000">
              <w:rPr>
                <w:rtl w:val="0"/>
              </w:rPr>
              <w:t xml:space="preserve">.</w:t>
            </w:r>
            <w:commentRangeEnd w:id="363"/>
            <w:r w:rsidDel="00000000" w:rsidR="00000000" w:rsidRPr="00000000">
              <w:commentReference w:id="363"/>
            </w:r>
            <w:commentRangeEnd w:id="364"/>
            <w:r w:rsidDel="00000000" w:rsidR="00000000" w:rsidRPr="00000000">
              <w:commentReference w:id="364"/>
            </w:r>
            <w:r w:rsidDel="00000000" w:rsidR="00000000" w:rsidRPr="00000000">
              <w:rPr>
                <w:rtl w:val="0"/>
              </w:rPr>
              <w:t xml:space="preserve"> They have continuously regenerated their governance systems, languages, and healing practices. Many communities are reviving traditional farming, restoring pre-colonial place names, and reasserting legal rights to their land. These aren’t just feel-good cultural projects – they’re life-saving. They offer time-tested models of resilience and a sense of identity and strength that the broader climate-mental-health field urgently needs to learn from. In other words, while colonial legacies create vulnerabilities, Indigenous strengths and renewal efforts provide powerful tools for healing and adaptation.</w:t>
            </w:r>
          </w:p>
          <w:p w:rsidR="00000000" w:rsidDel="00000000" w:rsidP="00000000" w:rsidRDefault="00000000" w:rsidRPr="00000000" w14:paraId="00001D06">
            <w:pPr>
              <w:widowControl w:val="0"/>
              <w:spacing w:after="240" w:before="240" w:line="240" w:lineRule="auto"/>
              <w:rPr/>
            </w:pPr>
            <w:r w:rsidDel="00000000" w:rsidR="00000000" w:rsidRPr="00000000">
              <w:rPr>
                <w:rtl w:val="0"/>
              </w:rPr>
              <w:t xml:space="preserve">It’s important to recognize that Indigenous knowledge is not monolithic. There are hundreds of </w:t>
            </w:r>
            <w:ins w:author="Mike Marchand" w:id="663" w:date="2025-12-15T01:26:42Z">
              <w:r w:rsidDel="00000000" w:rsidR="00000000" w:rsidRPr="00000000">
                <w:rPr>
                  <w:rtl w:val="0"/>
                </w:rPr>
                <w:t xml:space="preserve">Distinct </w:t>
              </w:r>
            </w:ins>
            <w:r w:rsidDel="00000000" w:rsidR="00000000" w:rsidRPr="00000000">
              <w:rPr>
                <w:rtl w:val="0"/>
              </w:rPr>
              <w:t xml:space="preserve">Nations</w:t>
            </w:r>
            <w:ins w:author="Mike Marchand" w:id="664" w:date="2025-12-15T01:25:44Z">
              <w:r w:rsidDel="00000000" w:rsidR="00000000" w:rsidRPr="00000000">
                <w:rPr>
                  <w:rtl w:val="0"/>
                </w:rPr>
                <w:t xml:space="preserve"> in BC alone</w:t>
              </w:r>
            </w:ins>
            <w:r w:rsidDel="00000000" w:rsidR="00000000" w:rsidRPr="00000000">
              <w:rPr>
                <w:rtl w:val="0"/>
              </w:rPr>
              <w:t xml:space="preserve">, each with its own languages, teachings, and practices. An Anishinaabe medicine story is not the same as a Māori ocean stewardship practice, for example. However, across these diverse traditions, we can see some common threads. Indigenous intellectual traditions emphasize relationality and reciprocity – meaning everything is connected, and knowledge comes from relationships with the land, water, animals, and community. Knowledge isn’t just in books; it’s on the land and passed down through living experience. Elders, land guardians, and Indigenous scholars are the knowledge holders who carry these teachings. They transmit and adapt wisdom through storytelling, oral history, ceremony, and daily practice.</w:t>
            </w:r>
          </w:p>
          <w:p w:rsidR="00000000" w:rsidDel="00000000" w:rsidP="00000000" w:rsidRDefault="00000000" w:rsidRPr="00000000" w14:paraId="00001D07">
            <w:pPr>
              <w:widowControl w:val="0"/>
              <w:spacing w:after="240" w:before="240" w:line="240" w:lineRule="auto"/>
              <w:rPr/>
            </w:pPr>
            <w:r w:rsidDel="00000000" w:rsidR="00000000" w:rsidRPr="00000000">
              <w:rPr>
                <w:rtl w:val="0"/>
              </w:rPr>
              <w:t xml:space="preserve">We can look at a few key thinkers and traditions that have been especially influential in reframing climate and mental health discussions. For instance, Mi’kmaq Elder Albert Marshall teaches the concept of Etuaptmumk, or “Two-Eyed Seeing.” He suggests that we look at the world through two lenses: one eye sees through Indigenous knowledge and the other through Western knowledge. By using both, we get a deeper, richer understanding than either one alone. This principle has been a guiding light for many projects that bridge scientific research with Indigenous wisdom – it’s a way to ensure mutual respect and co-learning.</w:t>
            </w:r>
          </w:p>
          <w:p w:rsidR="00000000" w:rsidDel="00000000" w:rsidP="00000000" w:rsidRDefault="00000000" w:rsidRPr="00000000" w14:paraId="00001D08">
            <w:pPr>
              <w:widowControl w:val="0"/>
              <w:spacing w:after="240" w:before="240" w:line="240" w:lineRule="auto"/>
              <w:rPr/>
            </w:pPr>
            <w:r w:rsidDel="00000000" w:rsidR="00000000" w:rsidRPr="00000000">
              <w:rPr>
                <w:rtl w:val="0"/>
              </w:rPr>
              <w:t xml:space="preserve">We also have people like Robin Wall Kimmerer, a Potawatomi scientist and author, who beautifully blends Indigenous teachings with biology in her work, showing how things like gratitude and reciprocity can inform ecological science. Or Winona LaDuke, an Anishinaabe activist, who has led movements on land rights and sustainable development grounded in Indigenous values. Indigenous scholars from around the world – Australian Aboriginal elders in the Yolŋu and Anangu communities, for example – talk about “Caring for Country,” which means not just taking care of the land but recognizing the land takes care of the people, in a reciprocal relationship. And in East Africa, Maasai and other Indigenous peoples have story-keepers who encode ecological knowledge in tales and oral history.</w:t>
            </w:r>
          </w:p>
          <w:p w:rsidR="00000000" w:rsidDel="00000000" w:rsidP="00000000" w:rsidRDefault="00000000" w:rsidRPr="00000000" w14:paraId="00001D09">
            <w:pPr>
              <w:widowControl w:val="0"/>
              <w:spacing w:after="240" w:before="240" w:line="240" w:lineRule="auto"/>
              <w:rPr/>
            </w:pPr>
            <w:r w:rsidDel="00000000" w:rsidR="00000000" w:rsidRPr="00000000">
              <w:rPr>
                <w:rtl w:val="0"/>
              </w:rPr>
              <w:t xml:space="preserve">All these voices and traditions, while diverse, challenge the mainstream ways we think about climate and mental health. They ask us to see the emotional and spiritual bonds with the Earth as part of the solution, not as irrelevant side notes.</w:t>
            </w:r>
          </w:p>
          <w:p w:rsidR="00000000" w:rsidDel="00000000" w:rsidP="00000000" w:rsidRDefault="00000000" w:rsidRPr="00000000" w14:paraId="00001D0A">
            <w:pPr>
              <w:widowControl w:val="0"/>
              <w:spacing w:after="240" w:before="240" w:line="240" w:lineRule="auto"/>
              <w:rPr/>
            </w:pPr>
            <w:r w:rsidDel="00000000" w:rsidR="00000000" w:rsidRPr="00000000">
              <w:rPr>
                <w:rtl w:val="0"/>
              </w:rPr>
              <w:t xml:space="preserve">Now, despite growing recognition that Indigenous knowledge systems hold valuable lessons, there are still common challenges that prevent these systems from being fully and fairly integrated into climate responses. A major issue is epistemic injustice – in simple terms, not all knowledge is treated as equal. Indigenous experts might be invited to conferences or policy discussions, but too often it’s done in a token</w:t>
            </w:r>
            <w:ins w:author="Claire Perry" w:id="665" w:date="2025-12-21T00:13:06Z">
              <w:r w:rsidDel="00000000" w:rsidR="00000000" w:rsidRPr="00000000">
                <w:rPr>
                  <w:rtl w:val="0"/>
                </w:rPr>
                <w:t xml:space="preserve">istic</w:t>
              </w:r>
            </w:ins>
            <w:r w:rsidDel="00000000" w:rsidR="00000000" w:rsidRPr="00000000">
              <w:rPr>
                <w:rtl w:val="0"/>
              </w:rPr>
              <w:t xml:space="preserve"> way. They might get to speak or provide a ceremonial opening, yet when it comes to shaping the actual policy or research design, their knowledge isn’t given real authority. This kind of tokenism can be harmful because it creates an illusion of inclusion while perpetuating the status quo.</w:t>
            </w:r>
          </w:p>
          <w:p w:rsidR="00000000" w:rsidDel="00000000" w:rsidP="00000000" w:rsidRDefault="00000000" w:rsidRPr="00000000" w14:paraId="00001D0B">
            <w:pPr>
              <w:widowControl w:val="0"/>
              <w:spacing w:after="240" w:before="240" w:line="240" w:lineRule="auto"/>
              <w:rPr/>
            </w:pPr>
            <w:r w:rsidDel="00000000" w:rsidR="00000000" w:rsidRPr="00000000">
              <w:rPr>
                <w:rtl w:val="0"/>
              </w:rPr>
              <w:t xml:space="preserve">Another challenge is the fragmentation or policy silos in governments and institutions. We tend to have separate departments or funds for mental health, for the environment, for Indigenous affairs, and so on. Each works in its own little bubble. But Indigenous approaches are holistic – they don’t separate mental well-being from land or culture. So if a community wants to launch a program that combines ecological restoration with youth counseling and cultural teachings, they might have trouble funding it because no single silo fully supports that holistic approach. Our systems aren’t set up to easily handle solutions that cut across categories, which are exactly the kinds of solutions Indigenous frameworks often propose.</w:t>
            </w:r>
          </w:p>
          <w:p w:rsidR="00000000" w:rsidDel="00000000" w:rsidP="00000000" w:rsidRDefault="00000000" w:rsidRPr="00000000" w14:paraId="00001D0C">
            <w:pPr>
              <w:widowControl w:val="0"/>
              <w:spacing w:after="240" w:before="240" w:line="240" w:lineRule="auto"/>
              <w:rPr/>
            </w:pPr>
            <w:r w:rsidDel="00000000" w:rsidR="00000000" w:rsidRPr="00000000">
              <w:rPr>
                <w:rtl w:val="0"/>
              </w:rPr>
              <w:t xml:space="preserve">There’s also the issue of knowledge appropriation. This happens when elements of Indigenous cultures (say, the concept of the Medicine Wheel or a particular ceremony or story) are taken out of context and used by non-Indigenous organizations without permission or understanding. For example, a wellness retreat might borrow a smudging ceremony because it “seems healing” but do it in a way that’s divorced from its cultural protocols. Not only can that offend and hurt the community it’s taken from, it also usually means the practice loses its effectiveness – because the power of these knowledge systems lies in the relationships and context around them. Appropriating knowledge without proper respect, credit, or community control erodes trust and can even do harm to the very people an intervention is supposed to help.</w:t>
            </w:r>
          </w:p>
          <w:p w:rsidR="00000000" w:rsidDel="00000000" w:rsidP="00000000" w:rsidRDefault="00000000" w:rsidRPr="00000000" w14:paraId="00001D0D">
            <w:pPr>
              <w:widowControl w:val="0"/>
              <w:spacing w:after="240" w:before="240" w:line="240" w:lineRule="auto"/>
              <w:rPr/>
            </w:pPr>
            <w:r w:rsidDel="00000000" w:rsidR="00000000" w:rsidRPr="00000000">
              <w:rPr>
                <w:rtl w:val="0"/>
              </w:rPr>
              <w:t xml:space="preserve">So, what can be done? How do we move from just acknowledging Indigenous knowledge to integrating it equitably and effectively in climate and mental health work? There are several strategies emerging, and they all require a shift in power and approach.</w:t>
            </w:r>
          </w:p>
          <w:p w:rsidR="00000000" w:rsidDel="00000000" w:rsidP="00000000" w:rsidRDefault="00000000" w:rsidRPr="00000000" w14:paraId="00001D0E">
            <w:pPr>
              <w:widowControl w:val="0"/>
              <w:spacing w:after="240" w:before="240" w:line="240" w:lineRule="auto"/>
              <w:rPr/>
            </w:pPr>
            <w:r w:rsidDel="00000000" w:rsidR="00000000" w:rsidRPr="00000000">
              <w:rPr>
                <w:rtl w:val="0"/>
              </w:rPr>
              <w:t xml:space="preserve">First, Indigenous-led governance. This means putting Indigenous leadership at the center of decision-making, not just on the sidelines. For example, rather than a government agency designing a climate adaptation program for an Indigenous community, the agency would support that community in designing and governing the program themselves. Some climate funds are starting to do this by reserving a portion of funding that is controlled by Indigenous boards, who decide what projects to prioritize. The idea is that Indigenous communities know best what their people and lands need, so they should have authority, not just a consulting role.</w:t>
            </w:r>
          </w:p>
          <w:p w:rsidR="00000000" w:rsidDel="00000000" w:rsidP="00000000" w:rsidRDefault="00000000" w:rsidRPr="00000000" w14:paraId="00001D0F">
            <w:pPr>
              <w:widowControl w:val="0"/>
              <w:spacing w:after="240" w:before="240" w:line="240" w:lineRule="auto"/>
              <w:rPr/>
            </w:pPr>
            <w:r w:rsidDel="00000000" w:rsidR="00000000" w:rsidRPr="00000000">
              <w:rPr>
                <w:rtl w:val="0"/>
              </w:rPr>
              <w:t xml:space="preserve">Second, ethical knowledge co-production. We talked about Two-Eyed Seeing as a guiding principle for this. In practice, it means researchers and Indigenous knowledge holders working together from day one on a project. They set goals together, decide how data will be owned and shared (honoring Indigenous data sovereignty, which asserts that communities have control over the data collected from their lands and peoples), and make sure the methods respect cultural protocols. An example might be a mental health study where Western psychologists and Indigenous elders design the survey together – including questions that make sense in the community’s worldview – and they agree that the community will keep the data after the study, or have say in how the results are used. When done right, this kind of co-production builds trust and yields solutions that are effective because they resonate with people’s lived experiences.</w:t>
            </w:r>
          </w:p>
          <w:p w:rsidR="00000000" w:rsidDel="00000000" w:rsidP="00000000" w:rsidRDefault="00000000" w:rsidRPr="00000000" w14:paraId="00001D10">
            <w:pPr>
              <w:widowControl w:val="0"/>
              <w:spacing w:after="240" w:before="240" w:line="240" w:lineRule="auto"/>
              <w:rPr/>
            </w:pPr>
            <w:r w:rsidDel="00000000" w:rsidR="00000000" w:rsidRPr="00000000">
              <w:rPr>
                <w:rtl w:val="0"/>
              </w:rPr>
              <w:t xml:space="preserve">Another key strategy is supporting land rights and stewardship – often encapsulated in the phrase “Land Back.” This doesn’t always literally mean giving all land back immediately (though in some cases it can involve returning specific parcels or co-managing them). It’s about legally recognizing that Indigenous communities should have the rights and responsibility to steward their traditional territories. Why mention this in a climate-mental-health context? Because land is medicine. When land is returned or co-managed and allowed to heal, people heal too. One can see this in places where, say, a river is returned to Indigenous stewardship – the water quality improves, the fish come back, and along with that, the community’s sense of hope and purpose rises. People, especially the youth, feel proud seeing their Nation lead environmental restoration. It combats the despair of climate change with real, tangible action and a restored connection to place.</w:t>
            </w:r>
          </w:p>
          <w:p w:rsidR="00000000" w:rsidDel="00000000" w:rsidP="00000000" w:rsidRDefault="00000000" w:rsidRPr="00000000" w14:paraId="00001D11">
            <w:pPr>
              <w:widowControl w:val="0"/>
              <w:spacing w:after="240" w:before="240" w:line="240" w:lineRule="auto"/>
              <w:rPr/>
            </w:pPr>
            <w:r w:rsidDel="00000000" w:rsidR="00000000" w:rsidRPr="00000000">
              <w:rPr>
                <w:rtl w:val="0"/>
              </w:rPr>
              <w:t xml:space="preserve">In designing health and social services, there’s a push for trauma-informed and strength-informed approaches that blend Indigenous and Western practices. For example, consider a mental health program in a First Nations community: an assessment might use the Medicine Wheel framework to understand a person’s well-being in a holistic way – looking at spiritual, emotional, physical, and mental health together. The care plan that follows could include sessions with a Western-trained counselor and time on the land with a knowledge keeper learning to harvest medicines, and perhaps a family ceremony. Rather than assuming Western therapy alone is the fix, these combined approaches acknowledge that culture is a form of</w:t>
            </w:r>
            <w:ins w:author="Claire Perry" w:id="666" w:date="2025-12-21T00:22:01Z">
              <w:r w:rsidDel="00000000" w:rsidR="00000000" w:rsidRPr="00000000">
                <w:rPr>
                  <w:rtl w:val="0"/>
                </w:rPr>
                <w:t xml:space="preserve"> healing</w:t>
              </w:r>
            </w:ins>
            <w:del w:author="Claire Perry" w:id="666" w:date="2025-12-21T00:22:01Z">
              <w:r w:rsidDel="00000000" w:rsidR="00000000" w:rsidRPr="00000000">
                <w:rPr>
                  <w:rtl w:val="0"/>
                </w:rPr>
                <w:delText xml:space="preserve"> treatment</w:delText>
              </w:r>
            </w:del>
            <w:r w:rsidDel="00000000" w:rsidR="00000000" w:rsidRPr="00000000">
              <w:rPr>
                <w:rtl w:val="0"/>
              </w:rPr>
              <w:t xml:space="preserve">. And they recognize the strength and wisdom already present in the community. Moreover, where Western clinical care is used, it’s done in a way that’s culturally safe</w:t>
            </w:r>
            <w:ins w:author="Claire Perry" w:id="667" w:date="2025-12-21T00:22:02Z">
              <w:r w:rsidDel="00000000" w:rsidR="00000000" w:rsidRPr="00000000">
                <w:rPr>
                  <w:rtl w:val="0"/>
                </w:rPr>
                <w:t xml:space="preserve">r</w:t>
              </w:r>
            </w:ins>
            <w:r w:rsidDel="00000000" w:rsidR="00000000" w:rsidRPr="00000000">
              <w:rPr>
                <w:rtl w:val="0"/>
              </w:rPr>
              <w:t xml:space="preserve"> and adapted to fit, not one-size-fits-all.</w:t>
            </w:r>
          </w:p>
          <w:p w:rsidR="00000000" w:rsidDel="00000000" w:rsidP="00000000" w:rsidRDefault="00000000" w:rsidRPr="00000000" w14:paraId="00001D12">
            <w:pPr>
              <w:widowControl w:val="0"/>
              <w:spacing w:after="240" w:before="240" w:line="240" w:lineRule="auto"/>
              <w:rPr/>
            </w:pPr>
            <w:r w:rsidDel="00000000" w:rsidR="00000000" w:rsidRPr="00000000">
              <w:rPr>
                <w:rtl w:val="0"/>
              </w:rPr>
              <w:t xml:space="preserve">A big piece of the puzzle is sustainable funding and support. It’s one thing to start a great initiative – say, a land-based youth camp where young people learn hunting, fishing, or gardening from Elders as a means to build resilience and life skills. It’s another to keep it running year after year. Many of these programs rely on short-term grants. A holistic program might not show flashy results in six months on a spreadsheet, but over years, it can be transformative – reducing youth suicide rates, improving school retention, and healing relationships. For instance, there have been On-the-Land programs in northern communities that report declines in depression and even suicidality among youth who participate. These successes tell us that we need to commit to long-term funding, treating these programs as essential infrastructure for climate adaptation, not just temporary projects. Investing in Indigenous-led, land-based and cultural programs is an investment in community resilience that pays off in lives saved and futures brightened.</w:t>
            </w:r>
          </w:p>
          <w:p w:rsidR="00000000" w:rsidDel="00000000" w:rsidP="00000000" w:rsidRDefault="00000000" w:rsidRPr="00000000" w14:paraId="00001D13">
            <w:pPr>
              <w:widowControl w:val="0"/>
              <w:spacing w:after="240" w:before="240" w:line="240" w:lineRule="auto"/>
              <w:rPr/>
            </w:pPr>
            <w:r w:rsidDel="00000000" w:rsidR="00000000" w:rsidRPr="00000000">
              <w:rPr>
                <w:rtl w:val="0"/>
              </w:rPr>
              <w:t xml:space="preserve">Now, let’s bring this back to the heart of our module: climate emotions and mental health. For many Indigenous peoples, the climate crisis isn’t abstract or distant – it’s very intimate and emotional, because it threatens places and relatives (including non-human relatives like animals and plants) that they deeply love. The term eco-anxiety takes on a different shade here; it might be the anxiety of an Inuit hunter who sees the sea ice thinning and worries not just for his livelihood, but for the survival of his culture that depends on the ice. Ecological grief might be the grief of an Elder mourning the death of an ancient cedar tree that was like a family member. These emotions run deep, and they’re often layered on top of historical trauma.</w:t>
            </w:r>
          </w:p>
          <w:p w:rsidR="00000000" w:rsidDel="00000000" w:rsidP="00000000" w:rsidRDefault="00000000" w:rsidRPr="00000000" w14:paraId="00001D14">
            <w:pPr>
              <w:widowControl w:val="0"/>
              <w:spacing w:after="240" w:before="240" w:line="240" w:lineRule="auto"/>
              <w:rPr/>
            </w:pPr>
            <w:r w:rsidDel="00000000" w:rsidR="00000000" w:rsidRPr="00000000">
              <w:rPr>
                <w:rtl w:val="0"/>
              </w:rPr>
              <w:t xml:space="preserve">However, Indigenous frameworks offer unique strengths for addressing these climate-related emotions in ways that are culturally safe and transformative. One of those strengths is a sense of agency and belonging through land-based action. When people feel overwhelmed by climate change, one of the most powerful antidotes is to do something meaningful. Indigenous communities have long practiced what we now call “nature-based solutions” – restoring wetlands, conducting controlled burns, replanting native species – not only for physical survival but as a way of life that reinforces identity. Such land-based actions can turn helplessness into purpose. If a young person is anxious about a changing climate, joining their community in a river cleanup or a traditional fishing camp can give them a direct sense of contribution. They see the fish returning or the forest regrowing and think, “I am part of this positive change.” That feeling of purpose and belonging on the land can counteract despair.</w:t>
            </w:r>
          </w:p>
          <w:p w:rsidR="00000000" w:rsidDel="00000000" w:rsidP="00000000" w:rsidRDefault="00000000" w:rsidRPr="00000000" w14:paraId="00001D15">
            <w:pPr>
              <w:widowControl w:val="0"/>
              <w:spacing w:after="240" w:before="240" w:line="240" w:lineRule="auto"/>
              <w:rPr/>
            </w:pPr>
            <w:r w:rsidDel="00000000" w:rsidR="00000000" w:rsidRPr="00000000">
              <w:rPr>
                <w:rtl w:val="0"/>
              </w:rPr>
              <w:t xml:space="preserve">Another strength is collective coping through storytelling and ceremony. In many Indigenous cultures, when there’s a loss – say an ancestral territory is damaged – the response isn’t just private sadness; it’s communal. Storytelling gatherings, healing dances, seasonal ceremonies – these are ways people come together to honor what was lost, to share grief openly, and to support one another. It transforms individual grief into shared resilience. For example, after a devastating wildfire, a community might hold a ceremony to mourn the old forest and to commit to protecting the land as it regenerates. In that circle, tears might be shed, but so are prayers and promises. This collective process means people aren’t left alone with their anxiety or sadness; it’s held by the group and often directed into hope or action.</w:t>
            </w:r>
          </w:p>
          <w:p w:rsidR="00000000" w:rsidDel="00000000" w:rsidP="00000000" w:rsidRDefault="00000000" w:rsidRPr="00000000" w14:paraId="00001D16">
            <w:pPr>
              <w:widowControl w:val="0"/>
              <w:spacing w:after="240" w:before="240" w:line="240" w:lineRule="auto"/>
              <w:rPr/>
            </w:pPr>
            <w:r w:rsidDel="00000000" w:rsidR="00000000" w:rsidRPr="00000000">
              <w:rPr>
                <w:rtl w:val="0"/>
              </w:rPr>
              <w:t xml:space="preserve">Intergenerational healing is another critical piece. Climate change is inherently intergenerational – its causes and effects span multiple generations. Indigenous knowledge emphasizes the responsibility to future generations, but also the healing of past generational trauma. Revitalizing language, songs, and practices that were once banned has a profound healing effect in communities. It repairs the cultural fabric that colonialism tried to tear apart. When the cultural fabric is stronger, the whole community’s mental health improves – kind of like raising the baseline of well-being. So when climate-related stresses hit, whether it’s an acute disaster or a slow-moving change like permafrost melt, communities that have been investing in cultural strength are better able to withstand the emotional strain. A young person who knows their language and traditional teachings may face a disaster with the knowledge, “We’ve gone through hard times and we have teachings on how to cope and rebuild,” rather than feeling completely lost.</w:t>
            </w:r>
          </w:p>
          <w:p w:rsidR="00000000" w:rsidDel="00000000" w:rsidP="00000000" w:rsidRDefault="00000000" w:rsidRPr="00000000" w14:paraId="00001D17">
            <w:pPr>
              <w:widowControl w:val="0"/>
              <w:spacing w:after="240" w:before="240" w:line="240" w:lineRule="auto"/>
              <w:rPr/>
            </w:pPr>
            <w:r w:rsidDel="00000000" w:rsidR="00000000" w:rsidRPr="00000000">
              <w:rPr>
                <w:rtl w:val="0"/>
              </w:rPr>
              <w:t xml:space="preserve">From a policy and program perspective, including Indigenous frameworks makes interventions more effective for everyone, not just Indigenous people. Why? Because these frameworks tend to be holistic and sustainable. For instance, a conservation project designed with Indigenous input might also include youth education, mental health supports, and economic development, all wrapped together. That means it’s tackling multiple issues at once – climate, education, health, livelihoods – which ultimately leads to stronger buy-in and longer-term success. Non-Indigenous communities can benefit from these approaches too, because they address the root causes and the human element, not just the environmental symptom. We’ve seen examples like community forestry initiatives or disaster response plans that, after incorporating Indigenous knowledge (like where to build safely, how to manage water, etc.), end up saving money and lives when crises hit. In that way, centering Indigenous knowledge isn’t only the right thing to do from a justice standpoint – it actively improves outcomes for society as a whole.</w:t>
            </w:r>
          </w:p>
          <w:p w:rsidR="00000000" w:rsidDel="00000000" w:rsidP="00000000" w:rsidRDefault="00000000" w:rsidRPr="00000000" w14:paraId="00001D18">
            <w:pPr>
              <w:widowControl w:val="0"/>
              <w:spacing w:after="240" w:before="240" w:line="240" w:lineRule="auto"/>
              <w:rPr/>
            </w:pPr>
            <w:r w:rsidDel="00000000" w:rsidR="00000000" w:rsidRPr="00000000">
              <w:rPr>
                <w:rtl w:val="0"/>
              </w:rPr>
              <w:t xml:space="preserve">As we wrap up, the key takeaway is that centering Indigenous knowledge systems transforms how we address climate emotions and mental health, and it does so in a profoundly positive way. It expands our definition of what counts as evidence or an “expert.” It insists that cultural safety and respect are part of well-being. It reminds us that healing the land and healing the mind are connected.</w:t>
            </w:r>
          </w:p>
          <w:p w:rsidR="00000000" w:rsidDel="00000000" w:rsidP="00000000" w:rsidRDefault="00000000" w:rsidRPr="00000000" w14:paraId="00001D19">
            <w:pPr>
              <w:widowControl w:val="0"/>
              <w:spacing w:after="240" w:before="240" w:line="240" w:lineRule="auto"/>
              <w:rPr/>
            </w:pPr>
            <w:r w:rsidDel="00000000" w:rsidR="00000000" w:rsidRPr="00000000">
              <w:rPr>
                <w:rtl w:val="0"/>
              </w:rPr>
              <w:t xml:space="preserve">This is not to romanticize Indigenous peoples as having all the answers or to say the challenges ahead aren’t massive. But it is to recognize that for too long, these knowledge systems were sidelined or actively oppressed, and that was a loss for everyone. Now, with the climate crisis upon us, there’s an urgency to learn from and uplift those systems. It requires humility – Western science and policy must be humble enough to realize they don’t have all the answers. It requires giving up some control and sharing power, which can be hard for institutions used to calling the shots. And it requires genuine relationship-building over the long term – showing up, listening, building trust, and following through on commitments.</w:t>
            </w:r>
          </w:p>
          <w:p w:rsidR="00000000" w:rsidDel="00000000" w:rsidP="00000000" w:rsidRDefault="00000000" w:rsidRPr="00000000" w14:paraId="00001D1A">
            <w:pPr>
              <w:widowControl w:val="0"/>
              <w:spacing w:after="240" w:before="240" w:line="240" w:lineRule="auto"/>
              <w:rPr/>
            </w:pPr>
            <w:r w:rsidDel="00000000" w:rsidR="00000000" w:rsidRPr="00000000">
              <w:rPr>
                <w:rtl w:val="0"/>
              </w:rPr>
              <w:t xml:space="preserve">The result of doing so is not just a more equitable world but a more resilient one. Picture climate initiatives that heal historical wounds while they fight climate change, that empower youth with a sense of identity while they learn job skills for the green economy, that protect a sacred grove of trees while also sequestering carbon. This is the kind of win-win outcome Indigenous frameworks strive for, because they don’t separate the well-being of people, other living beings, and the earth.</w:t>
            </w:r>
          </w:p>
          <w:p w:rsidR="00000000" w:rsidDel="00000000" w:rsidP="00000000" w:rsidRDefault="00000000" w:rsidRPr="00000000" w14:paraId="00001D1B">
            <w:pPr>
              <w:widowControl w:val="0"/>
              <w:spacing w:after="240" w:before="240" w:line="240" w:lineRule="auto"/>
              <w:rPr/>
            </w:pPr>
            <w:r w:rsidDel="00000000" w:rsidR="00000000" w:rsidRPr="00000000">
              <w:rPr>
                <w:rtl w:val="0"/>
              </w:rPr>
              <w:t xml:space="preserve">In conclusion, centering Indigenous knowledge systems is both a moral imperative and a practical strategy in the climate and mental health arena. It strengthens climate policy and practice by broadening what we consider valuable knowledge, by fostering cultural safe</w:t>
            </w:r>
            <w:ins w:author="Claire Perry" w:id="668" w:date="2025-12-21T00:26:57Z">
              <w:r w:rsidDel="00000000" w:rsidR="00000000" w:rsidRPr="00000000">
                <w:rPr>
                  <w:rtl w:val="0"/>
                </w:rPr>
                <w:t xml:space="preserve">r practices</w:t>
              </w:r>
            </w:ins>
            <w:del w:author="Claire Perry" w:id="668" w:date="2025-12-21T00:26:57Z">
              <w:r w:rsidDel="00000000" w:rsidR="00000000" w:rsidRPr="00000000">
                <w:rPr>
                  <w:rtl w:val="0"/>
                </w:rPr>
                <w:delText xml:space="preserve">ty</w:delText>
              </w:r>
            </w:del>
            <w:r w:rsidDel="00000000" w:rsidR="00000000" w:rsidRPr="00000000">
              <w:rPr>
                <w:rtl w:val="0"/>
              </w:rPr>
              <w:t xml:space="preserve"> and trust, by supporting emotional healing alongside environmental action, and by restoring relationships with land and community. This is not only a matter of justice – acknowledging and righting the wrongs done to Indigenous peoples – but it is also essential for our collective resilience in a climate-changed world. By walking forward with Two-Eyed Seeing, guided by both Indigenous wisdom and Western science, we stand a much better chance of not just surviving the climate crisis, but building a future where all of us, and the natural world we belong to, can thrive.</w:t>
            </w:r>
          </w:p>
        </w:tc>
      </w:tr>
      <w:tr>
        <w:trPr>
          <w:cantSplit w:val="0"/>
          <w:tblHeader w:val="0"/>
        </w:trPr>
        <w:tc>
          <w:tcPr>
            <w:shd w:fill="ea9999" w:val="clear"/>
          </w:tcPr>
          <w:p w:rsidR="00000000" w:rsidDel="00000000" w:rsidP="00000000" w:rsidRDefault="00000000" w:rsidRPr="00000000" w14:paraId="00001D1C">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1D1D">
            <w:pPr>
              <w:spacing w:after="240" w:before="240" w:lineRule="auto"/>
              <w:rPr/>
            </w:pPr>
            <w:r w:rsidDel="00000000" w:rsidR="00000000" w:rsidRPr="00000000">
              <w:rPr>
                <w:rtl w:val="0"/>
              </w:rPr>
              <w:t xml:space="preserve">Across the world, there are over 5,000 groups of Indigenous Peoples—spanning many languages, countries, and cultures. They safeguard 80% of the world’s remaining biodiversity and sustain worldviews that weave ecological, spiritual, social, and mental wellbeing into one continuum. Many Indigenous Peoples and communities maintain strong relationships with place, culture, and the land. These relationships are guided by deep care, reciprocity and respect for plants, animals, waters and the natural world. Climate change is having a profound effect on these connections in many ways.</w:t>
            </w:r>
          </w:p>
          <w:p w:rsidR="00000000" w:rsidDel="00000000" w:rsidP="00000000" w:rsidRDefault="00000000" w:rsidRPr="00000000" w14:paraId="00001D1E">
            <w:pPr>
              <w:spacing w:after="240" w:before="240" w:lineRule="auto"/>
              <w:rPr/>
            </w:pPr>
            <w:r w:rsidDel="00000000" w:rsidR="00000000" w:rsidRPr="00000000">
              <w:rPr>
                <w:rtl w:val="0"/>
              </w:rPr>
              <w:t xml:space="preserve">Within Canada, there are three broad groups of Indigenous Peoples: First Nations, Métis, and Inuit. These groups are distinct from one another and have unique experiences, cultural practices, and stories. For instance, in British Columbia</w:t>
            </w:r>
            <w:r w:rsidDel="00000000" w:rsidR="00000000" w:rsidRPr="00000000">
              <w:rPr>
                <w:b w:val="1"/>
                <w:bCs w:val="1"/>
                <w:rtl w:val="0"/>
              </w:rPr>
              <w:t xml:space="preserve"> </w:t>
            </w:r>
            <w:r w:rsidDel="00000000" w:rsidR="00000000" w:rsidRPr="00000000">
              <w:rPr>
                <w:rtl w:val="0"/>
              </w:rPr>
              <w:t xml:space="preserve">alone, there is incredible diversity among Indigenous Peoples with over 200 distinct First Nations speaking 35 different languages, in addition to Métis communities, Inuit peoples, and individuals from other First Nations who are living outside of their traditional territories.</w:t>
            </w:r>
            <w:r w:rsidDel="00000000" w:rsidR="00000000" w:rsidRPr="00000000">
              <w:rPr>
                <w:rtl w:val="0"/>
              </w:rPr>
              <w:t xml:space="preserve"> Throughout this course, we often use the term Indigenous to refer to these groups together. However, it is important to recognize the immense diversity of Indigenous Peoples.</w:t>
            </w:r>
          </w:p>
          <w:p w:rsidR="00000000" w:rsidDel="00000000" w:rsidP="00000000" w:rsidRDefault="00000000" w:rsidRPr="00000000" w14:paraId="00001D1F">
            <w:pPr>
              <w:spacing w:after="240" w:before="240" w:lineRule="auto"/>
              <w:rPr/>
            </w:pPr>
            <w:r w:rsidDel="00000000" w:rsidR="00000000" w:rsidRPr="00000000">
              <w:rPr>
                <w:rtl w:val="0"/>
              </w:rPr>
              <w:t xml:space="preserve">The impacts of climate change affect the lives and wellbeing of Indigenous Peoples on physical, mental, emotional, cultural, and spiritual levels. Factors such as colonialism, racism, displacement, and resource extraction continue to influence and exacerbate the systemic inequities that Indigenous Peoples face. For instance, Indigenous communities are often geographically more at risk of climate extremes, climate disasters, and the ripple effects of climate change. This is due to being located in rural, remote, or Northern locations, largely because of forced relocation from traditional lands. Climate change has also shown to deeply impact Indigenous cultural and ceremonial practices, traditional food sources, and relationships to land.</w:t>
            </w:r>
          </w:p>
          <w:p w:rsidR="00000000" w:rsidDel="00000000" w:rsidP="00000000" w:rsidRDefault="00000000" w:rsidRPr="00000000" w14:paraId="00001D20">
            <w:pPr>
              <w:spacing w:after="240" w:before="240" w:lineRule="auto"/>
              <w:rPr>
                <w:b w:val="1"/>
                <w:bCs w:val="1"/>
              </w:rPr>
            </w:pPr>
            <w:r w:rsidDel="00000000" w:rsidR="00000000" w:rsidRPr="00000000">
              <w:rPr>
                <w:rtl w:val="0"/>
              </w:rPr>
              <w:t xml:space="preserve">Indigenous Peoples are key leaders in climate change and health. They have long been, and continue to be, leaders in climate justice and in connecting climate with wellbeing and health. First Nations, Métis, and Inuit hold important knowledge, ways of knowing, and offer unique perspectives on resilience, climate action, adaptation, and place-specific changes and solutions. Understanding and centering Indigenous knowledge systems is therefore indispensable to any policy or practice that aims to address climate-related distress and promote collective resilience.</w:t>
            </w:r>
            <w:r w:rsidDel="00000000" w:rsidR="00000000" w:rsidRPr="00000000">
              <w:rPr>
                <w:rtl w:val="0"/>
              </w:rPr>
            </w:r>
          </w:p>
          <w:p w:rsidR="00000000" w:rsidDel="00000000" w:rsidP="00000000" w:rsidRDefault="00000000" w:rsidRPr="00000000" w14:paraId="00001D21">
            <w:pPr>
              <w:rPr>
                <w:b w:val="1"/>
                <w:bCs w:val="1"/>
              </w:rPr>
            </w:pPr>
            <w:r w:rsidDel="00000000" w:rsidR="00000000" w:rsidRPr="00000000">
              <w:rPr>
                <w:rtl w:val="0"/>
              </w:rPr>
            </w:r>
          </w:p>
          <w:tbl>
            <w:tblPr>
              <w:tblStyle w:val="Table211"/>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D22">
                  <w:pPr>
                    <w:pStyle w:val="Heading2"/>
                    <w:spacing w:after="240" w:before="240" w:lineRule="auto"/>
                    <w:rPr/>
                  </w:pPr>
                  <w:bookmarkStart w:colFirst="0" w:colLast="0" w:name="_v0tr9yqznc66" w:id="440"/>
                  <w:bookmarkEnd w:id="440"/>
                  <w:r w:rsidDel="00000000" w:rsidR="00000000" w:rsidRPr="00000000">
                    <w:rPr>
                      <w:rtl w:val="0"/>
                    </w:rPr>
                    <w:t xml:space="preserve">Key Indigenous Frameworks for Climate‑Mental‑Health Integration</w:t>
                  </w:r>
                  <w:r w:rsidDel="00000000" w:rsidR="00000000" w:rsidRPr="00000000">
                    <w:rPr>
                      <w:rtl w:val="0"/>
                    </w:rPr>
                  </w:r>
                </w:p>
                <w:p w:rsidR="00000000" w:rsidDel="00000000" w:rsidP="00000000" w:rsidRDefault="00000000" w:rsidRPr="00000000" w14:paraId="00001D23">
                  <w:pPr>
                    <w:spacing w:after="240" w:before="240" w:lineRule="auto"/>
                    <w:rPr/>
                  </w:pPr>
                  <w:r w:rsidDel="00000000" w:rsidR="00000000" w:rsidRPr="00000000">
                    <w:rPr>
                      <w:rtl w:val="0"/>
                    </w:rPr>
                    <w:t xml:space="preserve">Indigenous communities have long cultivated interconnected knowledge systems that offer guidance for understanding and responding to environmental and emotional change. These frameworks are living systems of relational ethics, healing, and land stewardship. In the context of climate-related distress and ecological grief, Indigenous models can offer powerful, holistic alternatives to narrow or medicalized views of mental health. This section outlines some of the key frameworks that can inform integrative, culturally grounded responses to the climate crisis. It is important to note that when using these frameworks and ways of knowing, the process should be led by Indigenous partners and approached from a place of humility, openness and respect. </w:t>
                  </w:r>
                </w:p>
                <w:p w:rsidR="00000000" w:rsidDel="00000000" w:rsidP="00000000" w:rsidRDefault="00000000" w:rsidRPr="00000000" w14:paraId="00001D24">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D25">
                  <w:pPr>
                    <w:numPr>
                      <w:ilvl w:val="0"/>
                      <w:numId w:val="280"/>
                    </w:numPr>
                    <w:spacing w:after="240" w:before="240" w:lineRule="auto"/>
                    <w:ind w:left="720" w:hanging="360"/>
                    <w:rPr>
                      <w:b w:val="1"/>
                      <w:bCs w:val="1"/>
                    </w:rPr>
                  </w:pPr>
                  <w:r w:rsidDel="00000000" w:rsidR="00000000" w:rsidRPr="00000000">
                    <w:rPr>
                      <w:b w:val="1"/>
                      <w:bCs w:val="1"/>
                      <w:u w:val="single"/>
                      <w:rtl w:val="0"/>
                    </w:rPr>
                    <w:t xml:space="preserve">Etuaptmumk / Two-Eyed Seeing</w:t>
                  </w:r>
                </w:p>
                <w:p w:rsidR="00000000" w:rsidDel="00000000" w:rsidP="00000000" w:rsidRDefault="00000000" w:rsidRPr="00000000" w14:paraId="00001D26">
                  <w:pPr>
                    <w:spacing w:after="240" w:before="240" w:lineRule="auto"/>
                    <w:ind w:left="720" w:firstLine="0"/>
                    <w:rPr>
                      <w:b w:val="1"/>
                      <w:bCs w:val="1"/>
                      <w:u w:val="single"/>
                    </w:rPr>
                  </w:pPr>
                  <w:r w:rsidDel="00000000" w:rsidR="00000000" w:rsidRPr="00000000">
                    <w:rPr>
                      <w:rtl w:val="0"/>
                    </w:rPr>
                    <w:t xml:space="preserve">Two-eyed seeing was first conceptualized as a guiding principle by Mi’kmaw Elder Albert Marshall in the early 2000’s when working on a collaborative project with Cape Breton University in Nova Scotia about Integrative Science.</w:t>
                  </w:r>
                  <w:r w:rsidDel="00000000" w:rsidR="00000000" w:rsidRPr="00000000">
                    <w:rPr>
                      <w:rtl w:val="0"/>
                    </w:rPr>
                  </w:r>
                </w:p>
                <w:p w:rsidR="00000000" w:rsidDel="00000000" w:rsidP="00000000" w:rsidRDefault="00000000" w:rsidRPr="00000000" w14:paraId="00001D27">
                  <w:pPr>
                    <w:numPr>
                      <w:ilvl w:val="1"/>
                      <w:numId w:val="280"/>
                    </w:numPr>
                    <w:spacing w:after="0" w:afterAutospacing="0" w:before="240" w:lineRule="auto"/>
                    <w:ind w:left="1440" w:hanging="360"/>
                  </w:pPr>
                  <w:r w:rsidDel="00000000" w:rsidR="00000000" w:rsidRPr="00000000">
                    <w:rPr>
                      <w:b w:val="1"/>
                      <w:bCs w:val="1"/>
                      <w:rtl w:val="0"/>
                    </w:rPr>
                    <w:t xml:space="preserve">Core Teachings</w:t>
                    <w:br w:type="textWrapping"/>
                  </w:r>
                  <w:r w:rsidDel="00000000" w:rsidR="00000000" w:rsidRPr="00000000">
                    <w:rPr>
                      <w:rtl w:val="0"/>
                    </w:rPr>
                    <w:t xml:space="preserve">Elder Albert’s teachings center on “learning to see from one eye with the strengths of Indigenous knowledges and ways of knowing, and from the other eye with the strengths of Western knowledges and ways of knowing, and to using both these eyes together, for the benefit of all” (Bartlett et al., 2012, p. 336). </w:t>
                  </w:r>
                </w:p>
                <w:p w:rsidR="00000000" w:rsidDel="00000000" w:rsidP="00000000" w:rsidRDefault="00000000" w:rsidRPr="00000000" w14:paraId="00001D28">
                  <w:pPr>
                    <w:numPr>
                      <w:ilvl w:val="1"/>
                      <w:numId w:val="280"/>
                    </w:numPr>
                    <w:ind w:left="1440" w:hanging="360"/>
                    <w:rPr>
                      <w:b w:val="1"/>
                      <w:bCs w:val="1"/>
                    </w:rPr>
                  </w:pPr>
                  <w:r w:rsidDel="00000000" w:rsidR="00000000" w:rsidRPr="00000000">
                    <w:rPr>
                      <w:b w:val="1"/>
                      <w:bCs w:val="1"/>
                      <w:rtl w:val="0"/>
                    </w:rPr>
                    <w:t xml:space="preserve">Strength‑Based Contribution to Climate &amp; Mental Health</w:t>
                  </w:r>
                </w:p>
                <w:p w:rsidR="00000000" w:rsidDel="00000000" w:rsidP="00000000" w:rsidRDefault="00000000" w:rsidRPr="00000000" w14:paraId="00001D29">
                  <w:pPr>
                    <w:ind w:left="1440" w:firstLine="0"/>
                    <w:rPr>
                      <w:b w:val="1"/>
                      <w:bCs w:val="1"/>
                    </w:rPr>
                  </w:pPr>
                  <w:r w:rsidDel="00000000" w:rsidR="00000000" w:rsidRPr="00000000">
                    <w:rPr>
                      <w:rtl w:val="0"/>
                    </w:rPr>
                    <w:t xml:space="preserve">Two-eyed seeing fosters respectful co‑learning, avoids the ranking or comparison of knowledge systems, and increases cultural safety of mental‑health programmes.</w:t>
                  </w:r>
                  <w:r w:rsidDel="00000000" w:rsidR="00000000" w:rsidRPr="00000000">
                    <w:rPr>
                      <w:rtl w:val="0"/>
                    </w:rPr>
                  </w:r>
                </w:p>
                <w:p w:rsidR="00000000" w:rsidDel="00000000" w:rsidP="00000000" w:rsidRDefault="00000000" w:rsidRPr="00000000" w14:paraId="00001D2A">
                  <w:pPr>
                    <w:numPr>
                      <w:ilvl w:val="1"/>
                      <w:numId w:val="280"/>
                    </w:numPr>
                    <w:ind w:left="1440" w:hanging="360"/>
                    <w:rPr>
                      <w:b w:val="1"/>
                      <w:bCs w:val="1"/>
                    </w:rPr>
                  </w:pPr>
                  <w:r w:rsidDel="00000000" w:rsidR="00000000" w:rsidRPr="00000000">
                    <w:rPr>
                      <w:b w:val="1"/>
                      <w:bCs w:val="1"/>
                      <w:rtl w:val="0"/>
                    </w:rPr>
                    <w:t xml:space="preserve">Illustrative Policy/Practice Application</w:t>
                  </w:r>
                </w:p>
                <w:p w:rsidR="00000000" w:rsidDel="00000000" w:rsidP="00000000" w:rsidRDefault="00000000" w:rsidRPr="00000000" w14:paraId="00001D2B">
                  <w:pPr>
                    <w:ind w:left="1440" w:firstLine="0"/>
                    <w:rPr/>
                  </w:pPr>
                  <w:r w:rsidDel="00000000" w:rsidR="00000000" w:rsidRPr="00000000">
                    <w:rPr>
                      <w:rtl w:val="0"/>
                    </w:rPr>
                    <w:t xml:space="preserve">Co‑develop climate‑distress services that pair clinical therapy with Elder‑led land walks.</w:t>
                  </w:r>
                </w:p>
                <w:p w:rsidR="00000000" w:rsidDel="00000000" w:rsidP="00000000" w:rsidRDefault="00000000" w:rsidRPr="00000000" w14:paraId="00001D2C">
                  <w:pPr>
                    <w:rPr/>
                  </w:pPr>
                  <w:r w:rsidDel="00000000" w:rsidR="00000000" w:rsidRPr="00000000">
                    <w:rPr>
                      <w:rtl w:val="0"/>
                    </w:rPr>
                  </w:r>
                </w:p>
                <w:p w:rsidR="00000000" w:rsidDel="00000000" w:rsidP="00000000" w:rsidRDefault="00000000" w:rsidRPr="00000000" w14:paraId="00001D2D">
                  <w:pPr>
                    <w:numPr>
                      <w:ilvl w:val="0"/>
                      <w:numId w:val="134"/>
                    </w:numPr>
                    <w:spacing w:after="240" w:before="240" w:lineRule="auto"/>
                    <w:ind w:left="720" w:hanging="360"/>
                    <w:rPr>
                      <w:b w:val="1"/>
                      <w:bCs w:val="1"/>
                    </w:rPr>
                  </w:pPr>
                  <w:r w:rsidDel="00000000" w:rsidR="00000000" w:rsidRPr="00000000">
                    <w:rPr>
                      <w:b w:val="1"/>
                      <w:bCs w:val="1"/>
                      <w:u w:val="single"/>
                      <w:rtl w:val="0"/>
                    </w:rPr>
                    <w:t xml:space="preserve">Ethical Space</w:t>
                  </w:r>
                </w:p>
                <w:p w:rsidR="00000000" w:rsidDel="00000000" w:rsidP="00000000" w:rsidRDefault="00000000" w:rsidRPr="00000000" w14:paraId="00001D2E">
                  <w:pPr>
                    <w:spacing w:after="240" w:before="240" w:lineRule="auto"/>
                    <w:ind w:left="720" w:firstLine="0"/>
                    <w:rPr>
                      <w:b w:val="1"/>
                      <w:bCs w:val="1"/>
                      <w:u w:val="single"/>
                    </w:rPr>
                  </w:pPr>
                  <w:r w:rsidDel="00000000" w:rsidR="00000000" w:rsidRPr="00000000">
                    <w:rPr>
                      <w:rtl w:val="0"/>
                    </w:rPr>
                    <w:t xml:space="preserve">The concept of ethical space has been developed and shared by Indigenous scholars such as Dr. Willie Ermine from the Sturgeon Lake First Nation in the north-central part of Saskatchewan, and Elder Dr. Reg Crowshoe of Piikani Nation in Southern Alberta through their writings and teachings. </w:t>
                  </w:r>
                  <w:r w:rsidDel="00000000" w:rsidR="00000000" w:rsidRPr="00000000">
                    <w:rPr>
                      <w:rtl w:val="0"/>
                    </w:rPr>
                  </w:r>
                </w:p>
                <w:p w:rsidR="00000000" w:rsidDel="00000000" w:rsidP="00000000" w:rsidRDefault="00000000" w:rsidRPr="00000000" w14:paraId="00001D2F">
                  <w:pPr>
                    <w:numPr>
                      <w:ilvl w:val="1"/>
                      <w:numId w:val="134"/>
                    </w:numPr>
                    <w:ind w:left="1440" w:hanging="360"/>
                    <w:rPr>
                      <w:b w:val="1"/>
                      <w:bCs w:val="1"/>
                    </w:rPr>
                  </w:pPr>
                  <w:r w:rsidDel="00000000" w:rsidR="00000000" w:rsidRPr="00000000">
                    <w:rPr>
                      <w:b w:val="1"/>
                      <w:bCs w:val="1"/>
                      <w:rtl w:val="0"/>
                    </w:rPr>
                    <w:t xml:space="preserve">Core Teachings</w:t>
                  </w:r>
                </w:p>
                <w:p w:rsidR="00000000" w:rsidDel="00000000" w:rsidP="00000000" w:rsidRDefault="00000000" w:rsidRPr="00000000" w14:paraId="00001D30">
                  <w:pPr>
                    <w:ind w:left="1440" w:firstLine="0"/>
                    <w:rPr>
                      <w:b w:val="1"/>
                      <w:bCs w:val="1"/>
                    </w:rPr>
                  </w:pPr>
                  <w:r w:rsidDel="00000000" w:rsidR="00000000" w:rsidRPr="00000000">
                    <w:rPr>
                      <w:rtl w:val="0"/>
                    </w:rPr>
                    <w:t xml:space="preserve">In Dr. Ermine’s work, he states that “[t]he ethical space is formed when two societies with disparate worldviews, are poised to engage with each other” (Ermine, 2007, p. 194). Ethical space is grounded in respect, relationality, humility, and responsibility, supporting meaningful collaboration between Indigenous and Western knowledge systems. Many elements of this framework align with Two-Eyed Seeing. </w:t>
                  </w:r>
                  <w:r w:rsidDel="00000000" w:rsidR="00000000" w:rsidRPr="00000000">
                    <w:rPr>
                      <w:rtl w:val="0"/>
                    </w:rPr>
                  </w:r>
                </w:p>
                <w:p w:rsidR="00000000" w:rsidDel="00000000" w:rsidP="00000000" w:rsidRDefault="00000000" w:rsidRPr="00000000" w14:paraId="00001D31">
                  <w:pPr>
                    <w:numPr>
                      <w:ilvl w:val="1"/>
                      <w:numId w:val="134"/>
                    </w:numPr>
                    <w:ind w:left="1440" w:hanging="360"/>
                    <w:rPr>
                      <w:b w:val="1"/>
                      <w:bCs w:val="1"/>
                    </w:rPr>
                  </w:pPr>
                  <w:r w:rsidDel="00000000" w:rsidR="00000000" w:rsidRPr="00000000">
                    <w:rPr>
                      <w:b w:val="1"/>
                      <w:bCs w:val="1"/>
                      <w:rtl w:val="0"/>
                    </w:rPr>
                    <w:t xml:space="preserve">Strength‑Based Contribution to Climate &amp; Mental Health</w:t>
                  </w:r>
                </w:p>
                <w:p w:rsidR="00000000" w:rsidDel="00000000" w:rsidP="00000000" w:rsidRDefault="00000000" w:rsidRPr="00000000" w14:paraId="00001D32">
                  <w:pPr>
                    <w:ind w:left="1440" w:firstLine="0"/>
                    <w:rPr>
                      <w:b w:val="1"/>
                      <w:bCs w:val="1"/>
                    </w:rPr>
                  </w:pPr>
                  <w:r w:rsidDel="00000000" w:rsidR="00000000" w:rsidRPr="00000000">
                    <w:rPr>
                      <w:rtl w:val="0"/>
                    </w:rPr>
                    <w:t xml:space="preserve">Ethical space centers on understanding and finding connections with different perspectives or views of the world. It focuses on connecting these views in a way that is uplifting and does not take away from either. This approach can transform the way that Western and Indigenous peoples work together in climate and mental health. </w:t>
                  </w:r>
                  <w:r w:rsidDel="00000000" w:rsidR="00000000" w:rsidRPr="00000000">
                    <w:rPr>
                      <w:rtl w:val="0"/>
                    </w:rPr>
                  </w:r>
                </w:p>
                <w:p w:rsidR="00000000" w:rsidDel="00000000" w:rsidP="00000000" w:rsidRDefault="00000000" w:rsidRPr="00000000" w14:paraId="00001D33">
                  <w:pPr>
                    <w:numPr>
                      <w:ilvl w:val="1"/>
                      <w:numId w:val="134"/>
                    </w:numPr>
                    <w:ind w:left="1440" w:hanging="360"/>
                    <w:rPr>
                      <w:b w:val="1"/>
                      <w:bCs w:val="1"/>
                    </w:rPr>
                  </w:pPr>
                  <w:r w:rsidDel="00000000" w:rsidR="00000000" w:rsidRPr="00000000">
                    <w:rPr>
                      <w:b w:val="1"/>
                      <w:bCs w:val="1"/>
                      <w:rtl w:val="0"/>
                    </w:rPr>
                    <w:t xml:space="preserve">Illustrative Policy/Practice Application</w:t>
                  </w:r>
                </w:p>
                <w:p w:rsidR="00000000" w:rsidDel="00000000" w:rsidP="00000000" w:rsidRDefault="00000000" w:rsidRPr="00000000" w14:paraId="00001D34">
                  <w:pPr>
                    <w:ind w:left="1440" w:firstLine="0"/>
                    <w:rPr/>
                  </w:pPr>
                  <w:r w:rsidDel="00000000" w:rsidR="00000000" w:rsidRPr="00000000">
                    <w:rPr>
                      <w:rtl w:val="0"/>
                    </w:rPr>
                    <w:t xml:space="preserve">Co-developing policies through shared decision-making tables where Indigenous voices lead, not just consult.</w:t>
                  </w:r>
                </w:p>
                <w:p w:rsidR="00000000" w:rsidDel="00000000" w:rsidP="00000000" w:rsidRDefault="00000000" w:rsidRPr="00000000" w14:paraId="00001D35">
                  <w:pPr>
                    <w:rPr/>
                  </w:pPr>
                  <w:r w:rsidDel="00000000" w:rsidR="00000000" w:rsidRPr="00000000">
                    <w:rPr>
                      <w:rtl w:val="0"/>
                    </w:rPr>
                  </w:r>
                </w:p>
                <w:p w:rsidR="00000000" w:rsidDel="00000000" w:rsidP="00000000" w:rsidRDefault="00000000" w:rsidRPr="00000000" w14:paraId="00001D36">
                  <w:pPr>
                    <w:numPr>
                      <w:ilvl w:val="0"/>
                      <w:numId w:val="110"/>
                    </w:numPr>
                    <w:spacing w:after="240" w:before="240" w:lineRule="auto"/>
                    <w:ind w:left="720" w:hanging="360"/>
                    <w:rPr>
                      <w:b w:val="1"/>
                      <w:bCs w:val="1"/>
                    </w:rPr>
                  </w:pPr>
                  <w:r w:rsidDel="00000000" w:rsidR="00000000" w:rsidRPr="00000000">
                    <w:rPr>
                      <w:b w:val="1"/>
                      <w:bCs w:val="1"/>
                      <w:u w:val="single"/>
                      <w:rtl w:val="0"/>
                    </w:rPr>
                    <w:t xml:space="preserve">Medicine Wheel</w:t>
                  </w:r>
                  <w:commentRangeStart w:id="365"/>
                  <w:commentRangeStart w:id="366"/>
                  <w:commentRangeStart w:id="367"/>
                  <w:r w:rsidDel="00000000" w:rsidR="00000000" w:rsidRPr="00000000">
                    <w:rPr>
                      <w:rtl w:val="0"/>
                    </w:rPr>
                  </w:r>
                </w:p>
                <w:p w:rsidR="00000000" w:rsidDel="00000000" w:rsidP="00000000" w:rsidRDefault="00000000" w:rsidRPr="00000000" w14:paraId="00001D37">
                  <w:pPr>
                    <w:spacing w:after="240" w:before="240" w:lineRule="auto"/>
                    <w:ind w:left="720" w:firstLine="0"/>
                    <w:rPr>
                      <w:b w:val="1"/>
                      <w:bCs w:val="1"/>
                      <w:u w:val="single"/>
                    </w:rPr>
                  </w:pPr>
                  <w:commentRangeEnd w:id="365"/>
                  <w:r w:rsidDel="00000000" w:rsidR="00000000" w:rsidRPr="00000000">
                    <w:commentReference w:id="365"/>
                  </w:r>
                  <w:commentRangeEnd w:id="366"/>
                  <w:r w:rsidDel="00000000" w:rsidR="00000000" w:rsidRPr="00000000">
                    <w:commentReference w:id="366"/>
                  </w:r>
                  <w:commentRangeEnd w:id="367"/>
                  <w:r w:rsidDel="00000000" w:rsidR="00000000" w:rsidRPr="00000000">
                    <w:commentReference w:id="367"/>
                  </w:r>
                  <w:r w:rsidDel="00000000" w:rsidR="00000000" w:rsidRPr="00000000">
                    <w:rPr>
                      <w:rtl w:val="0"/>
                    </w:rPr>
                    <w:t xml:space="preserve">The Medicine Wheel is a sacred symbol in many Indigenous cultures, originating from ancient stone structures that were used for guidance and ceremony. </w:t>
                  </w:r>
                  <w:r w:rsidDel="00000000" w:rsidR="00000000" w:rsidRPr="00000000">
                    <w:rPr>
                      <w:rtl w:val="0"/>
                    </w:rPr>
                  </w:r>
                </w:p>
                <w:p w:rsidR="00000000" w:rsidDel="00000000" w:rsidP="00000000" w:rsidRDefault="00000000" w:rsidRPr="00000000" w14:paraId="00001D38">
                  <w:pPr>
                    <w:numPr>
                      <w:ilvl w:val="0"/>
                      <w:numId w:val="110"/>
                    </w:numPr>
                    <w:ind w:left="1440" w:hanging="360"/>
                    <w:rPr>
                      <w:b w:val="1"/>
                      <w:bCs w:val="1"/>
                    </w:rPr>
                  </w:pPr>
                  <w:r w:rsidDel="00000000" w:rsidR="00000000" w:rsidRPr="00000000">
                    <w:rPr>
                      <w:b w:val="1"/>
                      <w:bCs w:val="1"/>
                      <w:rtl w:val="0"/>
                    </w:rPr>
                    <w:t xml:space="preserve">Core Teachings</w:t>
                  </w:r>
                </w:p>
                <w:p w:rsidR="00000000" w:rsidDel="00000000" w:rsidP="00000000" w:rsidRDefault="00000000" w:rsidRPr="00000000" w14:paraId="00001D39">
                  <w:pPr>
                    <w:ind w:left="1440" w:firstLine="0"/>
                    <w:rPr/>
                  </w:pPr>
                  <w:r w:rsidDel="00000000" w:rsidR="00000000" w:rsidRPr="00000000">
                    <w:rPr>
                      <w:rtl w:val="0"/>
                    </w:rPr>
                    <w:t xml:space="preserve">It is divided into four quadrants, and reflects cycles such as the seasons, stages of life, elements in nature and aspects of wellness. The design and interpretation of the Medicine Wheel can vary across Indigenous communities.</w:t>
                  </w:r>
                </w:p>
                <w:p w:rsidR="00000000" w:rsidDel="00000000" w:rsidP="00000000" w:rsidRDefault="00000000" w:rsidRPr="00000000" w14:paraId="00001D3A">
                  <w:pPr>
                    <w:numPr>
                      <w:ilvl w:val="0"/>
                      <w:numId w:val="110"/>
                    </w:numPr>
                    <w:ind w:left="1440" w:hanging="360"/>
                    <w:rPr>
                      <w:b w:val="1"/>
                      <w:bCs w:val="1"/>
                    </w:rPr>
                  </w:pPr>
                  <w:r w:rsidDel="00000000" w:rsidR="00000000" w:rsidRPr="00000000">
                    <w:rPr>
                      <w:b w:val="1"/>
                      <w:bCs w:val="1"/>
                      <w:rtl w:val="0"/>
                    </w:rPr>
                    <w:t xml:space="preserve">Strength‑Based Contribution to Climate &amp; Mental Health</w:t>
                  </w:r>
                </w:p>
                <w:p w:rsidR="00000000" w:rsidDel="00000000" w:rsidP="00000000" w:rsidRDefault="00000000" w:rsidRPr="00000000" w14:paraId="00001D3B">
                  <w:pPr>
                    <w:ind w:left="1440" w:firstLine="0"/>
                    <w:rPr/>
                  </w:pPr>
                  <w:r w:rsidDel="00000000" w:rsidR="00000000" w:rsidRPr="00000000">
                    <w:rPr>
                      <w:rtl w:val="0"/>
                    </w:rPr>
                    <w:t xml:space="preserve">Provides a holistic diagnostic and healing map for climate grief, eco‑anxiety, and moral injury.</w:t>
                  </w:r>
                </w:p>
                <w:p w:rsidR="00000000" w:rsidDel="00000000" w:rsidP="00000000" w:rsidRDefault="00000000" w:rsidRPr="00000000" w14:paraId="00001D3C">
                  <w:pPr>
                    <w:numPr>
                      <w:ilvl w:val="0"/>
                      <w:numId w:val="110"/>
                    </w:numPr>
                    <w:ind w:left="1440" w:hanging="360"/>
                    <w:rPr>
                      <w:b w:val="1"/>
                      <w:bCs w:val="1"/>
                    </w:rPr>
                  </w:pPr>
                  <w:r w:rsidDel="00000000" w:rsidR="00000000" w:rsidRPr="00000000">
                    <w:rPr>
                      <w:b w:val="1"/>
                      <w:bCs w:val="1"/>
                      <w:rtl w:val="0"/>
                    </w:rPr>
                    <w:t xml:space="preserve">Illustrative Policy/Practice Application</w:t>
                  </w:r>
                </w:p>
                <w:p w:rsidR="00000000" w:rsidDel="00000000" w:rsidP="00000000" w:rsidRDefault="00000000" w:rsidRPr="00000000" w14:paraId="00001D3D">
                  <w:pPr>
                    <w:ind w:left="1440" w:firstLine="0"/>
                    <w:rPr>
                      <w:color w:val="767171"/>
                      <w:sz w:val="44"/>
                      <w:szCs w:val="44"/>
                    </w:rPr>
                  </w:pPr>
                  <w:r w:rsidDel="00000000" w:rsidR="00000000" w:rsidRPr="00000000">
                    <w:rPr>
                      <w:rtl w:val="0"/>
                    </w:rPr>
                    <w:t xml:space="preserve">Embed Medicine‑Wheel check‑ins in community climate‑adaptation workshops to track multi‑dimensional wellbeing.</w:t>
                  </w:r>
                  <w:r w:rsidDel="00000000" w:rsidR="00000000" w:rsidRPr="00000000">
                    <w:rPr>
                      <w:rtl w:val="0"/>
                    </w:rPr>
                  </w:r>
                </w:p>
                <w:p w:rsidR="00000000" w:rsidDel="00000000" w:rsidP="00000000" w:rsidRDefault="00000000" w:rsidRPr="00000000" w14:paraId="00001D3E">
                  <w:pPr>
                    <w:rPr/>
                  </w:pPr>
                  <w:r w:rsidDel="00000000" w:rsidR="00000000" w:rsidRPr="00000000">
                    <w:rPr>
                      <w:rtl w:val="0"/>
                    </w:rPr>
                  </w:r>
                </w:p>
                <w:p w:rsidR="00000000" w:rsidDel="00000000" w:rsidP="00000000" w:rsidRDefault="00000000" w:rsidRPr="00000000" w14:paraId="00001D3F">
                  <w:pPr>
                    <w:spacing w:after="240" w:before="240" w:lineRule="auto"/>
                    <w:rPr>
                      <w:b w:val="1"/>
                      <w:bCs w:val="1"/>
                    </w:rPr>
                  </w:pPr>
                  <w:r w:rsidDel="00000000" w:rsidR="00000000" w:rsidRPr="00000000">
                    <w:rPr>
                      <w:i w:val="1"/>
                      <w:iCs w:val="1"/>
                    </w:rPr>
                    <w:drawing>
                      <wp:inline distB="114300" distT="114300" distL="114300" distR="114300">
                        <wp:extent cx="2262188" cy="2400219"/>
                        <wp:effectExtent b="0" l="0" r="0" t="0"/>
                        <wp:docPr id="9" name="image4.png"/>
                        <a:graphic>
                          <a:graphicData uri="http://schemas.openxmlformats.org/drawingml/2006/picture">
                            <pic:pic>
                              <pic:nvPicPr>
                                <pic:cNvPr id="0" name="image4.png"/>
                                <pic:cNvPicPr preferRelativeResize="0"/>
                              </pic:nvPicPr>
                              <pic:blipFill>
                                <a:blip r:embed="rId929"/>
                                <a:srcRect b="0" l="0" r="0" t="0"/>
                                <a:stretch>
                                  <a:fillRect/>
                                </a:stretch>
                              </pic:blipFill>
                              <pic:spPr>
                                <a:xfrm>
                                  <a:off x="0" y="0"/>
                                  <a:ext cx="2262188" cy="2400219"/>
                                </a:xfrm>
                                <a:prstGeom prst="rect"/>
                                <a:ln/>
                              </pic:spPr>
                            </pic:pic>
                          </a:graphicData>
                        </a:graphic>
                      </wp:inline>
                    </w:drawing>
                  </w:r>
                  <w:r w:rsidDel="00000000" w:rsidR="00000000" w:rsidRPr="00000000">
                    <w:rPr>
                      <w:rtl w:val="0"/>
                    </w:rPr>
                  </w:r>
                </w:p>
                <w:p w:rsidR="00000000" w:rsidDel="00000000" w:rsidP="00000000" w:rsidRDefault="00000000" w:rsidRPr="00000000" w14:paraId="00001D40">
                  <w:pPr>
                    <w:numPr>
                      <w:ilvl w:val="0"/>
                      <w:numId w:val="256"/>
                    </w:numPr>
                    <w:spacing w:after="240" w:before="240" w:lineRule="auto"/>
                    <w:ind w:left="720" w:hanging="360"/>
                    <w:rPr>
                      <w:b w:val="1"/>
                      <w:bCs w:val="1"/>
                    </w:rPr>
                  </w:pPr>
                  <w:r w:rsidDel="00000000" w:rsidR="00000000" w:rsidRPr="00000000">
                    <w:rPr>
                      <w:b w:val="1"/>
                      <w:bCs w:val="1"/>
                      <w:u w:val="single"/>
                      <w:rtl w:val="0"/>
                    </w:rPr>
                    <w:t xml:space="preserve">Land-Based Frameworks</w:t>
                  </w:r>
                </w:p>
                <w:p w:rsidR="00000000" w:rsidDel="00000000" w:rsidP="00000000" w:rsidRDefault="00000000" w:rsidRPr="00000000" w14:paraId="00001D41">
                  <w:pPr>
                    <w:spacing w:after="240" w:before="240" w:lineRule="auto"/>
                    <w:ind w:left="720" w:firstLine="0"/>
                    <w:rPr/>
                  </w:pPr>
                  <w:r w:rsidDel="00000000" w:rsidR="00000000" w:rsidRPr="00000000">
                    <w:rPr>
                      <w:rtl w:val="0"/>
                    </w:rPr>
                    <w:t xml:space="preserve">Land-based approaches broadly refer to educational, community, and healing practices that take place on and with the land, recognizing nature as a teacher.</w:t>
                  </w:r>
                </w:p>
                <w:p w:rsidR="00000000" w:rsidDel="00000000" w:rsidP="00000000" w:rsidRDefault="00000000" w:rsidRPr="00000000" w14:paraId="00001D42">
                  <w:pPr>
                    <w:numPr>
                      <w:ilvl w:val="0"/>
                      <w:numId w:val="256"/>
                    </w:numPr>
                    <w:ind w:left="1440" w:hanging="360"/>
                    <w:rPr>
                      <w:b w:val="1"/>
                      <w:bCs w:val="1"/>
                    </w:rPr>
                  </w:pPr>
                  <w:r w:rsidDel="00000000" w:rsidR="00000000" w:rsidRPr="00000000">
                    <w:rPr>
                      <w:b w:val="1"/>
                      <w:bCs w:val="1"/>
                      <w:rtl w:val="0"/>
                    </w:rPr>
                    <w:t xml:space="preserve">Core Teachings</w:t>
                  </w:r>
                </w:p>
                <w:p w:rsidR="00000000" w:rsidDel="00000000" w:rsidP="00000000" w:rsidRDefault="00000000" w:rsidRPr="00000000" w14:paraId="00001D43">
                  <w:pPr>
                    <w:ind w:left="1440" w:firstLine="0"/>
                    <w:rPr/>
                  </w:pPr>
                  <w:r w:rsidDel="00000000" w:rsidR="00000000" w:rsidRPr="00000000">
                    <w:rPr>
                      <w:rtl w:val="0"/>
                    </w:rPr>
                    <w:t xml:space="preserve">Health arises from active stewardship and relationship with the land through practices like fire‑keeping, harvesting, and ceremony, rather than passive “access” to green space.</w:t>
                  </w:r>
                </w:p>
                <w:p w:rsidR="00000000" w:rsidDel="00000000" w:rsidP="00000000" w:rsidRDefault="00000000" w:rsidRPr="00000000" w14:paraId="00001D44">
                  <w:pPr>
                    <w:numPr>
                      <w:ilvl w:val="0"/>
                      <w:numId w:val="256"/>
                    </w:numPr>
                    <w:ind w:left="1440" w:hanging="360"/>
                    <w:rPr>
                      <w:b w:val="1"/>
                      <w:bCs w:val="1"/>
                    </w:rPr>
                  </w:pPr>
                  <w:r w:rsidDel="00000000" w:rsidR="00000000" w:rsidRPr="00000000">
                    <w:rPr>
                      <w:b w:val="1"/>
                      <w:bCs w:val="1"/>
                      <w:rtl w:val="0"/>
                    </w:rPr>
                    <w:t xml:space="preserve">Strength‑Based Contribution to Climate &amp; Mental Health</w:t>
                  </w:r>
                </w:p>
                <w:p w:rsidR="00000000" w:rsidDel="00000000" w:rsidP="00000000" w:rsidRDefault="00000000" w:rsidRPr="00000000" w14:paraId="00001D45">
                  <w:pPr>
                    <w:ind w:left="1440" w:firstLine="0"/>
                    <w:rPr/>
                  </w:pPr>
                  <w:r w:rsidDel="00000000" w:rsidR="00000000" w:rsidRPr="00000000">
                    <w:rPr>
                      <w:rtl w:val="0"/>
                    </w:rPr>
                    <w:t xml:space="preserve">The use of land-based frameworks can provide many benefits. For example, it has been documented to lower psychological distress and strengthen identity following  disasters.</w:t>
                  </w:r>
                </w:p>
                <w:p w:rsidR="00000000" w:rsidDel="00000000" w:rsidP="00000000" w:rsidRDefault="00000000" w:rsidRPr="00000000" w14:paraId="00001D46">
                  <w:pPr>
                    <w:numPr>
                      <w:ilvl w:val="0"/>
                      <w:numId w:val="256"/>
                    </w:numPr>
                    <w:ind w:left="1440" w:hanging="360"/>
                    <w:rPr>
                      <w:b w:val="1"/>
                      <w:bCs w:val="1"/>
                    </w:rPr>
                  </w:pPr>
                  <w:r w:rsidDel="00000000" w:rsidR="00000000" w:rsidRPr="00000000">
                    <w:rPr>
                      <w:b w:val="1"/>
                      <w:bCs w:val="1"/>
                      <w:rtl w:val="0"/>
                    </w:rPr>
                    <w:t xml:space="preserve">Illustrative Policy/Practice Application</w:t>
                  </w:r>
                </w:p>
                <w:p w:rsidR="00000000" w:rsidDel="00000000" w:rsidP="00000000" w:rsidRDefault="00000000" w:rsidRPr="00000000" w14:paraId="00001D47">
                  <w:pPr>
                    <w:ind w:left="1440" w:firstLine="0"/>
                    <w:rPr/>
                  </w:pPr>
                  <w:r w:rsidDel="00000000" w:rsidR="00000000" w:rsidRPr="00000000">
                    <w:rPr>
                      <w:rtl w:val="0"/>
                    </w:rPr>
                    <w:t xml:space="preserve">Fund Indigenous‑led ranger programmes as dual climate‑adaptation and mental‑health strategies.</w:t>
                  </w:r>
                </w:p>
                <w:p w:rsidR="00000000" w:rsidDel="00000000" w:rsidP="00000000" w:rsidRDefault="00000000" w:rsidRPr="00000000" w14:paraId="00001D48">
                  <w:pPr>
                    <w:rPr>
                      <w:i w:val="1"/>
                      <w:iCs w:val="1"/>
                    </w:rPr>
                  </w:pPr>
                  <w:r w:rsidDel="00000000" w:rsidR="00000000" w:rsidRPr="00000000">
                    <w:rPr>
                      <w:rtl w:val="0"/>
                    </w:rPr>
                  </w:r>
                </w:p>
                <w:p w:rsidR="00000000" w:rsidDel="00000000" w:rsidP="00000000" w:rsidRDefault="00000000" w:rsidRPr="00000000" w14:paraId="00001D49">
                  <w:pPr>
                    <w:numPr>
                      <w:ilvl w:val="0"/>
                      <w:numId w:val="497"/>
                    </w:numPr>
                    <w:spacing w:after="240" w:before="240" w:lineRule="auto"/>
                    <w:ind w:left="720" w:hanging="360"/>
                    <w:rPr>
                      <w:b w:val="1"/>
                      <w:bCs w:val="1"/>
                    </w:rPr>
                  </w:pPr>
                  <w:r w:rsidDel="00000000" w:rsidR="00000000" w:rsidRPr="00000000">
                    <w:rPr>
                      <w:b w:val="1"/>
                      <w:bCs w:val="1"/>
                      <w:u w:val="single"/>
                      <w:rtl w:val="0"/>
                    </w:rPr>
                    <w:t xml:space="preserve">Acimowin (Storytelling, Oral History &amp; Ceremony)</w:t>
                  </w:r>
                </w:p>
                <w:p w:rsidR="00000000" w:rsidDel="00000000" w:rsidP="00000000" w:rsidRDefault="00000000" w:rsidRPr="00000000" w14:paraId="00001D4A">
                  <w:pPr>
                    <w:spacing w:after="240" w:before="240" w:lineRule="auto"/>
                    <w:ind w:left="720" w:firstLine="0"/>
                    <w:rPr/>
                  </w:pPr>
                  <w:r w:rsidDel="00000000" w:rsidR="00000000" w:rsidRPr="00000000">
                    <w:rPr>
                      <w:rtl w:val="0"/>
                    </w:rPr>
                    <w:t xml:space="preserve">Acimowin comes from the Cree language and means</w:t>
                  </w:r>
                  <w:r w:rsidDel="00000000" w:rsidR="00000000" w:rsidRPr="00000000">
                    <w:rPr>
                      <w:i w:val="1"/>
                      <w:iCs w:val="1"/>
                      <w:rtl w:val="0"/>
                    </w:rPr>
                    <w:t xml:space="preserve"> story </w:t>
                  </w:r>
                  <w:r w:rsidDel="00000000" w:rsidR="00000000" w:rsidRPr="00000000">
                    <w:rPr>
                      <w:rtl w:val="0"/>
                    </w:rPr>
                    <w:t xml:space="preserve">or </w:t>
                  </w:r>
                  <w:r w:rsidDel="00000000" w:rsidR="00000000" w:rsidRPr="00000000">
                    <w:rPr>
                      <w:i w:val="1"/>
                      <w:iCs w:val="1"/>
                      <w:rtl w:val="0"/>
                    </w:rPr>
                    <w:t xml:space="preserve">to tell a story</w:t>
                  </w:r>
                  <w:r w:rsidDel="00000000" w:rsidR="00000000" w:rsidRPr="00000000">
                    <w:rPr>
                      <w:rtl w:val="0"/>
                    </w:rPr>
                    <w:t xml:space="preserve">. Storytelling is a cornerstone of Indigenous culture and is used to transmit language, cultural practices and intergenerational knowledge.</w:t>
                  </w:r>
                </w:p>
                <w:p w:rsidR="00000000" w:rsidDel="00000000" w:rsidP="00000000" w:rsidRDefault="00000000" w:rsidRPr="00000000" w14:paraId="00001D4B">
                  <w:pPr>
                    <w:numPr>
                      <w:ilvl w:val="0"/>
                      <w:numId w:val="497"/>
                    </w:numPr>
                    <w:ind w:left="1440" w:hanging="360"/>
                    <w:rPr>
                      <w:b w:val="1"/>
                      <w:bCs w:val="1"/>
                    </w:rPr>
                  </w:pPr>
                  <w:r w:rsidDel="00000000" w:rsidR="00000000" w:rsidRPr="00000000">
                    <w:rPr>
                      <w:b w:val="1"/>
                      <w:bCs w:val="1"/>
                      <w:rtl w:val="0"/>
                    </w:rPr>
                    <w:t xml:space="preserve">Core Teachings</w:t>
                  </w:r>
                </w:p>
                <w:p w:rsidR="00000000" w:rsidDel="00000000" w:rsidP="00000000" w:rsidRDefault="00000000" w:rsidRPr="00000000" w14:paraId="00001D4C">
                  <w:pPr>
                    <w:ind w:left="1440" w:firstLine="0"/>
                    <w:rPr>
                      <w:b w:val="1"/>
                      <w:bCs w:val="1"/>
                    </w:rPr>
                  </w:pPr>
                  <w:r w:rsidDel="00000000" w:rsidR="00000000" w:rsidRPr="00000000">
                    <w:rPr>
                      <w:rtl w:val="0"/>
                    </w:rPr>
                    <w:t xml:space="preserve">Stories encode ecological memory, ethical duties, and coping skills; ceremonies re‑align relationships among people, non‑human kin, and ancestors.</w:t>
                  </w:r>
                  <w:r w:rsidDel="00000000" w:rsidR="00000000" w:rsidRPr="00000000">
                    <w:rPr>
                      <w:rtl w:val="0"/>
                    </w:rPr>
                  </w:r>
                </w:p>
                <w:p w:rsidR="00000000" w:rsidDel="00000000" w:rsidP="00000000" w:rsidRDefault="00000000" w:rsidRPr="00000000" w14:paraId="00001D4D">
                  <w:pPr>
                    <w:numPr>
                      <w:ilvl w:val="0"/>
                      <w:numId w:val="497"/>
                    </w:numPr>
                    <w:ind w:left="1440" w:hanging="360"/>
                    <w:rPr>
                      <w:b w:val="1"/>
                      <w:bCs w:val="1"/>
                    </w:rPr>
                  </w:pPr>
                  <w:r w:rsidDel="00000000" w:rsidR="00000000" w:rsidRPr="00000000">
                    <w:rPr>
                      <w:b w:val="1"/>
                      <w:bCs w:val="1"/>
                      <w:rtl w:val="0"/>
                    </w:rPr>
                    <w:t xml:space="preserve">Strength‑Based Contribution to Climate &amp; Mental Health</w:t>
                  </w:r>
                </w:p>
                <w:p w:rsidR="00000000" w:rsidDel="00000000" w:rsidP="00000000" w:rsidRDefault="00000000" w:rsidRPr="00000000" w14:paraId="00001D4E">
                  <w:pPr>
                    <w:ind w:left="1440" w:firstLine="0"/>
                    <w:rPr>
                      <w:b w:val="1"/>
                      <w:bCs w:val="1"/>
                    </w:rPr>
                  </w:pPr>
                  <w:r w:rsidDel="00000000" w:rsidR="00000000" w:rsidRPr="00000000">
                    <w:rPr>
                      <w:rtl w:val="0"/>
                    </w:rPr>
                    <w:t xml:space="preserve">Strengthens communal meaning‑making, counters trauma, and transforms grief into purposeful action.</w:t>
                  </w:r>
                  <w:r w:rsidDel="00000000" w:rsidR="00000000" w:rsidRPr="00000000">
                    <w:rPr>
                      <w:rtl w:val="0"/>
                    </w:rPr>
                  </w:r>
                </w:p>
                <w:p w:rsidR="00000000" w:rsidDel="00000000" w:rsidP="00000000" w:rsidRDefault="00000000" w:rsidRPr="00000000" w14:paraId="00001D4F">
                  <w:pPr>
                    <w:numPr>
                      <w:ilvl w:val="0"/>
                      <w:numId w:val="497"/>
                    </w:numPr>
                    <w:ind w:left="1440" w:hanging="360"/>
                    <w:rPr>
                      <w:b w:val="1"/>
                      <w:bCs w:val="1"/>
                    </w:rPr>
                  </w:pPr>
                  <w:r w:rsidDel="00000000" w:rsidR="00000000" w:rsidRPr="00000000">
                    <w:rPr>
                      <w:b w:val="1"/>
                      <w:bCs w:val="1"/>
                      <w:rtl w:val="0"/>
                    </w:rPr>
                    <w:t xml:space="preserve">Illustrative Policy/Practice Application</w:t>
                  </w:r>
                </w:p>
                <w:p w:rsidR="00000000" w:rsidDel="00000000" w:rsidP="00000000" w:rsidRDefault="00000000" w:rsidRPr="00000000" w14:paraId="00001D50">
                  <w:pPr>
                    <w:ind w:left="1440" w:firstLine="0"/>
                    <w:rPr/>
                  </w:pPr>
                  <w:r w:rsidDel="00000000" w:rsidR="00000000" w:rsidRPr="00000000">
                    <w:rPr>
                      <w:rtl w:val="0"/>
                    </w:rPr>
                    <w:t xml:space="preserve">Integrate seasonal storytelling circles into school curricula on climate emotions.</w:t>
                  </w:r>
                  <w:r w:rsidDel="00000000" w:rsidR="00000000" w:rsidRPr="00000000">
                    <w:rPr>
                      <w:rtl w:val="0"/>
                    </w:rPr>
                  </w:r>
                </w:p>
                <w:p w:rsidR="00000000" w:rsidDel="00000000" w:rsidP="00000000" w:rsidRDefault="00000000" w:rsidRPr="00000000" w14:paraId="00001D51">
                  <w:pPr>
                    <w:rPr/>
                  </w:pPr>
                  <w:r w:rsidDel="00000000" w:rsidR="00000000" w:rsidRPr="00000000">
                    <w:rPr>
                      <w:rtl w:val="0"/>
                    </w:rPr>
                  </w:r>
                </w:p>
                <w:p w:rsidR="00000000" w:rsidDel="00000000" w:rsidP="00000000" w:rsidRDefault="00000000" w:rsidRPr="00000000" w14:paraId="00001D52">
                  <w:pPr>
                    <w:numPr>
                      <w:ilvl w:val="0"/>
                      <w:numId w:val="261"/>
                    </w:numPr>
                    <w:ind w:left="720" w:hanging="360"/>
                    <w:rPr>
                      <w:b w:val="1"/>
                      <w:bCs w:val="1"/>
                    </w:rPr>
                  </w:pPr>
                  <w:r w:rsidDel="00000000" w:rsidR="00000000" w:rsidRPr="00000000">
                    <w:rPr>
                      <w:b w:val="1"/>
                      <w:bCs w:val="1"/>
                      <w:u w:val="single"/>
                      <w:rtl w:val="0"/>
                    </w:rPr>
                    <w:t xml:space="preserve">Traditional Ecological Knowledge (TEK)</w:t>
                  </w:r>
                </w:p>
                <w:p w:rsidR="00000000" w:rsidDel="00000000" w:rsidP="00000000" w:rsidRDefault="00000000" w:rsidRPr="00000000" w14:paraId="00001D53">
                  <w:pPr>
                    <w:ind w:left="720" w:firstLine="0"/>
                    <w:rPr/>
                  </w:pPr>
                  <w:r w:rsidDel="00000000" w:rsidR="00000000" w:rsidRPr="00000000">
                    <w:rPr>
                      <w:rtl w:val="0"/>
                    </w:rPr>
                    <w:t xml:space="preserve">Traditional Ecological Knowledge (TEK) is living knowledge, practices and observations passed through generations</w:t>
                  </w:r>
                  <w:ins w:author="Mike Marchand" w:id="669" w:date="2025-12-15T01:18:29Z">
                    <w:r w:rsidDel="00000000" w:rsidR="00000000" w:rsidRPr="00000000">
                      <w:rPr>
                        <w:rtl w:val="0"/>
                      </w:rPr>
                      <w:t xml:space="preserve"> from time out of time</w:t>
                    </w:r>
                  </w:ins>
                  <w:r w:rsidDel="00000000" w:rsidR="00000000" w:rsidRPr="00000000">
                    <w:rPr>
                      <w:rtl w:val="0"/>
                    </w:rPr>
                    <w:t xml:space="preserve"> and guided by relationships with land, water, and all living beings. It is practiced across Canada and in Indigenous communities in many other parts of the world, but can vary greatly based on place, culture and each community.</w:t>
                  </w:r>
                </w:p>
                <w:p w:rsidR="00000000" w:rsidDel="00000000" w:rsidP="00000000" w:rsidRDefault="00000000" w:rsidRPr="00000000" w14:paraId="00001D54">
                  <w:pPr>
                    <w:rPr/>
                  </w:pPr>
                  <w:r w:rsidDel="00000000" w:rsidR="00000000" w:rsidRPr="00000000">
                    <w:rPr>
                      <w:rtl w:val="0"/>
                    </w:rPr>
                  </w:r>
                </w:p>
                <w:p w:rsidR="00000000" w:rsidDel="00000000" w:rsidP="00000000" w:rsidRDefault="00000000" w:rsidRPr="00000000" w14:paraId="00001D55">
                  <w:pPr>
                    <w:numPr>
                      <w:ilvl w:val="0"/>
                      <w:numId w:val="261"/>
                    </w:numPr>
                    <w:ind w:left="1440" w:hanging="360"/>
                    <w:rPr>
                      <w:b w:val="1"/>
                      <w:bCs w:val="1"/>
                    </w:rPr>
                  </w:pPr>
                  <w:r w:rsidDel="00000000" w:rsidR="00000000" w:rsidRPr="00000000">
                    <w:rPr>
                      <w:b w:val="1"/>
                      <w:bCs w:val="1"/>
                      <w:rtl w:val="0"/>
                    </w:rPr>
                    <w:t xml:space="preserve">Core Teachings</w:t>
                  </w:r>
                </w:p>
                <w:p w:rsidR="00000000" w:rsidDel="00000000" w:rsidP="00000000" w:rsidRDefault="00000000" w:rsidRPr="00000000" w14:paraId="00001D56">
                  <w:pPr>
                    <w:ind w:left="1440" w:firstLine="0"/>
                    <w:rPr>
                      <w:b w:val="1"/>
                      <w:bCs w:val="1"/>
                    </w:rPr>
                  </w:pPr>
                  <w:r w:rsidDel="00000000" w:rsidR="00000000" w:rsidRPr="00000000">
                    <w:rPr>
                      <w:rtl w:val="0"/>
                    </w:rPr>
                    <w:t xml:space="preserve">TEK is not just information but a way of knowing, grounded in respect and responsibility. It holds insights not only about environmental stewardship, but about health and healing. </w:t>
                  </w:r>
                  <w:r w:rsidDel="00000000" w:rsidR="00000000" w:rsidRPr="00000000">
                    <w:rPr>
                      <w:rtl w:val="0"/>
                    </w:rPr>
                  </w:r>
                </w:p>
                <w:p w:rsidR="00000000" w:rsidDel="00000000" w:rsidP="00000000" w:rsidRDefault="00000000" w:rsidRPr="00000000" w14:paraId="00001D57">
                  <w:pPr>
                    <w:numPr>
                      <w:ilvl w:val="0"/>
                      <w:numId w:val="261"/>
                    </w:numPr>
                    <w:ind w:left="1440" w:hanging="360"/>
                    <w:rPr>
                      <w:b w:val="1"/>
                      <w:bCs w:val="1"/>
                    </w:rPr>
                  </w:pPr>
                  <w:r w:rsidDel="00000000" w:rsidR="00000000" w:rsidRPr="00000000">
                    <w:rPr>
                      <w:b w:val="1"/>
                      <w:bCs w:val="1"/>
                      <w:rtl w:val="0"/>
                    </w:rPr>
                    <w:t xml:space="preserve">Strength‑Based Contribution to Climate &amp; Mental Health</w:t>
                  </w:r>
                </w:p>
                <w:p w:rsidR="00000000" w:rsidDel="00000000" w:rsidP="00000000" w:rsidRDefault="00000000" w:rsidRPr="00000000" w14:paraId="00001D58">
                  <w:pPr>
                    <w:ind w:left="1440" w:firstLine="0"/>
                    <w:rPr>
                      <w:b w:val="1"/>
                      <w:bCs w:val="1"/>
                    </w:rPr>
                  </w:pPr>
                  <w:r w:rsidDel="00000000" w:rsidR="00000000" w:rsidRPr="00000000">
                    <w:rPr>
                      <w:rtl w:val="0"/>
                    </w:rPr>
                    <w:t xml:space="preserve">TEK contributes valuable lessons and practices in climate adaptation, mitigation and sustainability as well as holistic wellbeing.</w:t>
                  </w:r>
                  <w:r w:rsidDel="00000000" w:rsidR="00000000" w:rsidRPr="00000000">
                    <w:rPr>
                      <w:rtl w:val="0"/>
                    </w:rPr>
                  </w:r>
                </w:p>
                <w:p w:rsidR="00000000" w:rsidDel="00000000" w:rsidP="00000000" w:rsidRDefault="00000000" w:rsidRPr="00000000" w14:paraId="00001D59">
                  <w:pPr>
                    <w:numPr>
                      <w:ilvl w:val="0"/>
                      <w:numId w:val="261"/>
                    </w:numPr>
                    <w:ind w:left="1440" w:hanging="360"/>
                    <w:rPr>
                      <w:b w:val="1"/>
                      <w:bCs w:val="1"/>
                    </w:rPr>
                  </w:pPr>
                  <w:r w:rsidDel="00000000" w:rsidR="00000000" w:rsidRPr="00000000">
                    <w:rPr>
                      <w:b w:val="1"/>
                      <w:bCs w:val="1"/>
                      <w:rtl w:val="0"/>
                    </w:rPr>
                    <w:t xml:space="preserve">Illustrative Policy/Practice Application</w:t>
                  </w:r>
                </w:p>
                <w:p w:rsidR="00000000" w:rsidDel="00000000" w:rsidP="00000000" w:rsidRDefault="00000000" w:rsidRPr="00000000" w14:paraId="00001D5A">
                  <w:pPr>
                    <w:ind w:left="1440" w:firstLine="0"/>
                    <w:rPr/>
                  </w:pPr>
                  <w:r w:rsidDel="00000000" w:rsidR="00000000" w:rsidRPr="00000000">
                    <w:rPr>
                      <w:rtl w:val="0"/>
                    </w:rPr>
                    <w:t xml:space="preserve">Supporting land-based healing programs that combine climate adaptation (e.g., reforestation) with Indigenous mental wellness practices.</w:t>
                  </w:r>
                </w:p>
                <w:p w:rsidR="00000000" w:rsidDel="00000000" w:rsidP="00000000" w:rsidRDefault="00000000" w:rsidRPr="00000000" w14:paraId="00001D5B">
                  <w:pPr>
                    <w:rPr/>
                  </w:pPr>
                  <w:r w:rsidDel="00000000" w:rsidR="00000000" w:rsidRPr="00000000">
                    <w:rPr>
                      <w:rtl w:val="0"/>
                    </w:rPr>
                  </w:r>
                </w:p>
                <w:p w:rsidR="00000000" w:rsidDel="00000000" w:rsidP="00000000" w:rsidRDefault="00000000" w:rsidRPr="00000000" w14:paraId="00001D5C">
                  <w:pPr>
                    <w:rPr>
                      <w:b w:val="1"/>
                      <w:bCs w:val="1"/>
                      <w:color w:val="ffffff"/>
                      <w:shd w:fill="920000" w:val="clear"/>
                    </w:rPr>
                  </w:pPr>
                  <w:r w:rsidDel="00000000" w:rsidR="00000000" w:rsidRPr="00000000">
                    <w:rPr>
                      <w:color w:val="ffffff"/>
                      <w:shd w:fill="920000" w:val="clear"/>
                      <w:rtl w:val="0"/>
                    </w:rPr>
                    <w:t xml:space="preserve">[END DROP DOWN]</w:t>
                  </w:r>
                  <w:r w:rsidDel="00000000" w:rsidR="00000000" w:rsidRPr="00000000">
                    <w:rPr>
                      <w:rtl w:val="0"/>
                    </w:rPr>
                  </w:r>
                </w:p>
              </w:tc>
            </w:tr>
          </w:tbl>
          <w:p w:rsidR="00000000" w:rsidDel="00000000" w:rsidP="00000000" w:rsidRDefault="00000000" w:rsidRPr="00000000" w14:paraId="00001D5D">
            <w:pPr>
              <w:rPr>
                <w:b w:val="1"/>
                <w:bCs w:val="1"/>
              </w:rPr>
            </w:pPr>
            <w:r w:rsidDel="00000000" w:rsidR="00000000" w:rsidRPr="00000000">
              <w:rPr>
                <w:rtl w:val="0"/>
              </w:rPr>
            </w:r>
          </w:p>
          <w:p w:rsidR="00000000" w:rsidDel="00000000" w:rsidP="00000000" w:rsidRDefault="00000000" w:rsidRPr="00000000" w14:paraId="00001D5E">
            <w:pPr>
              <w:pStyle w:val="Heading2"/>
              <w:spacing w:after="240" w:before="240" w:lineRule="auto"/>
              <w:rPr/>
            </w:pPr>
            <w:bookmarkStart w:colFirst="0" w:colLast="0" w:name="_68jrja26m895" w:id="441"/>
            <w:bookmarkEnd w:id="441"/>
            <w:r w:rsidDel="00000000" w:rsidR="00000000" w:rsidRPr="00000000">
              <w:rPr>
                <w:rtl w:val="0"/>
              </w:rPr>
            </w:r>
          </w:p>
          <w:tbl>
            <w:tblPr>
              <w:tblStyle w:val="Table212"/>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D5F">
                  <w:pPr>
                    <w:rPr>
                      <w:b w:val="1"/>
                      <w:bCs w:val="1"/>
                    </w:rPr>
                  </w:pPr>
                  <w:r w:rsidDel="00000000" w:rsidR="00000000" w:rsidRPr="00000000">
                    <w:rPr>
                      <w:b w:val="1"/>
                      <w:bCs w:val="1"/>
                      <w:rtl w:val="0"/>
                    </w:rPr>
                    <w:t xml:space="preserve">Watch</w:t>
                  </w:r>
                </w:p>
                <w:p w:rsidR="00000000" w:rsidDel="00000000" w:rsidP="00000000" w:rsidRDefault="00000000" w:rsidRPr="00000000" w14:paraId="00001D60">
                  <w:pPr>
                    <w:rPr/>
                  </w:pPr>
                  <w:r w:rsidDel="00000000" w:rsidR="00000000" w:rsidRPr="00000000">
                    <w:rPr>
                      <w:rtl w:val="0"/>
                    </w:rPr>
                  </w:r>
                </w:p>
                <w:p w:rsidR="00000000" w:rsidDel="00000000" w:rsidP="00000000" w:rsidRDefault="00000000" w:rsidRPr="00000000" w14:paraId="00001D61">
                  <w:pPr>
                    <w:rPr>
                      <w:b w:val="1"/>
                      <w:bCs w:val="1"/>
                      <w:sz w:val="32"/>
                      <w:szCs w:val="32"/>
                    </w:rPr>
                  </w:pPr>
                  <w:hyperlink r:id="rId930">
                    <w:r w:rsidDel="00000000" w:rsidR="00000000" w:rsidRPr="00000000">
                      <w:rPr>
                        <w:color w:val="1155cc"/>
                        <w:u w:val="single"/>
                        <w:rtl w:val="0"/>
                      </w:rPr>
                      <w:t xml:space="preserve">Click here</w:t>
                    </w:r>
                  </w:hyperlink>
                  <w:r w:rsidDel="00000000" w:rsidR="00000000" w:rsidRPr="00000000">
                    <w:rPr>
                      <w:rtl w:val="0"/>
                    </w:rPr>
                    <w:t xml:space="preserve"> to watch Youtube video: </w:t>
                  </w:r>
                  <w:r w:rsidDel="00000000" w:rsidR="00000000" w:rsidRPr="00000000">
                    <w:rPr>
                      <w:b w:val="1"/>
                      <w:bCs w:val="1"/>
                      <w:rtl w:val="0"/>
                    </w:rPr>
                    <w:t xml:space="preserve">Albert Marshall - Reconciliation With the Earth </w:t>
                  </w:r>
                  <w:r w:rsidDel="00000000" w:rsidR="00000000" w:rsidRPr="00000000">
                    <w:rPr>
                      <w:rtl w:val="0"/>
                    </w:rPr>
                    <w:t xml:space="preserve">(Allison Bernard Memorial High School) to hear Elder Albert describe the concept of Two-Eyed Seeing. (9:33 minutes)</w:t>
                  </w:r>
                  <w:r w:rsidDel="00000000" w:rsidR="00000000" w:rsidRPr="00000000">
                    <w:rPr>
                      <w:rtl w:val="0"/>
                    </w:rPr>
                  </w:r>
                </w:p>
              </w:tc>
            </w:tr>
          </w:tbl>
          <w:p w:rsidR="00000000" w:rsidDel="00000000" w:rsidP="00000000" w:rsidRDefault="00000000" w:rsidRPr="00000000" w14:paraId="00001D62">
            <w:pPr>
              <w:pStyle w:val="Heading2"/>
              <w:spacing w:after="240" w:before="240" w:lineRule="auto"/>
              <w:rPr/>
            </w:pPr>
            <w:bookmarkStart w:colFirst="0" w:colLast="0" w:name="_jzp5e28ata1y" w:id="442"/>
            <w:bookmarkEnd w:id="442"/>
            <w:r w:rsidDel="00000000" w:rsidR="00000000" w:rsidRPr="00000000">
              <w:rPr>
                <w:rtl w:val="0"/>
              </w:rPr>
            </w:r>
          </w:p>
          <w:tbl>
            <w:tblPr>
              <w:tblStyle w:val="Table213"/>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D63">
                  <w:pPr>
                    <w:rPr/>
                  </w:pPr>
                  <w:r w:rsidDel="00000000" w:rsidR="00000000" w:rsidRPr="00000000">
                    <w:rPr>
                      <w:b w:val="1"/>
                      <w:bCs w:val="1"/>
                      <w:rtl w:val="0"/>
                    </w:rPr>
                    <w:t xml:space="preserve">Watch</w:t>
                  </w:r>
                  <w:r w:rsidDel="00000000" w:rsidR="00000000" w:rsidRPr="00000000">
                    <w:rPr>
                      <w:rtl w:val="0"/>
                    </w:rPr>
                    <w:t xml:space="preserve"> </w:t>
                  </w:r>
                </w:p>
                <w:p w:rsidR="00000000" w:rsidDel="00000000" w:rsidP="00000000" w:rsidRDefault="00000000" w:rsidRPr="00000000" w14:paraId="00001D64">
                  <w:pPr>
                    <w:rPr/>
                  </w:pPr>
                  <w:r w:rsidDel="00000000" w:rsidR="00000000" w:rsidRPr="00000000">
                    <w:rPr>
                      <w:rtl w:val="0"/>
                    </w:rPr>
                  </w:r>
                </w:p>
                <w:p w:rsidR="00000000" w:rsidDel="00000000" w:rsidP="00000000" w:rsidRDefault="00000000" w:rsidRPr="00000000" w14:paraId="00001D65">
                  <w:pPr>
                    <w:rPr>
                      <w:b w:val="1"/>
                      <w:bCs w:val="1"/>
                      <w:sz w:val="32"/>
                      <w:szCs w:val="32"/>
                    </w:rPr>
                  </w:pPr>
                  <w:hyperlink r:id="rId931">
                    <w:r w:rsidDel="00000000" w:rsidR="00000000" w:rsidRPr="00000000">
                      <w:rPr>
                        <w:color w:val="1155cc"/>
                        <w:u w:val="single"/>
                        <w:rtl w:val="0"/>
                      </w:rPr>
                      <w:t xml:space="preserve">Click here</w:t>
                    </w:r>
                  </w:hyperlink>
                  <w:r w:rsidDel="00000000" w:rsidR="00000000" w:rsidRPr="00000000">
                    <w:rPr>
                      <w:rtl w:val="0"/>
                    </w:rPr>
                    <w:t xml:space="preserve"> to watch YouTube video: </w:t>
                  </w:r>
                  <w:r w:rsidDel="00000000" w:rsidR="00000000" w:rsidRPr="00000000">
                    <w:rPr>
                      <w:b w:val="1"/>
                      <w:bCs w:val="1"/>
                      <w:rtl w:val="0"/>
                    </w:rPr>
                    <w:t xml:space="preserve">Willie Ermine: What is Ethical Space?</w:t>
                  </w:r>
                  <w:r w:rsidDel="00000000" w:rsidR="00000000" w:rsidRPr="00000000">
                    <w:rPr>
                      <w:rtl w:val="0"/>
                    </w:rPr>
                    <w:t xml:space="preserve"> (Different Knowings) to understand how Dr. Willie Ermine conceptualized the idea of ethical space while doing research for his thesis surrounding the ethics of research when working with Indigenous Peoples.</w:t>
                  </w:r>
                  <w:r w:rsidDel="00000000" w:rsidR="00000000" w:rsidRPr="00000000">
                    <w:rPr>
                      <w:rtl w:val="0"/>
                    </w:rPr>
                  </w:r>
                </w:p>
              </w:tc>
            </w:tr>
          </w:tbl>
          <w:p w:rsidR="00000000" w:rsidDel="00000000" w:rsidP="00000000" w:rsidRDefault="00000000" w:rsidRPr="00000000" w14:paraId="00001D66">
            <w:pPr>
              <w:pStyle w:val="Heading2"/>
              <w:spacing w:after="240" w:before="240" w:lineRule="auto"/>
              <w:rPr/>
            </w:pPr>
            <w:bookmarkStart w:colFirst="0" w:colLast="0" w:name="_k6d6mhwjdw4d" w:id="443"/>
            <w:bookmarkEnd w:id="443"/>
            <w:r w:rsidDel="00000000" w:rsidR="00000000" w:rsidRPr="00000000">
              <w:rPr>
                <w:rtl w:val="0"/>
              </w:rPr>
            </w:r>
          </w:p>
          <w:tbl>
            <w:tblPr>
              <w:tblStyle w:val="Table214"/>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D67">
                  <w:pPr>
                    <w:rPr>
                      <w:b w:val="1"/>
                      <w:bCs w:val="1"/>
                    </w:rPr>
                  </w:pPr>
                  <w:r w:rsidDel="00000000" w:rsidR="00000000" w:rsidRPr="00000000">
                    <w:rPr>
                      <w:b w:val="1"/>
                      <w:bCs w:val="1"/>
                      <w:rtl w:val="0"/>
                    </w:rPr>
                    <w:t xml:space="preserve">Read</w:t>
                  </w:r>
                  <w:r w:rsidDel="00000000" w:rsidR="00000000" w:rsidRPr="00000000">
                    <w:rPr>
                      <w:rtl w:val="0"/>
                    </w:rPr>
                  </w:r>
                </w:p>
                <w:p w:rsidR="00000000" w:rsidDel="00000000" w:rsidP="00000000" w:rsidRDefault="00000000" w:rsidRPr="00000000" w14:paraId="00001D68">
                  <w:pPr>
                    <w:rPr/>
                  </w:pPr>
                  <w:r w:rsidDel="00000000" w:rsidR="00000000" w:rsidRPr="00000000">
                    <w:rPr>
                      <w:rtl w:val="0"/>
                    </w:rPr>
                  </w:r>
                </w:p>
                <w:p w:rsidR="00000000" w:rsidDel="00000000" w:rsidP="00000000" w:rsidRDefault="00000000" w:rsidRPr="00000000" w14:paraId="00001D69">
                  <w:pPr>
                    <w:rPr>
                      <w:b w:val="1"/>
                      <w:bCs w:val="1"/>
                      <w:sz w:val="32"/>
                      <w:szCs w:val="32"/>
                    </w:rPr>
                  </w:pPr>
                  <w:hyperlink r:id="rId932">
                    <w:r w:rsidDel="00000000" w:rsidR="00000000" w:rsidRPr="00000000">
                      <w:rPr>
                        <w:color w:val="1155cc"/>
                        <w:u w:val="single"/>
                        <w:rtl w:val="0"/>
                      </w:rPr>
                      <w:t xml:space="preserve">Click here </w:t>
                    </w:r>
                  </w:hyperlink>
                  <w:r w:rsidDel="00000000" w:rsidR="00000000" w:rsidRPr="00000000">
                    <w:rPr>
                      <w:rtl w:val="0"/>
                    </w:rPr>
                    <w:t xml:space="preserve">to read </w:t>
                  </w:r>
                  <w:r w:rsidDel="00000000" w:rsidR="00000000" w:rsidRPr="00000000">
                    <w:rPr>
                      <w:b w:val="1"/>
                      <w:bCs w:val="1"/>
                      <w:rtl w:val="0"/>
                    </w:rPr>
                    <w:t xml:space="preserve">Two-eyed perspectives on mental health interventions for climate change distress: An integrative scoping review</w:t>
                  </w:r>
                  <w:r w:rsidDel="00000000" w:rsidR="00000000" w:rsidRPr="00000000">
                    <w:rPr>
                      <w:rtl w:val="0"/>
                    </w:rPr>
                    <w:t xml:space="preserve"> by the MHCCA. </w:t>
                  </w:r>
                  <w:r w:rsidDel="00000000" w:rsidR="00000000" w:rsidRPr="00000000">
                    <w:rPr>
                      <w:rtl w:val="0"/>
                    </w:rPr>
                  </w:r>
                </w:p>
              </w:tc>
            </w:tr>
          </w:tbl>
          <w:p w:rsidR="00000000" w:rsidDel="00000000" w:rsidP="00000000" w:rsidRDefault="00000000" w:rsidRPr="00000000" w14:paraId="00001D6A">
            <w:pPr>
              <w:pStyle w:val="Heading2"/>
              <w:spacing w:after="240" w:before="240" w:lineRule="auto"/>
              <w:rPr/>
            </w:pPr>
            <w:bookmarkStart w:colFirst="0" w:colLast="0" w:name="_b17mewntz9zh" w:id="444"/>
            <w:bookmarkEnd w:id="444"/>
            <w:r w:rsidDel="00000000" w:rsidR="00000000" w:rsidRPr="00000000">
              <w:rPr>
                <w:rtl w:val="0"/>
              </w:rPr>
            </w:r>
          </w:p>
          <w:tbl>
            <w:tblPr>
              <w:tblStyle w:val="Table215"/>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D6B">
                  <w:pPr>
                    <w:rPr>
                      <w:b w:val="1"/>
                      <w:bCs w:val="1"/>
                    </w:rPr>
                  </w:pPr>
                  <w:r w:rsidDel="00000000" w:rsidR="00000000" w:rsidRPr="00000000">
                    <w:rPr>
                      <w:b w:val="1"/>
                      <w:bCs w:val="1"/>
                      <w:rtl w:val="0"/>
                    </w:rPr>
                    <w:t xml:space="preserve">Explore </w:t>
                  </w:r>
                </w:p>
                <w:p w:rsidR="00000000" w:rsidDel="00000000" w:rsidP="00000000" w:rsidRDefault="00000000" w:rsidRPr="00000000" w14:paraId="00001D6C">
                  <w:pPr>
                    <w:rPr>
                      <w:b w:val="1"/>
                      <w:bCs w:val="1"/>
                    </w:rPr>
                  </w:pPr>
                  <w:r w:rsidDel="00000000" w:rsidR="00000000" w:rsidRPr="00000000">
                    <w:rPr>
                      <w:rtl w:val="0"/>
                    </w:rPr>
                  </w:r>
                </w:p>
                <w:p w:rsidR="00000000" w:rsidDel="00000000" w:rsidP="00000000" w:rsidRDefault="00000000" w:rsidRPr="00000000" w14:paraId="00001D6D">
                  <w:pPr>
                    <w:rPr>
                      <w:b w:val="1"/>
                      <w:bCs w:val="1"/>
                      <w:sz w:val="32"/>
                      <w:szCs w:val="32"/>
                    </w:rPr>
                  </w:pPr>
                  <w:hyperlink r:id="rId933">
                    <w:r w:rsidDel="00000000" w:rsidR="00000000" w:rsidRPr="00000000">
                      <w:rPr>
                        <w:color w:val="1155cc"/>
                        <w:u w:val="single"/>
                        <w:rtl w:val="0"/>
                      </w:rPr>
                      <w:t xml:space="preserve">Click here </w:t>
                    </w:r>
                  </w:hyperlink>
                  <w:r w:rsidDel="00000000" w:rsidR="00000000" w:rsidRPr="00000000">
                    <w:rPr>
                      <w:rtl w:val="0"/>
                    </w:rPr>
                    <w:t xml:space="preserve">to learn about </w:t>
                  </w:r>
                  <w:r w:rsidDel="00000000" w:rsidR="00000000" w:rsidRPr="00000000">
                    <w:rPr>
                      <w:b w:val="1"/>
                      <w:bCs w:val="1"/>
                      <w:rtl w:val="0"/>
                    </w:rPr>
                    <w:t xml:space="preserve">On-the-Land camps</w:t>
                  </w:r>
                  <w:r w:rsidDel="00000000" w:rsidR="00000000" w:rsidRPr="00000000">
                    <w:rPr>
                      <w:rtl w:val="0"/>
                    </w:rPr>
                    <w:t xml:space="preserve"> being planned and facilitated across the North West Territories as </w:t>
                  </w:r>
                  <w:r w:rsidDel="00000000" w:rsidR="00000000" w:rsidRPr="00000000">
                    <w:rPr>
                      <w:i w:val="1"/>
                      <w:iCs w:val="1"/>
                      <w:rtl w:val="0"/>
                    </w:rPr>
                    <w:t xml:space="preserve">a way to connect vital Indigenous teaching practices and ways of knowing with scientific tools in traditional languages.</w:t>
                  </w:r>
                  <w:r w:rsidDel="00000000" w:rsidR="00000000" w:rsidRPr="00000000">
                    <w:rPr>
                      <w:rtl w:val="0"/>
                    </w:rPr>
                  </w:r>
                </w:p>
              </w:tc>
            </w:tr>
          </w:tbl>
          <w:p w:rsidR="00000000" w:rsidDel="00000000" w:rsidP="00000000" w:rsidRDefault="00000000" w:rsidRPr="00000000" w14:paraId="00001D6E">
            <w:pPr>
              <w:pStyle w:val="Heading2"/>
              <w:spacing w:after="240" w:before="240" w:lineRule="auto"/>
              <w:rPr/>
            </w:pPr>
            <w:bookmarkStart w:colFirst="0" w:colLast="0" w:name="_i8pg1lsirvz3" w:id="445"/>
            <w:bookmarkEnd w:id="445"/>
            <w:r w:rsidDel="00000000" w:rsidR="00000000" w:rsidRPr="00000000">
              <w:rPr>
                <w:rtl w:val="0"/>
              </w:rPr>
            </w:r>
          </w:p>
          <w:tbl>
            <w:tblPr>
              <w:tblStyle w:val="Table216"/>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D6F">
                  <w:pPr>
                    <w:rPr>
                      <w:b w:val="1"/>
                      <w:bCs w:val="1"/>
                    </w:rPr>
                  </w:pPr>
                  <w:r w:rsidDel="00000000" w:rsidR="00000000" w:rsidRPr="00000000">
                    <w:rPr>
                      <w:b w:val="1"/>
                      <w:bCs w:val="1"/>
                      <w:rtl w:val="0"/>
                    </w:rPr>
                    <w:t xml:space="preserve">Learn More </w:t>
                  </w:r>
                  <w:r w:rsidDel="00000000" w:rsidR="00000000" w:rsidRPr="00000000">
                    <w:rPr>
                      <w:rtl w:val="0"/>
                    </w:rPr>
                  </w:r>
                </w:p>
                <w:p w:rsidR="00000000" w:rsidDel="00000000" w:rsidP="00000000" w:rsidRDefault="00000000" w:rsidRPr="00000000" w14:paraId="00001D70">
                  <w:pPr>
                    <w:spacing w:after="240" w:before="240" w:lineRule="auto"/>
                    <w:rPr>
                      <w:b w:val="1"/>
                      <w:bCs w:val="1"/>
                      <w:sz w:val="32"/>
                      <w:szCs w:val="32"/>
                    </w:rPr>
                  </w:pPr>
                  <w:hyperlink r:id="rId934">
                    <w:r w:rsidDel="00000000" w:rsidR="00000000" w:rsidRPr="00000000">
                      <w:rPr>
                        <w:color w:val="1155cc"/>
                        <w:u w:val="single"/>
                        <w:rtl w:val="0"/>
                      </w:rPr>
                      <w:t xml:space="preserve">Click here </w:t>
                    </w:r>
                  </w:hyperlink>
                  <w:r w:rsidDel="00000000" w:rsidR="00000000" w:rsidRPr="00000000">
                    <w:rPr>
                      <w:rtl w:val="0"/>
                    </w:rPr>
                    <w:t xml:space="preserve">to view </w:t>
                  </w:r>
                  <w:r w:rsidDel="00000000" w:rsidR="00000000" w:rsidRPr="00000000">
                    <w:rPr>
                      <w:b w:val="1"/>
                      <w:bCs w:val="1"/>
                      <w:rtl w:val="0"/>
                    </w:rPr>
                    <w:t xml:space="preserve">The Benefits Associated with Caring for Country Literature Review</w:t>
                  </w:r>
                  <w:r w:rsidDel="00000000" w:rsidR="00000000" w:rsidRPr="00000000">
                    <w:rPr>
                      <w:i w:val="1"/>
                      <w:iCs w:val="1"/>
                      <w:rtl w:val="0"/>
                    </w:rPr>
                    <w:t xml:space="preserve"> </w:t>
                  </w:r>
                  <w:r w:rsidDel="00000000" w:rsidR="00000000" w:rsidRPr="00000000">
                    <w:rPr>
                      <w:rtl w:val="0"/>
                    </w:rPr>
                    <w:t xml:space="preserve">which explores the implementation of s</w:t>
                  </w:r>
                  <w:r w:rsidDel="00000000" w:rsidR="00000000" w:rsidRPr="00000000">
                    <w:rPr>
                      <w:rtl w:val="0"/>
                    </w:rPr>
                    <w:t xml:space="preserve">tewardship contracts and ranger programmes to improve mental health following bushfires and drought in Australia.</w:t>
                  </w:r>
                  <w:r w:rsidDel="00000000" w:rsidR="00000000" w:rsidRPr="00000000">
                    <w:rPr>
                      <w:rtl w:val="0"/>
                    </w:rPr>
                  </w:r>
                </w:p>
              </w:tc>
            </w:tr>
          </w:tbl>
          <w:p w:rsidR="00000000" w:rsidDel="00000000" w:rsidP="00000000" w:rsidRDefault="00000000" w:rsidRPr="00000000" w14:paraId="00001D71">
            <w:pPr>
              <w:pStyle w:val="Heading2"/>
              <w:spacing w:after="240" w:before="240" w:lineRule="auto"/>
              <w:rPr/>
            </w:pPr>
            <w:bookmarkStart w:colFirst="0" w:colLast="0" w:name="_ffezkdmjb7z5" w:id="446"/>
            <w:bookmarkEnd w:id="446"/>
            <w:r w:rsidDel="00000000" w:rsidR="00000000" w:rsidRPr="00000000">
              <w:rPr>
                <w:rtl w:val="0"/>
              </w:rPr>
            </w:r>
          </w:p>
          <w:tbl>
            <w:tblPr>
              <w:tblStyle w:val="Table217"/>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D72">
                  <w:pPr>
                    <w:rPr>
                      <w:b w:val="1"/>
                      <w:bCs w:val="1"/>
                    </w:rPr>
                  </w:pPr>
                  <w:r w:rsidDel="00000000" w:rsidR="00000000" w:rsidRPr="00000000">
                    <w:rPr>
                      <w:b w:val="1"/>
                      <w:bCs w:val="1"/>
                      <w:rtl w:val="0"/>
                    </w:rPr>
                    <w:t xml:space="preserve">Explore</w:t>
                  </w:r>
                </w:p>
                <w:p w:rsidR="00000000" w:rsidDel="00000000" w:rsidP="00000000" w:rsidRDefault="00000000" w:rsidRPr="00000000" w14:paraId="00001D73">
                  <w:pPr>
                    <w:rPr>
                      <w:b w:val="1"/>
                      <w:bCs w:val="1"/>
                    </w:rPr>
                  </w:pPr>
                  <w:r w:rsidDel="00000000" w:rsidR="00000000" w:rsidRPr="00000000">
                    <w:rPr>
                      <w:rtl w:val="0"/>
                    </w:rPr>
                  </w:r>
                </w:p>
                <w:p w:rsidR="00000000" w:rsidDel="00000000" w:rsidP="00000000" w:rsidRDefault="00000000" w:rsidRPr="00000000" w14:paraId="00001D74">
                  <w:pPr>
                    <w:rPr>
                      <w:b w:val="1"/>
                      <w:bCs w:val="1"/>
                      <w:sz w:val="32"/>
                      <w:szCs w:val="32"/>
                    </w:rPr>
                  </w:pPr>
                  <w:hyperlink r:id="rId935">
                    <w:r w:rsidDel="00000000" w:rsidR="00000000" w:rsidRPr="00000000">
                      <w:rPr>
                        <w:color w:val="1155cc"/>
                        <w:u w:val="single"/>
                        <w:rtl w:val="0"/>
                      </w:rPr>
                      <w:t xml:space="preserve">Click here</w:t>
                    </w:r>
                  </w:hyperlink>
                  <w:r w:rsidDel="00000000" w:rsidR="00000000" w:rsidRPr="00000000">
                    <w:rPr>
                      <w:rtl w:val="0"/>
                    </w:rPr>
                    <w:t xml:space="preserve"> to view </w:t>
                  </w:r>
                  <w:r w:rsidDel="00000000" w:rsidR="00000000" w:rsidRPr="00000000">
                    <w:rPr>
                      <w:b w:val="1"/>
                      <w:bCs w:val="1"/>
                      <w:rtl w:val="0"/>
                    </w:rPr>
                    <w:t xml:space="preserve">Traditional Ecological Knowledge: The Cornerstone of Indigenous Climate Adaptation in Canada</w:t>
                  </w:r>
                  <w:r w:rsidDel="00000000" w:rsidR="00000000" w:rsidRPr="00000000">
                    <w:rPr>
                      <w:rtl w:val="0"/>
                    </w:rPr>
                    <w:t xml:space="preserve"> by Indigenous Climate Hub to read through case studies highlighting two examples of TEK in action in Canada through Cree Communities’ fire management and Inuit weather predictions.</w:t>
                  </w:r>
                  <w:r w:rsidDel="00000000" w:rsidR="00000000" w:rsidRPr="00000000">
                    <w:rPr>
                      <w:rtl w:val="0"/>
                    </w:rPr>
                  </w:r>
                </w:p>
              </w:tc>
            </w:tr>
          </w:tbl>
          <w:p w:rsidR="00000000" w:rsidDel="00000000" w:rsidP="00000000" w:rsidRDefault="00000000" w:rsidRPr="00000000" w14:paraId="00001D75">
            <w:pPr>
              <w:pStyle w:val="Heading2"/>
              <w:spacing w:after="240" w:before="240" w:lineRule="auto"/>
              <w:rPr/>
            </w:pPr>
            <w:bookmarkStart w:colFirst="0" w:colLast="0" w:name="_i2mjxa8lym3f" w:id="447"/>
            <w:bookmarkEnd w:id="447"/>
            <w:r w:rsidDel="00000000" w:rsidR="00000000" w:rsidRPr="00000000">
              <w:rPr>
                <w:rtl w:val="0"/>
              </w:rPr>
            </w:r>
          </w:p>
          <w:p w:rsidR="00000000" w:rsidDel="00000000" w:rsidP="00000000" w:rsidRDefault="00000000" w:rsidRPr="00000000" w14:paraId="00001D76">
            <w:pPr>
              <w:pStyle w:val="Heading2"/>
              <w:spacing w:after="240" w:before="240" w:lineRule="auto"/>
              <w:rPr/>
            </w:pPr>
            <w:bookmarkStart w:colFirst="0" w:colLast="0" w:name="_f9heselu83y4" w:id="448"/>
            <w:bookmarkEnd w:id="448"/>
            <w:r w:rsidDel="00000000" w:rsidR="00000000" w:rsidRPr="00000000">
              <w:rPr>
                <w:rtl w:val="0"/>
              </w:rPr>
              <w:t xml:space="preserve">Indigenous Knowledge and Leadership at the Intersection of Climate Change and Health</w:t>
            </w:r>
          </w:p>
          <w:p w:rsidR="00000000" w:rsidDel="00000000" w:rsidP="00000000" w:rsidRDefault="00000000" w:rsidRPr="00000000" w14:paraId="00001D77">
            <w:pPr>
              <w:spacing w:after="240" w:before="240" w:lineRule="auto"/>
              <w:rPr>
                <w:b w:val="1"/>
                <w:bCs w:val="1"/>
                <w:u w:val="single"/>
              </w:rPr>
            </w:pPr>
            <w:r w:rsidDel="00000000" w:rsidR="00000000" w:rsidRPr="00000000">
              <w:rPr>
                <w:rtl w:val="0"/>
              </w:rPr>
              <w:t xml:space="preserve">Across Canada,</w:t>
            </w:r>
            <w:r w:rsidDel="00000000" w:rsidR="00000000" w:rsidRPr="00000000">
              <w:rPr>
                <w:b w:val="1"/>
                <w:bCs w:val="1"/>
                <w:rtl w:val="0"/>
              </w:rPr>
              <w:t xml:space="preserve"> </w:t>
            </w:r>
            <w:r w:rsidDel="00000000" w:rsidR="00000000" w:rsidRPr="00000000">
              <w:rPr>
                <w:rtl w:val="0"/>
              </w:rPr>
              <w:t xml:space="preserve">First Nations, Métis and Inuit Peoples are responding to climate change and mental health with leadership, self-determination and meaningful action. Below are just a few examples of action plans, frameworks and strategies that have been developed to guide and inspire this </w:t>
            </w:r>
            <w:r w:rsidDel="00000000" w:rsidR="00000000" w:rsidRPr="00000000">
              <w:rPr>
                <w:rtl w:val="0"/>
              </w:rPr>
              <w:t xml:space="preserve">work</w:t>
            </w:r>
            <w:r w:rsidDel="00000000" w:rsidR="00000000" w:rsidRPr="00000000">
              <w:rPr>
                <w:rtl w:val="0"/>
              </w:rPr>
              <w:t xml:space="preserve">. </w:t>
            </w:r>
            <w:r w:rsidDel="00000000" w:rsidR="00000000" w:rsidRPr="00000000">
              <w:rPr>
                <w:rtl w:val="0"/>
              </w:rPr>
            </w:r>
          </w:p>
          <w:tbl>
            <w:tblPr>
              <w:tblStyle w:val="Table218"/>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D78">
                  <w:pPr>
                    <w:spacing w:after="240" w:before="240" w:lineRule="auto"/>
                    <w:rPr>
                      <w:b w:val="1"/>
                      <w:bCs w:val="1"/>
                      <w:u w:val="single"/>
                    </w:rPr>
                  </w:pPr>
                  <w:commentRangeStart w:id="368"/>
                  <w:commentRangeStart w:id="369"/>
                  <w:r w:rsidDel="00000000" w:rsidR="00000000" w:rsidRPr="00000000">
                    <w:rPr>
                      <w:b w:val="1"/>
                      <w:bCs w:val="1"/>
                      <w:u w:val="single"/>
                      <w:rtl w:val="0"/>
                    </w:rPr>
                    <w:t xml:space="preserve">National Level</w:t>
                  </w:r>
                  <w:commentRangeEnd w:id="368"/>
                  <w:r w:rsidDel="00000000" w:rsidR="00000000" w:rsidRPr="00000000">
                    <w:commentReference w:id="368"/>
                  </w:r>
                  <w:commentRangeEnd w:id="369"/>
                  <w:r w:rsidDel="00000000" w:rsidR="00000000" w:rsidRPr="00000000">
                    <w:commentReference w:id="369"/>
                  </w:r>
                  <w:r w:rsidDel="00000000" w:rsidR="00000000" w:rsidRPr="00000000">
                    <w:rPr>
                      <w:rtl w:val="0"/>
                    </w:rPr>
                  </w:r>
                </w:p>
                <w:p w:rsidR="00000000" w:rsidDel="00000000" w:rsidP="00000000" w:rsidRDefault="00000000" w:rsidRPr="00000000" w14:paraId="00001D79">
                  <w:pPr>
                    <w:spacing w:after="240" w:before="240" w:lineRule="auto"/>
                    <w:rPr/>
                  </w:pPr>
                  <w:hyperlink r:id="rId936">
                    <w:r w:rsidDel="00000000" w:rsidR="00000000" w:rsidRPr="00000000">
                      <w:rPr>
                        <w:b w:val="1"/>
                        <w:bCs w:val="1"/>
                        <w:color w:val="1155cc"/>
                        <w:u w:val="single"/>
                        <w:rtl w:val="0"/>
                      </w:rPr>
                      <w:t xml:space="preserve">Click here</w:t>
                    </w:r>
                  </w:hyperlink>
                  <w:r w:rsidDel="00000000" w:rsidR="00000000" w:rsidRPr="00000000">
                    <w:rPr>
                      <w:b w:val="1"/>
                      <w:bCs w:val="1"/>
                      <w:rtl w:val="0"/>
                    </w:rPr>
                    <w:t xml:space="preserve"> to view Métis Nation Climate Change Strategy. </w:t>
                  </w:r>
                  <w:r w:rsidDel="00000000" w:rsidR="00000000" w:rsidRPr="00000000">
                    <w:rPr>
                      <w:rtl w:val="0"/>
                    </w:rPr>
                    <w:t xml:space="preserve">A guide for Métis-led solutions to climate change which highlights five key priority areas: </w:t>
                  </w:r>
                  <w:r w:rsidDel="00000000" w:rsidR="00000000" w:rsidRPr="00000000">
                    <w:rPr>
                      <w:i w:val="1"/>
                      <w:iCs w:val="1"/>
                      <w:rtl w:val="0"/>
                    </w:rPr>
                    <w:t xml:space="preserve">nature stewardship, sustainable energy and infrastructure, emergency management and climate resilience, health and wellbeing, and economic development and prosperity.</w:t>
                  </w:r>
                  <w:r w:rsidDel="00000000" w:rsidR="00000000" w:rsidRPr="00000000">
                    <w:rPr>
                      <w:rtl w:val="0"/>
                    </w:rPr>
                    <w:t xml:space="preserve"> </w:t>
                  </w:r>
                </w:p>
                <w:p w:rsidR="00000000" w:rsidDel="00000000" w:rsidP="00000000" w:rsidRDefault="00000000" w:rsidRPr="00000000" w14:paraId="00001D7A">
                  <w:pPr>
                    <w:spacing w:after="240" w:before="240" w:lineRule="auto"/>
                    <w:rPr/>
                  </w:pPr>
                  <w:hyperlink r:id="rId937">
                    <w:r w:rsidDel="00000000" w:rsidR="00000000" w:rsidRPr="00000000">
                      <w:rPr>
                        <w:b w:val="1"/>
                        <w:bCs w:val="1"/>
                        <w:color w:val="1155cc"/>
                        <w:u w:val="single"/>
                        <w:rtl w:val="0"/>
                      </w:rPr>
                      <w:t xml:space="preserve">Click here </w:t>
                    </w:r>
                  </w:hyperlink>
                  <w:r w:rsidDel="00000000" w:rsidR="00000000" w:rsidRPr="00000000">
                    <w:rPr>
                      <w:b w:val="1"/>
                      <w:bCs w:val="1"/>
                      <w:rtl w:val="0"/>
                    </w:rPr>
                    <w:t xml:space="preserve">to view First Nations Wellness Continuum Framework. </w:t>
                  </w:r>
                  <w:r w:rsidDel="00000000" w:rsidR="00000000" w:rsidRPr="00000000">
                    <w:rPr>
                      <w:rtl w:val="0"/>
                    </w:rPr>
                    <w:t xml:space="preserve">A framework outlining the continuum of necessary services and supports required to ensure mental wellness of First Nations Peoples, guided by wellness outcomes of </w:t>
                  </w:r>
                  <w:r w:rsidDel="00000000" w:rsidR="00000000" w:rsidRPr="00000000">
                    <w:rPr>
                      <w:i w:val="1"/>
                      <w:iCs w:val="1"/>
                      <w:rtl w:val="0"/>
                    </w:rPr>
                    <w:t xml:space="preserve">hope, belonging, meaning and purpose</w:t>
                  </w:r>
                  <w:r w:rsidDel="00000000" w:rsidR="00000000" w:rsidRPr="00000000">
                    <w:rPr>
                      <w:rtl w:val="0"/>
                    </w:rPr>
                    <w:t xml:space="preserve">. </w:t>
                  </w:r>
                </w:p>
                <w:p w:rsidR="00000000" w:rsidDel="00000000" w:rsidP="00000000" w:rsidRDefault="00000000" w:rsidRPr="00000000" w14:paraId="00001D7B">
                  <w:pPr>
                    <w:spacing w:after="240" w:before="240" w:lineRule="auto"/>
                    <w:rPr>
                      <w:b w:val="1"/>
                      <w:bCs w:val="1"/>
                      <w:u w:val="single"/>
                    </w:rPr>
                  </w:pPr>
                  <w:hyperlink r:id="rId938">
                    <w:r w:rsidDel="00000000" w:rsidR="00000000" w:rsidRPr="00000000">
                      <w:rPr>
                        <w:b w:val="1"/>
                        <w:bCs w:val="1"/>
                        <w:color w:val="1155cc"/>
                        <w:u w:val="single"/>
                        <w:rtl w:val="0"/>
                      </w:rPr>
                      <w:t xml:space="preserve">Click here</w:t>
                    </w:r>
                  </w:hyperlink>
                  <w:r w:rsidDel="00000000" w:rsidR="00000000" w:rsidRPr="00000000">
                    <w:rPr>
                      <w:b w:val="1"/>
                      <w:bCs w:val="1"/>
                      <w:rtl w:val="0"/>
                    </w:rPr>
                    <w:t xml:space="preserve"> to view the</w:t>
                  </w:r>
                  <w:r w:rsidDel="00000000" w:rsidR="00000000" w:rsidRPr="00000000">
                    <w:rPr>
                      <w:rtl w:val="0"/>
                    </w:rPr>
                    <w:t xml:space="preserve"> </w:t>
                  </w:r>
                  <w:r w:rsidDel="00000000" w:rsidR="00000000" w:rsidRPr="00000000">
                    <w:rPr>
                      <w:b w:val="1"/>
                      <w:bCs w:val="1"/>
                      <w:rtl w:val="0"/>
                    </w:rPr>
                    <w:t xml:space="preserve">National Inuit Climate Change Strategy. </w:t>
                  </w:r>
                  <w:r w:rsidDel="00000000" w:rsidR="00000000" w:rsidRPr="00000000">
                    <w:rPr>
                      <w:rtl w:val="0"/>
                    </w:rPr>
                    <w:t xml:space="preserve">A strategy focusing on Inuit-driven climate solutions in five priority areas: </w:t>
                  </w:r>
                  <w:r w:rsidDel="00000000" w:rsidR="00000000" w:rsidRPr="00000000">
                    <w:rPr>
                      <w:i w:val="1"/>
                      <w:iCs w:val="1"/>
                      <w:rtl w:val="0"/>
                    </w:rPr>
                    <w:t xml:space="preserve">knowledge and capacity</w:t>
                  </w:r>
                  <w:r w:rsidDel="00000000" w:rsidR="00000000" w:rsidRPr="00000000">
                    <w:rPr>
                      <w:rtl w:val="0"/>
                    </w:rPr>
                    <w:t xml:space="preserve">; </w:t>
                  </w:r>
                  <w:r w:rsidDel="00000000" w:rsidR="00000000" w:rsidRPr="00000000">
                    <w:rPr>
                      <w:i w:val="1"/>
                      <w:iCs w:val="1"/>
                      <w:rtl w:val="0"/>
                    </w:rPr>
                    <w:t xml:space="preserve">health, wellbeing and the environment</w:t>
                  </w:r>
                  <w:r w:rsidDel="00000000" w:rsidR="00000000" w:rsidRPr="00000000">
                    <w:rPr>
                      <w:rtl w:val="0"/>
                    </w:rPr>
                    <w:t xml:space="preserve">; </w:t>
                  </w:r>
                  <w:r w:rsidDel="00000000" w:rsidR="00000000" w:rsidRPr="00000000">
                    <w:rPr>
                      <w:i w:val="1"/>
                      <w:iCs w:val="1"/>
                      <w:rtl w:val="0"/>
                    </w:rPr>
                    <w:t xml:space="preserve">food systems</w:t>
                  </w:r>
                  <w:r w:rsidDel="00000000" w:rsidR="00000000" w:rsidRPr="00000000">
                    <w:rPr>
                      <w:rtl w:val="0"/>
                    </w:rPr>
                    <w:t xml:space="preserve">; </w:t>
                  </w:r>
                  <w:r w:rsidDel="00000000" w:rsidR="00000000" w:rsidRPr="00000000">
                    <w:rPr>
                      <w:i w:val="1"/>
                      <w:iCs w:val="1"/>
                      <w:rtl w:val="0"/>
                    </w:rPr>
                    <w:t xml:space="preserve">infrastructure</w:t>
                  </w:r>
                  <w:r w:rsidDel="00000000" w:rsidR="00000000" w:rsidRPr="00000000">
                    <w:rPr>
                      <w:rtl w:val="0"/>
                    </w:rPr>
                    <w:t xml:space="preserve">; and </w:t>
                  </w:r>
                  <w:r w:rsidDel="00000000" w:rsidR="00000000" w:rsidRPr="00000000">
                    <w:rPr>
                      <w:i w:val="1"/>
                      <w:iCs w:val="1"/>
                      <w:rtl w:val="0"/>
                    </w:rPr>
                    <w:t xml:space="preserve">energy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D7C">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1D7D">
                  <w:pPr>
                    <w:spacing w:after="240" w:before="240" w:lineRule="auto"/>
                    <w:rPr>
                      <w:b w:val="1"/>
                      <w:bCs w:val="1"/>
                      <w:u w:val="single"/>
                    </w:rPr>
                  </w:pPr>
                  <w:r w:rsidDel="00000000" w:rsidR="00000000" w:rsidRPr="00000000">
                    <w:rPr>
                      <w:b w:val="1"/>
                      <w:bCs w:val="1"/>
                      <w:u w:val="single"/>
                      <w:rtl w:val="0"/>
                    </w:rPr>
                    <w:t xml:space="preserve">Provincial Level (B.C. Specific)</w:t>
                  </w:r>
                </w:p>
                <w:p w:rsidR="00000000" w:rsidDel="00000000" w:rsidP="00000000" w:rsidRDefault="00000000" w:rsidRPr="00000000" w14:paraId="00001D7E">
                  <w:pPr>
                    <w:spacing w:after="240" w:before="240" w:lineRule="auto"/>
                    <w:rPr>
                      <w:b w:val="1"/>
                      <w:bCs w:val="1"/>
                    </w:rPr>
                  </w:pPr>
                  <w:hyperlink r:id="rId939">
                    <w:r w:rsidDel="00000000" w:rsidR="00000000" w:rsidRPr="00000000">
                      <w:rPr>
                        <w:b w:val="1"/>
                        <w:bCs w:val="1"/>
                        <w:color w:val="1155cc"/>
                        <w:u w:val="single"/>
                        <w:rtl w:val="0"/>
                      </w:rPr>
                      <w:t xml:space="preserve">Click here</w:t>
                    </w:r>
                  </w:hyperlink>
                  <w:r w:rsidDel="00000000" w:rsidR="00000000" w:rsidRPr="00000000">
                    <w:rPr>
                      <w:b w:val="1"/>
                      <w:bCs w:val="1"/>
                      <w:rtl w:val="0"/>
                    </w:rPr>
                    <w:t xml:space="preserve"> to view BC First Nations Spiritual Knowledge Keepers Gathering on Climate Change. </w:t>
                  </w:r>
                  <w:r w:rsidDel="00000000" w:rsidR="00000000" w:rsidRPr="00000000">
                    <w:rPr>
                      <w:rtl w:val="0"/>
                    </w:rPr>
                    <w:t xml:space="preserve">A report capturing the 2023 gathering and ceremony of First Nations Knowledge keepers in B.C., held in response to the climate crisis. </w:t>
                  </w:r>
                  <w:r w:rsidDel="00000000" w:rsidR="00000000" w:rsidRPr="00000000">
                    <w:rPr>
                      <w:rtl w:val="0"/>
                    </w:rPr>
                  </w:r>
                </w:p>
                <w:p w:rsidR="00000000" w:rsidDel="00000000" w:rsidP="00000000" w:rsidRDefault="00000000" w:rsidRPr="00000000" w14:paraId="00001D7F">
                  <w:pPr>
                    <w:spacing w:after="240" w:before="240" w:lineRule="auto"/>
                    <w:rPr/>
                  </w:pPr>
                  <w:hyperlink r:id="rId940">
                    <w:r w:rsidDel="00000000" w:rsidR="00000000" w:rsidRPr="00000000">
                      <w:rPr>
                        <w:b w:val="1"/>
                        <w:bCs w:val="1"/>
                        <w:color w:val="1155cc"/>
                        <w:u w:val="single"/>
                        <w:rtl w:val="0"/>
                      </w:rPr>
                      <w:t xml:space="preserve">Click here</w:t>
                    </w:r>
                  </w:hyperlink>
                  <w:r w:rsidDel="00000000" w:rsidR="00000000" w:rsidRPr="00000000">
                    <w:rPr>
                      <w:b w:val="1"/>
                      <w:bCs w:val="1"/>
                      <w:rtl w:val="0"/>
                    </w:rPr>
                    <w:t xml:space="preserve"> to view BC First Nations Climate Strategy and Action Plan. </w:t>
                  </w:r>
                  <w:r w:rsidDel="00000000" w:rsidR="00000000" w:rsidRPr="00000000">
                    <w:rPr>
                      <w:rtl w:val="0"/>
                    </w:rPr>
                    <w:t xml:space="preserve">A strategy representing First Nations across British Columbia and proposes recommendations for climate action and First-Nations led solutions.</w:t>
                  </w:r>
                </w:p>
                <w:p w:rsidR="00000000" w:rsidDel="00000000" w:rsidP="00000000" w:rsidRDefault="00000000" w:rsidRPr="00000000" w14:paraId="00001D80">
                  <w:pPr>
                    <w:spacing w:after="240" w:before="240" w:lineRule="auto"/>
                    <w:rPr>
                      <w:u w:val="single"/>
                    </w:rPr>
                  </w:pPr>
                  <w:hyperlink r:id="rId941">
                    <w:r w:rsidDel="00000000" w:rsidR="00000000" w:rsidRPr="00000000">
                      <w:rPr>
                        <w:b w:val="1"/>
                        <w:bCs w:val="1"/>
                        <w:color w:val="1155cc"/>
                        <w:u w:val="single"/>
                        <w:rtl w:val="0"/>
                      </w:rPr>
                      <w:t xml:space="preserve">Click here</w:t>
                    </w:r>
                  </w:hyperlink>
                  <w:r w:rsidDel="00000000" w:rsidR="00000000" w:rsidRPr="00000000">
                    <w:rPr>
                      <w:b w:val="1"/>
                      <w:bCs w:val="1"/>
                      <w:rtl w:val="0"/>
                    </w:rPr>
                    <w:t xml:space="preserve"> to view</w:t>
                  </w:r>
                  <w:r w:rsidDel="00000000" w:rsidR="00000000" w:rsidRPr="00000000">
                    <w:rPr>
                      <w:rtl w:val="0"/>
                    </w:rPr>
                    <w:t xml:space="preserve"> </w:t>
                  </w:r>
                  <w:r w:rsidDel="00000000" w:rsidR="00000000" w:rsidRPr="00000000">
                    <w:rPr>
                      <w:b w:val="1"/>
                      <w:bCs w:val="1"/>
                      <w:rtl w:val="0"/>
                    </w:rPr>
                    <w:t xml:space="preserve">Métis Nation BC’s Climate Change Priority Paper. </w:t>
                  </w:r>
                  <w:r w:rsidDel="00000000" w:rsidR="00000000" w:rsidRPr="00000000">
                    <w:rPr>
                      <w:rtl w:val="0"/>
                    </w:rPr>
                    <w:t xml:space="preserve">A paper aligned with national Métis climate leadership efforts, outlining climate change strategies and priorities specific to the Métis Nation of British Columbia. </w:t>
                  </w:r>
                  <w:r w:rsidDel="00000000" w:rsidR="00000000" w:rsidRPr="00000000">
                    <w:rPr>
                      <w:rtl w:val="0"/>
                    </w:rPr>
                  </w:r>
                </w:p>
              </w:tc>
            </w:tr>
          </w:tbl>
          <w:p w:rsidR="00000000" w:rsidDel="00000000" w:rsidP="00000000" w:rsidRDefault="00000000" w:rsidRPr="00000000" w14:paraId="00001D81">
            <w:pPr>
              <w:spacing w:after="240" w:before="240" w:lineRule="auto"/>
              <w:rPr>
                <w:b w:val="1"/>
                <w:bCs w:val="1"/>
                <w:u w:val="single"/>
              </w:rPr>
            </w:pPr>
            <w:r w:rsidDel="00000000" w:rsidR="00000000" w:rsidRPr="00000000">
              <w:rPr>
                <w:rtl w:val="0"/>
              </w:rPr>
            </w:r>
          </w:p>
          <w:tbl>
            <w:tblPr>
              <w:tblStyle w:val="Table219"/>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rHeight w:val="2220" w:hRule="atLeast"/>
                <w:tblHeader w:val="0"/>
              </w:trPr>
              <w:tc>
                <w:tcPr>
                  <w:shd w:fill="d86564" w:val="clear"/>
                </w:tcPr>
                <w:p w:rsidR="00000000" w:rsidDel="00000000" w:rsidP="00000000" w:rsidRDefault="00000000" w:rsidRPr="00000000" w14:paraId="00001D82">
                  <w:pPr>
                    <w:spacing w:after="240" w:before="240" w:lineRule="auto"/>
                    <w:rPr>
                      <w:b w:val="1"/>
                      <w:bCs w:val="1"/>
                      <w:u w:val="single"/>
                    </w:rPr>
                  </w:pPr>
                  <w:r w:rsidDel="00000000" w:rsidR="00000000" w:rsidRPr="00000000">
                    <w:rPr>
                      <w:b w:val="1"/>
                      <w:bCs w:val="1"/>
                      <w:u w:val="single"/>
                      <w:rtl w:val="0"/>
                    </w:rPr>
                    <w:t xml:space="preserve">Nation Specific </w:t>
                  </w:r>
                </w:p>
                <w:p w:rsidR="00000000" w:rsidDel="00000000" w:rsidP="00000000" w:rsidRDefault="00000000" w:rsidRPr="00000000" w14:paraId="00001D83">
                  <w:pPr>
                    <w:spacing w:after="240" w:before="240" w:lineRule="auto"/>
                    <w:rPr/>
                  </w:pPr>
                  <w:hyperlink r:id="rId942">
                    <w:r w:rsidDel="00000000" w:rsidR="00000000" w:rsidRPr="00000000">
                      <w:rPr>
                        <w:b w:val="1"/>
                        <w:bCs w:val="1"/>
                        <w:color w:val="1155cc"/>
                        <w:u w:val="single"/>
                        <w:rtl w:val="0"/>
                      </w:rPr>
                      <w:t xml:space="preserve">Click here </w:t>
                    </w:r>
                  </w:hyperlink>
                  <w:r w:rsidDel="00000000" w:rsidR="00000000" w:rsidRPr="00000000">
                    <w:rPr>
                      <w:b w:val="1"/>
                      <w:bCs w:val="1"/>
                      <w:rtl w:val="0"/>
                    </w:rPr>
                    <w:t xml:space="preserve">to view Squamish Nation Climate Action Legacy report. </w:t>
                  </w:r>
                  <w:r w:rsidDel="00000000" w:rsidR="00000000" w:rsidRPr="00000000">
                    <w:rPr>
                      <w:rtl w:val="0"/>
                    </w:rPr>
                    <w:t xml:space="preserve">A report outlining Squamish Nation’s four key pillars for climate response: l</w:t>
                  </w:r>
                  <w:r w:rsidDel="00000000" w:rsidR="00000000" w:rsidRPr="00000000">
                    <w:rPr>
                      <w:i w:val="1"/>
                      <w:iCs w:val="1"/>
                      <w:rtl w:val="0"/>
                    </w:rPr>
                    <w:t xml:space="preserve">ow-carbon infrastructure, land and water, green economy, and people and community</w:t>
                  </w:r>
                  <w:r w:rsidDel="00000000" w:rsidR="00000000" w:rsidRPr="00000000">
                    <w:rPr>
                      <w:rtl w:val="0"/>
                    </w:rPr>
                    <w:t xml:space="preserve">, each with associated goals and proposed actions. </w:t>
                  </w:r>
                </w:p>
                <w:p w:rsidR="00000000" w:rsidDel="00000000" w:rsidP="00000000" w:rsidRDefault="00000000" w:rsidRPr="00000000" w14:paraId="00001D84">
                  <w:pPr>
                    <w:spacing w:after="240" w:before="240" w:lineRule="auto"/>
                    <w:rPr>
                      <w:u w:val="single"/>
                    </w:rPr>
                  </w:pPr>
                  <w:hyperlink r:id="rId943">
                    <w:r w:rsidDel="00000000" w:rsidR="00000000" w:rsidRPr="00000000">
                      <w:rPr>
                        <w:b w:val="1"/>
                        <w:bCs w:val="1"/>
                        <w:color w:val="1155cc"/>
                        <w:u w:val="single"/>
                        <w:rtl w:val="0"/>
                      </w:rPr>
                      <w:t xml:space="preserve">Click here </w:t>
                    </w:r>
                  </w:hyperlink>
                  <w:r w:rsidDel="00000000" w:rsidR="00000000" w:rsidRPr="00000000">
                    <w:rPr>
                      <w:b w:val="1"/>
                      <w:bCs w:val="1"/>
                      <w:rtl w:val="0"/>
                    </w:rPr>
                    <w:t xml:space="preserve">to view Tsleil-Waututh Nation Climate Change and Community Health Action Plan - Summary Report. </w:t>
                  </w:r>
                  <w:r w:rsidDel="00000000" w:rsidR="00000000" w:rsidRPr="00000000">
                    <w:rPr>
                      <w:rtl w:val="0"/>
                    </w:rPr>
                    <w:t xml:space="preserve">An action plan exploring possible health impacts of climate change on Tsleil-Waututh Peoples and proposing actions.</w:t>
                  </w:r>
                  <w:commentRangeStart w:id="370"/>
                  <w:r w:rsidDel="00000000" w:rsidR="00000000" w:rsidRPr="00000000">
                    <w:rPr>
                      <w:rtl w:val="0"/>
                    </w:rPr>
                  </w:r>
                </w:p>
              </w:tc>
            </w:tr>
          </w:tbl>
          <w:p w:rsidR="00000000" w:rsidDel="00000000" w:rsidP="00000000" w:rsidRDefault="00000000" w:rsidRPr="00000000" w14:paraId="00001D85">
            <w:pPr>
              <w:spacing w:after="240" w:before="240" w:lineRule="auto"/>
              <w:rPr>
                <w:b w:val="1"/>
                <w:bCs w:val="1"/>
                <w:u w:val="single"/>
              </w:rPr>
            </w:pPr>
            <w:commentRangeEnd w:id="370"/>
            <w:r w:rsidDel="00000000" w:rsidR="00000000" w:rsidRPr="00000000">
              <w:commentReference w:id="370"/>
            </w:r>
            <w:r w:rsidDel="00000000" w:rsidR="00000000" w:rsidRPr="00000000">
              <w:rPr>
                <w:rtl w:val="0"/>
              </w:rPr>
            </w:r>
          </w:p>
          <w:p w:rsidR="00000000" w:rsidDel="00000000" w:rsidP="00000000" w:rsidRDefault="00000000" w:rsidRPr="00000000" w14:paraId="00001D86">
            <w:pPr>
              <w:pStyle w:val="Heading2"/>
              <w:spacing w:after="240" w:before="240" w:lineRule="auto"/>
              <w:rPr/>
            </w:pPr>
            <w:bookmarkStart w:colFirst="0" w:colLast="0" w:name="_raoc6uy193t9" w:id="449"/>
            <w:bookmarkEnd w:id="449"/>
            <w:r w:rsidDel="00000000" w:rsidR="00000000" w:rsidRPr="00000000">
              <w:rPr>
                <w:rtl w:val="0"/>
              </w:rPr>
              <w:t xml:space="preserve">Historical &amp; Structural Context</w:t>
            </w:r>
          </w:p>
          <w:p w:rsidR="00000000" w:rsidDel="00000000" w:rsidP="00000000" w:rsidRDefault="00000000" w:rsidRPr="00000000" w14:paraId="00001D87">
            <w:pPr>
              <w:spacing w:after="240" w:before="240" w:lineRule="auto"/>
              <w:rPr/>
            </w:pPr>
            <w:r w:rsidDel="00000000" w:rsidR="00000000" w:rsidRPr="00000000">
              <w:rPr>
                <w:rtl w:val="0"/>
              </w:rPr>
              <w:t xml:space="preserve">To fully understand the mental health impacts of climate change for Indigenous peoples, we must situate them within broader histories of colonialism, violence, and displacement. These are not just background conditions—</w:t>
            </w:r>
            <w:r w:rsidDel="00000000" w:rsidR="00000000" w:rsidRPr="00000000">
              <w:rPr>
                <w:i w:val="1"/>
                <w:iCs w:val="1"/>
                <w:rtl w:val="0"/>
              </w:rPr>
              <w:t xml:space="preserve">they are active determinants that shape the capacity of communities to respond to climate threats</w:t>
            </w:r>
            <w:r w:rsidDel="00000000" w:rsidR="00000000" w:rsidRPr="00000000">
              <w:rPr>
                <w:rtl w:val="0"/>
              </w:rPr>
              <w:t xml:space="preserve">. However, despite profound harms, Indigenous nations have </w:t>
            </w:r>
            <w:ins w:author="Claire Perry" w:id="670" w:date="2025-12-21T00:36:09Z">
              <w:r w:rsidDel="00000000" w:rsidR="00000000" w:rsidRPr="00000000">
                <w:rPr>
                  <w:rtl w:val="0"/>
                </w:rPr>
                <w:t xml:space="preserve">used </w:t>
              </w:r>
            </w:ins>
            <w:del w:author="Claire Perry" w:id="670" w:date="2025-12-21T00:36:09Z">
              <w:r w:rsidDel="00000000" w:rsidR="00000000" w:rsidRPr="00000000">
                <w:rPr>
                  <w:rtl w:val="0"/>
                </w:rPr>
                <w:delText xml:space="preserve">demonstrated extraordinary resilience through</w:delText>
              </w:r>
            </w:del>
            <w:r w:rsidDel="00000000" w:rsidR="00000000" w:rsidRPr="00000000">
              <w:rPr>
                <w:rtl w:val="0"/>
              </w:rPr>
              <w:t xml:space="preserve"> cultural regeneration, legal advocacy, and community-led adaptation</w:t>
            </w:r>
            <w:ins w:author="Claire Perry" w:id="671" w:date="2025-12-21T00:37:06Z">
              <w:r w:rsidDel="00000000" w:rsidR="00000000" w:rsidRPr="00000000">
                <w:rPr>
                  <w:rtl w:val="0"/>
                </w:rPr>
                <w:t xml:space="preserve"> to respond to ongoing forms of injustice</w:t>
              </w:r>
            </w:ins>
            <w:r w:rsidDel="00000000" w:rsidR="00000000" w:rsidRPr="00000000">
              <w:rPr>
                <w:rtl w:val="0"/>
              </w:rPr>
              <w:t xml:space="preserve">.</w:t>
            </w:r>
          </w:p>
          <w:p w:rsidR="00000000" w:rsidDel="00000000" w:rsidP="00000000" w:rsidRDefault="00000000" w:rsidRPr="00000000" w14:paraId="00001D88">
            <w:pPr>
              <w:numPr>
                <w:ilvl w:val="0"/>
                <w:numId w:val="514"/>
              </w:numPr>
              <w:spacing w:after="0" w:afterAutospacing="0" w:before="240" w:lineRule="auto"/>
              <w:ind w:left="720" w:hanging="360"/>
            </w:pPr>
            <w:r w:rsidDel="00000000" w:rsidR="00000000" w:rsidRPr="00000000">
              <w:rPr>
                <w:b w:val="1"/>
                <w:bCs w:val="1"/>
                <w:rtl w:val="0"/>
              </w:rPr>
              <w:t xml:space="preserve">Colonization &amp; Violence</w:t>
            </w:r>
            <w:r w:rsidDel="00000000" w:rsidR="00000000" w:rsidRPr="00000000">
              <w:rPr>
                <w:rtl w:val="0"/>
              </w:rPr>
              <w:t xml:space="preserve">: Forced removals, residential schools, and the Sixties Scoop fractured family systems, disrupted land-based practices, and produced intergenerational trauma that amplifies climate distress today.</w:t>
              <w:br w:type="textWrapping"/>
            </w:r>
          </w:p>
          <w:p w:rsidR="00000000" w:rsidDel="00000000" w:rsidP="00000000" w:rsidRDefault="00000000" w:rsidRPr="00000000" w14:paraId="00001D89">
            <w:pPr>
              <w:numPr>
                <w:ilvl w:val="0"/>
                <w:numId w:val="514"/>
              </w:numPr>
              <w:spacing w:after="0" w:afterAutospacing="0" w:before="0" w:beforeAutospacing="0" w:lineRule="auto"/>
              <w:ind w:left="720" w:hanging="360"/>
            </w:pPr>
            <w:r w:rsidDel="00000000" w:rsidR="00000000" w:rsidRPr="00000000">
              <w:rPr>
                <w:b w:val="1"/>
                <w:bCs w:val="1"/>
                <w:rtl w:val="0"/>
              </w:rPr>
              <w:t xml:space="preserve">Systemic Cultural Suppression</w:t>
            </w:r>
            <w:r w:rsidDel="00000000" w:rsidR="00000000" w:rsidRPr="00000000">
              <w:rPr>
                <w:rtl w:val="0"/>
              </w:rPr>
              <w:t xml:space="preserve">: Bans on ceremony and language attempted to erase Indigenous knowledge‐production, yet communities preserved it through clandestine practices and resurgence movements.</w:t>
              <w:br w:type="textWrapping"/>
            </w:r>
          </w:p>
          <w:p w:rsidR="00000000" w:rsidDel="00000000" w:rsidP="00000000" w:rsidRDefault="00000000" w:rsidRPr="00000000" w14:paraId="00001D8A">
            <w:pPr>
              <w:numPr>
                <w:ilvl w:val="0"/>
                <w:numId w:val="514"/>
              </w:numPr>
              <w:spacing w:after="240" w:before="0" w:beforeAutospacing="0" w:lineRule="auto"/>
              <w:ind w:left="720" w:hanging="360"/>
            </w:pPr>
            <w:r w:rsidDel="00000000" w:rsidR="00000000" w:rsidRPr="00000000">
              <w:rPr>
                <w:b w:val="1"/>
                <w:bCs w:val="1"/>
                <w:rtl w:val="0"/>
              </w:rPr>
              <w:t xml:space="preserve">Displacement &amp; Environmental Racism</w:t>
            </w:r>
            <w:r w:rsidDel="00000000" w:rsidR="00000000" w:rsidRPr="00000000">
              <w:rPr>
                <w:rtl w:val="0"/>
              </w:rPr>
              <w:t xml:space="preserve">: Extractive projects and relocation policies have intensified exposure to climate hazards and eroded adaptive </w:t>
            </w:r>
            <w:r w:rsidDel="00000000" w:rsidR="00000000" w:rsidRPr="00000000">
              <w:rPr>
                <w:rtl w:val="0"/>
              </w:rPr>
              <w:t xml:space="preserve">infrastructure</w:t>
            </w:r>
            <w:r w:rsidDel="00000000" w:rsidR="00000000" w:rsidRPr="00000000">
              <w:rPr>
                <w:rtl w:val="0"/>
              </w:rPr>
              <w:t xml:space="preserve">.</w:t>
            </w:r>
          </w:p>
          <w:p w:rsidR="00000000" w:rsidDel="00000000" w:rsidP="00000000" w:rsidRDefault="00000000" w:rsidRPr="00000000" w14:paraId="00001D8B">
            <w:pPr>
              <w:spacing w:after="240" w:before="240" w:lineRule="auto"/>
              <w:rPr/>
            </w:pPr>
            <w:r w:rsidDel="00000000" w:rsidR="00000000" w:rsidRPr="00000000">
              <w:rPr>
                <w:rtl w:val="0"/>
              </w:rPr>
              <w:t xml:space="preserve">Despite these assaults, Indigenous nations have continuously regenerated governance systems, languages, and healing modalities, offering time-tested models of resilience and relational accountability that the broader climate-mental-health field urgently needs.</w:t>
            </w:r>
          </w:p>
          <w:p w:rsidR="00000000" w:rsidDel="00000000" w:rsidP="00000000" w:rsidRDefault="00000000" w:rsidRPr="00000000" w14:paraId="00001D8C">
            <w:pPr>
              <w:rPr>
                <w:b w:val="1"/>
                <w:bCs w:val="1"/>
              </w:rPr>
            </w:pPr>
            <w:r w:rsidDel="00000000" w:rsidR="00000000" w:rsidRPr="00000000">
              <w:rPr>
                <w:rtl w:val="0"/>
              </w:rPr>
            </w:r>
          </w:p>
          <w:tbl>
            <w:tblPr>
              <w:tblStyle w:val="Table220"/>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D8D">
                  <w:pPr>
                    <w:spacing w:after="240" w:before="240" w:lineRule="auto"/>
                    <w:rPr>
                      <w:b w:val="1"/>
                      <w:bCs w:val="1"/>
                    </w:rPr>
                  </w:pPr>
                  <w:commentRangeStart w:id="371"/>
                  <w:commentRangeStart w:id="372"/>
                  <w:commentRangeStart w:id="373"/>
                  <w:commentRangeStart w:id="374"/>
                  <w:r w:rsidDel="00000000" w:rsidR="00000000" w:rsidRPr="00000000">
                    <w:rPr>
                      <w:b w:val="1"/>
                      <w:bCs w:val="1"/>
                      <w:rtl w:val="0"/>
                    </w:rPr>
                    <w:t xml:space="preserve">Resources to Learn More </w:t>
                  </w:r>
                </w:p>
                <w:p w:rsidR="00000000" w:rsidDel="00000000" w:rsidP="00000000" w:rsidRDefault="00000000" w:rsidRPr="00000000" w14:paraId="00001D8E">
                  <w:pPr>
                    <w:rPr/>
                  </w:pPr>
                  <w:hyperlink r:id="rId944">
                    <w:r w:rsidDel="00000000" w:rsidR="00000000" w:rsidRPr="00000000">
                      <w:rPr>
                        <w:color w:val="1155cc"/>
                        <w:u w:val="single"/>
                        <w:rtl w:val="0"/>
                      </w:rPr>
                      <w:t xml:space="preserve">Indigenous Peoples Atlas of Canada</w:t>
                    </w:r>
                  </w:hyperlink>
                  <w:r w:rsidDel="00000000" w:rsidR="00000000" w:rsidRPr="00000000">
                    <w:rPr>
                      <w:rtl w:val="0"/>
                    </w:rPr>
                    <w:t xml:space="preserve"> by Canadian Geographic includes four volumes - First Nations, Inuit, Métis and Truth and Reconciliation</w:t>
                  </w:r>
                </w:p>
                <w:p w:rsidR="00000000" w:rsidDel="00000000" w:rsidP="00000000" w:rsidRDefault="00000000" w:rsidRPr="00000000" w14:paraId="00001D8F">
                  <w:pPr>
                    <w:rPr/>
                  </w:pPr>
                  <w:r w:rsidDel="00000000" w:rsidR="00000000" w:rsidRPr="00000000">
                    <w:rPr>
                      <w:rtl w:val="0"/>
                    </w:rPr>
                  </w:r>
                </w:p>
                <w:p w:rsidR="00000000" w:rsidDel="00000000" w:rsidP="00000000" w:rsidRDefault="00000000" w:rsidRPr="00000000" w14:paraId="00001D90">
                  <w:pPr>
                    <w:rPr>
                      <w:b w:val="1"/>
                      <w:bCs w:val="1"/>
                    </w:rPr>
                  </w:pPr>
                  <w:hyperlink r:id="rId945">
                    <w:r w:rsidDel="00000000" w:rsidR="00000000" w:rsidRPr="00000000">
                      <w:rPr>
                        <w:color w:val="1155cc"/>
                        <w:u w:val="single"/>
                        <w:rtl w:val="0"/>
                      </w:rPr>
                      <w:t xml:space="preserve">Climate Change and Indigenous Peoples Health in Canada </w:t>
                    </w:r>
                  </w:hyperlink>
                  <w:r w:rsidDel="00000000" w:rsidR="00000000" w:rsidRPr="00000000">
                    <w:rPr>
                      <w:rtl w:val="0"/>
                    </w:rPr>
                    <w:t xml:space="preserve">is a report by the National Collaborating Centre for Indigenous Health.</w:t>
                  </w:r>
                  <w:commentRangeEnd w:id="371"/>
                  <w:r w:rsidDel="00000000" w:rsidR="00000000" w:rsidRPr="00000000">
                    <w:commentReference w:id="371"/>
                  </w:r>
                  <w:commentRangeEnd w:id="372"/>
                  <w:r w:rsidDel="00000000" w:rsidR="00000000" w:rsidRPr="00000000">
                    <w:commentReference w:id="372"/>
                  </w:r>
                  <w:commentRangeEnd w:id="373"/>
                  <w:r w:rsidDel="00000000" w:rsidR="00000000" w:rsidRPr="00000000">
                    <w:commentReference w:id="373"/>
                  </w:r>
                  <w:commentRangeEnd w:id="374"/>
                  <w:r w:rsidDel="00000000" w:rsidR="00000000" w:rsidRPr="00000000">
                    <w:commentReference w:id="374"/>
                  </w:r>
                  <w:commentRangeStart w:id="375"/>
                  <w:r w:rsidDel="00000000" w:rsidR="00000000" w:rsidRPr="00000000">
                    <w:rPr>
                      <w:rtl w:val="0"/>
                    </w:rPr>
                  </w:r>
                </w:p>
              </w:tc>
            </w:tr>
          </w:tbl>
          <w:p w:rsidR="00000000" w:rsidDel="00000000" w:rsidP="00000000" w:rsidRDefault="00000000" w:rsidRPr="00000000" w14:paraId="00001D91">
            <w:pPr>
              <w:rPr>
                <w:b w:val="1"/>
                <w:bCs w:val="1"/>
              </w:rPr>
            </w:pPr>
            <w:commentRangeEnd w:id="375"/>
            <w:r w:rsidDel="00000000" w:rsidR="00000000" w:rsidRPr="00000000">
              <w:commentReference w:id="375"/>
            </w:r>
            <w:r w:rsidDel="00000000" w:rsidR="00000000" w:rsidRPr="00000000">
              <w:rPr>
                <w:rtl w:val="0"/>
              </w:rPr>
            </w:r>
          </w:p>
          <w:p w:rsidR="00000000" w:rsidDel="00000000" w:rsidP="00000000" w:rsidRDefault="00000000" w:rsidRPr="00000000" w14:paraId="00001D92">
            <w:pPr>
              <w:rPr/>
            </w:pPr>
            <w:r w:rsidDel="00000000" w:rsidR="00000000" w:rsidRPr="00000000">
              <w:rPr>
                <w:rtl w:val="0"/>
              </w:rPr>
            </w:r>
          </w:p>
          <w:p w:rsidR="00000000" w:rsidDel="00000000" w:rsidP="00000000" w:rsidRDefault="00000000" w:rsidRPr="00000000" w14:paraId="00001D93">
            <w:pPr>
              <w:pStyle w:val="Heading2"/>
              <w:spacing w:after="240" w:before="240" w:lineRule="auto"/>
              <w:rPr/>
            </w:pPr>
            <w:bookmarkStart w:colFirst="0" w:colLast="0" w:name="_wmpbi1jnpnrw" w:id="450"/>
            <w:bookmarkEnd w:id="450"/>
            <w:r w:rsidDel="00000000" w:rsidR="00000000" w:rsidRPr="00000000">
              <w:rPr>
                <w:rtl w:val="0"/>
              </w:rPr>
              <w:t xml:space="preserve">Common Challenges</w:t>
            </w:r>
          </w:p>
          <w:p w:rsidR="00000000" w:rsidDel="00000000" w:rsidP="00000000" w:rsidRDefault="00000000" w:rsidRPr="00000000" w14:paraId="00001D94">
            <w:pPr>
              <w:spacing w:after="240" w:before="240" w:lineRule="auto"/>
              <w:rPr/>
            </w:pPr>
            <w:r w:rsidDel="00000000" w:rsidR="00000000" w:rsidRPr="00000000">
              <w:rPr>
                <w:rtl w:val="0"/>
              </w:rPr>
              <w:t xml:space="preserve">Despite the growing recognition of Indigenous knowledge systems in climate and mental health discourse, significant challenges persist. From tokenistic inclusion in policy-making to epistemic injustice in research and education, systemic barriers continue to marginalize Indigenous voices and frameworks. Moreover, the fragmentation of governance and funding structures often prevents the kind of holistic, relational approaches that these frameworks require. This section identifies some of the most persistent obstacles to equitable integration and outlines why they must be addressed with care and commitment.</w:t>
            </w:r>
          </w:p>
          <w:p w:rsidR="00000000" w:rsidDel="00000000" w:rsidP="00000000" w:rsidRDefault="00000000" w:rsidRPr="00000000" w14:paraId="00001D95">
            <w:pPr>
              <w:numPr>
                <w:ilvl w:val="0"/>
                <w:numId w:val="409"/>
              </w:numPr>
              <w:spacing w:after="0" w:afterAutospacing="0" w:before="240" w:lineRule="auto"/>
              <w:ind w:left="720" w:hanging="360"/>
            </w:pPr>
            <w:r w:rsidDel="00000000" w:rsidR="00000000" w:rsidRPr="00000000">
              <w:rPr>
                <w:b w:val="1"/>
                <w:bCs w:val="1"/>
                <w:rtl w:val="0"/>
              </w:rPr>
              <w:t xml:space="preserve">Epistemic Injustice &amp; Tokenism</w:t>
            </w:r>
            <w:r w:rsidDel="00000000" w:rsidR="00000000" w:rsidRPr="00000000">
              <w:rPr>
                <w:rtl w:val="0"/>
              </w:rPr>
              <w:t xml:space="preserve"> – Indigenous participation without authority perpetuates harm.</w:t>
              <w:br w:type="textWrapping"/>
            </w:r>
          </w:p>
          <w:p w:rsidR="00000000" w:rsidDel="00000000" w:rsidP="00000000" w:rsidRDefault="00000000" w:rsidRPr="00000000" w14:paraId="00001D96">
            <w:pPr>
              <w:numPr>
                <w:ilvl w:val="0"/>
                <w:numId w:val="409"/>
              </w:numPr>
              <w:spacing w:after="0" w:afterAutospacing="0" w:before="0" w:beforeAutospacing="0" w:lineRule="auto"/>
              <w:ind w:left="720" w:hanging="360"/>
            </w:pPr>
            <w:r w:rsidDel="00000000" w:rsidR="00000000" w:rsidRPr="00000000">
              <w:rPr>
                <w:b w:val="1"/>
                <w:bCs w:val="1"/>
                <w:rtl w:val="0"/>
              </w:rPr>
              <w:t xml:space="preserve">Policy Silos</w:t>
            </w:r>
            <w:r w:rsidDel="00000000" w:rsidR="00000000" w:rsidRPr="00000000">
              <w:rPr>
                <w:rtl w:val="0"/>
              </w:rPr>
              <w:t xml:space="preserve"> – Mental-health, environment, and Indigenous-relations portfolios rarely collaborate, undermining holistic responses.</w:t>
              <w:br w:type="textWrapping"/>
            </w:r>
          </w:p>
          <w:p w:rsidR="00000000" w:rsidDel="00000000" w:rsidP="00000000" w:rsidRDefault="00000000" w:rsidRPr="00000000" w14:paraId="00001D97">
            <w:pPr>
              <w:numPr>
                <w:ilvl w:val="0"/>
                <w:numId w:val="409"/>
              </w:numPr>
              <w:spacing w:after="240" w:before="0" w:beforeAutospacing="0" w:lineRule="auto"/>
              <w:ind w:left="720" w:hanging="360"/>
            </w:pPr>
            <w:r w:rsidDel="00000000" w:rsidR="00000000" w:rsidRPr="00000000">
              <w:rPr>
                <w:b w:val="1"/>
                <w:bCs w:val="1"/>
                <w:rtl w:val="0"/>
              </w:rPr>
              <w:t xml:space="preserve">Knowledge Appropriation</w:t>
            </w:r>
            <w:r w:rsidDel="00000000" w:rsidR="00000000" w:rsidRPr="00000000">
              <w:rPr>
                <w:rtl w:val="0"/>
              </w:rPr>
              <w:t xml:space="preserve"> – Extracting Indigenous concepts without community control erodes trust and efficacy.</w:t>
              <w:br w:type="textWrapping"/>
            </w:r>
          </w:p>
          <w:p w:rsidR="00000000" w:rsidDel="00000000" w:rsidP="00000000" w:rsidRDefault="00000000" w:rsidRPr="00000000" w14:paraId="00001D98">
            <w:pPr>
              <w:pStyle w:val="Heading2"/>
              <w:spacing w:after="240" w:before="240" w:lineRule="auto"/>
              <w:rPr/>
            </w:pPr>
            <w:bookmarkStart w:colFirst="0" w:colLast="0" w:name="_wuv7dk9zoxqu" w:id="451"/>
            <w:bookmarkEnd w:id="451"/>
            <w:r w:rsidDel="00000000" w:rsidR="00000000" w:rsidRPr="00000000">
              <w:rPr>
                <w:rtl w:val="0"/>
              </w:rPr>
              <w:t xml:space="preserve">Strategies for Equitable Integration</w:t>
            </w:r>
          </w:p>
          <w:p w:rsidR="00000000" w:rsidDel="00000000" w:rsidP="00000000" w:rsidRDefault="00000000" w:rsidRPr="00000000" w14:paraId="00001D99">
            <w:pPr>
              <w:spacing w:after="240" w:before="240" w:lineRule="auto"/>
              <w:rPr/>
            </w:pPr>
            <w:r w:rsidDel="00000000" w:rsidR="00000000" w:rsidRPr="00000000">
              <w:rPr>
                <w:rtl w:val="0"/>
              </w:rPr>
              <w:t xml:space="preserve">Integrating Indigenous knowledge systems into climate-emotion policy and practice must be done ethically, relationally, and with Indigenous leadership at the centre. This requires more than symbolic inclusion—it calls for</w:t>
            </w:r>
            <w:ins w:author="Claire Perry" w:id="672" w:date="2025-12-21T00:40:31Z">
              <w:r w:rsidDel="00000000" w:rsidR="00000000" w:rsidRPr="00000000">
                <w:rPr>
                  <w:rtl w:val="0"/>
                </w:rPr>
                <w:t xml:space="preserve"> genuine</w:t>
              </w:r>
            </w:ins>
            <w:r w:rsidDel="00000000" w:rsidR="00000000" w:rsidRPr="00000000">
              <w:rPr>
                <w:rtl w:val="0"/>
              </w:rPr>
              <w:t xml:space="preserve"> shifts in power, governance, and accountability. This section outlines concrete strategies to support equitable collaboration, honour Indigenous data sovereignty, and sustain land- and culture-based mental health interventions in the face of climate disruption.</w:t>
            </w:r>
          </w:p>
          <w:p w:rsidR="00000000" w:rsidDel="00000000" w:rsidP="00000000" w:rsidRDefault="00000000" w:rsidRPr="00000000" w14:paraId="00001D9A">
            <w:pPr>
              <w:numPr>
                <w:ilvl w:val="0"/>
                <w:numId w:val="425"/>
              </w:numPr>
              <w:spacing w:after="0" w:afterAutospacing="0" w:before="240" w:lineRule="auto"/>
              <w:ind w:left="720" w:hanging="360"/>
            </w:pPr>
            <w:r w:rsidDel="00000000" w:rsidR="00000000" w:rsidRPr="00000000">
              <w:rPr>
                <w:b w:val="1"/>
                <w:bCs w:val="1"/>
                <w:rtl w:val="0"/>
              </w:rPr>
              <w:t xml:space="preserve">Indigenous-Led Governance</w:t>
            </w:r>
            <w:r w:rsidDel="00000000" w:rsidR="00000000" w:rsidRPr="00000000">
              <w:rPr>
                <w:rtl w:val="0"/>
              </w:rPr>
              <w:t xml:space="preserve">: Embed decision-making authority (not just consultation) in climate and health funding structures.</w:t>
              <w:br w:type="textWrapping"/>
            </w:r>
          </w:p>
          <w:p w:rsidR="00000000" w:rsidDel="00000000" w:rsidP="00000000" w:rsidRDefault="00000000" w:rsidRPr="00000000" w14:paraId="00001D9B">
            <w:pPr>
              <w:numPr>
                <w:ilvl w:val="0"/>
                <w:numId w:val="425"/>
              </w:numPr>
              <w:spacing w:after="0" w:afterAutospacing="0" w:before="0" w:beforeAutospacing="0" w:lineRule="auto"/>
              <w:ind w:left="720" w:hanging="360"/>
            </w:pPr>
            <w:r w:rsidDel="00000000" w:rsidR="00000000" w:rsidRPr="00000000">
              <w:rPr>
                <w:b w:val="1"/>
                <w:bCs w:val="1"/>
                <w:rtl w:val="0"/>
              </w:rPr>
              <w:t xml:space="preserve">Ethical Knowledge Co-Production</w:t>
            </w:r>
            <w:r w:rsidDel="00000000" w:rsidR="00000000" w:rsidRPr="00000000">
              <w:rPr>
                <w:rtl w:val="0"/>
              </w:rPr>
              <w:t xml:space="preserve">: Use Two-Eyed Seeing protocols—explicitly negotiated goals, data sovereignty, and capacity sharing.</w:t>
              <w:br w:type="textWrapping"/>
            </w:r>
          </w:p>
          <w:p w:rsidR="00000000" w:rsidDel="00000000" w:rsidP="00000000" w:rsidRDefault="00000000" w:rsidRPr="00000000" w14:paraId="00001D9C">
            <w:pPr>
              <w:numPr>
                <w:ilvl w:val="0"/>
                <w:numId w:val="425"/>
              </w:numPr>
              <w:spacing w:after="0" w:afterAutospacing="0" w:before="0" w:beforeAutospacing="0" w:lineRule="auto"/>
              <w:ind w:left="720" w:hanging="360"/>
            </w:pPr>
            <w:r w:rsidDel="00000000" w:rsidR="00000000" w:rsidRPr="00000000">
              <w:rPr>
                <w:b w:val="1"/>
                <w:bCs w:val="1"/>
                <w:rtl w:val="0"/>
              </w:rPr>
              <w:t xml:space="preserve">Land Back &amp; Stewardship Rights</w:t>
            </w:r>
            <w:r w:rsidDel="00000000" w:rsidR="00000000" w:rsidRPr="00000000">
              <w:rPr>
                <w:rtl w:val="0"/>
              </w:rPr>
              <w:t xml:space="preserve">: Legal recognition that returning land improves both ecological integrity and community wellbeing.</w:t>
              <w:br w:type="textWrapping"/>
            </w:r>
          </w:p>
          <w:p w:rsidR="00000000" w:rsidDel="00000000" w:rsidP="00000000" w:rsidRDefault="00000000" w:rsidRPr="00000000" w14:paraId="00001D9D">
            <w:pPr>
              <w:numPr>
                <w:ilvl w:val="0"/>
                <w:numId w:val="425"/>
              </w:numPr>
              <w:spacing w:after="0" w:afterAutospacing="0" w:before="0" w:beforeAutospacing="0" w:lineRule="auto"/>
              <w:ind w:left="720" w:hanging="360"/>
            </w:pPr>
            <w:r w:rsidDel="00000000" w:rsidR="00000000" w:rsidRPr="00000000">
              <w:rPr>
                <w:b w:val="1"/>
                <w:bCs w:val="1"/>
                <w:rtl w:val="0"/>
              </w:rPr>
              <w:t xml:space="preserve">Trauma- and Strength-Informed Services</w:t>
            </w:r>
            <w:r w:rsidDel="00000000" w:rsidR="00000000" w:rsidRPr="00000000">
              <w:rPr>
                <w:rtl w:val="0"/>
              </w:rPr>
              <w:t xml:space="preserve">: Pair Medicine-Wheel assessments with culturally grounded therapies and, where desired, Western clinical care.</w:t>
              <w:br w:type="textWrapping"/>
            </w:r>
          </w:p>
          <w:p w:rsidR="00000000" w:rsidDel="00000000" w:rsidP="00000000" w:rsidRDefault="00000000" w:rsidRPr="00000000" w14:paraId="00001D9E">
            <w:pPr>
              <w:numPr>
                <w:ilvl w:val="0"/>
                <w:numId w:val="425"/>
              </w:numPr>
              <w:spacing w:after="240" w:before="0" w:beforeAutospacing="0" w:lineRule="auto"/>
              <w:ind w:left="720" w:hanging="360"/>
            </w:pPr>
            <w:r w:rsidDel="00000000" w:rsidR="00000000" w:rsidRPr="00000000">
              <w:rPr>
                <w:b w:val="1"/>
                <w:bCs w:val="1"/>
                <w:rtl w:val="0"/>
              </w:rPr>
              <w:t xml:space="preserve">Sustainable Funding</w:t>
            </w:r>
            <w:r w:rsidDel="00000000" w:rsidR="00000000" w:rsidRPr="00000000">
              <w:rPr>
                <w:rtl w:val="0"/>
              </w:rPr>
              <w:t xml:space="preserve">: Long-term support for land-based youth programmes shown to reduce distress and suicide risk.</w:t>
            </w:r>
          </w:p>
          <w:p w:rsidR="00000000" w:rsidDel="00000000" w:rsidP="00000000" w:rsidRDefault="00000000" w:rsidRPr="00000000" w14:paraId="00001D9F">
            <w:pPr>
              <w:pStyle w:val="Heading2"/>
              <w:spacing w:after="240" w:before="240" w:lineRule="auto"/>
              <w:rPr/>
            </w:pPr>
            <w:bookmarkStart w:colFirst="0" w:colLast="0" w:name="_zctfg2hp4tvc" w:id="452"/>
            <w:bookmarkEnd w:id="452"/>
            <w:r w:rsidDel="00000000" w:rsidR="00000000" w:rsidRPr="00000000">
              <w:rPr>
                <w:rtl w:val="0"/>
              </w:rPr>
              <w:t xml:space="preserve">Relevance to Climate Emotions &amp; Mental Health</w:t>
            </w:r>
          </w:p>
          <w:p w:rsidR="00000000" w:rsidDel="00000000" w:rsidP="00000000" w:rsidRDefault="00000000" w:rsidRPr="00000000" w14:paraId="00001DA0">
            <w:pPr>
              <w:spacing w:after="240" w:before="240" w:lineRule="auto"/>
              <w:rPr/>
            </w:pPr>
            <w:r w:rsidDel="00000000" w:rsidR="00000000" w:rsidRPr="00000000">
              <w:rPr>
                <w:rtl w:val="0"/>
              </w:rPr>
              <w:t xml:space="preserve">For Indigenous communities, the mental health impacts of climate change are often intensified by deep cultural and spiritual relationships with land, water, and non-human relatives. At the same time, Indigenous frameworks offer unique strengths for addressing climate emotions in culturally safe</w:t>
            </w:r>
            <w:ins w:author="Claire Perry" w:id="673" w:date="2025-12-21T00:41:30Z">
              <w:r w:rsidDel="00000000" w:rsidR="00000000" w:rsidRPr="00000000">
                <w:rPr>
                  <w:rtl w:val="0"/>
                </w:rPr>
                <w:t xml:space="preserve">r</w:t>
              </w:r>
            </w:ins>
            <w:r w:rsidDel="00000000" w:rsidR="00000000" w:rsidRPr="00000000">
              <w:rPr>
                <w:rtl w:val="0"/>
              </w:rPr>
              <w:t xml:space="preserve"> and transformative ways. This final section explores how Indigenous knowledge systems help us better understand and respond to eco-anxiety, grief, and trauma, while fostering resilience and a renewed sense of purpose.</w:t>
            </w:r>
          </w:p>
          <w:p w:rsidR="00000000" w:rsidDel="00000000" w:rsidP="00000000" w:rsidRDefault="00000000" w:rsidRPr="00000000" w14:paraId="00001DA1">
            <w:pPr>
              <w:numPr>
                <w:ilvl w:val="0"/>
                <w:numId w:val="381"/>
              </w:numPr>
              <w:spacing w:after="0" w:afterAutospacing="0" w:before="240" w:lineRule="auto"/>
              <w:ind w:left="720" w:hanging="360"/>
            </w:pPr>
            <w:r w:rsidDel="00000000" w:rsidR="00000000" w:rsidRPr="00000000">
              <w:rPr>
                <w:b w:val="1"/>
                <w:bCs w:val="1"/>
                <w:rtl w:val="0"/>
              </w:rPr>
              <w:t xml:space="preserve">Agency &amp; Belonging</w:t>
            </w:r>
            <w:r w:rsidDel="00000000" w:rsidR="00000000" w:rsidRPr="00000000">
              <w:rPr>
                <w:rtl w:val="0"/>
              </w:rPr>
              <w:t xml:space="preserve"> – Land-based actions turn helplessness into purpose.</w:t>
              <w:br w:type="textWrapping"/>
            </w:r>
          </w:p>
          <w:p w:rsidR="00000000" w:rsidDel="00000000" w:rsidP="00000000" w:rsidRDefault="00000000" w:rsidRPr="00000000" w14:paraId="00001DA2">
            <w:pPr>
              <w:numPr>
                <w:ilvl w:val="0"/>
                <w:numId w:val="381"/>
              </w:numPr>
              <w:spacing w:after="0" w:afterAutospacing="0" w:before="0" w:beforeAutospacing="0" w:lineRule="auto"/>
              <w:ind w:left="720" w:hanging="360"/>
            </w:pPr>
            <w:r w:rsidDel="00000000" w:rsidR="00000000" w:rsidRPr="00000000">
              <w:rPr>
                <w:b w:val="1"/>
                <w:bCs w:val="1"/>
                <w:rtl w:val="0"/>
              </w:rPr>
              <w:t xml:space="preserve">Collective Coping</w:t>
            </w:r>
            <w:r w:rsidDel="00000000" w:rsidR="00000000" w:rsidRPr="00000000">
              <w:rPr>
                <w:rtl w:val="0"/>
              </w:rPr>
              <w:t xml:space="preserve"> – Storytelling and ceremony transform individual grief into shared resilience rituals.</w:t>
              <w:br w:type="textWrapping"/>
            </w:r>
          </w:p>
          <w:p w:rsidR="00000000" w:rsidDel="00000000" w:rsidP="00000000" w:rsidRDefault="00000000" w:rsidRPr="00000000" w14:paraId="00001DA3">
            <w:pPr>
              <w:numPr>
                <w:ilvl w:val="0"/>
                <w:numId w:val="381"/>
              </w:numPr>
              <w:spacing w:after="0" w:afterAutospacing="0" w:before="0" w:beforeAutospacing="0" w:lineRule="auto"/>
              <w:ind w:left="720" w:hanging="360"/>
            </w:pPr>
            <w:r w:rsidDel="00000000" w:rsidR="00000000" w:rsidRPr="00000000">
              <w:rPr>
                <w:b w:val="1"/>
                <w:bCs w:val="1"/>
                <w:rtl w:val="0"/>
              </w:rPr>
              <w:t xml:space="preserve">Intergenerational Healing</w:t>
            </w:r>
            <w:r w:rsidDel="00000000" w:rsidR="00000000" w:rsidRPr="00000000">
              <w:rPr>
                <w:rtl w:val="0"/>
              </w:rPr>
              <w:t xml:space="preserve"> – Revitalising language and practices disrupts trauma transmission, improving baseline mental health ahead of climate </w:t>
            </w:r>
            <w:ins w:author="Claire Perry" w:id="674" w:date="2025-12-21T00:41:57Z">
              <w:r w:rsidDel="00000000" w:rsidR="00000000" w:rsidRPr="00000000">
                <w:rPr>
                  <w:rtl w:val="0"/>
                </w:rPr>
                <w:t xml:space="preserve">disasters</w:t>
              </w:r>
            </w:ins>
            <w:del w:author="Claire Perry" w:id="674" w:date="2025-12-21T00:41:57Z">
              <w:r w:rsidDel="00000000" w:rsidR="00000000" w:rsidRPr="00000000">
                <w:rPr>
                  <w:rtl w:val="0"/>
                </w:rPr>
                <w:delText xml:space="preserve">shocks</w:delText>
              </w:r>
            </w:del>
            <w:r w:rsidDel="00000000" w:rsidR="00000000" w:rsidRPr="00000000">
              <w:rPr>
                <w:rtl w:val="0"/>
              </w:rPr>
              <w:t xml:space="preserve">.</w:t>
              <w:br w:type="textWrapping"/>
            </w:r>
          </w:p>
          <w:p w:rsidR="00000000" w:rsidDel="00000000" w:rsidP="00000000" w:rsidRDefault="00000000" w:rsidRPr="00000000" w14:paraId="00001DA4">
            <w:pPr>
              <w:numPr>
                <w:ilvl w:val="0"/>
                <w:numId w:val="381"/>
              </w:numPr>
              <w:spacing w:after="240" w:before="0" w:beforeAutospacing="0" w:lineRule="auto"/>
              <w:ind w:left="720" w:hanging="360"/>
            </w:pPr>
            <w:r w:rsidDel="00000000" w:rsidR="00000000" w:rsidRPr="00000000">
              <w:rPr>
                <w:b w:val="1"/>
                <w:bCs w:val="1"/>
                <w:rtl w:val="0"/>
              </w:rPr>
              <w:t xml:space="preserve">Policy Effectiveness</w:t>
            </w:r>
            <w:r w:rsidDel="00000000" w:rsidR="00000000" w:rsidRPr="00000000">
              <w:rPr>
                <w:rtl w:val="0"/>
              </w:rPr>
              <w:t xml:space="preserve"> – Interventions co-designed with Indigenous frameworks show higher uptake and durability, benefiting whole societies.</w:t>
            </w:r>
          </w:p>
        </w:tc>
      </w:tr>
      <w:tr>
        <w:trPr>
          <w:cantSplit w:val="0"/>
          <w:tblHeader w:val="0"/>
        </w:trPr>
        <w:tc>
          <w:tcPr>
            <w:shd w:fill="b6d7a8" w:val="clear"/>
          </w:tcPr>
          <w:p w:rsidR="00000000" w:rsidDel="00000000" w:rsidP="00000000" w:rsidRDefault="00000000" w:rsidRPr="00000000" w14:paraId="00001DA5">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1DA6">
            <w:pPr>
              <w:numPr>
                <w:ilvl w:val="0"/>
                <w:numId w:val="202"/>
              </w:numPr>
              <w:spacing w:after="0" w:afterAutospacing="0" w:before="240" w:lineRule="auto"/>
              <w:ind w:left="720" w:hanging="360"/>
            </w:pPr>
            <w:r w:rsidDel="00000000" w:rsidR="00000000" w:rsidRPr="00000000">
              <w:rPr>
                <w:rtl w:val="0"/>
              </w:rPr>
              <w:t xml:space="preserve">Indigenous knowledge systems are vital to understanding and addressing the mental health and emotional impacts of climate change in culturally grounded, relational, and holistic ways.</w:t>
            </w:r>
          </w:p>
          <w:p w:rsidR="00000000" w:rsidDel="00000000" w:rsidP="00000000" w:rsidRDefault="00000000" w:rsidRPr="00000000" w14:paraId="00001DA7">
            <w:pPr>
              <w:numPr>
                <w:ilvl w:val="0"/>
                <w:numId w:val="202"/>
              </w:numPr>
              <w:spacing w:after="0" w:afterAutospacing="0" w:before="0" w:beforeAutospacing="0" w:lineRule="auto"/>
              <w:ind w:left="720" w:hanging="360"/>
            </w:pPr>
            <w:r w:rsidDel="00000000" w:rsidR="00000000" w:rsidRPr="00000000">
              <w:rPr>
                <w:rtl w:val="0"/>
              </w:rPr>
              <w:t xml:space="preserve">Colonial violence, including land dispossession, the Sixties Scoop, and residential schools, has created deep intergenerational trauma that compounds the psychological effects of climate change for Indigenous peoples. However, these communities also carry powerful frameworks for healing and resilience.</w:t>
            </w:r>
          </w:p>
          <w:p w:rsidR="00000000" w:rsidDel="00000000" w:rsidP="00000000" w:rsidRDefault="00000000" w:rsidRPr="00000000" w14:paraId="00001DA8">
            <w:pPr>
              <w:numPr>
                <w:ilvl w:val="0"/>
                <w:numId w:val="202"/>
              </w:numPr>
              <w:spacing w:after="0" w:afterAutospacing="0" w:before="0" w:beforeAutospacing="0" w:lineRule="auto"/>
              <w:ind w:left="720" w:hanging="360"/>
            </w:pPr>
            <w:r w:rsidDel="00000000" w:rsidR="00000000" w:rsidRPr="00000000">
              <w:rPr>
                <w:rtl w:val="0"/>
              </w:rPr>
              <w:t xml:space="preserve">Two-Eyed Seeing offers a guiding principle for integrating Indigenous and Western knowledge systems without subsuming either. It encourages mutual respect and co-learning in climate and mental health practice and policy.</w:t>
            </w:r>
          </w:p>
          <w:p w:rsidR="00000000" w:rsidDel="00000000" w:rsidP="00000000" w:rsidRDefault="00000000" w:rsidRPr="00000000" w14:paraId="00001DA9">
            <w:pPr>
              <w:numPr>
                <w:ilvl w:val="0"/>
                <w:numId w:val="202"/>
              </w:numPr>
              <w:spacing w:after="0" w:afterAutospacing="0" w:before="0" w:beforeAutospacing="0" w:lineRule="auto"/>
              <w:ind w:left="720" w:hanging="360"/>
            </w:pPr>
            <w:r w:rsidDel="00000000" w:rsidR="00000000" w:rsidRPr="00000000">
              <w:rPr>
                <w:rtl w:val="0"/>
              </w:rPr>
              <w:t xml:space="preserve">The Medicine Wheel models holistic wellness across spiritual, emotional, physical, and mental domains, providing a culturally rooted tool for diagnosing and addressing climate distress in an integrated way.</w:t>
            </w:r>
          </w:p>
          <w:p w:rsidR="00000000" w:rsidDel="00000000" w:rsidP="00000000" w:rsidRDefault="00000000" w:rsidRPr="00000000" w14:paraId="00001DAA">
            <w:pPr>
              <w:numPr>
                <w:ilvl w:val="0"/>
                <w:numId w:val="202"/>
              </w:numPr>
              <w:spacing w:after="0" w:afterAutospacing="0" w:before="0" w:beforeAutospacing="0" w:lineRule="auto"/>
              <w:ind w:left="720" w:hanging="360"/>
            </w:pPr>
            <w:r w:rsidDel="00000000" w:rsidR="00000000" w:rsidRPr="00000000">
              <w:rPr>
                <w:rtl w:val="0"/>
              </w:rPr>
              <w:t xml:space="preserve">Land-based frameworks such as Caring for Country and On the Land assert that wellbeing comes from active relationship with and responsibility to place, not just physical access. These frameworks have been shown to reduce psychological distress, particularly when Indigenous leadership is central.</w:t>
            </w:r>
          </w:p>
          <w:p w:rsidR="00000000" w:rsidDel="00000000" w:rsidP="00000000" w:rsidRDefault="00000000" w:rsidRPr="00000000" w14:paraId="00001DAB">
            <w:pPr>
              <w:numPr>
                <w:ilvl w:val="0"/>
                <w:numId w:val="202"/>
              </w:numPr>
              <w:spacing w:after="0" w:afterAutospacing="0" w:before="0" w:beforeAutospacing="0" w:lineRule="auto"/>
              <w:ind w:left="720" w:hanging="360"/>
            </w:pPr>
            <w:r w:rsidDel="00000000" w:rsidR="00000000" w:rsidRPr="00000000">
              <w:rPr>
                <w:rtl w:val="0"/>
              </w:rPr>
              <w:t xml:space="preserve">Indigenous storytelling, oral history, and ceremony support collective meaning-making, intergenerational knowledge transfer, and emotional processing in the face of climate-related loss and grief.</w:t>
            </w:r>
          </w:p>
          <w:p w:rsidR="00000000" w:rsidDel="00000000" w:rsidP="00000000" w:rsidRDefault="00000000" w:rsidRPr="00000000" w14:paraId="00001DAC">
            <w:pPr>
              <w:numPr>
                <w:ilvl w:val="0"/>
                <w:numId w:val="202"/>
              </w:numPr>
              <w:spacing w:after="0" w:afterAutospacing="0" w:before="0" w:beforeAutospacing="0" w:lineRule="auto"/>
              <w:ind w:left="720" w:hanging="360"/>
            </w:pPr>
            <w:r w:rsidDel="00000000" w:rsidR="00000000" w:rsidRPr="00000000">
              <w:rPr>
                <w:rtl w:val="0"/>
              </w:rPr>
              <w:t xml:space="preserve">Indigenous intellectual traditions and knowledge keepers provide actionable insights for ethical, sustainable, and emotionally resonant climate responses.</w:t>
            </w:r>
          </w:p>
          <w:p w:rsidR="00000000" w:rsidDel="00000000" w:rsidP="00000000" w:rsidRDefault="00000000" w:rsidRPr="00000000" w14:paraId="00001DAD">
            <w:pPr>
              <w:numPr>
                <w:ilvl w:val="0"/>
                <w:numId w:val="202"/>
              </w:numPr>
              <w:spacing w:after="0" w:afterAutospacing="0" w:before="0" w:beforeAutospacing="0" w:lineRule="auto"/>
              <w:ind w:left="720" w:hanging="360"/>
            </w:pPr>
            <w:r w:rsidDel="00000000" w:rsidR="00000000" w:rsidRPr="00000000">
              <w:rPr>
                <w:rtl w:val="0"/>
              </w:rPr>
              <w:t xml:space="preserve">Major challenges include epistemic injustice, tokenism, and fragmented policy silos that fail to integrate Indigenous knowledge, land stewardship, and mental health systems meaningfully or equitably.</w:t>
            </w:r>
          </w:p>
          <w:p w:rsidR="00000000" w:rsidDel="00000000" w:rsidP="00000000" w:rsidRDefault="00000000" w:rsidRPr="00000000" w14:paraId="00001DAE">
            <w:pPr>
              <w:numPr>
                <w:ilvl w:val="0"/>
                <w:numId w:val="202"/>
              </w:numPr>
              <w:spacing w:after="240" w:before="0" w:beforeAutospacing="0" w:lineRule="auto"/>
              <w:ind w:left="720" w:hanging="360"/>
            </w:pPr>
            <w:r w:rsidDel="00000000" w:rsidR="00000000" w:rsidRPr="00000000">
              <w:rPr>
                <w:rtl w:val="0"/>
              </w:rPr>
              <w:t xml:space="preserve">Strategies for transformation include Indigenous-led governance, ethical knowledge co-production, trauma- and strength-informed service design, and legal and financial support for land stewardship and cultural renewal.</w:t>
            </w:r>
          </w:p>
          <w:p w:rsidR="00000000" w:rsidDel="00000000" w:rsidP="00000000" w:rsidRDefault="00000000" w:rsidRPr="00000000" w14:paraId="00001DAF">
            <w:pPr>
              <w:spacing w:after="240" w:before="240" w:lineRule="auto"/>
              <w:rPr/>
            </w:pPr>
            <w:r w:rsidDel="00000000" w:rsidR="00000000" w:rsidRPr="00000000">
              <w:rPr>
                <w:rtl w:val="0"/>
              </w:rPr>
              <w:t xml:space="preserve">In conclusion, centering Indigenous knowledge systems strengthens climate policy and practice by expanding what counts as evidence, fostering cultural</w:t>
            </w:r>
            <w:ins w:author="Claire Perry" w:id="675" w:date="2025-12-21T00:43:46Z">
              <w:r w:rsidDel="00000000" w:rsidR="00000000" w:rsidRPr="00000000">
                <w:rPr>
                  <w:rtl w:val="0"/>
                </w:rPr>
                <w:t xml:space="preserve">ly safer practices</w:t>
              </w:r>
            </w:ins>
            <w:del w:author="Claire Perry" w:id="675" w:date="2025-12-21T00:43:46Z">
              <w:r w:rsidDel="00000000" w:rsidR="00000000" w:rsidRPr="00000000">
                <w:rPr>
                  <w:rtl w:val="0"/>
                </w:rPr>
                <w:delText xml:space="preserve"> </w:delText>
              </w:r>
            </w:del>
            <w:r w:rsidDel="00000000" w:rsidR="00000000" w:rsidRPr="00000000">
              <w:rPr>
                <w:rtl w:val="0"/>
              </w:rPr>
              <w:t xml:space="preserve">safety, supporting emotional healing, and restoring relationships with land and each other. This is not only a matter of justice—it is necessary for collective resilience in a climate-changed world.</w:t>
            </w:r>
          </w:p>
        </w:tc>
      </w:tr>
      <w:tr>
        <w:trPr>
          <w:cantSplit w:val="0"/>
          <w:tblHeader w:val="0"/>
        </w:trPr>
        <w:tc>
          <w:tcPr>
            <w:shd w:fill="a4c2f4" w:val="clear"/>
          </w:tcPr>
          <w:p w:rsidR="00000000" w:rsidDel="00000000" w:rsidP="00000000" w:rsidRDefault="00000000" w:rsidRPr="00000000" w14:paraId="00001DB0">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1DB1">
            <w:pPr>
              <w:pStyle w:val="Heading2"/>
              <w:spacing w:after="240" w:before="240" w:lineRule="auto"/>
              <w:rPr/>
            </w:pPr>
            <w:bookmarkStart w:colFirst="0" w:colLast="0" w:name="_8gfvhbq3b5zp" w:id="453"/>
            <w:bookmarkEnd w:id="453"/>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1DB2">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Learners will apply Indigenous frameworks—such as Two-Eyed Seeing, the Medicine Wheel, land-based knowledge, and storytelling—to analyze a climate-related emotional or mental health challenge. This activity will guide learners in imagining integrative, strengths-based responses that draw on both Indigenous and Western knowledge systems.</w:t>
            </w:r>
          </w:p>
          <w:p w:rsidR="00000000" w:rsidDel="00000000" w:rsidP="00000000" w:rsidRDefault="00000000" w:rsidRPr="00000000" w14:paraId="00001DB3">
            <w:pPr>
              <w:spacing w:after="240" w:before="240" w:lineRule="auto"/>
              <w:rPr>
                <w:b w:val="1"/>
                <w:bCs w:val="1"/>
                <w:u w:val="single"/>
              </w:rPr>
            </w:pPr>
            <w:r w:rsidDel="00000000" w:rsidR="00000000" w:rsidRPr="00000000">
              <w:rPr>
                <w:b w:val="1"/>
                <w:bCs w:val="1"/>
                <w:u w:val="single"/>
                <w:rtl w:val="0"/>
              </w:rPr>
              <w:t xml:space="preserve">Instructions:</w:t>
            </w:r>
          </w:p>
          <w:p w:rsidR="00000000" w:rsidDel="00000000" w:rsidP="00000000" w:rsidRDefault="00000000" w:rsidRPr="00000000" w14:paraId="00001DB4">
            <w:pPr>
              <w:numPr>
                <w:ilvl w:val="0"/>
                <w:numId w:val="384"/>
              </w:numPr>
              <w:spacing w:after="0" w:afterAutospacing="0" w:before="240" w:lineRule="auto"/>
              <w:ind w:left="720" w:hanging="360"/>
            </w:pPr>
            <w:r w:rsidDel="00000000" w:rsidR="00000000" w:rsidRPr="00000000">
              <w:rPr>
                <w:b w:val="1"/>
                <w:bCs w:val="1"/>
                <w:rtl w:val="0"/>
              </w:rPr>
              <w:t xml:space="preserve">Reflection: </w:t>
            </w:r>
            <w:r w:rsidDel="00000000" w:rsidR="00000000" w:rsidRPr="00000000">
              <w:rPr>
                <w:rtl w:val="0"/>
              </w:rPr>
              <w:t xml:space="preserve">Identify a Climate-Emotion Challenge (15 minutes):</w:t>
              <w:br w:type="textWrapping"/>
              <w:t xml:space="preserve">Think about a climate-related event or pattern that has emotional or mental health consequences. This could be a real or imagined scenario, such as:</w:t>
            </w:r>
          </w:p>
          <w:p w:rsidR="00000000" w:rsidDel="00000000" w:rsidP="00000000" w:rsidRDefault="00000000" w:rsidRPr="00000000" w14:paraId="00001DB5">
            <w:pPr>
              <w:numPr>
                <w:ilvl w:val="1"/>
                <w:numId w:val="384"/>
              </w:numPr>
              <w:spacing w:after="0" w:afterAutospacing="0" w:before="0" w:beforeAutospacing="0" w:lineRule="auto"/>
              <w:ind w:left="1440" w:hanging="360"/>
            </w:pPr>
            <w:r w:rsidDel="00000000" w:rsidR="00000000" w:rsidRPr="00000000">
              <w:rPr>
                <w:rtl w:val="0"/>
              </w:rPr>
              <w:t xml:space="preserve">Evacuation due to wildfire and the emotional toll of displacement.</w:t>
            </w:r>
          </w:p>
          <w:p w:rsidR="00000000" w:rsidDel="00000000" w:rsidP="00000000" w:rsidRDefault="00000000" w:rsidRPr="00000000" w14:paraId="00001DB6">
            <w:pPr>
              <w:numPr>
                <w:ilvl w:val="1"/>
                <w:numId w:val="384"/>
              </w:numPr>
              <w:spacing w:after="0" w:afterAutospacing="0" w:before="0" w:beforeAutospacing="0" w:lineRule="auto"/>
              <w:ind w:left="1440" w:hanging="360"/>
            </w:pPr>
            <w:r w:rsidDel="00000000" w:rsidR="00000000" w:rsidRPr="00000000">
              <w:rPr>
                <w:rtl w:val="0"/>
              </w:rPr>
              <w:t xml:space="preserve">Intergenerational grief and anxiety related to melting permafrost or loss of traditional harvesting grounds.</w:t>
            </w:r>
          </w:p>
          <w:p w:rsidR="00000000" w:rsidDel="00000000" w:rsidP="00000000" w:rsidRDefault="00000000" w:rsidRPr="00000000" w14:paraId="00001DB7">
            <w:pPr>
              <w:numPr>
                <w:ilvl w:val="1"/>
                <w:numId w:val="384"/>
              </w:numPr>
              <w:spacing w:after="0" w:afterAutospacing="0" w:before="0" w:beforeAutospacing="0" w:lineRule="auto"/>
              <w:ind w:left="1440" w:hanging="360"/>
            </w:pPr>
            <w:r w:rsidDel="00000000" w:rsidR="00000000" w:rsidRPr="00000000">
              <w:rPr>
                <w:rtl w:val="0"/>
              </w:rPr>
              <w:t xml:space="preserve">Youth distress linked to ongoing environmental degradation and a sense of cultural disconnection.</w:t>
            </w:r>
          </w:p>
          <w:p w:rsidR="00000000" w:rsidDel="00000000" w:rsidP="00000000" w:rsidRDefault="00000000" w:rsidRPr="00000000" w14:paraId="00001DB8">
            <w:pPr>
              <w:numPr>
                <w:ilvl w:val="0"/>
                <w:numId w:val="384"/>
              </w:numPr>
              <w:spacing w:after="0" w:afterAutospacing="0" w:before="0" w:beforeAutospacing="0" w:lineRule="auto"/>
              <w:ind w:left="720" w:hanging="360"/>
            </w:pPr>
            <w:r w:rsidDel="00000000" w:rsidR="00000000" w:rsidRPr="00000000">
              <w:rPr>
                <w:b w:val="1"/>
                <w:bCs w:val="1"/>
                <w:rtl w:val="0"/>
              </w:rPr>
              <w:t xml:space="preserve">Write a short reflection</w:t>
            </w:r>
            <w:r w:rsidDel="00000000" w:rsidR="00000000" w:rsidRPr="00000000">
              <w:rPr>
                <w:rtl w:val="0"/>
              </w:rPr>
              <w:t xml:space="preserve"> (1–2 paragraphs) describing the challenge and how it may affect mental health, identity, and relationships to land.</w:t>
            </w:r>
          </w:p>
          <w:p w:rsidR="00000000" w:rsidDel="00000000" w:rsidP="00000000" w:rsidRDefault="00000000" w:rsidRPr="00000000" w14:paraId="00001DB9">
            <w:pPr>
              <w:numPr>
                <w:ilvl w:val="0"/>
                <w:numId w:val="384"/>
              </w:numPr>
              <w:spacing w:after="0" w:afterAutospacing="0" w:before="0" w:beforeAutospacing="0" w:lineRule="auto"/>
              <w:ind w:left="720" w:hanging="360"/>
            </w:pPr>
            <w:r w:rsidDel="00000000" w:rsidR="00000000" w:rsidRPr="00000000">
              <w:rPr>
                <w:b w:val="1"/>
                <w:bCs w:val="1"/>
                <w:rtl w:val="0"/>
              </w:rPr>
              <w:t xml:space="preserve">Select an Indigenous Framework or Knowledge Practice</w:t>
            </w:r>
            <w:r w:rsidDel="00000000" w:rsidR="00000000" w:rsidRPr="00000000">
              <w:rPr>
                <w:rtl w:val="0"/>
              </w:rPr>
              <w:t xml:space="preserve"> (15 minutes):</w:t>
              <w:br w:type="textWrapping"/>
              <w:t xml:space="preserve">Choose one or more of the following to guide your response:</w:t>
            </w:r>
          </w:p>
          <w:p w:rsidR="00000000" w:rsidDel="00000000" w:rsidP="00000000" w:rsidRDefault="00000000" w:rsidRPr="00000000" w14:paraId="00001DBA">
            <w:pPr>
              <w:numPr>
                <w:ilvl w:val="1"/>
                <w:numId w:val="384"/>
              </w:numPr>
              <w:spacing w:after="0" w:afterAutospacing="0" w:before="0" w:beforeAutospacing="0" w:lineRule="auto"/>
              <w:ind w:left="1440" w:hanging="360"/>
            </w:pPr>
            <w:r w:rsidDel="00000000" w:rsidR="00000000" w:rsidRPr="00000000">
              <w:rPr>
                <w:rtl w:val="0"/>
              </w:rPr>
              <w:t xml:space="preserve">Two-Eyed Seeing</w:t>
            </w:r>
          </w:p>
          <w:p w:rsidR="00000000" w:rsidDel="00000000" w:rsidP="00000000" w:rsidRDefault="00000000" w:rsidRPr="00000000" w14:paraId="00001DBB">
            <w:pPr>
              <w:numPr>
                <w:ilvl w:val="1"/>
                <w:numId w:val="384"/>
              </w:numPr>
              <w:spacing w:after="0" w:afterAutospacing="0" w:before="0" w:beforeAutospacing="0" w:lineRule="auto"/>
              <w:ind w:left="1440" w:hanging="360"/>
            </w:pPr>
            <w:r w:rsidDel="00000000" w:rsidR="00000000" w:rsidRPr="00000000">
              <w:rPr>
                <w:rtl w:val="0"/>
              </w:rPr>
              <w:t xml:space="preserve">Medicine Wheel</w:t>
            </w:r>
          </w:p>
          <w:p w:rsidR="00000000" w:rsidDel="00000000" w:rsidP="00000000" w:rsidRDefault="00000000" w:rsidRPr="00000000" w14:paraId="00001DBC">
            <w:pPr>
              <w:numPr>
                <w:ilvl w:val="1"/>
                <w:numId w:val="384"/>
              </w:numPr>
              <w:spacing w:after="0" w:afterAutospacing="0" w:before="0" w:beforeAutospacing="0" w:lineRule="auto"/>
              <w:ind w:left="1440" w:hanging="360"/>
            </w:pPr>
            <w:r w:rsidDel="00000000" w:rsidR="00000000" w:rsidRPr="00000000">
              <w:rPr>
                <w:rtl w:val="0"/>
              </w:rPr>
              <w:t xml:space="preserve">Land-Based Practices (e.g., Caring for Country)</w:t>
            </w:r>
          </w:p>
          <w:p w:rsidR="00000000" w:rsidDel="00000000" w:rsidP="00000000" w:rsidRDefault="00000000" w:rsidRPr="00000000" w14:paraId="00001DBD">
            <w:pPr>
              <w:numPr>
                <w:ilvl w:val="1"/>
                <w:numId w:val="384"/>
              </w:numPr>
              <w:spacing w:after="240" w:before="0" w:beforeAutospacing="0" w:lineRule="auto"/>
              <w:ind w:left="1440" w:hanging="360"/>
            </w:pPr>
            <w:r w:rsidDel="00000000" w:rsidR="00000000" w:rsidRPr="00000000">
              <w:rPr>
                <w:rtl w:val="0"/>
              </w:rPr>
              <w:t xml:space="preserve">Storytelling or Ceremony</w:t>
            </w:r>
          </w:p>
          <w:p w:rsidR="00000000" w:rsidDel="00000000" w:rsidP="00000000" w:rsidRDefault="00000000" w:rsidRPr="00000000" w14:paraId="00001DBE">
            <w:pPr>
              <w:spacing w:after="240" w:before="240" w:lineRule="auto"/>
              <w:ind w:left="720" w:firstLine="0"/>
              <w:rPr/>
            </w:pPr>
            <w:r w:rsidDel="00000000" w:rsidR="00000000" w:rsidRPr="00000000">
              <w:rPr>
                <w:rtl w:val="0"/>
              </w:rPr>
              <w:t xml:space="preserve">Briefly describe the framework(s) and why they are meaningful in responding to the emotional or psychological impacts of your selected issue. Consider how they complement or challenge Western mental health models.</w:t>
            </w:r>
          </w:p>
          <w:p w:rsidR="00000000" w:rsidDel="00000000" w:rsidP="00000000" w:rsidRDefault="00000000" w:rsidRPr="00000000" w14:paraId="00001DBF">
            <w:pPr>
              <w:numPr>
                <w:ilvl w:val="0"/>
                <w:numId w:val="384"/>
              </w:numPr>
              <w:spacing w:after="0" w:afterAutospacing="0" w:before="240" w:lineRule="auto"/>
              <w:ind w:left="720" w:hanging="360"/>
            </w:pPr>
            <w:r w:rsidDel="00000000" w:rsidR="00000000" w:rsidRPr="00000000">
              <w:rPr>
                <w:b w:val="1"/>
                <w:bCs w:val="1"/>
                <w:rtl w:val="0"/>
              </w:rPr>
              <w:t xml:space="preserve">Design a Response Strategy</w:t>
            </w:r>
            <w:r w:rsidDel="00000000" w:rsidR="00000000" w:rsidRPr="00000000">
              <w:rPr>
                <w:rtl w:val="0"/>
              </w:rPr>
              <w:t xml:space="preserve"> (30 minutes):</w:t>
              <w:br w:type="textWrapping"/>
              <w:t xml:space="preserve">Use the framework(s) you selected to design a culturally grounded and emotionally supportive response to the climate-emotion challenge. Address the following:</w:t>
            </w:r>
          </w:p>
          <w:p w:rsidR="00000000" w:rsidDel="00000000" w:rsidP="00000000" w:rsidRDefault="00000000" w:rsidRPr="00000000" w14:paraId="00001DC0">
            <w:pPr>
              <w:numPr>
                <w:ilvl w:val="1"/>
                <w:numId w:val="384"/>
              </w:numPr>
              <w:spacing w:after="0" w:afterAutospacing="0" w:before="0" w:beforeAutospacing="0" w:lineRule="auto"/>
              <w:ind w:left="1440" w:hanging="360"/>
            </w:pPr>
            <w:r w:rsidDel="00000000" w:rsidR="00000000" w:rsidRPr="00000000">
              <w:rPr>
                <w:b w:val="1"/>
                <w:bCs w:val="1"/>
                <w:rtl w:val="0"/>
              </w:rPr>
              <w:t xml:space="preserve">Goals:</w:t>
            </w:r>
            <w:r w:rsidDel="00000000" w:rsidR="00000000" w:rsidRPr="00000000">
              <w:rPr>
                <w:rtl w:val="0"/>
              </w:rPr>
              <w:t xml:space="preserve"> What emotional, cultural, or community outcomes do you hope to achieve (e.g., restored relationships, reduced anxiety, renewed sense of purpose)?</w:t>
            </w:r>
          </w:p>
          <w:p w:rsidR="00000000" w:rsidDel="00000000" w:rsidP="00000000" w:rsidRDefault="00000000" w:rsidRPr="00000000" w14:paraId="00001DC1">
            <w:pPr>
              <w:numPr>
                <w:ilvl w:val="1"/>
                <w:numId w:val="384"/>
              </w:numPr>
              <w:spacing w:after="0" w:afterAutospacing="0" w:before="0" w:beforeAutospacing="0" w:lineRule="auto"/>
              <w:ind w:left="1440" w:hanging="360"/>
            </w:pPr>
            <w:r w:rsidDel="00000000" w:rsidR="00000000" w:rsidRPr="00000000">
              <w:rPr>
                <w:b w:val="1"/>
                <w:bCs w:val="1"/>
                <w:rtl w:val="0"/>
              </w:rPr>
              <w:t xml:space="preserve">Actions:</w:t>
            </w:r>
            <w:r w:rsidDel="00000000" w:rsidR="00000000" w:rsidRPr="00000000">
              <w:rPr>
                <w:rtl w:val="0"/>
              </w:rPr>
              <w:t xml:space="preserve"> What will the response include (e.g., youth land camps, community storytelling nights, partnerships with Elders and therapists)?</w:t>
            </w:r>
          </w:p>
          <w:p w:rsidR="00000000" w:rsidDel="00000000" w:rsidP="00000000" w:rsidRDefault="00000000" w:rsidRPr="00000000" w14:paraId="00001DC2">
            <w:pPr>
              <w:numPr>
                <w:ilvl w:val="1"/>
                <w:numId w:val="384"/>
              </w:numPr>
              <w:spacing w:after="0" w:afterAutospacing="0" w:before="0" w:beforeAutospacing="0" w:lineRule="auto"/>
              <w:ind w:left="1440" w:hanging="360"/>
            </w:pPr>
            <w:r w:rsidDel="00000000" w:rsidR="00000000" w:rsidRPr="00000000">
              <w:rPr>
                <w:b w:val="1"/>
                <w:bCs w:val="1"/>
                <w:rtl w:val="0"/>
              </w:rPr>
              <w:t xml:space="preserve">Barriers</w:t>
            </w:r>
            <w:r w:rsidDel="00000000" w:rsidR="00000000" w:rsidRPr="00000000">
              <w:rPr>
                <w:rtl w:val="0"/>
              </w:rPr>
              <w:t xml:space="preserve">: What structural or cultural barriers might limit implementation? How might they be addressed respectfully?</w:t>
            </w:r>
          </w:p>
          <w:p w:rsidR="00000000" w:rsidDel="00000000" w:rsidP="00000000" w:rsidRDefault="00000000" w:rsidRPr="00000000" w14:paraId="00001DC3">
            <w:pPr>
              <w:numPr>
                <w:ilvl w:val="1"/>
                <w:numId w:val="384"/>
              </w:numPr>
              <w:spacing w:after="0" w:afterAutospacing="0" w:before="0" w:beforeAutospacing="0" w:lineRule="auto"/>
              <w:ind w:left="1440" w:hanging="360"/>
            </w:pPr>
            <w:r w:rsidDel="00000000" w:rsidR="00000000" w:rsidRPr="00000000">
              <w:rPr>
                <w:rtl w:val="0"/>
              </w:rPr>
              <w:t xml:space="preserve">Outcomes: What indicators of success would reflect emotional healing or strengthened community resilience?</w:t>
            </w:r>
          </w:p>
          <w:p w:rsidR="00000000" w:rsidDel="00000000" w:rsidP="00000000" w:rsidRDefault="00000000" w:rsidRPr="00000000" w14:paraId="00001DC4">
            <w:pPr>
              <w:numPr>
                <w:ilvl w:val="0"/>
                <w:numId w:val="384"/>
              </w:numPr>
              <w:spacing w:after="240" w:before="0" w:beforeAutospacing="0" w:lineRule="auto"/>
              <w:ind w:left="720" w:hanging="360"/>
            </w:pPr>
            <w:r w:rsidDel="00000000" w:rsidR="00000000" w:rsidRPr="00000000">
              <w:rPr>
                <w:b w:val="1"/>
                <w:bCs w:val="1"/>
                <w:rtl w:val="0"/>
              </w:rPr>
              <w:t xml:space="preserve">Optional Extension:</w:t>
            </w:r>
            <w:r w:rsidDel="00000000" w:rsidR="00000000" w:rsidRPr="00000000">
              <w:rPr>
                <w:rtl w:val="0"/>
              </w:rPr>
              <w:br w:type="textWrapping"/>
              <w:t xml:space="preserve">Sketch or map your response using a Medicine Wheel or visual metaphor (e.g., a tree with roots representing traditions and branches representing actions) to show how different dimensions of wellbeing are engaged. You might also write a short story or narrative imagining the impact of your intervention on a member of the affected community.</w:t>
            </w:r>
          </w:p>
          <w:p w:rsidR="00000000" w:rsidDel="00000000" w:rsidP="00000000" w:rsidRDefault="00000000" w:rsidRPr="00000000" w14:paraId="00001DC5">
            <w:pPr>
              <w:pStyle w:val="Heading2"/>
              <w:spacing w:after="240" w:before="240" w:lineRule="auto"/>
              <w:rPr/>
            </w:pPr>
            <w:bookmarkStart w:colFirst="0" w:colLast="0" w:name="_wh1wpye3x04b" w:id="454"/>
            <w:bookmarkEnd w:id="454"/>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1DC6">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Participants will collaboratively apply Indigenous frameworks—such as Two-Eyed Seeing, the Medicine Wheel, land-based practices, and storytelling—to co-design a response to a climate-related mental health challenge. This activity emphasizes respectful knowledge-sharing, collective meaning-making, and integrative solutions that honour Indigenous knowledge and relational worldviews.</w:t>
            </w:r>
          </w:p>
          <w:p w:rsidR="00000000" w:rsidDel="00000000" w:rsidP="00000000" w:rsidRDefault="00000000" w:rsidRPr="00000000" w14:paraId="00001DC7">
            <w:pPr>
              <w:spacing w:after="240" w:before="240" w:lineRule="auto"/>
              <w:rPr/>
            </w:pPr>
            <w:r w:rsidDel="00000000" w:rsidR="00000000" w:rsidRPr="00000000">
              <w:rPr>
                <w:b w:val="1"/>
                <w:bCs w:val="1"/>
                <w:rtl w:val="0"/>
              </w:rPr>
              <w:t xml:space="preserve">Preparation Time</w:t>
            </w:r>
            <w:r w:rsidDel="00000000" w:rsidR="00000000" w:rsidRPr="00000000">
              <w:rPr>
                <w:rtl w:val="0"/>
              </w:rPr>
              <w:t xml:space="preserve">: 20–30 minutes for selecting or preparing case studies grounded in Indigenous contexts or climate-emotion themes.</w:t>
              <w:br w:type="textWrapping"/>
            </w:r>
            <w:r w:rsidDel="00000000" w:rsidR="00000000" w:rsidRPr="00000000">
              <w:rPr>
                <w:b w:val="1"/>
                <w:bCs w:val="1"/>
                <w:rtl w:val="0"/>
              </w:rPr>
              <w:t xml:space="preserve">Time Allocation</w:t>
            </w:r>
            <w:r w:rsidDel="00000000" w:rsidR="00000000" w:rsidRPr="00000000">
              <w:rPr>
                <w:rtl w:val="0"/>
              </w:rPr>
              <w:t xml:space="preserve">: 90 minutes</w:t>
            </w:r>
          </w:p>
          <w:p w:rsidR="00000000" w:rsidDel="00000000" w:rsidP="00000000" w:rsidRDefault="00000000" w:rsidRPr="00000000" w14:paraId="00001DC8">
            <w:pPr>
              <w:spacing w:after="240" w:before="240" w:lineRule="auto"/>
              <w:rPr>
                <w:b w:val="1"/>
                <w:bCs w:val="1"/>
                <w:u w:val="single"/>
              </w:rPr>
            </w:pPr>
            <w:r w:rsidDel="00000000" w:rsidR="00000000" w:rsidRPr="00000000">
              <w:rPr>
                <w:b w:val="1"/>
                <w:bCs w:val="1"/>
                <w:u w:val="single"/>
                <w:rtl w:val="0"/>
              </w:rPr>
              <w:t xml:space="preserve">Facilitator Instructions</w:t>
            </w:r>
          </w:p>
          <w:p w:rsidR="00000000" w:rsidDel="00000000" w:rsidP="00000000" w:rsidRDefault="00000000" w:rsidRPr="00000000" w14:paraId="00001DC9">
            <w:pPr>
              <w:spacing w:after="240" w:before="240" w:lineRule="auto"/>
              <w:rPr>
                <w:b w:val="1"/>
                <w:bCs w:val="1"/>
              </w:rPr>
            </w:pPr>
            <w:r w:rsidDel="00000000" w:rsidR="00000000" w:rsidRPr="00000000">
              <w:rPr>
                <w:b w:val="1"/>
                <w:bCs w:val="1"/>
                <w:rtl w:val="0"/>
              </w:rPr>
              <w:t xml:space="preserve">1.Introduction (10 minutes)</w:t>
            </w:r>
          </w:p>
          <w:p w:rsidR="00000000" w:rsidDel="00000000" w:rsidP="00000000" w:rsidRDefault="00000000" w:rsidRPr="00000000" w14:paraId="00001DCA">
            <w:pPr>
              <w:spacing w:after="240" w:before="240" w:lineRule="auto"/>
              <w:rPr/>
            </w:pPr>
            <w:r w:rsidDel="00000000" w:rsidR="00000000" w:rsidRPr="00000000">
              <w:rPr>
                <w:rtl w:val="0"/>
              </w:rPr>
              <w:t xml:space="preserve">Introduce the purpose of the activity: to explore Indigenous knowledge systems as foundational to climate and mental health responses.</w:t>
              <w:br w:type="textWrapping"/>
              <w:t xml:space="preserve">Present key concepts:</w:t>
            </w:r>
          </w:p>
          <w:p w:rsidR="00000000" w:rsidDel="00000000" w:rsidP="00000000" w:rsidRDefault="00000000" w:rsidRPr="00000000" w14:paraId="00001DCB">
            <w:pPr>
              <w:numPr>
                <w:ilvl w:val="0"/>
                <w:numId w:val="379"/>
              </w:numPr>
              <w:spacing w:after="0" w:afterAutospacing="0" w:before="240" w:lineRule="auto"/>
              <w:ind w:left="720" w:hanging="360"/>
            </w:pPr>
            <w:r w:rsidDel="00000000" w:rsidR="00000000" w:rsidRPr="00000000">
              <w:rPr>
                <w:i w:val="1"/>
                <w:iCs w:val="1"/>
                <w:rtl w:val="0"/>
              </w:rPr>
              <w:t xml:space="preserve">Two-Eyed Seeing</w:t>
            </w:r>
            <w:r w:rsidDel="00000000" w:rsidR="00000000" w:rsidRPr="00000000">
              <w:rPr>
                <w:rtl w:val="0"/>
              </w:rPr>
              <w:t xml:space="preserve">: Holding both Indigenous and Western perspectives in respectful balance.</w:t>
            </w:r>
          </w:p>
          <w:p w:rsidR="00000000" w:rsidDel="00000000" w:rsidP="00000000" w:rsidRDefault="00000000" w:rsidRPr="00000000" w14:paraId="00001DCC">
            <w:pPr>
              <w:numPr>
                <w:ilvl w:val="0"/>
                <w:numId w:val="379"/>
              </w:numPr>
              <w:spacing w:after="0" w:afterAutospacing="0" w:before="0" w:beforeAutospacing="0" w:lineRule="auto"/>
              <w:ind w:left="720" w:hanging="360"/>
            </w:pPr>
            <w:r w:rsidDel="00000000" w:rsidR="00000000" w:rsidRPr="00000000">
              <w:rPr>
                <w:i w:val="1"/>
                <w:iCs w:val="1"/>
                <w:rtl w:val="0"/>
              </w:rPr>
              <w:t xml:space="preserve">Medicine Wheel</w:t>
            </w:r>
            <w:r w:rsidDel="00000000" w:rsidR="00000000" w:rsidRPr="00000000">
              <w:rPr>
                <w:rtl w:val="0"/>
              </w:rPr>
              <w:t xml:space="preserve">: Holistic wellbeing across emotional, spiritual, physical, and mental domains.</w:t>
            </w:r>
          </w:p>
          <w:p w:rsidR="00000000" w:rsidDel="00000000" w:rsidP="00000000" w:rsidRDefault="00000000" w:rsidRPr="00000000" w14:paraId="00001DCD">
            <w:pPr>
              <w:numPr>
                <w:ilvl w:val="0"/>
                <w:numId w:val="379"/>
              </w:numPr>
              <w:spacing w:after="0" w:afterAutospacing="0" w:before="0" w:beforeAutospacing="0" w:lineRule="auto"/>
              <w:ind w:left="720" w:hanging="360"/>
            </w:pPr>
            <w:r w:rsidDel="00000000" w:rsidR="00000000" w:rsidRPr="00000000">
              <w:rPr>
                <w:i w:val="1"/>
                <w:iCs w:val="1"/>
                <w:rtl w:val="0"/>
              </w:rPr>
              <w:t xml:space="preserve">Land-Based Practices</w:t>
            </w:r>
            <w:r w:rsidDel="00000000" w:rsidR="00000000" w:rsidRPr="00000000">
              <w:rPr>
                <w:rtl w:val="0"/>
              </w:rPr>
              <w:t xml:space="preserve">: Health through stewardship and relationship with land.</w:t>
            </w:r>
          </w:p>
          <w:p w:rsidR="00000000" w:rsidDel="00000000" w:rsidP="00000000" w:rsidRDefault="00000000" w:rsidRPr="00000000" w14:paraId="00001DCE">
            <w:pPr>
              <w:numPr>
                <w:ilvl w:val="0"/>
                <w:numId w:val="379"/>
              </w:numPr>
              <w:spacing w:after="240" w:before="0" w:beforeAutospacing="0" w:lineRule="auto"/>
              <w:ind w:left="720" w:hanging="360"/>
            </w:pPr>
            <w:r w:rsidDel="00000000" w:rsidR="00000000" w:rsidRPr="00000000">
              <w:rPr>
                <w:i w:val="1"/>
                <w:iCs w:val="1"/>
                <w:rtl w:val="0"/>
              </w:rPr>
              <w:t xml:space="preserve">Storytelling &amp; Ceremony</w:t>
            </w:r>
            <w:r w:rsidDel="00000000" w:rsidR="00000000" w:rsidRPr="00000000">
              <w:rPr>
                <w:rtl w:val="0"/>
              </w:rPr>
              <w:t xml:space="preserve">: Pathways for healing, intergenerational connection, and cultural resilience.</w:t>
            </w:r>
          </w:p>
          <w:p w:rsidR="00000000" w:rsidDel="00000000" w:rsidP="00000000" w:rsidRDefault="00000000" w:rsidRPr="00000000" w14:paraId="00001DCF">
            <w:pPr>
              <w:spacing w:after="240" w:before="240" w:lineRule="auto"/>
              <w:rPr/>
            </w:pPr>
            <w:r w:rsidDel="00000000" w:rsidR="00000000" w:rsidRPr="00000000">
              <w:rPr>
                <w:rtl w:val="0"/>
              </w:rPr>
              <w:t xml:space="preserve">Share a real-world example (e.g., Indigenous land camps in B.C. supporting youth mental health post-wildfire, or ranger programs in Australia’s “Caring for Country” model).</w:t>
            </w:r>
          </w:p>
          <w:p w:rsidR="00000000" w:rsidDel="00000000" w:rsidP="00000000" w:rsidRDefault="00000000" w:rsidRPr="00000000" w14:paraId="00001DD0">
            <w:pPr>
              <w:spacing w:after="240" w:before="240" w:lineRule="auto"/>
              <w:rPr>
                <w:b w:val="1"/>
                <w:bCs w:val="1"/>
              </w:rPr>
            </w:pPr>
            <w:r w:rsidDel="00000000" w:rsidR="00000000" w:rsidRPr="00000000">
              <w:rPr>
                <w:b w:val="1"/>
                <w:bCs w:val="1"/>
                <w:rtl w:val="0"/>
              </w:rPr>
              <w:t xml:space="preserve">2.Group Work: Case Study Analysis (20 minutes)</w:t>
            </w:r>
          </w:p>
          <w:p w:rsidR="00000000" w:rsidDel="00000000" w:rsidP="00000000" w:rsidRDefault="00000000" w:rsidRPr="00000000" w14:paraId="00001DD1">
            <w:pPr>
              <w:spacing w:after="240" w:before="240" w:lineRule="auto"/>
              <w:rPr/>
            </w:pPr>
            <w:r w:rsidDel="00000000" w:rsidR="00000000" w:rsidRPr="00000000">
              <w:rPr>
                <w:rtl w:val="0"/>
              </w:rPr>
              <w:t xml:space="preserve">Divide participants into small groups and assign each a case study (or allow them to choose). Example topics may include:</w:t>
            </w:r>
          </w:p>
          <w:p w:rsidR="00000000" w:rsidDel="00000000" w:rsidP="00000000" w:rsidRDefault="00000000" w:rsidRPr="00000000" w14:paraId="00001DD2">
            <w:pPr>
              <w:numPr>
                <w:ilvl w:val="0"/>
                <w:numId w:val="245"/>
              </w:numPr>
              <w:spacing w:after="0" w:afterAutospacing="0" w:before="240" w:lineRule="auto"/>
              <w:ind w:left="720" w:hanging="360"/>
            </w:pPr>
            <w:r w:rsidDel="00000000" w:rsidR="00000000" w:rsidRPr="00000000">
              <w:rPr>
                <w:rtl w:val="0"/>
              </w:rPr>
              <w:t xml:space="preserve">Flooding displacing a remote Indigenous community and severing access to traditional territory.</w:t>
            </w:r>
          </w:p>
          <w:p w:rsidR="00000000" w:rsidDel="00000000" w:rsidP="00000000" w:rsidRDefault="00000000" w:rsidRPr="00000000" w14:paraId="00001DD3">
            <w:pPr>
              <w:numPr>
                <w:ilvl w:val="0"/>
                <w:numId w:val="245"/>
              </w:numPr>
              <w:spacing w:after="0" w:afterAutospacing="0" w:before="0" w:beforeAutospacing="0" w:lineRule="auto"/>
              <w:ind w:left="720" w:hanging="360"/>
            </w:pPr>
            <w:r w:rsidDel="00000000" w:rsidR="00000000" w:rsidRPr="00000000">
              <w:rPr>
                <w:rtl w:val="0"/>
              </w:rPr>
              <w:t xml:space="preserve">Youth experiencing climate grief due to environmental degradation and cultural loss.</w:t>
            </w:r>
          </w:p>
          <w:p w:rsidR="00000000" w:rsidDel="00000000" w:rsidP="00000000" w:rsidRDefault="00000000" w:rsidRPr="00000000" w14:paraId="00001DD4">
            <w:pPr>
              <w:numPr>
                <w:ilvl w:val="0"/>
                <w:numId w:val="245"/>
              </w:numPr>
              <w:spacing w:after="240" w:before="0" w:beforeAutospacing="0" w:lineRule="auto"/>
              <w:ind w:left="720" w:hanging="360"/>
            </w:pPr>
            <w:r w:rsidDel="00000000" w:rsidR="00000000" w:rsidRPr="00000000">
              <w:rPr>
                <w:rtl w:val="0"/>
              </w:rPr>
              <w:t xml:space="preserve">Drought impacting ceremonial practices and community gatherings.</w:t>
            </w:r>
          </w:p>
          <w:p w:rsidR="00000000" w:rsidDel="00000000" w:rsidP="00000000" w:rsidRDefault="00000000" w:rsidRPr="00000000" w14:paraId="00001DD5">
            <w:pPr>
              <w:spacing w:after="240" w:before="240" w:lineRule="auto"/>
              <w:rPr/>
            </w:pPr>
            <w:r w:rsidDel="00000000" w:rsidR="00000000" w:rsidRPr="00000000">
              <w:rPr>
                <w:rtl w:val="0"/>
              </w:rPr>
              <w:t xml:space="preserve">Ask groups to explore:</w:t>
            </w:r>
          </w:p>
          <w:p w:rsidR="00000000" w:rsidDel="00000000" w:rsidP="00000000" w:rsidRDefault="00000000" w:rsidRPr="00000000" w14:paraId="00001DD6">
            <w:pPr>
              <w:numPr>
                <w:ilvl w:val="0"/>
                <w:numId w:val="142"/>
              </w:numPr>
              <w:spacing w:after="0" w:afterAutospacing="0" w:before="240" w:lineRule="auto"/>
              <w:ind w:left="720" w:hanging="360"/>
            </w:pPr>
            <w:r w:rsidDel="00000000" w:rsidR="00000000" w:rsidRPr="00000000">
              <w:rPr>
                <w:rtl w:val="0"/>
              </w:rPr>
              <w:t xml:space="preserve">What are the emotional, cultural, and relational impacts of this situation?</w:t>
            </w:r>
          </w:p>
          <w:p w:rsidR="00000000" w:rsidDel="00000000" w:rsidP="00000000" w:rsidRDefault="00000000" w:rsidRPr="00000000" w14:paraId="00001DD7">
            <w:pPr>
              <w:numPr>
                <w:ilvl w:val="0"/>
                <w:numId w:val="142"/>
              </w:numPr>
              <w:spacing w:after="0" w:afterAutospacing="0" w:before="0" w:beforeAutospacing="0" w:lineRule="auto"/>
              <w:ind w:left="720" w:hanging="360"/>
            </w:pPr>
            <w:r w:rsidDel="00000000" w:rsidR="00000000" w:rsidRPr="00000000">
              <w:rPr>
                <w:rtl w:val="0"/>
              </w:rPr>
              <w:t xml:space="preserve">How has colonization or historical trauma shaped the current challenge?</w:t>
            </w:r>
          </w:p>
          <w:p w:rsidR="00000000" w:rsidDel="00000000" w:rsidP="00000000" w:rsidRDefault="00000000" w:rsidRPr="00000000" w14:paraId="00001DD8">
            <w:pPr>
              <w:numPr>
                <w:ilvl w:val="0"/>
                <w:numId w:val="142"/>
              </w:numPr>
              <w:spacing w:after="240" w:before="0" w:beforeAutospacing="0" w:lineRule="auto"/>
              <w:ind w:left="720" w:hanging="360"/>
            </w:pPr>
            <w:r w:rsidDel="00000000" w:rsidR="00000000" w:rsidRPr="00000000">
              <w:rPr>
                <w:rtl w:val="0"/>
              </w:rPr>
              <w:t xml:space="preserve">What strengths or practices exist within the community that could support healing?</w:t>
            </w:r>
          </w:p>
          <w:p w:rsidR="00000000" w:rsidDel="00000000" w:rsidP="00000000" w:rsidRDefault="00000000" w:rsidRPr="00000000" w14:paraId="00001DD9">
            <w:pPr>
              <w:spacing w:after="240" w:before="240" w:lineRule="auto"/>
              <w:rPr>
                <w:b w:val="1"/>
                <w:bCs w:val="1"/>
              </w:rPr>
            </w:pPr>
            <w:r w:rsidDel="00000000" w:rsidR="00000000" w:rsidRPr="00000000">
              <w:rPr>
                <w:b w:val="1"/>
                <w:bCs w:val="1"/>
                <w:rtl w:val="0"/>
              </w:rPr>
              <w:t xml:space="preserve">3.Designing a Relational Response (30 minutes)</w:t>
            </w:r>
          </w:p>
          <w:p w:rsidR="00000000" w:rsidDel="00000000" w:rsidP="00000000" w:rsidRDefault="00000000" w:rsidRPr="00000000" w14:paraId="00001DDA">
            <w:pPr>
              <w:spacing w:after="240" w:before="240" w:lineRule="auto"/>
              <w:rPr/>
            </w:pPr>
            <w:r w:rsidDel="00000000" w:rsidR="00000000" w:rsidRPr="00000000">
              <w:rPr>
                <w:rtl w:val="0"/>
              </w:rPr>
              <w:t xml:space="preserve">Each group will develop a response strategy guided by Indigenous frameworks. Encourage groups to:</w:t>
            </w:r>
          </w:p>
          <w:p w:rsidR="00000000" w:rsidDel="00000000" w:rsidP="00000000" w:rsidRDefault="00000000" w:rsidRPr="00000000" w14:paraId="00001DDB">
            <w:pPr>
              <w:numPr>
                <w:ilvl w:val="0"/>
                <w:numId w:val="506"/>
              </w:numPr>
              <w:spacing w:after="0" w:afterAutospacing="0" w:before="240" w:lineRule="auto"/>
              <w:ind w:left="720" w:hanging="360"/>
            </w:pPr>
            <w:r w:rsidDel="00000000" w:rsidR="00000000" w:rsidRPr="00000000">
              <w:rPr>
                <w:b w:val="1"/>
                <w:bCs w:val="1"/>
                <w:rtl w:val="0"/>
              </w:rPr>
              <w:t xml:space="preserve">Name the Challenge</w:t>
            </w:r>
            <w:r w:rsidDel="00000000" w:rsidR="00000000" w:rsidRPr="00000000">
              <w:rPr>
                <w:rtl w:val="0"/>
              </w:rPr>
              <w:t xml:space="preserve">: What is the emotional or mental health impact of the climate issue?</w:t>
            </w:r>
          </w:p>
          <w:p w:rsidR="00000000" w:rsidDel="00000000" w:rsidP="00000000" w:rsidRDefault="00000000" w:rsidRPr="00000000" w14:paraId="00001DDC">
            <w:pPr>
              <w:numPr>
                <w:ilvl w:val="0"/>
                <w:numId w:val="506"/>
              </w:numPr>
              <w:spacing w:after="0" w:afterAutospacing="0" w:before="0" w:beforeAutospacing="0" w:lineRule="auto"/>
              <w:ind w:left="720" w:hanging="360"/>
            </w:pPr>
            <w:r w:rsidDel="00000000" w:rsidR="00000000" w:rsidRPr="00000000">
              <w:rPr>
                <w:b w:val="1"/>
                <w:bCs w:val="1"/>
                <w:rtl w:val="0"/>
              </w:rPr>
              <w:t xml:space="preserve">Apply a Framework</w:t>
            </w:r>
            <w:r w:rsidDel="00000000" w:rsidR="00000000" w:rsidRPr="00000000">
              <w:rPr>
                <w:rtl w:val="0"/>
              </w:rPr>
              <w:t xml:space="preserve">: Choose one or more Indigenous frameworks (e.g., Two-Eyed Seeing, Medicine Wheel, land-based healing, storytelling) to guide your approach.</w:t>
            </w:r>
          </w:p>
          <w:p w:rsidR="00000000" w:rsidDel="00000000" w:rsidP="00000000" w:rsidRDefault="00000000" w:rsidRPr="00000000" w14:paraId="00001DDD">
            <w:pPr>
              <w:numPr>
                <w:ilvl w:val="0"/>
                <w:numId w:val="506"/>
              </w:numPr>
              <w:spacing w:after="0" w:afterAutospacing="0" w:before="0" w:beforeAutospacing="0" w:lineRule="auto"/>
              <w:ind w:left="720" w:hanging="360"/>
            </w:pPr>
            <w:r w:rsidDel="00000000" w:rsidR="00000000" w:rsidRPr="00000000">
              <w:rPr>
                <w:b w:val="1"/>
                <w:bCs w:val="1"/>
                <w:rtl w:val="0"/>
              </w:rPr>
              <w:t xml:space="preserve">Propose Actions</w:t>
            </w:r>
            <w:r w:rsidDel="00000000" w:rsidR="00000000" w:rsidRPr="00000000">
              <w:rPr>
                <w:rtl w:val="0"/>
              </w:rPr>
              <w:t xml:space="preserve">: What culturally grounded practices, partnerships, or policy shifts could support healing and resilience?</w:t>
            </w:r>
          </w:p>
          <w:p w:rsidR="00000000" w:rsidDel="00000000" w:rsidP="00000000" w:rsidRDefault="00000000" w:rsidRPr="00000000" w14:paraId="00001DDE">
            <w:pPr>
              <w:numPr>
                <w:ilvl w:val="0"/>
                <w:numId w:val="506"/>
              </w:numPr>
              <w:spacing w:after="0" w:afterAutospacing="0" w:before="0" w:beforeAutospacing="0" w:lineRule="auto"/>
              <w:ind w:left="720" w:hanging="360"/>
            </w:pPr>
            <w:r w:rsidDel="00000000" w:rsidR="00000000" w:rsidRPr="00000000">
              <w:rPr>
                <w:b w:val="1"/>
                <w:bCs w:val="1"/>
                <w:rtl w:val="0"/>
              </w:rPr>
              <w:t xml:space="preserve">Integrate Collaboration</w:t>
            </w:r>
            <w:r w:rsidDel="00000000" w:rsidR="00000000" w:rsidRPr="00000000">
              <w:rPr>
                <w:rtl w:val="0"/>
              </w:rPr>
              <w:t xml:space="preserve">: How could Indigenous and Western systems respectfully work together?</w:t>
            </w:r>
          </w:p>
          <w:p w:rsidR="00000000" w:rsidDel="00000000" w:rsidP="00000000" w:rsidRDefault="00000000" w:rsidRPr="00000000" w14:paraId="00001DDF">
            <w:pPr>
              <w:numPr>
                <w:ilvl w:val="0"/>
                <w:numId w:val="506"/>
              </w:numPr>
              <w:spacing w:after="240" w:before="0" w:beforeAutospacing="0" w:lineRule="auto"/>
              <w:ind w:left="720" w:hanging="360"/>
            </w:pPr>
            <w:r w:rsidDel="00000000" w:rsidR="00000000" w:rsidRPr="00000000">
              <w:rPr>
                <w:b w:val="1"/>
                <w:bCs w:val="1"/>
                <w:rtl w:val="0"/>
              </w:rPr>
              <w:t xml:space="preserve">Anticipate Barriers</w:t>
            </w:r>
            <w:r w:rsidDel="00000000" w:rsidR="00000000" w:rsidRPr="00000000">
              <w:rPr>
                <w:rtl w:val="0"/>
              </w:rPr>
              <w:t xml:space="preserve">: What structural or cultural challenges exist, and how might they be addressed?</w:t>
            </w:r>
          </w:p>
          <w:p w:rsidR="00000000" w:rsidDel="00000000" w:rsidP="00000000" w:rsidRDefault="00000000" w:rsidRPr="00000000" w14:paraId="00001DE0">
            <w:pPr>
              <w:spacing w:after="240" w:before="240" w:lineRule="auto"/>
              <w:rPr>
                <w:b w:val="1"/>
                <w:bCs w:val="1"/>
              </w:rPr>
            </w:pPr>
            <w:r w:rsidDel="00000000" w:rsidR="00000000" w:rsidRPr="00000000">
              <w:rPr>
                <w:b w:val="1"/>
                <w:bCs w:val="1"/>
                <w:rtl w:val="0"/>
              </w:rPr>
              <w:t xml:space="preserve">4.Presentations and Feedback (20 minutes)</w:t>
            </w:r>
          </w:p>
          <w:p w:rsidR="00000000" w:rsidDel="00000000" w:rsidP="00000000" w:rsidRDefault="00000000" w:rsidRPr="00000000" w14:paraId="00001DE1">
            <w:pPr>
              <w:spacing w:after="240" w:before="240" w:lineRule="auto"/>
              <w:rPr/>
            </w:pPr>
            <w:r w:rsidDel="00000000" w:rsidR="00000000" w:rsidRPr="00000000">
              <w:rPr>
                <w:rtl w:val="0"/>
              </w:rPr>
              <w:t xml:space="preserve">Each group presents their strategy to the larger group. Encourage other participants to:</w:t>
            </w:r>
          </w:p>
          <w:p w:rsidR="00000000" w:rsidDel="00000000" w:rsidP="00000000" w:rsidRDefault="00000000" w:rsidRPr="00000000" w14:paraId="00001DE2">
            <w:pPr>
              <w:numPr>
                <w:ilvl w:val="0"/>
                <w:numId w:val="7"/>
              </w:numPr>
              <w:spacing w:after="0" w:afterAutospacing="0" w:before="240" w:lineRule="auto"/>
              <w:ind w:left="720" w:hanging="360"/>
            </w:pPr>
            <w:r w:rsidDel="00000000" w:rsidR="00000000" w:rsidRPr="00000000">
              <w:rPr>
                <w:rtl w:val="0"/>
              </w:rPr>
              <w:t xml:space="preserve">Reflect on how Indigenous knowledge was centered.</w:t>
            </w:r>
          </w:p>
          <w:p w:rsidR="00000000" w:rsidDel="00000000" w:rsidP="00000000" w:rsidRDefault="00000000" w:rsidRPr="00000000" w14:paraId="00001DE3">
            <w:pPr>
              <w:numPr>
                <w:ilvl w:val="0"/>
                <w:numId w:val="7"/>
              </w:numPr>
              <w:spacing w:after="0" w:afterAutospacing="0" w:before="0" w:beforeAutospacing="0" w:lineRule="auto"/>
              <w:ind w:left="720" w:hanging="360"/>
            </w:pPr>
            <w:r w:rsidDel="00000000" w:rsidR="00000000" w:rsidRPr="00000000">
              <w:rPr>
                <w:rtl w:val="0"/>
              </w:rPr>
              <w:t xml:space="preserve">Ask questions about how healing, identity, and cultural</w:t>
            </w:r>
            <w:ins w:author="Claire Perry" w:id="676" w:date="2025-12-21T02:49:16Z">
              <w:r w:rsidDel="00000000" w:rsidR="00000000" w:rsidRPr="00000000">
                <w:rPr>
                  <w:rtl w:val="0"/>
                </w:rPr>
                <w:t xml:space="preserve">ly safer practices</w:t>
              </w:r>
            </w:ins>
            <w:del w:author="Claire Perry" w:id="676" w:date="2025-12-21T02:49:16Z">
              <w:r w:rsidDel="00000000" w:rsidR="00000000" w:rsidRPr="00000000">
                <w:rPr>
                  <w:rtl w:val="0"/>
                </w:rPr>
                <w:delText xml:space="preserve"> safety</w:delText>
              </w:r>
            </w:del>
            <w:r w:rsidDel="00000000" w:rsidR="00000000" w:rsidRPr="00000000">
              <w:rPr>
                <w:rtl w:val="0"/>
              </w:rPr>
              <w:t xml:space="preserve"> were integrated.</w:t>
            </w:r>
          </w:p>
          <w:p w:rsidR="00000000" w:rsidDel="00000000" w:rsidP="00000000" w:rsidRDefault="00000000" w:rsidRPr="00000000" w14:paraId="00001DE4">
            <w:pPr>
              <w:numPr>
                <w:ilvl w:val="0"/>
                <w:numId w:val="7"/>
              </w:numPr>
              <w:spacing w:after="240" w:before="0" w:beforeAutospacing="0" w:lineRule="auto"/>
              <w:ind w:left="720" w:hanging="360"/>
            </w:pPr>
            <w:r w:rsidDel="00000000" w:rsidR="00000000" w:rsidRPr="00000000">
              <w:rPr>
                <w:rtl w:val="0"/>
              </w:rPr>
              <w:t xml:space="preserve">Offer additional ideas or insights grounded in mutual learning.</w:t>
            </w:r>
          </w:p>
          <w:p w:rsidR="00000000" w:rsidDel="00000000" w:rsidP="00000000" w:rsidRDefault="00000000" w:rsidRPr="00000000" w14:paraId="00001DE5">
            <w:pPr>
              <w:spacing w:after="240" w:before="240" w:lineRule="auto"/>
              <w:rPr>
                <w:b w:val="1"/>
                <w:bCs w:val="1"/>
              </w:rPr>
            </w:pPr>
            <w:r w:rsidDel="00000000" w:rsidR="00000000" w:rsidRPr="00000000">
              <w:rPr>
                <w:b w:val="1"/>
                <w:bCs w:val="1"/>
                <w:rtl w:val="0"/>
              </w:rPr>
              <w:t xml:space="preserve">5.Wrap-Up Discussion (10 minutes)</w:t>
            </w:r>
          </w:p>
          <w:p w:rsidR="00000000" w:rsidDel="00000000" w:rsidP="00000000" w:rsidRDefault="00000000" w:rsidRPr="00000000" w14:paraId="00001DE6">
            <w:pPr>
              <w:spacing w:after="240" w:before="240" w:lineRule="auto"/>
              <w:rPr/>
            </w:pPr>
            <w:r w:rsidDel="00000000" w:rsidR="00000000" w:rsidRPr="00000000">
              <w:rPr>
                <w:rtl w:val="0"/>
              </w:rPr>
              <w:t xml:space="preserve">Facilitate a closing dialogue. Invite participants to reflect on:</w:t>
            </w:r>
          </w:p>
          <w:p w:rsidR="00000000" w:rsidDel="00000000" w:rsidP="00000000" w:rsidRDefault="00000000" w:rsidRPr="00000000" w14:paraId="00001DE7">
            <w:pPr>
              <w:numPr>
                <w:ilvl w:val="0"/>
                <w:numId w:val="47"/>
              </w:numPr>
              <w:spacing w:after="0" w:afterAutospacing="0" w:before="240" w:lineRule="auto"/>
              <w:ind w:left="720" w:hanging="360"/>
            </w:pPr>
            <w:r w:rsidDel="00000000" w:rsidR="00000000" w:rsidRPr="00000000">
              <w:rPr>
                <w:rtl w:val="0"/>
              </w:rPr>
              <w:t xml:space="preserve">How Indigenous frameworks shifted or deepened their understanding of climate and mental health.</w:t>
            </w:r>
          </w:p>
          <w:p w:rsidR="00000000" w:rsidDel="00000000" w:rsidP="00000000" w:rsidRDefault="00000000" w:rsidRPr="00000000" w14:paraId="00001DE8">
            <w:pPr>
              <w:numPr>
                <w:ilvl w:val="0"/>
                <w:numId w:val="47"/>
              </w:numPr>
              <w:spacing w:after="0" w:afterAutospacing="0" w:before="0" w:beforeAutospacing="0" w:lineRule="auto"/>
              <w:ind w:left="720" w:hanging="360"/>
            </w:pPr>
            <w:r w:rsidDel="00000000" w:rsidR="00000000" w:rsidRPr="00000000">
              <w:rPr>
                <w:rtl w:val="0"/>
              </w:rPr>
              <w:t xml:space="preserve">What it means to approach healing and adaptation relationally, not just technically.</w:t>
            </w:r>
          </w:p>
          <w:p w:rsidR="00000000" w:rsidDel="00000000" w:rsidP="00000000" w:rsidRDefault="00000000" w:rsidRPr="00000000" w14:paraId="00001DE9">
            <w:pPr>
              <w:numPr>
                <w:ilvl w:val="0"/>
                <w:numId w:val="47"/>
              </w:numPr>
              <w:spacing w:after="240" w:before="0" w:beforeAutospacing="0" w:lineRule="auto"/>
              <w:ind w:left="720" w:hanging="360"/>
            </w:pPr>
            <w:r w:rsidDel="00000000" w:rsidR="00000000" w:rsidRPr="00000000">
              <w:rPr>
                <w:rtl w:val="0"/>
              </w:rPr>
              <w:t xml:space="preserve">The importance of Indigenous leadership and land-based practices in shaping climate-emotion responses.</w:t>
            </w:r>
          </w:p>
          <w:p w:rsidR="00000000" w:rsidDel="00000000" w:rsidP="00000000" w:rsidRDefault="00000000" w:rsidRPr="00000000" w14:paraId="00001DEA">
            <w:pPr>
              <w:spacing w:after="240" w:before="240" w:lineRule="auto"/>
              <w:rPr>
                <w:b w:val="1"/>
                <w:bCs w:val="1"/>
              </w:rPr>
            </w:pPr>
            <w:r w:rsidDel="00000000" w:rsidR="00000000" w:rsidRPr="00000000">
              <w:rPr>
                <w:b w:val="1"/>
                <w:bCs w:val="1"/>
                <w:rtl w:val="0"/>
              </w:rPr>
              <w:t xml:space="preserve">6.Optional Extensions</w:t>
            </w:r>
          </w:p>
          <w:p w:rsidR="00000000" w:rsidDel="00000000" w:rsidP="00000000" w:rsidRDefault="00000000" w:rsidRPr="00000000" w14:paraId="00001DEB">
            <w:pPr>
              <w:numPr>
                <w:ilvl w:val="0"/>
                <w:numId w:val="403"/>
              </w:numPr>
              <w:spacing w:after="0" w:afterAutospacing="0" w:before="240" w:lineRule="auto"/>
              <w:ind w:left="720" w:hanging="360"/>
            </w:pPr>
            <w:r w:rsidDel="00000000" w:rsidR="00000000" w:rsidRPr="00000000">
              <w:rPr>
                <w:b w:val="1"/>
                <w:bCs w:val="1"/>
                <w:rtl w:val="0"/>
              </w:rPr>
              <w:t xml:space="preserve">Story Circle Reflection</w:t>
              <w:br w:type="textWrapping"/>
            </w:r>
            <w:r w:rsidDel="00000000" w:rsidR="00000000" w:rsidRPr="00000000">
              <w:rPr>
                <w:rtl w:val="0"/>
              </w:rPr>
              <w:t xml:space="preserve">Host a story-sharing circle where participants reflect on a time they felt connected to land, culture, or community during a moment of distress. Encourage deep listening and honour oral traditions.</w:t>
            </w:r>
          </w:p>
          <w:p w:rsidR="00000000" w:rsidDel="00000000" w:rsidP="00000000" w:rsidRDefault="00000000" w:rsidRPr="00000000" w14:paraId="00001DEC">
            <w:pPr>
              <w:numPr>
                <w:ilvl w:val="0"/>
                <w:numId w:val="403"/>
              </w:numPr>
              <w:spacing w:after="0" w:afterAutospacing="0" w:before="0" w:beforeAutospacing="0" w:lineRule="auto"/>
              <w:ind w:left="720" w:hanging="360"/>
            </w:pPr>
            <w:r w:rsidDel="00000000" w:rsidR="00000000" w:rsidRPr="00000000">
              <w:rPr>
                <w:b w:val="1"/>
                <w:bCs w:val="1"/>
                <w:rtl w:val="0"/>
              </w:rPr>
              <w:t xml:space="preserve">Two-Eyed Seeing Project Planning</w:t>
              <w:br w:type="textWrapping"/>
            </w:r>
            <w:r w:rsidDel="00000000" w:rsidR="00000000" w:rsidRPr="00000000">
              <w:rPr>
                <w:rtl w:val="0"/>
              </w:rPr>
              <w:t xml:space="preserve">Have participants draft a plan for a mental health or climate initiative in their community that integrates both Indigenous and Western approaches. Include knowledge holders in feedback loops.</w:t>
            </w:r>
          </w:p>
          <w:p w:rsidR="00000000" w:rsidDel="00000000" w:rsidP="00000000" w:rsidRDefault="00000000" w:rsidRPr="00000000" w14:paraId="00001DED">
            <w:pPr>
              <w:numPr>
                <w:ilvl w:val="0"/>
                <w:numId w:val="403"/>
              </w:numPr>
              <w:spacing w:after="240" w:before="0" w:beforeAutospacing="0" w:lineRule="auto"/>
              <w:ind w:left="720" w:hanging="360"/>
            </w:pPr>
            <w:r w:rsidDel="00000000" w:rsidR="00000000" w:rsidRPr="00000000">
              <w:rPr>
                <w:b w:val="1"/>
                <w:bCs w:val="1"/>
                <w:rtl w:val="0"/>
              </w:rPr>
              <w:t xml:space="preserve">Cultural Safety Role-Play</w:t>
              <w:br w:type="textWrapping"/>
            </w:r>
            <w:r w:rsidDel="00000000" w:rsidR="00000000" w:rsidRPr="00000000">
              <w:rPr>
                <w:rtl w:val="0"/>
              </w:rPr>
              <w:t xml:space="preserve">Simulate a policy planning session between Indigenous Elders, clinicians, and government officials. Explore how power dynamics can be navigated through relational accountability and cultural humility.</w:t>
            </w:r>
          </w:p>
          <w:p w:rsidR="00000000" w:rsidDel="00000000" w:rsidP="00000000" w:rsidRDefault="00000000" w:rsidRPr="00000000" w14:paraId="00001DEE">
            <w:pPr>
              <w:widowControl w:val="0"/>
              <w:spacing w:line="240" w:lineRule="auto"/>
              <w:rPr/>
            </w:pPr>
            <w:r w:rsidDel="00000000" w:rsidR="00000000" w:rsidRPr="00000000">
              <w:rPr>
                <w:rtl w:val="0"/>
              </w:rPr>
            </w:r>
          </w:p>
        </w:tc>
      </w:tr>
      <w:tr>
        <w:trPr>
          <w:cantSplit w:val="0"/>
          <w:tblHeader w:val="0"/>
        </w:trPr>
        <w:tc>
          <w:tcPr>
            <w:shd w:fill="d5a6bd" w:val="clear"/>
          </w:tcPr>
          <w:p w:rsidR="00000000" w:rsidDel="00000000" w:rsidP="00000000" w:rsidRDefault="00000000" w:rsidRPr="00000000" w14:paraId="00001DEF">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1DF0">
            <w:pPr>
              <w:numPr>
                <w:ilvl w:val="0"/>
                <w:numId w:val="41"/>
              </w:numPr>
              <w:spacing w:after="0" w:afterAutospacing="0" w:before="240" w:lineRule="auto"/>
              <w:ind w:left="720" w:hanging="360"/>
            </w:pPr>
            <w:r w:rsidDel="00000000" w:rsidR="00000000" w:rsidRPr="00000000">
              <w:rPr>
                <w:rtl w:val="0"/>
              </w:rPr>
              <w:t xml:space="preserve">Datta, R., Chapola, J., Owen, K., Hurlbert, M., &amp; Foggin, A. (2024). </w:t>
            </w:r>
            <w:r w:rsidDel="00000000" w:rsidR="00000000" w:rsidRPr="00000000">
              <w:rPr>
                <w:i w:val="1"/>
                <w:iCs w:val="1"/>
                <w:rtl w:val="0"/>
              </w:rPr>
              <w:t xml:space="preserve">Indigenous land-based practices for climate crisis adaptions.</w:t>
            </w:r>
            <w:r w:rsidDel="00000000" w:rsidR="00000000" w:rsidRPr="00000000">
              <w:rPr>
                <w:rtl w:val="0"/>
              </w:rPr>
              <w:t xml:space="preserve"> EXPLORE, 20(6), Article 103042.</w:t>
            </w:r>
          </w:p>
          <w:p w:rsidR="00000000" w:rsidDel="00000000" w:rsidP="00000000" w:rsidRDefault="00000000" w:rsidRPr="00000000" w14:paraId="00001DF1">
            <w:pPr>
              <w:numPr>
                <w:ilvl w:val="0"/>
                <w:numId w:val="41"/>
              </w:numPr>
              <w:spacing w:after="0" w:afterAutospacing="0" w:before="0" w:beforeAutospacing="0" w:lineRule="auto"/>
              <w:ind w:left="720" w:hanging="360"/>
            </w:pPr>
            <w:r w:rsidDel="00000000" w:rsidR="00000000" w:rsidRPr="00000000">
              <w:rPr>
                <w:rtl w:val="0"/>
              </w:rPr>
              <w:t xml:space="preserve">Grande, A. J., Dias, I. M. A. V., Jardim, P. T. C., Vieira Machado, A. A., Soratto, J., da Rosa, M. I., Roever, L., Bisognin Ceretta, L., Zourntos, X., &amp; Harding, S. (2023). </w:t>
            </w:r>
            <w:r w:rsidDel="00000000" w:rsidR="00000000" w:rsidRPr="00000000">
              <w:rPr>
                <w:i w:val="1"/>
                <w:iCs w:val="1"/>
                <w:rtl w:val="0"/>
              </w:rPr>
              <w:t xml:space="preserve">Climate change and mental health of Indigenous peoples living in their territory: a concept mapping study.</w:t>
            </w:r>
            <w:r w:rsidDel="00000000" w:rsidR="00000000" w:rsidRPr="00000000">
              <w:rPr>
                <w:rtl w:val="0"/>
              </w:rPr>
              <w:t xml:space="preserve"> Frontiers in Psychiatry, 14, 1237740.</w:t>
            </w:r>
            <w:r w:rsidDel="00000000" w:rsidR="00000000" w:rsidRPr="00000000">
              <w:rPr>
                <w:rtl w:val="0"/>
              </w:rPr>
            </w:r>
          </w:p>
          <w:p w:rsidR="00000000" w:rsidDel="00000000" w:rsidP="00000000" w:rsidRDefault="00000000" w:rsidRPr="00000000" w14:paraId="00001DF2">
            <w:pPr>
              <w:numPr>
                <w:ilvl w:val="0"/>
                <w:numId w:val="41"/>
              </w:numPr>
              <w:spacing w:after="0" w:afterAutospacing="0" w:before="0" w:beforeAutospacing="0" w:lineRule="auto"/>
              <w:ind w:left="720" w:hanging="360"/>
            </w:pPr>
            <w:r w:rsidDel="00000000" w:rsidR="00000000" w:rsidRPr="00000000">
              <w:rPr>
                <w:rtl w:val="0"/>
              </w:rPr>
              <w:t xml:space="preserve">Lamouche, S. (2023). </w:t>
            </w:r>
            <w:r w:rsidDel="00000000" w:rsidR="00000000" w:rsidRPr="00000000">
              <w:rPr>
                <w:i w:val="1"/>
                <w:iCs w:val="1"/>
                <w:rtl w:val="0"/>
              </w:rPr>
              <w:t xml:space="preserve">The power of Acimowin (Storytelling) for climate change policy.</w:t>
            </w:r>
            <w:r w:rsidDel="00000000" w:rsidR="00000000" w:rsidRPr="00000000">
              <w:rPr>
                <w:rtl w:val="0"/>
              </w:rPr>
              <w:t xml:space="preserve"> Climate Institute.</w:t>
            </w:r>
          </w:p>
          <w:p w:rsidR="00000000" w:rsidDel="00000000" w:rsidP="00000000" w:rsidRDefault="00000000" w:rsidRPr="00000000" w14:paraId="00001DF3">
            <w:pPr>
              <w:numPr>
                <w:ilvl w:val="0"/>
                <w:numId w:val="41"/>
              </w:numPr>
              <w:spacing w:after="0" w:afterAutospacing="0" w:before="0" w:beforeAutospacing="0" w:lineRule="auto"/>
              <w:ind w:left="720" w:hanging="360"/>
            </w:pPr>
            <w:r w:rsidDel="00000000" w:rsidR="00000000" w:rsidRPr="00000000">
              <w:rPr>
                <w:rtl w:val="0"/>
              </w:rPr>
              <w:t xml:space="preserve">Mashford-Pringle, A., &amp; Shawanda, A. (2023). </w:t>
            </w:r>
            <w:r w:rsidDel="00000000" w:rsidR="00000000" w:rsidRPr="00000000">
              <w:rPr>
                <w:i w:val="1"/>
                <w:iCs w:val="1"/>
                <w:rtl w:val="0"/>
              </w:rPr>
              <w:t xml:space="preserve">Using the Medicine Wheel as theory, conceptual framework, analysis, and evaluation tool in health research.</w:t>
            </w:r>
            <w:r w:rsidDel="00000000" w:rsidR="00000000" w:rsidRPr="00000000">
              <w:rPr>
                <w:rtl w:val="0"/>
              </w:rPr>
              <w:t xml:space="preserve"> SSM – Qualitative Research in Health, 3, Article 100251.</w:t>
            </w:r>
          </w:p>
          <w:p w:rsidR="00000000" w:rsidDel="00000000" w:rsidP="00000000" w:rsidRDefault="00000000" w:rsidRPr="00000000" w14:paraId="00001DF4">
            <w:pPr>
              <w:numPr>
                <w:ilvl w:val="0"/>
                <w:numId w:val="41"/>
              </w:numPr>
              <w:spacing w:after="0" w:afterAutospacing="0" w:before="0" w:beforeAutospacing="0" w:lineRule="auto"/>
              <w:ind w:left="720" w:hanging="360"/>
            </w:pPr>
            <w:r w:rsidDel="00000000" w:rsidR="00000000" w:rsidRPr="00000000">
              <w:rPr>
                <w:rtl w:val="0"/>
              </w:rPr>
              <w:t xml:space="preserve">Mori, F., Lukacs, J., Adams, S., Nichoslon, V., Hoogeveen, D., Closson, K., Henley, A., Martin, G., Gislason, M., &amp; Card, K. G. (2024). </w:t>
            </w:r>
            <w:r w:rsidDel="00000000" w:rsidR="00000000" w:rsidRPr="00000000">
              <w:rPr>
                <w:i w:val="1"/>
                <w:iCs w:val="1"/>
                <w:rtl w:val="0"/>
              </w:rPr>
              <w:t xml:space="preserve">Two-eyed perspectives on mental health interventions for climate change distress: An integrative scoping review.</w:t>
            </w:r>
            <w:r w:rsidDel="00000000" w:rsidR="00000000" w:rsidRPr="00000000">
              <w:rPr>
                <w:rtl w:val="0"/>
              </w:rPr>
              <w:t xml:space="preserve"> The Mental Health and Climate Change Alliance.</w:t>
              <w:br w:type="textWrapping"/>
            </w:r>
          </w:p>
          <w:p w:rsidR="00000000" w:rsidDel="00000000" w:rsidP="00000000" w:rsidRDefault="00000000" w:rsidRPr="00000000" w14:paraId="00001DF5">
            <w:pPr>
              <w:numPr>
                <w:ilvl w:val="0"/>
                <w:numId w:val="41"/>
              </w:numPr>
              <w:spacing w:after="0" w:afterAutospacing="0"/>
              <w:ind w:left="720" w:hanging="360"/>
            </w:pPr>
            <w:r w:rsidDel="00000000" w:rsidR="00000000" w:rsidRPr="00000000">
              <w:rPr>
                <w:rtl w:val="0"/>
              </w:rPr>
              <w:t xml:space="preserve">Peltier, C. (2018). </w:t>
            </w:r>
            <w:r w:rsidDel="00000000" w:rsidR="00000000" w:rsidRPr="00000000">
              <w:rPr>
                <w:i w:val="1"/>
                <w:iCs w:val="1"/>
                <w:rtl w:val="0"/>
              </w:rPr>
              <w:t xml:space="preserve">An application of Two-Eyed Seeing: Indigenous research methods with participatory action research.</w:t>
            </w:r>
            <w:r w:rsidDel="00000000" w:rsidR="00000000" w:rsidRPr="00000000">
              <w:rPr>
                <w:rtl w:val="0"/>
              </w:rPr>
              <w:t xml:space="preserve"> Qualitative Inquiry, 25(9-10), 920–927.</w:t>
            </w:r>
          </w:p>
          <w:p w:rsidR="00000000" w:rsidDel="00000000" w:rsidP="00000000" w:rsidRDefault="00000000" w:rsidRPr="00000000" w14:paraId="00001DF6">
            <w:pPr>
              <w:numPr>
                <w:ilvl w:val="0"/>
                <w:numId w:val="230"/>
              </w:numPr>
              <w:spacing w:after="0" w:afterAutospacing="0" w:before="0" w:beforeAutospacing="0" w:lineRule="auto"/>
              <w:ind w:left="720" w:hanging="360"/>
            </w:pPr>
            <w:r w:rsidDel="00000000" w:rsidR="00000000" w:rsidRPr="00000000">
              <w:rPr>
                <w:rtl w:val="0"/>
              </w:rPr>
              <w:t xml:space="preserve">Alberta Energy Regulator. (2017). </w:t>
            </w:r>
            <w:r w:rsidDel="00000000" w:rsidR="00000000" w:rsidRPr="00000000">
              <w:rPr>
                <w:i w:val="1"/>
                <w:iCs w:val="1"/>
                <w:rtl w:val="0"/>
              </w:rPr>
              <w:t xml:space="preserve">Voice of Understanding: Looking through the window.</w:t>
            </w:r>
            <w:r w:rsidDel="00000000" w:rsidR="00000000" w:rsidRPr="00000000">
              <w:rPr>
                <w:rtl w:val="0"/>
              </w:rPr>
              <w:t xml:space="preserve"> Alberta Energy Regulator.</w:t>
            </w:r>
            <w:hyperlink r:id="rId946">
              <w:r w:rsidDel="00000000" w:rsidR="00000000" w:rsidRPr="00000000">
                <w:rPr>
                  <w:rtl w:val="0"/>
                </w:rPr>
                <w:t xml:space="preserve"> </w:t>
              </w:r>
            </w:hyperlink>
            <w:hyperlink r:id="rId947">
              <w:r w:rsidDel="00000000" w:rsidR="00000000" w:rsidRPr="00000000">
                <w:rPr>
                  <w:color w:val="1155cc"/>
                  <w:u w:val="single"/>
                  <w:rtl w:val="0"/>
                </w:rPr>
                <w:t xml:space="preserve">https://static.aer.ca/prd/documents/reports/Indigenous%20Knowledge%20Remediation%20Reclamation%20and%20AER%205%2023%2019.pdf</w:t>
              </w:r>
            </w:hyperlink>
            <w:r w:rsidDel="00000000" w:rsidR="00000000" w:rsidRPr="00000000">
              <w:rPr>
                <w:rtl w:val="0"/>
              </w:rPr>
            </w:r>
          </w:p>
          <w:p w:rsidR="00000000" w:rsidDel="00000000" w:rsidP="00000000" w:rsidRDefault="00000000" w:rsidRPr="00000000" w14:paraId="00001DF7">
            <w:pPr>
              <w:numPr>
                <w:ilvl w:val="0"/>
                <w:numId w:val="230"/>
              </w:numPr>
              <w:spacing w:after="0" w:afterAutospacing="0" w:before="0" w:beforeAutospacing="0" w:lineRule="auto"/>
              <w:ind w:left="720" w:hanging="360"/>
            </w:pPr>
            <w:r w:rsidDel="00000000" w:rsidR="00000000" w:rsidRPr="00000000">
              <w:rPr>
                <w:rtl w:val="0"/>
              </w:rPr>
              <w:t xml:space="preserve">Asfaw, H. W., Sandy Lake First Nation, McGee, T. K., &amp; Christianson, A. C. (2019). A qualitative study exploring barriers and facilitators of effective service delivery for Indigenous wildfire hazard evacuees during their stay in host communities. </w:t>
            </w:r>
            <w:r w:rsidDel="00000000" w:rsidR="00000000" w:rsidRPr="00000000">
              <w:rPr>
                <w:i w:val="1"/>
                <w:iCs w:val="1"/>
                <w:rtl w:val="0"/>
              </w:rPr>
              <w:t xml:space="preserve">International Journal of Disaster Risk Reduction, 41</w:t>
            </w:r>
            <w:r w:rsidDel="00000000" w:rsidR="00000000" w:rsidRPr="00000000">
              <w:rPr>
                <w:rtl w:val="0"/>
              </w:rPr>
              <w:t xml:space="preserve">, Article 101300.</w:t>
            </w:r>
            <w:hyperlink r:id="rId948">
              <w:r w:rsidDel="00000000" w:rsidR="00000000" w:rsidRPr="00000000">
                <w:rPr>
                  <w:rtl w:val="0"/>
                </w:rPr>
                <w:t xml:space="preserve"> </w:t>
              </w:r>
            </w:hyperlink>
            <w:hyperlink r:id="rId949">
              <w:r w:rsidDel="00000000" w:rsidR="00000000" w:rsidRPr="00000000">
                <w:rPr>
                  <w:color w:val="0563c1"/>
                  <w:u w:val="single"/>
                  <w:rtl w:val="0"/>
                </w:rPr>
                <w:t xml:space="preserve">https://www.sciencedirect.com/science/article/abs/pii/S2212420919304443?via%3Dihub</w:t>
              </w:r>
            </w:hyperlink>
            <w:r w:rsidDel="00000000" w:rsidR="00000000" w:rsidRPr="00000000">
              <w:rPr>
                <w:rtl w:val="0"/>
              </w:rPr>
            </w:r>
          </w:p>
          <w:p w:rsidR="00000000" w:rsidDel="00000000" w:rsidP="00000000" w:rsidRDefault="00000000" w:rsidRPr="00000000" w14:paraId="00001DF8">
            <w:pPr>
              <w:numPr>
                <w:ilvl w:val="0"/>
                <w:numId w:val="230"/>
              </w:numPr>
              <w:ind w:left="720" w:hanging="360"/>
            </w:pPr>
            <w:r w:rsidDel="00000000" w:rsidR="00000000" w:rsidRPr="00000000">
              <w:rPr>
                <w:rtl w:val="0"/>
              </w:rPr>
              <w:t xml:space="preserve">Bartlett, C., Marshall, M., &amp; Marshall, A. (2012). Two‑Eyed Seeing and other lessons learned within a co‑learning journey of bringing together indigenous and mainstream knowledges and ways of knowing. Journal of Environmental Studies and Sciences, 2(4), 331–340. </w:t>
            </w:r>
            <w:hyperlink r:id="rId950">
              <w:r w:rsidDel="00000000" w:rsidR="00000000" w:rsidRPr="00000000">
                <w:rPr>
                  <w:color w:val="1155cc"/>
                  <w:u w:val="single"/>
                  <w:rtl w:val="0"/>
                </w:rPr>
                <w:t xml:space="preserve">https://doi.org/10.1007/</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DF9">
            <w:pPr>
              <w:numPr>
                <w:ilvl w:val="0"/>
                <w:numId w:val="230"/>
              </w:numPr>
              <w:ind w:left="720" w:hanging="360"/>
            </w:pPr>
            <w:r w:rsidDel="00000000" w:rsidR="00000000" w:rsidRPr="00000000">
              <w:rPr>
                <w:rtl w:val="0"/>
              </w:rPr>
              <w:t xml:space="preserve">Berry, P., &amp; Schnitter, R. (Eds.). (2022). </w:t>
            </w:r>
            <w:r w:rsidDel="00000000" w:rsidR="00000000" w:rsidRPr="00000000">
              <w:rPr>
                <w:i w:val="1"/>
                <w:iCs w:val="1"/>
                <w:rtl w:val="0"/>
              </w:rPr>
              <w:t xml:space="preserve">Health of Canadians in a Changing Climate: Advancing our Knowledge for Action</w:t>
            </w:r>
            <w:r w:rsidDel="00000000" w:rsidR="00000000" w:rsidRPr="00000000">
              <w:rPr>
                <w:rtl w:val="0"/>
              </w:rPr>
              <w:t xml:space="preserve"> (Cat. No. H129‑121/2022E‑PDF). Government of Canada.</w:t>
            </w:r>
            <w:hyperlink r:id="rId951">
              <w:r w:rsidDel="00000000" w:rsidR="00000000" w:rsidRPr="00000000">
                <w:rPr>
                  <w:rtl w:val="0"/>
                </w:rPr>
                <w:t xml:space="preserve"> </w:t>
              </w:r>
            </w:hyperlink>
            <w:hyperlink r:id="rId952">
              <w:r w:rsidDel="00000000" w:rsidR="00000000" w:rsidRPr="00000000">
                <w:rPr>
                  <w:color w:val="0563c1"/>
                  <w:u w:val="single"/>
                  <w:rtl w:val="0"/>
                </w:rPr>
                <w:t xml:space="preserve">https://changingclimate.ca/site/assets/uploads/sites/5/2022/02/CCHA-REPORT-EN.pdf</w:t>
              </w:r>
            </w:hyperlink>
            <w:r w:rsidDel="00000000" w:rsidR="00000000" w:rsidRPr="00000000">
              <w:rPr>
                <w:rtl w:val="0"/>
              </w:rPr>
            </w:r>
          </w:p>
          <w:p w:rsidR="00000000" w:rsidDel="00000000" w:rsidP="00000000" w:rsidRDefault="00000000" w:rsidRPr="00000000" w14:paraId="00001DFA">
            <w:pPr>
              <w:numPr>
                <w:ilvl w:val="0"/>
                <w:numId w:val="230"/>
              </w:numPr>
              <w:ind w:left="720" w:hanging="360"/>
            </w:pPr>
            <w:r w:rsidDel="00000000" w:rsidR="00000000" w:rsidRPr="00000000">
              <w:rPr>
                <w:rtl w:val="0"/>
              </w:rPr>
              <w:t xml:space="preserve">Canadian Commission for UNESCO. (2021, June 21). </w:t>
            </w:r>
            <w:r w:rsidDel="00000000" w:rsidR="00000000" w:rsidRPr="00000000">
              <w:rPr>
                <w:i w:val="1"/>
                <w:iCs w:val="1"/>
                <w:rtl w:val="0"/>
              </w:rPr>
              <w:t xml:space="preserve">Land as teacher: Understanding Indigenous land‑based education</w:t>
            </w:r>
            <w:r w:rsidDel="00000000" w:rsidR="00000000" w:rsidRPr="00000000">
              <w:rPr>
                <w:rtl w:val="0"/>
              </w:rPr>
              <w:t xml:space="preserve">. Canadian Commission for UNESCO. </w:t>
            </w:r>
            <w:hyperlink r:id="rId953">
              <w:r w:rsidDel="00000000" w:rsidR="00000000" w:rsidRPr="00000000">
                <w:rPr>
                  <w:color w:val="1155cc"/>
                  <w:u w:val="single"/>
                  <w:rtl w:val="0"/>
                </w:rPr>
                <w:t xml:space="preserve">https://en.ccunesco.ca/idealab/indigenous-land-based-education</w:t>
              </w:r>
            </w:hyperlink>
            <w:r w:rsidDel="00000000" w:rsidR="00000000" w:rsidRPr="00000000">
              <w:rPr>
                <w:rtl w:val="0"/>
              </w:rPr>
            </w:r>
          </w:p>
          <w:p w:rsidR="00000000" w:rsidDel="00000000" w:rsidP="00000000" w:rsidRDefault="00000000" w:rsidRPr="00000000" w14:paraId="00001DFB">
            <w:pPr>
              <w:numPr>
                <w:ilvl w:val="0"/>
                <w:numId w:val="230"/>
              </w:numPr>
              <w:ind w:left="720" w:hanging="360"/>
            </w:pPr>
            <w:r w:rsidDel="00000000" w:rsidR="00000000" w:rsidRPr="00000000">
              <w:rPr>
                <w:rtl w:val="0"/>
              </w:rPr>
              <w:t xml:space="preserve">Ermine, W. (2007). The ethical space of engagement. Indigenous Law Journal, 6(1), 193–201. </w:t>
            </w:r>
            <w:hyperlink r:id="rId954">
              <w:r w:rsidDel="00000000" w:rsidR="00000000" w:rsidRPr="00000000">
                <w:rPr>
                  <w:color w:val="1155cc"/>
                  <w:u w:val="single"/>
                  <w:rtl w:val="0"/>
                </w:rPr>
                <w:t xml:space="preserve">https://utoronto.scholaris.ca/server/api/core/bitstreams/f8a0441d-2b9f-49dc-b30d-a6439a5cb142/content</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1DFC">
            <w:pPr>
              <w:numPr>
                <w:ilvl w:val="0"/>
                <w:numId w:val="230"/>
              </w:numPr>
              <w:ind w:left="720" w:hanging="360"/>
              <w:rPr>
                <w:rFonts w:ascii="Calibri" w:cs="Calibri" w:eastAsia="Calibri" w:hAnsi="Calibri"/>
                <w:sz w:val="24"/>
                <w:szCs w:val="24"/>
              </w:rPr>
            </w:pPr>
            <w:r w:rsidDel="00000000" w:rsidR="00000000" w:rsidRPr="00000000">
              <w:rPr>
                <w:rtl w:val="0"/>
              </w:rPr>
              <w:t xml:space="preserve">Government of British Columbia. (2024, August 20). </w:t>
            </w:r>
            <w:r w:rsidDel="00000000" w:rsidR="00000000" w:rsidRPr="00000000">
              <w:rPr>
                <w:i w:val="1"/>
                <w:iCs w:val="1"/>
                <w:rtl w:val="0"/>
              </w:rPr>
              <w:t xml:space="preserve">Indigenous language &amp; culture</w:t>
            </w:r>
            <w:r w:rsidDel="00000000" w:rsidR="00000000" w:rsidRPr="00000000">
              <w:rPr>
                <w:rtl w:val="0"/>
              </w:rPr>
              <w:t xml:space="preserve">. </w:t>
            </w:r>
            <w:hyperlink r:id="rId955">
              <w:r w:rsidDel="00000000" w:rsidR="00000000" w:rsidRPr="00000000">
                <w:rPr>
                  <w:color w:val="1155cc"/>
                  <w:u w:val="single"/>
                  <w:rtl w:val="0"/>
                </w:rPr>
                <w:t xml:space="preserve">https://www2.gov.bc.ca/gov/content/governments/indigenous-people/supporting-communities/culture-languag</w:t>
              </w:r>
            </w:hyperlink>
            <w:r w:rsidDel="00000000" w:rsidR="00000000" w:rsidRPr="00000000">
              <w:rPr>
                <w:rtl w:val="0"/>
              </w:rPr>
            </w:r>
          </w:p>
          <w:p w:rsidR="00000000" w:rsidDel="00000000" w:rsidP="00000000" w:rsidRDefault="00000000" w:rsidRPr="00000000" w14:paraId="00001DFD">
            <w:pPr>
              <w:numPr>
                <w:ilvl w:val="0"/>
                <w:numId w:val="230"/>
              </w:numPr>
              <w:spacing w:after="0" w:afterAutospacing="0"/>
              <w:ind w:left="720" w:hanging="360"/>
            </w:pPr>
            <w:r w:rsidDel="00000000" w:rsidR="00000000" w:rsidRPr="00000000">
              <w:rPr>
                <w:rtl w:val="0"/>
              </w:rPr>
              <w:t xml:space="preserve">Hill K, Russette H, Steinberg R, Fernandez A. Indigenous Eco-Relational Engagement and mental wellbeing among American Indian and First Nation adults: Applying the Indigenous Traditional Ecological Knowledge framework. J Indig Soc Dev. 2025;13(1):40-65. doi: 10.55016/ojs/jisd.v13i1.79223. Epub 2025 Apr 1. PMID: 40717991; PMCID: PMC12291056. </w:t>
            </w:r>
            <w:r w:rsidDel="00000000" w:rsidR="00000000" w:rsidRPr="00000000">
              <w:rPr>
                <w:rtl w:val="0"/>
              </w:rPr>
            </w:r>
          </w:p>
          <w:p w:rsidR="00000000" w:rsidDel="00000000" w:rsidP="00000000" w:rsidRDefault="00000000" w:rsidRPr="00000000" w14:paraId="00001DFE">
            <w:pPr>
              <w:numPr>
                <w:ilvl w:val="0"/>
                <w:numId w:val="41"/>
              </w:numPr>
              <w:spacing w:after="0" w:afterAutospacing="0" w:before="0" w:beforeAutospacing="0" w:lineRule="auto"/>
              <w:ind w:left="720" w:hanging="360"/>
            </w:pPr>
            <w:r w:rsidDel="00000000" w:rsidR="00000000" w:rsidRPr="00000000">
              <w:rPr>
                <w:rtl w:val="0"/>
              </w:rPr>
              <w:t xml:space="preserve">Indigenous Climate Monitoring Toolkit. (2023, September 13). </w:t>
            </w:r>
            <w:r w:rsidDel="00000000" w:rsidR="00000000" w:rsidRPr="00000000">
              <w:rPr>
                <w:i w:val="1"/>
                <w:iCs w:val="1"/>
                <w:rtl w:val="0"/>
              </w:rPr>
              <w:t xml:space="preserve">Ethical Space.</w:t>
            </w:r>
            <w:r w:rsidDel="00000000" w:rsidR="00000000" w:rsidRPr="00000000">
              <w:rPr>
                <w:rtl w:val="0"/>
              </w:rPr>
              <w:t xml:space="preserve"> First Peoples Group.</w:t>
            </w:r>
            <w:hyperlink r:id="rId956">
              <w:r w:rsidDel="00000000" w:rsidR="00000000" w:rsidRPr="00000000">
                <w:rPr>
                  <w:rtl w:val="0"/>
                </w:rPr>
                <w:t xml:space="preserve"> </w:t>
              </w:r>
            </w:hyperlink>
            <w:hyperlink r:id="rId957">
              <w:r w:rsidDel="00000000" w:rsidR="00000000" w:rsidRPr="00000000">
                <w:rPr>
                  <w:color w:val="1155cc"/>
                  <w:u w:val="single"/>
                  <w:rtl w:val="0"/>
                </w:rPr>
                <w:t xml:space="preserve">https://indigenousclimatemonitoring.ca/ethical-space/</w:t>
              </w:r>
            </w:hyperlink>
            <w:r w:rsidDel="00000000" w:rsidR="00000000" w:rsidRPr="00000000">
              <w:rPr>
                <w:rtl w:val="0"/>
              </w:rPr>
            </w:r>
          </w:p>
          <w:p w:rsidR="00000000" w:rsidDel="00000000" w:rsidP="00000000" w:rsidRDefault="00000000" w:rsidRPr="00000000" w14:paraId="00001DFF">
            <w:pPr>
              <w:numPr>
                <w:ilvl w:val="0"/>
                <w:numId w:val="41"/>
              </w:numPr>
              <w:ind w:left="720" w:hanging="360"/>
            </w:pPr>
            <w:r w:rsidDel="00000000" w:rsidR="00000000" w:rsidRPr="00000000">
              <w:rPr>
                <w:rtl w:val="0"/>
              </w:rPr>
              <w:t xml:space="preserve">Indigenous Services Canada. (2025, August 26). </w:t>
            </w:r>
            <w:r w:rsidDel="00000000" w:rsidR="00000000" w:rsidRPr="00000000">
              <w:rPr>
                <w:i w:val="1"/>
                <w:iCs w:val="1"/>
                <w:rtl w:val="0"/>
              </w:rPr>
              <w:t xml:space="preserve">British Columbia region: Emergency evacuations in British Columbia</w:t>
            </w:r>
            <w:r w:rsidDel="00000000" w:rsidR="00000000" w:rsidRPr="00000000">
              <w:rPr>
                <w:rtl w:val="0"/>
              </w:rPr>
              <w:t xml:space="preserve">. Government of Canada. </w:t>
            </w:r>
            <w:hyperlink r:id="rId958">
              <w:r w:rsidDel="00000000" w:rsidR="00000000" w:rsidRPr="00000000">
                <w:rPr>
                  <w:color w:val="1155cc"/>
                  <w:u w:val="single"/>
                  <w:rtl w:val="0"/>
                </w:rPr>
                <w:t xml:space="preserve">https://www.sac-isc.gc.ca/eng/1100100021003/1612465942223</w:t>
              </w:r>
            </w:hyperlink>
            <w:r w:rsidDel="00000000" w:rsidR="00000000" w:rsidRPr="00000000">
              <w:rPr>
                <w:b w:val="1"/>
                <w:bCs w:val="1"/>
                <w:rtl w:val="0"/>
              </w:rPr>
              <w:t xml:space="preserve"> </w:t>
            </w:r>
          </w:p>
          <w:p w:rsidR="00000000" w:rsidDel="00000000" w:rsidP="00000000" w:rsidRDefault="00000000" w:rsidRPr="00000000" w14:paraId="00001E00">
            <w:pPr>
              <w:numPr>
                <w:ilvl w:val="0"/>
                <w:numId w:val="41"/>
              </w:numPr>
              <w:ind w:left="720" w:hanging="360"/>
              <w:rPr>
                <w:b w:val="1"/>
                <w:bCs w:val="1"/>
              </w:rPr>
            </w:pPr>
            <w:r w:rsidDel="00000000" w:rsidR="00000000" w:rsidRPr="00000000">
              <w:rPr>
                <w:rtl w:val="0"/>
              </w:rPr>
              <w:t xml:space="preserve">Institute for Integrative Science and Health. (n.d.). Guiding Principles | Integrative Science. </w:t>
            </w:r>
            <w:hyperlink r:id="rId959">
              <w:r w:rsidDel="00000000" w:rsidR="00000000" w:rsidRPr="00000000">
                <w:rPr>
                  <w:color w:val="1155cc"/>
                  <w:u w:val="single"/>
                  <w:rtl w:val="0"/>
                </w:rPr>
                <w:t xml:space="preserve">http://www.integrativescience.ca/Principles/</w:t>
              </w:r>
            </w:hyperlink>
            <w:r w:rsidDel="00000000" w:rsidR="00000000" w:rsidRPr="00000000">
              <w:rPr>
                <w:rtl w:val="0"/>
              </w:rPr>
            </w:r>
          </w:p>
          <w:p w:rsidR="00000000" w:rsidDel="00000000" w:rsidP="00000000" w:rsidRDefault="00000000" w:rsidRPr="00000000" w14:paraId="00001E01">
            <w:pPr>
              <w:numPr>
                <w:ilvl w:val="0"/>
                <w:numId w:val="41"/>
              </w:numPr>
              <w:ind w:left="720" w:hanging="360"/>
              <w:rPr>
                <w:b w:val="1"/>
                <w:bCs w:val="1"/>
              </w:rPr>
            </w:pPr>
            <w:r w:rsidDel="00000000" w:rsidR="00000000" w:rsidRPr="00000000">
              <w:rPr>
                <w:rtl w:val="0"/>
              </w:rPr>
              <w:t xml:space="preserve">National Library of Medicine. (n.d.). </w:t>
            </w:r>
            <w:r w:rsidDel="00000000" w:rsidR="00000000" w:rsidRPr="00000000">
              <w:rPr>
                <w:i w:val="1"/>
                <w:iCs w:val="1"/>
                <w:rtl w:val="0"/>
              </w:rPr>
              <w:t xml:space="preserve">Medicine ways: The medicine wheel and the four directions</w:t>
            </w:r>
            <w:r w:rsidDel="00000000" w:rsidR="00000000" w:rsidRPr="00000000">
              <w:rPr>
                <w:rtl w:val="0"/>
              </w:rPr>
              <w:t xml:space="preserve">. Native Voices. </w:t>
            </w:r>
            <w:hyperlink r:id="rId960">
              <w:r w:rsidDel="00000000" w:rsidR="00000000" w:rsidRPr="00000000">
                <w:rPr>
                  <w:color w:val="1155cc"/>
                  <w:u w:val="single"/>
                  <w:rtl w:val="0"/>
                </w:rPr>
                <w:t xml:space="preserve">https://www.nlm.nih.gov/nativevoices/exhibition/healing-ways/medicine-ways/medicine-wheel.html</w:t>
              </w:r>
            </w:hyperlink>
            <w:r w:rsidDel="00000000" w:rsidR="00000000" w:rsidRPr="00000000">
              <w:rPr>
                <w:rtl w:val="0"/>
              </w:rPr>
            </w:r>
          </w:p>
          <w:p w:rsidR="00000000" w:rsidDel="00000000" w:rsidP="00000000" w:rsidRDefault="00000000" w:rsidRPr="00000000" w14:paraId="00001E02">
            <w:pPr>
              <w:numPr>
                <w:ilvl w:val="0"/>
                <w:numId w:val="41"/>
              </w:numPr>
              <w:ind w:left="720" w:hanging="360"/>
            </w:pPr>
            <w:r w:rsidDel="00000000" w:rsidR="00000000" w:rsidRPr="00000000">
              <w:rPr>
                <w:rtl w:val="0"/>
              </w:rPr>
              <w:t xml:space="preserve">SHIFT Collaborative. Climate Change and Health in British Columbia: From Risk to Resilience. Ronald, L. &amp; Klein, K. (Eds). Prepared for the B.C. Ministry of Health. Victoria: B.C. 2024.</w:t>
            </w:r>
          </w:p>
          <w:p w:rsidR="00000000" w:rsidDel="00000000" w:rsidP="00000000" w:rsidRDefault="00000000" w:rsidRPr="00000000" w14:paraId="00001E03">
            <w:pPr>
              <w:numPr>
                <w:ilvl w:val="0"/>
                <w:numId w:val="41"/>
              </w:numPr>
              <w:ind w:left="720" w:hanging="360"/>
            </w:pPr>
            <w:r w:rsidDel="00000000" w:rsidR="00000000" w:rsidRPr="00000000">
              <w:rPr>
                <w:rtl w:val="0"/>
              </w:rPr>
              <w:t xml:space="preserve">United Nations. (n.d.). </w:t>
            </w:r>
            <w:r w:rsidDel="00000000" w:rsidR="00000000" w:rsidRPr="00000000">
              <w:rPr>
                <w:i w:val="1"/>
                <w:iCs w:val="1"/>
                <w:rtl w:val="0"/>
              </w:rPr>
              <w:t xml:space="preserve">Indigenous peoples</w:t>
            </w:r>
            <w:r w:rsidDel="00000000" w:rsidR="00000000" w:rsidRPr="00000000">
              <w:rPr>
                <w:rtl w:val="0"/>
              </w:rPr>
              <w:t xml:space="preserve">. </w:t>
            </w:r>
            <w:hyperlink r:id="rId961">
              <w:r w:rsidDel="00000000" w:rsidR="00000000" w:rsidRPr="00000000">
                <w:rPr>
                  <w:color w:val="1155cc"/>
                  <w:u w:val="single"/>
                  <w:rtl w:val="0"/>
                </w:rPr>
                <w:t xml:space="preserve">https://www.un.org/en/fight-racism/vulnerable-groups/indigenous-peoples</w:t>
              </w:r>
            </w:hyperlink>
            <w:r w:rsidDel="00000000" w:rsidR="00000000" w:rsidRPr="00000000">
              <w:rPr>
                <w:rtl w:val="0"/>
              </w:rPr>
            </w:r>
          </w:p>
          <w:p w:rsidR="00000000" w:rsidDel="00000000" w:rsidP="00000000" w:rsidRDefault="00000000" w:rsidRPr="00000000" w14:paraId="00001E04">
            <w:pPr>
              <w:numPr>
                <w:ilvl w:val="0"/>
                <w:numId w:val="41"/>
              </w:numPr>
              <w:ind w:left="720" w:hanging="360"/>
            </w:pPr>
            <w:r w:rsidDel="00000000" w:rsidR="00000000" w:rsidRPr="00000000">
              <w:rPr>
                <w:rtl w:val="0"/>
              </w:rPr>
              <w:t xml:space="preserve">University of Calgary Libraries. (2023). </w:t>
            </w:r>
            <w:r w:rsidDel="00000000" w:rsidR="00000000" w:rsidRPr="00000000">
              <w:rPr>
                <w:i w:val="1"/>
                <w:iCs w:val="1"/>
                <w:rtl w:val="0"/>
              </w:rPr>
              <w:t xml:space="preserve">Indigenous Topics - What is the Medicine Wheel</w:t>
            </w:r>
            <w:r w:rsidDel="00000000" w:rsidR="00000000" w:rsidRPr="00000000">
              <w:rPr>
                <w:rtl w:val="0"/>
              </w:rPr>
              <w:t xml:space="preserve">. University of Calgary. </w:t>
            </w:r>
            <w:hyperlink r:id="rId962">
              <w:r w:rsidDel="00000000" w:rsidR="00000000" w:rsidRPr="00000000">
                <w:rPr>
                  <w:color w:val="1155cc"/>
                  <w:u w:val="single"/>
                  <w:rtl w:val="0"/>
                </w:rPr>
                <w:t xml:space="preserve">https://libguides.ucalgary.ca/c.php?g=531839&amp;p=5190140</w:t>
              </w:r>
            </w:hyperlink>
            <w:r w:rsidDel="00000000" w:rsidR="00000000" w:rsidRPr="00000000">
              <w:rPr>
                <w:rtl w:val="0"/>
              </w:rPr>
            </w:r>
          </w:p>
          <w:p w:rsidR="00000000" w:rsidDel="00000000" w:rsidP="00000000" w:rsidRDefault="00000000" w:rsidRPr="00000000" w14:paraId="00001E05">
            <w:pPr>
              <w:widowControl w:val="0"/>
              <w:spacing w:line="240" w:lineRule="auto"/>
              <w:rPr/>
            </w:pPr>
            <w:commentRangeStart w:id="376"/>
            <w:r w:rsidDel="00000000" w:rsidR="00000000" w:rsidRPr="00000000">
              <w:rPr>
                <w:rtl w:val="0"/>
              </w:rPr>
            </w:r>
          </w:p>
        </w:tc>
      </w:tr>
    </w:tbl>
    <w:p w:rsidR="00000000" w:rsidDel="00000000" w:rsidP="00000000" w:rsidRDefault="00000000" w:rsidRPr="00000000" w14:paraId="00001E06">
      <w:pPr>
        <w:rPr>
          <w:color w:val="1155cc"/>
          <w:u w:val="single"/>
        </w:rPr>
        <w:sectPr>
          <w:headerReference r:id="rId963" w:type="default"/>
          <w:footerReference r:id="rId964" w:type="default"/>
          <w:type w:val="nextPage"/>
          <w:pgSz w:h="12240" w:w="15840" w:orient="landscape"/>
          <w:pgMar w:bottom="1440.0000000000002" w:top="1440.0000000000002" w:left="1440.0000000000002" w:right="1440.0000000000002" w:header="720" w:footer="720"/>
          <w:pgNumType w:start="1"/>
        </w:sectPr>
      </w:pPr>
      <w:commentRangeEnd w:id="376"/>
      <w:r w:rsidDel="00000000" w:rsidR="00000000" w:rsidRPr="00000000">
        <w:commentReference w:id="376"/>
      </w:r>
      <w:r w:rsidDel="00000000" w:rsidR="00000000" w:rsidRPr="00000000">
        <w:rPr>
          <w:rtl w:val="0"/>
        </w:rPr>
      </w:r>
    </w:p>
    <w:p w:rsidR="00000000" w:rsidDel="00000000" w:rsidP="00000000" w:rsidRDefault="00000000" w:rsidRPr="00000000" w14:paraId="00001E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sectPr>
          <w:headerReference r:id="rId965" w:type="default"/>
          <w:footerReference r:id="rId966" w:type="default"/>
          <w:type w:val="nextPage"/>
          <w:pgSz w:h="12240" w:w="15840" w:orient="landscape"/>
          <w:pgMar w:bottom="1440.0000000000002" w:top="1440.0000000000002" w:left="1440.0000000000002" w:right="1440.0000000000002" w:header="720" w:footer="720"/>
          <w:pgNumType w:start="1"/>
        </w:sectPr>
      </w:pPr>
      <w:bookmarkStart w:colFirst="0" w:colLast="0" w:name="_ks0b7aaetybd" w:id="455"/>
      <w:bookmarkEnd w:id="4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Quiz 4</w:t>
      </w:r>
      <w:r w:rsidDel="00000000" w:rsidR="00000000" w:rsidRPr="00000000">
        <w:rPr>
          <w:rtl w:val="0"/>
        </w:rPr>
      </w:r>
    </w:p>
    <w:p w:rsidR="00000000" w:rsidDel="00000000" w:rsidP="00000000" w:rsidRDefault="00000000" w:rsidRPr="00000000" w14:paraId="00001E08">
      <w:pPr>
        <w:pStyle w:val="Heading1"/>
        <w:spacing w:after="240" w:before="240" w:lineRule="auto"/>
        <w:rPr/>
      </w:pPr>
      <w:bookmarkStart w:colFirst="0" w:colLast="0" w:name="_3mq797pno20u" w:id="456"/>
      <w:bookmarkEnd w:id="456"/>
      <w:r w:rsidDel="00000000" w:rsidR="00000000" w:rsidRPr="00000000">
        <w:rPr>
          <w:rtl w:val="0"/>
        </w:rPr>
      </w:r>
    </w:p>
    <w:tbl>
      <w:tblPr>
        <w:tblStyle w:val="Table221"/>
        <w:tblW w:w="1296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2960"/>
        <w:tblGridChange w:id="0">
          <w:tblGrid>
            <w:gridCol w:w="12960"/>
          </w:tblGrid>
        </w:tblGridChange>
      </w:tblGrid>
      <w:tr>
        <w:trPr>
          <w:cantSplit w:val="0"/>
          <w:trHeight w:val="1851.2255859374998" w:hRule="atLeast"/>
          <w:tblHeader w:val="0"/>
        </w:trPr>
        <w:tc>
          <w:tcPr>
            <w:shd w:fill="f4cccc" w:val="clear"/>
          </w:tcPr>
          <w:p w:rsidR="00000000" w:rsidDel="00000000" w:rsidP="00000000" w:rsidRDefault="00000000" w:rsidRPr="00000000" w14:paraId="00001E09">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E0A">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E0B">
            <w:pPr>
              <w:widowControl w:val="0"/>
              <w:rPr>
                <w:b w:val="1"/>
                <w:bCs w:val="1"/>
                <w:sz w:val="28"/>
                <w:szCs w:val="28"/>
              </w:rPr>
            </w:pPr>
            <w:r w:rsidDel="00000000" w:rsidR="00000000" w:rsidRPr="00000000">
              <w:rPr>
                <w:b w:val="1"/>
                <w:bCs w:val="1"/>
                <w:sz w:val="28"/>
                <w:szCs w:val="28"/>
                <w:rtl w:val="0"/>
              </w:rPr>
              <w:t xml:space="preserve">Section 4 is now closed for review and we are no longer accepting comments. Thank you for your contributions!</w:t>
            </w:r>
          </w:p>
          <w:p w:rsidR="00000000" w:rsidDel="00000000" w:rsidP="00000000" w:rsidRDefault="00000000" w:rsidRPr="00000000" w14:paraId="00001E0C">
            <w:pPr>
              <w:widowControl w:val="0"/>
              <w:rPr>
                <w:sz w:val="28"/>
                <w:szCs w:val="28"/>
              </w:rPr>
            </w:pPr>
            <w:r w:rsidDel="00000000" w:rsidR="00000000" w:rsidRPr="00000000">
              <w:rPr>
                <w:rtl w:val="0"/>
              </w:rPr>
            </w:r>
          </w:p>
          <w:p w:rsidR="00000000" w:rsidDel="00000000" w:rsidP="00000000" w:rsidRDefault="00000000" w:rsidRPr="00000000" w14:paraId="00001E0D">
            <w:pPr>
              <w:widowControl w:val="0"/>
              <w:rPr>
                <w:sz w:val="28"/>
                <w:szCs w:val="28"/>
              </w:rPr>
            </w:pPr>
            <w:r w:rsidDel="00000000" w:rsidR="00000000" w:rsidRPr="00000000">
              <w:rPr>
                <w:sz w:val="28"/>
                <w:szCs w:val="28"/>
                <w:rtl w:val="0"/>
              </w:rPr>
              <w:t xml:space="preserve">Sections 5 and 6 remain open for feedback.</w:t>
            </w:r>
          </w:p>
          <w:p w:rsidR="00000000" w:rsidDel="00000000" w:rsidP="00000000" w:rsidRDefault="00000000" w:rsidRPr="00000000" w14:paraId="00001E0E">
            <w:pPr>
              <w:widowControl w:val="0"/>
              <w:rPr>
                <w:b w:val="1"/>
                <w:bCs w:val="1"/>
                <w:sz w:val="28"/>
                <w:szCs w:val="28"/>
              </w:rPr>
            </w:pPr>
            <w:r w:rsidDel="00000000" w:rsidR="00000000" w:rsidRPr="00000000">
              <w:rPr>
                <w:rtl w:val="0"/>
              </w:rPr>
            </w:r>
          </w:p>
          <w:p w:rsidR="00000000" w:rsidDel="00000000" w:rsidP="00000000" w:rsidRDefault="00000000" w:rsidRPr="00000000" w14:paraId="00001E0F">
            <w:pPr>
              <w:widowControl w:val="0"/>
              <w:spacing w:line="240" w:lineRule="auto"/>
              <w:rPr>
                <w:b w:val="1"/>
                <w:bCs w:val="1"/>
                <w:sz w:val="40"/>
                <w:szCs w:val="40"/>
              </w:rPr>
            </w:pPr>
            <w:r w:rsidDel="00000000" w:rsidR="00000000" w:rsidRPr="00000000">
              <w:rPr>
                <w:rtl w:val="0"/>
              </w:rPr>
            </w:r>
          </w:p>
        </w:tc>
      </w:tr>
    </w:tbl>
    <w:p w:rsidR="00000000" w:rsidDel="00000000" w:rsidP="00000000" w:rsidRDefault="00000000" w:rsidRPr="00000000" w14:paraId="00001E10">
      <w:pPr>
        <w:pStyle w:val="Heading1"/>
        <w:spacing w:after="240" w:before="240" w:lineRule="auto"/>
        <w:rPr/>
      </w:pPr>
      <w:bookmarkStart w:colFirst="0" w:colLast="0" w:name="_dkyyqj8mhzqq" w:id="457"/>
      <w:bookmarkEnd w:id="457"/>
      <w:r w:rsidDel="00000000" w:rsidR="00000000" w:rsidRPr="00000000">
        <w:rPr>
          <w:rtl w:val="0"/>
        </w:rPr>
      </w:r>
    </w:p>
    <w:p w:rsidR="00000000" w:rsidDel="00000000" w:rsidP="00000000" w:rsidRDefault="00000000" w:rsidRPr="00000000" w14:paraId="00001E11">
      <w:pPr>
        <w:rPr/>
      </w:pPr>
      <w:r w:rsidDel="00000000" w:rsidR="00000000" w:rsidRPr="00000000">
        <w:rPr>
          <w:rtl w:val="0"/>
        </w:rPr>
      </w:r>
    </w:p>
    <w:p w:rsidR="00000000" w:rsidDel="00000000" w:rsidP="00000000" w:rsidRDefault="00000000" w:rsidRPr="00000000" w14:paraId="00001E12">
      <w:pPr>
        <w:rPr/>
      </w:pPr>
      <w:r w:rsidDel="00000000" w:rsidR="00000000" w:rsidRPr="00000000">
        <w:rPr>
          <w:rtl w:val="0"/>
        </w:rPr>
      </w:r>
    </w:p>
    <w:p w:rsidR="00000000" w:rsidDel="00000000" w:rsidP="00000000" w:rsidRDefault="00000000" w:rsidRPr="00000000" w14:paraId="00001E13">
      <w:pPr>
        <w:rPr/>
      </w:pPr>
      <w:r w:rsidDel="00000000" w:rsidR="00000000" w:rsidRPr="00000000">
        <w:rPr>
          <w:rtl w:val="0"/>
        </w:rPr>
      </w:r>
    </w:p>
    <w:p w:rsidR="00000000" w:rsidDel="00000000" w:rsidP="00000000" w:rsidRDefault="00000000" w:rsidRPr="00000000" w14:paraId="00001E14">
      <w:pPr>
        <w:rPr/>
      </w:pPr>
      <w:r w:rsidDel="00000000" w:rsidR="00000000" w:rsidRPr="00000000">
        <w:rPr>
          <w:rtl w:val="0"/>
        </w:rPr>
      </w:r>
    </w:p>
    <w:p w:rsidR="00000000" w:rsidDel="00000000" w:rsidP="00000000" w:rsidRDefault="00000000" w:rsidRPr="00000000" w14:paraId="00001E15">
      <w:pPr>
        <w:rPr/>
      </w:pPr>
      <w:r w:rsidDel="00000000" w:rsidR="00000000" w:rsidRPr="00000000">
        <w:rPr>
          <w:rtl w:val="0"/>
        </w:rPr>
      </w:r>
    </w:p>
    <w:p w:rsidR="00000000" w:rsidDel="00000000" w:rsidP="00000000" w:rsidRDefault="00000000" w:rsidRPr="00000000" w14:paraId="00001E16">
      <w:pPr>
        <w:rPr/>
      </w:pPr>
      <w:r w:rsidDel="00000000" w:rsidR="00000000" w:rsidRPr="00000000">
        <w:rPr>
          <w:rtl w:val="0"/>
        </w:rPr>
      </w:r>
    </w:p>
    <w:p w:rsidR="00000000" w:rsidDel="00000000" w:rsidP="00000000" w:rsidRDefault="00000000" w:rsidRPr="00000000" w14:paraId="00001E17">
      <w:pPr>
        <w:rPr/>
      </w:pPr>
      <w:r w:rsidDel="00000000" w:rsidR="00000000" w:rsidRPr="00000000">
        <w:rPr>
          <w:rtl w:val="0"/>
        </w:rPr>
      </w:r>
    </w:p>
    <w:p w:rsidR="00000000" w:rsidDel="00000000" w:rsidP="00000000" w:rsidRDefault="00000000" w:rsidRPr="00000000" w14:paraId="00001E18">
      <w:pPr>
        <w:rPr/>
      </w:pPr>
      <w:r w:rsidDel="00000000" w:rsidR="00000000" w:rsidRPr="00000000">
        <w:rPr>
          <w:rtl w:val="0"/>
        </w:rPr>
      </w:r>
    </w:p>
    <w:p w:rsidR="00000000" w:rsidDel="00000000" w:rsidP="00000000" w:rsidRDefault="00000000" w:rsidRPr="00000000" w14:paraId="00001E19">
      <w:pPr>
        <w:rPr/>
      </w:pPr>
      <w:r w:rsidDel="00000000" w:rsidR="00000000" w:rsidRPr="00000000">
        <w:rPr>
          <w:rtl w:val="0"/>
        </w:rPr>
      </w:r>
    </w:p>
    <w:p w:rsidR="00000000" w:rsidDel="00000000" w:rsidP="00000000" w:rsidRDefault="00000000" w:rsidRPr="00000000" w14:paraId="00001E1A">
      <w:pPr>
        <w:pStyle w:val="Heading1"/>
        <w:spacing w:after="240" w:before="240" w:lineRule="auto"/>
        <w:rPr>
          <w:b w:val="0"/>
          <w:bCs w:val="0"/>
        </w:rPr>
      </w:pPr>
      <w:bookmarkStart w:colFirst="0" w:colLast="0" w:name="_s4usvbfubwku" w:id="458"/>
      <w:bookmarkEnd w:id="458"/>
      <w:r w:rsidDel="00000000" w:rsidR="00000000" w:rsidRPr="00000000">
        <w:rPr>
          <w:rtl w:val="0"/>
        </w:rPr>
        <w:t xml:space="preserve">Quiz #4</w:t>
      </w:r>
      <w:r w:rsidDel="00000000" w:rsidR="00000000" w:rsidRPr="00000000">
        <w:rPr>
          <w:rtl w:val="0"/>
        </w:rPr>
      </w:r>
    </w:p>
    <w:tbl>
      <w:tblPr>
        <w:tblStyle w:val="Table22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1E1B">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1E1C">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1E1D">
            <w:pPr>
              <w:widowControl w:val="0"/>
              <w:numPr>
                <w:ilvl w:val="0"/>
                <w:numId w:val="428"/>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1E1E">
            <w:pPr>
              <w:widowControl w:val="0"/>
              <w:numPr>
                <w:ilvl w:val="0"/>
                <w:numId w:val="428"/>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1E1F">
            <w:pPr>
              <w:widowControl w:val="0"/>
              <w:numPr>
                <w:ilvl w:val="0"/>
                <w:numId w:val="428"/>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1E20">
            <w:pPr>
              <w:widowControl w:val="0"/>
              <w:numPr>
                <w:ilvl w:val="0"/>
                <w:numId w:val="428"/>
              </w:numPr>
              <w:spacing w:line="240" w:lineRule="auto"/>
              <w:ind w:left="720" w:hanging="360"/>
            </w:pPr>
            <w:ins w:author="Mike Marchand" w:id="677" w:date="2025-12-15T01:42:16Z">
              <w:r w:rsidDel="00000000" w:rsidR="00000000" w:rsidRPr="00000000">
                <w:rPr>
                  <w:rtl w:val="0"/>
                </w:rPr>
                <w:t xml:space="preserve">Michael Marchand, sqilxw, syilx Nation - Cultural Safety Consultant </w:t>
              </w:r>
            </w:ins>
            <w:r w:rsidDel="00000000" w:rsidR="00000000" w:rsidRPr="00000000">
              <w:rPr>
                <w:rtl w:val="0"/>
              </w:rPr>
              <w:t xml:space="preserve"> </w:t>
            </w:r>
          </w:p>
          <w:p w:rsidR="00000000" w:rsidDel="00000000" w:rsidP="00000000" w:rsidRDefault="00000000" w:rsidRPr="00000000" w14:paraId="00001E21">
            <w:pPr>
              <w:widowControl w:val="0"/>
              <w:numPr>
                <w:ilvl w:val="0"/>
                <w:numId w:val="428"/>
              </w:numPr>
              <w:spacing w:line="240" w:lineRule="auto"/>
              <w:ind w:left="720" w:hanging="360"/>
            </w:pPr>
            <w:r w:rsidDel="00000000" w:rsidR="00000000" w:rsidRPr="00000000">
              <w:rPr>
                <w:rtl w:val="0"/>
              </w:rPr>
              <w:t xml:space="preserve"> </w:t>
            </w:r>
          </w:p>
          <w:p w:rsidR="00000000" w:rsidDel="00000000" w:rsidP="00000000" w:rsidRDefault="00000000" w:rsidRPr="00000000" w14:paraId="00001E22">
            <w:pPr>
              <w:widowControl w:val="0"/>
              <w:numPr>
                <w:ilvl w:val="0"/>
                <w:numId w:val="428"/>
              </w:numPr>
              <w:spacing w:line="240" w:lineRule="auto"/>
              <w:ind w:left="720" w:hanging="360"/>
            </w:pPr>
            <w:r w:rsidDel="00000000" w:rsidR="00000000" w:rsidRPr="00000000">
              <w:rPr>
                <w:rtl w:val="0"/>
              </w:rPr>
            </w:r>
          </w:p>
        </w:tc>
      </w:tr>
    </w:tbl>
    <w:p w:rsidR="00000000" w:rsidDel="00000000" w:rsidP="00000000" w:rsidRDefault="00000000" w:rsidRPr="00000000" w14:paraId="00001E23">
      <w:pPr>
        <w:spacing w:after="240" w:before="240" w:lineRule="auto"/>
        <w:rPr/>
      </w:pPr>
      <w:r w:rsidDel="00000000" w:rsidR="00000000" w:rsidRPr="00000000">
        <w:rPr>
          <w:rtl w:val="0"/>
        </w:rPr>
      </w:r>
    </w:p>
    <w:tbl>
      <w:tblPr>
        <w:tblStyle w:val="Table22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1E24">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1E25">
            <w:pPr>
              <w:widowControl w:val="0"/>
              <w:spacing w:after="240" w:before="240" w:line="240" w:lineRule="auto"/>
              <w:rPr/>
            </w:pPr>
            <w:r w:rsidDel="00000000" w:rsidR="00000000" w:rsidRPr="00000000">
              <w:rPr>
                <w:rtl w:val="0"/>
              </w:rPr>
              <w:t xml:space="preserve">Congratulations on completing module 4. This module has reviewed some of the major strategies for addressing climate resilience. In the next chapter we think about applying these roles to various professional practices. Before we get there, however, lets take a quiz to see what you've learned!</w:t>
            </w:r>
          </w:p>
        </w:tc>
      </w:tr>
      <w:tr>
        <w:trPr>
          <w:cantSplit w:val="0"/>
          <w:tblHeader w:val="0"/>
        </w:trPr>
        <w:tc>
          <w:tcPr>
            <w:shd w:fill="ea9999" w:val="clear"/>
          </w:tcPr>
          <w:p w:rsidR="00000000" w:rsidDel="00000000" w:rsidP="00000000" w:rsidRDefault="00000000" w:rsidRPr="00000000" w14:paraId="00001E26">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1E27">
            <w:pPr>
              <w:rPr>
                <w:b w:val="1"/>
                <w:bCs w:val="1"/>
              </w:rPr>
            </w:pPr>
            <w:r w:rsidDel="00000000" w:rsidR="00000000" w:rsidRPr="00000000">
              <w:rPr>
                <w:b w:val="1"/>
                <w:bCs w:val="1"/>
                <w:rtl w:val="0"/>
              </w:rPr>
              <w:t xml:space="preserve">Great job finishing up with section 4! You’re nearing the end! </w:t>
            </w:r>
          </w:p>
          <w:p w:rsidR="00000000" w:rsidDel="00000000" w:rsidP="00000000" w:rsidRDefault="00000000" w:rsidRPr="00000000" w14:paraId="00001E28">
            <w:pPr>
              <w:rPr/>
            </w:pPr>
            <w:r w:rsidDel="00000000" w:rsidR="00000000" w:rsidRPr="00000000">
              <w:rPr>
                <w:rtl w:val="0"/>
              </w:rPr>
            </w:r>
          </w:p>
          <w:p w:rsidR="00000000" w:rsidDel="00000000" w:rsidP="00000000" w:rsidRDefault="00000000" w:rsidRPr="00000000" w14:paraId="00001E29">
            <w:pPr>
              <w:rPr>
                <w:b w:val="1"/>
                <w:bCs w:val="1"/>
              </w:rPr>
            </w:pPr>
            <w:r w:rsidDel="00000000" w:rsidR="00000000" w:rsidRPr="00000000">
              <w:rPr>
                <w:b w:val="1"/>
                <w:bCs w:val="1"/>
                <w:rtl w:val="0"/>
              </w:rPr>
              <w:t xml:space="preserve">Before we move on, take the quiz below to review and reflect on your learnings from this section:</w:t>
            </w:r>
          </w:p>
          <w:p w:rsidR="00000000" w:rsidDel="00000000" w:rsidP="00000000" w:rsidRDefault="00000000" w:rsidRPr="00000000" w14:paraId="00001E2A">
            <w:pPr>
              <w:rPr/>
            </w:pPr>
            <w:r w:rsidDel="00000000" w:rsidR="00000000" w:rsidRPr="00000000">
              <w:rPr>
                <w:rtl w:val="0"/>
              </w:rPr>
            </w:r>
          </w:p>
          <w:p w:rsidR="00000000" w:rsidDel="00000000" w:rsidP="00000000" w:rsidRDefault="00000000" w:rsidRPr="00000000" w14:paraId="00001E2B">
            <w:pPr>
              <w:rPr>
                <w:b w:val="1"/>
                <w:bCs w:val="1"/>
              </w:rPr>
            </w:pPr>
            <w:r w:rsidDel="00000000" w:rsidR="00000000" w:rsidRPr="00000000">
              <w:rPr>
                <w:b w:val="1"/>
                <w:bCs w:val="1"/>
                <w:rtl w:val="0"/>
              </w:rPr>
              <w:t xml:space="preserve">1. Which of the following best describes a key difference between adaptive and maladaptive responses to climate distress?</w:t>
            </w:r>
          </w:p>
          <w:p w:rsidR="00000000" w:rsidDel="00000000" w:rsidP="00000000" w:rsidRDefault="00000000" w:rsidRPr="00000000" w14:paraId="00001E2C">
            <w:pPr>
              <w:numPr>
                <w:ilvl w:val="0"/>
                <w:numId w:val="339"/>
              </w:numPr>
              <w:ind w:left="720" w:hanging="360"/>
            </w:pPr>
            <w:r w:rsidDel="00000000" w:rsidR="00000000" w:rsidRPr="00000000">
              <w:rPr>
                <w:rtl w:val="0"/>
              </w:rPr>
              <w:t xml:space="preserve">Adaptive responses rely on denial while maladaptive responses rely on hope.</w:t>
            </w:r>
          </w:p>
          <w:p w:rsidR="00000000" w:rsidDel="00000000" w:rsidP="00000000" w:rsidRDefault="00000000" w:rsidRPr="00000000" w14:paraId="00001E2D">
            <w:pPr>
              <w:numPr>
                <w:ilvl w:val="0"/>
                <w:numId w:val="339"/>
              </w:numPr>
              <w:ind w:left="720" w:hanging="360"/>
            </w:pPr>
            <w:r w:rsidDel="00000000" w:rsidR="00000000" w:rsidRPr="00000000">
              <w:rPr>
                <w:rtl w:val="0"/>
              </w:rPr>
              <w:t xml:space="preserve">Adaptive responses involve constructive acknowledgment and action, whereas maladaptive responses involve denial, rumination, or withdrawal.</w:t>
            </w:r>
          </w:p>
          <w:p w:rsidR="00000000" w:rsidDel="00000000" w:rsidP="00000000" w:rsidRDefault="00000000" w:rsidRPr="00000000" w14:paraId="00001E2E">
            <w:pPr>
              <w:numPr>
                <w:ilvl w:val="0"/>
                <w:numId w:val="339"/>
              </w:numPr>
              <w:ind w:left="720" w:hanging="360"/>
            </w:pPr>
            <w:r w:rsidDel="00000000" w:rsidR="00000000" w:rsidRPr="00000000">
              <w:rPr>
                <w:rtl w:val="0"/>
              </w:rPr>
              <w:t xml:space="preserve">Maladaptive responses always include social engagement, while adaptive responses isolate individuals.</w:t>
            </w:r>
          </w:p>
          <w:p w:rsidR="00000000" w:rsidDel="00000000" w:rsidP="00000000" w:rsidRDefault="00000000" w:rsidRPr="00000000" w14:paraId="00001E2F">
            <w:pPr>
              <w:numPr>
                <w:ilvl w:val="0"/>
                <w:numId w:val="339"/>
              </w:numPr>
              <w:ind w:left="720" w:hanging="360"/>
            </w:pPr>
            <w:r w:rsidDel="00000000" w:rsidR="00000000" w:rsidRPr="00000000">
              <w:rPr>
                <w:rtl w:val="0"/>
              </w:rPr>
              <w:t xml:space="preserve">Both adaptive and maladaptive responses equally promote resilience.</w:t>
            </w:r>
          </w:p>
          <w:p w:rsidR="00000000" w:rsidDel="00000000" w:rsidP="00000000" w:rsidRDefault="00000000" w:rsidRPr="00000000" w14:paraId="00001E30">
            <w:pPr>
              <w:rPr/>
            </w:pPr>
            <w:r w:rsidDel="00000000" w:rsidR="00000000" w:rsidRPr="00000000">
              <w:rPr>
                <w:rtl w:val="0"/>
              </w:rPr>
            </w:r>
          </w:p>
          <w:p w:rsidR="00000000" w:rsidDel="00000000" w:rsidP="00000000" w:rsidRDefault="00000000" w:rsidRPr="00000000" w14:paraId="00001E31">
            <w:pPr>
              <w:rPr>
                <w:b w:val="1"/>
                <w:bCs w:val="1"/>
              </w:rPr>
            </w:pPr>
            <w:r w:rsidDel="00000000" w:rsidR="00000000" w:rsidRPr="00000000">
              <w:rPr>
                <w:b w:val="1"/>
                <w:bCs w:val="1"/>
                <w:rtl w:val="0"/>
              </w:rPr>
              <w:t xml:space="preserve">2. Which coping style primarily seeks to address the problem itself rather than only handling emotional distress?</w:t>
            </w:r>
          </w:p>
          <w:p w:rsidR="00000000" w:rsidDel="00000000" w:rsidP="00000000" w:rsidRDefault="00000000" w:rsidRPr="00000000" w14:paraId="00001E32">
            <w:pPr>
              <w:numPr>
                <w:ilvl w:val="0"/>
                <w:numId w:val="13"/>
              </w:numPr>
              <w:ind w:left="720" w:hanging="360"/>
            </w:pPr>
            <w:r w:rsidDel="00000000" w:rsidR="00000000" w:rsidRPr="00000000">
              <w:rPr>
                <w:rtl w:val="0"/>
              </w:rPr>
              <w:t xml:space="preserve">Meaning-Focused Coping</w:t>
            </w:r>
          </w:p>
          <w:p w:rsidR="00000000" w:rsidDel="00000000" w:rsidP="00000000" w:rsidRDefault="00000000" w:rsidRPr="00000000" w14:paraId="00001E33">
            <w:pPr>
              <w:numPr>
                <w:ilvl w:val="0"/>
                <w:numId w:val="13"/>
              </w:numPr>
              <w:ind w:left="720" w:hanging="360"/>
            </w:pPr>
            <w:r w:rsidDel="00000000" w:rsidR="00000000" w:rsidRPr="00000000">
              <w:rPr>
                <w:rtl w:val="0"/>
              </w:rPr>
              <w:t xml:space="preserve">Emotion-Focused Coping</w:t>
            </w:r>
          </w:p>
          <w:p w:rsidR="00000000" w:rsidDel="00000000" w:rsidP="00000000" w:rsidRDefault="00000000" w:rsidRPr="00000000" w14:paraId="00001E34">
            <w:pPr>
              <w:numPr>
                <w:ilvl w:val="0"/>
                <w:numId w:val="13"/>
              </w:numPr>
              <w:ind w:left="720" w:hanging="360"/>
            </w:pPr>
            <w:r w:rsidDel="00000000" w:rsidR="00000000" w:rsidRPr="00000000">
              <w:rPr>
                <w:rtl w:val="0"/>
              </w:rPr>
              <w:t xml:space="preserve">Avoidance Coping</w:t>
            </w:r>
          </w:p>
          <w:p w:rsidR="00000000" w:rsidDel="00000000" w:rsidP="00000000" w:rsidRDefault="00000000" w:rsidRPr="00000000" w14:paraId="00001E35">
            <w:pPr>
              <w:numPr>
                <w:ilvl w:val="0"/>
                <w:numId w:val="13"/>
              </w:numPr>
              <w:ind w:left="720" w:hanging="360"/>
            </w:pPr>
            <w:r w:rsidDel="00000000" w:rsidR="00000000" w:rsidRPr="00000000">
              <w:rPr>
                <w:rtl w:val="0"/>
              </w:rPr>
              <w:t xml:space="preserve">Problem-Focused Coping</w:t>
            </w:r>
          </w:p>
          <w:p w:rsidR="00000000" w:rsidDel="00000000" w:rsidP="00000000" w:rsidRDefault="00000000" w:rsidRPr="00000000" w14:paraId="00001E36">
            <w:pPr>
              <w:rPr/>
            </w:pPr>
            <w:r w:rsidDel="00000000" w:rsidR="00000000" w:rsidRPr="00000000">
              <w:rPr>
                <w:rtl w:val="0"/>
              </w:rPr>
            </w:r>
          </w:p>
          <w:p w:rsidR="00000000" w:rsidDel="00000000" w:rsidP="00000000" w:rsidRDefault="00000000" w:rsidRPr="00000000" w14:paraId="00001E37">
            <w:pPr>
              <w:rPr>
                <w:b w:val="1"/>
                <w:bCs w:val="1"/>
              </w:rPr>
            </w:pPr>
            <w:r w:rsidDel="00000000" w:rsidR="00000000" w:rsidRPr="00000000">
              <w:rPr>
                <w:b w:val="1"/>
                <w:bCs w:val="1"/>
                <w:rtl w:val="0"/>
              </w:rPr>
              <w:t xml:space="preserve">3. According to Joanna Macy’s concept of “Active Hope,” how does hope contribute to climate resilience?</w:t>
            </w:r>
          </w:p>
          <w:p w:rsidR="00000000" w:rsidDel="00000000" w:rsidP="00000000" w:rsidRDefault="00000000" w:rsidRPr="00000000" w14:paraId="00001E38">
            <w:pPr>
              <w:numPr>
                <w:ilvl w:val="0"/>
                <w:numId w:val="73"/>
              </w:numPr>
              <w:ind w:left="720" w:hanging="360"/>
            </w:pPr>
            <w:r w:rsidDel="00000000" w:rsidR="00000000" w:rsidRPr="00000000">
              <w:rPr>
                <w:rtl w:val="0"/>
              </w:rPr>
              <w:t xml:space="preserve">It encourages disengagement from negative emotions.</w:t>
            </w:r>
          </w:p>
          <w:p w:rsidR="00000000" w:rsidDel="00000000" w:rsidP="00000000" w:rsidRDefault="00000000" w:rsidRPr="00000000" w14:paraId="00001E39">
            <w:pPr>
              <w:numPr>
                <w:ilvl w:val="0"/>
                <w:numId w:val="73"/>
              </w:numPr>
              <w:ind w:left="720" w:hanging="360"/>
            </w:pPr>
            <w:r w:rsidDel="00000000" w:rsidR="00000000" w:rsidRPr="00000000">
              <w:rPr>
                <w:rtl w:val="0"/>
              </w:rPr>
              <w:t xml:space="preserve">It emphasizes taking constructive action despite uncertainty, transforming despair into motivation.</w:t>
            </w:r>
          </w:p>
          <w:p w:rsidR="00000000" w:rsidDel="00000000" w:rsidP="00000000" w:rsidRDefault="00000000" w:rsidRPr="00000000" w14:paraId="00001E3A">
            <w:pPr>
              <w:numPr>
                <w:ilvl w:val="0"/>
                <w:numId w:val="73"/>
              </w:numPr>
              <w:ind w:left="720" w:hanging="360"/>
            </w:pPr>
            <w:r w:rsidDel="00000000" w:rsidR="00000000" w:rsidRPr="00000000">
              <w:rPr>
                <w:rtl w:val="0"/>
              </w:rPr>
              <w:t xml:space="preserve">It denies the seriousness of environmental threats to maintain positivity.</w:t>
            </w:r>
          </w:p>
          <w:p w:rsidR="00000000" w:rsidDel="00000000" w:rsidP="00000000" w:rsidRDefault="00000000" w:rsidRPr="00000000" w14:paraId="00001E3B">
            <w:pPr>
              <w:numPr>
                <w:ilvl w:val="0"/>
                <w:numId w:val="73"/>
              </w:numPr>
              <w:ind w:left="720" w:hanging="360"/>
            </w:pPr>
            <w:r w:rsidDel="00000000" w:rsidR="00000000" w:rsidRPr="00000000">
              <w:rPr>
                <w:rtl w:val="0"/>
              </w:rPr>
              <w:t xml:space="preserve">It replaces the need for collective efforts by focusing solely on individual wellness.</w:t>
            </w:r>
          </w:p>
          <w:p w:rsidR="00000000" w:rsidDel="00000000" w:rsidP="00000000" w:rsidRDefault="00000000" w:rsidRPr="00000000" w14:paraId="00001E3C">
            <w:pPr>
              <w:rPr/>
            </w:pPr>
            <w:r w:rsidDel="00000000" w:rsidR="00000000" w:rsidRPr="00000000">
              <w:rPr>
                <w:rtl w:val="0"/>
              </w:rPr>
            </w:r>
          </w:p>
          <w:p w:rsidR="00000000" w:rsidDel="00000000" w:rsidP="00000000" w:rsidRDefault="00000000" w:rsidRPr="00000000" w14:paraId="00001E3D">
            <w:pPr>
              <w:rPr>
                <w:b w:val="1"/>
                <w:bCs w:val="1"/>
              </w:rPr>
            </w:pPr>
            <w:r w:rsidDel="00000000" w:rsidR="00000000" w:rsidRPr="00000000">
              <w:rPr>
                <w:b w:val="1"/>
                <w:bCs w:val="1"/>
                <w:rtl w:val="0"/>
              </w:rPr>
              <w:t xml:space="preserve">4. Which of the following most accurately explains why acknowledging and validating climate emotions is crucial?</w:t>
            </w:r>
          </w:p>
          <w:p w:rsidR="00000000" w:rsidDel="00000000" w:rsidP="00000000" w:rsidRDefault="00000000" w:rsidRPr="00000000" w14:paraId="00001E3E">
            <w:pPr>
              <w:numPr>
                <w:ilvl w:val="0"/>
                <w:numId w:val="408"/>
              </w:numPr>
              <w:ind w:left="720" w:hanging="360"/>
            </w:pPr>
            <w:r w:rsidDel="00000000" w:rsidR="00000000" w:rsidRPr="00000000">
              <w:rPr>
                <w:rtl w:val="0"/>
              </w:rPr>
              <w:t xml:space="preserve">It teaches people that climate distress must be ignored for societal harmony.</w:t>
            </w:r>
          </w:p>
          <w:p w:rsidR="00000000" w:rsidDel="00000000" w:rsidP="00000000" w:rsidRDefault="00000000" w:rsidRPr="00000000" w14:paraId="00001E3F">
            <w:pPr>
              <w:numPr>
                <w:ilvl w:val="0"/>
                <w:numId w:val="408"/>
              </w:numPr>
              <w:ind w:left="720" w:hanging="360"/>
            </w:pPr>
            <w:r w:rsidDel="00000000" w:rsidR="00000000" w:rsidRPr="00000000">
              <w:rPr>
                <w:rtl w:val="0"/>
              </w:rPr>
              <w:t xml:space="preserve">Validation helps individuals feel heard, normalizes their experiences, and can facilitate productive coping or action.</w:t>
            </w:r>
          </w:p>
          <w:p w:rsidR="00000000" w:rsidDel="00000000" w:rsidP="00000000" w:rsidRDefault="00000000" w:rsidRPr="00000000" w14:paraId="00001E40">
            <w:pPr>
              <w:numPr>
                <w:ilvl w:val="0"/>
                <w:numId w:val="408"/>
              </w:numPr>
              <w:ind w:left="720" w:hanging="360"/>
            </w:pPr>
            <w:r w:rsidDel="00000000" w:rsidR="00000000" w:rsidRPr="00000000">
              <w:rPr>
                <w:rtl w:val="0"/>
              </w:rPr>
              <w:t xml:space="preserve">It immediately eradicates feelings of grief, anger, or anxiety.</w:t>
            </w:r>
          </w:p>
          <w:p w:rsidR="00000000" w:rsidDel="00000000" w:rsidP="00000000" w:rsidRDefault="00000000" w:rsidRPr="00000000" w14:paraId="00001E41">
            <w:pPr>
              <w:numPr>
                <w:ilvl w:val="0"/>
                <w:numId w:val="408"/>
              </w:numPr>
              <w:ind w:left="720" w:hanging="360"/>
            </w:pPr>
            <w:r w:rsidDel="00000000" w:rsidR="00000000" w:rsidRPr="00000000">
              <w:rPr>
                <w:rtl w:val="0"/>
              </w:rPr>
              <w:t xml:space="preserve">Acknowledgment of emotions is optional and has no real impact on resilience.</w:t>
            </w:r>
          </w:p>
          <w:p w:rsidR="00000000" w:rsidDel="00000000" w:rsidP="00000000" w:rsidRDefault="00000000" w:rsidRPr="00000000" w14:paraId="00001E42">
            <w:pPr>
              <w:rPr/>
            </w:pPr>
            <w:r w:rsidDel="00000000" w:rsidR="00000000" w:rsidRPr="00000000">
              <w:rPr>
                <w:rtl w:val="0"/>
              </w:rPr>
            </w:r>
          </w:p>
          <w:p w:rsidR="00000000" w:rsidDel="00000000" w:rsidP="00000000" w:rsidRDefault="00000000" w:rsidRPr="00000000" w14:paraId="00001E43">
            <w:pPr>
              <w:rPr>
                <w:b w:val="1"/>
                <w:bCs w:val="1"/>
              </w:rPr>
            </w:pPr>
            <w:r w:rsidDel="00000000" w:rsidR="00000000" w:rsidRPr="00000000">
              <w:rPr>
                <w:b w:val="1"/>
                <w:bCs w:val="1"/>
                <w:rtl w:val="0"/>
              </w:rPr>
              <w:t xml:space="preserve">5. According to James Gross’ Emotion Regulation Theory, which strategy involves reinterpreting a situation to alter its emotional impact?</w:t>
            </w:r>
          </w:p>
          <w:p w:rsidR="00000000" w:rsidDel="00000000" w:rsidP="00000000" w:rsidRDefault="00000000" w:rsidRPr="00000000" w14:paraId="00001E44">
            <w:pPr>
              <w:numPr>
                <w:ilvl w:val="0"/>
                <w:numId w:val="331"/>
              </w:numPr>
              <w:ind w:left="720" w:hanging="360"/>
            </w:pPr>
            <w:r w:rsidDel="00000000" w:rsidR="00000000" w:rsidRPr="00000000">
              <w:rPr>
                <w:rtl w:val="0"/>
              </w:rPr>
              <w:t xml:space="preserve">Suppression</w:t>
            </w:r>
          </w:p>
          <w:p w:rsidR="00000000" w:rsidDel="00000000" w:rsidP="00000000" w:rsidRDefault="00000000" w:rsidRPr="00000000" w14:paraId="00001E45">
            <w:pPr>
              <w:numPr>
                <w:ilvl w:val="0"/>
                <w:numId w:val="331"/>
              </w:numPr>
              <w:ind w:left="720" w:hanging="360"/>
            </w:pPr>
            <w:r w:rsidDel="00000000" w:rsidR="00000000" w:rsidRPr="00000000">
              <w:rPr>
                <w:rtl w:val="0"/>
              </w:rPr>
              <w:t xml:space="preserve">Reappraisal</w:t>
            </w:r>
          </w:p>
          <w:p w:rsidR="00000000" w:rsidDel="00000000" w:rsidP="00000000" w:rsidRDefault="00000000" w:rsidRPr="00000000" w14:paraId="00001E46">
            <w:pPr>
              <w:numPr>
                <w:ilvl w:val="0"/>
                <w:numId w:val="331"/>
              </w:numPr>
              <w:ind w:left="720" w:hanging="360"/>
            </w:pPr>
            <w:r w:rsidDel="00000000" w:rsidR="00000000" w:rsidRPr="00000000">
              <w:rPr>
                <w:rtl w:val="0"/>
              </w:rPr>
              <w:t xml:space="preserve">Avoidance</w:t>
            </w:r>
          </w:p>
          <w:p w:rsidR="00000000" w:rsidDel="00000000" w:rsidP="00000000" w:rsidRDefault="00000000" w:rsidRPr="00000000" w14:paraId="00001E47">
            <w:pPr>
              <w:numPr>
                <w:ilvl w:val="0"/>
                <w:numId w:val="331"/>
              </w:numPr>
              <w:ind w:left="720" w:hanging="360"/>
            </w:pPr>
            <w:r w:rsidDel="00000000" w:rsidR="00000000" w:rsidRPr="00000000">
              <w:rPr>
                <w:rtl w:val="0"/>
              </w:rPr>
              <w:t xml:space="preserve">Denial</w:t>
            </w:r>
          </w:p>
          <w:p w:rsidR="00000000" w:rsidDel="00000000" w:rsidP="00000000" w:rsidRDefault="00000000" w:rsidRPr="00000000" w14:paraId="00001E48">
            <w:pPr>
              <w:rPr/>
            </w:pPr>
            <w:r w:rsidDel="00000000" w:rsidR="00000000" w:rsidRPr="00000000">
              <w:rPr>
                <w:rtl w:val="0"/>
              </w:rPr>
            </w:r>
          </w:p>
          <w:p w:rsidR="00000000" w:rsidDel="00000000" w:rsidP="00000000" w:rsidRDefault="00000000" w:rsidRPr="00000000" w14:paraId="00001E49">
            <w:pPr>
              <w:rPr>
                <w:b w:val="1"/>
                <w:bCs w:val="1"/>
              </w:rPr>
            </w:pPr>
            <w:r w:rsidDel="00000000" w:rsidR="00000000" w:rsidRPr="00000000">
              <w:rPr>
                <w:b w:val="1"/>
                <w:bCs w:val="1"/>
                <w:rtl w:val="0"/>
              </w:rPr>
              <w:t xml:space="preserve">6. Which of the following is a somatic or embodiment practice that helps process emotions on a physiological level?</w:t>
            </w:r>
          </w:p>
          <w:p w:rsidR="00000000" w:rsidDel="00000000" w:rsidP="00000000" w:rsidRDefault="00000000" w:rsidRPr="00000000" w14:paraId="00001E4A">
            <w:pPr>
              <w:numPr>
                <w:ilvl w:val="0"/>
                <w:numId w:val="433"/>
              </w:numPr>
              <w:ind w:left="720" w:hanging="360"/>
            </w:pPr>
            <w:r w:rsidDel="00000000" w:rsidR="00000000" w:rsidRPr="00000000">
              <w:rPr>
                <w:rtl w:val="0"/>
              </w:rPr>
              <w:t xml:space="preserve">Catastrophizing climate outcomes</w:t>
            </w:r>
          </w:p>
          <w:p w:rsidR="00000000" w:rsidDel="00000000" w:rsidP="00000000" w:rsidRDefault="00000000" w:rsidRPr="00000000" w14:paraId="00001E4B">
            <w:pPr>
              <w:numPr>
                <w:ilvl w:val="0"/>
                <w:numId w:val="433"/>
              </w:numPr>
              <w:ind w:left="720" w:hanging="360"/>
            </w:pPr>
            <w:r w:rsidDel="00000000" w:rsidR="00000000" w:rsidRPr="00000000">
              <w:rPr>
                <w:rtl w:val="0"/>
              </w:rPr>
              <w:t xml:space="preserve">Progressive Muscle Relaxation (PMR)</w:t>
            </w:r>
          </w:p>
          <w:p w:rsidR="00000000" w:rsidDel="00000000" w:rsidP="00000000" w:rsidRDefault="00000000" w:rsidRPr="00000000" w14:paraId="00001E4C">
            <w:pPr>
              <w:numPr>
                <w:ilvl w:val="0"/>
                <w:numId w:val="433"/>
              </w:numPr>
              <w:ind w:left="720" w:hanging="360"/>
            </w:pPr>
            <w:r w:rsidDel="00000000" w:rsidR="00000000" w:rsidRPr="00000000">
              <w:rPr>
                <w:rtl w:val="0"/>
              </w:rPr>
              <w:t xml:space="preserve">Intellectualizing scientific facts only</w:t>
            </w:r>
          </w:p>
          <w:p w:rsidR="00000000" w:rsidDel="00000000" w:rsidP="00000000" w:rsidRDefault="00000000" w:rsidRPr="00000000" w14:paraId="00001E4D">
            <w:pPr>
              <w:numPr>
                <w:ilvl w:val="0"/>
                <w:numId w:val="433"/>
              </w:numPr>
              <w:ind w:left="720" w:hanging="360"/>
            </w:pPr>
            <w:r w:rsidDel="00000000" w:rsidR="00000000" w:rsidRPr="00000000">
              <w:rPr>
                <w:rtl w:val="0"/>
              </w:rPr>
              <w:t xml:space="preserve">Passive scrolling on social media</w:t>
            </w:r>
          </w:p>
          <w:p w:rsidR="00000000" w:rsidDel="00000000" w:rsidP="00000000" w:rsidRDefault="00000000" w:rsidRPr="00000000" w14:paraId="00001E4E">
            <w:pPr>
              <w:rPr/>
            </w:pPr>
            <w:r w:rsidDel="00000000" w:rsidR="00000000" w:rsidRPr="00000000">
              <w:rPr>
                <w:rtl w:val="0"/>
              </w:rPr>
            </w:r>
          </w:p>
          <w:p w:rsidR="00000000" w:rsidDel="00000000" w:rsidP="00000000" w:rsidRDefault="00000000" w:rsidRPr="00000000" w14:paraId="00001E4F">
            <w:pPr>
              <w:rPr>
                <w:b w:val="1"/>
                <w:bCs w:val="1"/>
              </w:rPr>
            </w:pPr>
            <w:r w:rsidDel="00000000" w:rsidR="00000000" w:rsidRPr="00000000">
              <w:rPr>
                <w:b w:val="1"/>
                <w:bCs w:val="1"/>
                <w:rtl w:val="0"/>
              </w:rPr>
              <w:t xml:space="preserve">7. In the context of nature-based approaches to mental health, which theory posits that spending time in natural settings helps the mind recover from cognitive fatigue?</w:t>
            </w:r>
          </w:p>
          <w:p w:rsidR="00000000" w:rsidDel="00000000" w:rsidP="00000000" w:rsidRDefault="00000000" w:rsidRPr="00000000" w14:paraId="00001E50">
            <w:pPr>
              <w:numPr>
                <w:ilvl w:val="0"/>
                <w:numId w:val="255"/>
              </w:numPr>
              <w:ind w:left="720" w:hanging="360"/>
            </w:pPr>
            <w:r w:rsidDel="00000000" w:rsidR="00000000" w:rsidRPr="00000000">
              <w:rPr>
                <w:rtl w:val="0"/>
              </w:rPr>
              <w:t xml:space="preserve">Stress Reduction Theory (SRT)</w:t>
            </w:r>
          </w:p>
          <w:p w:rsidR="00000000" w:rsidDel="00000000" w:rsidP="00000000" w:rsidRDefault="00000000" w:rsidRPr="00000000" w14:paraId="00001E51">
            <w:pPr>
              <w:numPr>
                <w:ilvl w:val="0"/>
                <w:numId w:val="255"/>
              </w:numPr>
              <w:ind w:left="720" w:hanging="360"/>
            </w:pPr>
            <w:r w:rsidDel="00000000" w:rsidR="00000000" w:rsidRPr="00000000">
              <w:rPr>
                <w:rtl w:val="0"/>
              </w:rPr>
              <w:t xml:space="preserve">Attention Restoration Theory (ART)</w:t>
            </w:r>
          </w:p>
          <w:p w:rsidR="00000000" w:rsidDel="00000000" w:rsidP="00000000" w:rsidRDefault="00000000" w:rsidRPr="00000000" w14:paraId="00001E52">
            <w:pPr>
              <w:numPr>
                <w:ilvl w:val="0"/>
                <w:numId w:val="255"/>
              </w:numPr>
              <w:ind w:left="720" w:hanging="360"/>
            </w:pPr>
            <w:r w:rsidDel="00000000" w:rsidR="00000000" w:rsidRPr="00000000">
              <w:rPr>
                <w:rtl w:val="0"/>
              </w:rPr>
              <w:t xml:space="preserve">Cognitive Behavioral Theory (CBT)</w:t>
            </w:r>
          </w:p>
          <w:p w:rsidR="00000000" w:rsidDel="00000000" w:rsidP="00000000" w:rsidRDefault="00000000" w:rsidRPr="00000000" w14:paraId="00001E53">
            <w:pPr>
              <w:numPr>
                <w:ilvl w:val="0"/>
                <w:numId w:val="255"/>
              </w:numPr>
              <w:ind w:left="720" w:hanging="360"/>
            </w:pPr>
            <w:r w:rsidDel="00000000" w:rsidR="00000000" w:rsidRPr="00000000">
              <w:rPr>
                <w:rtl w:val="0"/>
              </w:rPr>
              <w:t xml:space="preserve">Biopsychosocial Model</w:t>
            </w:r>
          </w:p>
          <w:p w:rsidR="00000000" w:rsidDel="00000000" w:rsidP="00000000" w:rsidRDefault="00000000" w:rsidRPr="00000000" w14:paraId="00001E54">
            <w:pPr>
              <w:rPr/>
            </w:pPr>
            <w:r w:rsidDel="00000000" w:rsidR="00000000" w:rsidRPr="00000000">
              <w:rPr>
                <w:rtl w:val="0"/>
              </w:rPr>
            </w:r>
          </w:p>
          <w:p w:rsidR="00000000" w:rsidDel="00000000" w:rsidP="00000000" w:rsidRDefault="00000000" w:rsidRPr="00000000" w14:paraId="00001E55">
            <w:pPr>
              <w:rPr>
                <w:b w:val="1"/>
                <w:bCs w:val="1"/>
              </w:rPr>
            </w:pPr>
            <w:r w:rsidDel="00000000" w:rsidR="00000000" w:rsidRPr="00000000">
              <w:rPr>
                <w:b w:val="1"/>
                <w:bCs w:val="1"/>
                <w:rtl w:val="0"/>
              </w:rPr>
              <w:t xml:space="preserve">8. Community-based approaches to climate adaptation are most effective when they:</w:t>
            </w:r>
          </w:p>
          <w:p w:rsidR="00000000" w:rsidDel="00000000" w:rsidP="00000000" w:rsidRDefault="00000000" w:rsidRPr="00000000" w14:paraId="00001E56">
            <w:pPr>
              <w:numPr>
                <w:ilvl w:val="0"/>
                <w:numId w:val="208"/>
              </w:numPr>
              <w:ind w:left="720" w:hanging="360"/>
            </w:pPr>
            <w:r w:rsidDel="00000000" w:rsidR="00000000" w:rsidRPr="00000000">
              <w:rPr>
                <w:rtl w:val="0"/>
              </w:rPr>
              <w:t xml:space="preserve">Ignore local knowledge in favor of universal technical solutions.</w:t>
            </w:r>
          </w:p>
          <w:p w:rsidR="00000000" w:rsidDel="00000000" w:rsidP="00000000" w:rsidRDefault="00000000" w:rsidRPr="00000000" w14:paraId="00001E57">
            <w:pPr>
              <w:numPr>
                <w:ilvl w:val="0"/>
                <w:numId w:val="208"/>
              </w:numPr>
              <w:ind w:left="720" w:hanging="360"/>
            </w:pPr>
            <w:r w:rsidDel="00000000" w:rsidR="00000000" w:rsidRPr="00000000">
              <w:rPr>
                <w:rtl w:val="0"/>
              </w:rPr>
              <w:t xml:space="preserve">Focus exclusively on scientific data and exclude cultural values.</w:t>
            </w:r>
          </w:p>
          <w:p w:rsidR="00000000" w:rsidDel="00000000" w:rsidP="00000000" w:rsidRDefault="00000000" w:rsidRPr="00000000" w14:paraId="00001E58">
            <w:pPr>
              <w:numPr>
                <w:ilvl w:val="0"/>
                <w:numId w:val="208"/>
              </w:numPr>
              <w:ind w:left="720" w:hanging="360"/>
            </w:pPr>
            <w:r w:rsidDel="00000000" w:rsidR="00000000" w:rsidRPr="00000000">
              <w:rPr>
                <w:rtl w:val="0"/>
              </w:rPr>
              <w:t xml:space="preserve">Combine top-down resources (e.g., funding, policy) with bottom-up local knowledge and participation.</w:t>
            </w:r>
          </w:p>
          <w:p w:rsidR="00000000" w:rsidDel="00000000" w:rsidP="00000000" w:rsidRDefault="00000000" w:rsidRPr="00000000" w14:paraId="00001E59">
            <w:pPr>
              <w:numPr>
                <w:ilvl w:val="0"/>
                <w:numId w:val="208"/>
              </w:numPr>
              <w:ind w:left="720" w:hanging="360"/>
            </w:pPr>
            <w:r w:rsidDel="00000000" w:rsidR="00000000" w:rsidRPr="00000000">
              <w:rPr>
                <w:rtl w:val="0"/>
              </w:rPr>
              <w:t xml:space="preserve">Mandate uniform coping methods for all communities.</w:t>
            </w:r>
          </w:p>
          <w:p w:rsidR="00000000" w:rsidDel="00000000" w:rsidP="00000000" w:rsidRDefault="00000000" w:rsidRPr="00000000" w14:paraId="00001E5A">
            <w:pPr>
              <w:rPr/>
            </w:pPr>
            <w:r w:rsidDel="00000000" w:rsidR="00000000" w:rsidRPr="00000000">
              <w:rPr>
                <w:rtl w:val="0"/>
              </w:rPr>
            </w:r>
          </w:p>
          <w:p w:rsidR="00000000" w:rsidDel="00000000" w:rsidP="00000000" w:rsidRDefault="00000000" w:rsidRPr="00000000" w14:paraId="00001E5B">
            <w:pPr>
              <w:rPr>
                <w:b w:val="1"/>
                <w:bCs w:val="1"/>
              </w:rPr>
            </w:pPr>
            <w:r w:rsidDel="00000000" w:rsidR="00000000" w:rsidRPr="00000000">
              <w:rPr>
                <w:b w:val="1"/>
                <w:bCs w:val="1"/>
                <w:rtl w:val="0"/>
              </w:rPr>
              <w:t xml:space="preserve">9. Which statement best reflects why health and mental health support systems are pivotal in addressing climate distress?</w:t>
            </w:r>
          </w:p>
          <w:p w:rsidR="00000000" w:rsidDel="00000000" w:rsidP="00000000" w:rsidRDefault="00000000" w:rsidRPr="00000000" w14:paraId="00001E5C">
            <w:pPr>
              <w:numPr>
                <w:ilvl w:val="0"/>
                <w:numId w:val="400"/>
              </w:numPr>
              <w:ind w:left="720" w:hanging="360"/>
            </w:pPr>
            <w:r w:rsidDel="00000000" w:rsidR="00000000" w:rsidRPr="00000000">
              <w:rPr>
                <w:rtl w:val="0"/>
              </w:rPr>
              <w:t xml:space="preserve">They work in isolation to provide one-size-fits-all solutions.</w:t>
            </w:r>
          </w:p>
          <w:p w:rsidR="00000000" w:rsidDel="00000000" w:rsidP="00000000" w:rsidRDefault="00000000" w:rsidRPr="00000000" w14:paraId="00001E5D">
            <w:pPr>
              <w:numPr>
                <w:ilvl w:val="0"/>
                <w:numId w:val="400"/>
              </w:numPr>
              <w:ind w:left="720" w:hanging="360"/>
            </w:pPr>
            <w:r w:rsidDel="00000000" w:rsidR="00000000" w:rsidRPr="00000000">
              <w:rPr>
                <w:rtl w:val="0"/>
              </w:rPr>
              <w:t xml:space="preserve">Their only function is prescribing medications for climate-related anxiety.</w:t>
            </w:r>
          </w:p>
          <w:p w:rsidR="00000000" w:rsidDel="00000000" w:rsidP="00000000" w:rsidRDefault="00000000" w:rsidRPr="00000000" w14:paraId="00001E5E">
            <w:pPr>
              <w:numPr>
                <w:ilvl w:val="0"/>
                <w:numId w:val="400"/>
              </w:numPr>
              <w:ind w:left="720" w:hanging="360"/>
            </w:pPr>
            <w:r w:rsidDel="00000000" w:rsidR="00000000" w:rsidRPr="00000000">
              <w:rPr>
                <w:rtl w:val="0"/>
              </w:rPr>
              <w:t xml:space="preserve">They provide early psychological support, reduce stigma, and can integrate with disaster preparedness to foster resilience.</w:t>
            </w:r>
          </w:p>
          <w:p w:rsidR="00000000" w:rsidDel="00000000" w:rsidP="00000000" w:rsidRDefault="00000000" w:rsidRPr="00000000" w14:paraId="00001E5F">
            <w:pPr>
              <w:numPr>
                <w:ilvl w:val="0"/>
                <w:numId w:val="400"/>
              </w:numPr>
              <w:ind w:left="720" w:hanging="360"/>
            </w:pPr>
            <w:r w:rsidDel="00000000" w:rsidR="00000000" w:rsidRPr="00000000">
              <w:rPr>
                <w:rtl w:val="0"/>
              </w:rPr>
              <w:t xml:space="preserve">They replace natural supports like family and community networks altogether.</w:t>
            </w:r>
          </w:p>
          <w:p w:rsidR="00000000" w:rsidDel="00000000" w:rsidP="00000000" w:rsidRDefault="00000000" w:rsidRPr="00000000" w14:paraId="00001E60">
            <w:pPr>
              <w:rPr/>
            </w:pPr>
            <w:r w:rsidDel="00000000" w:rsidR="00000000" w:rsidRPr="00000000">
              <w:rPr>
                <w:rtl w:val="0"/>
              </w:rPr>
            </w:r>
          </w:p>
          <w:p w:rsidR="00000000" w:rsidDel="00000000" w:rsidP="00000000" w:rsidRDefault="00000000" w:rsidRPr="00000000" w14:paraId="00001E61">
            <w:pPr>
              <w:rPr>
                <w:b w:val="1"/>
                <w:bCs w:val="1"/>
              </w:rPr>
            </w:pPr>
            <w:r w:rsidDel="00000000" w:rsidR="00000000" w:rsidRPr="00000000">
              <w:rPr>
                <w:b w:val="1"/>
                <w:bCs w:val="1"/>
                <w:rtl w:val="0"/>
              </w:rPr>
              <w:t xml:space="preserve">10. What is the primary goal of climate justice frameworks?</w:t>
            </w:r>
          </w:p>
          <w:p w:rsidR="00000000" w:rsidDel="00000000" w:rsidP="00000000" w:rsidRDefault="00000000" w:rsidRPr="00000000" w14:paraId="00001E62">
            <w:pPr>
              <w:numPr>
                <w:ilvl w:val="0"/>
                <w:numId w:val="289"/>
              </w:numPr>
              <w:ind w:left="720" w:hanging="360"/>
            </w:pPr>
            <w:r w:rsidDel="00000000" w:rsidR="00000000" w:rsidRPr="00000000">
              <w:rPr>
                <w:rtl w:val="0"/>
              </w:rPr>
              <w:t xml:space="preserve">To reduce overall carbon emissions only in wealthier nations.</w:t>
            </w:r>
          </w:p>
          <w:p w:rsidR="00000000" w:rsidDel="00000000" w:rsidP="00000000" w:rsidRDefault="00000000" w:rsidRPr="00000000" w14:paraId="00001E63">
            <w:pPr>
              <w:numPr>
                <w:ilvl w:val="0"/>
                <w:numId w:val="289"/>
              </w:numPr>
              <w:ind w:left="720" w:hanging="360"/>
            </w:pPr>
            <w:r w:rsidDel="00000000" w:rsidR="00000000" w:rsidRPr="00000000">
              <w:rPr>
                <w:rtl w:val="0"/>
              </w:rPr>
              <w:t xml:space="preserve">To address the inequities of who suffers the most from climate change and ensure fair, inclusive solutions for all communities.</w:t>
            </w:r>
          </w:p>
          <w:p w:rsidR="00000000" w:rsidDel="00000000" w:rsidP="00000000" w:rsidRDefault="00000000" w:rsidRPr="00000000" w14:paraId="00001E64">
            <w:pPr>
              <w:numPr>
                <w:ilvl w:val="0"/>
                <w:numId w:val="289"/>
              </w:numPr>
              <w:ind w:left="720" w:hanging="360"/>
            </w:pPr>
            <w:r w:rsidDel="00000000" w:rsidR="00000000" w:rsidRPr="00000000">
              <w:rPr>
                <w:rtl w:val="0"/>
              </w:rPr>
              <w:t xml:space="preserve">To shift blame from governments to individuals.</w:t>
            </w:r>
          </w:p>
          <w:p w:rsidR="00000000" w:rsidDel="00000000" w:rsidP="00000000" w:rsidRDefault="00000000" w:rsidRPr="00000000" w14:paraId="00001E65">
            <w:pPr>
              <w:numPr>
                <w:ilvl w:val="0"/>
                <w:numId w:val="289"/>
              </w:numPr>
              <w:ind w:left="720" w:hanging="360"/>
            </w:pPr>
            <w:r w:rsidDel="00000000" w:rsidR="00000000" w:rsidRPr="00000000">
              <w:rPr>
                <w:rtl w:val="0"/>
              </w:rPr>
              <w:t xml:space="preserve">To mandate uniform climate policy without input from marginalized communities.</w:t>
            </w:r>
          </w:p>
          <w:p w:rsidR="00000000" w:rsidDel="00000000" w:rsidP="00000000" w:rsidRDefault="00000000" w:rsidRPr="00000000" w14:paraId="00001E66">
            <w:pPr>
              <w:rPr/>
            </w:pPr>
            <w:r w:rsidDel="00000000" w:rsidR="00000000" w:rsidRPr="00000000">
              <w:rPr>
                <w:rtl w:val="0"/>
              </w:rPr>
            </w:r>
          </w:p>
          <w:p w:rsidR="00000000" w:rsidDel="00000000" w:rsidP="00000000" w:rsidRDefault="00000000" w:rsidRPr="00000000" w14:paraId="00001E67">
            <w:pPr>
              <w:rPr>
                <w:b w:val="1"/>
                <w:bCs w:val="1"/>
              </w:rPr>
            </w:pPr>
            <w:r w:rsidDel="00000000" w:rsidR="00000000" w:rsidRPr="00000000">
              <w:rPr>
                <w:b w:val="1"/>
                <w:bCs w:val="1"/>
                <w:rtl w:val="0"/>
              </w:rPr>
              <w:t xml:space="preserve">11. True/False: Hope can sometimes become maladaptive if it is based on unrealistic expectations or “false hope.”</w:t>
            </w:r>
          </w:p>
          <w:p w:rsidR="00000000" w:rsidDel="00000000" w:rsidP="00000000" w:rsidRDefault="00000000" w:rsidRPr="00000000" w14:paraId="00001E68">
            <w:pPr>
              <w:rPr/>
            </w:pPr>
            <w:r w:rsidDel="00000000" w:rsidR="00000000" w:rsidRPr="00000000">
              <w:rPr>
                <w:rtl w:val="0"/>
              </w:rPr>
              <w:t xml:space="preserve"> True</w:t>
            </w:r>
          </w:p>
          <w:p w:rsidR="00000000" w:rsidDel="00000000" w:rsidP="00000000" w:rsidRDefault="00000000" w:rsidRPr="00000000" w14:paraId="00001E69">
            <w:pPr>
              <w:rPr/>
            </w:pPr>
            <w:r w:rsidDel="00000000" w:rsidR="00000000" w:rsidRPr="00000000">
              <w:rPr>
                <w:rtl w:val="0"/>
              </w:rPr>
              <w:t xml:space="preserve"> False</w:t>
            </w:r>
          </w:p>
          <w:p w:rsidR="00000000" w:rsidDel="00000000" w:rsidP="00000000" w:rsidRDefault="00000000" w:rsidRPr="00000000" w14:paraId="00001E6A">
            <w:pPr>
              <w:rPr/>
            </w:pPr>
            <w:r w:rsidDel="00000000" w:rsidR="00000000" w:rsidRPr="00000000">
              <w:rPr>
                <w:rtl w:val="0"/>
              </w:rPr>
            </w:r>
          </w:p>
          <w:p w:rsidR="00000000" w:rsidDel="00000000" w:rsidP="00000000" w:rsidRDefault="00000000" w:rsidRPr="00000000" w14:paraId="00001E6B">
            <w:pPr>
              <w:rPr>
                <w:b w:val="1"/>
                <w:bCs w:val="1"/>
              </w:rPr>
            </w:pPr>
            <w:r w:rsidDel="00000000" w:rsidR="00000000" w:rsidRPr="00000000">
              <w:rPr>
                <w:b w:val="1"/>
                <w:bCs w:val="1"/>
                <w:rtl w:val="0"/>
              </w:rPr>
              <w:t xml:space="preserve">12. True/False: Problem-Focused Coping involves primarily distracting oneself from the emotional impact of climate change rather than addressing the root cause.</w:t>
            </w:r>
          </w:p>
          <w:p w:rsidR="00000000" w:rsidDel="00000000" w:rsidP="00000000" w:rsidRDefault="00000000" w:rsidRPr="00000000" w14:paraId="00001E6C">
            <w:pPr>
              <w:rPr/>
            </w:pPr>
            <w:r w:rsidDel="00000000" w:rsidR="00000000" w:rsidRPr="00000000">
              <w:rPr>
                <w:rtl w:val="0"/>
              </w:rPr>
              <w:t xml:space="preserve"> True</w:t>
            </w:r>
          </w:p>
          <w:p w:rsidR="00000000" w:rsidDel="00000000" w:rsidP="00000000" w:rsidRDefault="00000000" w:rsidRPr="00000000" w14:paraId="00001E6D">
            <w:pPr>
              <w:rPr/>
            </w:pPr>
            <w:r w:rsidDel="00000000" w:rsidR="00000000" w:rsidRPr="00000000">
              <w:rPr>
                <w:rtl w:val="0"/>
              </w:rPr>
              <w:t xml:space="preserve"> False</w:t>
            </w:r>
          </w:p>
          <w:p w:rsidR="00000000" w:rsidDel="00000000" w:rsidP="00000000" w:rsidRDefault="00000000" w:rsidRPr="00000000" w14:paraId="00001E6E">
            <w:pPr>
              <w:rPr/>
            </w:pPr>
            <w:r w:rsidDel="00000000" w:rsidR="00000000" w:rsidRPr="00000000">
              <w:rPr>
                <w:rtl w:val="0"/>
              </w:rPr>
            </w:r>
          </w:p>
          <w:p w:rsidR="00000000" w:rsidDel="00000000" w:rsidP="00000000" w:rsidRDefault="00000000" w:rsidRPr="00000000" w14:paraId="00001E6F">
            <w:pPr>
              <w:rPr>
                <w:b w:val="1"/>
                <w:bCs w:val="1"/>
              </w:rPr>
            </w:pPr>
            <w:r w:rsidDel="00000000" w:rsidR="00000000" w:rsidRPr="00000000">
              <w:rPr>
                <w:b w:val="1"/>
                <w:bCs w:val="1"/>
                <w:rtl w:val="0"/>
              </w:rPr>
              <w:t xml:space="preserve">13. True/False: Somatic and embodiment practices, such as yoga and Progressive Muscle Relaxation, help process emotions at the physiological level.</w:t>
            </w:r>
          </w:p>
          <w:p w:rsidR="00000000" w:rsidDel="00000000" w:rsidP="00000000" w:rsidRDefault="00000000" w:rsidRPr="00000000" w14:paraId="00001E70">
            <w:pPr>
              <w:rPr/>
            </w:pPr>
            <w:r w:rsidDel="00000000" w:rsidR="00000000" w:rsidRPr="00000000">
              <w:rPr>
                <w:rtl w:val="0"/>
              </w:rPr>
              <w:t xml:space="preserve"> True</w:t>
            </w:r>
          </w:p>
          <w:p w:rsidR="00000000" w:rsidDel="00000000" w:rsidP="00000000" w:rsidRDefault="00000000" w:rsidRPr="00000000" w14:paraId="00001E71">
            <w:pPr>
              <w:rPr/>
            </w:pPr>
            <w:r w:rsidDel="00000000" w:rsidR="00000000" w:rsidRPr="00000000">
              <w:rPr>
                <w:rtl w:val="0"/>
              </w:rPr>
              <w:t xml:space="preserve"> False</w:t>
            </w:r>
          </w:p>
          <w:p w:rsidR="00000000" w:rsidDel="00000000" w:rsidP="00000000" w:rsidRDefault="00000000" w:rsidRPr="00000000" w14:paraId="00001E72">
            <w:pPr>
              <w:rPr/>
            </w:pPr>
            <w:r w:rsidDel="00000000" w:rsidR="00000000" w:rsidRPr="00000000">
              <w:rPr>
                <w:rtl w:val="0"/>
              </w:rPr>
            </w:r>
          </w:p>
          <w:p w:rsidR="00000000" w:rsidDel="00000000" w:rsidP="00000000" w:rsidRDefault="00000000" w:rsidRPr="00000000" w14:paraId="00001E73">
            <w:pPr>
              <w:rPr>
                <w:b w:val="1"/>
                <w:bCs w:val="1"/>
              </w:rPr>
            </w:pPr>
            <w:r w:rsidDel="00000000" w:rsidR="00000000" w:rsidRPr="00000000">
              <w:rPr>
                <w:b w:val="1"/>
                <w:bCs w:val="1"/>
                <w:rtl w:val="0"/>
              </w:rPr>
              <w:t xml:space="preserve">14. True/False: Mental health and health systems have no significant role in early intervention or fostering community resilience; only peer support can do that.</w:t>
            </w:r>
          </w:p>
          <w:p w:rsidR="00000000" w:rsidDel="00000000" w:rsidP="00000000" w:rsidRDefault="00000000" w:rsidRPr="00000000" w14:paraId="00001E74">
            <w:pPr>
              <w:rPr/>
            </w:pPr>
            <w:r w:rsidDel="00000000" w:rsidR="00000000" w:rsidRPr="00000000">
              <w:rPr>
                <w:rtl w:val="0"/>
              </w:rPr>
              <w:t xml:space="preserve"> True</w:t>
            </w:r>
          </w:p>
          <w:p w:rsidR="00000000" w:rsidDel="00000000" w:rsidP="00000000" w:rsidRDefault="00000000" w:rsidRPr="00000000" w14:paraId="00001E75">
            <w:pPr>
              <w:rPr/>
            </w:pPr>
            <w:r w:rsidDel="00000000" w:rsidR="00000000" w:rsidRPr="00000000">
              <w:rPr>
                <w:rtl w:val="0"/>
              </w:rPr>
              <w:t xml:space="preserve"> False</w:t>
            </w:r>
          </w:p>
          <w:p w:rsidR="00000000" w:rsidDel="00000000" w:rsidP="00000000" w:rsidRDefault="00000000" w:rsidRPr="00000000" w14:paraId="00001E76">
            <w:pPr>
              <w:rPr/>
            </w:pPr>
            <w:r w:rsidDel="00000000" w:rsidR="00000000" w:rsidRPr="00000000">
              <w:rPr>
                <w:rtl w:val="0"/>
              </w:rPr>
            </w:r>
          </w:p>
          <w:p w:rsidR="00000000" w:rsidDel="00000000" w:rsidP="00000000" w:rsidRDefault="00000000" w:rsidRPr="00000000" w14:paraId="00001E77">
            <w:pPr>
              <w:rPr>
                <w:b w:val="1"/>
                <w:bCs w:val="1"/>
              </w:rPr>
            </w:pPr>
            <w:r w:rsidDel="00000000" w:rsidR="00000000" w:rsidRPr="00000000">
              <w:rPr>
                <w:b w:val="1"/>
                <w:bCs w:val="1"/>
                <w:rtl w:val="0"/>
              </w:rPr>
              <w:t xml:space="preserve">15. True/False: Climate justice emphasizes that marginalized communities often bear the worst impacts of climate change despite contributing least to its causes.</w:t>
            </w:r>
          </w:p>
          <w:p w:rsidR="00000000" w:rsidDel="00000000" w:rsidP="00000000" w:rsidRDefault="00000000" w:rsidRPr="00000000" w14:paraId="00001E78">
            <w:pPr>
              <w:rPr/>
            </w:pPr>
            <w:r w:rsidDel="00000000" w:rsidR="00000000" w:rsidRPr="00000000">
              <w:rPr>
                <w:rtl w:val="0"/>
              </w:rPr>
              <w:t xml:space="preserve"> True</w:t>
            </w:r>
          </w:p>
          <w:p w:rsidR="00000000" w:rsidDel="00000000" w:rsidP="00000000" w:rsidRDefault="00000000" w:rsidRPr="00000000" w14:paraId="00001E79">
            <w:pPr>
              <w:rPr/>
            </w:pPr>
            <w:r w:rsidDel="00000000" w:rsidR="00000000" w:rsidRPr="00000000">
              <w:rPr>
                <w:rtl w:val="0"/>
              </w:rPr>
              <w:t xml:space="preserve"> False</w:t>
            </w:r>
          </w:p>
          <w:p w:rsidR="00000000" w:rsidDel="00000000" w:rsidP="00000000" w:rsidRDefault="00000000" w:rsidRPr="00000000" w14:paraId="00001E7A">
            <w:pPr>
              <w:rPr/>
            </w:pPr>
            <w:r w:rsidDel="00000000" w:rsidR="00000000" w:rsidRPr="00000000">
              <w:rPr>
                <w:rtl w:val="0"/>
              </w:rPr>
            </w:r>
          </w:p>
          <w:p w:rsidR="00000000" w:rsidDel="00000000" w:rsidP="00000000" w:rsidRDefault="00000000" w:rsidRPr="00000000" w14:paraId="00001E7B">
            <w:pPr>
              <w:rPr>
                <w:b w:val="1"/>
                <w:bCs w:val="1"/>
              </w:rPr>
            </w:pPr>
            <w:r w:rsidDel="00000000" w:rsidR="00000000" w:rsidRPr="00000000">
              <w:rPr>
                <w:b w:val="1"/>
                <w:bCs w:val="1"/>
                <w:rtl w:val="0"/>
              </w:rPr>
              <w:t xml:space="preserve">16. In your own words, explain how an “adaptive” response to climate distress differs from a “maladaptive” response. Provide at least one example of each from your observations or experiences.</w:t>
            </w:r>
          </w:p>
          <w:p w:rsidR="00000000" w:rsidDel="00000000" w:rsidP="00000000" w:rsidRDefault="00000000" w:rsidRPr="00000000" w14:paraId="00001E7C">
            <w:pPr>
              <w:rPr/>
            </w:pPr>
            <w:r w:rsidDel="00000000" w:rsidR="00000000" w:rsidRPr="00000000">
              <w:rPr>
                <w:rtl w:val="0"/>
              </w:rPr>
            </w:r>
          </w:p>
          <w:p w:rsidR="00000000" w:rsidDel="00000000" w:rsidP="00000000" w:rsidRDefault="00000000" w:rsidRPr="00000000" w14:paraId="00001E7D">
            <w:pPr>
              <w:rPr>
                <w:b w:val="1"/>
                <w:bCs w:val="1"/>
              </w:rPr>
            </w:pPr>
            <w:r w:rsidDel="00000000" w:rsidR="00000000" w:rsidRPr="00000000">
              <w:rPr>
                <w:b w:val="1"/>
                <w:bCs w:val="1"/>
                <w:rtl w:val="0"/>
              </w:rPr>
              <w:t xml:space="preserve">17. Describe how a community-based climate adaptation project could integrate both local knowledge (e.g., Indigenous practices, traditional land stewardship) and formal support systems (e.g., government funding, mental health services) to foster emotional resilience. What specific steps might be taken to ensure equitable and inclusive participation?</w:t>
            </w:r>
          </w:p>
        </w:tc>
      </w:tr>
    </w:tbl>
    <w:p w:rsidR="00000000" w:rsidDel="00000000" w:rsidP="00000000" w:rsidRDefault="00000000" w:rsidRPr="00000000" w14:paraId="00001E7E">
      <w:pPr>
        <w:rPr>
          <w:b w:val="1"/>
          <w:bCs w:val="1"/>
        </w:rPr>
      </w:pPr>
      <w:r w:rsidDel="00000000" w:rsidR="00000000" w:rsidRPr="00000000">
        <w:rPr>
          <w:rtl w:val="0"/>
        </w:rPr>
      </w:r>
    </w:p>
    <w:p w:rsidR="00000000" w:rsidDel="00000000" w:rsidP="00000000" w:rsidRDefault="00000000" w:rsidRPr="00000000" w14:paraId="00001E7F">
      <w:pPr>
        <w:rPr/>
        <w:sectPr>
          <w:headerReference r:id="rId967" w:type="default"/>
          <w:footerReference r:id="rId968"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E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69" w:type="default"/>
          <w:footerReference r:id="rId970" w:type="default"/>
          <w:type w:val="nextPage"/>
          <w:pgSz w:h="12240" w:w="15840" w:orient="landscape"/>
          <w:pgMar w:bottom="1440.0000000000002" w:top="1440.0000000000002" w:left="1440.0000000000002" w:right="1440.0000000000002" w:header="720" w:footer="720"/>
          <w:pgNumType w:start="1"/>
        </w:sectPr>
      </w:pPr>
      <w:bookmarkStart w:colFirst="0" w:colLast="0" w:name="_9y78rsj8097v" w:id="459"/>
      <w:bookmarkEnd w:id="4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Section 5: Addressing Climate Change and ...</w:t>
      </w:r>
      <w:r w:rsidDel="00000000" w:rsidR="00000000" w:rsidRPr="00000000">
        <w:rPr>
          <w:rtl w:val="0"/>
        </w:rPr>
      </w:r>
    </w:p>
    <w:p w:rsidR="00000000" w:rsidDel="00000000" w:rsidP="00000000" w:rsidRDefault="00000000" w:rsidRPr="00000000" w14:paraId="00001E81">
      <w:pPr>
        <w:pStyle w:val="Heading1"/>
        <w:spacing w:after="240" w:before="240" w:lineRule="auto"/>
        <w:rPr>
          <w:b w:val="0"/>
          <w:bCs w:val="0"/>
        </w:rPr>
      </w:pPr>
      <w:bookmarkStart w:colFirst="0" w:colLast="0" w:name="_uvj3o8w4yi90" w:id="460"/>
      <w:bookmarkEnd w:id="460"/>
      <w:r w:rsidDel="00000000" w:rsidR="00000000" w:rsidRPr="00000000">
        <w:rPr>
          <w:rtl w:val="0"/>
        </w:rPr>
        <w:t xml:space="preserve">Integrating Climate Change and Mental Health Considerations in Professional Practice and Policy</w:t>
      </w:r>
      <w:r w:rsidDel="00000000" w:rsidR="00000000" w:rsidRPr="00000000">
        <w:rPr>
          <w:rtl w:val="0"/>
        </w:rPr>
      </w:r>
    </w:p>
    <w:tbl>
      <w:tblPr>
        <w:tblStyle w:val="Table22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1E82">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1E83">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1E84">
            <w:pPr>
              <w:widowControl w:val="0"/>
              <w:numPr>
                <w:ilvl w:val="0"/>
                <w:numId w:val="277"/>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1E85">
            <w:pPr>
              <w:widowControl w:val="0"/>
              <w:numPr>
                <w:ilvl w:val="0"/>
                <w:numId w:val="277"/>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1E86">
            <w:pPr>
              <w:widowControl w:val="0"/>
              <w:numPr>
                <w:ilvl w:val="0"/>
                <w:numId w:val="277"/>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1E87">
            <w:pPr>
              <w:widowControl w:val="0"/>
              <w:numPr>
                <w:ilvl w:val="0"/>
                <w:numId w:val="277"/>
              </w:numPr>
              <w:spacing w:line="240" w:lineRule="auto"/>
              <w:ind w:left="720" w:hanging="360"/>
            </w:pPr>
            <w:ins w:author="Mike Marchand" w:id="678" w:date="2025-12-15T01:42:34Z">
              <w:r w:rsidDel="00000000" w:rsidR="00000000" w:rsidRPr="00000000">
                <w:rPr>
                  <w:rtl w:val="0"/>
                </w:rPr>
                <w:t xml:space="preserve">Michael Marchand, sqilxw, syilx Nation - Cultural Safety Consultant </w:t>
              </w:r>
            </w:ins>
            <w:r w:rsidDel="00000000" w:rsidR="00000000" w:rsidRPr="00000000">
              <w:rPr>
                <w:rtl w:val="0"/>
              </w:rPr>
              <w:t xml:space="preserve"> </w:t>
            </w:r>
          </w:p>
          <w:p w:rsidR="00000000" w:rsidDel="00000000" w:rsidP="00000000" w:rsidRDefault="00000000" w:rsidRPr="00000000" w14:paraId="00001E88">
            <w:pPr>
              <w:widowControl w:val="0"/>
              <w:numPr>
                <w:ilvl w:val="0"/>
                <w:numId w:val="277"/>
              </w:numPr>
              <w:spacing w:line="240" w:lineRule="auto"/>
              <w:ind w:left="720" w:hanging="360"/>
            </w:pPr>
            <w:r w:rsidDel="00000000" w:rsidR="00000000" w:rsidRPr="00000000">
              <w:rPr>
                <w:rtl w:val="0"/>
              </w:rPr>
              <w:t xml:space="preserve"> </w:t>
            </w:r>
          </w:p>
          <w:p w:rsidR="00000000" w:rsidDel="00000000" w:rsidP="00000000" w:rsidRDefault="00000000" w:rsidRPr="00000000" w14:paraId="00001E89">
            <w:pPr>
              <w:widowControl w:val="0"/>
              <w:numPr>
                <w:ilvl w:val="0"/>
                <w:numId w:val="277"/>
              </w:numPr>
              <w:spacing w:line="240" w:lineRule="auto"/>
              <w:ind w:left="720" w:hanging="360"/>
            </w:pPr>
            <w:r w:rsidDel="00000000" w:rsidR="00000000" w:rsidRPr="00000000">
              <w:rPr>
                <w:rtl w:val="0"/>
              </w:rPr>
            </w:r>
          </w:p>
        </w:tc>
      </w:tr>
    </w:tbl>
    <w:p w:rsidR="00000000" w:rsidDel="00000000" w:rsidP="00000000" w:rsidRDefault="00000000" w:rsidRPr="00000000" w14:paraId="00001E8A">
      <w:pPr>
        <w:spacing w:after="240" w:before="240" w:lineRule="auto"/>
        <w:rPr/>
      </w:pPr>
      <w:r w:rsidDel="00000000" w:rsidR="00000000" w:rsidRPr="00000000">
        <w:rPr>
          <w:rtl w:val="0"/>
        </w:rPr>
      </w:r>
    </w:p>
    <w:tbl>
      <w:tblPr>
        <w:tblStyle w:val="Table22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1E8B">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1E8C">
            <w:pPr>
              <w:widowControl w:val="0"/>
              <w:spacing w:after="240" w:before="240" w:line="240" w:lineRule="auto"/>
              <w:rPr/>
            </w:pPr>
            <w:r w:rsidDel="00000000" w:rsidR="00000000" w:rsidRPr="00000000">
              <w:rPr>
                <w:rtl w:val="0"/>
              </w:rPr>
              <w:t xml:space="preserve">No matter your profession, the mental health dimensions of climate change are no longer a fringe concern; they have become deeply relevant to how we work, communicate, and serve our communities. In the coming modules, we will explore precisely why mental health–aware climate action should be integrated into various professional realms, from classrooms and clinical settings to newsroom desks and government offices.We will look at the ethical and professional responsibilities of educators, health and social care providers, news and media professionals, moral and spiritual leaders, and policymakers to acknowledge and support the emotional well-being of individuals facing climate distress. Addressing the psychological toll of environmental change is not just a matter of compassion—it is a matter of efficacy. Professionals who understand these concerns can foster resilience, validate emotions, and engage others in constructive dialogue and action. By weaving mental health insights into our everyday work, we can create environments where people feel heard, supported, and empowered to confront the challenges of a warming planet. In doing so, each profession can become a vital part of the collective effort to sustain well-being on an increasingly fragile Earth.</w:t>
            </w:r>
          </w:p>
        </w:tc>
      </w:tr>
      <w:tr>
        <w:trPr>
          <w:cantSplit w:val="0"/>
          <w:tblHeader w:val="0"/>
        </w:trPr>
        <w:tc>
          <w:tcPr>
            <w:shd w:fill="ea9999" w:val="clear"/>
          </w:tcPr>
          <w:p w:rsidR="00000000" w:rsidDel="00000000" w:rsidP="00000000" w:rsidRDefault="00000000" w:rsidRPr="00000000" w14:paraId="00001E8D">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1E8E">
            <w:pPr>
              <w:spacing w:after="240" w:before="240" w:lineRule="auto"/>
              <w:rPr/>
            </w:pPr>
            <w:r w:rsidDel="00000000" w:rsidR="00000000" w:rsidRPr="00000000">
              <w:rPr>
                <w:b w:val="1"/>
                <w:bCs w:val="1"/>
                <w:rtl w:val="0"/>
              </w:rPr>
              <w:t xml:space="preserve">Welcome to Section 5: </w:t>
            </w:r>
            <w:r w:rsidDel="00000000" w:rsidR="00000000" w:rsidRPr="00000000">
              <w:rPr>
                <w:b w:val="1"/>
                <w:bCs w:val="1"/>
                <w:rtl w:val="0"/>
              </w:rPr>
              <w:t xml:space="preserve">Addressing Climate Change and Mental Health in Policy and Practice</w:t>
            </w:r>
            <w:r w:rsidDel="00000000" w:rsidR="00000000" w:rsidRPr="00000000">
              <w:rPr>
                <w:rtl w:val="0"/>
              </w:rPr>
            </w:r>
          </w:p>
          <w:p w:rsidR="00000000" w:rsidDel="00000000" w:rsidP="00000000" w:rsidRDefault="00000000" w:rsidRPr="00000000" w14:paraId="00001E8F">
            <w:pPr>
              <w:spacing w:after="240" w:before="240" w:lineRule="auto"/>
              <w:rPr>
                <w:b w:val="1"/>
                <w:bCs w:val="1"/>
              </w:rPr>
            </w:pPr>
            <w:r w:rsidDel="00000000" w:rsidR="00000000" w:rsidRPr="00000000">
              <w:rPr>
                <w:b w:val="1"/>
                <w:bCs w:val="1"/>
                <w:rtl w:val="0"/>
              </w:rPr>
              <w:t xml:space="preserve">In this section of the course, you will learn:</w:t>
            </w:r>
          </w:p>
          <w:p w:rsidR="00000000" w:rsidDel="00000000" w:rsidP="00000000" w:rsidRDefault="00000000" w:rsidRPr="00000000" w14:paraId="00001E90">
            <w:pPr>
              <w:numPr>
                <w:ilvl w:val="0"/>
                <w:numId w:val="517"/>
              </w:numPr>
              <w:ind w:left="720" w:hanging="360"/>
            </w:pPr>
            <w:r w:rsidDel="00000000" w:rsidR="00000000" w:rsidRPr="00000000">
              <w:rPr>
                <w:rtl w:val="0"/>
              </w:rPr>
              <w:t xml:space="preserve">How to incorporate mental health considerations into climate change policy and professional practice.</w:t>
            </w:r>
          </w:p>
          <w:p w:rsidR="00000000" w:rsidDel="00000000" w:rsidP="00000000" w:rsidRDefault="00000000" w:rsidRPr="00000000" w14:paraId="00001E91">
            <w:pPr>
              <w:numPr>
                <w:ilvl w:val="0"/>
                <w:numId w:val="517"/>
              </w:numPr>
              <w:spacing w:after="0" w:afterAutospacing="0"/>
              <w:ind w:left="720" w:hanging="360"/>
            </w:pPr>
            <w:r w:rsidDel="00000000" w:rsidR="00000000" w:rsidRPr="00000000">
              <w:rPr>
                <w:rtl w:val="0"/>
              </w:rPr>
              <w:t xml:space="preserve">The ethical responsibilities of professionals in addressing climate-related mental health challenges.</w:t>
            </w:r>
          </w:p>
          <w:p w:rsidR="00000000" w:rsidDel="00000000" w:rsidP="00000000" w:rsidRDefault="00000000" w:rsidRPr="00000000" w14:paraId="00001E92">
            <w:pPr>
              <w:numPr>
                <w:ilvl w:val="0"/>
                <w:numId w:val="517"/>
              </w:numPr>
              <w:spacing w:after="240" w:before="0" w:beforeAutospacing="0" w:lineRule="auto"/>
              <w:ind w:left="720" w:hanging="360"/>
            </w:pPr>
            <w:r w:rsidDel="00000000" w:rsidR="00000000" w:rsidRPr="00000000">
              <w:rPr>
                <w:rtl w:val="0"/>
              </w:rPr>
              <w:t xml:space="preserve">The roles of Educators, Health and Social Care Providers, News and Media Professionals, Moral and Spiritual Leaders, and Policy and Decision Makers.</w:t>
            </w:r>
          </w:p>
          <w:p w:rsidR="00000000" w:rsidDel="00000000" w:rsidP="00000000" w:rsidRDefault="00000000" w:rsidRPr="00000000" w14:paraId="00001E93">
            <w:pPr>
              <w:spacing w:after="240" w:before="240" w:lineRule="auto"/>
              <w:rPr/>
            </w:pPr>
            <w:r w:rsidDel="00000000" w:rsidR="00000000" w:rsidRPr="00000000">
              <w:rPr>
                <w:b w:val="1"/>
                <w:bCs w:val="1"/>
                <w:rtl w:val="0"/>
              </w:rPr>
              <w:t xml:space="preserve">Why This Is Important:</w:t>
            </w:r>
            <w:r w:rsidDel="00000000" w:rsidR="00000000" w:rsidRPr="00000000">
              <w:rPr>
                <w:rtl w:val="0"/>
              </w:rPr>
            </w:r>
          </w:p>
          <w:p w:rsidR="00000000" w:rsidDel="00000000" w:rsidP="00000000" w:rsidRDefault="00000000" w:rsidRPr="00000000" w14:paraId="00001E94">
            <w:pPr>
              <w:numPr>
                <w:ilvl w:val="0"/>
                <w:numId w:val="215"/>
              </w:numPr>
              <w:spacing w:after="0" w:afterAutospacing="0" w:before="240" w:lineRule="auto"/>
              <w:ind w:left="720" w:hanging="360"/>
            </w:pPr>
            <w:r w:rsidDel="00000000" w:rsidR="00000000" w:rsidRPr="00000000">
              <w:rPr>
                <w:rtl w:val="0"/>
              </w:rPr>
              <w:t xml:space="preserve">Climate change impacts mental health, making it a critical consideration for professionals across all sectors.</w:t>
            </w:r>
          </w:p>
          <w:p w:rsidR="00000000" w:rsidDel="00000000" w:rsidP="00000000" w:rsidRDefault="00000000" w:rsidRPr="00000000" w14:paraId="00001E95">
            <w:pPr>
              <w:numPr>
                <w:ilvl w:val="0"/>
                <w:numId w:val="215"/>
              </w:numPr>
              <w:spacing w:after="240" w:before="0" w:beforeAutospacing="0" w:lineRule="auto"/>
              <w:ind w:left="720" w:hanging="360"/>
            </w:pPr>
            <w:r w:rsidDel="00000000" w:rsidR="00000000" w:rsidRPr="00000000">
              <w:rPr>
                <w:rtl w:val="0"/>
              </w:rPr>
              <w:t xml:space="preserve">By weaving mental health insights into professional practices, we create environments where individuals feel supported and empowered to address the challenges of a changing planet.</w:t>
            </w:r>
          </w:p>
        </w:tc>
      </w:tr>
    </w:tbl>
    <w:p w:rsidR="00000000" w:rsidDel="00000000" w:rsidP="00000000" w:rsidRDefault="00000000" w:rsidRPr="00000000" w14:paraId="00001E96">
      <w:pPr>
        <w:spacing w:after="240" w:before="240" w:lineRule="auto"/>
        <w:rPr/>
        <w:sectPr>
          <w:headerReference r:id="rId971" w:type="default"/>
          <w:footerReference r:id="rId972"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E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73" w:type="default"/>
          <w:footerReference r:id="rId974" w:type="default"/>
          <w:type w:val="nextPage"/>
          <w:pgSz w:h="12240" w:w="15840" w:orient="landscape"/>
          <w:pgMar w:bottom="1440.0000000000002" w:top="1440.0000000000002" w:left="1440.0000000000002" w:right="1440.0000000000002" w:header="720" w:footer="720"/>
          <w:pgNumType w:start="1"/>
        </w:sectPr>
      </w:pPr>
      <w:bookmarkStart w:colFirst="0" w:colLast="0" w:name="_gmc8utkauk0n" w:id="461"/>
      <w:bookmarkEnd w:id="4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Professional Responsibility and Ethics</w:t>
      </w:r>
      <w:r w:rsidDel="00000000" w:rsidR="00000000" w:rsidRPr="00000000">
        <w:rPr>
          <w:rtl w:val="0"/>
        </w:rPr>
      </w:r>
    </w:p>
    <w:p w:rsidR="00000000" w:rsidDel="00000000" w:rsidP="00000000" w:rsidRDefault="00000000" w:rsidRPr="00000000" w14:paraId="00001E98">
      <w:pPr>
        <w:pStyle w:val="Heading1"/>
        <w:spacing w:after="240" w:before="240" w:lineRule="auto"/>
        <w:rPr>
          <w:b w:val="0"/>
          <w:bCs w:val="0"/>
        </w:rPr>
      </w:pPr>
      <w:bookmarkStart w:colFirst="0" w:colLast="0" w:name="_h55xxu7gyw6i" w:id="462"/>
      <w:bookmarkEnd w:id="462"/>
      <w:r w:rsidDel="00000000" w:rsidR="00000000" w:rsidRPr="00000000">
        <w:rPr>
          <w:rtl w:val="0"/>
        </w:rPr>
        <w:t xml:space="preserve">Professional Responsibility and Ethics</w:t>
      </w:r>
      <w:r w:rsidDel="00000000" w:rsidR="00000000" w:rsidRPr="00000000">
        <w:rPr>
          <w:rtl w:val="0"/>
        </w:rPr>
      </w:r>
    </w:p>
    <w:tbl>
      <w:tblPr>
        <w:tblStyle w:val="Table22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1E99">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1E9A">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1E9B">
            <w:pPr>
              <w:widowControl w:val="0"/>
              <w:numPr>
                <w:ilvl w:val="0"/>
                <w:numId w:val="464"/>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1E9C">
            <w:pPr>
              <w:widowControl w:val="0"/>
              <w:numPr>
                <w:ilvl w:val="0"/>
                <w:numId w:val="464"/>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1E9D">
            <w:pPr>
              <w:widowControl w:val="0"/>
              <w:numPr>
                <w:ilvl w:val="0"/>
                <w:numId w:val="464"/>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1E9E">
            <w:pPr>
              <w:widowControl w:val="0"/>
              <w:numPr>
                <w:ilvl w:val="0"/>
                <w:numId w:val="464"/>
              </w:numPr>
              <w:spacing w:line="240" w:lineRule="auto"/>
              <w:ind w:left="720" w:hanging="360"/>
            </w:pPr>
            <w:ins w:author="Mike Marchand" w:id="679" w:date="2025-12-15T01:43:05Z">
              <w:r w:rsidDel="00000000" w:rsidR="00000000" w:rsidRPr="00000000">
                <w:rPr>
                  <w:rtl w:val="0"/>
                </w:rPr>
                <w:t xml:space="preserve">Michael Marchand, sqilxw, syilx Nation - Cultural Safety Consultant </w:t>
              </w:r>
            </w:ins>
            <w:r w:rsidDel="00000000" w:rsidR="00000000" w:rsidRPr="00000000">
              <w:rPr>
                <w:rtl w:val="0"/>
              </w:rPr>
              <w:t xml:space="preserve"> </w:t>
            </w:r>
          </w:p>
          <w:p w:rsidR="00000000" w:rsidDel="00000000" w:rsidP="00000000" w:rsidRDefault="00000000" w:rsidRPr="00000000" w14:paraId="00001E9F">
            <w:pPr>
              <w:widowControl w:val="0"/>
              <w:numPr>
                <w:ilvl w:val="0"/>
                <w:numId w:val="464"/>
              </w:numPr>
              <w:spacing w:line="240" w:lineRule="auto"/>
              <w:ind w:left="720" w:hanging="360"/>
            </w:pPr>
            <w:r w:rsidDel="00000000" w:rsidR="00000000" w:rsidRPr="00000000">
              <w:rPr>
                <w:rtl w:val="0"/>
              </w:rPr>
              <w:t xml:space="preserve"> </w:t>
            </w:r>
          </w:p>
          <w:p w:rsidR="00000000" w:rsidDel="00000000" w:rsidP="00000000" w:rsidRDefault="00000000" w:rsidRPr="00000000" w14:paraId="00001EA0">
            <w:pPr>
              <w:widowControl w:val="0"/>
              <w:numPr>
                <w:ilvl w:val="0"/>
                <w:numId w:val="464"/>
              </w:numPr>
              <w:spacing w:line="240" w:lineRule="auto"/>
              <w:ind w:left="720" w:hanging="360"/>
            </w:pPr>
            <w:r w:rsidDel="00000000" w:rsidR="00000000" w:rsidRPr="00000000">
              <w:rPr>
                <w:rtl w:val="0"/>
              </w:rPr>
            </w:r>
          </w:p>
        </w:tc>
      </w:tr>
    </w:tbl>
    <w:p w:rsidR="00000000" w:rsidDel="00000000" w:rsidP="00000000" w:rsidRDefault="00000000" w:rsidRPr="00000000" w14:paraId="00001EA1">
      <w:pPr>
        <w:spacing w:after="240" w:before="240" w:lineRule="auto"/>
        <w:rPr/>
      </w:pPr>
      <w:r w:rsidDel="00000000" w:rsidR="00000000" w:rsidRPr="00000000">
        <w:rPr>
          <w:rtl w:val="0"/>
        </w:rPr>
      </w:r>
    </w:p>
    <w:tbl>
      <w:tblPr>
        <w:tblStyle w:val="Table227"/>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1EA2">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1EA3">
            <w:pPr>
              <w:widowControl w:val="0"/>
              <w:spacing w:after="240" w:before="240" w:line="240" w:lineRule="auto"/>
              <w:rPr/>
            </w:pPr>
            <w:r w:rsidDel="00000000" w:rsidR="00000000" w:rsidRPr="00000000">
              <w:rPr>
                <w:rtl w:val="0"/>
              </w:rPr>
              <w:t xml:space="preserve">In many communities and organizations, professionals confront the moral and practical challenge of responding to the realities of climate change. Whether you are a policy advisor in a government office, a clinician in a rural healthcare center, or a teacher in a busy urban school, there is an ethical imperative that now extends beyond your immediate duties. You are not only tasked with meeting day-to-day responsibilities—you are also entrusted with helping society prepare for and adapt to the environmental changes unfolding at an unprecedented pace.</w:t>
            </w:r>
          </w:p>
          <w:p w:rsidR="00000000" w:rsidDel="00000000" w:rsidP="00000000" w:rsidRDefault="00000000" w:rsidRPr="00000000" w14:paraId="00001EA4">
            <w:pPr>
              <w:widowControl w:val="0"/>
              <w:spacing w:after="240" w:before="240" w:line="240" w:lineRule="auto"/>
              <w:rPr/>
            </w:pPr>
            <w:r w:rsidDel="00000000" w:rsidR="00000000" w:rsidRPr="00000000">
              <w:rPr>
                <w:rtl w:val="0"/>
              </w:rPr>
              <w:t xml:space="preserve">In fields such as environmental justice, the ethics of care, and sustainability studies, the concept of professional responsibility has gained renewed urgency. These frameworks tell us that the choices made by policymakers, business leaders, urban planners, educators, and health professionals can either perpetuate inequities and ecological harm or open up pathways toward resilience and equity. Consider, for instance, the ethics of care, which underscores our interdependence and the moral obligation to protect the well-being of both current and future generations. These obligations resonate powerfully in a warming world, where the most vulnerable often bear the greatest risks—whether it’s coastal communities facing rising seas or low-income neighborhoods struggling with air pollution and extreme heat. At the same time, sustainability ethics reminds us that effective, long-term thinking requires balancing economic, social, and environmental goals, not sacrificing one for the sake of another.</w:t>
            </w:r>
          </w:p>
          <w:p w:rsidR="00000000" w:rsidDel="00000000" w:rsidP="00000000" w:rsidRDefault="00000000" w:rsidRPr="00000000" w14:paraId="00001EA5">
            <w:pPr>
              <w:widowControl w:val="0"/>
              <w:spacing w:after="240" w:before="240" w:line="240" w:lineRule="auto"/>
              <w:rPr/>
            </w:pPr>
            <w:r w:rsidDel="00000000" w:rsidR="00000000" w:rsidRPr="00000000">
              <w:rPr>
                <w:rtl w:val="0"/>
              </w:rPr>
              <w:t xml:space="preserve">For many professionals, such ethical considerations translate into a form of public duty. Engineers, for example, might view their responsibility as designing infrastructure that withstands the extreme weather events of tomorrow while remaining accessible to all. Educators may frame their mission as teaching not just climate facts, but also emotional resilience and empowerment. Healthcare workers could see their role as helping patients cope with climate-related stress as well as chronic illnesses aggravated by environmental changes. These ideas reflect broader responsibility theories, such as the notion of a social contract that compels us to safeguard the public good when confronted with a crisis as wide-ranging as climate change. Corporate social responsibility, too, gains renewed relevance when we look at industries that contribute significantly to carbon emissions and must now adopt ethical strategies to reduce harm and bolster community resilience.</w:t>
            </w:r>
          </w:p>
          <w:p w:rsidR="00000000" w:rsidDel="00000000" w:rsidP="00000000" w:rsidRDefault="00000000" w:rsidRPr="00000000" w14:paraId="00001EA6">
            <w:pPr>
              <w:widowControl w:val="0"/>
              <w:spacing w:after="240" w:before="240" w:line="240" w:lineRule="auto"/>
              <w:rPr/>
            </w:pPr>
            <w:r w:rsidDel="00000000" w:rsidR="00000000" w:rsidRPr="00000000">
              <w:rPr>
                <w:rtl w:val="0"/>
              </w:rPr>
              <w:t xml:space="preserve">Yet embracing professional responsibility isn’t merely about knowing the right thing to do; it also involves understanding that climate challenges are inherently complex. They cut across all sectors, from agriculture and energy to public health and education. Systems thinking—a perspective advanced by thinkers like Peter Senge and Donella Meadows—tells us that no single discipline or institution can fully address the intricate web of impacts triggered by climate change. Instead, professionals must collaborate across fields, pooling their expertise and insights to develop holistic solutions. This is why a whole-of-society approach has become essential: the World Health Organization’s guidelines for climate-resilient health systems, for instance, will only succeed if they link with local governance policies, community-driven adaptation strategies, and sustainable business practices. The same applies to how schools might integrate climate literacy into curriculum design, or how city planners might redesign urban landscapes to handle more frequent flooding or extreme heat.</w:t>
            </w:r>
          </w:p>
          <w:p w:rsidR="00000000" w:rsidDel="00000000" w:rsidP="00000000" w:rsidRDefault="00000000" w:rsidRPr="00000000" w14:paraId="00001EA7">
            <w:pPr>
              <w:widowControl w:val="0"/>
              <w:spacing w:after="240" w:before="240" w:line="240" w:lineRule="auto"/>
              <w:rPr/>
            </w:pPr>
            <w:r w:rsidDel="00000000" w:rsidR="00000000" w:rsidRPr="00000000">
              <w:rPr>
                <w:rtl w:val="0"/>
              </w:rPr>
              <w:t xml:space="preserve">In healthcare, this responsibility manifests in developing climate-resilient facilities that stay operational during disasters and ensuring mental health support is integrated into emergency plans. In education, it could mean weaving social-emotional learning into lessons on environmental science, empowering students to channel eco-anxiety into actionable hope. Urban planners may adopt participatory approaches that let communities, especially marginalized ones, shape decisions about green spaces and infrastructure. Meanwhile, businesses have an ethical obligation to reduce their carbon footprints, redesign supply chains, and champion fair labor and environmental practices. In government, the stakes are particularly high: policy decisions can determine whether entire regions remain habitable or become sites of deepened inequality and displacement. For all these sectors, adapting to climate change is not a side note but a fundamental dimension of professional ethics.</w:t>
            </w:r>
          </w:p>
          <w:p w:rsidR="00000000" w:rsidDel="00000000" w:rsidP="00000000" w:rsidRDefault="00000000" w:rsidRPr="00000000" w14:paraId="00001EA8">
            <w:pPr>
              <w:widowControl w:val="0"/>
              <w:spacing w:after="240" w:before="240" w:line="240" w:lineRule="auto"/>
              <w:rPr/>
            </w:pPr>
            <w:r w:rsidDel="00000000" w:rsidR="00000000" w:rsidRPr="00000000">
              <w:rPr>
                <w:rtl w:val="0"/>
              </w:rPr>
              <w:t xml:space="preserve">One reason this collective responsibility is so pressing is because climate change often deepens existing social inequities. Hurricanes strike with particular force in neighborhoods that lack adequate flood protection. Heatwaves pose the most danger to those without reliable access to air conditioning. And when farmlands suffer drought, smallholder farmers and Indigenous communities are usually the first to feel the consequences. Inevitably, these hardships reverberate through healthcare systems, school systems, and job markets, highlighting the urgent need for professionals across society to unite. A coordinated response can prevent duplication of efforts, ensure resources are used efficiently, and scale effective solutions. Crucially, it also keeps equity in focus by ensuring that vulnerable groups are not overlooked in adaptation efforts.</w:t>
            </w:r>
          </w:p>
          <w:p w:rsidR="00000000" w:rsidDel="00000000" w:rsidP="00000000" w:rsidRDefault="00000000" w:rsidRPr="00000000" w14:paraId="00001EA9">
            <w:pPr>
              <w:widowControl w:val="0"/>
              <w:spacing w:after="240" w:before="240" w:line="240" w:lineRule="auto"/>
              <w:rPr/>
            </w:pPr>
            <w:r w:rsidDel="00000000" w:rsidR="00000000" w:rsidRPr="00000000">
              <w:rPr>
                <w:rtl w:val="0"/>
              </w:rPr>
              <w:t xml:space="preserve">Thinkers like Elinor Ostrom underscore the importance of community participation in governance, while Amartya Sen’s capability approach insists that societies flourish when individuals have real opportunities to shape their destinies. In the face of climate pressures, such theories remind us that professional ethics is not only about specialized expertise, but also about facilitating inclusive dialogue and decision-making. Whether the professional is an urban planner encouraging neighborhood input on flood defenses or a journalist highlighting local voices in climate stories, each step toward community collaboration enlarges the collective capacity to adapt and thrive.</w:t>
            </w:r>
          </w:p>
          <w:p w:rsidR="00000000" w:rsidDel="00000000" w:rsidP="00000000" w:rsidRDefault="00000000" w:rsidRPr="00000000" w14:paraId="00001EAA">
            <w:pPr>
              <w:widowControl w:val="0"/>
              <w:spacing w:after="240" w:before="240" w:line="240" w:lineRule="auto"/>
              <w:rPr/>
            </w:pPr>
            <w:r w:rsidDel="00000000" w:rsidR="00000000" w:rsidRPr="00000000">
              <w:rPr>
                <w:rtl w:val="0"/>
              </w:rPr>
              <w:t xml:space="preserve">Ultimately, this collective effort serves both the common good and our shared sense of what is just. A whole-of-society approach is not an abstract ideal; it is a practical necessity when tackling a challenge as vast and interconnected as climate change. Professions of every stripe have overlapping ethical obligations: to acknowledge the risks, engage with affected communities, and act in ways that both protect current populations and preserve a livable planet for future generations. This is where the theories and frameworks of professional ethics turn into tangible responsibilities—shaping everything from the engineer’s blueprint to the lesson plans of a kindergarten teacher, the corporate policies of a multinational company, and the legislation passed by parliament.</w:t>
            </w:r>
          </w:p>
          <w:p w:rsidR="00000000" w:rsidDel="00000000" w:rsidP="00000000" w:rsidRDefault="00000000" w:rsidRPr="00000000" w14:paraId="00001EAB">
            <w:pPr>
              <w:widowControl w:val="0"/>
              <w:spacing w:after="240" w:before="240" w:line="240" w:lineRule="auto"/>
              <w:rPr/>
            </w:pPr>
            <w:r w:rsidDel="00000000" w:rsidR="00000000" w:rsidRPr="00000000">
              <w:rPr>
                <w:rtl w:val="0"/>
              </w:rPr>
              <w:t xml:space="preserve">As you move through the upcoming modules on climate adaptation across various professional domains, keep these ethical themes in mind. Professional responsibility, backed by interdisciplinary collaboration and guided by principles like sustainability, equity, and the protection of the common good, can transform daunting challenges into channels for innovation and justice. By working within these frameworks, we can help steer our communities toward resilience—both emotionally and materially—and honor our duty to stand together in the face of climate change.</w:t>
            </w:r>
          </w:p>
        </w:tc>
      </w:tr>
      <w:tr>
        <w:trPr>
          <w:cantSplit w:val="0"/>
          <w:tblHeader w:val="0"/>
        </w:trPr>
        <w:tc>
          <w:tcPr>
            <w:shd w:fill="ea9999" w:val="clear"/>
          </w:tcPr>
          <w:p w:rsidR="00000000" w:rsidDel="00000000" w:rsidP="00000000" w:rsidRDefault="00000000" w:rsidRPr="00000000" w14:paraId="00001EAC">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1EAD">
            <w:pPr>
              <w:spacing w:after="240" w:before="240" w:lineRule="auto"/>
              <w:rPr/>
            </w:pPr>
            <w:r w:rsidDel="00000000" w:rsidR="00000000" w:rsidRPr="00000000">
              <w:rPr>
                <w:rtl w:val="0"/>
              </w:rPr>
              <w:t xml:space="preserve">Professionals across various sectors are increasingly recognizing their ethical responsibilities in addressing the mental health impacts of climate change. As climate-related challenges become more pervasive, the duty to provide trauma-informed and mental health-aware care extends beyond traditional roles, encompassing a broader commitment to societal resilience and equity.</w:t>
            </w:r>
          </w:p>
          <w:p w:rsidR="00000000" w:rsidDel="00000000" w:rsidP="00000000" w:rsidRDefault="00000000" w:rsidRPr="00000000" w14:paraId="00001EAE">
            <w:pPr>
              <w:spacing w:after="240" w:before="240" w:lineRule="auto"/>
              <w:rPr/>
            </w:pPr>
            <w:r w:rsidDel="00000000" w:rsidR="00000000" w:rsidRPr="00000000">
              <w:rPr>
                <w:rtl w:val="0"/>
              </w:rPr>
              <w:t xml:space="preserve">Understanding professional responsibility in this context involves integrating ethical frameworks, embracing interdisciplinary collaboration, and adopting a whole-of-society approach. This ensures that responses to climate change are comprehensive, equitable, and sustainable, ultimately fostering communities that can thrive amidst environmental uncertainties.</w:t>
            </w:r>
          </w:p>
          <w:p w:rsidR="00000000" w:rsidDel="00000000" w:rsidP="00000000" w:rsidRDefault="00000000" w:rsidRPr="00000000" w14:paraId="00001EAF">
            <w:pPr>
              <w:spacing w:after="240" w:before="240" w:lineRule="auto"/>
              <w:rPr/>
            </w:pPr>
            <w:r w:rsidDel="00000000" w:rsidR="00000000" w:rsidRPr="00000000">
              <w:rPr>
                <w:rtl w:val="0"/>
              </w:rPr>
            </w:r>
          </w:p>
          <w:tbl>
            <w:tblPr>
              <w:tblStyle w:val="Table228"/>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EB0">
                  <w:pPr>
                    <w:pStyle w:val="Heading2"/>
                    <w:spacing w:after="240" w:before="240" w:lineRule="auto"/>
                    <w:rPr/>
                  </w:pPr>
                  <w:bookmarkStart w:colFirst="0" w:colLast="0" w:name="_17vzvxsgsf3l" w:id="463"/>
                  <w:bookmarkEnd w:id="463"/>
                  <w:r w:rsidDel="00000000" w:rsidR="00000000" w:rsidRPr="00000000">
                    <w:rPr>
                      <w:rtl w:val="0"/>
                    </w:rPr>
                    <w:t xml:space="preserve">Major Frameworks and Theories on Professional Responsibility</w:t>
                  </w:r>
                </w:p>
                <w:p w:rsidR="00000000" w:rsidDel="00000000" w:rsidP="00000000" w:rsidRDefault="00000000" w:rsidRPr="00000000" w14:paraId="00001EB1">
                  <w:pPr>
                    <w:spacing w:after="240" w:before="240" w:lineRule="auto"/>
                    <w:rPr/>
                  </w:pPr>
                  <w:r w:rsidDel="00000000" w:rsidR="00000000" w:rsidRPr="00000000">
                    <w:rPr>
                      <w:rtl w:val="0"/>
                    </w:rPr>
                    <w:t xml:space="preserve">To effectively address climate adaptation, it is essential to understand the foundational theories and frameworks that guide professional responsibilities. These frameworks provide the ethical and collaborative underpinnings necessary for professionals to engage meaningfully with climate-related challenges.</w:t>
                  </w:r>
                </w:p>
                <w:p w:rsidR="00000000" w:rsidDel="00000000" w:rsidP="00000000" w:rsidRDefault="00000000" w:rsidRPr="00000000" w14:paraId="00001EB2">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EB3">
                  <w:pPr>
                    <w:numPr>
                      <w:ilvl w:val="0"/>
                      <w:numId w:val="140"/>
                    </w:numPr>
                    <w:spacing w:after="240" w:before="240" w:lineRule="auto"/>
                    <w:ind w:left="720" w:hanging="360"/>
                    <w:rPr>
                      <w:b w:val="1"/>
                      <w:bCs w:val="1"/>
                    </w:rPr>
                  </w:pPr>
                  <w:r w:rsidDel="00000000" w:rsidR="00000000" w:rsidRPr="00000000">
                    <w:rPr>
                      <w:b w:val="1"/>
                      <w:bCs w:val="1"/>
                      <w:rtl w:val="0"/>
                    </w:rPr>
                    <w:t xml:space="preserve">Ethical Frameworks for Climate Adaptation</w:t>
                  </w:r>
                </w:p>
                <w:p w:rsidR="00000000" w:rsidDel="00000000" w:rsidP="00000000" w:rsidRDefault="00000000" w:rsidRPr="00000000" w14:paraId="00001EB4">
                  <w:pPr>
                    <w:spacing w:after="240" w:before="240" w:lineRule="auto"/>
                    <w:ind w:left="720" w:firstLine="0"/>
                    <w:rPr/>
                  </w:pPr>
                  <w:r w:rsidDel="00000000" w:rsidR="00000000" w:rsidRPr="00000000">
                    <w:rPr>
                      <w:rtl w:val="0"/>
                    </w:rPr>
                    <w:t xml:space="preserve">The </w:t>
                  </w:r>
                  <w:r w:rsidDel="00000000" w:rsidR="00000000" w:rsidRPr="00000000">
                    <w:rPr>
                      <w:b w:val="1"/>
                      <w:bCs w:val="1"/>
                      <w:rtl w:val="0"/>
                    </w:rPr>
                    <w:t xml:space="preserve">Ethics of Care</w:t>
                  </w:r>
                  <w:r w:rsidDel="00000000" w:rsidR="00000000" w:rsidRPr="00000000">
                    <w:rPr>
                      <w:rtl w:val="0"/>
                    </w:rPr>
                    <w:t xml:space="preserve">, developed by Carol Gilligan, emphasizes our relational interdependence and the moral obligation to care for others and future generations. In the context of climate adaptation, this framework highlights the collective responsibility to support vulnerable populations uniquely and disproportionately affected by environmental changes.</w:t>
                  </w:r>
                </w:p>
                <w:p w:rsidR="00000000" w:rsidDel="00000000" w:rsidP="00000000" w:rsidRDefault="00000000" w:rsidRPr="00000000" w14:paraId="00001EB5">
                  <w:pPr>
                    <w:spacing w:after="240" w:before="240" w:lineRule="auto"/>
                    <w:ind w:left="720" w:firstLine="0"/>
                    <w:rPr/>
                  </w:pPr>
                  <w:r w:rsidDel="00000000" w:rsidR="00000000" w:rsidRPr="00000000">
                    <w:rPr>
                      <w:rtl w:val="0"/>
                    </w:rPr>
                    <w:t xml:space="preserve">Similarly, the </w:t>
                  </w:r>
                  <w:r w:rsidDel="00000000" w:rsidR="00000000" w:rsidRPr="00000000">
                    <w:rPr>
                      <w:b w:val="1"/>
                      <w:bCs w:val="1"/>
                      <w:rtl w:val="0"/>
                    </w:rPr>
                    <w:t xml:space="preserve">Common Good Framework</w:t>
                  </w:r>
                  <w:r w:rsidDel="00000000" w:rsidR="00000000" w:rsidRPr="00000000">
                    <w:rPr>
                      <w:rtl w:val="0"/>
                    </w:rPr>
                    <w:t xml:space="preserve"> focuses on shared benefits and advocates for decisions that prioritize communal well-being over individual or corporate interests. This approach is particularly relevant for professionals in public health, urban planning, and governance, where collective outcomes are paramount.</w:t>
                  </w:r>
                </w:p>
                <w:p w:rsidR="00000000" w:rsidDel="00000000" w:rsidP="00000000" w:rsidRDefault="00000000" w:rsidRPr="00000000" w14:paraId="00001EB6">
                  <w:pPr>
                    <w:numPr>
                      <w:ilvl w:val="0"/>
                      <w:numId w:val="140"/>
                    </w:numPr>
                    <w:spacing w:after="240" w:before="240" w:lineRule="auto"/>
                    <w:ind w:left="720" w:hanging="360"/>
                    <w:rPr>
                      <w:b w:val="1"/>
                      <w:bCs w:val="1"/>
                    </w:rPr>
                  </w:pPr>
                  <w:r w:rsidDel="00000000" w:rsidR="00000000" w:rsidRPr="00000000">
                    <w:rPr>
                      <w:b w:val="1"/>
                      <w:bCs w:val="1"/>
                      <w:rtl w:val="0"/>
                    </w:rPr>
                    <w:t xml:space="preserve">Responsibility Theories</w:t>
                  </w:r>
                </w:p>
                <w:p w:rsidR="00000000" w:rsidDel="00000000" w:rsidP="00000000" w:rsidRDefault="00000000" w:rsidRPr="00000000" w14:paraId="00001EB7">
                  <w:pPr>
                    <w:spacing w:after="240" w:before="240" w:lineRule="auto"/>
                    <w:ind w:left="720" w:firstLine="0"/>
                    <w:rPr/>
                  </w:pPr>
                  <w:r w:rsidDel="00000000" w:rsidR="00000000" w:rsidRPr="00000000">
                    <w:rPr>
                      <w:b w:val="1"/>
                      <w:bCs w:val="1"/>
                      <w:rtl w:val="0"/>
                    </w:rPr>
                    <w:t xml:space="preserve">Professional Responsibility Theory</w:t>
                  </w:r>
                  <w:r w:rsidDel="00000000" w:rsidR="00000000" w:rsidRPr="00000000">
                    <w:rPr>
                      <w:rtl w:val="0"/>
                    </w:rPr>
                    <w:t xml:space="preserve"> asserts that individuals in all sectors have an ethical duty to incorporate public welfare considerations into their work. This is especially critical when addressing large-scale challenges like climate change. For example, engineers are responsible for designing sustainable infrastructure, educators for teaching climate literacy, and healthcare professionals for managing climate-related health risks.</w:t>
                  </w:r>
                </w:p>
                <w:p w:rsidR="00000000" w:rsidDel="00000000" w:rsidP="00000000" w:rsidRDefault="00000000" w:rsidRPr="00000000" w14:paraId="00001EB8">
                  <w:pPr>
                    <w:spacing w:after="240" w:before="240" w:lineRule="auto"/>
                    <w:ind w:left="720" w:firstLine="0"/>
                    <w:rPr/>
                  </w:pPr>
                  <w:r w:rsidDel="00000000" w:rsidR="00000000" w:rsidRPr="00000000">
                    <w:rPr>
                      <w:rtl w:val="0"/>
                    </w:rPr>
                    <w:t xml:space="preserve">In addition, </w:t>
                  </w:r>
                  <w:r w:rsidDel="00000000" w:rsidR="00000000" w:rsidRPr="00000000">
                    <w:rPr>
                      <w:b w:val="1"/>
                      <w:bCs w:val="1"/>
                      <w:rtl w:val="0"/>
                    </w:rPr>
                    <w:t xml:space="preserve">Social Contract Theory</w:t>
                  </w:r>
                  <w:r w:rsidDel="00000000" w:rsidR="00000000" w:rsidRPr="00000000">
                    <w:rPr>
                      <w:rtl w:val="0"/>
                    </w:rPr>
                    <w:t xml:space="preserve">, as articulated by Rousseau, views society as a collective entity where institutions and professionals have reciprocal obligations to protect public welfare. This theory frames professional responsibility in climate adaptation as part of a broader societal agreement to address existential threats together.</w:t>
                  </w:r>
                </w:p>
                <w:p w:rsidR="00000000" w:rsidDel="00000000" w:rsidP="00000000" w:rsidRDefault="00000000" w:rsidRPr="00000000" w14:paraId="00001EB9">
                  <w:pPr>
                    <w:numPr>
                      <w:ilvl w:val="0"/>
                      <w:numId w:val="140"/>
                    </w:numPr>
                    <w:spacing w:after="240" w:before="240" w:lineRule="auto"/>
                    <w:ind w:left="720" w:hanging="360"/>
                    <w:rPr>
                      <w:b w:val="1"/>
                      <w:bCs w:val="1"/>
                    </w:rPr>
                  </w:pPr>
                  <w:r w:rsidDel="00000000" w:rsidR="00000000" w:rsidRPr="00000000">
                    <w:rPr>
                      <w:b w:val="1"/>
                      <w:bCs w:val="1"/>
                      <w:rtl w:val="0"/>
                    </w:rPr>
                    <w:t xml:space="preserve">Theories of Interdisciplinarity and Collaboration</w:t>
                  </w:r>
                </w:p>
                <w:p w:rsidR="00000000" w:rsidDel="00000000" w:rsidP="00000000" w:rsidRDefault="00000000" w:rsidRPr="00000000" w14:paraId="00001EBA">
                  <w:pPr>
                    <w:spacing w:after="240" w:before="240" w:lineRule="auto"/>
                    <w:ind w:left="720" w:firstLine="0"/>
                    <w:rPr/>
                  </w:pPr>
                  <w:r w:rsidDel="00000000" w:rsidR="00000000" w:rsidRPr="00000000">
                    <w:rPr>
                      <w:rtl w:val="0"/>
                    </w:rPr>
                    <w:t xml:space="preserve">Understanding the complexity of climate change requires embracing </w:t>
                  </w:r>
                  <w:r w:rsidDel="00000000" w:rsidR="00000000" w:rsidRPr="00000000">
                    <w:rPr>
                      <w:b w:val="1"/>
                      <w:bCs w:val="1"/>
                      <w:rtl w:val="0"/>
                    </w:rPr>
                    <w:t xml:space="preserve">Systems Thinking</w:t>
                  </w:r>
                  <w:r w:rsidDel="00000000" w:rsidR="00000000" w:rsidRPr="00000000">
                    <w:rPr>
                      <w:rtl w:val="0"/>
                    </w:rPr>
                    <w:t xml:space="preserve">, advocated by Peter Senge, which views society as an interconnected system where climate impacts ripple across multiple sectors. This perspective calls for professionals to collaborate across disciplines to develop holistic solutions to complex climate challenges.</w:t>
                  </w:r>
                </w:p>
                <w:p w:rsidR="00000000" w:rsidDel="00000000" w:rsidP="00000000" w:rsidRDefault="00000000" w:rsidRPr="00000000" w14:paraId="00001EBB">
                  <w:pPr>
                    <w:spacing w:after="240" w:before="240" w:lineRule="auto"/>
                    <w:ind w:left="720" w:firstLine="0"/>
                    <w:rPr/>
                  </w:pPr>
                  <w:r w:rsidDel="00000000" w:rsidR="00000000" w:rsidRPr="00000000">
                    <w:rPr>
                      <w:rtl w:val="0"/>
                    </w:rPr>
                    <w:t xml:space="preserve">Complementing this is the </w:t>
                  </w:r>
                  <w:r w:rsidDel="00000000" w:rsidR="00000000" w:rsidRPr="00000000">
                    <w:rPr>
                      <w:b w:val="1"/>
                      <w:bCs w:val="1"/>
                      <w:rtl w:val="0"/>
                    </w:rPr>
                    <w:t xml:space="preserve">Whole-of-Society Approach</w:t>
                  </w:r>
                  <w:r w:rsidDel="00000000" w:rsidR="00000000" w:rsidRPr="00000000">
                    <w:rPr>
                      <w:rtl w:val="0"/>
                    </w:rPr>
                    <w:t xml:space="preserve">, promoted by the United Nations Office for Disaster Risk Reduction (UNDRR). This approach emphasizes the need for engagement from all sectors—from government to grassroots organizations—in climate adaptation efforts. It recognizes that </w:t>
                  </w:r>
                  <w:r w:rsidDel="00000000" w:rsidR="00000000" w:rsidRPr="00000000">
                    <w:rPr>
                      <w:i w:val="1"/>
                      <w:iCs w:val="1"/>
                      <w:rtl w:val="0"/>
                    </w:rPr>
                    <w:t xml:space="preserve">no single sector or professional group can effectively address the multifaceted challenges posed by climate change alone</w:t>
                  </w:r>
                  <w:r w:rsidDel="00000000" w:rsidR="00000000" w:rsidRPr="00000000">
                    <w:rPr>
                      <w:rtl w:val="0"/>
                    </w:rPr>
                    <w:t xml:space="preserve">.</w:t>
                  </w:r>
                </w:p>
                <w:p w:rsidR="00000000" w:rsidDel="00000000" w:rsidP="00000000" w:rsidRDefault="00000000" w:rsidRPr="00000000" w14:paraId="00001EBC">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1EBD">
            <w:pPr>
              <w:spacing w:after="240" w:before="240" w:lineRule="auto"/>
              <w:rPr/>
            </w:pPr>
            <w:r w:rsidDel="00000000" w:rsidR="00000000" w:rsidRPr="00000000">
              <w:rPr>
                <w:rtl w:val="0"/>
              </w:rPr>
            </w:r>
          </w:p>
          <w:tbl>
            <w:tblPr>
              <w:tblStyle w:val="Table229"/>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EBE">
                  <w:pPr>
                    <w:pStyle w:val="Heading2"/>
                    <w:spacing w:after="240" w:before="240" w:lineRule="auto"/>
                    <w:rPr/>
                  </w:pPr>
                  <w:bookmarkStart w:colFirst="0" w:colLast="0" w:name="_i22w2x6eu09t" w:id="464"/>
                  <w:bookmarkEnd w:id="464"/>
                  <w:r w:rsidDel="00000000" w:rsidR="00000000" w:rsidRPr="00000000">
                    <w:rPr>
                      <w:rtl w:val="0"/>
                    </w:rPr>
                    <w:t xml:space="preserve">Application to Different Sectors</w:t>
                  </w:r>
                </w:p>
                <w:p w:rsidR="00000000" w:rsidDel="00000000" w:rsidP="00000000" w:rsidRDefault="00000000" w:rsidRPr="00000000" w14:paraId="00001EBF">
                  <w:pPr>
                    <w:spacing w:after="240" w:before="240" w:lineRule="auto"/>
                    <w:rPr/>
                  </w:pPr>
                  <w:r w:rsidDel="00000000" w:rsidR="00000000" w:rsidRPr="00000000">
                    <w:rPr>
                      <w:rtl w:val="0"/>
                    </w:rPr>
                    <w:t xml:space="preserve">Different professional sectors apply these frameworks and theories in unique ways to address climate adaptation. Understanding these applications helps professionals tailor their efforts to their specific fields while contributing to a collective response.</w:t>
                  </w:r>
                </w:p>
                <w:p w:rsidR="00000000" w:rsidDel="00000000" w:rsidP="00000000" w:rsidRDefault="00000000" w:rsidRPr="00000000" w14:paraId="00001EC0">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EC1">
                  <w:pPr>
                    <w:numPr>
                      <w:ilvl w:val="0"/>
                      <w:numId w:val="504"/>
                    </w:numPr>
                    <w:spacing w:after="240" w:before="240" w:lineRule="auto"/>
                    <w:ind w:left="720" w:hanging="360"/>
                    <w:rPr>
                      <w:b w:val="1"/>
                      <w:bCs w:val="1"/>
                    </w:rPr>
                  </w:pPr>
                  <w:r w:rsidDel="00000000" w:rsidR="00000000" w:rsidRPr="00000000">
                    <w:rPr>
                      <w:b w:val="1"/>
                      <w:bCs w:val="1"/>
                      <w:rtl w:val="0"/>
                    </w:rPr>
                    <w:t xml:space="preserve">Public Health and Healthcare</w:t>
                  </w:r>
                </w:p>
                <w:p w:rsidR="00000000" w:rsidDel="00000000" w:rsidP="00000000" w:rsidRDefault="00000000" w:rsidRPr="00000000" w14:paraId="00001EC2">
                  <w:pPr>
                    <w:spacing w:after="240" w:before="240" w:lineRule="auto"/>
                    <w:ind w:left="720" w:firstLine="0"/>
                    <w:rPr/>
                  </w:pPr>
                  <w:r w:rsidDel="00000000" w:rsidR="00000000" w:rsidRPr="00000000">
                    <w:rPr>
                      <w:rtl w:val="0"/>
                    </w:rPr>
                    <w:t xml:space="preserve">In the public health sector, professionals are tasked with addressing both the physical impacts of climate change, such as heatwaves and vector-borne diseases, and the mental health challenges like eco-anxiety and disaster trauma. Developing climate-resilient healthcare systems and ensuring equitable access to care are essential responsibilities. </w:t>
                  </w:r>
                </w:p>
                <w:p w:rsidR="00000000" w:rsidDel="00000000" w:rsidP="00000000" w:rsidRDefault="00000000" w:rsidRPr="00000000" w14:paraId="00001EC3">
                  <w:pPr>
                    <w:spacing w:after="240" w:before="240" w:lineRule="auto"/>
                    <w:ind w:left="720" w:firstLine="0"/>
                    <w:rPr/>
                  </w:pPr>
                  <w:r w:rsidDel="00000000" w:rsidR="00000000" w:rsidRPr="00000000">
                    <w:rPr>
                      <w:rtl w:val="0"/>
                    </w:rPr>
                    <w:t xml:space="preserve">This involves integrating principles from the </w:t>
                  </w:r>
                  <w:r w:rsidDel="00000000" w:rsidR="00000000" w:rsidRPr="00000000">
                    <w:rPr>
                      <w:b w:val="1"/>
                      <w:bCs w:val="1"/>
                      <w:rtl w:val="0"/>
                    </w:rPr>
                    <w:t xml:space="preserve">Principles of Biomedical Ethics</w:t>
                  </w:r>
                  <w:r w:rsidDel="00000000" w:rsidR="00000000" w:rsidRPr="00000000">
                    <w:rPr>
                      <w:rtl w:val="0"/>
                    </w:rPr>
                    <w:t xml:space="preserve"> and adhering to </w:t>
                  </w:r>
                  <w:r w:rsidDel="00000000" w:rsidR="00000000" w:rsidRPr="00000000">
                    <w:rPr>
                      <w:b w:val="1"/>
                      <w:bCs w:val="1"/>
                      <w:rtl w:val="0"/>
                    </w:rPr>
                    <w:t xml:space="preserve">Climate Resilience and Adaptation Frameworks</w:t>
                  </w:r>
                  <w:r w:rsidDel="00000000" w:rsidR="00000000" w:rsidRPr="00000000">
                    <w:rPr>
                      <w:rtl w:val="0"/>
                    </w:rPr>
                    <w:t xml:space="preserve"> established by organizations like the World Health Organization (WHO).</w:t>
                  </w:r>
                </w:p>
                <w:p w:rsidR="00000000" w:rsidDel="00000000" w:rsidP="00000000" w:rsidRDefault="00000000" w:rsidRPr="00000000" w14:paraId="00001EC4">
                  <w:pPr>
                    <w:numPr>
                      <w:ilvl w:val="0"/>
                      <w:numId w:val="504"/>
                    </w:numPr>
                    <w:spacing w:after="240" w:before="240" w:lineRule="auto"/>
                    <w:ind w:left="720" w:hanging="360"/>
                    <w:rPr>
                      <w:b w:val="1"/>
                      <w:bCs w:val="1"/>
                    </w:rPr>
                  </w:pPr>
                  <w:r w:rsidDel="00000000" w:rsidR="00000000" w:rsidRPr="00000000">
                    <w:rPr>
                      <w:b w:val="1"/>
                      <w:bCs w:val="1"/>
                      <w:rtl w:val="0"/>
                    </w:rPr>
                    <w:t xml:space="preserve">Education and Youth Engagement</w:t>
                  </w:r>
                </w:p>
                <w:p w:rsidR="00000000" w:rsidDel="00000000" w:rsidP="00000000" w:rsidRDefault="00000000" w:rsidRPr="00000000" w14:paraId="00001EC5">
                  <w:pPr>
                    <w:spacing w:after="240" w:before="240" w:lineRule="auto"/>
                    <w:ind w:left="720" w:firstLine="0"/>
                    <w:rPr/>
                  </w:pPr>
                  <w:r w:rsidDel="00000000" w:rsidR="00000000" w:rsidRPr="00000000">
                    <w:rPr>
                      <w:rtl w:val="0"/>
                    </w:rPr>
                    <w:t xml:space="preserve">Educators play a crucial role in fostering climate literacy and emotional resilience among young people. By integrating social-emotional learning into environmental science lessons, educators empower students to navigate climate-related emotions and engage in environmental stewardship. </w:t>
                  </w:r>
                </w:p>
                <w:p w:rsidR="00000000" w:rsidDel="00000000" w:rsidP="00000000" w:rsidRDefault="00000000" w:rsidRPr="00000000" w14:paraId="00001EC6">
                  <w:pPr>
                    <w:spacing w:after="240" w:before="240" w:lineRule="auto"/>
                    <w:ind w:left="720" w:firstLine="0"/>
                    <w:rPr/>
                  </w:pPr>
                  <w:r w:rsidDel="00000000" w:rsidR="00000000" w:rsidRPr="00000000">
                    <w:rPr>
                      <w:rtl w:val="0"/>
                    </w:rPr>
                    <w:t xml:space="preserve">Frameworks such as </w:t>
                  </w:r>
                  <w:r w:rsidDel="00000000" w:rsidR="00000000" w:rsidRPr="00000000">
                    <w:rPr>
                      <w:b w:val="1"/>
                      <w:bCs w:val="1"/>
                      <w:rtl w:val="0"/>
                    </w:rPr>
                    <w:t xml:space="preserve">Pedagogy of the Oppressed</w:t>
                  </w:r>
                  <w:r w:rsidDel="00000000" w:rsidR="00000000" w:rsidRPr="00000000">
                    <w:rPr>
                      <w:rtl w:val="0"/>
                    </w:rPr>
                    <w:t xml:space="preserve"> and </w:t>
                  </w:r>
                  <w:r w:rsidDel="00000000" w:rsidR="00000000" w:rsidRPr="00000000">
                    <w:rPr>
                      <w:b w:val="1"/>
                      <w:bCs w:val="1"/>
                      <w:rtl w:val="0"/>
                    </w:rPr>
                    <w:t xml:space="preserve">Social-Emotional Learning (SEL)</w:t>
                  </w:r>
                  <w:r w:rsidDel="00000000" w:rsidR="00000000" w:rsidRPr="00000000">
                    <w:rPr>
                      <w:rtl w:val="0"/>
                    </w:rPr>
                    <w:t xml:space="preserve"> provide the necessary strategies to address these educational responsibilities effectively.</w:t>
                  </w:r>
                </w:p>
                <w:p w:rsidR="00000000" w:rsidDel="00000000" w:rsidP="00000000" w:rsidRDefault="00000000" w:rsidRPr="00000000" w14:paraId="00001EC7">
                  <w:pPr>
                    <w:numPr>
                      <w:ilvl w:val="0"/>
                      <w:numId w:val="504"/>
                    </w:numPr>
                    <w:spacing w:after="240" w:before="240" w:lineRule="auto"/>
                    <w:ind w:left="720" w:hanging="360"/>
                    <w:rPr>
                      <w:b w:val="1"/>
                      <w:bCs w:val="1"/>
                    </w:rPr>
                  </w:pPr>
                  <w:r w:rsidDel="00000000" w:rsidR="00000000" w:rsidRPr="00000000">
                    <w:rPr>
                      <w:b w:val="1"/>
                      <w:bCs w:val="1"/>
                      <w:rtl w:val="0"/>
                    </w:rPr>
                    <w:t xml:space="preserve">Urban Planning and Infrastructure</w:t>
                  </w:r>
                </w:p>
                <w:p w:rsidR="00000000" w:rsidDel="00000000" w:rsidP="00000000" w:rsidRDefault="00000000" w:rsidRPr="00000000" w14:paraId="00001EC8">
                  <w:pPr>
                    <w:spacing w:after="240" w:before="240" w:lineRule="auto"/>
                    <w:ind w:left="720" w:firstLine="0"/>
                    <w:rPr/>
                  </w:pPr>
                  <w:r w:rsidDel="00000000" w:rsidR="00000000" w:rsidRPr="00000000">
                    <w:rPr>
                      <w:rtl w:val="0"/>
                    </w:rPr>
                    <w:t xml:space="preserve">Urban planners are responsible for designing climate-resilient cities and infrastructure that mitigate risks like flooding and extreme heat. Incorporating community voices, especially from  vulnerable populations, into planning processes ensures that development is equitable and sustainable. </w:t>
                  </w:r>
                </w:p>
                <w:p w:rsidR="00000000" w:rsidDel="00000000" w:rsidP="00000000" w:rsidRDefault="00000000" w:rsidRPr="00000000" w14:paraId="00001EC9">
                  <w:pPr>
                    <w:spacing w:after="240" w:before="240" w:lineRule="auto"/>
                    <w:ind w:left="720" w:firstLine="0"/>
                    <w:rPr/>
                  </w:pPr>
                  <w:r w:rsidDel="00000000" w:rsidR="00000000" w:rsidRPr="00000000">
                    <w:rPr>
                      <w:rtl w:val="0"/>
                    </w:rPr>
                    <w:t xml:space="preserve">Adhering to the </w:t>
                  </w:r>
                  <w:r w:rsidDel="00000000" w:rsidR="00000000" w:rsidRPr="00000000">
                    <w:rPr>
                      <w:b w:val="1"/>
                      <w:bCs w:val="1"/>
                      <w:rtl w:val="0"/>
                    </w:rPr>
                    <w:t xml:space="preserve">Sustainable Development Goals (SDGs)</w:t>
                  </w:r>
                  <w:r w:rsidDel="00000000" w:rsidR="00000000" w:rsidRPr="00000000">
                    <w:rPr>
                      <w:rtl w:val="0"/>
                    </w:rPr>
                    <w:t xml:space="preserve"> provides a blueprint for achieving these objectives. </w:t>
                  </w:r>
                </w:p>
                <w:p w:rsidR="00000000" w:rsidDel="00000000" w:rsidP="00000000" w:rsidRDefault="00000000" w:rsidRPr="00000000" w14:paraId="00001ECA">
                  <w:pPr>
                    <w:numPr>
                      <w:ilvl w:val="0"/>
                      <w:numId w:val="504"/>
                    </w:numPr>
                    <w:spacing w:after="240" w:before="240" w:lineRule="auto"/>
                    <w:ind w:left="720" w:hanging="360"/>
                    <w:rPr>
                      <w:b w:val="1"/>
                      <w:bCs w:val="1"/>
                    </w:rPr>
                  </w:pPr>
                  <w:r w:rsidDel="00000000" w:rsidR="00000000" w:rsidRPr="00000000">
                    <w:rPr>
                      <w:b w:val="1"/>
                      <w:bCs w:val="1"/>
                      <w:rtl w:val="0"/>
                    </w:rPr>
                    <w:t xml:space="preserve">Business and Industry</w:t>
                  </w:r>
                </w:p>
                <w:p w:rsidR="00000000" w:rsidDel="00000000" w:rsidP="00000000" w:rsidRDefault="00000000" w:rsidRPr="00000000" w14:paraId="00001ECB">
                  <w:pPr>
                    <w:spacing w:after="240" w:before="240" w:lineRule="auto"/>
                    <w:ind w:left="720" w:firstLine="0"/>
                    <w:rPr/>
                  </w:pPr>
                  <w:r w:rsidDel="00000000" w:rsidR="00000000" w:rsidRPr="00000000">
                    <w:rPr>
                      <w:rtl w:val="0"/>
                    </w:rPr>
                    <w:t xml:space="preserve">Professionals in business and industry must reduce carbon footprints, transition to sustainable practices, and prioritize environmental justice. Supporting employees and communities in adapting to climate impacts is also a key responsibility. </w:t>
                  </w:r>
                </w:p>
                <w:p w:rsidR="00000000" w:rsidDel="00000000" w:rsidP="00000000" w:rsidRDefault="00000000" w:rsidRPr="00000000" w14:paraId="00001ECC">
                  <w:pPr>
                    <w:spacing w:after="240" w:before="240" w:lineRule="auto"/>
                    <w:ind w:left="720" w:firstLine="0"/>
                    <w:rPr/>
                  </w:pPr>
                  <w:r w:rsidDel="00000000" w:rsidR="00000000" w:rsidRPr="00000000">
                    <w:rPr>
                      <w:rtl w:val="0"/>
                    </w:rPr>
                    <w:t xml:space="preserve">The </w:t>
                  </w:r>
                  <w:r w:rsidDel="00000000" w:rsidR="00000000" w:rsidRPr="00000000">
                    <w:rPr>
                      <w:b w:val="1"/>
                      <w:bCs w:val="1"/>
                      <w:rtl w:val="0"/>
                    </w:rPr>
                    <w:t xml:space="preserve">Corporate Environmental Responsibility (CER)</w:t>
                  </w:r>
                  <w:r w:rsidDel="00000000" w:rsidR="00000000" w:rsidRPr="00000000">
                    <w:rPr>
                      <w:rtl w:val="0"/>
                    </w:rPr>
                    <w:t xml:space="preserve"> framework guides businesses in promoting sustainability within their operations and supply chains.</w:t>
                  </w:r>
                </w:p>
                <w:p w:rsidR="00000000" w:rsidDel="00000000" w:rsidP="00000000" w:rsidRDefault="00000000" w:rsidRPr="00000000" w14:paraId="00001ECD">
                  <w:pPr>
                    <w:numPr>
                      <w:ilvl w:val="0"/>
                      <w:numId w:val="504"/>
                    </w:numPr>
                    <w:spacing w:after="240" w:before="240" w:lineRule="auto"/>
                    <w:ind w:left="720" w:hanging="360"/>
                    <w:rPr>
                      <w:b w:val="1"/>
                      <w:bCs w:val="1"/>
                    </w:rPr>
                  </w:pPr>
                  <w:r w:rsidDel="00000000" w:rsidR="00000000" w:rsidRPr="00000000">
                    <w:rPr>
                      <w:b w:val="1"/>
                      <w:bCs w:val="1"/>
                      <w:rtl w:val="0"/>
                    </w:rPr>
                    <w:t xml:space="preserve">Governance and Policy</w:t>
                  </w:r>
                </w:p>
                <w:p w:rsidR="00000000" w:rsidDel="00000000" w:rsidP="00000000" w:rsidRDefault="00000000" w:rsidRPr="00000000" w14:paraId="00001ECE">
                  <w:pPr>
                    <w:spacing w:after="240" w:before="240" w:lineRule="auto"/>
                    <w:ind w:left="720" w:firstLine="0"/>
                    <w:rPr/>
                  </w:pPr>
                  <w:r w:rsidDel="00000000" w:rsidR="00000000" w:rsidRPr="00000000">
                    <w:rPr>
                      <w:rtl w:val="0"/>
                    </w:rPr>
                    <w:t xml:space="preserve">Policy makers have the duty to develop regulations that mitigate climate risks and promote adaptation while ensuring equity and inclusivity. Engaging in global cooperation is vital for addressing climate challenges collectively and effectively. </w:t>
                  </w:r>
                </w:p>
                <w:p w:rsidR="00000000" w:rsidDel="00000000" w:rsidP="00000000" w:rsidRDefault="00000000" w:rsidRPr="00000000" w14:paraId="00001ECF">
                  <w:pPr>
                    <w:spacing w:after="240" w:before="240" w:lineRule="auto"/>
                    <w:ind w:left="720" w:firstLine="0"/>
                    <w:rPr/>
                  </w:pPr>
                  <w:r w:rsidDel="00000000" w:rsidR="00000000" w:rsidRPr="00000000">
                    <w:rPr>
                      <w:rtl w:val="0"/>
                    </w:rPr>
                    <w:t xml:space="preserve">Frameworks such as the </w:t>
                  </w:r>
                  <w:hyperlink r:id="rId975">
                    <w:r w:rsidDel="00000000" w:rsidR="00000000" w:rsidRPr="00000000">
                      <w:rPr>
                        <w:b w:val="1"/>
                        <w:bCs w:val="1"/>
                        <w:color w:val="1155cc"/>
                        <w:u w:val="single"/>
                        <w:rtl w:val="0"/>
                      </w:rPr>
                      <w:t xml:space="preserve">Paris Agreement (UNFCCC)</w:t>
                    </w:r>
                  </w:hyperlink>
                  <w:r w:rsidDel="00000000" w:rsidR="00000000" w:rsidRPr="00000000">
                    <w:rPr>
                      <w:rtl w:val="0"/>
                    </w:rPr>
                    <w:t xml:space="preserve"> and </w:t>
                  </w:r>
                  <w:r w:rsidDel="00000000" w:rsidR="00000000" w:rsidRPr="00000000">
                    <w:rPr>
                      <w:b w:val="1"/>
                      <w:bCs w:val="1"/>
                      <w:rtl w:val="0"/>
                    </w:rPr>
                    <w:t xml:space="preserve">Environmental Governance Theories</w:t>
                  </w:r>
                  <w:r w:rsidDel="00000000" w:rsidR="00000000" w:rsidRPr="00000000">
                    <w:rPr>
                      <w:rtl w:val="0"/>
                    </w:rPr>
                    <w:t xml:space="preserve"> emphasize the importance of polycentric governance and community participation in decision-making processes.</w:t>
                  </w:r>
                </w:p>
                <w:p w:rsidR="00000000" w:rsidDel="00000000" w:rsidP="00000000" w:rsidRDefault="00000000" w:rsidRPr="00000000" w14:paraId="00001ED0">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1ED1">
            <w:pPr>
              <w:pStyle w:val="Heading2"/>
              <w:spacing w:after="240" w:before="240" w:lineRule="auto"/>
              <w:rPr/>
            </w:pPr>
            <w:bookmarkStart w:colFirst="0" w:colLast="0" w:name="_g20lzhq7hy5o" w:id="465"/>
            <w:bookmarkEnd w:id="465"/>
            <w:r w:rsidDel="00000000" w:rsidR="00000000" w:rsidRPr="00000000">
              <w:rPr>
                <w:rtl w:val="0"/>
              </w:rPr>
              <w:t xml:space="preserve">Why a Whole-of-Society Approach Is Needed</w:t>
            </w:r>
          </w:p>
          <w:p w:rsidR="00000000" w:rsidDel="00000000" w:rsidP="00000000" w:rsidRDefault="00000000" w:rsidRPr="00000000" w14:paraId="00001ED2">
            <w:pPr>
              <w:spacing w:after="240" w:before="240" w:lineRule="auto"/>
              <w:rPr/>
            </w:pPr>
            <w:r w:rsidDel="00000000" w:rsidR="00000000" w:rsidRPr="00000000">
              <w:rPr>
                <w:rtl w:val="0"/>
              </w:rPr>
              <w:t xml:space="preserve">Addressing climate change requires a unified effort across all sectors due to its widespread and interconnected impacts. A whole-of-society approach ensures that the diverse challenges posed by climate change are met with comprehensive and coordinated strategies.</w:t>
            </w:r>
          </w:p>
          <w:p w:rsidR="00000000" w:rsidDel="00000000" w:rsidP="00000000" w:rsidRDefault="00000000" w:rsidRPr="00000000" w14:paraId="00001ED3">
            <w:pPr>
              <w:spacing w:after="240" w:before="240" w:lineRule="auto"/>
              <w:rPr/>
            </w:pPr>
            <w:r w:rsidDel="00000000" w:rsidR="00000000" w:rsidRPr="00000000">
              <w:rPr>
                <w:rtl w:val="0"/>
              </w:rPr>
              <w:t xml:space="preserve">Climate change impacts all sectors, creating interconnected challenges that a siloed approach cannot adequately address. A whole-of-society approach ensures that professionals, institutions, and communities share the responsibility to mitigate climate impacts and adapt equitably. This collaboration is essential for maintaining equity and justice, as climate change often exacerbates existing social inequities. Additionally, aligning efforts across sectors enhances efficiency, scalability, and resilience, enabling more effective and sustainable solutions.</w:t>
            </w:r>
          </w:p>
          <w:p w:rsidR="00000000" w:rsidDel="00000000" w:rsidP="00000000" w:rsidRDefault="00000000" w:rsidRPr="00000000" w14:paraId="00001ED4">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1ED5">
            <w:pPr>
              <w:widowControl w:val="0"/>
              <w:spacing w:line="240" w:lineRule="auto"/>
              <w:rPr>
                <w:b w:val="1"/>
                <w:bCs w:val="1"/>
              </w:rPr>
            </w:pPr>
            <w:r w:rsidDel="00000000" w:rsidR="00000000" w:rsidRPr="00000000">
              <w:rPr>
                <w:b w:val="1"/>
                <w:bCs w:val="1"/>
                <w:rtl w:val="0"/>
              </w:rPr>
              <w:t xml:space="preserve">Indigenous </w:t>
            </w:r>
            <w:commentRangeStart w:id="377"/>
            <w:r w:rsidDel="00000000" w:rsidR="00000000" w:rsidRPr="00000000">
              <w:rPr>
                <w:b w:val="1"/>
                <w:bCs w:val="1"/>
                <w:rtl w:val="0"/>
              </w:rPr>
              <w:t xml:space="preserve">Perspectives</w:t>
            </w:r>
            <w:commentRangeEnd w:id="377"/>
            <w:r w:rsidDel="00000000" w:rsidR="00000000" w:rsidRPr="00000000">
              <w:commentReference w:id="377"/>
            </w:r>
            <w:r w:rsidDel="00000000" w:rsidR="00000000" w:rsidRPr="00000000">
              <w:rPr>
                <w:rtl w:val="0"/>
              </w:rPr>
            </w:r>
          </w:p>
        </w:tc>
        <w:tc>
          <w:tcPr>
            <w:shd w:fill="d9d2e9" w:val="clear"/>
          </w:tcPr>
          <w:p w:rsidR="00000000" w:rsidDel="00000000" w:rsidP="00000000" w:rsidRDefault="00000000" w:rsidRPr="00000000" w14:paraId="00001ED6">
            <w:pPr>
              <w:spacing w:after="240" w:before="240" w:lineRule="auto"/>
              <w:rPr/>
            </w:pPr>
            <w:r w:rsidDel="00000000" w:rsidR="00000000" w:rsidRPr="00000000">
              <w:rPr>
                <w:rtl w:val="0"/>
              </w:rPr>
              <w:t xml:space="preserve">As you consider professional ethics in the context of climate and mental health, it is important to recognize that Indigenous worldviews have long held relational accountability at the heart of responsibility. Ethical action is not defined solely by outcomes or duties, but by the quality of relationships between people, lands, waters, and future generations. Indigenous ethics call on you to move beyond extractive models of consultation toward practices rooted in reciprocity, humility, and sustained commitment. These teachings encourage questions like: "Whom am I in relation to?" and "What do I owe to those relationships?" rather than only "What is my role?"</w:t>
            </w:r>
          </w:p>
          <w:p w:rsidR="00000000" w:rsidDel="00000000" w:rsidP="00000000" w:rsidRDefault="00000000" w:rsidRPr="00000000" w14:paraId="00001ED7">
            <w:pPr>
              <w:spacing w:after="240" w:before="240" w:lineRule="auto"/>
              <w:rPr/>
            </w:pPr>
            <w:r w:rsidDel="00000000" w:rsidR="00000000" w:rsidRPr="00000000">
              <w:rPr>
                <w:rtl w:val="0"/>
              </w:rPr>
              <w:t xml:space="preserve">Respecting Indigenous knowledge and leadership is not a gesture of inclusion. It is an ethical imperative. For many Indigenous communities, knowledge is not held individually or abstractly. It is carried in land, language, ceremony, and kinship. Honouring this requires upholding Indigenous sovereignty, protecting the right to lead climate and wellness strategies, and supporting knowledge generation that follows Indigenous governance. Ethical professional practice must work to restore trust, return decision-making power, and avoid repeating colonial harms. When ethical frameworks embrace these relational responsibilities, they become not only more just, but more capable of supporting true collective resilience.</w:t>
            </w:r>
          </w:p>
          <w:p w:rsidR="00000000" w:rsidDel="00000000" w:rsidP="00000000" w:rsidRDefault="00000000" w:rsidRPr="00000000" w14:paraId="00001ED8">
            <w:pPr>
              <w:widowControl w:val="0"/>
              <w:spacing w:line="240" w:lineRule="auto"/>
              <w:rPr/>
            </w:pPr>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1ED9">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1EDA">
            <w:pPr>
              <w:numPr>
                <w:ilvl w:val="0"/>
                <w:numId w:val="223"/>
              </w:numPr>
              <w:spacing w:after="0" w:afterAutospacing="0" w:before="240" w:lineRule="auto"/>
              <w:ind w:left="720" w:hanging="360"/>
            </w:pPr>
            <w:r w:rsidDel="00000000" w:rsidR="00000000" w:rsidRPr="00000000">
              <w:rPr>
                <w:rtl w:val="0"/>
              </w:rPr>
              <w:t xml:space="preserve">Professionals across all sectors have an ethical duty to address climate-related mental health impacts.</w:t>
            </w:r>
          </w:p>
          <w:p w:rsidR="00000000" w:rsidDel="00000000" w:rsidP="00000000" w:rsidRDefault="00000000" w:rsidRPr="00000000" w14:paraId="00001EDB">
            <w:pPr>
              <w:numPr>
                <w:ilvl w:val="0"/>
                <w:numId w:val="223"/>
              </w:numPr>
              <w:spacing w:after="0" w:afterAutospacing="0" w:before="0" w:beforeAutospacing="0" w:lineRule="auto"/>
              <w:ind w:left="720" w:hanging="360"/>
            </w:pPr>
            <w:r w:rsidDel="00000000" w:rsidR="00000000" w:rsidRPr="00000000">
              <w:rPr>
                <w:rtl w:val="0"/>
              </w:rPr>
              <w:t xml:space="preserve">Ethical frameworks like the Ethics of Care and the Common Good Framework guide collective responsibility.</w:t>
            </w:r>
          </w:p>
          <w:p w:rsidR="00000000" w:rsidDel="00000000" w:rsidP="00000000" w:rsidRDefault="00000000" w:rsidRPr="00000000" w14:paraId="00001EDC">
            <w:pPr>
              <w:numPr>
                <w:ilvl w:val="0"/>
                <w:numId w:val="223"/>
              </w:numPr>
              <w:spacing w:after="0" w:afterAutospacing="0" w:before="0" w:beforeAutospacing="0" w:lineRule="auto"/>
              <w:ind w:left="720" w:hanging="360"/>
            </w:pPr>
            <w:r w:rsidDel="00000000" w:rsidR="00000000" w:rsidRPr="00000000">
              <w:rPr>
                <w:rtl w:val="0"/>
              </w:rPr>
              <w:t xml:space="preserve">Responsibility theories emphasize the integration of public welfare into professional roles.</w:t>
            </w:r>
          </w:p>
          <w:p w:rsidR="00000000" w:rsidDel="00000000" w:rsidP="00000000" w:rsidRDefault="00000000" w:rsidRPr="00000000" w14:paraId="00001EDD">
            <w:pPr>
              <w:numPr>
                <w:ilvl w:val="0"/>
                <w:numId w:val="223"/>
              </w:numPr>
              <w:spacing w:after="0" w:afterAutospacing="0" w:before="0" w:beforeAutospacing="0" w:lineRule="auto"/>
              <w:ind w:left="720" w:hanging="360"/>
            </w:pPr>
            <w:r w:rsidDel="00000000" w:rsidR="00000000" w:rsidRPr="00000000">
              <w:rPr>
                <w:rtl w:val="0"/>
              </w:rPr>
              <w:t xml:space="preserve">Interdisciplinary collaboration is essential for developing holistic climate adaptation solutions.</w:t>
            </w:r>
          </w:p>
          <w:p w:rsidR="00000000" w:rsidDel="00000000" w:rsidP="00000000" w:rsidRDefault="00000000" w:rsidRPr="00000000" w14:paraId="00001EDE">
            <w:pPr>
              <w:numPr>
                <w:ilvl w:val="0"/>
                <w:numId w:val="223"/>
              </w:numPr>
              <w:spacing w:after="240" w:before="0" w:beforeAutospacing="0" w:lineRule="auto"/>
              <w:ind w:left="720" w:hanging="360"/>
            </w:pPr>
            <w:r w:rsidDel="00000000" w:rsidR="00000000" w:rsidRPr="00000000">
              <w:rPr>
                <w:rtl w:val="0"/>
              </w:rPr>
              <w:t xml:space="preserve">A whole-of-society approach ensures equitable and effective responses to climate challenges.</w:t>
            </w:r>
          </w:p>
          <w:p w:rsidR="00000000" w:rsidDel="00000000" w:rsidP="00000000" w:rsidRDefault="00000000" w:rsidRPr="00000000" w14:paraId="00001EDF">
            <w:pPr>
              <w:spacing w:after="240" w:before="240" w:lineRule="auto"/>
              <w:rPr/>
            </w:pPr>
            <w:r w:rsidDel="00000000" w:rsidR="00000000" w:rsidRPr="00000000">
              <w:rPr>
                <w:rtl w:val="0"/>
              </w:rPr>
              <w:t xml:space="preserve">Embracing professional responsibility and ethics in the face of climate change transforms challenges into opportunities for innovation and justice. By fostering collaboration and adhering to ethical principles, professionals can contribute to resilient and equitable communities, honoring their duty to both current and future generations.</w:t>
            </w:r>
          </w:p>
        </w:tc>
      </w:tr>
      <w:tr>
        <w:trPr>
          <w:cantSplit w:val="0"/>
          <w:tblHeader w:val="0"/>
        </w:trPr>
        <w:tc>
          <w:tcPr>
            <w:shd w:fill="a4c2f4" w:val="clear"/>
          </w:tcPr>
          <w:p w:rsidR="00000000" w:rsidDel="00000000" w:rsidP="00000000" w:rsidRDefault="00000000" w:rsidRPr="00000000" w14:paraId="00001EE0">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1EE1">
            <w:pPr>
              <w:spacing w:after="240" w:before="240" w:lineRule="auto"/>
              <w:rPr/>
            </w:pPr>
            <w:r w:rsidDel="00000000" w:rsidR="00000000" w:rsidRPr="00000000">
              <w:rPr>
                <w:rtl w:val="0"/>
              </w:rPr>
              <w:t xml:space="preserve">Below are active learning activities that you can use to enhance your learning experience for the content presented in this module. One version is designed to be done on your own and the other is designed to be done with others.</w:t>
            </w:r>
          </w:p>
          <w:p w:rsidR="00000000" w:rsidDel="00000000" w:rsidP="00000000" w:rsidRDefault="00000000" w:rsidRPr="00000000" w14:paraId="00001EE2">
            <w:pPr>
              <w:pStyle w:val="Heading2"/>
              <w:spacing w:after="240" w:before="240" w:lineRule="auto"/>
              <w:rPr/>
            </w:pPr>
            <w:bookmarkStart w:colFirst="0" w:colLast="0" w:name="_845merrv5auz" w:id="466"/>
            <w:bookmarkEnd w:id="466"/>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1EE3">
            <w:pPr>
              <w:spacing w:after="240" w:before="240" w:lineRule="auto"/>
              <w:rPr/>
            </w:pPr>
            <w:r w:rsidDel="00000000" w:rsidR="00000000" w:rsidRPr="00000000">
              <w:rPr>
                <w:b w:val="1"/>
                <w:bCs w:val="1"/>
                <w:rtl w:val="0"/>
              </w:rPr>
              <w:t xml:space="preserve">Objective: </w:t>
            </w:r>
            <w:r w:rsidDel="00000000" w:rsidR="00000000" w:rsidRPr="00000000">
              <w:rPr>
                <w:rtl w:val="0"/>
              </w:rPr>
              <w:t xml:space="preserve">Learners will critically engage with ethical frameworks and professional responsibility theories to create a sector-specific action plan addressing climate-related mental health challenges. They will reflect on interdisciplinary collaboration, equity, and justice in their professional roles.</w:t>
            </w:r>
          </w:p>
          <w:p w:rsidR="00000000" w:rsidDel="00000000" w:rsidP="00000000" w:rsidRDefault="00000000" w:rsidRPr="00000000" w14:paraId="00001EE4">
            <w:pPr>
              <w:spacing w:after="240" w:before="240" w:lineRule="auto"/>
              <w:rPr>
                <w:u w:val="single"/>
              </w:rPr>
            </w:pPr>
            <w:r w:rsidDel="00000000" w:rsidR="00000000" w:rsidRPr="00000000">
              <w:rPr>
                <w:u w:val="single"/>
                <w:rtl w:val="0"/>
              </w:rPr>
              <w:t xml:space="preserve">Instructions:</w:t>
            </w:r>
          </w:p>
          <w:p w:rsidR="00000000" w:rsidDel="00000000" w:rsidP="00000000" w:rsidRDefault="00000000" w:rsidRPr="00000000" w14:paraId="00001EE5">
            <w:pPr>
              <w:numPr>
                <w:ilvl w:val="0"/>
                <w:numId w:val="120"/>
              </w:numPr>
              <w:spacing w:after="0" w:afterAutospacing="0" w:before="240" w:lineRule="auto"/>
              <w:ind w:left="720" w:hanging="360"/>
            </w:pPr>
            <w:r w:rsidDel="00000000" w:rsidR="00000000" w:rsidRPr="00000000">
              <w:rPr>
                <w:b w:val="1"/>
                <w:bCs w:val="1"/>
                <w:rtl w:val="0"/>
              </w:rPr>
              <w:t xml:space="preserve">Explore Ethical Frameworks (20 minutes):</w:t>
            </w:r>
          </w:p>
          <w:p w:rsidR="00000000" w:rsidDel="00000000" w:rsidP="00000000" w:rsidRDefault="00000000" w:rsidRPr="00000000" w14:paraId="00001EE6">
            <w:pPr>
              <w:numPr>
                <w:ilvl w:val="1"/>
                <w:numId w:val="120"/>
              </w:numPr>
              <w:spacing w:after="0" w:afterAutospacing="0" w:before="0" w:beforeAutospacing="0" w:lineRule="auto"/>
              <w:ind w:left="1440" w:hanging="360"/>
            </w:pPr>
            <w:r w:rsidDel="00000000" w:rsidR="00000000" w:rsidRPr="00000000">
              <w:rPr>
                <w:rtl w:val="0"/>
              </w:rPr>
              <w:t xml:space="preserve">Review ethical frameworks like the Ethics of Care, Common Good Framework, or Responsibility Theories.</w:t>
            </w:r>
          </w:p>
          <w:p w:rsidR="00000000" w:rsidDel="00000000" w:rsidP="00000000" w:rsidRDefault="00000000" w:rsidRPr="00000000" w14:paraId="00001EE7">
            <w:pPr>
              <w:numPr>
                <w:ilvl w:val="1"/>
                <w:numId w:val="120"/>
              </w:numPr>
              <w:spacing w:after="0" w:afterAutospacing="0" w:before="0" w:beforeAutospacing="0" w:lineRule="auto"/>
              <w:ind w:left="1440" w:hanging="360"/>
            </w:pPr>
            <w:r w:rsidDel="00000000" w:rsidR="00000000" w:rsidRPr="00000000">
              <w:rPr>
                <w:rtl w:val="0"/>
              </w:rPr>
              <w:t xml:space="preserve">Reflect on which framework resonates most with your professional sector or interests (e.g., healthcare, education, urban planning, governance).</w:t>
            </w:r>
          </w:p>
          <w:p w:rsidR="00000000" w:rsidDel="00000000" w:rsidP="00000000" w:rsidRDefault="00000000" w:rsidRPr="00000000" w14:paraId="00001EE8">
            <w:pPr>
              <w:numPr>
                <w:ilvl w:val="0"/>
                <w:numId w:val="120"/>
              </w:numPr>
              <w:spacing w:after="0" w:afterAutospacing="0" w:before="0" w:beforeAutospacing="0" w:lineRule="auto"/>
              <w:ind w:left="720" w:hanging="360"/>
            </w:pPr>
            <w:r w:rsidDel="00000000" w:rsidR="00000000" w:rsidRPr="00000000">
              <w:rPr>
                <w:b w:val="1"/>
                <w:bCs w:val="1"/>
                <w:rtl w:val="0"/>
              </w:rPr>
              <w:t xml:space="preserve">Identify a Climate-Mental Health Challenge (15 minutes):</w:t>
            </w:r>
          </w:p>
          <w:p w:rsidR="00000000" w:rsidDel="00000000" w:rsidP="00000000" w:rsidRDefault="00000000" w:rsidRPr="00000000" w14:paraId="00001EE9">
            <w:pPr>
              <w:numPr>
                <w:ilvl w:val="1"/>
                <w:numId w:val="120"/>
              </w:numPr>
              <w:spacing w:after="0" w:afterAutospacing="0" w:before="0" w:beforeAutospacing="0" w:lineRule="auto"/>
              <w:ind w:left="1440" w:hanging="360"/>
            </w:pPr>
            <w:r w:rsidDel="00000000" w:rsidR="00000000" w:rsidRPr="00000000">
              <w:rPr>
                <w:rtl w:val="0"/>
              </w:rPr>
              <w:t xml:space="preserve">Select a specific climate-related mental health issue relevant to your field (e.g., eco-anxiety in students for educators, disaster trauma for healthcare professionals, urban heat stress for urban planners).</w:t>
            </w:r>
          </w:p>
          <w:p w:rsidR="00000000" w:rsidDel="00000000" w:rsidP="00000000" w:rsidRDefault="00000000" w:rsidRPr="00000000" w14:paraId="00001EEA">
            <w:pPr>
              <w:numPr>
                <w:ilvl w:val="0"/>
                <w:numId w:val="120"/>
              </w:numPr>
              <w:spacing w:after="0" w:afterAutospacing="0" w:before="0" w:beforeAutospacing="0" w:lineRule="auto"/>
              <w:ind w:left="720" w:hanging="360"/>
            </w:pPr>
            <w:r w:rsidDel="00000000" w:rsidR="00000000" w:rsidRPr="00000000">
              <w:rPr>
                <w:b w:val="1"/>
                <w:bCs w:val="1"/>
                <w:rtl w:val="0"/>
              </w:rPr>
              <w:t xml:space="preserve">Draft an Ethical Action Plan (30 minutes):</w:t>
            </w:r>
          </w:p>
          <w:p w:rsidR="00000000" w:rsidDel="00000000" w:rsidP="00000000" w:rsidRDefault="00000000" w:rsidRPr="00000000" w14:paraId="00001EEB">
            <w:pPr>
              <w:numPr>
                <w:ilvl w:val="1"/>
                <w:numId w:val="120"/>
              </w:numPr>
              <w:spacing w:after="0" w:afterAutospacing="0" w:before="0" w:beforeAutospacing="0" w:lineRule="auto"/>
              <w:ind w:left="1440" w:hanging="360"/>
            </w:pPr>
            <w:r w:rsidDel="00000000" w:rsidR="00000000" w:rsidRPr="00000000">
              <w:rPr>
                <w:rtl w:val="0"/>
              </w:rPr>
              <w:t xml:space="preserve">Create a plan outlining how your sector can address the selected challenge, integrating ethical principles and interdisciplinary collaboration. Include:</w:t>
            </w:r>
          </w:p>
          <w:p w:rsidR="00000000" w:rsidDel="00000000" w:rsidP="00000000" w:rsidRDefault="00000000" w:rsidRPr="00000000" w14:paraId="00001EEC">
            <w:pPr>
              <w:numPr>
                <w:ilvl w:val="2"/>
                <w:numId w:val="120"/>
              </w:numPr>
              <w:spacing w:after="0" w:afterAutospacing="0" w:before="0" w:beforeAutospacing="0" w:lineRule="auto"/>
              <w:ind w:left="2160" w:hanging="360"/>
            </w:pPr>
            <w:r w:rsidDel="00000000" w:rsidR="00000000" w:rsidRPr="00000000">
              <w:rPr>
                <w:b w:val="1"/>
                <w:bCs w:val="1"/>
                <w:rtl w:val="0"/>
              </w:rPr>
              <w:t xml:space="preserve">Problem Identification:</w:t>
            </w:r>
            <w:r w:rsidDel="00000000" w:rsidR="00000000" w:rsidRPr="00000000">
              <w:rPr>
                <w:rtl w:val="0"/>
              </w:rPr>
              <w:t xml:space="preserve"> Describe the challenge and its mental health implications.</w:t>
            </w:r>
          </w:p>
          <w:p w:rsidR="00000000" w:rsidDel="00000000" w:rsidP="00000000" w:rsidRDefault="00000000" w:rsidRPr="00000000" w14:paraId="00001EED">
            <w:pPr>
              <w:numPr>
                <w:ilvl w:val="2"/>
                <w:numId w:val="120"/>
              </w:numPr>
              <w:spacing w:after="0" w:afterAutospacing="0" w:before="0" w:beforeAutospacing="0" w:lineRule="auto"/>
              <w:ind w:left="2160" w:hanging="360"/>
            </w:pPr>
            <w:r w:rsidDel="00000000" w:rsidR="00000000" w:rsidRPr="00000000">
              <w:rPr>
                <w:b w:val="1"/>
                <w:bCs w:val="1"/>
                <w:rtl w:val="0"/>
              </w:rPr>
              <w:t xml:space="preserve">Ethical Considerations:</w:t>
            </w:r>
            <w:r w:rsidDel="00000000" w:rsidR="00000000" w:rsidRPr="00000000">
              <w:rPr>
                <w:rtl w:val="0"/>
              </w:rPr>
              <w:t xml:space="preserve"> Explain how ethical frameworks guide your approach (e.g., equity, care, justice).</w:t>
            </w:r>
          </w:p>
          <w:p w:rsidR="00000000" w:rsidDel="00000000" w:rsidP="00000000" w:rsidRDefault="00000000" w:rsidRPr="00000000" w14:paraId="00001EEE">
            <w:pPr>
              <w:numPr>
                <w:ilvl w:val="2"/>
                <w:numId w:val="120"/>
              </w:numPr>
              <w:spacing w:after="0" w:afterAutospacing="0" w:before="0" w:beforeAutospacing="0" w:lineRule="auto"/>
              <w:ind w:left="2160" w:hanging="360"/>
            </w:pPr>
            <w:r w:rsidDel="00000000" w:rsidR="00000000" w:rsidRPr="00000000">
              <w:rPr>
                <w:b w:val="1"/>
                <w:bCs w:val="1"/>
                <w:rtl w:val="0"/>
              </w:rPr>
              <w:t xml:space="preserve">Proposed Actions:</w:t>
            </w:r>
            <w:r w:rsidDel="00000000" w:rsidR="00000000" w:rsidRPr="00000000">
              <w:rPr>
                <w:rtl w:val="0"/>
              </w:rPr>
              <w:t xml:space="preserve"> Develop actionable steps, such as policies, programs, or outreach.</w:t>
            </w:r>
          </w:p>
          <w:p w:rsidR="00000000" w:rsidDel="00000000" w:rsidP="00000000" w:rsidRDefault="00000000" w:rsidRPr="00000000" w14:paraId="00001EEF">
            <w:pPr>
              <w:numPr>
                <w:ilvl w:val="2"/>
                <w:numId w:val="120"/>
              </w:numPr>
              <w:spacing w:after="0" w:afterAutospacing="0" w:before="0" w:beforeAutospacing="0" w:lineRule="auto"/>
              <w:ind w:left="2160" w:hanging="360"/>
            </w:pPr>
            <w:r w:rsidDel="00000000" w:rsidR="00000000" w:rsidRPr="00000000">
              <w:rPr>
                <w:b w:val="1"/>
                <w:bCs w:val="1"/>
                <w:rtl w:val="0"/>
              </w:rPr>
              <w:t xml:space="preserve">Collaborative Partners:</w:t>
            </w:r>
            <w:r w:rsidDel="00000000" w:rsidR="00000000" w:rsidRPr="00000000">
              <w:rPr>
                <w:rtl w:val="0"/>
              </w:rPr>
              <w:t xml:space="preserve"> Identify other sectors or professionals to involve and explain their role.</w:t>
            </w:r>
          </w:p>
          <w:p w:rsidR="00000000" w:rsidDel="00000000" w:rsidP="00000000" w:rsidRDefault="00000000" w:rsidRPr="00000000" w14:paraId="00001EF0">
            <w:pPr>
              <w:numPr>
                <w:ilvl w:val="2"/>
                <w:numId w:val="120"/>
              </w:numPr>
              <w:spacing w:after="0" w:afterAutospacing="0" w:before="0" w:beforeAutospacing="0" w:lineRule="auto"/>
              <w:ind w:left="2160" w:hanging="360"/>
            </w:pPr>
            <w:r w:rsidDel="00000000" w:rsidR="00000000" w:rsidRPr="00000000">
              <w:rPr>
                <w:b w:val="1"/>
                <w:bCs w:val="1"/>
                <w:rtl w:val="0"/>
              </w:rPr>
              <w:t xml:space="preserve">Evaluation:</w:t>
            </w:r>
            <w:r w:rsidDel="00000000" w:rsidR="00000000" w:rsidRPr="00000000">
              <w:rPr>
                <w:rtl w:val="0"/>
              </w:rPr>
              <w:t xml:space="preserve"> Outline metrics for success (e.g., increased access to mental health resources, reduced disparities).</w:t>
            </w:r>
          </w:p>
          <w:p w:rsidR="00000000" w:rsidDel="00000000" w:rsidP="00000000" w:rsidRDefault="00000000" w:rsidRPr="00000000" w14:paraId="00001EF1">
            <w:pPr>
              <w:numPr>
                <w:ilvl w:val="0"/>
                <w:numId w:val="120"/>
              </w:numPr>
              <w:spacing w:after="0" w:afterAutospacing="0" w:before="0" w:beforeAutospacing="0" w:lineRule="auto"/>
              <w:ind w:left="720" w:hanging="360"/>
            </w:pPr>
            <w:r w:rsidDel="00000000" w:rsidR="00000000" w:rsidRPr="00000000">
              <w:rPr>
                <w:b w:val="1"/>
                <w:bCs w:val="1"/>
                <w:rtl w:val="0"/>
              </w:rPr>
              <w:t xml:space="preserve">Reflection (10 minutes):</w:t>
            </w:r>
          </w:p>
          <w:p w:rsidR="00000000" w:rsidDel="00000000" w:rsidP="00000000" w:rsidRDefault="00000000" w:rsidRPr="00000000" w14:paraId="00001EF2">
            <w:pPr>
              <w:numPr>
                <w:ilvl w:val="1"/>
                <w:numId w:val="120"/>
              </w:numPr>
              <w:spacing w:after="240" w:before="0" w:beforeAutospacing="0" w:lineRule="auto"/>
              <w:ind w:left="1440" w:hanging="360"/>
            </w:pPr>
            <w:r w:rsidDel="00000000" w:rsidR="00000000" w:rsidRPr="00000000">
              <w:rPr>
                <w:rtl w:val="0"/>
              </w:rPr>
              <w:t xml:space="preserve">Reflect on potential barriers to implementing your plan and how these can be addressed.</w:t>
            </w:r>
          </w:p>
          <w:p w:rsidR="00000000" w:rsidDel="00000000" w:rsidP="00000000" w:rsidRDefault="00000000" w:rsidRPr="00000000" w14:paraId="00001EF3">
            <w:pPr>
              <w:pStyle w:val="Heading2"/>
              <w:spacing w:after="240" w:before="240" w:lineRule="auto"/>
              <w:rPr/>
            </w:pPr>
            <w:bookmarkStart w:colFirst="0" w:colLast="0" w:name="_ebfsnbmujwvv" w:id="467"/>
            <w:bookmarkEnd w:id="467"/>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1EF4">
            <w:pPr>
              <w:spacing w:after="240" w:before="240" w:lineRule="auto"/>
              <w:rPr/>
            </w:pPr>
            <w:r w:rsidDel="00000000" w:rsidR="00000000" w:rsidRPr="00000000">
              <w:rPr>
                <w:b w:val="1"/>
                <w:bCs w:val="1"/>
                <w:rtl w:val="0"/>
              </w:rPr>
              <w:t xml:space="preserve">Objective: </w:t>
            </w:r>
            <w:r w:rsidDel="00000000" w:rsidR="00000000" w:rsidRPr="00000000">
              <w:rPr>
                <w:rtl w:val="0"/>
              </w:rPr>
              <w:t xml:space="preserve">Participants will work collaboratively to design a sector-specific ethical framework and action plan for addressing climate-related mental health impacts, emphasizing interdisciplinary collaboration and equity.</w:t>
            </w:r>
          </w:p>
          <w:p w:rsidR="00000000" w:rsidDel="00000000" w:rsidP="00000000" w:rsidRDefault="00000000" w:rsidRPr="00000000" w14:paraId="00001EF5">
            <w:pPr>
              <w:spacing w:after="240" w:before="240" w:lineRule="auto"/>
              <w:rPr/>
            </w:pPr>
            <w:r w:rsidDel="00000000" w:rsidR="00000000" w:rsidRPr="00000000">
              <w:rPr>
                <w:b w:val="1"/>
                <w:bCs w:val="1"/>
                <w:rtl w:val="0"/>
              </w:rPr>
              <w:t xml:space="preserve">Time Allocation:</w:t>
            </w:r>
            <w:r w:rsidDel="00000000" w:rsidR="00000000" w:rsidRPr="00000000">
              <w:rPr>
                <w:rtl w:val="0"/>
              </w:rPr>
              <w:t xml:space="preserve"> 90 minutes.</w:t>
            </w:r>
          </w:p>
          <w:p w:rsidR="00000000" w:rsidDel="00000000" w:rsidP="00000000" w:rsidRDefault="00000000" w:rsidRPr="00000000" w14:paraId="00001EF6">
            <w:pPr>
              <w:spacing w:after="240" w:before="240" w:lineRule="auto"/>
              <w:rPr>
                <w:u w:val="single"/>
              </w:rPr>
            </w:pPr>
            <w:r w:rsidDel="00000000" w:rsidR="00000000" w:rsidRPr="00000000">
              <w:rPr>
                <w:u w:val="single"/>
                <w:rtl w:val="0"/>
              </w:rPr>
              <w:t xml:space="preserve">Facilitator Instructions:</w:t>
            </w:r>
          </w:p>
          <w:p w:rsidR="00000000" w:rsidDel="00000000" w:rsidP="00000000" w:rsidRDefault="00000000" w:rsidRPr="00000000" w14:paraId="00001EF7">
            <w:pPr>
              <w:numPr>
                <w:ilvl w:val="0"/>
                <w:numId w:val="31"/>
              </w:numPr>
              <w:spacing w:after="0" w:afterAutospacing="0" w:before="240" w:lineRule="auto"/>
              <w:ind w:left="720" w:hanging="360"/>
            </w:pPr>
            <w:r w:rsidDel="00000000" w:rsidR="00000000" w:rsidRPr="00000000">
              <w:rPr>
                <w:b w:val="1"/>
                <w:bCs w:val="1"/>
                <w:rtl w:val="0"/>
              </w:rPr>
              <w:t xml:space="preserve">Introduction to Ethical Frameworks (10 minutes):</w:t>
            </w:r>
          </w:p>
          <w:p w:rsidR="00000000" w:rsidDel="00000000" w:rsidP="00000000" w:rsidRDefault="00000000" w:rsidRPr="00000000" w14:paraId="00001EF8">
            <w:pPr>
              <w:numPr>
                <w:ilvl w:val="1"/>
                <w:numId w:val="31"/>
              </w:numPr>
              <w:spacing w:after="0" w:afterAutospacing="0" w:before="0" w:beforeAutospacing="0" w:lineRule="auto"/>
              <w:ind w:left="1440" w:hanging="360"/>
            </w:pPr>
            <w:r w:rsidDel="00000000" w:rsidR="00000000" w:rsidRPr="00000000">
              <w:rPr>
                <w:rtl w:val="0"/>
              </w:rPr>
              <w:t xml:space="preserve">Present a brief overview of relevant ethical frameworks (e.g., Ethics of Care, Common Good Framework).</w:t>
            </w:r>
          </w:p>
          <w:p w:rsidR="00000000" w:rsidDel="00000000" w:rsidP="00000000" w:rsidRDefault="00000000" w:rsidRPr="00000000" w14:paraId="00001EF9">
            <w:pPr>
              <w:numPr>
                <w:ilvl w:val="1"/>
                <w:numId w:val="31"/>
              </w:numPr>
              <w:spacing w:after="0" w:afterAutospacing="0" w:before="0" w:beforeAutospacing="0" w:lineRule="auto"/>
              <w:ind w:left="1440" w:hanging="360"/>
            </w:pPr>
            <w:r w:rsidDel="00000000" w:rsidR="00000000" w:rsidRPr="00000000">
              <w:rPr>
                <w:rtl w:val="0"/>
              </w:rPr>
              <w:t xml:space="preserve">Discuss the importance of interdisciplinary collaboration and a whole-of-society approach to climate adaptation.</w:t>
            </w:r>
          </w:p>
          <w:p w:rsidR="00000000" w:rsidDel="00000000" w:rsidP="00000000" w:rsidRDefault="00000000" w:rsidRPr="00000000" w14:paraId="00001EFA">
            <w:pPr>
              <w:numPr>
                <w:ilvl w:val="0"/>
                <w:numId w:val="31"/>
              </w:numPr>
              <w:spacing w:after="0" w:afterAutospacing="0" w:before="0" w:beforeAutospacing="0" w:lineRule="auto"/>
              <w:ind w:left="720" w:hanging="360"/>
            </w:pPr>
            <w:r w:rsidDel="00000000" w:rsidR="00000000" w:rsidRPr="00000000">
              <w:rPr>
                <w:b w:val="1"/>
                <w:bCs w:val="1"/>
                <w:rtl w:val="0"/>
              </w:rPr>
              <w:t xml:space="preserve">Case Study Brainstorming (10 minutes):</w:t>
            </w:r>
          </w:p>
          <w:p w:rsidR="00000000" w:rsidDel="00000000" w:rsidP="00000000" w:rsidRDefault="00000000" w:rsidRPr="00000000" w14:paraId="00001EFB">
            <w:pPr>
              <w:numPr>
                <w:ilvl w:val="1"/>
                <w:numId w:val="31"/>
              </w:numPr>
              <w:spacing w:after="0" w:afterAutospacing="0" w:before="0" w:beforeAutospacing="0" w:lineRule="auto"/>
              <w:ind w:left="1440" w:hanging="360"/>
            </w:pPr>
            <w:r w:rsidDel="00000000" w:rsidR="00000000" w:rsidRPr="00000000">
              <w:rPr>
                <w:rtl w:val="0"/>
              </w:rPr>
              <w:t xml:space="preserve">Divide participants into small groups based on professional sectors (e.g., healthcare, education, urban planning, governance).</w:t>
            </w:r>
          </w:p>
          <w:p w:rsidR="00000000" w:rsidDel="00000000" w:rsidP="00000000" w:rsidRDefault="00000000" w:rsidRPr="00000000" w14:paraId="00001EFC">
            <w:pPr>
              <w:numPr>
                <w:ilvl w:val="1"/>
                <w:numId w:val="31"/>
              </w:numPr>
              <w:spacing w:after="0" w:afterAutospacing="0" w:before="0" w:beforeAutospacing="0" w:lineRule="auto"/>
              <w:ind w:left="1440" w:hanging="360"/>
            </w:pPr>
            <w:r w:rsidDel="00000000" w:rsidR="00000000" w:rsidRPr="00000000">
              <w:rPr>
                <w:rtl w:val="0"/>
              </w:rPr>
              <w:t xml:space="preserve">Assign each group a case study (e.g., mental health impacts of a flood, eco-anxiety in schools, urban heat stress, community displacement due to sea-level rise).</w:t>
            </w:r>
          </w:p>
          <w:p w:rsidR="00000000" w:rsidDel="00000000" w:rsidP="00000000" w:rsidRDefault="00000000" w:rsidRPr="00000000" w14:paraId="00001EFD">
            <w:pPr>
              <w:numPr>
                <w:ilvl w:val="0"/>
                <w:numId w:val="31"/>
              </w:numPr>
              <w:spacing w:after="0" w:afterAutospacing="0" w:before="0" w:beforeAutospacing="0" w:lineRule="auto"/>
              <w:ind w:left="720" w:hanging="360"/>
            </w:pPr>
            <w:r w:rsidDel="00000000" w:rsidR="00000000" w:rsidRPr="00000000">
              <w:rPr>
                <w:b w:val="1"/>
                <w:bCs w:val="1"/>
                <w:rtl w:val="0"/>
              </w:rPr>
              <w:t xml:space="preserve">Developing an Ethical Action Plan (30 minutes):</w:t>
            </w:r>
          </w:p>
          <w:p w:rsidR="00000000" w:rsidDel="00000000" w:rsidP="00000000" w:rsidRDefault="00000000" w:rsidRPr="00000000" w14:paraId="00001EFE">
            <w:pPr>
              <w:numPr>
                <w:ilvl w:val="1"/>
                <w:numId w:val="31"/>
              </w:numPr>
              <w:spacing w:after="0" w:afterAutospacing="0" w:before="0" w:beforeAutospacing="0" w:lineRule="auto"/>
              <w:ind w:left="1440" w:hanging="360"/>
            </w:pPr>
            <w:r w:rsidDel="00000000" w:rsidR="00000000" w:rsidRPr="00000000">
              <w:rPr>
                <w:rtl w:val="0"/>
              </w:rPr>
              <w:t xml:space="preserve">Each group designs an action plan for their case study, including:</w:t>
            </w:r>
          </w:p>
          <w:p w:rsidR="00000000" w:rsidDel="00000000" w:rsidP="00000000" w:rsidRDefault="00000000" w:rsidRPr="00000000" w14:paraId="00001EFF">
            <w:pPr>
              <w:numPr>
                <w:ilvl w:val="2"/>
                <w:numId w:val="31"/>
              </w:numPr>
              <w:spacing w:after="0" w:afterAutospacing="0" w:before="0" w:beforeAutospacing="0" w:lineRule="auto"/>
              <w:ind w:left="2160" w:hanging="360"/>
            </w:pPr>
            <w:r w:rsidDel="00000000" w:rsidR="00000000" w:rsidRPr="00000000">
              <w:rPr>
                <w:b w:val="1"/>
                <w:bCs w:val="1"/>
                <w:rtl w:val="0"/>
              </w:rPr>
              <w:t xml:space="preserve">Problem Statement:</w:t>
            </w:r>
            <w:r w:rsidDel="00000000" w:rsidR="00000000" w:rsidRPr="00000000">
              <w:rPr>
                <w:rtl w:val="0"/>
              </w:rPr>
              <w:t xml:space="preserve"> What is the climate-related mental health issue?</w:t>
            </w:r>
          </w:p>
          <w:p w:rsidR="00000000" w:rsidDel="00000000" w:rsidP="00000000" w:rsidRDefault="00000000" w:rsidRPr="00000000" w14:paraId="00001F00">
            <w:pPr>
              <w:numPr>
                <w:ilvl w:val="2"/>
                <w:numId w:val="31"/>
              </w:numPr>
              <w:spacing w:after="0" w:afterAutospacing="0" w:before="0" w:beforeAutospacing="0" w:lineRule="auto"/>
              <w:ind w:left="2160" w:hanging="360"/>
            </w:pPr>
            <w:r w:rsidDel="00000000" w:rsidR="00000000" w:rsidRPr="00000000">
              <w:rPr>
                <w:b w:val="1"/>
                <w:bCs w:val="1"/>
                <w:rtl w:val="0"/>
              </w:rPr>
              <w:t xml:space="preserve">Ethical Principles:</w:t>
            </w:r>
            <w:r w:rsidDel="00000000" w:rsidR="00000000" w:rsidRPr="00000000">
              <w:rPr>
                <w:rtl w:val="0"/>
              </w:rPr>
              <w:t xml:space="preserve"> Which frameworks or theories guide your approach?</w:t>
            </w:r>
          </w:p>
          <w:p w:rsidR="00000000" w:rsidDel="00000000" w:rsidP="00000000" w:rsidRDefault="00000000" w:rsidRPr="00000000" w14:paraId="00001F01">
            <w:pPr>
              <w:numPr>
                <w:ilvl w:val="2"/>
                <w:numId w:val="31"/>
              </w:numPr>
              <w:spacing w:after="0" w:afterAutospacing="0" w:before="0" w:beforeAutospacing="0" w:lineRule="auto"/>
              <w:ind w:left="2160" w:hanging="360"/>
            </w:pPr>
            <w:r w:rsidDel="00000000" w:rsidR="00000000" w:rsidRPr="00000000">
              <w:rPr>
                <w:b w:val="1"/>
                <w:bCs w:val="1"/>
                <w:rtl w:val="0"/>
              </w:rPr>
              <w:t xml:space="preserve">Sector-Specific Actions:</w:t>
            </w:r>
            <w:r w:rsidDel="00000000" w:rsidR="00000000" w:rsidRPr="00000000">
              <w:rPr>
                <w:rtl w:val="0"/>
              </w:rPr>
              <w:t xml:space="preserve"> What can your sector do to address the issue?</w:t>
            </w:r>
          </w:p>
          <w:p w:rsidR="00000000" w:rsidDel="00000000" w:rsidP="00000000" w:rsidRDefault="00000000" w:rsidRPr="00000000" w14:paraId="00001F02">
            <w:pPr>
              <w:numPr>
                <w:ilvl w:val="2"/>
                <w:numId w:val="31"/>
              </w:numPr>
              <w:spacing w:after="0" w:afterAutospacing="0" w:before="0" w:beforeAutospacing="0" w:lineRule="auto"/>
              <w:ind w:left="2160" w:hanging="360"/>
            </w:pPr>
            <w:r w:rsidDel="00000000" w:rsidR="00000000" w:rsidRPr="00000000">
              <w:rPr>
                <w:b w:val="1"/>
                <w:bCs w:val="1"/>
                <w:rtl w:val="0"/>
              </w:rPr>
              <w:t xml:space="preserve">Collaborative Strategies:</w:t>
            </w:r>
            <w:r w:rsidDel="00000000" w:rsidR="00000000" w:rsidRPr="00000000">
              <w:rPr>
                <w:rtl w:val="0"/>
              </w:rPr>
              <w:t xml:space="preserve"> How will you involve other sectors or groups?</w:t>
            </w:r>
          </w:p>
          <w:p w:rsidR="00000000" w:rsidDel="00000000" w:rsidP="00000000" w:rsidRDefault="00000000" w:rsidRPr="00000000" w14:paraId="00001F03">
            <w:pPr>
              <w:numPr>
                <w:ilvl w:val="2"/>
                <w:numId w:val="31"/>
              </w:numPr>
              <w:spacing w:after="0" w:afterAutospacing="0" w:before="0" w:beforeAutospacing="0" w:lineRule="auto"/>
              <w:ind w:left="2160" w:hanging="360"/>
            </w:pPr>
            <w:r w:rsidDel="00000000" w:rsidR="00000000" w:rsidRPr="00000000">
              <w:rPr>
                <w:b w:val="1"/>
                <w:bCs w:val="1"/>
                <w:rtl w:val="0"/>
              </w:rPr>
              <w:t xml:space="preserve">Equity Focus:</w:t>
            </w:r>
            <w:r w:rsidDel="00000000" w:rsidR="00000000" w:rsidRPr="00000000">
              <w:rPr>
                <w:rtl w:val="0"/>
              </w:rPr>
              <w:t xml:space="preserve"> How will you ensure the most</w:t>
            </w:r>
            <w:r w:rsidDel="00000000" w:rsidR="00000000" w:rsidRPr="00000000">
              <w:rPr>
                <w:rtl w:val="0"/>
              </w:rPr>
              <w:t xml:space="preserve"> vulnerable</w:t>
            </w:r>
            <w:r w:rsidDel="00000000" w:rsidR="00000000" w:rsidRPr="00000000">
              <w:rPr>
                <w:rtl w:val="0"/>
              </w:rPr>
              <w:t xml:space="preserve"> populations are supported?</w:t>
            </w:r>
          </w:p>
          <w:p w:rsidR="00000000" w:rsidDel="00000000" w:rsidP="00000000" w:rsidRDefault="00000000" w:rsidRPr="00000000" w14:paraId="00001F04">
            <w:pPr>
              <w:numPr>
                <w:ilvl w:val="0"/>
                <w:numId w:val="31"/>
              </w:numPr>
              <w:spacing w:after="0" w:afterAutospacing="0" w:before="0" w:beforeAutospacing="0" w:lineRule="auto"/>
              <w:ind w:left="720" w:hanging="360"/>
            </w:pPr>
            <w:r w:rsidDel="00000000" w:rsidR="00000000" w:rsidRPr="00000000">
              <w:rPr>
                <w:b w:val="1"/>
                <w:bCs w:val="1"/>
                <w:rtl w:val="0"/>
              </w:rPr>
              <w:t xml:space="preserve">Presentations and Peer Feedback (25 minutes):</w:t>
            </w:r>
          </w:p>
          <w:p w:rsidR="00000000" w:rsidDel="00000000" w:rsidP="00000000" w:rsidRDefault="00000000" w:rsidRPr="00000000" w14:paraId="00001F05">
            <w:pPr>
              <w:numPr>
                <w:ilvl w:val="1"/>
                <w:numId w:val="31"/>
              </w:numPr>
              <w:spacing w:after="0" w:afterAutospacing="0" w:before="0" w:beforeAutospacing="0" w:lineRule="auto"/>
              <w:ind w:left="1440" w:hanging="360"/>
            </w:pPr>
            <w:r w:rsidDel="00000000" w:rsidR="00000000" w:rsidRPr="00000000">
              <w:rPr>
                <w:rtl w:val="0"/>
              </w:rPr>
              <w:t xml:space="preserve">Groups present their plans to the larger group.</w:t>
            </w:r>
          </w:p>
          <w:p w:rsidR="00000000" w:rsidDel="00000000" w:rsidP="00000000" w:rsidRDefault="00000000" w:rsidRPr="00000000" w14:paraId="00001F06">
            <w:pPr>
              <w:numPr>
                <w:ilvl w:val="1"/>
                <w:numId w:val="31"/>
              </w:numPr>
              <w:spacing w:after="0" w:afterAutospacing="0" w:before="0" w:beforeAutospacing="0" w:lineRule="auto"/>
              <w:ind w:left="1440" w:hanging="360"/>
            </w:pPr>
            <w:r w:rsidDel="00000000" w:rsidR="00000000" w:rsidRPr="00000000">
              <w:rPr>
                <w:rtl w:val="0"/>
              </w:rPr>
              <w:t xml:space="preserve">Facilitate peer feedback with questions like:</w:t>
            </w:r>
          </w:p>
          <w:p w:rsidR="00000000" w:rsidDel="00000000" w:rsidP="00000000" w:rsidRDefault="00000000" w:rsidRPr="00000000" w14:paraId="00001F07">
            <w:pPr>
              <w:numPr>
                <w:ilvl w:val="2"/>
                <w:numId w:val="31"/>
              </w:numPr>
              <w:spacing w:after="0" w:afterAutospacing="0" w:before="0" w:beforeAutospacing="0" w:lineRule="auto"/>
              <w:ind w:left="2160" w:hanging="360"/>
            </w:pPr>
            <w:r w:rsidDel="00000000" w:rsidR="00000000" w:rsidRPr="00000000">
              <w:rPr>
                <w:rtl w:val="0"/>
              </w:rPr>
              <w:t xml:space="preserve">"How does this plan address equity and justice?"</w:t>
            </w:r>
          </w:p>
          <w:p w:rsidR="00000000" w:rsidDel="00000000" w:rsidP="00000000" w:rsidRDefault="00000000" w:rsidRPr="00000000" w14:paraId="00001F08">
            <w:pPr>
              <w:numPr>
                <w:ilvl w:val="2"/>
                <w:numId w:val="31"/>
              </w:numPr>
              <w:spacing w:after="0" w:afterAutospacing="0" w:before="0" w:beforeAutospacing="0" w:lineRule="auto"/>
              <w:ind w:left="2160" w:hanging="360"/>
            </w:pPr>
            <w:r w:rsidDel="00000000" w:rsidR="00000000" w:rsidRPr="00000000">
              <w:rPr>
                <w:rtl w:val="0"/>
              </w:rPr>
              <w:t xml:space="preserve">"What interdisciplinary partnerships could strengthen this approach?"</w:t>
            </w:r>
          </w:p>
          <w:p w:rsidR="00000000" w:rsidDel="00000000" w:rsidP="00000000" w:rsidRDefault="00000000" w:rsidRPr="00000000" w14:paraId="00001F09">
            <w:pPr>
              <w:numPr>
                <w:ilvl w:val="0"/>
                <w:numId w:val="31"/>
              </w:numPr>
              <w:spacing w:after="0" w:afterAutospacing="0" w:before="0" w:beforeAutospacing="0" w:lineRule="auto"/>
              <w:ind w:left="720" w:hanging="360"/>
            </w:pPr>
            <w:r w:rsidDel="00000000" w:rsidR="00000000" w:rsidRPr="00000000">
              <w:rPr>
                <w:b w:val="1"/>
                <w:bCs w:val="1"/>
                <w:rtl w:val="0"/>
              </w:rPr>
              <w:t xml:space="preserve">Wrap-Up Discussion (15 minutes):</w:t>
            </w:r>
          </w:p>
          <w:p w:rsidR="00000000" w:rsidDel="00000000" w:rsidP="00000000" w:rsidRDefault="00000000" w:rsidRPr="00000000" w14:paraId="00001F0A">
            <w:pPr>
              <w:numPr>
                <w:ilvl w:val="1"/>
                <w:numId w:val="31"/>
              </w:numPr>
              <w:spacing w:after="0" w:afterAutospacing="0" w:before="0" w:beforeAutospacing="0" w:lineRule="auto"/>
              <w:ind w:left="1440" w:hanging="360"/>
            </w:pPr>
            <w:r w:rsidDel="00000000" w:rsidR="00000000" w:rsidRPr="00000000">
              <w:rPr>
                <w:rtl w:val="0"/>
              </w:rPr>
              <w:t xml:space="preserve">Reflect on the importance of ethical frameworks and collaboration in addressing climate-related mental health challenges.</w:t>
            </w:r>
          </w:p>
          <w:p w:rsidR="00000000" w:rsidDel="00000000" w:rsidP="00000000" w:rsidRDefault="00000000" w:rsidRPr="00000000" w14:paraId="00001F0B">
            <w:pPr>
              <w:numPr>
                <w:ilvl w:val="1"/>
                <w:numId w:val="31"/>
              </w:numPr>
              <w:spacing w:after="240" w:before="0" w:beforeAutospacing="0" w:lineRule="auto"/>
              <w:ind w:left="1440" w:hanging="360"/>
            </w:pPr>
            <w:r w:rsidDel="00000000" w:rsidR="00000000" w:rsidRPr="00000000">
              <w:rPr>
                <w:rtl w:val="0"/>
              </w:rPr>
              <w:t xml:space="preserve">Discuss how these principles can be applied in participants’ own professional roles.</w:t>
            </w:r>
          </w:p>
          <w:p w:rsidR="00000000" w:rsidDel="00000000" w:rsidP="00000000" w:rsidRDefault="00000000" w:rsidRPr="00000000" w14:paraId="00001F0C">
            <w:pPr>
              <w:spacing w:after="240" w:before="240" w:lineRule="auto"/>
              <w:rPr>
                <w:b w:val="1"/>
                <w:bCs w:val="1"/>
              </w:rPr>
            </w:pPr>
            <w:r w:rsidDel="00000000" w:rsidR="00000000" w:rsidRPr="00000000">
              <w:rPr>
                <w:b w:val="1"/>
                <w:bCs w:val="1"/>
                <w:rtl w:val="0"/>
              </w:rPr>
              <w:t xml:space="preserve">Optional Extensions:</w:t>
            </w:r>
          </w:p>
          <w:p w:rsidR="00000000" w:rsidDel="00000000" w:rsidP="00000000" w:rsidRDefault="00000000" w:rsidRPr="00000000" w14:paraId="00001F0D">
            <w:pPr>
              <w:numPr>
                <w:ilvl w:val="0"/>
                <w:numId w:val="98"/>
              </w:numPr>
              <w:spacing w:after="0" w:afterAutospacing="0" w:before="240" w:lineRule="auto"/>
              <w:ind w:left="720" w:hanging="360"/>
            </w:pPr>
            <w:r w:rsidDel="00000000" w:rsidR="00000000" w:rsidRPr="00000000">
              <w:rPr>
                <w:b w:val="1"/>
                <w:bCs w:val="1"/>
                <w:rtl w:val="0"/>
              </w:rPr>
              <w:t xml:space="preserve">Role-Playing Debate:</w:t>
            </w:r>
          </w:p>
          <w:p w:rsidR="00000000" w:rsidDel="00000000" w:rsidP="00000000" w:rsidRDefault="00000000" w:rsidRPr="00000000" w14:paraId="00001F0E">
            <w:pPr>
              <w:numPr>
                <w:ilvl w:val="1"/>
                <w:numId w:val="98"/>
              </w:numPr>
              <w:spacing w:after="0" w:afterAutospacing="0" w:before="0" w:beforeAutospacing="0" w:lineRule="auto"/>
              <w:ind w:left="1440" w:hanging="360"/>
            </w:pPr>
            <w:r w:rsidDel="00000000" w:rsidR="00000000" w:rsidRPr="00000000">
              <w:rPr>
                <w:rtl w:val="0"/>
              </w:rPr>
              <w:t xml:space="preserve">Assign roles (e.g., policymakers, activists, community members) to simulate ethical dilemmas in implementing climate-mitigation policies.</w:t>
            </w:r>
          </w:p>
          <w:p w:rsidR="00000000" w:rsidDel="00000000" w:rsidP="00000000" w:rsidRDefault="00000000" w:rsidRPr="00000000" w14:paraId="00001F0F">
            <w:pPr>
              <w:numPr>
                <w:ilvl w:val="0"/>
                <w:numId w:val="98"/>
              </w:numPr>
              <w:spacing w:after="0" w:afterAutospacing="0" w:before="0" w:beforeAutospacing="0" w:lineRule="auto"/>
              <w:ind w:left="720" w:hanging="360"/>
            </w:pPr>
            <w:r w:rsidDel="00000000" w:rsidR="00000000" w:rsidRPr="00000000">
              <w:rPr>
                <w:b w:val="1"/>
                <w:bCs w:val="1"/>
                <w:rtl w:val="0"/>
              </w:rPr>
              <w:t xml:space="preserve">Sector-Specific Workshops:</w:t>
            </w:r>
          </w:p>
          <w:p w:rsidR="00000000" w:rsidDel="00000000" w:rsidP="00000000" w:rsidRDefault="00000000" w:rsidRPr="00000000" w14:paraId="00001F10">
            <w:pPr>
              <w:numPr>
                <w:ilvl w:val="1"/>
                <w:numId w:val="98"/>
              </w:numPr>
              <w:spacing w:after="0" w:afterAutospacing="0" w:before="0" w:beforeAutospacing="0" w:lineRule="auto"/>
              <w:ind w:left="1440" w:hanging="360"/>
            </w:pPr>
            <w:r w:rsidDel="00000000" w:rsidR="00000000" w:rsidRPr="00000000">
              <w:rPr>
                <w:rtl w:val="0"/>
              </w:rPr>
              <w:t xml:space="preserve">Host follow-up sessions focused on individual sectors, enabling participants to delve deeper into specific challenges and solutions.</w:t>
            </w:r>
          </w:p>
          <w:p w:rsidR="00000000" w:rsidDel="00000000" w:rsidP="00000000" w:rsidRDefault="00000000" w:rsidRPr="00000000" w14:paraId="00001F11">
            <w:pPr>
              <w:numPr>
                <w:ilvl w:val="0"/>
                <w:numId w:val="98"/>
              </w:numPr>
              <w:spacing w:after="0" w:afterAutospacing="0" w:before="0" w:beforeAutospacing="0" w:lineRule="auto"/>
              <w:ind w:left="720" w:hanging="360"/>
            </w:pPr>
            <w:r w:rsidDel="00000000" w:rsidR="00000000" w:rsidRPr="00000000">
              <w:rPr>
                <w:b w:val="1"/>
                <w:bCs w:val="1"/>
                <w:rtl w:val="0"/>
              </w:rPr>
              <w:t xml:space="preserve">Action Plan Implementation Proposal:</w:t>
            </w:r>
          </w:p>
          <w:p w:rsidR="00000000" w:rsidDel="00000000" w:rsidP="00000000" w:rsidRDefault="00000000" w:rsidRPr="00000000" w14:paraId="00001F12">
            <w:pPr>
              <w:numPr>
                <w:ilvl w:val="1"/>
                <w:numId w:val="98"/>
              </w:numPr>
              <w:spacing w:after="240" w:before="0" w:beforeAutospacing="0" w:lineRule="auto"/>
              <w:ind w:left="1440" w:hanging="360"/>
            </w:pPr>
            <w:r w:rsidDel="00000000" w:rsidR="00000000" w:rsidRPr="00000000">
              <w:rPr>
                <w:rtl w:val="0"/>
              </w:rPr>
              <w:t xml:space="preserve">Ask participants to draft a proposal for implementing their action plan within their organizations or communities.</w:t>
            </w:r>
            <w:r w:rsidDel="00000000" w:rsidR="00000000" w:rsidRPr="00000000">
              <w:rPr>
                <w:rtl w:val="0"/>
              </w:rPr>
            </w:r>
          </w:p>
          <w:p w:rsidR="00000000" w:rsidDel="00000000" w:rsidP="00000000" w:rsidRDefault="00000000" w:rsidRPr="00000000" w14:paraId="00001F13">
            <w:pPr>
              <w:widowControl w:val="0"/>
              <w:spacing w:line="240" w:lineRule="auto"/>
              <w:rPr/>
            </w:pPr>
            <w:r w:rsidDel="00000000" w:rsidR="00000000" w:rsidRPr="00000000">
              <w:rPr>
                <w:rtl w:val="0"/>
              </w:rPr>
            </w:r>
          </w:p>
        </w:tc>
      </w:tr>
      <w:tr>
        <w:trPr>
          <w:cantSplit w:val="0"/>
          <w:tblHeader w:val="0"/>
        </w:trPr>
        <w:tc>
          <w:tcPr>
            <w:shd w:fill="d5a6bd" w:val="clear"/>
          </w:tcPr>
          <w:p w:rsidR="00000000" w:rsidDel="00000000" w:rsidP="00000000" w:rsidRDefault="00000000" w:rsidRPr="00000000" w14:paraId="00001F14">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1F15">
            <w:pPr>
              <w:numPr>
                <w:ilvl w:val="0"/>
                <w:numId w:val="125"/>
              </w:numPr>
              <w:spacing w:after="0" w:afterAutospacing="0" w:before="240" w:lineRule="auto"/>
              <w:ind w:left="720" w:hanging="360"/>
            </w:pPr>
            <w:r w:rsidDel="00000000" w:rsidR="00000000" w:rsidRPr="00000000">
              <w:rPr>
                <w:rtl w:val="0"/>
              </w:rPr>
              <w:t xml:space="preserve">Hossain, D. M., &amp; Chowdhury, M. J. A. (2010). Climate change and corporate environmental responsibility. Middle East Journal of Business, 7(2), 4–13. Retrieved from</w:t>
            </w:r>
            <w:hyperlink r:id="rId976">
              <w:r w:rsidDel="00000000" w:rsidR="00000000" w:rsidRPr="00000000">
                <w:rPr>
                  <w:rtl w:val="0"/>
                </w:rPr>
                <w:t xml:space="preserve"> </w:t>
              </w:r>
            </w:hyperlink>
            <w:hyperlink r:id="rId977">
              <w:r w:rsidDel="00000000" w:rsidR="00000000" w:rsidRPr="00000000">
                <w:rPr>
                  <w:color w:val="1155cc"/>
                  <w:u w:val="single"/>
                  <w:rtl w:val="0"/>
                </w:rPr>
                <w:t xml:space="preserve">https://papers.ssrn.com/sol3/papers.cfm?abstract_id=1694549</w:t>
              </w:r>
            </w:hyperlink>
            <w:r w:rsidDel="00000000" w:rsidR="00000000" w:rsidRPr="00000000">
              <w:rPr>
                <w:rtl w:val="0"/>
              </w:rPr>
            </w:r>
          </w:p>
          <w:p w:rsidR="00000000" w:rsidDel="00000000" w:rsidP="00000000" w:rsidRDefault="00000000" w:rsidRPr="00000000" w14:paraId="00001F16">
            <w:pPr>
              <w:numPr>
                <w:ilvl w:val="0"/>
                <w:numId w:val="125"/>
              </w:numPr>
              <w:spacing w:after="0" w:afterAutospacing="0" w:before="0" w:beforeAutospacing="0" w:lineRule="auto"/>
              <w:ind w:left="720" w:hanging="360"/>
            </w:pPr>
            <w:r w:rsidDel="00000000" w:rsidR="00000000" w:rsidRPr="00000000">
              <w:rPr>
                <w:rtl w:val="0"/>
              </w:rPr>
              <w:t xml:space="preserve">Filho, W. L., Wall, T., Salvia, A. L., &amp; others. (2023). The central role of climate action in achieving the United Nations' Sustainable Development Goals. Scientific Reports, 13, 20582.</w:t>
            </w:r>
            <w:hyperlink r:id="rId978">
              <w:r w:rsidDel="00000000" w:rsidR="00000000" w:rsidRPr="00000000">
                <w:rPr>
                  <w:rtl w:val="0"/>
                </w:rPr>
                <w:t xml:space="preserve"> </w:t>
              </w:r>
            </w:hyperlink>
            <w:hyperlink r:id="rId979">
              <w:r w:rsidDel="00000000" w:rsidR="00000000" w:rsidRPr="00000000">
                <w:rPr>
                  <w:color w:val="1155cc"/>
                  <w:u w:val="single"/>
                  <w:rtl w:val="0"/>
                </w:rPr>
                <w:t xml:space="preserve">https://doi.org/10.1038/s41598-023-47746-w</w:t>
              </w:r>
            </w:hyperlink>
            <w:r w:rsidDel="00000000" w:rsidR="00000000" w:rsidRPr="00000000">
              <w:rPr>
                <w:rtl w:val="0"/>
              </w:rPr>
            </w:r>
          </w:p>
          <w:p w:rsidR="00000000" w:rsidDel="00000000" w:rsidP="00000000" w:rsidRDefault="00000000" w:rsidRPr="00000000" w14:paraId="00001F17">
            <w:pPr>
              <w:numPr>
                <w:ilvl w:val="0"/>
                <w:numId w:val="125"/>
              </w:numPr>
              <w:spacing w:after="0" w:afterAutospacing="0" w:before="0" w:beforeAutospacing="0" w:lineRule="auto"/>
              <w:ind w:left="720" w:hanging="360"/>
            </w:pPr>
            <w:r w:rsidDel="00000000" w:rsidR="00000000" w:rsidRPr="00000000">
              <w:rPr>
                <w:rtl w:val="0"/>
              </w:rPr>
              <w:t xml:space="preserve">McKinnon, S., Breakey, S., Fanuele, J. R., Kelly, D. E., Eddy, E. Z., Tarbet, A., Nicholas, P. K., &amp; Ros, A. M. V. (2022). Roles of health professionals in addressing health consequences of climate change in interprofessional education: A scoping review. The Journal of Climate Change and Health, 5, 100086.</w:t>
            </w:r>
            <w:hyperlink r:id="rId980">
              <w:r w:rsidDel="00000000" w:rsidR="00000000" w:rsidRPr="00000000">
                <w:rPr>
                  <w:rtl w:val="0"/>
                </w:rPr>
                <w:t xml:space="preserve"> </w:t>
              </w:r>
            </w:hyperlink>
            <w:hyperlink r:id="rId981">
              <w:r w:rsidDel="00000000" w:rsidR="00000000" w:rsidRPr="00000000">
                <w:rPr>
                  <w:color w:val="1155cc"/>
                  <w:u w:val="single"/>
                  <w:rtl w:val="0"/>
                </w:rPr>
                <w:t xml:space="preserve">https://doi.org/10.1016/j.joclim.2021.100086</w:t>
              </w:r>
            </w:hyperlink>
            <w:r w:rsidDel="00000000" w:rsidR="00000000" w:rsidRPr="00000000">
              <w:rPr>
                <w:rtl w:val="0"/>
              </w:rPr>
            </w:r>
          </w:p>
          <w:p w:rsidR="00000000" w:rsidDel="00000000" w:rsidP="00000000" w:rsidRDefault="00000000" w:rsidRPr="00000000" w14:paraId="00001F18">
            <w:pPr>
              <w:numPr>
                <w:ilvl w:val="0"/>
                <w:numId w:val="125"/>
              </w:numPr>
              <w:spacing w:after="0" w:afterAutospacing="0" w:before="0" w:beforeAutospacing="0" w:lineRule="auto"/>
              <w:ind w:left="720" w:hanging="360"/>
            </w:pPr>
            <w:r w:rsidDel="00000000" w:rsidR="00000000" w:rsidRPr="00000000">
              <w:rPr>
                <w:rtl w:val="0"/>
              </w:rPr>
              <w:t xml:space="preserve">O’Brien, K., Hayward, B., &amp; Berkes, F. (2009). Rethinking social contracts: Building resilience in a changing climate. Ecology and Society, 14(2).</w:t>
            </w:r>
            <w:hyperlink r:id="rId982">
              <w:r w:rsidDel="00000000" w:rsidR="00000000" w:rsidRPr="00000000">
                <w:rPr>
                  <w:rtl w:val="0"/>
                </w:rPr>
                <w:t xml:space="preserve"> </w:t>
              </w:r>
            </w:hyperlink>
            <w:hyperlink r:id="rId983">
              <w:r w:rsidDel="00000000" w:rsidR="00000000" w:rsidRPr="00000000">
                <w:rPr>
                  <w:color w:val="1155cc"/>
                  <w:u w:val="single"/>
                  <w:rtl w:val="0"/>
                </w:rPr>
                <w:t xml:space="preserve">http://www.jstor.org/stable/26268331</w:t>
              </w:r>
            </w:hyperlink>
            <w:r w:rsidDel="00000000" w:rsidR="00000000" w:rsidRPr="00000000">
              <w:rPr>
                <w:rtl w:val="0"/>
              </w:rPr>
            </w:r>
          </w:p>
          <w:p w:rsidR="00000000" w:rsidDel="00000000" w:rsidP="00000000" w:rsidRDefault="00000000" w:rsidRPr="00000000" w14:paraId="00001F19">
            <w:pPr>
              <w:numPr>
                <w:ilvl w:val="0"/>
                <w:numId w:val="125"/>
              </w:numPr>
              <w:spacing w:after="0" w:afterAutospacing="0" w:before="0" w:beforeAutospacing="0" w:lineRule="auto"/>
              <w:ind w:left="720" w:hanging="360"/>
            </w:pPr>
            <w:r w:rsidDel="00000000" w:rsidR="00000000" w:rsidRPr="00000000">
              <w:rPr>
                <w:rtl w:val="0"/>
              </w:rPr>
              <w:t xml:space="preserve">Partelow, S., Schlüter, A., Armitage, D., Bavinck, M., Carlisle, K., Gruby, R., Hornidge, A.-K., Le Tissier, M., Pittman, J., Song, A. M., Sousa, L. P., Văidianu, N., &amp; Van Assche, K. (2020). Environmental governance theories: A review and application to coastal systems. Ecology and Society, 25(4), 19.</w:t>
            </w:r>
            <w:hyperlink r:id="rId984">
              <w:r w:rsidDel="00000000" w:rsidR="00000000" w:rsidRPr="00000000">
                <w:rPr>
                  <w:rtl w:val="0"/>
                </w:rPr>
                <w:t xml:space="preserve"> </w:t>
              </w:r>
            </w:hyperlink>
            <w:hyperlink r:id="rId985">
              <w:r w:rsidDel="00000000" w:rsidR="00000000" w:rsidRPr="00000000">
                <w:rPr>
                  <w:color w:val="1155cc"/>
                  <w:u w:val="single"/>
                  <w:rtl w:val="0"/>
                </w:rPr>
                <w:t xml:space="preserve">https://doi.org/10.5751/ES-12067-250419</w:t>
              </w:r>
            </w:hyperlink>
            <w:r w:rsidDel="00000000" w:rsidR="00000000" w:rsidRPr="00000000">
              <w:rPr>
                <w:rtl w:val="0"/>
              </w:rPr>
            </w:r>
          </w:p>
          <w:p w:rsidR="00000000" w:rsidDel="00000000" w:rsidP="00000000" w:rsidRDefault="00000000" w:rsidRPr="00000000" w14:paraId="00001F1A">
            <w:pPr>
              <w:numPr>
                <w:ilvl w:val="0"/>
                <w:numId w:val="125"/>
              </w:numPr>
              <w:spacing w:after="0" w:afterAutospacing="0" w:before="0" w:beforeAutospacing="0" w:lineRule="auto"/>
              <w:ind w:left="720" w:hanging="360"/>
            </w:pPr>
            <w:r w:rsidDel="00000000" w:rsidR="00000000" w:rsidRPr="00000000">
              <w:rPr>
                <w:rtl w:val="0"/>
              </w:rPr>
              <w:t xml:space="preserve">Peters, D. H. (2014). The application of systems thinking in health: Why use systems thinking? Health Research Policy and Systems, 12, 51.</w:t>
            </w:r>
            <w:hyperlink r:id="rId986">
              <w:r w:rsidDel="00000000" w:rsidR="00000000" w:rsidRPr="00000000">
                <w:rPr>
                  <w:rtl w:val="0"/>
                </w:rPr>
                <w:t xml:space="preserve"> </w:t>
              </w:r>
            </w:hyperlink>
            <w:hyperlink r:id="rId987">
              <w:r w:rsidDel="00000000" w:rsidR="00000000" w:rsidRPr="00000000">
                <w:rPr>
                  <w:color w:val="1155cc"/>
                  <w:u w:val="single"/>
                  <w:rtl w:val="0"/>
                </w:rPr>
                <w:t xml:space="preserve">https://doi.org/10.1186/1478-4505-12-51</w:t>
              </w:r>
            </w:hyperlink>
            <w:r w:rsidDel="00000000" w:rsidR="00000000" w:rsidRPr="00000000">
              <w:rPr>
                <w:rtl w:val="0"/>
              </w:rPr>
            </w:r>
          </w:p>
          <w:p w:rsidR="00000000" w:rsidDel="00000000" w:rsidP="00000000" w:rsidRDefault="00000000" w:rsidRPr="00000000" w14:paraId="00001F1B">
            <w:pPr>
              <w:numPr>
                <w:ilvl w:val="0"/>
                <w:numId w:val="125"/>
              </w:numPr>
              <w:spacing w:after="0" w:afterAutospacing="0" w:before="0" w:beforeAutospacing="0" w:lineRule="auto"/>
              <w:ind w:left="720" w:hanging="360"/>
            </w:pPr>
            <w:r w:rsidDel="00000000" w:rsidR="00000000" w:rsidRPr="00000000">
              <w:rPr>
                <w:rtl w:val="0"/>
              </w:rPr>
              <w:t xml:space="preserve">Prilleltensky, I., Scarpa, M. P., Ness, O., &amp; Di Martino, S. (2023). Mattering, wellness, and fairness: Psychosocial goods for the common good. The American Journal of Orthopsychiatry, 93(3), 198–210.</w:t>
            </w:r>
            <w:hyperlink r:id="rId988">
              <w:r w:rsidDel="00000000" w:rsidR="00000000" w:rsidRPr="00000000">
                <w:rPr>
                  <w:rtl w:val="0"/>
                </w:rPr>
                <w:t xml:space="preserve"> </w:t>
              </w:r>
            </w:hyperlink>
            <w:hyperlink r:id="rId989">
              <w:r w:rsidDel="00000000" w:rsidR="00000000" w:rsidRPr="00000000">
                <w:rPr>
                  <w:color w:val="1155cc"/>
                  <w:u w:val="single"/>
                  <w:rtl w:val="0"/>
                </w:rPr>
                <w:t xml:space="preserve">https://doi.org/10.1037/ort0000668</w:t>
              </w:r>
            </w:hyperlink>
            <w:r w:rsidDel="00000000" w:rsidR="00000000" w:rsidRPr="00000000">
              <w:rPr>
                <w:rtl w:val="0"/>
              </w:rPr>
            </w:r>
          </w:p>
          <w:p w:rsidR="00000000" w:rsidDel="00000000" w:rsidP="00000000" w:rsidRDefault="00000000" w:rsidRPr="00000000" w14:paraId="00001F1C">
            <w:pPr>
              <w:numPr>
                <w:ilvl w:val="0"/>
                <w:numId w:val="125"/>
              </w:numPr>
              <w:spacing w:after="0" w:afterAutospacing="0" w:before="0" w:beforeAutospacing="0" w:lineRule="auto"/>
              <w:ind w:left="720" w:hanging="360"/>
            </w:pPr>
            <w:r w:rsidDel="00000000" w:rsidR="00000000" w:rsidRPr="00000000">
              <w:rPr>
                <w:rtl w:val="0"/>
              </w:rPr>
              <w:t xml:space="preserve">Reuben, A., Manczak, E. M., Cabrera, L. Y., Alegria, M., Bucher, M. L., Freeman, E. C., Miller, G. W., Solomon, G. M., &amp; Perry, M. J. (2022). The interplay of environmental exposures and mental health: Setting an agenda. Environmental Health Perspectives, 130(2), 025001.</w:t>
            </w:r>
            <w:hyperlink r:id="rId990">
              <w:r w:rsidDel="00000000" w:rsidR="00000000" w:rsidRPr="00000000">
                <w:rPr>
                  <w:rtl w:val="0"/>
                </w:rPr>
                <w:t xml:space="preserve"> </w:t>
              </w:r>
            </w:hyperlink>
            <w:hyperlink r:id="rId991">
              <w:r w:rsidDel="00000000" w:rsidR="00000000" w:rsidRPr="00000000">
                <w:rPr>
                  <w:color w:val="1155cc"/>
                  <w:u w:val="single"/>
                  <w:rtl w:val="0"/>
                </w:rPr>
                <w:t xml:space="preserve">https://doi.org/10.1289/EHP9889</w:t>
              </w:r>
            </w:hyperlink>
            <w:r w:rsidDel="00000000" w:rsidR="00000000" w:rsidRPr="00000000">
              <w:rPr>
                <w:rtl w:val="0"/>
              </w:rPr>
            </w:r>
          </w:p>
          <w:p w:rsidR="00000000" w:rsidDel="00000000" w:rsidP="00000000" w:rsidRDefault="00000000" w:rsidRPr="00000000" w14:paraId="00001F1D">
            <w:pPr>
              <w:numPr>
                <w:ilvl w:val="0"/>
                <w:numId w:val="125"/>
              </w:numPr>
              <w:spacing w:after="0" w:afterAutospacing="0" w:before="0" w:beforeAutospacing="0" w:lineRule="auto"/>
              <w:ind w:left="720" w:hanging="360"/>
            </w:pPr>
            <w:r w:rsidDel="00000000" w:rsidR="00000000" w:rsidRPr="00000000">
              <w:rPr>
                <w:rtl w:val="0"/>
              </w:rPr>
              <w:t xml:space="preserve">Sanson, A., &amp; Bellemo, M. (2021). Children and youth in the climate crisis. BJPsych bulletin, 45(4), 205–209.</w:t>
            </w:r>
            <w:hyperlink r:id="rId992">
              <w:r w:rsidDel="00000000" w:rsidR="00000000" w:rsidRPr="00000000">
                <w:rPr>
                  <w:rtl w:val="0"/>
                </w:rPr>
                <w:t xml:space="preserve"> </w:t>
              </w:r>
            </w:hyperlink>
            <w:hyperlink r:id="rId993">
              <w:r w:rsidDel="00000000" w:rsidR="00000000" w:rsidRPr="00000000">
                <w:rPr>
                  <w:color w:val="1155cc"/>
                  <w:u w:val="single"/>
                  <w:rtl w:val="0"/>
                </w:rPr>
                <w:t xml:space="preserve">https://doi.org/10.1192/bjb.2021.16</w:t>
              </w:r>
            </w:hyperlink>
            <w:r w:rsidDel="00000000" w:rsidR="00000000" w:rsidRPr="00000000">
              <w:rPr>
                <w:rtl w:val="0"/>
              </w:rPr>
            </w:r>
          </w:p>
          <w:p w:rsidR="00000000" w:rsidDel="00000000" w:rsidP="00000000" w:rsidRDefault="00000000" w:rsidRPr="00000000" w14:paraId="00001F1E">
            <w:pPr>
              <w:numPr>
                <w:ilvl w:val="0"/>
                <w:numId w:val="125"/>
              </w:numPr>
              <w:spacing w:after="0" w:afterAutospacing="0" w:before="0" w:beforeAutospacing="0" w:lineRule="auto"/>
              <w:ind w:left="720" w:hanging="360"/>
            </w:pPr>
            <w:r w:rsidDel="00000000" w:rsidR="00000000" w:rsidRPr="00000000">
              <w:rPr>
                <w:rtl w:val="0"/>
              </w:rPr>
              <w:t xml:space="preserve">Singh, G., Xue, S., &amp; Poukhovski-Sheremetyev, F. (2022). Climate emergency, young people and mental health: time for justice and health professional action. BMJ paediatrics open, 6(1), e001375.</w:t>
            </w:r>
            <w:hyperlink r:id="rId994">
              <w:r w:rsidDel="00000000" w:rsidR="00000000" w:rsidRPr="00000000">
                <w:rPr>
                  <w:rtl w:val="0"/>
                </w:rPr>
                <w:t xml:space="preserve"> </w:t>
              </w:r>
            </w:hyperlink>
            <w:hyperlink r:id="rId995">
              <w:r w:rsidDel="00000000" w:rsidR="00000000" w:rsidRPr="00000000">
                <w:rPr>
                  <w:color w:val="1155cc"/>
                  <w:u w:val="single"/>
                  <w:rtl w:val="0"/>
                </w:rPr>
                <w:t xml:space="preserve">https://doi.org/10.1136/bmjpo-2021-001375</w:t>
              </w:r>
            </w:hyperlink>
            <w:r w:rsidDel="00000000" w:rsidR="00000000" w:rsidRPr="00000000">
              <w:rPr>
                <w:rtl w:val="0"/>
              </w:rPr>
            </w:r>
          </w:p>
          <w:p w:rsidR="00000000" w:rsidDel="00000000" w:rsidP="00000000" w:rsidRDefault="00000000" w:rsidRPr="00000000" w14:paraId="00001F1F">
            <w:pPr>
              <w:numPr>
                <w:ilvl w:val="0"/>
                <w:numId w:val="125"/>
              </w:numPr>
              <w:spacing w:after="0" w:afterAutospacing="0" w:before="0" w:beforeAutospacing="0" w:lineRule="auto"/>
              <w:ind w:left="720" w:hanging="360"/>
            </w:pPr>
            <w:r w:rsidDel="00000000" w:rsidR="00000000" w:rsidRPr="00000000">
              <w:rPr>
                <w:rtl w:val="0"/>
              </w:rPr>
              <w:t xml:space="preserve">Shankland, R., Haag, P., Tessier, D., Buchs, C., El-Jor, C., &amp; Mazza, S. (2024). Review of the effects of social and emotional learning on mental health and academic outcomes: The role of teacher training and supportive interactions. Journal of Epidemiology and Population Health, 72(3), 202750.</w:t>
            </w:r>
            <w:hyperlink r:id="rId996">
              <w:r w:rsidDel="00000000" w:rsidR="00000000" w:rsidRPr="00000000">
                <w:rPr>
                  <w:rtl w:val="0"/>
                </w:rPr>
                <w:t xml:space="preserve"> </w:t>
              </w:r>
            </w:hyperlink>
            <w:hyperlink r:id="rId997">
              <w:r w:rsidDel="00000000" w:rsidR="00000000" w:rsidRPr="00000000">
                <w:rPr>
                  <w:color w:val="1155cc"/>
                  <w:u w:val="single"/>
                  <w:rtl w:val="0"/>
                </w:rPr>
                <w:t xml:space="preserve">https://doi.org/10.1016/j.jeph.2024.202750</w:t>
              </w:r>
            </w:hyperlink>
            <w:r w:rsidDel="00000000" w:rsidR="00000000" w:rsidRPr="00000000">
              <w:rPr>
                <w:rtl w:val="0"/>
              </w:rPr>
            </w:r>
          </w:p>
          <w:p w:rsidR="00000000" w:rsidDel="00000000" w:rsidP="00000000" w:rsidRDefault="00000000" w:rsidRPr="00000000" w14:paraId="00001F20">
            <w:pPr>
              <w:numPr>
                <w:ilvl w:val="0"/>
                <w:numId w:val="125"/>
              </w:numPr>
              <w:spacing w:after="0" w:afterAutospacing="0" w:before="0" w:beforeAutospacing="0" w:lineRule="auto"/>
              <w:ind w:left="720" w:hanging="360"/>
            </w:pPr>
            <w:r w:rsidDel="00000000" w:rsidR="00000000" w:rsidRPr="00000000">
              <w:rPr>
                <w:rtl w:val="0"/>
              </w:rPr>
              <w:t xml:space="preserve">Spínola, H. (2023). Environmental education in the light of Paulo Freire’s pedagogy of the oppressed. PLOS Sustainability and Transformation, 2(7), e0000074.</w:t>
            </w:r>
            <w:hyperlink r:id="rId998">
              <w:r w:rsidDel="00000000" w:rsidR="00000000" w:rsidRPr="00000000">
                <w:rPr>
                  <w:rtl w:val="0"/>
                </w:rPr>
                <w:t xml:space="preserve"> </w:t>
              </w:r>
            </w:hyperlink>
            <w:hyperlink r:id="rId999">
              <w:r w:rsidDel="00000000" w:rsidR="00000000" w:rsidRPr="00000000">
                <w:rPr>
                  <w:color w:val="1155cc"/>
                  <w:u w:val="single"/>
                  <w:rtl w:val="0"/>
                </w:rPr>
                <w:t xml:space="preserve">https://doi.org/10.1371/journal.pstr.0000074</w:t>
              </w:r>
            </w:hyperlink>
            <w:r w:rsidDel="00000000" w:rsidR="00000000" w:rsidRPr="00000000">
              <w:rPr>
                <w:rtl w:val="0"/>
              </w:rPr>
            </w:r>
          </w:p>
          <w:p w:rsidR="00000000" w:rsidDel="00000000" w:rsidP="00000000" w:rsidRDefault="00000000" w:rsidRPr="00000000" w14:paraId="00001F21">
            <w:pPr>
              <w:numPr>
                <w:ilvl w:val="0"/>
                <w:numId w:val="125"/>
              </w:numPr>
              <w:spacing w:after="0" w:afterAutospacing="0" w:before="0" w:beforeAutospacing="0" w:lineRule="auto"/>
              <w:ind w:left="720" w:hanging="360"/>
            </w:pPr>
            <w:r w:rsidDel="00000000" w:rsidR="00000000" w:rsidRPr="00000000">
              <w:rPr>
                <w:rtl w:val="0"/>
              </w:rPr>
              <w:t xml:space="preserve">Warlenius, R. H. (2023). The limits to degrowth: Economic and climatic consequences of pessimist assumptions on decoupling. Ecological Economics, 213, 107937.</w:t>
            </w:r>
            <w:hyperlink r:id="rId1000">
              <w:r w:rsidDel="00000000" w:rsidR="00000000" w:rsidRPr="00000000">
                <w:rPr>
                  <w:rtl w:val="0"/>
                </w:rPr>
                <w:t xml:space="preserve"> </w:t>
              </w:r>
            </w:hyperlink>
            <w:hyperlink r:id="rId1001">
              <w:r w:rsidDel="00000000" w:rsidR="00000000" w:rsidRPr="00000000">
                <w:rPr>
                  <w:color w:val="1155cc"/>
                  <w:u w:val="single"/>
                  <w:rtl w:val="0"/>
                </w:rPr>
                <w:t xml:space="preserve">https://doi.org/10.1016/j.ecolecon.2023.107937</w:t>
              </w:r>
            </w:hyperlink>
            <w:r w:rsidDel="00000000" w:rsidR="00000000" w:rsidRPr="00000000">
              <w:rPr>
                <w:rtl w:val="0"/>
              </w:rPr>
            </w:r>
          </w:p>
          <w:p w:rsidR="00000000" w:rsidDel="00000000" w:rsidP="00000000" w:rsidRDefault="00000000" w:rsidRPr="00000000" w14:paraId="00001F22">
            <w:pPr>
              <w:numPr>
                <w:ilvl w:val="0"/>
                <w:numId w:val="125"/>
              </w:numPr>
              <w:spacing w:after="240" w:before="0" w:beforeAutospacing="0" w:lineRule="auto"/>
              <w:ind w:left="720" w:hanging="360"/>
            </w:pPr>
            <w:r w:rsidDel="00000000" w:rsidR="00000000" w:rsidRPr="00000000">
              <w:rPr>
                <w:rtl w:val="0"/>
              </w:rPr>
              <w:t xml:space="preserve">Whyte, K., &amp; Cuomo, C. J. (2016). Ethics of caring in environmental ethics: Indigenous and feminist philosophies. In S. Gardiner &amp; A. Thompson (Eds.), The Oxford Handbook of Environmental Ethics (Forthcoming).</w:t>
            </w:r>
          </w:p>
          <w:p w:rsidR="00000000" w:rsidDel="00000000" w:rsidP="00000000" w:rsidRDefault="00000000" w:rsidRPr="00000000" w14:paraId="00001F23">
            <w:pPr>
              <w:widowControl w:val="0"/>
              <w:spacing w:line="240" w:lineRule="auto"/>
              <w:rPr/>
            </w:pPr>
            <w:r w:rsidDel="00000000" w:rsidR="00000000" w:rsidRPr="00000000">
              <w:rPr>
                <w:rtl w:val="0"/>
              </w:rPr>
            </w:r>
          </w:p>
        </w:tc>
      </w:tr>
    </w:tbl>
    <w:p w:rsidR="00000000" w:rsidDel="00000000" w:rsidP="00000000" w:rsidRDefault="00000000" w:rsidRPr="00000000" w14:paraId="00001F24">
      <w:pPr>
        <w:rPr/>
        <w:sectPr>
          <w:headerReference r:id="rId1002" w:type="default"/>
          <w:footerReference r:id="rId1003"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F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04" w:type="default"/>
          <w:footerReference r:id="rId1005" w:type="default"/>
          <w:type w:val="nextPage"/>
          <w:pgSz w:h="12240" w:w="15840" w:orient="landscape"/>
          <w:pgMar w:bottom="1440.0000000000002" w:top="1440.0000000000002" w:left="1440.0000000000002" w:right="1440.0000000000002" w:header="720" w:footer="720"/>
          <w:pgNumType w:start="1"/>
        </w:sectPr>
      </w:pPr>
      <w:bookmarkStart w:colFirst="0" w:colLast="0" w:name="_vvt5frntn0k2" w:id="468"/>
      <w:bookmarkEnd w:id="4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Professional Roles - Educators</w:t>
      </w:r>
      <w:r w:rsidDel="00000000" w:rsidR="00000000" w:rsidRPr="00000000">
        <w:rPr>
          <w:rtl w:val="0"/>
        </w:rPr>
      </w:r>
    </w:p>
    <w:p w:rsidR="00000000" w:rsidDel="00000000" w:rsidP="00000000" w:rsidRDefault="00000000" w:rsidRPr="00000000" w14:paraId="00001F26">
      <w:pPr>
        <w:pStyle w:val="Heading1"/>
        <w:rPr>
          <w:b w:val="0"/>
          <w:bCs w:val="0"/>
        </w:rPr>
      </w:pPr>
      <w:bookmarkStart w:colFirst="0" w:colLast="0" w:name="_25wbw47eohqr" w:id="469"/>
      <w:bookmarkEnd w:id="469"/>
      <w:r w:rsidDel="00000000" w:rsidR="00000000" w:rsidRPr="00000000">
        <w:rPr>
          <w:rtl w:val="0"/>
        </w:rPr>
        <w:t xml:space="preserve">Professional Roles - Educators</w:t>
      </w:r>
      <w:commentRangeStart w:id="378"/>
      <w:commentRangeStart w:id="379"/>
      <w:commentRangeStart w:id="380"/>
      <w:commentRangeStart w:id="381"/>
      <w:commentRangeStart w:id="382"/>
      <w:commentRangeStart w:id="383"/>
      <w:commentRangeStart w:id="384"/>
      <w:r w:rsidDel="00000000" w:rsidR="00000000" w:rsidRPr="00000000">
        <w:rPr>
          <w:rtl w:val="0"/>
        </w:rPr>
        <w:t xml:space="preserve"> </w:t>
      </w:r>
      <w:commentRangeEnd w:id="378"/>
      <w:r w:rsidDel="00000000" w:rsidR="00000000" w:rsidRPr="00000000">
        <w:commentReference w:id="378"/>
      </w:r>
      <w:commentRangeEnd w:id="379"/>
      <w:r w:rsidDel="00000000" w:rsidR="00000000" w:rsidRPr="00000000">
        <w:commentReference w:id="379"/>
      </w:r>
      <w:commentRangeEnd w:id="380"/>
      <w:r w:rsidDel="00000000" w:rsidR="00000000" w:rsidRPr="00000000">
        <w:commentReference w:id="380"/>
      </w:r>
      <w:commentRangeEnd w:id="381"/>
      <w:r w:rsidDel="00000000" w:rsidR="00000000" w:rsidRPr="00000000">
        <w:commentReference w:id="381"/>
      </w:r>
      <w:commentRangeEnd w:id="382"/>
      <w:r w:rsidDel="00000000" w:rsidR="00000000" w:rsidRPr="00000000">
        <w:commentReference w:id="382"/>
      </w:r>
      <w:commentRangeEnd w:id="383"/>
      <w:r w:rsidDel="00000000" w:rsidR="00000000" w:rsidRPr="00000000">
        <w:commentReference w:id="383"/>
      </w:r>
      <w:commentRangeEnd w:id="384"/>
      <w:r w:rsidDel="00000000" w:rsidR="00000000" w:rsidRPr="00000000">
        <w:commentReference w:id="384"/>
      </w:r>
      <w:r w:rsidDel="00000000" w:rsidR="00000000" w:rsidRPr="00000000">
        <w:rPr>
          <w:rtl w:val="0"/>
        </w:rPr>
      </w:r>
    </w:p>
    <w:tbl>
      <w:tblPr>
        <w:tblStyle w:val="Table23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1F27">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1F28">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1F29">
            <w:pPr>
              <w:widowControl w:val="0"/>
              <w:numPr>
                <w:ilvl w:val="0"/>
                <w:numId w:val="34"/>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1F2A">
            <w:pPr>
              <w:widowControl w:val="0"/>
              <w:numPr>
                <w:ilvl w:val="0"/>
                <w:numId w:val="34"/>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1F2B">
            <w:pPr>
              <w:widowControl w:val="0"/>
              <w:numPr>
                <w:ilvl w:val="0"/>
                <w:numId w:val="34"/>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1F2C">
            <w:pPr>
              <w:widowControl w:val="0"/>
              <w:numPr>
                <w:ilvl w:val="0"/>
                <w:numId w:val="34"/>
              </w:numPr>
              <w:spacing w:line="240" w:lineRule="auto"/>
              <w:ind w:left="720" w:hanging="360"/>
            </w:pPr>
            <w:ins w:author="Lily Barraclough" w:id="680" w:date="2025-11-06T16:56:31Z">
              <w:r w:rsidDel="00000000" w:rsidR="00000000" w:rsidRPr="00000000">
                <w:rPr>
                  <w:rtl w:val="0"/>
                </w:rPr>
                <w:t xml:space="preserve">Lilian Barraclough, College of Social and Applied Human Sciences, University of Guelph &amp; Youth Climate Lab</w:t>
              </w:r>
            </w:ins>
            <w:r w:rsidDel="00000000" w:rsidR="00000000" w:rsidRPr="00000000">
              <w:rPr>
                <w:rtl w:val="0"/>
              </w:rPr>
              <w:t xml:space="preserve"> </w:t>
            </w:r>
          </w:p>
          <w:p w:rsidR="00000000" w:rsidDel="00000000" w:rsidP="00000000" w:rsidRDefault="00000000" w:rsidRPr="00000000" w14:paraId="00001F2D">
            <w:pPr>
              <w:widowControl w:val="0"/>
              <w:numPr>
                <w:ilvl w:val="0"/>
                <w:numId w:val="34"/>
              </w:numPr>
              <w:spacing w:line="240" w:lineRule="auto"/>
              <w:ind w:left="720" w:hanging="360"/>
            </w:pPr>
            <w:ins w:author="Mike Marchand" w:id="681" w:date="2025-12-15T02:45:55Z">
              <w:r w:rsidDel="00000000" w:rsidR="00000000" w:rsidRPr="00000000">
                <w:rPr>
                  <w:rtl w:val="0"/>
                </w:rPr>
                <w:t xml:space="preserve">Michael Marchand, sqilxw, syilx Nation - Cultural Safety Consultant </w:t>
              </w:r>
            </w:ins>
            <w:r w:rsidDel="00000000" w:rsidR="00000000" w:rsidRPr="00000000">
              <w:rPr>
                <w:rtl w:val="0"/>
              </w:rPr>
              <w:t xml:space="preserve"> </w:t>
            </w:r>
          </w:p>
          <w:p w:rsidR="00000000" w:rsidDel="00000000" w:rsidP="00000000" w:rsidRDefault="00000000" w:rsidRPr="00000000" w14:paraId="00001F2E">
            <w:pPr>
              <w:widowControl w:val="0"/>
              <w:numPr>
                <w:ilvl w:val="0"/>
                <w:numId w:val="34"/>
              </w:numPr>
              <w:spacing w:line="240" w:lineRule="auto"/>
              <w:ind w:left="720" w:hanging="360"/>
            </w:pPr>
            <w:r w:rsidDel="00000000" w:rsidR="00000000" w:rsidRPr="00000000">
              <w:rPr>
                <w:rtl w:val="0"/>
              </w:rPr>
            </w:r>
          </w:p>
        </w:tc>
      </w:tr>
    </w:tbl>
    <w:p w:rsidR="00000000" w:rsidDel="00000000" w:rsidP="00000000" w:rsidRDefault="00000000" w:rsidRPr="00000000" w14:paraId="00001F2F">
      <w:pPr>
        <w:spacing w:after="240" w:before="240" w:lineRule="auto"/>
        <w:rPr/>
      </w:pPr>
      <w:r w:rsidDel="00000000" w:rsidR="00000000" w:rsidRPr="00000000">
        <w:rPr>
          <w:rtl w:val="0"/>
        </w:rPr>
      </w:r>
    </w:p>
    <w:tbl>
      <w:tblPr>
        <w:tblStyle w:val="Table23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1F30">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1F31">
            <w:pPr>
              <w:widowControl w:val="0"/>
              <w:spacing w:after="240" w:before="240" w:line="240" w:lineRule="auto"/>
              <w:rPr/>
            </w:pPr>
            <w:r w:rsidDel="00000000" w:rsidR="00000000" w:rsidRPr="00000000">
              <w:rPr>
                <w:rtl w:val="0"/>
              </w:rPr>
              <w:t xml:space="preserve">As you can imagine educators—from preschool teachers to university professors—often find themselves on the front line of addressing climate anxieties and the emotional toll these challenges can bring. It’s no longer enough to share facts about melting ice caps or greenhouse gases; students are grappling with issues of grief, worry, and a deep sense of uncertainty about the future. By recognizing the power they hold to shape not only what students know but also how they feel and act, educators become pivotal agents in building emotional resilience and collective hope.</w:t>
            </w:r>
          </w:p>
          <w:p w:rsidR="00000000" w:rsidDel="00000000" w:rsidP="00000000" w:rsidRDefault="00000000" w:rsidRPr="00000000" w14:paraId="00001F32">
            <w:pPr>
              <w:widowControl w:val="0"/>
              <w:spacing w:after="240" w:before="240" w:line="240" w:lineRule="auto"/>
              <w:rPr/>
            </w:pPr>
            <w:r w:rsidDel="00000000" w:rsidR="00000000" w:rsidRPr="00000000">
              <w:rPr>
                <w:rtl w:val="0"/>
              </w:rPr>
              <w:t xml:space="preserve">In many ways, teachers and professors serve as a bridge between evidence-based science and the human experience. It starts with climate literacy, ensuring that students understand what’s happening to the planet, how our actions contribute to those changes, and what solutions are possible. Yet climate literacy on its own can leave students feeling overwhelmed if their emotional responses are ignored. That’s why so many educational frameworks now emphasize social-emotional learning (SEL) alongside environmental content, giving learners the vocabulary and coping strategies to name and navigate fears or grief. In essence, classrooms become spaces where students can process heavy emotions, rather than suppress them or face them alone.</w:t>
            </w:r>
          </w:p>
          <w:p w:rsidR="00000000" w:rsidDel="00000000" w:rsidP="00000000" w:rsidRDefault="00000000" w:rsidRPr="00000000" w14:paraId="00001F33">
            <w:pPr>
              <w:widowControl w:val="0"/>
              <w:spacing w:after="240" w:before="240" w:line="240" w:lineRule="auto"/>
              <w:rPr/>
            </w:pPr>
            <w:r w:rsidDel="00000000" w:rsidR="00000000" w:rsidRPr="00000000">
              <w:rPr>
                <w:rtl w:val="0"/>
              </w:rPr>
              <w:t xml:space="preserve">This approach is rooted in theories like Transformative Learning, which invites learners to question their own assumptions and envision new possibilities, and Critical Pedagogy, which challenges them to see climate change through a lens of social justice and systemic inequities. If a child comes to class distressed about rising sea levels, for instance, the educator’s role is not just to validate those feelings but to encourage problem-solving, activism, and forward-thinking. That might look like analyzing real-world data on coastal erosion, organizing a school-based sustainability campaign, or even partnering with local community groups to address environmental concerns. By weaving in elements of Ecopsychology and Positive Psychology, educators help students channel their emotional responses into hope and collective action, rather than despair.</w:t>
            </w:r>
          </w:p>
          <w:p w:rsidR="00000000" w:rsidDel="00000000" w:rsidP="00000000" w:rsidRDefault="00000000" w:rsidRPr="00000000" w14:paraId="00001F34">
            <w:pPr>
              <w:widowControl w:val="0"/>
              <w:spacing w:after="240" w:before="240" w:line="240" w:lineRule="auto"/>
              <w:rPr/>
            </w:pPr>
            <w:r w:rsidDel="00000000" w:rsidR="00000000" w:rsidRPr="00000000">
              <w:rPr>
                <w:rtl w:val="0"/>
              </w:rPr>
              <w:t xml:space="preserve">One compelling way to do this is through experiential learning—taking students outside to restore a wetland or plant trees, where they can see tangible evidence of both environmental harm and renewal. Activities like these foster place-based connections and remind learners that they are part of a larger ecological community. Meanwhile, educators can also introduce culturally responsive practices that highlight how Indigenous communities or marginalized neighborhoods experience—and respond to—environmental impacts in distinct ways. In doing so, the classroom becomes a microcosm of the broader world, showing students that climate solutions must be equitable and inclusive to be truly sustainable.</w:t>
            </w:r>
          </w:p>
          <w:p w:rsidR="00000000" w:rsidDel="00000000" w:rsidP="00000000" w:rsidRDefault="00000000" w:rsidRPr="00000000" w14:paraId="00001F35">
            <w:pPr>
              <w:widowControl w:val="0"/>
              <w:spacing w:after="240" w:before="240" w:line="240" w:lineRule="auto"/>
              <w:rPr/>
            </w:pPr>
            <w:r w:rsidDel="00000000" w:rsidR="00000000" w:rsidRPr="00000000">
              <w:rPr>
                <w:rtl w:val="0"/>
              </w:rPr>
              <w:t xml:space="preserve">Educators, then, are more than just conveyors of information; they are mentors who help learners unpack emotions like eco-anxiety, anger, or even numbness. They model how to discuss difficult topics honestly and respectfully, and they cultivate the sense that when people come together—in class debates, group projects, or local volunteer efforts—they can make a meaningful difference. These experiences can shift a student’s perspective from one of helplessness to one of agency, where climate change is understood not only as a global emergency but also as an invitation to learn, grow, and enact positive change.</w:t>
            </w:r>
          </w:p>
          <w:p w:rsidR="00000000" w:rsidDel="00000000" w:rsidP="00000000" w:rsidRDefault="00000000" w:rsidRPr="00000000" w14:paraId="00001F36">
            <w:pPr>
              <w:widowControl w:val="0"/>
              <w:spacing w:after="240" w:before="240" w:line="240" w:lineRule="auto"/>
              <w:rPr/>
            </w:pPr>
            <w:r w:rsidDel="00000000" w:rsidR="00000000" w:rsidRPr="00000000">
              <w:rPr>
                <w:rtl w:val="0"/>
              </w:rPr>
              <w:t xml:space="preserve">Across different levels—whether in a primary school setting or a graduate seminar—an educator’s influence extends far beyond the walls of a classroom. It ripples into homes, community centers, and professional fields where tomorrow’s leaders will apply the knowledge and emotional resilience they’ve gained. By bringing climate science, mental health awareness, and a commitment to collective well-being into their work, educators can galvanize a generation that not only understands the magnitude of the problem but also believes in—and works for—real solutions. In that sense, their role becomes indispensable to a whole-of-society response, ensuring that as the world changes, our capacity for empathy, solidarity, and innovation grows with it.</w:t>
            </w:r>
          </w:p>
        </w:tc>
      </w:tr>
      <w:tr>
        <w:trPr>
          <w:cantSplit w:val="0"/>
          <w:tblHeader w:val="0"/>
        </w:trPr>
        <w:tc>
          <w:tcPr>
            <w:shd w:fill="ea9999" w:val="clear"/>
          </w:tcPr>
          <w:p w:rsidR="00000000" w:rsidDel="00000000" w:rsidP="00000000" w:rsidRDefault="00000000" w:rsidRPr="00000000" w14:paraId="00001F37">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1F38">
            <w:pPr>
              <w:spacing w:after="240" w:before="240" w:lineRule="auto"/>
              <w:rPr/>
            </w:pPr>
            <w:r w:rsidDel="00000000" w:rsidR="00000000" w:rsidRPr="00000000">
              <w:rPr>
                <w:rtl w:val="0"/>
              </w:rPr>
              <w:t xml:space="preserve">Educators, from preschool teachers to university professors, play a crucial role in addressing the mental health challenges associated with climate change. They are not only responsible for imparting knowledge about environmental issues but also for supporting students as they navigate emotions such as eco-anxiety, grief, and uncertainty about the future. By fostering emotional resilience and encouraging collective action, educators help build a generation equipped to handle the psychological impacts of a changing climate.</w:t>
            </w:r>
          </w:p>
          <w:p w:rsidR="00000000" w:rsidDel="00000000" w:rsidP="00000000" w:rsidRDefault="00000000" w:rsidRPr="00000000" w14:paraId="00001F39">
            <w:pPr>
              <w:spacing w:after="240" w:before="240" w:lineRule="auto"/>
              <w:rPr/>
            </w:pPr>
            <w:r w:rsidDel="00000000" w:rsidR="00000000" w:rsidRPr="00000000">
              <w:rPr>
                <w:rtl w:val="0"/>
              </w:rPr>
              <w:t xml:space="preserve">Understanding the multifaceted role of educators involves exploring key responsibilities, integrating major educational and psychological theories, and implementing effective strategies across different educational levels. This comprehensive approach ensures that education systems contribute meaningfully to both climate adaptation and mental well-being.</w:t>
            </w:r>
          </w:p>
          <w:p w:rsidR="00000000" w:rsidDel="00000000" w:rsidP="00000000" w:rsidRDefault="00000000" w:rsidRPr="00000000" w14:paraId="00001F3A">
            <w:pPr>
              <w:pStyle w:val="Heading2"/>
              <w:spacing w:after="240" w:before="240" w:lineRule="auto"/>
              <w:rPr/>
            </w:pPr>
            <w:bookmarkStart w:colFirst="0" w:colLast="0" w:name="_c25w136ncz95" w:id="470"/>
            <w:bookmarkEnd w:id="470"/>
            <w:r w:rsidDel="00000000" w:rsidR="00000000" w:rsidRPr="00000000">
              <w:rPr>
                <w:rtl w:val="0"/>
              </w:rPr>
              <w:t xml:space="preserve">The Role of Educators in Climate Change and Mental Health</w:t>
            </w:r>
          </w:p>
          <w:p w:rsidR="00000000" w:rsidDel="00000000" w:rsidP="00000000" w:rsidRDefault="00000000" w:rsidRPr="00000000" w14:paraId="00001F3B">
            <w:pPr>
              <w:spacing w:after="240" w:before="240" w:lineRule="auto"/>
              <w:rPr/>
            </w:pPr>
            <w:r w:rsidDel="00000000" w:rsidR="00000000" w:rsidRPr="00000000">
              <w:rPr>
                <w:rtl w:val="0"/>
              </w:rPr>
              <w:t xml:space="preserve">Educators have several key responsibilities in the intersection of climate change and mental health. These responsibilities extend beyond traditional teaching to encompass emotional support and community leadership.</w:t>
            </w:r>
          </w:p>
          <w:p w:rsidR="00000000" w:rsidDel="00000000" w:rsidP="00000000" w:rsidRDefault="00000000" w:rsidRPr="00000000" w14:paraId="00001F3C">
            <w:pPr>
              <w:spacing w:after="240" w:before="240" w:lineRule="auto"/>
              <w:rPr/>
            </w:pPr>
            <w:r w:rsidDel="00000000" w:rsidR="00000000" w:rsidRPr="00000000">
              <w:rPr>
                <w:rtl w:val="0"/>
              </w:rPr>
              <w:t xml:space="preserve">Educators must first ensure </w:t>
            </w:r>
            <w:r w:rsidDel="00000000" w:rsidR="00000000" w:rsidRPr="00000000">
              <w:rPr>
                <w:b w:val="1"/>
                <w:bCs w:val="1"/>
                <w:rtl w:val="0"/>
              </w:rPr>
              <w:t xml:space="preserve">climate literacy</w:t>
            </w:r>
            <w:r w:rsidDel="00000000" w:rsidR="00000000" w:rsidRPr="00000000">
              <w:rPr>
                <w:rtl w:val="0"/>
              </w:rPr>
              <w:t xml:space="preserve">, equipping students with scientific knowledge about climate change, its causes, and potential solutions. This foundational understanding is essential for informed decision-making and active participation in climate action.</w:t>
            </w:r>
          </w:p>
          <w:p w:rsidR="00000000" w:rsidDel="00000000" w:rsidP="00000000" w:rsidRDefault="00000000" w:rsidRPr="00000000" w14:paraId="00001F3D">
            <w:pPr>
              <w:spacing w:after="240" w:before="240" w:lineRule="auto"/>
              <w:rPr/>
            </w:pPr>
            <w:r w:rsidDel="00000000" w:rsidR="00000000" w:rsidRPr="00000000">
              <w:rPr>
                <w:rtl w:val="0"/>
              </w:rPr>
              <w:t xml:space="preserve">In addition to imparting knowledge, educators provide </w:t>
            </w:r>
            <w:r w:rsidDel="00000000" w:rsidR="00000000" w:rsidRPr="00000000">
              <w:rPr>
                <w:b w:val="1"/>
                <w:bCs w:val="1"/>
                <w:rtl w:val="0"/>
              </w:rPr>
              <w:t xml:space="preserve">emotional support</w:t>
            </w:r>
            <w:r w:rsidDel="00000000" w:rsidR="00000000" w:rsidRPr="00000000">
              <w:rPr>
                <w:rtl w:val="0"/>
              </w:rPr>
              <w:t xml:space="preserve"> by creating safe spaces where students can process their climate-related emotions. By reducing stigma around discussing feelings like eco-anxiety and grief, educators promote resilience and mental well-being.</w:t>
            </w:r>
          </w:p>
          <w:p w:rsidR="00000000" w:rsidDel="00000000" w:rsidP="00000000" w:rsidRDefault="00000000" w:rsidRPr="00000000" w14:paraId="00001F3E">
            <w:pPr>
              <w:spacing w:after="240" w:before="240" w:lineRule="auto"/>
              <w:rPr/>
            </w:pPr>
            <w:r w:rsidDel="00000000" w:rsidR="00000000" w:rsidRPr="00000000">
              <w:rPr>
                <w:rtl w:val="0"/>
              </w:rPr>
              <w:t xml:space="preserve">Furthermore, educators empower students by </w:t>
            </w:r>
            <w:r w:rsidDel="00000000" w:rsidR="00000000" w:rsidRPr="00000000">
              <w:rPr>
                <w:b w:val="1"/>
                <w:bCs w:val="1"/>
                <w:rtl w:val="0"/>
              </w:rPr>
              <w:t xml:space="preserve">fostering critical thinking and agency</w:t>
            </w:r>
            <w:r w:rsidDel="00000000" w:rsidR="00000000" w:rsidRPr="00000000">
              <w:rPr>
                <w:rtl w:val="0"/>
              </w:rPr>
              <w:t xml:space="preserve">. This involves helping students channel their emotions into meaningful actions, whether through problem-solving activities, activism, or community engagement.</w:t>
            </w:r>
          </w:p>
          <w:p w:rsidR="00000000" w:rsidDel="00000000" w:rsidP="00000000" w:rsidRDefault="00000000" w:rsidRPr="00000000" w14:paraId="00001F3F">
            <w:pPr>
              <w:spacing w:after="240" w:before="240" w:lineRule="auto"/>
              <w:rPr/>
            </w:pPr>
            <w:r w:rsidDel="00000000" w:rsidR="00000000" w:rsidRPr="00000000">
              <w:rPr>
                <w:rtl w:val="0"/>
              </w:rPr>
              <w:t xml:space="preserve">Finally, educators take on community leadership roles by engaging in outreach and advocating for sustainable practices and climate adaptation within their local communities. This leadership helps bridge the gap between educational institutions and the broader society.</w:t>
            </w:r>
          </w:p>
          <w:p w:rsidR="00000000" w:rsidDel="00000000" w:rsidP="00000000" w:rsidRDefault="00000000" w:rsidRPr="00000000" w14:paraId="00001F40">
            <w:pPr>
              <w:spacing w:after="240" w:before="240" w:lineRule="auto"/>
              <w:rPr>
                <w:b w:val="1"/>
                <w:bCs w:val="1"/>
              </w:rPr>
            </w:pPr>
            <w:r w:rsidDel="00000000" w:rsidR="00000000" w:rsidRPr="00000000">
              <w:rPr>
                <w:rtl w:val="0"/>
              </w:rPr>
            </w:r>
          </w:p>
          <w:tbl>
            <w:tblPr>
              <w:tblStyle w:val="Table232"/>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F41">
                  <w:pPr>
                    <w:spacing w:after="240" w:before="240" w:lineRule="auto"/>
                    <w:rPr>
                      <w:b w:val="1"/>
                      <w:bCs w:val="1"/>
                    </w:rPr>
                  </w:pPr>
                  <w:r w:rsidDel="00000000" w:rsidR="00000000" w:rsidRPr="00000000">
                    <w:rPr>
                      <w:b w:val="1"/>
                      <w:bCs w:val="1"/>
                      <w:rtl w:val="0"/>
                    </w:rPr>
                    <w:t xml:space="preserve">Explore</w:t>
                  </w:r>
                </w:p>
                <w:p w:rsidR="00000000" w:rsidDel="00000000" w:rsidP="00000000" w:rsidRDefault="00000000" w:rsidRPr="00000000" w14:paraId="00001F42">
                  <w:pPr>
                    <w:spacing w:after="240" w:before="240" w:lineRule="auto"/>
                    <w:rPr>
                      <w:b w:val="1"/>
                      <w:bCs w:val="1"/>
                    </w:rPr>
                  </w:pPr>
                  <w:hyperlink r:id="rId1006">
                    <w:r w:rsidDel="00000000" w:rsidR="00000000" w:rsidRPr="00000000">
                      <w:rPr>
                        <w:color w:val="1155cc"/>
                        <w:u w:val="single"/>
                        <w:rtl w:val="0"/>
                      </w:rPr>
                      <w:t xml:space="preserve">Click here</w:t>
                    </w:r>
                  </w:hyperlink>
                  <w:r w:rsidDel="00000000" w:rsidR="00000000" w:rsidRPr="00000000">
                    <w:rPr>
                      <w:rtl w:val="0"/>
                    </w:rPr>
                    <w:t xml:space="preserve"> to view MHCCA’s </w:t>
                  </w:r>
                  <w:r w:rsidDel="00000000" w:rsidR="00000000" w:rsidRPr="00000000">
                    <w:rPr>
                      <w:b w:val="1"/>
                      <w:bCs w:val="1"/>
                      <w:rtl w:val="0"/>
                    </w:rPr>
                    <w:t xml:space="preserve">Mental Health Aware Climate-Education Resources for Educators </w:t>
                  </w:r>
                  <w:r w:rsidDel="00000000" w:rsidR="00000000" w:rsidRPr="00000000">
                    <w:rPr>
                      <w:rtl w:val="0"/>
                    </w:rPr>
                    <w:t xml:space="preserve">and learn more about how educators can support health discussions about climate change.</w:t>
                  </w:r>
                  <w:r w:rsidDel="00000000" w:rsidR="00000000" w:rsidRPr="00000000">
                    <w:rPr>
                      <w:rtl w:val="0"/>
                    </w:rPr>
                  </w:r>
                </w:p>
              </w:tc>
            </w:tr>
          </w:tbl>
          <w:p w:rsidR="00000000" w:rsidDel="00000000" w:rsidP="00000000" w:rsidRDefault="00000000" w:rsidRPr="00000000" w14:paraId="00001F43">
            <w:pPr>
              <w:spacing w:after="240" w:before="240"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1F44">
            <w:pPr>
              <w:spacing w:after="240" w:before="240" w:lineRule="auto"/>
              <w:rPr/>
            </w:pPr>
            <w:r w:rsidDel="00000000" w:rsidR="00000000" w:rsidRPr="00000000">
              <w:rPr>
                <w:rtl w:val="0"/>
              </w:rPr>
            </w:r>
          </w:p>
          <w:tbl>
            <w:tblPr>
              <w:tblStyle w:val="Table233"/>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F45">
                  <w:pPr>
                    <w:pStyle w:val="Heading2"/>
                    <w:spacing w:after="240" w:before="240" w:lineRule="auto"/>
                    <w:rPr/>
                  </w:pPr>
                  <w:bookmarkStart w:colFirst="0" w:colLast="0" w:name="_fy81a410e32i" w:id="471"/>
                  <w:bookmarkEnd w:id="471"/>
                  <w:r w:rsidDel="00000000" w:rsidR="00000000" w:rsidRPr="00000000">
                    <w:rPr>
                      <w:rtl w:val="0"/>
                    </w:rPr>
                    <w:t xml:space="preserve">Major Theories and Ideas Relevant to Educators</w:t>
                  </w:r>
                </w:p>
                <w:p w:rsidR="00000000" w:rsidDel="00000000" w:rsidP="00000000" w:rsidRDefault="00000000" w:rsidRPr="00000000" w14:paraId="00001F46">
                  <w:pPr>
                    <w:spacing w:after="240" w:before="240" w:lineRule="auto"/>
                    <w:rPr/>
                  </w:pPr>
                  <w:r w:rsidDel="00000000" w:rsidR="00000000" w:rsidRPr="00000000">
                    <w:rPr>
                      <w:rtl w:val="0"/>
                    </w:rPr>
                    <w:t xml:space="preserve">To effectively support students in the context of climate change and mental health, educators draw upon various educational theories and psychological frameworks. These theories provide the foundation for creating impactful and supportive learning environments.</w:t>
                  </w:r>
                </w:p>
                <w:p w:rsidR="00000000" w:rsidDel="00000000" w:rsidP="00000000" w:rsidRDefault="00000000" w:rsidRPr="00000000" w14:paraId="00001F47">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F48">
                  <w:pPr>
                    <w:spacing w:after="240" w:before="240" w:lineRule="auto"/>
                    <w:ind w:left="720" w:firstLine="0"/>
                    <w:rPr>
                      <w:b w:val="1"/>
                      <w:bCs w:val="1"/>
                    </w:rPr>
                  </w:pPr>
                  <w:r w:rsidDel="00000000" w:rsidR="00000000" w:rsidRPr="00000000">
                    <w:rPr>
                      <w:b w:val="1"/>
                      <w:bCs w:val="1"/>
                      <w:rtl w:val="0"/>
                    </w:rPr>
                    <w:t xml:space="preserve">Environmental Education Theories</w:t>
                  </w:r>
                </w:p>
                <w:p w:rsidR="00000000" w:rsidDel="00000000" w:rsidP="00000000" w:rsidRDefault="00000000" w:rsidRPr="00000000" w14:paraId="00001F49">
                  <w:pPr>
                    <w:spacing w:after="240" w:before="240" w:lineRule="auto"/>
                    <w:ind w:left="720" w:firstLine="0"/>
                    <w:rPr/>
                  </w:pPr>
                  <w:r w:rsidDel="00000000" w:rsidR="00000000" w:rsidRPr="00000000">
                    <w:rPr>
                      <w:rtl w:val="0"/>
                    </w:rPr>
                    <w:t xml:space="preserve">Environmental education theories offer a framework for integrating ecological knowledge with personal and societal transformation. These theories collectively emphasize the importance of connecting students to their environment, fostering critical reflection, and promoting active engagement in climate action.</w:t>
                  </w:r>
                </w:p>
                <w:p w:rsidR="00000000" w:rsidDel="00000000" w:rsidP="00000000" w:rsidRDefault="00000000" w:rsidRPr="00000000" w14:paraId="00001F4A">
                  <w:pPr>
                    <w:numPr>
                      <w:ilvl w:val="0"/>
                      <w:numId w:val="383"/>
                    </w:numPr>
                    <w:spacing w:after="0" w:afterAutospacing="0" w:before="240" w:lineRule="auto"/>
                    <w:ind w:left="1440" w:hanging="360"/>
                  </w:pPr>
                  <w:r w:rsidDel="00000000" w:rsidR="00000000" w:rsidRPr="00000000">
                    <w:rPr>
                      <w:b w:val="1"/>
                      <w:bCs w:val="1"/>
                      <w:rtl w:val="0"/>
                    </w:rPr>
                    <w:t xml:space="preserve">Transformative Learning Theory</w:t>
                  </w:r>
                  <w:r w:rsidDel="00000000" w:rsidR="00000000" w:rsidRPr="00000000">
                    <w:rPr>
                      <w:rtl w:val="0"/>
                    </w:rPr>
                    <w:t xml:space="preserve"> encourages students to critically reflect on their beliefs and values, facilitating a shift in their worldview. This approach helps students confront the moral and existential dimensions of climate change, fostering adaptive and action-oriented responses to their emotions.</w:t>
                  </w:r>
                </w:p>
                <w:p w:rsidR="00000000" w:rsidDel="00000000" w:rsidP="00000000" w:rsidRDefault="00000000" w:rsidRPr="00000000" w14:paraId="00001F4B">
                  <w:pPr>
                    <w:numPr>
                      <w:ilvl w:val="0"/>
                      <w:numId w:val="383"/>
                    </w:numPr>
                    <w:spacing w:after="0" w:afterAutospacing="0" w:before="0" w:beforeAutospacing="0" w:lineRule="auto"/>
                    <w:ind w:left="1440" w:hanging="360"/>
                  </w:pPr>
                  <w:r w:rsidDel="00000000" w:rsidR="00000000" w:rsidRPr="00000000">
                    <w:rPr>
                      <w:b w:val="1"/>
                      <w:bCs w:val="1"/>
                      <w:rtl w:val="0"/>
                    </w:rPr>
                    <w:t xml:space="preserve">Place-Based Education</w:t>
                  </w:r>
                  <w:r w:rsidDel="00000000" w:rsidR="00000000" w:rsidRPr="00000000">
                    <w:rPr>
                      <w:rtl w:val="0"/>
                    </w:rPr>
                    <w:t xml:space="preserve"> connects learning to local environmental and cultural contexts, strengthening students’ emotional ties to their surroundings. This connection fosters ecological stewardship and resilience by making environmental issues more tangible and personally relevant.</w:t>
                  </w:r>
                </w:p>
                <w:p w:rsidR="00000000" w:rsidDel="00000000" w:rsidP="00000000" w:rsidRDefault="00000000" w:rsidRPr="00000000" w14:paraId="00001F4C">
                  <w:pPr>
                    <w:numPr>
                      <w:ilvl w:val="0"/>
                      <w:numId w:val="383"/>
                    </w:numPr>
                    <w:spacing w:after="240" w:before="0" w:beforeAutospacing="0" w:lineRule="auto"/>
                    <w:ind w:left="1440" w:hanging="360"/>
                  </w:pPr>
                  <w:r w:rsidDel="00000000" w:rsidR="00000000" w:rsidRPr="00000000">
                    <w:rPr>
                      <w:b w:val="1"/>
                      <w:bCs w:val="1"/>
                      <w:rtl w:val="0"/>
                    </w:rPr>
                    <w:t xml:space="preserve">Environmental Literacy</w:t>
                  </w:r>
                  <w:r w:rsidDel="00000000" w:rsidR="00000000" w:rsidRPr="00000000">
                    <w:rPr>
                      <w:rtl w:val="0"/>
                    </w:rPr>
                    <w:t xml:space="preserve"> focuses on developing the knowledge, skills, and attitudes necessary for informed decision-making about ecological issues. This literacy provides a solid foundation for understanding the complex interplay between climate change and mental health.</w:t>
                  </w:r>
                  <w:r w:rsidDel="00000000" w:rsidR="00000000" w:rsidRPr="00000000">
                    <w:rPr>
                      <w:rtl w:val="0"/>
                    </w:rPr>
                  </w:r>
                </w:p>
                <w:p w:rsidR="00000000" w:rsidDel="00000000" w:rsidP="00000000" w:rsidRDefault="00000000" w:rsidRPr="00000000" w14:paraId="00001F4D">
                  <w:pPr>
                    <w:spacing w:after="240" w:before="240" w:lineRule="auto"/>
                    <w:ind w:left="720" w:firstLine="0"/>
                    <w:rPr/>
                  </w:pPr>
                  <w:r w:rsidDel="00000000" w:rsidR="00000000" w:rsidRPr="00000000">
                    <w:rPr>
                      <w:rtl w:val="0"/>
                    </w:rPr>
                    <w:t xml:space="preserve">Together, these theories create a cohesive approach that not only educates students about environmental science but also engages them emotionally and ethically, preparing them to act thoughtfully and compassionately in the face of climate challenges</w:t>
                  </w:r>
                </w:p>
                <w:p w:rsidR="00000000" w:rsidDel="00000000" w:rsidP="00000000" w:rsidRDefault="00000000" w:rsidRPr="00000000" w14:paraId="00001F4E">
                  <w:pPr>
                    <w:spacing w:after="240" w:before="240" w:lineRule="auto"/>
                    <w:ind w:left="720" w:firstLine="0"/>
                    <w:rPr>
                      <w:b w:val="1"/>
                      <w:bCs w:val="1"/>
                    </w:rPr>
                  </w:pPr>
                  <w:r w:rsidDel="00000000" w:rsidR="00000000" w:rsidRPr="00000000">
                    <w:rPr>
                      <w:b w:val="1"/>
                      <w:bCs w:val="1"/>
                      <w:rtl w:val="0"/>
                    </w:rPr>
                    <w:t xml:space="preserve">Mental Health and Emotional Resilience Frameworks</w:t>
                  </w:r>
                </w:p>
                <w:p w:rsidR="00000000" w:rsidDel="00000000" w:rsidP="00000000" w:rsidRDefault="00000000" w:rsidRPr="00000000" w14:paraId="00001F4F">
                  <w:pPr>
                    <w:spacing w:after="240" w:before="240" w:lineRule="auto"/>
                    <w:ind w:left="720" w:firstLine="0"/>
                    <w:rPr/>
                  </w:pPr>
                  <w:r w:rsidDel="00000000" w:rsidR="00000000" w:rsidRPr="00000000">
                    <w:rPr>
                      <w:rtl w:val="0"/>
                    </w:rPr>
                    <w:t xml:space="preserve">Mental health and emotional resilience frameworks are essential for addressing the psychological impacts of climate change on students. These frameworks provide strategies for supporting emotional well-being and building the capacity to cope with climate-related stressors.</w:t>
                  </w:r>
                </w:p>
                <w:p w:rsidR="00000000" w:rsidDel="00000000" w:rsidP="00000000" w:rsidRDefault="00000000" w:rsidRPr="00000000" w14:paraId="00001F50">
                  <w:pPr>
                    <w:numPr>
                      <w:ilvl w:val="0"/>
                      <w:numId w:val="336"/>
                    </w:numPr>
                    <w:spacing w:after="0" w:afterAutospacing="0" w:before="240" w:lineRule="auto"/>
                    <w:ind w:left="1440" w:hanging="360"/>
                  </w:pPr>
                  <w:r w:rsidDel="00000000" w:rsidR="00000000" w:rsidRPr="00000000">
                    <w:rPr>
                      <w:b w:val="1"/>
                      <w:bCs w:val="1"/>
                      <w:rtl w:val="0"/>
                    </w:rPr>
                    <w:t xml:space="preserve">Social-Emotional Learning (SEL)</w:t>
                  </w:r>
                  <w:r w:rsidDel="00000000" w:rsidR="00000000" w:rsidRPr="00000000">
                    <w:rPr>
                      <w:rtl w:val="0"/>
                    </w:rPr>
                    <w:t xml:space="preserve"> equips students with skills such as emotional regulation, empathy, and relationship-building. These skills are essential for navigating climate-related emotions and building resilience against feelings of despair or helplessness.</w:t>
                  </w:r>
                </w:p>
                <w:p w:rsidR="00000000" w:rsidDel="00000000" w:rsidP="00000000" w:rsidRDefault="00000000" w:rsidRPr="00000000" w14:paraId="00001F51">
                  <w:pPr>
                    <w:numPr>
                      <w:ilvl w:val="0"/>
                      <w:numId w:val="336"/>
                    </w:numPr>
                    <w:spacing w:after="0" w:afterAutospacing="0" w:before="0" w:beforeAutospacing="0" w:lineRule="auto"/>
                    <w:ind w:left="1440" w:hanging="360"/>
                  </w:pPr>
                  <w:r w:rsidDel="00000000" w:rsidR="00000000" w:rsidRPr="00000000">
                    <w:rPr>
                      <w:b w:val="1"/>
                      <w:bCs w:val="1"/>
                      <w:rtl w:val="0"/>
                    </w:rPr>
                    <w:t xml:space="preserve">Trauma-Informed Pedagogy</w:t>
                  </w:r>
                  <w:r w:rsidDel="00000000" w:rsidR="00000000" w:rsidRPr="00000000">
                    <w:rPr>
                      <w:rtl w:val="0"/>
                    </w:rPr>
                    <w:t xml:space="preserve"> recognizes and responds to the impacts of trauma in educational settings. This framework addresses the psychological effects of climate-related events, such as natural disasters or displacement, ensuring that students receive the support they need.</w:t>
                  </w:r>
                </w:p>
                <w:p w:rsidR="00000000" w:rsidDel="00000000" w:rsidP="00000000" w:rsidRDefault="00000000" w:rsidRPr="00000000" w14:paraId="00001F52">
                  <w:pPr>
                    <w:numPr>
                      <w:ilvl w:val="0"/>
                      <w:numId w:val="336"/>
                    </w:numPr>
                    <w:spacing w:after="0" w:afterAutospacing="0" w:before="0" w:beforeAutospacing="0" w:lineRule="auto"/>
                    <w:ind w:left="1440" w:hanging="360"/>
                  </w:pPr>
                  <w:r w:rsidDel="00000000" w:rsidR="00000000" w:rsidRPr="00000000">
                    <w:rPr>
                      <w:b w:val="1"/>
                      <w:bCs w:val="1"/>
                      <w:rtl w:val="0"/>
                    </w:rPr>
                    <w:t xml:space="preserve">Positive Psychology</w:t>
                  </w:r>
                  <w:r w:rsidDel="00000000" w:rsidR="00000000" w:rsidRPr="00000000">
                    <w:rPr>
                      <w:rtl w:val="0"/>
                    </w:rPr>
                    <w:t xml:space="preserve"> emphasizes building strengths like optimism, hope, and gratitude. By integrating hope-based narratives and solution-focused discussions, educators help students maintain a positive outlook despite the challenges posed by climate change.</w:t>
                  </w:r>
                </w:p>
                <w:p w:rsidR="00000000" w:rsidDel="00000000" w:rsidP="00000000" w:rsidRDefault="00000000" w:rsidRPr="00000000" w14:paraId="00001F53">
                  <w:pPr>
                    <w:numPr>
                      <w:ilvl w:val="0"/>
                      <w:numId w:val="336"/>
                    </w:numPr>
                    <w:spacing w:after="240" w:before="0" w:beforeAutospacing="0" w:lineRule="auto"/>
                    <w:ind w:left="1440" w:hanging="360"/>
                  </w:pPr>
                  <w:r w:rsidDel="00000000" w:rsidR="00000000" w:rsidRPr="00000000">
                    <w:rPr>
                      <w:b w:val="1"/>
                      <w:bCs w:val="1"/>
                      <w:rtl w:val="0"/>
                    </w:rPr>
                    <w:t xml:space="preserve">Ecopsychology</w:t>
                  </w:r>
                  <w:r w:rsidDel="00000000" w:rsidR="00000000" w:rsidRPr="00000000">
                    <w:rPr>
                      <w:rtl w:val="0"/>
                    </w:rPr>
                    <w:t xml:space="preserve"> explores the psychological connections between humans and the natural world. This framework helps educators guide students in processing grief over environmental loss and rebuilding a sense of belonging and responsibility toward nature.</w:t>
                  </w:r>
                </w:p>
                <w:p w:rsidR="00000000" w:rsidDel="00000000" w:rsidP="00000000" w:rsidRDefault="00000000" w:rsidRPr="00000000" w14:paraId="00001F54">
                  <w:pPr>
                    <w:spacing w:after="240" w:before="240" w:lineRule="auto"/>
                    <w:ind w:left="720" w:firstLine="0"/>
                    <w:rPr/>
                  </w:pPr>
                  <w:r w:rsidDel="00000000" w:rsidR="00000000" w:rsidRPr="00000000">
                    <w:rPr>
                      <w:rtl w:val="0"/>
                    </w:rPr>
                    <w:t xml:space="preserve">These frameworks work in unison to create a supportive educational environment where students can process their emotions, develop resilience, and find motivation to engage in climate action.</w:t>
                  </w:r>
                </w:p>
                <w:p w:rsidR="00000000" w:rsidDel="00000000" w:rsidP="00000000" w:rsidRDefault="00000000" w:rsidRPr="00000000" w14:paraId="00001F55">
                  <w:pPr>
                    <w:spacing w:after="240" w:before="240" w:lineRule="auto"/>
                    <w:ind w:left="720" w:firstLine="0"/>
                    <w:rPr>
                      <w:b w:val="1"/>
                      <w:bCs w:val="1"/>
                    </w:rPr>
                  </w:pPr>
                  <w:r w:rsidDel="00000000" w:rsidR="00000000" w:rsidRPr="00000000">
                    <w:rPr>
                      <w:b w:val="1"/>
                      <w:bCs w:val="1"/>
                      <w:rtl w:val="0"/>
                    </w:rPr>
                    <w:t xml:space="preserve">Critical Pedagogies</w:t>
                  </w:r>
                </w:p>
                <w:p w:rsidR="00000000" w:rsidDel="00000000" w:rsidP="00000000" w:rsidRDefault="00000000" w:rsidRPr="00000000" w14:paraId="00001F56">
                  <w:pPr>
                    <w:spacing w:after="240" w:before="240" w:lineRule="auto"/>
                    <w:ind w:left="720" w:firstLine="0"/>
                    <w:rPr/>
                  </w:pPr>
                  <w:r w:rsidDel="00000000" w:rsidR="00000000" w:rsidRPr="00000000">
                    <w:rPr>
                      <w:rtl w:val="0"/>
                    </w:rPr>
                    <w:t xml:space="preserve">Critical pedagogies provide a lens through which educators can address the social and ethical dimensions of climate change. These approaches emphasize the role of education in promoting social justice, equity, and transformative action.</w:t>
                  </w:r>
                </w:p>
                <w:p w:rsidR="00000000" w:rsidDel="00000000" w:rsidP="00000000" w:rsidRDefault="00000000" w:rsidRPr="00000000" w14:paraId="00001F57">
                  <w:pPr>
                    <w:numPr>
                      <w:ilvl w:val="0"/>
                      <w:numId w:val="274"/>
                    </w:numPr>
                    <w:spacing w:after="0" w:afterAutospacing="0" w:before="240" w:lineRule="auto"/>
                    <w:ind w:left="1440" w:hanging="360"/>
                  </w:pPr>
                  <w:r w:rsidDel="00000000" w:rsidR="00000000" w:rsidRPr="00000000">
                    <w:rPr>
                      <w:b w:val="1"/>
                      <w:bCs w:val="1"/>
                      <w:rtl w:val="0"/>
                    </w:rPr>
                    <w:t xml:space="preserve">Critical Pedagogy</w:t>
                  </w:r>
                  <w:r w:rsidDel="00000000" w:rsidR="00000000" w:rsidRPr="00000000">
                    <w:rPr>
                      <w:rtl w:val="0"/>
                    </w:rPr>
                    <w:t xml:space="preserve"> views education as a tool for liberation and social justice. It positions climate change education as a means to address systemic inequities and empower communities, fostering a sense of moral responsibility and collective action.</w:t>
                  </w:r>
                </w:p>
                <w:p w:rsidR="00000000" w:rsidDel="00000000" w:rsidP="00000000" w:rsidRDefault="00000000" w:rsidRPr="00000000" w14:paraId="00001F58">
                  <w:pPr>
                    <w:numPr>
                      <w:ilvl w:val="0"/>
                      <w:numId w:val="274"/>
                    </w:numPr>
                    <w:spacing w:after="0" w:afterAutospacing="0" w:before="0" w:beforeAutospacing="0" w:lineRule="auto"/>
                    <w:ind w:left="1440" w:hanging="360"/>
                  </w:pPr>
                  <w:r w:rsidDel="00000000" w:rsidR="00000000" w:rsidRPr="00000000">
                    <w:rPr>
                      <w:b w:val="1"/>
                      <w:bCs w:val="1"/>
                      <w:rtl w:val="0"/>
                    </w:rPr>
                    <w:t xml:space="preserve">Ecojustice Education</w:t>
                  </w:r>
                  <w:r w:rsidDel="00000000" w:rsidR="00000000" w:rsidRPr="00000000">
                    <w:rPr>
                      <w:rtl w:val="0"/>
                    </w:rPr>
                    <w:t xml:space="preserve"> highlights the intersection of environmental degradation and social injustice. By addressing these ethical dimensions, educators encourage students to advocate for fair and sustainable solutions that benefit all communities.</w:t>
                  </w:r>
                </w:p>
                <w:p w:rsidR="00000000" w:rsidDel="00000000" w:rsidP="00000000" w:rsidRDefault="00000000" w:rsidRPr="00000000" w14:paraId="00001F59">
                  <w:pPr>
                    <w:numPr>
                      <w:ilvl w:val="0"/>
                      <w:numId w:val="274"/>
                    </w:numPr>
                    <w:spacing w:after="240" w:before="0" w:beforeAutospacing="0" w:lineRule="auto"/>
                    <w:ind w:left="1440" w:hanging="360"/>
                  </w:pPr>
                  <w:r w:rsidDel="00000000" w:rsidR="00000000" w:rsidRPr="00000000">
                    <w:rPr>
                      <w:b w:val="1"/>
                      <w:bCs w:val="1"/>
                      <w:rtl w:val="0"/>
                    </w:rPr>
                    <w:t xml:space="preserve">Futures Thinking and Education</w:t>
                  </w:r>
                  <w:r w:rsidDel="00000000" w:rsidR="00000000" w:rsidRPr="00000000">
                    <w:rPr>
                      <w:rtl w:val="0"/>
                    </w:rPr>
                    <w:t xml:space="preserve"> helps students envision desirable futures and the steps needed to achieve them. This forward-thinking approach combats despair by encouraging students to imagine and work toward sustainable and equitable solutions.</w:t>
                  </w:r>
                </w:p>
                <w:p w:rsidR="00000000" w:rsidDel="00000000" w:rsidP="00000000" w:rsidRDefault="00000000" w:rsidRPr="00000000" w14:paraId="00001F5A">
                  <w:pPr>
                    <w:spacing w:after="240" w:before="240" w:lineRule="auto"/>
                    <w:ind w:left="720" w:firstLine="0"/>
                    <w:rPr/>
                  </w:pPr>
                  <w:r w:rsidDel="00000000" w:rsidR="00000000" w:rsidRPr="00000000">
                    <w:rPr>
                      <w:rtl w:val="0"/>
                    </w:rPr>
                    <w:t xml:space="preserve">These pedagogical approaches collectively empower students to critically analyze the root causes of climate change, understand its societal impacts, and take informed and equitable actions to mitigate its effects.</w:t>
                  </w:r>
                </w:p>
                <w:p w:rsidR="00000000" w:rsidDel="00000000" w:rsidP="00000000" w:rsidRDefault="00000000" w:rsidRPr="00000000" w14:paraId="00001F5B">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1F5C">
            <w:pPr>
              <w:spacing w:after="240" w:before="240" w:lineRule="auto"/>
              <w:rPr/>
            </w:pPr>
            <w:r w:rsidDel="00000000" w:rsidR="00000000" w:rsidRPr="00000000">
              <w:rPr>
                <w:rtl w:val="0"/>
              </w:rPr>
            </w:r>
          </w:p>
          <w:tbl>
            <w:tblPr>
              <w:tblStyle w:val="Table234"/>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F5D">
                  <w:pPr>
                    <w:pStyle w:val="Heading2"/>
                    <w:spacing w:after="240" w:before="240" w:lineRule="auto"/>
                    <w:rPr/>
                  </w:pPr>
                  <w:bookmarkStart w:colFirst="0" w:colLast="0" w:name="_cs5p3g40adgh" w:id="472"/>
                  <w:bookmarkEnd w:id="472"/>
                  <w:r w:rsidDel="00000000" w:rsidR="00000000" w:rsidRPr="00000000">
                    <w:rPr>
                      <w:rtl w:val="0"/>
                    </w:rPr>
                    <w:t xml:space="preserve">Strategies for Educators Addressing Climate Emotions</w:t>
                  </w:r>
                </w:p>
                <w:p w:rsidR="00000000" w:rsidDel="00000000" w:rsidP="00000000" w:rsidRDefault="00000000" w:rsidRPr="00000000" w14:paraId="00001F5E">
                  <w:pPr>
                    <w:spacing w:after="240" w:before="240" w:lineRule="auto"/>
                    <w:rPr/>
                  </w:pPr>
                  <w:r w:rsidDel="00000000" w:rsidR="00000000" w:rsidRPr="00000000">
                    <w:rPr>
                      <w:rtl w:val="0"/>
                    </w:rPr>
                    <w:t xml:space="preserve">Educators can implement various strategies to effectively address climate emotions and support students’ mental health. These strategies integrate climate literacy with emotional resilience, promote cultural responsiveness, and encourage active engagement.</w:t>
                  </w:r>
                </w:p>
                <w:p w:rsidR="00000000" w:rsidDel="00000000" w:rsidP="00000000" w:rsidRDefault="00000000" w:rsidRPr="00000000" w14:paraId="00001F5F">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F60">
                  <w:pPr>
                    <w:numPr>
                      <w:ilvl w:val="0"/>
                      <w:numId w:val="104"/>
                    </w:numPr>
                    <w:spacing w:after="240" w:before="240" w:lineRule="auto"/>
                    <w:ind w:left="720" w:hanging="360"/>
                    <w:rPr>
                      <w:b w:val="1"/>
                      <w:bCs w:val="1"/>
                    </w:rPr>
                  </w:pPr>
                  <w:r w:rsidDel="00000000" w:rsidR="00000000" w:rsidRPr="00000000">
                    <w:rPr>
                      <w:b w:val="1"/>
                      <w:bCs w:val="1"/>
                      <w:rtl w:val="0"/>
                    </w:rPr>
                    <w:t xml:space="preserve">Climate Literacy with a Mental Health Lens</w:t>
                  </w:r>
                </w:p>
                <w:p w:rsidR="00000000" w:rsidDel="00000000" w:rsidP="00000000" w:rsidRDefault="00000000" w:rsidRPr="00000000" w14:paraId="00001F61">
                  <w:pPr>
                    <w:spacing w:after="240" w:before="240" w:lineRule="auto"/>
                    <w:ind w:left="720" w:firstLine="0"/>
                    <w:rPr/>
                  </w:pPr>
                  <w:r w:rsidDel="00000000" w:rsidR="00000000" w:rsidRPr="00000000">
                    <w:rPr>
                      <w:rtl w:val="0"/>
                    </w:rPr>
                    <w:t xml:space="preserve">Integrating scientific concepts with discussions about emotional responses ensures that students not only understand climate change but also manage their feelings about it. Emphasizing solution-focused approaches, such as renewable energy and conservation, instills hope and a sense of agency.</w:t>
                  </w:r>
                </w:p>
                <w:p w:rsidR="00000000" w:rsidDel="00000000" w:rsidP="00000000" w:rsidRDefault="00000000" w:rsidRPr="00000000" w14:paraId="00001F62">
                  <w:pPr>
                    <w:numPr>
                      <w:ilvl w:val="0"/>
                      <w:numId w:val="104"/>
                    </w:numPr>
                    <w:spacing w:after="240" w:before="240" w:lineRule="auto"/>
                    <w:ind w:left="720" w:hanging="360"/>
                    <w:rPr>
                      <w:b w:val="1"/>
                      <w:bCs w:val="1"/>
                    </w:rPr>
                  </w:pPr>
                  <w:r w:rsidDel="00000000" w:rsidR="00000000" w:rsidRPr="00000000">
                    <w:rPr>
                      <w:b w:val="1"/>
                      <w:bCs w:val="1"/>
                      <w:rtl w:val="0"/>
                    </w:rPr>
                    <w:t xml:space="preserve">Emotional Processing and Resilience Building</w:t>
                  </w:r>
                </w:p>
                <w:p w:rsidR="00000000" w:rsidDel="00000000" w:rsidP="00000000" w:rsidRDefault="00000000" w:rsidRPr="00000000" w14:paraId="00001F63">
                  <w:pPr>
                    <w:spacing w:after="240" w:before="240" w:lineRule="auto"/>
                    <w:ind w:left="720" w:firstLine="0"/>
                    <w:rPr/>
                  </w:pPr>
                  <w:r w:rsidDel="00000000" w:rsidR="00000000" w:rsidRPr="00000000">
                    <w:rPr>
                      <w:rtl w:val="0"/>
                    </w:rPr>
                    <w:t xml:space="preserve">Using SEL strategies, educators help students name, validate, and regulate their climate emotions. Facilitating group discussions, art projects, or journaling exercises allows students to explore feelings like grief, anger, and hope in a supportive environment.</w:t>
                  </w:r>
                </w:p>
                <w:p w:rsidR="00000000" w:rsidDel="00000000" w:rsidP="00000000" w:rsidRDefault="00000000" w:rsidRPr="00000000" w14:paraId="00001F64">
                  <w:pPr>
                    <w:numPr>
                      <w:ilvl w:val="0"/>
                      <w:numId w:val="104"/>
                    </w:numPr>
                    <w:spacing w:after="240" w:before="240" w:lineRule="auto"/>
                    <w:ind w:left="720" w:hanging="360"/>
                    <w:rPr>
                      <w:b w:val="1"/>
                      <w:bCs w:val="1"/>
                    </w:rPr>
                  </w:pPr>
                  <w:r w:rsidDel="00000000" w:rsidR="00000000" w:rsidRPr="00000000">
                    <w:rPr>
                      <w:b w:val="1"/>
                      <w:bCs w:val="1"/>
                      <w:rtl w:val="0"/>
                    </w:rPr>
                    <w:t xml:space="preserve">Culturally Responsive and Inclusive Practices</w:t>
                  </w:r>
                </w:p>
                <w:p w:rsidR="00000000" w:rsidDel="00000000" w:rsidP="00000000" w:rsidRDefault="00000000" w:rsidRPr="00000000" w14:paraId="00001F65">
                  <w:pPr>
                    <w:spacing w:after="240" w:before="240" w:lineRule="auto"/>
                    <w:ind w:left="720" w:firstLine="0"/>
                    <w:rPr/>
                  </w:pPr>
                  <w:r w:rsidDel="00000000" w:rsidR="00000000" w:rsidRPr="00000000">
                    <w:rPr>
                      <w:rtl w:val="0"/>
                    </w:rPr>
                    <w:t xml:space="preserve">Incorporating local and Indigenous perspectives on environmental stewardship highlights diverse experiences and responses to climate impacts. Addressing climate justice ensures that  disproportionately and uniquely impacted communities are represented and empowered in climate adaptation efforts.</w:t>
                  </w:r>
                </w:p>
                <w:p w:rsidR="00000000" w:rsidDel="00000000" w:rsidP="00000000" w:rsidRDefault="00000000" w:rsidRPr="00000000" w14:paraId="00001F66">
                  <w:pPr>
                    <w:numPr>
                      <w:ilvl w:val="0"/>
                      <w:numId w:val="104"/>
                    </w:numPr>
                    <w:spacing w:after="240" w:before="240" w:lineRule="auto"/>
                    <w:ind w:left="720" w:hanging="360"/>
                    <w:rPr>
                      <w:b w:val="1"/>
                      <w:bCs w:val="1"/>
                    </w:rPr>
                  </w:pPr>
                  <w:r w:rsidDel="00000000" w:rsidR="00000000" w:rsidRPr="00000000">
                    <w:rPr>
                      <w:b w:val="1"/>
                      <w:bCs w:val="1"/>
                      <w:rtl w:val="0"/>
                    </w:rPr>
                    <w:t xml:space="preserve">Experiential and Place-Based Learning</w:t>
                  </w:r>
                </w:p>
                <w:p w:rsidR="00000000" w:rsidDel="00000000" w:rsidP="00000000" w:rsidRDefault="00000000" w:rsidRPr="00000000" w14:paraId="00001F67">
                  <w:pPr>
                    <w:spacing w:after="240" w:before="240" w:lineRule="auto"/>
                    <w:ind w:left="720" w:firstLine="0"/>
                    <w:rPr/>
                  </w:pPr>
                  <w:r w:rsidDel="00000000" w:rsidR="00000000" w:rsidRPr="00000000">
                    <w:rPr>
                      <w:rtl w:val="0"/>
                    </w:rPr>
                    <w:t xml:space="preserve">Organizing hands-on activities, such as tree planting or water conservation projects, fosters a direct emotional connection to local ecosystems. These activities enhance students’ sense of responsibility and care for their environment.</w:t>
                  </w:r>
                </w:p>
                <w:p w:rsidR="00000000" w:rsidDel="00000000" w:rsidP="00000000" w:rsidRDefault="00000000" w:rsidRPr="00000000" w14:paraId="00001F68">
                  <w:pPr>
                    <w:numPr>
                      <w:ilvl w:val="0"/>
                      <w:numId w:val="104"/>
                    </w:numPr>
                    <w:spacing w:after="240" w:before="240" w:lineRule="auto"/>
                    <w:ind w:left="720" w:hanging="360"/>
                    <w:rPr>
                      <w:b w:val="1"/>
                      <w:bCs w:val="1"/>
                    </w:rPr>
                  </w:pPr>
                  <w:r w:rsidDel="00000000" w:rsidR="00000000" w:rsidRPr="00000000">
                    <w:rPr>
                      <w:b w:val="1"/>
                      <w:bCs w:val="1"/>
                      <w:rtl w:val="0"/>
                    </w:rPr>
                    <w:t xml:space="preserve">Encouraging Activism and Engagement</w:t>
                  </w:r>
                </w:p>
                <w:p w:rsidR="00000000" w:rsidDel="00000000" w:rsidP="00000000" w:rsidRDefault="00000000" w:rsidRPr="00000000" w14:paraId="00001F69">
                  <w:pPr>
                    <w:spacing w:after="240" w:before="240" w:lineRule="auto"/>
                    <w:ind w:left="720" w:firstLine="0"/>
                    <w:rPr/>
                  </w:pPr>
                  <w:r w:rsidDel="00000000" w:rsidR="00000000" w:rsidRPr="00000000">
                    <w:rPr>
                      <w:rtl w:val="0"/>
                    </w:rPr>
                    <w:t xml:space="preserve">Supporting students in participating in climate movements and advocacy campaigns inspires action. Highlighting success stories of youth-led initiatives, like Fridays for Future, motivates students to engage in meaningful climate action.</w:t>
                  </w:r>
                </w:p>
                <w:p w:rsidR="00000000" w:rsidDel="00000000" w:rsidP="00000000" w:rsidRDefault="00000000" w:rsidRPr="00000000" w14:paraId="00001F6A">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1F6B">
            <w:pPr>
              <w:spacing w:after="240" w:before="240" w:lineRule="auto"/>
              <w:rPr/>
            </w:pPr>
            <w:r w:rsidDel="00000000" w:rsidR="00000000" w:rsidRPr="00000000">
              <w:rPr>
                <w:rtl w:val="0"/>
              </w:rPr>
            </w:r>
          </w:p>
          <w:p w:rsidR="00000000" w:rsidDel="00000000" w:rsidP="00000000" w:rsidRDefault="00000000" w:rsidRPr="00000000" w14:paraId="00001F6C">
            <w:pPr>
              <w:spacing w:after="240" w:before="240" w:lineRule="auto"/>
              <w:rPr/>
            </w:pPr>
            <w:r w:rsidDel="00000000" w:rsidR="00000000" w:rsidRPr="00000000">
              <w:rPr>
                <w:rtl w:val="0"/>
              </w:rPr>
            </w:r>
          </w:p>
          <w:tbl>
            <w:tblPr>
              <w:tblStyle w:val="Table235"/>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F6D">
                  <w:pPr>
                    <w:pStyle w:val="Heading2"/>
                    <w:spacing w:after="240" w:before="240" w:lineRule="auto"/>
                    <w:rPr/>
                  </w:pPr>
                  <w:bookmarkStart w:colFirst="0" w:colLast="0" w:name="_mmvueaapxqh2" w:id="473"/>
                  <w:bookmarkEnd w:id="473"/>
                  <w:r w:rsidDel="00000000" w:rsidR="00000000" w:rsidRPr="00000000">
                    <w:rPr>
                      <w:rtl w:val="0"/>
                    </w:rPr>
                    <w:t xml:space="preserve">Application Across Educational Levels</w:t>
                  </w:r>
                </w:p>
                <w:p w:rsidR="00000000" w:rsidDel="00000000" w:rsidP="00000000" w:rsidRDefault="00000000" w:rsidRPr="00000000" w14:paraId="00001F6E">
                  <w:pPr>
                    <w:spacing w:after="240" w:before="240" w:lineRule="auto"/>
                    <w:rPr/>
                  </w:pPr>
                  <w:r w:rsidDel="00000000" w:rsidR="00000000" w:rsidRPr="00000000">
                    <w:rPr>
                      <w:rtl w:val="0"/>
                    </w:rPr>
                    <w:t xml:space="preserve">The strategies and responsibilities of educators vary across different educational levels, each tailored to the developmental stage and needs of the students.</w:t>
                  </w:r>
                </w:p>
                <w:p w:rsidR="00000000" w:rsidDel="00000000" w:rsidP="00000000" w:rsidRDefault="00000000" w:rsidRPr="00000000" w14:paraId="00001F6F">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F70">
                  <w:pPr>
                    <w:numPr>
                      <w:ilvl w:val="0"/>
                      <w:numId w:val="231"/>
                    </w:numPr>
                    <w:spacing w:after="240" w:before="240" w:lineRule="auto"/>
                    <w:ind w:left="720" w:hanging="360"/>
                    <w:rPr>
                      <w:b w:val="1"/>
                      <w:bCs w:val="1"/>
                    </w:rPr>
                  </w:pPr>
                  <w:r w:rsidDel="00000000" w:rsidR="00000000" w:rsidRPr="00000000">
                    <w:rPr>
                      <w:b w:val="1"/>
                      <w:bCs w:val="1"/>
                      <w:rtl w:val="0"/>
                    </w:rPr>
                    <w:t xml:space="preserve">Primary Education</w:t>
                  </w:r>
                </w:p>
                <w:p w:rsidR="00000000" w:rsidDel="00000000" w:rsidP="00000000" w:rsidRDefault="00000000" w:rsidRPr="00000000" w14:paraId="00001F71">
                  <w:pPr>
                    <w:spacing w:after="240" w:before="240" w:lineRule="auto"/>
                    <w:ind w:left="720" w:firstLine="0"/>
                    <w:rPr/>
                  </w:pPr>
                  <w:r w:rsidDel="00000000" w:rsidR="00000000" w:rsidRPr="00000000">
                    <w:rPr>
                      <w:rtl w:val="0"/>
                    </w:rPr>
                    <w:t xml:space="preserve">At the primary level, educators introduce simple ecological concepts and foster emotional connections with nature. Activities such as nature walks and sensory experiences develop an appreciation for the environment, while storytelling and art help students explore their feelings about climate change.</w:t>
                  </w:r>
                </w:p>
                <w:p w:rsidR="00000000" w:rsidDel="00000000" w:rsidP="00000000" w:rsidRDefault="00000000" w:rsidRPr="00000000" w14:paraId="00001F72">
                  <w:pPr>
                    <w:numPr>
                      <w:ilvl w:val="0"/>
                      <w:numId w:val="231"/>
                    </w:numPr>
                    <w:spacing w:after="240" w:before="240" w:lineRule="auto"/>
                    <w:ind w:left="720" w:hanging="360"/>
                    <w:rPr>
                      <w:b w:val="1"/>
                      <w:bCs w:val="1"/>
                    </w:rPr>
                  </w:pPr>
                  <w:r w:rsidDel="00000000" w:rsidR="00000000" w:rsidRPr="00000000">
                    <w:rPr>
                      <w:b w:val="1"/>
                      <w:bCs w:val="1"/>
                      <w:rtl w:val="0"/>
                    </w:rPr>
                    <w:t xml:space="preserve">Secondary Education</w:t>
                  </w:r>
                </w:p>
                <w:p w:rsidR="00000000" w:rsidDel="00000000" w:rsidP="00000000" w:rsidRDefault="00000000" w:rsidRPr="00000000" w14:paraId="00001F73">
                  <w:pPr>
                    <w:spacing w:after="240" w:before="240" w:lineRule="auto"/>
                    <w:ind w:left="720" w:firstLine="0"/>
                    <w:rPr/>
                  </w:pPr>
                  <w:r w:rsidDel="00000000" w:rsidR="00000000" w:rsidRPr="00000000">
                    <w:rPr>
                      <w:rtl w:val="0"/>
                    </w:rPr>
                    <w:t xml:space="preserve">In secondary education, the focus shifts to building climate literacy and emotional resilience while encouraging critical thinking. Educators analyze real-world case studies on climate impacts and solutions, and facilitate classroom debates on ethical and policy issues related to climate change.</w:t>
                  </w:r>
                </w:p>
                <w:p w:rsidR="00000000" w:rsidDel="00000000" w:rsidP="00000000" w:rsidRDefault="00000000" w:rsidRPr="00000000" w14:paraId="00001F74">
                  <w:pPr>
                    <w:numPr>
                      <w:ilvl w:val="0"/>
                      <w:numId w:val="450"/>
                    </w:numPr>
                    <w:spacing w:after="240" w:before="240" w:lineRule="auto"/>
                    <w:ind w:left="720" w:hanging="360"/>
                    <w:rPr>
                      <w:b w:val="1"/>
                      <w:bCs w:val="1"/>
                    </w:rPr>
                  </w:pPr>
                  <w:r w:rsidDel="00000000" w:rsidR="00000000" w:rsidRPr="00000000">
                    <w:rPr>
                      <w:b w:val="1"/>
                      <w:bCs w:val="1"/>
                      <w:rtl w:val="0"/>
                    </w:rPr>
                    <w:t xml:space="preserve">Higher Education</w:t>
                  </w:r>
                </w:p>
                <w:p w:rsidR="00000000" w:rsidDel="00000000" w:rsidP="00000000" w:rsidRDefault="00000000" w:rsidRPr="00000000" w14:paraId="00001F75">
                  <w:pPr>
                    <w:spacing w:after="240" w:before="240" w:lineRule="auto"/>
                    <w:ind w:left="720" w:firstLine="0"/>
                    <w:rPr/>
                  </w:pPr>
                  <w:r w:rsidDel="00000000" w:rsidR="00000000" w:rsidRPr="00000000">
                    <w:rPr>
                      <w:rtl w:val="0"/>
                    </w:rPr>
                    <w:t xml:space="preserve">Higher education institutions equip students with interdisciplinary skills and leadership capabilities necessary for addressing climate change. Courses on climate change psychology, ethics, and policy prepare students for professional roles, while integrating climate resilience into training for fields like health, engineering, and business.</w:t>
                  </w:r>
                </w:p>
                <w:p w:rsidR="00000000" w:rsidDel="00000000" w:rsidP="00000000" w:rsidRDefault="00000000" w:rsidRPr="00000000" w14:paraId="00001F76">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1F77">
            <w:pPr>
              <w:spacing w:after="240" w:before="240" w:lineRule="auto"/>
              <w:rPr/>
            </w:pPr>
            <w:r w:rsidDel="00000000" w:rsidR="00000000" w:rsidRPr="00000000">
              <w:rPr>
                <w:rtl w:val="0"/>
              </w:rPr>
            </w:r>
          </w:p>
          <w:tbl>
            <w:tblPr>
              <w:tblStyle w:val="Table236"/>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F78">
                  <w:pPr>
                    <w:spacing w:after="240" w:before="240" w:lineRule="auto"/>
                    <w:rPr>
                      <w:b w:val="1"/>
                      <w:bCs w:val="1"/>
                    </w:rPr>
                  </w:pPr>
                  <w:r w:rsidDel="00000000" w:rsidR="00000000" w:rsidRPr="00000000">
                    <w:rPr>
                      <w:b w:val="1"/>
                      <w:bCs w:val="1"/>
                      <w:rtl w:val="0"/>
                    </w:rPr>
                    <w:t xml:space="preserve">Explore</w:t>
                  </w:r>
                </w:p>
                <w:p w:rsidR="00000000" w:rsidDel="00000000" w:rsidP="00000000" w:rsidRDefault="00000000" w:rsidRPr="00000000" w14:paraId="00001F79">
                  <w:pPr>
                    <w:spacing w:after="240" w:before="240" w:lineRule="auto"/>
                    <w:rPr/>
                  </w:pPr>
                  <w:hyperlink r:id="rId1007">
                    <w:r w:rsidDel="00000000" w:rsidR="00000000" w:rsidRPr="00000000">
                      <w:rPr>
                        <w:color w:val="1155cc"/>
                        <w:u w:val="single"/>
                        <w:rtl w:val="0"/>
                      </w:rPr>
                      <w:t xml:space="preserve">Click here</w:t>
                    </w:r>
                  </w:hyperlink>
                  <w:r w:rsidDel="00000000" w:rsidR="00000000" w:rsidRPr="00000000">
                    <w:rPr>
                      <w:rtl w:val="0"/>
                    </w:rPr>
                    <w:t xml:space="preserve"> to view </w:t>
                  </w:r>
                  <w:r w:rsidDel="00000000" w:rsidR="00000000" w:rsidRPr="00000000">
                    <w:rPr>
                      <w:b w:val="1"/>
                      <w:bCs w:val="1"/>
                      <w:rtl w:val="0"/>
                    </w:rPr>
                    <w:t xml:space="preserve">The Climate Emotions Toolkit for Educators</w:t>
                  </w:r>
                  <w:r w:rsidDel="00000000" w:rsidR="00000000" w:rsidRPr="00000000">
                    <w:rPr>
                      <w:rtl w:val="0"/>
                    </w:rPr>
                    <w:t xml:space="preserve"> developed by the Climate Mental Health Network and National Environmental Education Foundation (NEEF) - </w:t>
                  </w:r>
                  <w:r w:rsidDel="00000000" w:rsidR="00000000" w:rsidRPr="00000000">
                    <w:rPr>
                      <w:i w:val="1"/>
                      <w:iCs w:val="1"/>
                      <w:rtl w:val="0"/>
                    </w:rPr>
                    <w:t xml:space="preserve">to help middle school educators address climate change emotions</w:t>
                  </w:r>
                  <w:r w:rsidDel="00000000" w:rsidR="00000000" w:rsidRPr="00000000">
                    <w:rPr>
                      <w:rtl w:val="0"/>
                    </w:rPr>
                    <w:t xml:space="preserve">. </w:t>
                  </w:r>
                </w:p>
                <w:p w:rsidR="00000000" w:rsidDel="00000000" w:rsidP="00000000" w:rsidRDefault="00000000" w:rsidRPr="00000000" w14:paraId="00001F7A">
                  <w:pPr>
                    <w:spacing w:after="240" w:before="240" w:lineRule="auto"/>
                    <w:rPr>
                      <w:i w:val="1"/>
                      <w:iCs w:val="1"/>
                    </w:rPr>
                  </w:pPr>
                  <w:hyperlink r:id="rId1008">
                    <w:r w:rsidDel="00000000" w:rsidR="00000000" w:rsidRPr="00000000">
                      <w:rPr>
                        <w:color w:val="1155cc"/>
                        <w:u w:val="single"/>
                        <w:rtl w:val="0"/>
                      </w:rPr>
                      <w:t xml:space="preserve">Click here</w:t>
                    </w:r>
                  </w:hyperlink>
                  <w:r w:rsidDel="00000000" w:rsidR="00000000" w:rsidRPr="00000000">
                    <w:rPr>
                      <w:rtl w:val="0"/>
                    </w:rPr>
                    <w:t xml:space="preserve"> to view </w:t>
                  </w:r>
                  <w:r w:rsidDel="00000000" w:rsidR="00000000" w:rsidRPr="00000000">
                    <w:rPr>
                      <w:b w:val="1"/>
                      <w:bCs w:val="1"/>
                      <w:rtl w:val="0"/>
                    </w:rPr>
                    <w:t xml:space="preserve">An Educator's Guide to Climate Emotions </w:t>
                  </w:r>
                  <w:r w:rsidDel="00000000" w:rsidR="00000000" w:rsidRPr="00000000">
                    <w:rPr>
                      <w:rtl w:val="0"/>
                    </w:rPr>
                    <w:t xml:space="preserve">developed by Climate Psychology Alliance North America - </w:t>
                  </w:r>
                  <w:r w:rsidDel="00000000" w:rsidR="00000000" w:rsidRPr="00000000">
                    <w:rPr>
                      <w:i w:val="1"/>
                      <w:iCs w:val="1"/>
                      <w:rtl w:val="0"/>
                    </w:rPr>
                    <w:t xml:space="preserve">written by a team of teachers, researchers, and mental health clinicians in consultation with youth climate leaders and climate psychology professionals, offers a variety of approaches for working with climate emotions in educational settings.</w:t>
                  </w:r>
                </w:p>
                <w:p w:rsidR="00000000" w:rsidDel="00000000" w:rsidP="00000000" w:rsidRDefault="00000000" w:rsidRPr="00000000" w14:paraId="00001F7B">
                  <w:pPr>
                    <w:spacing w:after="240" w:before="240" w:lineRule="auto"/>
                    <w:rPr/>
                  </w:pPr>
                  <w:hyperlink r:id="rId1009">
                    <w:r w:rsidDel="00000000" w:rsidR="00000000" w:rsidRPr="00000000">
                      <w:rPr>
                        <w:color w:val="1155cc"/>
                        <w:u w:val="single"/>
                        <w:rtl w:val="0"/>
                      </w:rPr>
                      <w:t xml:space="preserve">Click here</w:t>
                    </w:r>
                  </w:hyperlink>
                  <w:r w:rsidDel="00000000" w:rsidR="00000000" w:rsidRPr="00000000">
                    <w:rPr>
                      <w:rtl w:val="0"/>
                    </w:rPr>
                    <w:t xml:space="preserve"> to view </w:t>
                  </w:r>
                  <w:r w:rsidDel="00000000" w:rsidR="00000000" w:rsidRPr="00000000">
                    <w:rPr>
                      <w:b w:val="1"/>
                      <w:bCs w:val="1"/>
                      <w:rtl w:val="0"/>
                    </w:rPr>
                    <w:t xml:space="preserve">Exploring Climate Change and Mental Health</w:t>
                  </w:r>
                  <w:r w:rsidDel="00000000" w:rsidR="00000000" w:rsidRPr="00000000">
                    <w:rPr>
                      <w:rtl w:val="0"/>
                    </w:rPr>
                    <w:t xml:space="preserve"> by Natania Abebe, MSN/MPH(c), BScN, RN - </w:t>
                  </w:r>
                  <w:r w:rsidDel="00000000" w:rsidR="00000000" w:rsidRPr="00000000">
                    <w:rPr>
                      <w:i w:val="1"/>
                      <w:iCs w:val="1"/>
                      <w:rtl w:val="0"/>
                    </w:rPr>
                    <w:t xml:space="preserve">designed for use by educators to empower students to think critically about the structural and socio-political inequities that affect them while centering climate change and mental health through embedded reflective exercises</w:t>
                  </w:r>
                  <w:r w:rsidDel="00000000" w:rsidR="00000000" w:rsidRPr="00000000">
                    <w:rPr>
                      <w:rtl w:val="0"/>
                    </w:rPr>
                    <w:t xml:space="preserve">. </w:t>
                  </w:r>
                </w:p>
              </w:tc>
            </w:tr>
          </w:tbl>
          <w:p w:rsidR="00000000" w:rsidDel="00000000" w:rsidP="00000000" w:rsidRDefault="00000000" w:rsidRPr="00000000" w14:paraId="00001F7C">
            <w:pPr>
              <w:spacing w:after="240" w:before="240" w:lineRule="auto"/>
              <w:rPr/>
            </w:pPr>
            <w:r w:rsidDel="00000000" w:rsidR="00000000" w:rsidRPr="00000000">
              <w:rPr>
                <w:rtl w:val="0"/>
              </w:rPr>
            </w:r>
          </w:p>
          <w:p w:rsidR="00000000" w:rsidDel="00000000" w:rsidP="00000000" w:rsidRDefault="00000000" w:rsidRPr="00000000" w14:paraId="00001F7D">
            <w:pPr>
              <w:pStyle w:val="Heading2"/>
              <w:spacing w:after="240" w:before="240" w:lineRule="auto"/>
              <w:rPr/>
            </w:pPr>
            <w:bookmarkStart w:colFirst="0" w:colLast="0" w:name="_4r4u2ioq3rzv" w:id="474"/>
            <w:bookmarkEnd w:id="474"/>
            <w:r w:rsidDel="00000000" w:rsidR="00000000" w:rsidRPr="00000000">
              <w:rPr>
                <w:rtl w:val="0"/>
              </w:rPr>
              <w:t xml:space="preserve">Why Educators Are Central to a Whole-of-Society Approach</w:t>
            </w:r>
          </w:p>
          <w:p w:rsidR="00000000" w:rsidDel="00000000" w:rsidP="00000000" w:rsidRDefault="00000000" w:rsidRPr="00000000" w14:paraId="00001F7E">
            <w:pPr>
              <w:spacing w:after="240" w:before="240" w:lineRule="auto"/>
              <w:rPr/>
            </w:pPr>
            <w:r w:rsidDel="00000000" w:rsidR="00000000" w:rsidRPr="00000000">
              <w:rPr>
                <w:rtl w:val="0"/>
              </w:rPr>
              <w:t xml:space="preserve">Educators are indispensable to a whole-of-society response to climate change due to their ability to shape future generations, build emotional resilience on a large scale, and catalyze community action.</w:t>
            </w:r>
          </w:p>
          <w:p w:rsidR="00000000" w:rsidDel="00000000" w:rsidP="00000000" w:rsidRDefault="00000000" w:rsidRPr="00000000" w14:paraId="00001F7F">
            <w:pPr>
              <w:spacing w:after="240" w:before="240" w:lineRule="auto"/>
              <w:rPr/>
            </w:pPr>
            <w:r w:rsidDel="00000000" w:rsidR="00000000" w:rsidRPr="00000000">
              <w:rPr>
                <w:rtl w:val="0"/>
              </w:rPr>
              <w:t xml:space="preserve">Education serves as a primary means of instilling the knowledge, values, and skills necessary for a sustainable and equitable future. By reaching large populations, schools and universities provide critical opportunities to address climate emotions and mental health comprehensively.</w:t>
            </w:r>
          </w:p>
          <w:p w:rsidR="00000000" w:rsidDel="00000000" w:rsidP="00000000" w:rsidRDefault="00000000" w:rsidRPr="00000000" w14:paraId="00001F80">
            <w:pPr>
              <w:spacing w:after="240" w:before="240" w:lineRule="auto"/>
              <w:rPr/>
            </w:pPr>
            <w:r w:rsidDel="00000000" w:rsidR="00000000" w:rsidRPr="00000000">
              <w:rPr>
                <w:rtl w:val="0"/>
              </w:rPr>
              <w:t xml:space="preserve">Educators also act as bridges between students and broader communities, fostering collective action and resilience. By addressing climate justice in the classroom, educators empower students to advocate for systemic changes that benefit historically underserved communities, thereby amplifying equity and justice in climate adaptation efforts.</w:t>
            </w:r>
          </w:p>
        </w:tc>
      </w:tr>
      <w:tr>
        <w:trPr>
          <w:cantSplit w:val="0"/>
          <w:tblHeader w:val="0"/>
        </w:trPr>
        <w:tc>
          <w:tcPr>
            <w:shd w:fill="b4a7d6" w:val="clear"/>
          </w:tcPr>
          <w:p w:rsidR="00000000" w:rsidDel="00000000" w:rsidP="00000000" w:rsidRDefault="00000000" w:rsidRPr="00000000" w14:paraId="00001F81">
            <w:pPr>
              <w:widowControl w:val="0"/>
              <w:spacing w:line="240" w:lineRule="auto"/>
              <w:rPr>
                <w:b w:val="1"/>
                <w:bCs w:val="1"/>
              </w:rPr>
            </w:pPr>
            <w:r w:rsidDel="00000000" w:rsidR="00000000" w:rsidRPr="00000000">
              <w:rPr>
                <w:b w:val="1"/>
                <w:bCs w:val="1"/>
                <w:rtl w:val="0"/>
              </w:rPr>
              <w:t xml:space="preserve">Indigenous </w:t>
            </w:r>
            <w:commentRangeStart w:id="385"/>
            <w:r w:rsidDel="00000000" w:rsidR="00000000" w:rsidRPr="00000000">
              <w:rPr>
                <w:b w:val="1"/>
                <w:bCs w:val="1"/>
                <w:rtl w:val="0"/>
              </w:rPr>
              <w:t xml:space="preserve">Perspectives</w:t>
            </w:r>
            <w:commentRangeEnd w:id="385"/>
            <w:r w:rsidDel="00000000" w:rsidR="00000000" w:rsidRPr="00000000">
              <w:commentReference w:id="385"/>
            </w:r>
            <w:r w:rsidDel="00000000" w:rsidR="00000000" w:rsidRPr="00000000">
              <w:rPr>
                <w:rtl w:val="0"/>
              </w:rPr>
            </w:r>
          </w:p>
        </w:tc>
        <w:tc>
          <w:tcPr>
            <w:shd w:fill="d9d2e9" w:val="clear"/>
          </w:tcPr>
          <w:p w:rsidR="00000000" w:rsidDel="00000000" w:rsidP="00000000" w:rsidRDefault="00000000" w:rsidRPr="00000000" w14:paraId="00001F82">
            <w:pPr>
              <w:spacing w:after="240" w:before="240" w:lineRule="auto"/>
              <w:rPr/>
            </w:pPr>
            <w:r w:rsidDel="00000000" w:rsidR="00000000" w:rsidRPr="00000000">
              <w:rPr>
                <w:rtl w:val="0"/>
              </w:rPr>
              <w:t xml:space="preserve">Educators exploring the intersection of climate change and mental health can draw inspiration from Indigenous models of teaching that center relationship, place, and community. In many Indigenous worldviews, the land is not just a setting for learning, but a teacher itself. Land-based education connects learners to cycles, kinship, responsibility, and the emotional grounding needed to face environmental change. It invites people to listen to the seasons, walk with intention, and build a sense of purpose through connection with place. This way of learning fosters mental and spiritual health while deepening climate understanding.</w:t>
            </w:r>
          </w:p>
          <w:p w:rsidR="00000000" w:rsidDel="00000000" w:rsidP="00000000" w:rsidRDefault="00000000" w:rsidRPr="00000000" w14:paraId="00001F83">
            <w:pPr>
              <w:spacing w:after="240" w:before="240" w:lineRule="auto"/>
              <w:rPr/>
            </w:pPr>
            <w:r w:rsidDel="00000000" w:rsidR="00000000" w:rsidRPr="00000000">
              <w:rPr>
                <w:rtl w:val="0"/>
              </w:rPr>
              <w:t xml:space="preserve">Storytelling and the wisdom of Elders are also central to Indigenous climate education. Stories do more than convey information. They teach how to live well with each other and with the land. When Elders share teachings, they transmit not only ecological knowledge, but resilience, memory, and values that have helped communities endure change across generations. Youth, in turn, are encouraged to take leadership roles in responding to climate challenges, carrying forward these teachings with innovation and care. Educators who embrace these principles model a reciprocal ethic of learning, where knowledge moves in all directions, between generations, across cultures, and through deep attention to place.</w:t>
            </w:r>
          </w:p>
          <w:p w:rsidR="00000000" w:rsidDel="00000000" w:rsidP="00000000" w:rsidRDefault="00000000" w:rsidRPr="00000000" w14:paraId="00001F84">
            <w:pPr>
              <w:widowControl w:val="0"/>
              <w:spacing w:line="240" w:lineRule="auto"/>
              <w:rPr/>
            </w:pPr>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1F85">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1F86">
            <w:pPr>
              <w:numPr>
                <w:ilvl w:val="0"/>
                <w:numId w:val="221"/>
              </w:numPr>
              <w:spacing w:after="0" w:afterAutospacing="0" w:before="240" w:lineRule="auto"/>
              <w:ind w:left="720" w:hanging="360"/>
            </w:pPr>
            <w:r w:rsidDel="00000000" w:rsidR="00000000" w:rsidRPr="00000000">
              <w:rPr>
                <w:rtl w:val="0"/>
              </w:rPr>
              <w:t xml:space="preserve">Educators are essential in addressing climate-related mental health challenges by fostering climate literacy and emotional resilience.</w:t>
              <w:br w:type="textWrapping"/>
            </w:r>
          </w:p>
          <w:p w:rsidR="00000000" w:rsidDel="00000000" w:rsidP="00000000" w:rsidRDefault="00000000" w:rsidRPr="00000000" w14:paraId="00001F87">
            <w:pPr>
              <w:numPr>
                <w:ilvl w:val="0"/>
                <w:numId w:val="221"/>
              </w:numPr>
              <w:spacing w:after="0" w:afterAutospacing="0" w:before="0" w:beforeAutospacing="0" w:lineRule="auto"/>
              <w:ind w:left="720" w:hanging="360"/>
            </w:pPr>
            <w:r w:rsidDel="00000000" w:rsidR="00000000" w:rsidRPr="00000000">
              <w:rPr>
                <w:rtl w:val="0"/>
              </w:rPr>
              <w:t xml:space="preserve">Major educational theories, such as Transformative Learning and Critical Pedagogy, guide effective climate education.</w:t>
              <w:br w:type="textWrapping"/>
            </w:r>
          </w:p>
          <w:p w:rsidR="00000000" w:rsidDel="00000000" w:rsidP="00000000" w:rsidRDefault="00000000" w:rsidRPr="00000000" w14:paraId="00001F88">
            <w:pPr>
              <w:numPr>
                <w:ilvl w:val="0"/>
                <w:numId w:val="221"/>
              </w:numPr>
              <w:spacing w:after="0" w:afterAutospacing="0" w:before="0" w:beforeAutospacing="0" w:lineRule="auto"/>
              <w:ind w:left="720" w:hanging="360"/>
            </w:pPr>
            <w:r w:rsidDel="00000000" w:rsidR="00000000" w:rsidRPr="00000000">
              <w:rPr>
                <w:rtl w:val="0"/>
              </w:rPr>
              <w:t xml:space="preserve">Strategies like social-emotional learning, experiential learning, and culturally responsive practices support students’ emotional well-being.</w:t>
              <w:br w:type="textWrapping"/>
            </w:r>
          </w:p>
          <w:p w:rsidR="00000000" w:rsidDel="00000000" w:rsidP="00000000" w:rsidRDefault="00000000" w:rsidRPr="00000000" w14:paraId="00001F89">
            <w:pPr>
              <w:numPr>
                <w:ilvl w:val="0"/>
                <w:numId w:val="221"/>
              </w:numPr>
              <w:spacing w:after="0" w:afterAutospacing="0" w:before="0" w:beforeAutospacing="0" w:lineRule="auto"/>
              <w:ind w:left="720" w:hanging="360"/>
            </w:pPr>
            <w:r w:rsidDel="00000000" w:rsidR="00000000" w:rsidRPr="00000000">
              <w:rPr>
                <w:rtl w:val="0"/>
              </w:rPr>
              <w:t xml:space="preserve">Application of these strategies varies across educational levels, ensuring age-appropriate support and engagement.</w:t>
              <w:br w:type="textWrapping"/>
            </w:r>
          </w:p>
          <w:p w:rsidR="00000000" w:rsidDel="00000000" w:rsidP="00000000" w:rsidRDefault="00000000" w:rsidRPr="00000000" w14:paraId="00001F8A">
            <w:pPr>
              <w:numPr>
                <w:ilvl w:val="0"/>
                <w:numId w:val="221"/>
              </w:numPr>
              <w:spacing w:after="240" w:before="0" w:beforeAutospacing="0" w:lineRule="auto"/>
              <w:ind w:left="720" w:hanging="360"/>
            </w:pPr>
            <w:r w:rsidDel="00000000" w:rsidR="00000000" w:rsidRPr="00000000">
              <w:rPr>
                <w:rtl w:val="0"/>
              </w:rPr>
              <w:t xml:space="preserve">Educators play a central role in a whole-of-society approach by shaping future generations, building resilience, and promoting community action.</w:t>
            </w:r>
          </w:p>
          <w:p w:rsidR="00000000" w:rsidDel="00000000" w:rsidP="00000000" w:rsidRDefault="00000000" w:rsidRPr="00000000" w14:paraId="00001F8B">
            <w:pPr>
              <w:spacing w:after="240" w:before="240" w:lineRule="auto"/>
              <w:rPr/>
            </w:pPr>
            <w:commentRangeStart w:id="386"/>
            <w:r w:rsidDel="00000000" w:rsidR="00000000" w:rsidRPr="00000000">
              <w:rPr>
                <w:rtl w:val="0"/>
              </w:rPr>
              <w:t xml:space="preserve">Educators </w:t>
            </w:r>
            <w:commentRangeEnd w:id="386"/>
            <w:r w:rsidDel="00000000" w:rsidR="00000000" w:rsidRPr="00000000">
              <w:commentReference w:id="386"/>
            </w:r>
            <w:r w:rsidDel="00000000" w:rsidR="00000000" w:rsidRPr="00000000">
              <w:rPr>
                <w:rtl w:val="0"/>
              </w:rPr>
              <w:t xml:space="preserve">hold a profound responsibility in the collective response to climate change, intertwining knowledge dissemination with emotional support and community leadership. By leveraging educational theories and implementing thoughtful strategies, educators empower students to navigate their emotions and engage in meaningful climate action. This dual focus on mental health and environmental stewardship ensures that education systems contribute significantly to building resilient, equitable, and sustainable communities.</w:t>
            </w:r>
          </w:p>
          <w:p w:rsidR="00000000" w:rsidDel="00000000" w:rsidP="00000000" w:rsidRDefault="00000000" w:rsidRPr="00000000" w14:paraId="00001F8C">
            <w:pPr>
              <w:widowControl w:val="0"/>
              <w:spacing w:line="240" w:lineRule="auto"/>
              <w:rPr/>
            </w:pPr>
            <w:r w:rsidDel="00000000" w:rsidR="00000000" w:rsidRPr="00000000">
              <w:rPr>
                <w:rtl w:val="0"/>
              </w:rPr>
            </w:r>
          </w:p>
        </w:tc>
      </w:tr>
      <w:tr>
        <w:trPr>
          <w:cantSplit w:val="0"/>
          <w:tblHeader w:val="0"/>
        </w:trPr>
        <w:tc>
          <w:tcPr>
            <w:shd w:fill="a4c2f4" w:val="clear"/>
          </w:tcPr>
          <w:p w:rsidR="00000000" w:rsidDel="00000000" w:rsidP="00000000" w:rsidRDefault="00000000" w:rsidRPr="00000000" w14:paraId="00001F8D">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1F8E">
            <w:pPr>
              <w:spacing w:after="240" w:before="240" w:lineRule="auto"/>
              <w:rPr/>
            </w:pPr>
            <w:r w:rsidDel="00000000" w:rsidR="00000000" w:rsidRPr="00000000">
              <w:rPr>
                <w:rtl w:val="0"/>
              </w:rPr>
              <w:t xml:space="preserve">Below are active learning activities that you can use to enhance your learning experience for the content presented in this module. One version is designed to be done on your own and the other is designed to be done with others.</w:t>
            </w:r>
          </w:p>
          <w:p w:rsidR="00000000" w:rsidDel="00000000" w:rsidP="00000000" w:rsidRDefault="00000000" w:rsidRPr="00000000" w14:paraId="00001F8F">
            <w:pPr>
              <w:pStyle w:val="Heading2"/>
              <w:spacing w:after="240" w:before="240" w:lineRule="auto"/>
              <w:rPr/>
            </w:pPr>
            <w:bookmarkStart w:colFirst="0" w:colLast="0" w:name="_gvl6eapfnlfe" w:id="475"/>
            <w:bookmarkEnd w:id="475"/>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1F90">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Learners will design practical, age-appropriate learning activities that combine climate literacy with strategies to address and support students' climate emotions. Activities will emphasize emotional processing, resilience-building, and student agency while being adaptable across educational levels.</w:t>
            </w:r>
          </w:p>
          <w:p w:rsidR="00000000" w:rsidDel="00000000" w:rsidP="00000000" w:rsidRDefault="00000000" w:rsidRPr="00000000" w14:paraId="00001F91">
            <w:pPr>
              <w:spacing w:after="240" w:before="240" w:lineRule="auto"/>
              <w:rPr>
                <w:b w:val="1"/>
                <w:bCs w:val="1"/>
                <w:u w:val="single"/>
              </w:rPr>
            </w:pPr>
            <w:r w:rsidDel="00000000" w:rsidR="00000000" w:rsidRPr="00000000">
              <w:rPr>
                <w:b w:val="1"/>
                <w:bCs w:val="1"/>
                <w:u w:val="single"/>
                <w:rtl w:val="0"/>
              </w:rPr>
              <w:t xml:space="preserve">Instructions:</w:t>
            </w:r>
          </w:p>
          <w:p w:rsidR="00000000" w:rsidDel="00000000" w:rsidP="00000000" w:rsidRDefault="00000000" w:rsidRPr="00000000" w14:paraId="00001F92">
            <w:pPr>
              <w:numPr>
                <w:ilvl w:val="0"/>
                <w:numId w:val="493"/>
              </w:numPr>
              <w:spacing w:after="0" w:afterAutospacing="0" w:before="240" w:lineRule="auto"/>
              <w:ind w:left="720" w:hanging="360"/>
            </w:pPr>
            <w:r w:rsidDel="00000000" w:rsidR="00000000" w:rsidRPr="00000000">
              <w:rPr>
                <w:b w:val="1"/>
                <w:bCs w:val="1"/>
                <w:rtl w:val="0"/>
              </w:rPr>
              <w:t xml:space="preserve">Identify the Target Audience (10 minutes):</w:t>
            </w:r>
          </w:p>
          <w:p w:rsidR="00000000" w:rsidDel="00000000" w:rsidP="00000000" w:rsidRDefault="00000000" w:rsidRPr="00000000" w14:paraId="00001F93">
            <w:pPr>
              <w:numPr>
                <w:ilvl w:val="1"/>
                <w:numId w:val="493"/>
              </w:numPr>
              <w:spacing w:after="0" w:afterAutospacing="0" w:before="0" w:beforeAutospacing="0" w:lineRule="auto"/>
              <w:ind w:left="1440" w:hanging="360"/>
            </w:pPr>
            <w:r w:rsidDel="00000000" w:rsidR="00000000" w:rsidRPr="00000000">
              <w:rPr>
                <w:rtl w:val="0"/>
              </w:rPr>
              <w:t xml:space="preserve">Choose the educational level (e.g., primary, secondary, higher education).</w:t>
            </w:r>
          </w:p>
          <w:p w:rsidR="00000000" w:rsidDel="00000000" w:rsidP="00000000" w:rsidRDefault="00000000" w:rsidRPr="00000000" w14:paraId="00001F94">
            <w:pPr>
              <w:numPr>
                <w:ilvl w:val="1"/>
                <w:numId w:val="493"/>
              </w:numPr>
              <w:spacing w:after="0" w:afterAutospacing="0" w:before="0" w:beforeAutospacing="0" w:lineRule="auto"/>
              <w:ind w:left="1440" w:hanging="360"/>
            </w:pPr>
            <w:r w:rsidDel="00000000" w:rsidR="00000000" w:rsidRPr="00000000">
              <w:rPr>
                <w:rtl w:val="0"/>
              </w:rPr>
              <w:t xml:space="preserve">Reflect on the developmental and emotional needs of students at this stage.</w:t>
            </w:r>
          </w:p>
          <w:p w:rsidR="00000000" w:rsidDel="00000000" w:rsidP="00000000" w:rsidRDefault="00000000" w:rsidRPr="00000000" w14:paraId="00001F95">
            <w:pPr>
              <w:numPr>
                <w:ilvl w:val="0"/>
                <w:numId w:val="493"/>
              </w:numPr>
              <w:spacing w:after="0" w:afterAutospacing="0" w:before="0" w:beforeAutospacing="0" w:lineRule="auto"/>
              <w:ind w:left="720" w:hanging="360"/>
            </w:pPr>
            <w:r w:rsidDel="00000000" w:rsidR="00000000" w:rsidRPr="00000000">
              <w:rPr>
                <w:b w:val="1"/>
                <w:bCs w:val="1"/>
                <w:rtl w:val="0"/>
              </w:rPr>
              <w:t xml:space="preserve">Design a Learning Activity (30 minutes):</w:t>
            </w:r>
          </w:p>
          <w:p w:rsidR="00000000" w:rsidDel="00000000" w:rsidP="00000000" w:rsidRDefault="00000000" w:rsidRPr="00000000" w14:paraId="00001F96">
            <w:pPr>
              <w:numPr>
                <w:ilvl w:val="1"/>
                <w:numId w:val="493"/>
              </w:numPr>
              <w:spacing w:after="0" w:afterAutospacing="0" w:before="0" w:beforeAutospacing="0" w:lineRule="auto"/>
              <w:ind w:left="1440" w:hanging="360"/>
            </w:pPr>
            <w:r w:rsidDel="00000000" w:rsidR="00000000" w:rsidRPr="00000000">
              <w:rPr>
                <w:rtl w:val="0"/>
              </w:rPr>
              <w:t xml:space="preserve">Develop a lesson plan or classroom activity that integrates climate literacy and emotional support.</w:t>
            </w:r>
          </w:p>
          <w:p w:rsidR="00000000" w:rsidDel="00000000" w:rsidP="00000000" w:rsidRDefault="00000000" w:rsidRPr="00000000" w14:paraId="00001F97">
            <w:pPr>
              <w:numPr>
                <w:ilvl w:val="1"/>
                <w:numId w:val="493"/>
              </w:numPr>
              <w:spacing w:after="0" w:afterAutospacing="0" w:before="0" w:beforeAutospacing="0" w:lineRule="auto"/>
              <w:ind w:left="1440" w:hanging="360"/>
            </w:pPr>
            <w:r w:rsidDel="00000000" w:rsidR="00000000" w:rsidRPr="00000000">
              <w:rPr>
                <w:rtl w:val="0"/>
              </w:rPr>
              <w:t xml:space="preserve">Consider the following elements:</w:t>
            </w:r>
          </w:p>
          <w:p w:rsidR="00000000" w:rsidDel="00000000" w:rsidP="00000000" w:rsidRDefault="00000000" w:rsidRPr="00000000" w14:paraId="00001F98">
            <w:pPr>
              <w:numPr>
                <w:ilvl w:val="2"/>
                <w:numId w:val="493"/>
              </w:numPr>
              <w:spacing w:after="0" w:afterAutospacing="0" w:before="0" w:beforeAutospacing="0" w:lineRule="auto"/>
              <w:ind w:left="2160" w:hanging="360"/>
            </w:pPr>
            <w:r w:rsidDel="00000000" w:rsidR="00000000" w:rsidRPr="00000000">
              <w:rPr>
                <w:b w:val="1"/>
                <w:bCs w:val="1"/>
                <w:rtl w:val="0"/>
              </w:rPr>
              <w:t xml:space="preserve">Climate Literacy:</w:t>
            </w:r>
            <w:r w:rsidDel="00000000" w:rsidR="00000000" w:rsidRPr="00000000">
              <w:rPr>
                <w:rtl w:val="0"/>
              </w:rPr>
              <w:t xml:space="preserve"> What key climate topics will you teach? (e.g., biodiversity, renewable energy).</w:t>
            </w:r>
          </w:p>
          <w:p w:rsidR="00000000" w:rsidDel="00000000" w:rsidP="00000000" w:rsidRDefault="00000000" w:rsidRPr="00000000" w14:paraId="00001F99">
            <w:pPr>
              <w:numPr>
                <w:ilvl w:val="2"/>
                <w:numId w:val="493"/>
              </w:numPr>
              <w:spacing w:after="0" w:afterAutospacing="0" w:before="0" w:beforeAutospacing="0" w:lineRule="auto"/>
              <w:ind w:left="2160" w:hanging="360"/>
            </w:pPr>
            <w:r w:rsidDel="00000000" w:rsidR="00000000" w:rsidRPr="00000000">
              <w:rPr>
                <w:b w:val="1"/>
                <w:bCs w:val="1"/>
                <w:rtl w:val="0"/>
              </w:rPr>
              <w:t xml:space="preserve">Emotional Processing:</w:t>
            </w:r>
            <w:r w:rsidDel="00000000" w:rsidR="00000000" w:rsidRPr="00000000">
              <w:rPr>
                <w:rtl w:val="0"/>
              </w:rPr>
              <w:t xml:space="preserve"> How will you create space for students to process emotions (e.g., guided discussions, journaling)?</w:t>
            </w:r>
          </w:p>
          <w:p w:rsidR="00000000" w:rsidDel="00000000" w:rsidP="00000000" w:rsidRDefault="00000000" w:rsidRPr="00000000" w14:paraId="00001F9A">
            <w:pPr>
              <w:numPr>
                <w:ilvl w:val="2"/>
                <w:numId w:val="493"/>
              </w:numPr>
              <w:spacing w:after="0" w:afterAutospacing="0" w:before="0" w:beforeAutospacing="0" w:lineRule="auto"/>
              <w:ind w:left="2160" w:hanging="360"/>
            </w:pPr>
            <w:r w:rsidDel="00000000" w:rsidR="00000000" w:rsidRPr="00000000">
              <w:rPr>
                <w:b w:val="1"/>
                <w:bCs w:val="1"/>
                <w:rtl w:val="0"/>
              </w:rPr>
              <w:t xml:space="preserve">Resilience Building:</w:t>
            </w:r>
            <w:r w:rsidDel="00000000" w:rsidR="00000000" w:rsidRPr="00000000">
              <w:rPr>
                <w:rtl w:val="0"/>
              </w:rPr>
              <w:t xml:space="preserve"> What strategies will you incorporate to build resilience (e.g., mindfulness exercises, collaborative problem-solving)?</w:t>
            </w:r>
          </w:p>
          <w:p w:rsidR="00000000" w:rsidDel="00000000" w:rsidP="00000000" w:rsidRDefault="00000000" w:rsidRPr="00000000" w14:paraId="00001F9B">
            <w:pPr>
              <w:numPr>
                <w:ilvl w:val="2"/>
                <w:numId w:val="493"/>
              </w:numPr>
              <w:spacing w:after="0" w:afterAutospacing="0" w:before="0" w:beforeAutospacing="0" w:lineRule="auto"/>
              <w:ind w:left="2160" w:hanging="360"/>
            </w:pPr>
            <w:r w:rsidDel="00000000" w:rsidR="00000000" w:rsidRPr="00000000">
              <w:rPr>
                <w:b w:val="1"/>
                <w:bCs w:val="1"/>
                <w:rtl w:val="0"/>
              </w:rPr>
              <w:t xml:space="preserve">Student Agency:</w:t>
            </w:r>
            <w:r w:rsidDel="00000000" w:rsidR="00000000" w:rsidRPr="00000000">
              <w:rPr>
                <w:rtl w:val="0"/>
              </w:rPr>
              <w:t xml:space="preserve"> How will students engage in meaningful action (e.g., community projects, activism campaigns)?</w:t>
            </w:r>
          </w:p>
          <w:p w:rsidR="00000000" w:rsidDel="00000000" w:rsidP="00000000" w:rsidRDefault="00000000" w:rsidRPr="00000000" w14:paraId="00001F9C">
            <w:pPr>
              <w:numPr>
                <w:ilvl w:val="0"/>
                <w:numId w:val="493"/>
              </w:numPr>
              <w:spacing w:after="0" w:afterAutospacing="0" w:before="0" w:beforeAutospacing="0" w:lineRule="auto"/>
              <w:ind w:left="720" w:hanging="360"/>
            </w:pPr>
            <w:r w:rsidDel="00000000" w:rsidR="00000000" w:rsidRPr="00000000">
              <w:rPr>
                <w:b w:val="1"/>
                <w:bCs w:val="1"/>
                <w:rtl w:val="0"/>
              </w:rPr>
              <w:t xml:space="preserve">Develop Reflection Questions (10 minutes):</w:t>
            </w:r>
          </w:p>
          <w:p w:rsidR="00000000" w:rsidDel="00000000" w:rsidP="00000000" w:rsidRDefault="00000000" w:rsidRPr="00000000" w14:paraId="00001F9D">
            <w:pPr>
              <w:numPr>
                <w:ilvl w:val="1"/>
                <w:numId w:val="493"/>
              </w:numPr>
              <w:spacing w:after="0" w:afterAutospacing="0" w:before="0" w:beforeAutospacing="0" w:lineRule="auto"/>
              <w:ind w:left="1440" w:hanging="360"/>
            </w:pPr>
            <w:r w:rsidDel="00000000" w:rsidR="00000000" w:rsidRPr="00000000">
              <w:rPr>
                <w:rtl w:val="0"/>
              </w:rPr>
              <w:t xml:space="preserve">Create three to five reflective prompts for students to process what they’ve learned and how they feel about climate change. Examples:</w:t>
            </w:r>
          </w:p>
          <w:p w:rsidR="00000000" w:rsidDel="00000000" w:rsidP="00000000" w:rsidRDefault="00000000" w:rsidRPr="00000000" w14:paraId="00001F9E">
            <w:pPr>
              <w:numPr>
                <w:ilvl w:val="2"/>
                <w:numId w:val="493"/>
              </w:numPr>
              <w:spacing w:after="0" w:afterAutospacing="0" w:before="0" w:beforeAutospacing="0" w:lineRule="auto"/>
              <w:ind w:left="2160" w:hanging="360"/>
            </w:pPr>
            <w:r w:rsidDel="00000000" w:rsidR="00000000" w:rsidRPr="00000000">
              <w:rPr>
                <w:rtl w:val="0"/>
              </w:rPr>
              <w:t xml:space="preserve">"What emotions come up when you think about the environment?"</w:t>
            </w:r>
          </w:p>
          <w:p w:rsidR="00000000" w:rsidDel="00000000" w:rsidP="00000000" w:rsidRDefault="00000000" w:rsidRPr="00000000" w14:paraId="00001F9F">
            <w:pPr>
              <w:numPr>
                <w:ilvl w:val="2"/>
                <w:numId w:val="493"/>
              </w:numPr>
              <w:spacing w:after="0" w:afterAutospacing="0" w:before="0" w:beforeAutospacing="0" w:lineRule="auto"/>
              <w:ind w:left="2160" w:hanging="360"/>
            </w:pPr>
            <w:r w:rsidDel="00000000" w:rsidR="00000000" w:rsidRPr="00000000">
              <w:rPr>
                <w:rtl w:val="0"/>
              </w:rPr>
              <w:t xml:space="preserve">"What steps can we take as individuals and as a group to address climate challenges?"</w:t>
            </w:r>
          </w:p>
          <w:p w:rsidR="00000000" w:rsidDel="00000000" w:rsidP="00000000" w:rsidRDefault="00000000" w:rsidRPr="00000000" w14:paraId="00001FA0">
            <w:pPr>
              <w:numPr>
                <w:ilvl w:val="0"/>
                <w:numId w:val="493"/>
              </w:numPr>
              <w:spacing w:after="0" w:afterAutospacing="0" w:before="0" w:beforeAutospacing="0" w:lineRule="auto"/>
              <w:ind w:left="720" w:hanging="360"/>
            </w:pPr>
            <w:r w:rsidDel="00000000" w:rsidR="00000000" w:rsidRPr="00000000">
              <w:rPr>
                <w:b w:val="1"/>
                <w:bCs w:val="1"/>
                <w:rtl w:val="0"/>
              </w:rPr>
              <w:t xml:space="preserve">Implementation and Feedback (Optional Extension):</w:t>
            </w:r>
          </w:p>
          <w:p w:rsidR="00000000" w:rsidDel="00000000" w:rsidP="00000000" w:rsidRDefault="00000000" w:rsidRPr="00000000" w14:paraId="00001FA1">
            <w:pPr>
              <w:numPr>
                <w:ilvl w:val="1"/>
                <w:numId w:val="493"/>
              </w:numPr>
              <w:spacing w:after="0" w:afterAutospacing="0" w:before="0" w:beforeAutospacing="0" w:lineRule="auto"/>
              <w:ind w:left="1440" w:hanging="360"/>
            </w:pPr>
            <w:r w:rsidDel="00000000" w:rsidR="00000000" w:rsidRPr="00000000">
              <w:rPr>
                <w:rtl w:val="0"/>
              </w:rPr>
              <w:t xml:space="preserve">Test your activity with your students or colleagues.</w:t>
            </w:r>
          </w:p>
          <w:p w:rsidR="00000000" w:rsidDel="00000000" w:rsidP="00000000" w:rsidRDefault="00000000" w:rsidRPr="00000000" w14:paraId="00001FA2">
            <w:pPr>
              <w:numPr>
                <w:ilvl w:val="1"/>
                <w:numId w:val="493"/>
              </w:numPr>
              <w:spacing w:after="240" w:before="0" w:beforeAutospacing="0" w:lineRule="auto"/>
              <w:ind w:left="1440" w:hanging="360"/>
            </w:pPr>
            <w:r w:rsidDel="00000000" w:rsidR="00000000" w:rsidRPr="00000000">
              <w:rPr>
                <w:rtl w:val="0"/>
              </w:rPr>
              <w:t xml:space="preserve">Gather feedback and refine your approach based on what worked well or could be improved.</w:t>
            </w:r>
          </w:p>
          <w:p w:rsidR="00000000" w:rsidDel="00000000" w:rsidP="00000000" w:rsidRDefault="00000000" w:rsidRPr="00000000" w14:paraId="00001FA3">
            <w:pPr>
              <w:pStyle w:val="Heading2"/>
              <w:spacing w:after="240" w:before="240" w:lineRule="auto"/>
              <w:rPr/>
            </w:pPr>
            <w:bookmarkStart w:colFirst="0" w:colLast="0" w:name="_udg86o5e5eu3" w:id="476"/>
            <w:bookmarkEnd w:id="476"/>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1FA4">
            <w:pPr>
              <w:spacing w:after="240" w:before="240" w:lineRule="auto"/>
              <w:rPr/>
            </w:pPr>
            <w:r w:rsidDel="00000000" w:rsidR="00000000" w:rsidRPr="00000000">
              <w:rPr>
                <w:b w:val="1"/>
                <w:bCs w:val="1"/>
                <w:rtl w:val="0"/>
              </w:rPr>
              <w:t xml:space="preserve">Objective: </w:t>
            </w:r>
            <w:r w:rsidDel="00000000" w:rsidR="00000000" w:rsidRPr="00000000">
              <w:rPr>
                <w:rtl w:val="0"/>
              </w:rPr>
              <w:t xml:space="preserve">Participants will collaborate to create a bank of climate education activities tailored to different educational levels, focusing on integrating climate literacy and emotional resilience.</w:t>
            </w:r>
          </w:p>
          <w:p w:rsidR="00000000" w:rsidDel="00000000" w:rsidP="00000000" w:rsidRDefault="00000000" w:rsidRPr="00000000" w14:paraId="00001FA5">
            <w:pPr>
              <w:spacing w:after="240" w:before="240" w:lineRule="auto"/>
              <w:rPr/>
            </w:pPr>
            <w:r w:rsidDel="00000000" w:rsidR="00000000" w:rsidRPr="00000000">
              <w:rPr>
                <w:b w:val="1"/>
                <w:bCs w:val="1"/>
                <w:rtl w:val="0"/>
              </w:rPr>
              <w:t xml:space="preserve">Time Allocation:</w:t>
            </w:r>
            <w:r w:rsidDel="00000000" w:rsidR="00000000" w:rsidRPr="00000000">
              <w:rPr>
                <w:rtl w:val="0"/>
              </w:rPr>
              <w:t xml:space="preserve"> 90 minutes.</w:t>
            </w:r>
          </w:p>
          <w:p w:rsidR="00000000" w:rsidDel="00000000" w:rsidP="00000000" w:rsidRDefault="00000000" w:rsidRPr="00000000" w14:paraId="00001FA6">
            <w:pPr>
              <w:spacing w:after="240" w:before="240" w:lineRule="auto"/>
              <w:rPr>
                <w:b w:val="1"/>
                <w:bCs w:val="1"/>
                <w:u w:val="single"/>
              </w:rPr>
            </w:pPr>
            <w:r w:rsidDel="00000000" w:rsidR="00000000" w:rsidRPr="00000000">
              <w:rPr>
                <w:b w:val="1"/>
                <w:bCs w:val="1"/>
                <w:u w:val="single"/>
                <w:rtl w:val="0"/>
              </w:rPr>
              <w:t xml:space="preserve">Facilitator Instructions:</w:t>
            </w:r>
          </w:p>
          <w:p w:rsidR="00000000" w:rsidDel="00000000" w:rsidP="00000000" w:rsidRDefault="00000000" w:rsidRPr="00000000" w14:paraId="00001FA7">
            <w:pPr>
              <w:numPr>
                <w:ilvl w:val="0"/>
                <w:numId w:val="129"/>
              </w:numPr>
              <w:spacing w:after="0" w:afterAutospacing="0" w:before="240" w:lineRule="auto"/>
              <w:ind w:left="720" w:hanging="360"/>
            </w:pPr>
            <w:r w:rsidDel="00000000" w:rsidR="00000000" w:rsidRPr="00000000">
              <w:rPr>
                <w:b w:val="1"/>
                <w:bCs w:val="1"/>
                <w:rtl w:val="0"/>
              </w:rPr>
              <w:t xml:space="preserve">Introduction to the Role of Educators (10 minutes):</w:t>
            </w:r>
          </w:p>
          <w:p w:rsidR="00000000" w:rsidDel="00000000" w:rsidP="00000000" w:rsidRDefault="00000000" w:rsidRPr="00000000" w14:paraId="00001FA8">
            <w:pPr>
              <w:numPr>
                <w:ilvl w:val="1"/>
                <w:numId w:val="129"/>
              </w:numPr>
              <w:spacing w:after="0" w:afterAutospacing="0" w:before="0" w:beforeAutospacing="0" w:lineRule="auto"/>
              <w:ind w:left="1440" w:hanging="360"/>
            </w:pPr>
            <w:r w:rsidDel="00000000" w:rsidR="00000000" w:rsidRPr="00000000">
              <w:rPr>
                <w:rtl w:val="0"/>
              </w:rPr>
              <w:t xml:space="preserve">Provide an overview of how educators support climate literacy and mental health. Highlight key strategies (e.g., social-emotional learning, experiential learning).</w:t>
            </w:r>
          </w:p>
          <w:p w:rsidR="00000000" w:rsidDel="00000000" w:rsidP="00000000" w:rsidRDefault="00000000" w:rsidRPr="00000000" w14:paraId="00001FA9">
            <w:pPr>
              <w:numPr>
                <w:ilvl w:val="0"/>
                <w:numId w:val="129"/>
              </w:numPr>
              <w:spacing w:after="0" w:afterAutospacing="0" w:before="0" w:beforeAutospacing="0" w:lineRule="auto"/>
              <w:ind w:left="720" w:hanging="360"/>
            </w:pPr>
            <w:r w:rsidDel="00000000" w:rsidR="00000000" w:rsidRPr="00000000">
              <w:rPr>
                <w:b w:val="1"/>
                <w:bCs w:val="1"/>
                <w:rtl w:val="0"/>
              </w:rPr>
              <w:t xml:space="preserve">Brainstorming Session (15 minutes):</w:t>
            </w:r>
          </w:p>
          <w:p w:rsidR="00000000" w:rsidDel="00000000" w:rsidP="00000000" w:rsidRDefault="00000000" w:rsidRPr="00000000" w14:paraId="00001FAA">
            <w:pPr>
              <w:numPr>
                <w:ilvl w:val="1"/>
                <w:numId w:val="129"/>
              </w:numPr>
              <w:spacing w:after="0" w:afterAutospacing="0" w:before="0" w:beforeAutospacing="0" w:lineRule="auto"/>
              <w:ind w:left="1440" w:hanging="360"/>
            </w:pPr>
            <w:r w:rsidDel="00000000" w:rsidR="00000000" w:rsidRPr="00000000">
              <w:rPr>
                <w:rtl w:val="0"/>
              </w:rPr>
              <w:t xml:space="preserve">Divide participants into small groups based on educational levels (e.g., primary, secondary, higher education).</w:t>
            </w:r>
          </w:p>
          <w:p w:rsidR="00000000" w:rsidDel="00000000" w:rsidP="00000000" w:rsidRDefault="00000000" w:rsidRPr="00000000" w14:paraId="00001FAB">
            <w:pPr>
              <w:numPr>
                <w:ilvl w:val="1"/>
                <w:numId w:val="129"/>
              </w:numPr>
              <w:spacing w:after="0" w:afterAutospacing="0" w:before="0" w:beforeAutospacing="0" w:lineRule="auto"/>
              <w:ind w:left="1440" w:hanging="360"/>
            </w:pPr>
            <w:r w:rsidDel="00000000" w:rsidR="00000000" w:rsidRPr="00000000">
              <w:rPr>
                <w:rtl w:val="0"/>
              </w:rPr>
              <w:t xml:space="preserve">Ask each group to brainstorm key climate topics and emotional challenges relevant to their target audience.</w:t>
            </w:r>
          </w:p>
          <w:p w:rsidR="00000000" w:rsidDel="00000000" w:rsidP="00000000" w:rsidRDefault="00000000" w:rsidRPr="00000000" w14:paraId="00001FAC">
            <w:pPr>
              <w:numPr>
                <w:ilvl w:val="0"/>
                <w:numId w:val="129"/>
              </w:numPr>
              <w:spacing w:after="0" w:afterAutospacing="0" w:before="0" w:beforeAutospacing="0" w:lineRule="auto"/>
              <w:ind w:left="720" w:hanging="360"/>
            </w:pPr>
            <w:r w:rsidDel="00000000" w:rsidR="00000000" w:rsidRPr="00000000">
              <w:rPr>
                <w:b w:val="1"/>
                <w:bCs w:val="1"/>
                <w:rtl w:val="0"/>
              </w:rPr>
              <w:t xml:space="preserve">Collaborative Lesson Design (30 minutes):</w:t>
            </w:r>
          </w:p>
          <w:p w:rsidR="00000000" w:rsidDel="00000000" w:rsidP="00000000" w:rsidRDefault="00000000" w:rsidRPr="00000000" w14:paraId="00001FAD">
            <w:pPr>
              <w:numPr>
                <w:ilvl w:val="1"/>
                <w:numId w:val="129"/>
              </w:numPr>
              <w:spacing w:after="0" w:afterAutospacing="0" w:before="0" w:beforeAutospacing="0" w:lineRule="auto"/>
              <w:ind w:left="1440" w:hanging="360"/>
            </w:pPr>
            <w:r w:rsidDel="00000000" w:rsidR="00000000" w:rsidRPr="00000000">
              <w:rPr>
                <w:rtl w:val="0"/>
              </w:rPr>
              <w:t xml:space="preserve">Each group designs a 30–60-minute activity that integrates:</w:t>
            </w:r>
          </w:p>
          <w:p w:rsidR="00000000" w:rsidDel="00000000" w:rsidP="00000000" w:rsidRDefault="00000000" w:rsidRPr="00000000" w14:paraId="00001FAE">
            <w:pPr>
              <w:numPr>
                <w:ilvl w:val="2"/>
                <w:numId w:val="129"/>
              </w:numPr>
              <w:spacing w:after="0" w:afterAutospacing="0" w:before="0" w:beforeAutospacing="0" w:lineRule="auto"/>
              <w:ind w:left="2160" w:hanging="360"/>
            </w:pPr>
            <w:r w:rsidDel="00000000" w:rsidR="00000000" w:rsidRPr="00000000">
              <w:rPr>
                <w:b w:val="1"/>
                <w:bCs w:val="1"/>
                <w:rtl w:val="0"/>
              </w:rPr>
              <w:t xml:space="preserve">Climate Literacy:</w:t>
            </w:r>
            <w:r w:rsidDel="00000000" w:rsidR="00000000" w:rsidRPr="00000000">
              <w:rPr>
                <w:rtl w:val="0"/>
              </w:rPr>
              <w:t xml:space="preserve"> Include a scientific or cultural component (e.g., teaching about the impact of deforestation).</w:t>
            </w:r>
          </w:p>
          <w:p w:rsidR="00000000" w:rsidDel="00000000" w:rsidP="00000000" w:rsidRDefault="00000000" w:rsidRPr="00000000" w14:paraId="00001FAF">
            <w:pPr>
              <w:numPr>
                <w:ilvl w:val="2"/>
                <w:numId w:val="129"/>
              </w:numPr>
              <w:spacing w:after="0" w:afterAutospacing="0" w:before="0" w:beforeAutospacing="0" w:lineRule="auto"/>
              <w:ind w:left="2160" w:hanging="360"/>
            </w:pPr>
            <w:r w:rsidDel="00000000" w:rsidR="00000000" w:rsidRPr="00000000">
              <w:rPr>
                <w:b w:val="1"/>
                <w:bCs w:val="1"/>
                <w:rtl w:val="0"/>
              </w:rPr>
              <w:t xml:space="preserve">Emotional Support:</w:t>
            </w:r>
            <w:r w:rsidDel="00000000" w:rsidR="00000000" w:rsidRPr="00000000">
              <w:rPr>
                <w:rtl w:val="0"/>
              </w:rPr>
              <w:t xml:space="preserve"> Provide space for reflection and emotion processing (e.g., group discussions or creative expression).</w:t>
            </w:r>
          </w:p>
          <w:p w:rsidR="00000000" w:rsidDel="00000000" w:rsidP="00000000" w:rsidRDefault="00000000" w:rsidRPr="00000000" w14:paraId="00001FB0">
            <w:pPr>
              <w:numPr>
                <w:ilvl w:val="2"/>
                <w:numId w:val="129"/>
              </w:numPr>
              <w:spacing w:after="0" w:afterAutospacing="0" w:before="0" w:beforeAutospacing="0" w:lineRule="auto"/>
              <w:ind w:left="2160" w:hanging="360"/>
            </w:pPr>
            <w:r w:rsidDel="00000000" w:rsidR="00000000" w:rsidRPr="00000000">
              <w:rPr>
                <w:b w:val="1"/>
                <w:bCs w:val="1"/>
                <w:rtl w:val="0"/>
              </w:rPr>
              <w:t xml:space="preserve">Action-Oriented Outcomes:</w:t>
            </w:r>
            <w:r w:rsidDel="00000000" w:rsidR="00000000" w:rsidRPr="00000000">
              <w:rPr>
                <w:rtl w:val="0"/>
              </w:rPr>
              <w:t xml:space="preserve"> Develop student-led projects or solutions (e.g., creating posters, advocating for local climate initiatives).</w:t>
            </w:r>
          </w:p>
          <w:p w:rsidR="00000000" w:rsidDel="00000000" w:rsidP="00000000" w:rsidRDefault="00000000" w:rsidRPr="00000000" w14:paraId="00001FB1">
            <w:pPr>
              <w:numPr>
                <w:ilvl w:val="0"/>
                <w:numId w:val="129"/>
              </w:numPr>
              <w:spacing w:after="0" w:afterAutospacing="0" w:before="0" w:beforeAutospacing="0" w:lineRule="auto"/>
              <w:ind w:left="720" w:hanging="360"/>
            </w:pPr>
            <w:r w:rsidDel="00000000" w:rsidR="00000000" w:rsidRPr="00000000">
              <w:rPr>
                <w:b w:val="1"/>
                <w:bCs w:val="1"/>
                <w:rtl w:val="0"/>
              </w:rPr>
              <w:t xml:space="preserve">Group Presentations and Peer Feedback (25 minutes):</w:t>
            </w:r>
          </w:p>
          <w:p w:rsidR="00000000" w:rsidDel="00000000" w:rsidP="00000000" w:rsidRDefault="00000000" w:rsidRPr="00000000" w14:paraId="00001FB2">
            <w:pPr>
              <w:numPr>
                <w:ilvl w:val="1"/>
                <w:numId w:val="129"/>
              </w:numPr>
              <w:spacing w:after="0" w:afterAutospacing="0" w:before="0" w:beforeAutospacing="0" w:lineRule="auto"/>
              <w:ind w:left="1440" w:hanging="360"/>
            </w:pPr>
            <w:r w:rsidDel="00000000" w:rsidR="00000000" w:rsidRPr="00000000">
              <w:rPr>
                <w:rtl w:val="0"/>
              </w:rPr>
              <w:t xml:space="preserve">Each group presents their activity to the larger group.</w:t>
            </w:r>
          </w:p>
          <w:p w:rsidR="00000000" w:rsidDel="00000000" w:rsidP="00000000" w:rsidRDefault="00000000" w:rsidRPr="00000000" w14:paraId="00001FB3">
            <w:pPr>
              <w:numPr>
                <w:ilvl w:val="1"/>
                <w:numId w:val="129"/>
              </w:numPr>
              <w:spacing w:after="0" w:afterAutospacing="0" w:before="0" w:beforeAutospacing="0" w:lineRule="auto"/>
              <w:ind w:left="1440" w:hanging="360"/>
            </w:pPr>
            <w:r w:rsidDel="00000000" w:rsidR="00000000" w:rsidRPr="00000000">
              <w:rPr>
                <w:rtl w:val="0"/>
              </w:rPr>
              <w:t xml:space="preserve">Facilitate a feedback session with questions like:</w:t>
            </w:r>
          </w:p>
          <w:p w:rsidR="00000000" w:rsidDel="00000000" w:rsidP="00000000" w:rsidRDefault="00000000" w:rsidRPr="00000000" w14:paraId="00001FB4">
            <w:pPr>
              <w:numPr>
                <w:ilvl w:val="2"/>
                <w:numId w:val="129"/>
              </w:numPr>
              <w:spacing w:after="0" w:afterAutospacing="0" w:before="0" w:beforeAutospacing="0" w:lineRule="auto"/>
              <w:ind w:left="2160" w:hanging="360"/>
            </w:pPr>
            <w:r w:rsidDel="00000000" w:rsidR="00000000" w:rsidRPr="00000000">
              <w:rPr>
                <w:rtl w:val="0"/>
              </w:rPr>
              <w:t xml:space="preserve">"How does this activity support emotional resilience?"</w:t>
            </w:r>
          </w:p>
          <w:p w:rsidR="00000000" w:rsidDel="00000000" w:rsidP="00000000" w:rsidRDefault="00000000" w:rsidRPr="00000000" w14:paraId="00001FB5">
            <w:pPr>
              <w:numPr>
                <w:ilvl w:val="2"/>
                <w:numId w:val="129"/>
              </w:numPr>
              <w:spacing w:after="0" w:afterAutospacing="0" w:before="0" w:beforeAutospacing="0" w:lineRule="auto"/>
              <w:ind w:left="2160" w:hanging="360"/>
            </w:pPr>
            <w:r w:rsidDel="00000000" w:rsidR="00000000" w:rsidRPr="00000000">
              <w:rPr>
                <w:rtl w:val="0"/>
              </w:rPr>
              <w:t xml:space="preserve">"What could make this activity more engaging or impactful?"</w:t>
            </w:r>
          </w:p>
          <w:p w:rsidR="00000000" w:rsidDel="00000000" w:rsidP="00000000" w:rsidRDefault="00000000" w:rsidRPr="00000000" w14:paraId="00001FB6">
            <w:pPr>
              <w:numPr>
                <w:ilvl w:val="0"/>
                <w:numId w:val="129"/>
              </w:numPr>
              <w:spacing w:after="0" w:afterAutospacing="0" w:before="0" w:beforeAutospacing="0" w:lineRule="auto"/>
              <w:ind w:left="720" w:hanging="360"/>
            </w:pPr>
            <w:r w:rsidDel="00000000" w:rsidR="00000000" w:rsidRPr="00000000">
              <w:rPr>
                <w:b w:val="1"/>
                <w:bCs w:val="1"/>
                <w:rtl w:val="0"/>
              </w:rPr>
              <w:t xml:space="preserve">Wrap-Up and Resource Sharing (10 minutes):</w:t>
            </w:r>
          </w:p>
          <w:p w:rsidR="00000000" w:rsidDel="00000000" w:rsidP="00000000" w:rsidRDefault="00000000" w:rsidRPr="00000000" w14:paraId="00001FB7">
            <w:pPr>
              <w:numPr>
                <w:ilvl w:val="1"/>
                <w:numId w:val="129"/>
              </w:numPr>
              <w:spacing w:after="0" w:afterAutospacing="0" w:before="0" w:beforeAutospacing="0" w:lineRule="auto"/>
              <w:ind w:left="1440" w:hanging="360"/>
            </w:pPr>
            <w:r w:rsidDel="00000000" w:rsidR="00000000" w:rsidRPr="00000000">
              <w:rPr>
                <w:rtl w:val="0"/>
              </w:rPr>
              <w:t xml:space="preserve">Summarize key takeaways from the workshop.</w:t>
            </w:r>
          </w:p>
          <w:p w:rsidR="00000000" w:rsidDel="00000000" w:rsidP="00000000" w:rsidRDefault="00000000" w:rsidRPr="00000000" w14:paraId="00001FB8">
            <w:pPr>
              <w:numPr>
                <w:ilvl w:val="1"/>
                <w:numId w:val="129"/>
              </w:numPr>
              <w:spacing w:after="240" w:before="0" w:beforeAutospacing="0" w:lineRule="auto"/>
              <w:ind w:left="1440" w:hanging="360"/>
            </w:pPr>
            <w:r w:rsidDel="00000000" w:rsidR="00000000" w:rsidRPr="00000000">
              <w:rPr>
                <w:rtl w:val="0"/>
              </w:rPr>
              <w:t xml:space="preserve">Provide a shared document or platform for participants to upload their activities, creating a collective resource for climate education.</w:t>
            </w:r>
          </w:p>
          <w:p w:rsidR="00000000" w:rsidDel="00000000" w:rsidP="00000000" w:rsidRDefault="00000000" w:rsidRPr="00000000" w14:paraId="00001FB9">
            <w:pPr>
              <w:widowControl w:val="0"/>
              <w:spacing w:line="240" w:lineRule="auto"/>
              <w:rPr/>
            </w:pPr>
            <w:r w:rsidDel="00000000" w:rsidR="00000000" w:rsidRPr="00000000">
              <w:rPr>
                <w:rtl w:val="0"/>
              </w:rPr>
            </w:r>
          </w:p>
        </w:tc>
      </w:tr>
      <w:tr>
        <w:trPr>
          <w:cantSplit w:val="0"/>
          <w:tblHeader w:val="0"/>
        </w:trPr>
        <w:tc>
          <w:tcPr>
            <w:shd w:fill="d5a6bd" w:val="clear"/>
          </w:tcPr>
          <w:p w:rsidR="00000000" w:rsidDel="00000000" w:rsidP="00000000" w:rsidRDefault="00000000" w:rsidRPr="00000000" w14:paraId="00001FBA">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1FBB">
            <w:pPr>
              <w:numPr>
                <w:ilvl w:val="0"/>
                <w:numId w:val="369"/>
              </w:numPr>
              <w:spacing w:after="0" w:afterAutospacing="0" w:before="240" w:lineRule="auto"/>
              <w:ind w:left="720" w:hanging="360"/>
            </w:pPr>
            <w:r w:rsidDel="00000000" w:rsidR="00000000" w:rsidRPr="00000000">
              <w:rPr>
                <w:rtl w:val="0"/>
              </w:rPr>
              <w:t xml:space="preserve">Bowers, C. A. (2002). Toward an eco-justice pedagogy. Environmental Education Research, 8(1), 21–34.</w:t>
            </w:r>
            <w:hyperlink r:id="rId1010">
              <w:r w:rsidDel="00000000" w:rsidR="00000000" w:rsidRPr="00000000">
                <w:rPr>
                  <w:rtl w:val="0"/>
                </w:rPr>
                <w:t xml:space="preserve"> </w:t>
              </w:r>
            </w:hyperlink>
            <w:hyperlink r:id="rId1011">
              <w:r w:rsidDel="00000000" w:rsidR="00000000" w:rsidRPr="00000000">
                <w:rPr>
                  <w:color w:val="1155cc"/>
                  <w:u w:val="single"/>
                  <w:rtl w:val="0"/>
                </w:rPr>
                <w:t xml:space="preserve">https://doi.org/10.1080/13504620120109628</w:t>
              </w:r>
            </w:hyperlink>
            <w:r w:rsidDel="00000000" w:rsidR="00000000" w:rsidRPr="00000000">
              <w:rPr>
                <w:rtl w:val="0"/>
              </w:rPr>
            </w:r>
          </w:p>
          <w:p w:rsidR="00000000" w:rsidDel="00000000" w:rsidP="00000000" w:rsidRDefault="00000000" w:rsidRPr="00000000" w14:paraId="00001FBC">
            <w:pPr>
              <w:numPr>
                <w:ilvl w:val="0"/>
                <w:numId w:val="369"/>
              </w:numPr>
              <w:spacing w:after="0" w:afterAutospacing="0" w:before="0" w:beforeAutospacing="0" w:lineRule="auto"/>
              <w:ind w:left="720" w:hanging="360"/>
            </w:pPr>
            <w:r w:rsidDel="00000000" w:rsidR="00000000" w:rsidRPr="00000000">
              <w:rPr>
                <w:rtl w:val="0"/>
              </w:rPr>
              <w:t xml:space="preserve">Freire, P. (2017). Pedagogy of the oppressed. Penguin Classics.</w:t>
            </w:r>
            <w:hyperlink r:id="rId1012">
              <w:r w:rsidDel="00000000" w:rsidR="00000000" w:rsidRPr="00000000">
                <w:rPr>
                  <w:rtl w:val="0"/>
                </w:rPr>
                <w:t xml:space="preserve"> </w:t>
              </w:r>
            </w:hyperlink>
            <w:hyperlink r:id="rId1013">
              <w:r w:rsidDel="00000000" w:rsidR="00000000" w:rsidRPr="00000000">
                <w:rPr>
                  <w:color w:val="1155cc"/>
                  <w:u w:val="single"/>
                  <w:rtl w:val="0"/>
                </w:rPr>
                <w:t xml:space="preserve">https://www.amazon.ca/Pedagogy-Oppressed-Penguin-Modern-Classics/dp/0241301114</w:t>
              </w:r>
            </w:hyperlink>
            <w:r w:rsidDel="00000000" w:rsidR="00000000" w:rsidRPr="00000000">
              <w:rPr>
                <w:rtl w:val="0"/>
              </w:rPr>
            </w:r>
          </w:p>
          <w:p w:rsidR="00000000" w:rsidDel="00000000" w:rsidP="00000000" w:rsidRDefault="00000000" w:rsidRPr="00000000" w14:paraId="00001FBD">
            <w:pPr>
              <w:numPr>
                <w:ilvl w:val="0"/>
                <w:numId w:val="369"/>
              </w:numPr>
              <w:spacing w:after="0" w:afterAutospacing="0" w:before="0" w:beforeAutospacing="0" w:lineRule="auto"/>
              <w:ind w:left="720" w:hanging="360"/>
            </w:pPr>
            <w:r w:rsidDel="00000000" w:rsidR="00000000" w:rsidRPr="00000000">
              <w:rPr>
                <w:rtl w:val="0"/>
              </w:rPr>
              <w:t xml:space="preserve">Hurless, N., &amp; Kong, N. Y. (2024). Strategies for delivering trauma-informed climate change instruction. The Journal of Environmental Education, 56(1), 36–48.</w:t>
            </w:r>
            <w:hyperlink r:id="rId1014">
              <w:r w:rsidDel="00000000" w:rsidR="00000000" w:rsidRPr="00000000">
                <w:rPr>
                  <w:rtl w:val="0"/>
                </w:rPr>
                <w:t xml:space="preserve"> </w:t>
              </w:r>
            </w:hyperlink>
            <w:hyperlink r:id="rId1015">
              <w:r w:rsidDel="00000000" w:rsidR="00000000" w:rsidRPr="00000000">
                <w:rPr>
                  <w:color w:val="1155cc"/>
                  <w:u w:val="single"/>
                  <w:rtl w:val="0"/>
                </w:rPr>
                <w:t xml:space="preserve">https://doi.org/10.1080/00958964.2024.2423298</w:t>
              </w:r>
            </w:hyperlink>
            <w:r w:rsidDel="00000000" w:rsidR="00000000" w:rsidRPr="00000000">
              <w:rPr>
                <w:rtl w:val="0"/>
              </w:rPr>
            </w:r>
          </w:p>
          <w:p w:rsidR="00000000" w:rsidDel="00000000" w:rsidP="00000000" w:rsidRDefault="00000000" w:rsidRPr="00000000" w14:paraId="00001FBE">
            <w:pPr>
              <w:numPr>
                <w:ilvl w:val="0"/>
                <w:numId w:val="369"/>
              </w:numPr>
              <w:spacing w:after="0" w:afterAutospacing="0" w:before="0" w:beforeAutospacing="0" w:lineRule="auto"/>
              <w:ind w:left="720" w:hanging="360"/>
            </w:pPr>
            <w:r w:rsidDel="00000000" w:rsidR="00000000" w:rsidRPr="00000000">
              <w:rPr>
                <w:rtl w:val="0"/>
              </w:rPr>
              <w:t xml:space="preserve">Kluttz, J. (2020). Climate change and mental health: A systemic approach to action in post-secondary education. UBC Sustainability Initiative. Retrieved from</w:t>
            </w:r>
            <w:hyperlink r:id="rId1016">
              <w:r w:rsidDel="00000000" w:rsidR="00000000" w:rsidRPr="00000000">
                <w:rPr>
                  <w:rtl w:val="0"/>
                </w:rPr>
                <w:t xml:space="preserve"> </w:t>
              </w:r>
            </w:hyperlink>
            <w:hyperlink r:id="rId1017">
              <w:r w:rsidDel="00000000" w:rsidR="00000000" w:rsidRPr="00000000">
                <w:rPr>
                  <w:color w:val="1155cc"/>
                  <w:u w:val="single"/>
                  <w:rtl w:val="0"/>
                </w:rPr>
                <w:t xml:space="preserve">https://sustain.ubc.ca/sites/default/files/2020-11_Climate%20Change%20and%20Mental%20Health_Kluttz.pdf</w:t>
              </w:r>
            </w:hyperlink>
            <w:r w:rsidDel="00000000" w:rsidR="00000000" w:rsidRPr="00000000">
              <w:rPr>
                <w:rtl w:val="0"/>
              </w:rPr>
            </w:r>
          </w:p>
          <w:p w:rsidR="00000000" w:rsidDel="00000000" w:rsidP="00000000" w:rsidRDefault="00000000" w:rsidRPr="00000000" w14:paraId="00001FBF">
            <w:pPr>
              <w:numPr>
                <w:ilvl w:val="0"/>
                <w:numId w:val="369"/>
              </w:numPr>
              <w:spacing w:after="0" w:afterAutospacing="0" w:before="0" w:beforeAutospacing="0" w:lineRule="auto"/>
              <w:ind w:left="720" w:hanging="360"/>
            </w:pPr>
            <w:r w:rsidDel="00000000" w:rsidR="00000000" w:rsidRPr="00000000">
              <w:rPr>
                <w:rtl w:val="0"/>
              </w:rPr>
              <w:t xml:space="preserve">Le Vay, J. N., Cunningham, A., Soul, L., Dave, H., Hoath, L., &amp; Lawrance, E. L. (2024). Integrating mental health into climate change education to inspire climate action while safeguarding mental health. Frontiers in Psychology, 14, 1298623.</w:t>
            </w:r>
            <w:hyperlink r:id="rId1018">
              <w:r w:rsidDel="00000000" w:rsidR="00000000" w:rsidRPr="00000000">
                <w:rPr>
                  <w:rtl w:val="0"/>
                </w:rPr>
                <w:t xml:space="preserve"> </w:t>
              </w:r>
            </w:hyperlink>
            <w:hyperlink r:id="rId1019">
              <w:r w:rsidDel="00000000" w:rsidR="00000000" w:rsidRPr="00000000">
                <w:rPr>
                  <w:color w:val="1155cc"/>
                  <w:u w:val="single"/>
                  <w:rtl w:val="0"/>
                </w:rPr>
                <w:t xml:space="preserve">https://doi.org/10.3389/fpsyg.2023.1298623</w:t>
              </w:r>
            </w:hyperlink>
            <w:r w:rsidDel="00000000" w:rsidR="00000000" w:rsidRPr="00000000">
              <w:rPr>
                <w:rtl w:val="0"/>
              </w:rPr>
            </w:r>
          </w:p>
          <w:p w:rsidR="00000000" w:rsidDel="00000000" w:rsidP="00000000" w:rsidRDefault="00000000" w:rsidRPr="00000000" w14:paraId="00001FC0">
            <w:pPr>
              <w:numPr>
                <w:ilvl w:val="0"/>
                <w:numId w:val="369"/>
              </w:numPr>
              <w:spacing w:after="0" w:afterAutospacing="0" w:before="0" w:beforeAutospacing="0" w:lineRule="auto"/>
              <w:ind w:left="720" w:hanging="360"/>
            </w:pPr>
            <w:r w:rsidDel="00000000" w:rsidR="00000000" w:rsidRPr="00000000">
              <w:rPr>
                <w:rtl w:val="0"/>
              </w:rPr>
              <w:t xml:space="preserve">Scott, K. N., &amp; Clemente, A. (2024). The kids aren't alright: Climate education in a trauma-laden world. Journal of Environmental Education, 56(3), 322–333.</w:t>
            </w:r>
            <w:hyperlink r:id="rId1020">
              <w:r w:rsidDel="00000000" w:rsidR="00000000" w:rsidRPr="00000000">
                <w:rPr>
                  <w:rtl w:val="0"/>
                </w:rPr>
                <w:t xml:space="preserve"> </w:t>
              </w:r>
            </w:hyperlink>
            <w:hyperlink r:id="rId1021">
              <w:r w:rsidDel="00000000" w:rsidR="00000000" w:rsidRPr="00000000">
                <w:rPr>
                  <w:color w:val="1155cc"/>
                  <w:u w:val="single"/>
                  <w:rtl w:val="0"/>
                </w:rPr>
                <w:t xml:space="preserve">https://doi.org/10.1080/10598650.2024.2365571</w:t>
              </w:r>
            </w:hyperlink>
            <w:r w:rsidDel="00000000" w:rsidR="00000000" w:rsidRPr="00000000">
              <w:rPr>
                <w:rtl w:val="0"/>
              </w:rPr>
            </w:r>
          </w:p>
          <w:p w:rsidR="00000000" w:rsidDel="00000000" w:rsidP="00000000" w:rsidRDefault="00000000" w:rsidRPr="00000000" w14:paraId="00001FC1">
            <w:pPr>
              <w:numPr>
                <w:ilvl w:val="0"/>
                <w:numId w:val="369"/>
              </w:numPr>
              <w:spacing w:after="0" w:afterAutospacing="0" w:before="0" w:beforeAutospacing="0" w:lineRule="auto"/>
              <w:ind w:left="720" w:hanging="360"/>
            </w:pPr>
            <w:r w:rsidDel="00000000" w:rsidR="00000000" w:rsidRPr="00000000">
              <w:rPr>
                <w:rtl w:val="0"/>
              </w:rPr>
              <w:t xml:space="preserve">Smith, K. J. (2021). Is a critical pedagogy of place enough? Intersecting culturally sustaining pedagogies with environmental education. In J. Zajda (Ed.), Third International Handbook of Globalisation, Education and Policy Research (pp. 845–860). Springer.</w:t>
            </w:r>
            <w:hyperlink r:id="rId1022">
              <w:r w:rsidDel="00000000" w:rsidR="00000000" w:rsidRPr="00000000">
                <w:rPr>
                  <w:rtl w:val="0"/>
                </w:rPr>
                <w:t xml:space="preserve"> </w:t>
              </w:r>
            </w:hyperlink>
            <w:hyperlink r:id="rId1023">
              <w:r w:rsidDel="00000000" w:rsidR="00000000" w:rsidRPr="00000000">
                <w:rPr>
                  <w:color w:val="1155cc"/>
                  <w:u w:val="single"/>
                  <w:rtl w:val="0"/>
                </w:rPr>
                <w:t xml:space="preserve">https://doi.org/10.1007/978-3-030-66003-1_45</w:t>
              </w:r>
            </w:hyperlink>
            <w:r w:rsidDel="00000000" w:rsidR="00000000" w:rsidRPr="00000000">
              <w:rPr>
                <w:rtl w:val="0"/>
              </w:rPr>
            </w:r>
          </w:p>
          <w:p w:rsidR="00000000" w:rsidDel="00000000" w:rsidP="00000000" w:rsidRDefault="00000000" w:rsidRPr="00000000" w14:paraId="00001FC2">
            <w:pPr>
              <w:numPr>
                <w:ilvl w:val="0"/>
                <w:numId w:val="369"/>
              </w:numPr>
              <w:spacing w:after="240" w:before="0" w:beforeAutospacing="0" w:lineRule="auto"/>
              <w:ind w:left="720" w:hanging="360"/>
            </w:pPr>
            <w:r w:rsidDel="00000000" w:rsidR="00000000" w:rsidRPr="00000000">
              <w:rPr>
                <w:rtl w:val="0"/>
              </w:rPr>
              <w:t xml:space="preserve">Vidergor, H. E. (2023). Teaching futures thinking literacy and futures studies in schools. Futures, 146, 103083.</w:t>
            </w:r>
            <w:hyperlink r:id="rId1024">
              <w:r w:rsidDel="00000000" w:rsidR="00000000" w:rsidRPr="00000000">
                <w:rPr>
                  <w:rtl w:val="0"/>
                </w:rPr>
                <w:t xml:space="preserve"> </w:t>
              </w:r>
            </w:hyperlink>
            <w:hyperlink r:id="rId1025">
              <w:r w:rsidDel="00000000" w:rsidR="00000000" w:rsidRPr="00000000">
                <w:rPr>
                  <w:color w:val="1155cc"/>
                  <w:u w:val="single"/>
                  <w:rtl w:val="0"/>
                </w:rPr>
                <w:t xml:space="preserve">https://doi.org/10.1016/j.futures.2022.103083</w:t>
              </w:r>
            </w:hyperlink>
            <w:r w:rsidDel="00000000" w:rsidR="00000000" w:rsidRPr="00000000">
              <w:rPr>
                <w:rtl w:val="0"/>
              </w:rPr>
            </w:r>
          </w:p>
          <w:p w:rsidR="00000000" w:rsidDel="00000000" w:rsidP="00000000" w:rsidRDefault="00000000" w:rsidRPr="00000000" w14:paraId="00001FC3">
            <w:pPr>
              <w:widowControl w:val="0"/>
              <w:spacing w:line="240" w:lineRule="auto"/>
              <w:rPr/>
            </w:pPr>
            <w:r w:rsidDel="00000000" w:rsidR="00000000" w:rsidRPr="00000000">
              <w:rPr>
                <w:rtl w:val="0"/>
              </w:rPr>
            </w:r>
          </w:p>
        </w:tc>
      </w:tr>
    </w:tbl>
    <w:p w:rsidR="00000000" w:rsidDel="00000000" w:rsidP="00000000" w:rsidRDefault="00000000" w:rsidRPr="00000000" w14:paraId="00001FC4">
      <w:pPr>
        <w:rPr/>
        <w:sectPr>
          <w:headerReference r:id="rId1026" w:type="default"/>
          <w:footerReference r:id="rId1027"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1F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28" w:type="default"/>
          <w:footerReference r:id="rId1029" w:type="default"/>
          <w:type w:val="nextPage"/>
          <w:pgSz w:h="12240" w:w="15840" w:orient="landscape"/>
          <w:pgMar w:bottom="1440.0000000000002" w:top="1440.0000000000002" w:left="1440.0000000000002" w:right="1440.0000000000002" w:header="720" w:footer="720"/>
          <w:pgNumType w:start="1"/>
        </w:sectPr>
      </w:pPr>
      <w:bookmarkStart w:colFirst="0" w:colLast="0" w:name="_r6p5v7xna7w3" w:id="477"/>
      <w:bookmarkEnd w:id="4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Professional Roles - Health and Social Care</w:t>
      </w:r>
      <w:r w:rsidDel="00000000" w:rsidR="00000000" w:rsidRPr="00000000">
        <w:rPr>
          <w:rtl w:val="0"/>
        </w:rPr>
      </w:r>
    </w:p>
    <w:p w:rsidR="00000000" w:rsidDel="00000000" w:rsidP="00000000" w:rsidRDefault="00000000" w:rsidRPr="00000000" w14:paraId="00001FC6">
      <w:pPr>
        <w:pStyle w:val="Heading1"/>
        <w:spacing w:after="240" w:before="240" w:lineRule="auto"/>
        <w:rPr>
          <w:b w:val="0"/>
          <w:bCs w:val="0"/>
        </w:rPr>
      </w:pPr>
      <w:bookmarkStart w:colFirst="0" w:colLast="0" w:name="_7o0wt36uttc4" w:id="478"/>
      <w:bookmarkEnd w:id="478"/>
      <w:r w:rsidDel="00000000" w:rsidR="00000000" w:rsidRPr="00000000">
        <w:rPr>
          <w:rtl w:val="0"/>
        </w:rPr>
        <w:t xml:space="preserve">Professional Roles - Health and Social Care Providers</w:t>
      </w:r>
      <w:r w:rsidDel="00000000" w:rsidR="00000000" w:rsidRPr="00000000">
        <w:rPr>
          <w:rtl w:val="0"/>
        </w:rPr>
      </w:r>
    </w:p>
    <w:tbl>
      <w:tblPr>
        <w:tblStyle w:val="Table237"/>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1FC7">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1FC8">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1FC9">
            <w:pPr>
              <w:widowControl w:val="0"/>
              <w:numPr>
                <w:ilvl w:val="0"/>
                <w:numId w:val="321"/>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1FCA">
            <w:pPr>
              <w:widowControl w:val="0"/>
              <w:numPr>
                <w:ilvl w:val="0"/>
                <w:numId w:val="321"/>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1FCB">
            <w:pPr>
              <w:widowControl w:val="0"/>
              <w:numPr>
                <w:ilvl w:val="0"/>
                <w:numId w:val="321"/>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1FCC">
            <w:pPr>
              <w:widowControl w:val="0"/>
              <w:numPr>
                <w:ilvl w:val="0"/>
                <w:numId w:val="321"/>
              </w:numPr>
              <w:spacing w:line="240" w:lineRule="auto"/>
              <w:ind w:left="720" w:hanging="360"/>
            </w:pPr>
            <w:ins w:author="Mike Marchand" w:id="682" w:date="2025-12-15T02:54:05Z">
              <w:r w:rsidDel="00000000" w:rsidR="00000000" w:rsidRPr="00000000">
                <w:rPr>
                  <w:rtl w:val="0"/>
                </w:rPr>
                <w:t xml:space="preserve">Michael Marchand, sqilxw, syilx Nation - Cultural Safety Consultant </w:t>
              </w:r>
            </w:ins>
            <w:r w:rsidDel="00000000" w:rsidR="00000000" w:rsidRPr="00000000">
              <w:rPr>
                <w:rtl w:val="0"/>
              </w:rPr>
              <w:t xml:space="preserve"> </w:t>
            </w:r>
          </w:p>
          <w:p w:rsidR="00000000" w:rsidDel="00000000" w:rsidP="00000000" w:rsidRDefault="00000000" w:rsidRPr="00000000" w14:paraId="00001FCD">
            <w:pPr>
              <w:widowControl w:val="0"/>
              <w:numPr>
                <w:ilvl w:val="0"/>
                <w:numId w:val="321"/>
              </w:numPr>
              <w:spacing w:line="240" w:lineRule="auto"/>
              <w:ind w:left="720" w:hanging="360"/>
            </w:pPr>
            <w:r w:rsidDel="00000000" w:rsidR="00000000" w:rsidRPr="00000000">
              <w:rPr>
                <w:rtl w:val="0"/>
              </w:rPr>
              <w:t xml:space="preserve"> </w:t>
            </w:r>
            <w:ins w:author="Ashley Stoltz" w:id="683" w:date="2025-12-15T07:48:26Z">
              <w:r w:rsidDel="00000000" w:rsidR="00000000" w:rsidRPr="00000000">
                <w:rPr>
                  <w:rtl w:val="0"/>
                </w:rPr>
                <w:t xml:space="preserve">Ashley Stoltz, Faculty of Health Sciences, Simon Fraser University</w:t>
              </w:r>
            </w:ins>
            <w:r w:rsidDel="00000000" w:rsidR="00000000" w:rsidRPr="00000000">
              <w:rPr>
                <w:rtl w:val="0"/>
              </w:rPr>
            </w:r>
          </w:p>
          <w:p w:rsidR="00000000" w:rsidDel="00000000" w:rsidP="00000000" w:rsidRDefault="00000000" w:rsidRPr="00000000" w14:paraId="00001FCE">
            <w:pPr>
              <w:widowControl w:val="0"/>
              <w:numPr>
                <w:ilvl w:val="0"/>
                <w:numId w:val="321"/>
              </w:numPr>
              <w:spacing w:line="240" w:lineRule="auto"/>
              <w:ind w:left="720" w:hanging="360"/>
            </w:pPr>
            <w:r w:rsidDel="00000000" w:rsidR="00000000" w:rsidRPr="00000000">
              <w:rPr>
                <w:rtl w:val="0"/>
              </w:rPr>
            </w:r>
          </w:p>
        </w:tc>
      </w:tr>
    </w:tbl>
    <w:p w:rsidR="00000000" w:rsidDel="00000000" w:rsidP="00000000" w:rsidRDefault="00000000" w:rsidRPr="00000000" w14:paraId="00001FCF">
      <w:pPr>
        <w:spacing w:after="240" w:before="240" w:lineRule="auto"/>
        <w:rPr/>
      </w:pPr>
      <w:r w:rsidDel="00000000" w:rsidR="00000000" w:rsidRPr="00000000">
        <w:rPr>
          <w:rtl w:val="0"/>
        </w:rPr>
      </w:r>
    </w:p>
    <w:tbl>
      <w:tblPr>
        <w:tblStyle w:val="Table238"/>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1FD0">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1FD1">
            <w:pPr>
              <w:widowControl w:val="0"/>
              <w:spacing w:after="240" w:before="240" w:line="240" w:lineRule="auto"/>
              <w:rPr/>
            </w:pPr>
            <w:r w:rsidDel="00000000" w:rsidR="00000000" w:rsidRPr="00000000">
              <w:rPr>
                <w:rtl w:val="0"/>
              </w:rPr>
              <w:t xml:space="preserve">When heatwaves send older adults to the emergency room, or floods disrupt entire communities, it is often nurses, social workers, and community health providers who first witness the anxieties, grief, and trauma that follow. Their positions, grounded in ethical frameworks like the Hippocratic Oath and public health principles, empower them to address not only the physical symptoms of climate impacts but also the deeper emotional wounds that can linger long after a disaster subsides.</w:t>
            </w:r>
          </w:p>
          <w:p w:rsidR="00000000" w:rsidDel="00000000" w:rsidP="00000000" w:rsidRDefault="00000000" w:rsidRPr="00000000" w14:paraId="00001FD2">
            <w:pPr>
              <w:widowControl w:val="0"/>
              <w:spacing w:after="240" w:before="240" w:line="240" w:lineRule="auto"/>
              <w:rPr/>
            </w:pPr>
            <w:r w:rsidDel="00000000" w:rsidR="00000000" w:rsidRPr="00000000">
              <w:rPr>
                <w:rtl w:val="0"/>
              </w:rPr>
              <w:t xml:space="preserve">This responsibility aligns naturally with core medical ethics, which mandate “do no harm” and stress the importance of beneficence, justice, and autonomy. Recognizing that climate threats disproportionately affect low-income communities, Indigenous populations, and those with chronic illnesses, health professionals become frontline defenders against new forms of vulnerability. They have the influence to advocate for more resilient infrastructure—such as designing clinics that can endure extreme weather—and to integrate mental health support into everything from routine check-ups to emergency response plans. In this way, their role extends beyond one-on-one patient care, reaching into public health policy and community engagement.</w:t>
            </w:r>
          </w:p>
          <w:p w:rsidR="00000000" w:rsidDel="00000000" w:rsidP="00000000" w:rsidRDefault="00000000" w:rsidRPr="00000000" w14:paraId="00001FD3">
            <w:pPr>
              <w:widowControl w:val="0"/>
              <w:spacing w:after="240" w:before="240" w:line="240" w:lineRule="auto"/>
              <w:rPr/>
            </w:pPr>
            <w:r w:rsidDel="00000000" w:rsidR="00000000" w:rsidRPr="00000000">
              <w:rPr>
                <w:rtl w:val="0"/>
              </w:rPr>
              <w:t xml:space="preserve">For many, one of the most pressing concerns is the spike in mental health needs tied to environmental upheaval. Eco-anxiety, climate grief, and stress linked to displacement are increasingly common, yet still relatively under-recognized. By acknowledging these issues as legitimate responses rather than overreactions, physicians, therapists, and social workers can create safe spaces for individuals to express their fears or sadness. Instead of pathologizing these emotions, they can employ approaches like trauma-informed care, Acceptance and Commitment Therapy, or group-based interventions where communities process climate distress together. This support might include teaching coping skills for managing heatwaves, preparing families for hurricane season, or simply offering psychoeducation on the links between climate change and mental health.</w:t>
            </w:r>
          </w:p>
          <w:p w:rsidR="00000000" w:rsidDel="00000000" w:rsidP="00000000" w:rsidRDefault="00000000" w:rsidRPr="00000000" w14:paraId="00001FD4">
            <w:pPr>
              <w:widowControl w:val="0"/>
              <w:spacing w:after="240" w:before="240" w:line="240" w:lineRule="auto"/>
              <w:rPr/>
            </w:pPr>
            <w:r w:rsidDel="00000000" w:rsidR="00000000" w:rsidRPr="00000000">
              <w:rPr>
                <w:rtl w:val="0"/>
              </w:rPr>
              <w:t xml:space="preserve">Addressing social determinants of health is equally crucial. Factors like inadequate housing, limited access to clean water, and unstable employment can multiply the risks posed by climate shifts. Here, social workers and community health workers have a unique vantage point, as they often develop close relationships with marginalized groups and see firsthand how environmental problems add layers of stress to already precarious situations. By working with local organizations, these professionals can promote culturally sensitive strategies, ranging from organizing cooling centers during a heatwave to advocating for policies that reduce pollution in disadvantaged neighborhoods. Such efforts mirror the World Health Organization’s emphasis on climate-resilient health systems, which call for comprehensive approaches that look beyond the clinic walls.</w:t>
            </w:r>
          </w:p>
          <w:p w:rsidR="00000000" w:rsidDel="00000000" w:rsidP="00000000" w:rsidRDefault="00000000" w:rsidRPr="00000000" w14:paraId="00001FD5">
            <w:pPr>
              <w:widowControl w:val="0"/>
              <w:spacing w:after="240" w:before="240" w:line="240" w:lineRule="auto"/>
              <w:rPr/>
            </w:pPr>
            <w:r w:rsidDel="00000000" w:rsidR="00000000" w:rsidRPr="00000000">
              <w:rPr>
                <w:rtl w:val="0"/>
              </w:rPr>
              <w:t xml:space="preserve">One reason health and social care providers stand out in a whole-of-society approach is their trusted status. People generally trust doctors, nurses, and social workers to offer unbiased, evidence-based guidance. This trust can be channeled to influence both individual behaviors—like encouraging</w:t>
            </w:r>
            <w:ins w:author="Canadian Coalition Seniors Mental Health" w:id="684" w:date="2025-12-12T18:52:34Z">
              <w:r w:rsidDel="00000000" w:rsidR="00000000" w:rsidRPr="00000000">
                <w:rPr>
                  <w:rtl w:val="0"/>
                </w:rPr>
                <w:t xml:space="preserve"> individuals and </w:t>
              </w:r>
            </w:ins>
            <w:del w:author="Canadian Coalition Seniors Mental Health" w:id="684" w:date="2025-12-12T18:52:34Z">
              <w:r w:rsidDel="00000000" w:rsidR="00000000" w:rsidRPr="00000000">
                <w:rPr>
                  <w:rtl w:val="0"/>
                </w:rPr>
                <w:delText xml:space="preserve"> </w:delText>
              </w:r>
            </w:del>
            <w:r w:rsidDel="00000000" w:rsidR="00000000" w:rsidRPr="00000000">
              <w:rPr>
                <w:rtl w:val="0"/>
              </w:rPr>
              <w:t xml:space="preserve">families to adopt environmentally friendly practices—and systemic change, such as lobbying for better air quality regulations. Hospitals and health networks can also lead by example, reducing their own carbon footprints and demonstrating what responsible environmental stewardship looks like in practice.</w:t>
            </w:r>
          </w:p>
          <w:p w:rsidR="00000000" w:rsidDel="00000000" w:rsidP="00000000" w:rsidRDefault="00000000" w:rsidRPr="00000000" w14:paraId="00001FD6">
            <w:pPr>
              <w:widowControl w:val="0"/>
              <w:spacing w:after="240" w:before="240" w:line="240" w:lineRule="auto"/>
              <w:rPr/>
            </w:pPr>
            <w:r w:rsidDel="00000000" w:rsidR="00000000" w:rsidRPr="00000000">
              <w:rPr>
                <w:rtl w:val="0"/>
              </w:rPr>
              <w:t xml:space="preserve">Ultimately, professionals in these fields bridge the gap between immediate relief and long-term resilience. In the aftermath of a disaster, providing trauma support and rebuilding social connections lays the groundwork for healing. Over time, advocating for improved public health measures, pushing for equitable resource allocation, and educating communities about the mental and physical toll of climate change ensures that people are better prepared for whatever comes next. This blend of direct care, policy engagement, and community collaboration underscores why health and social care professionals are indispensable partners in the wider movement to address climate challenges. Through their dedication to safeguarding well-being—even in the most vulnerable corners of society—they help forge a path toward healthier, more resilient communities in a rapidly changing world.</w:t>
            </w:r>
          </w:p>
        </w:tc>
      </w:tr>
      <w:tr>
        <w:trPr>
          <w:cantSplit w:val="0"/>
          <w:tblHeader w:val="0"/>
        </w:trPr>
        <w:tc>
          <w:tcPr>
            <w:shd w:fill="ea9999" w:val="clear"/>
          </w:tcPr>
          <w:p w:rsidR="00000000" w:rsidDel="00000000" w:rsidP="00000000" w:rsidRDefault="00000000" w:rsidRPr="00000000" w14:paraId="00001FD7">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1FD8">
            <w:pPr>
              <w:spacing w:after="240" w:before="240" w:lineRule="auto"/>
              <w:rPr/>
            </w:pPr>
            <w:r w:rsidDel="00000000" w:rsidR="00000000" w:rsidRPr="00000000">
              <w:rPr>
                <w:rtl w:val="0"/>
              </w:rPr>
              <w:t xml:space="preserve">Health and social care providers play a crucial role in addressing the mental health impacts of climate change. From nurses and social workers to community health practitioners, these professionals are often on the front lines, witnessing firsthand the anxieties, grief, and trauma that climate-related events can inflict on individuals and communities. Their responsibilities extend beyond treating physical ailments to encompassing emotional support and advocacy, making them indispensable in fostering resilient and healthy societies amidst environmental challenges.</w:t>
            </w:r>
          </w:p>
          <w:p w:rsidR="00000000" w:rsidDel="00000000" w:rsidP="00000000" w:rsidRDefault="00000000" w:rsidRPr="00000000" w14:paraId="00001FD9">
            <w:pPr>
              <w:spacing w:after="240" w:before="240" w:lineRule="auto"/>
              <w:rPr/>
            </w:pPr>
            <w:r w:rsidDel="00000000" w:rsidR="00000000" w:rsidRPr="00000000">
              <w:rPr>
                <w:rtl w:val="0"/>
              </w:rPr>
              <w:t xml:space="preserve">Working at this intersection of climate and health is also taking a strain on health and social care providers themselves - especially during acute instances of climate emergencies or after dealing with repeated and compounding events. In some cases, providers are being directly exposed to physical health hazards such as poor air quality or extreme heat. Beyond that, many others are also coping with various mental health burdens such as burnout, anxiety, trauma, and moral distress. Ensuring that health and social care providers are heard, supported and cared for is critical in keeping communities safe and able to respond to health and climate emergencies.</w:t>
            </w:r>
          </w:p>
          <w:p w:rsidR="00000000" w:rsidDel="00000000" w:rsidP="00000000" w:rsidRDefault="00000000" w:rsidRPr="00000000" w14:paraId="00001FDA">
            <w:pPr>
              <w:spacing w:after="240" w:before="240" w:lineRule="auto"/>
              <w:rPr/>
            </w:pPr>
            <w:r w:rsidDel="00000000" w:rsidR="00000000" w:rsidRPr="00000000">
              <w:rPr>
                <w:rtl w:val="0"/>
              </w:rPr>
              <w:t xml:space="preserve">Understanding the multifaceted role of health and social care providers involves exploring their key responsibilities, the ethical frameworks that guide their actions, the specific interventions they employ to manage climate emotions, and the unique position they hold within a whole-of-society approach. This comprehensive perspective highlights how these professionals contribute to both immediate relief and long-term resilience in the face of climate change.</w:t>
            </w:r>
          </w:p>
          <w:p w:rsidR="00000000" w:rsidDel="00000000" w:rsidP="00000000" w:rsidRDefault="00000000" w:rsidRPr="00000000" w14:paraId="00001FDB">
            <w:pPr>
              <w:pStyle w:val="Heading2"/>
              <w:spacing w:after="240" w:before="240" w:lineRule="auto"/>
              <w:rPr/>
            </w:pPr>
            <w:bookmarkStart w:colFirst="0" w:colLast="0" w:name="_a57x8w7dk5ed" w:id="479"/>
            <w:bookmarkEnd w:id="479"/>
            <w:r w:rsidDel="00000000" w:rsidR="00000000" w:rsidRPr="00000000">
              <w:rPr>
                <w:rtl w:val="0"/>
              </w:rPr>
              <w:t xml:space="preserve">The Role of Health and Social Care Providers in Climate Adaptation and Climate Emotions</w:t>
            </w:r>
          </w:p>
          <w:p w:rsidR="00000000" w:rsidDel="00000000" w:rsidP="00000000" w:rsidRDefault="00000000" w:rsidRPr="00000000" w14:paraId="00001FDC">
            <w:pPr>
              <w:spacing w:after="240" w:before="240" w:lineRule="auto"/>
              <w:rPr/>
            </w:pPr>
            <w:r w:rsidDel="00000000" w:rsidR="00000000" w:rsidRPr="00000000">
              <w:rPr>
                <w:rtl w:val="0"/>
              </w:rPr>
              <w:t xml:space="preserve">Health and social care providers have several key responsibilities when it comes to climate adaptation and managing climate emotions. These responsibilities ensure that individuals and communities receive comprehensive support that addresses both physical and mental health needs.</w:t>
            </w:r>
          </w:p>
          <w:p w:rsidR="00000000" w:rsidDel="00000000" w:rsidP="00000000" w:rsidRDefault="00000000" w:rsidRPr="00000000" w14:paraId="00001FDD">
            <w:pPr>
              <w:numPr>
                <w:ilvl w:val="0"/>
                <w:numId w:val="130"/>
              </w:numPr>
              <w:spacing w:after="0" w:afterAutospacing="0" w:before="240" w:lineRule="auto"/>
              <w:ind w:left="720" w:hanging="360"/>
            </w:pPr>
            <w:r w:rsidDel="00000000" w:rsidR="00000000" w:rsidRPr="00000000">
              <w:rPr>
                <w:rtl w:val="0"/>
              </w:rPr>
              <w:t xml:space="preserve">Health and social care providers are instrumental in promoting mental health resilience. They offer support to individuals experiencing climate-related mental health challenges such as eco-anxiety, climate grief, and disaster-related trauma. </w:t>
            </w:r>
          </w:p>
          <w:p w:rsidR="00000000" w:rsidDel="00000000" w:rsidP="00000000" w:rsidRDefault="00000000" w:rsidRPr="00000000" w14:paraId="00001FDE">
            <w:pPr>
              <w:numPr>
                <w:ilvl w:val="1"/>
                <w:numId w:val="130"/>
              </w:numPr>
              <w:spacing w:after="0" w:afterAutospacing="0" w:before="0" w:beforeAutospacing="0" w:lineRule="auto"/>
              <w:ind w:left="1440" w:hanging="360"/>
            </w:pPr>
            <w:r w:rsidDel="00000000" w:rsidR="00000000" w:rsidRPr="00000000">
              <w:rPr>
                <w:rtl w:val="0"/>
              </w:rPr>
              <w:t xml:space="preserve">By providing a safe environment for individuals to express their emotions, these professionals help reduce stigma and promote mental well-being.</w:t>
            </w:r>
          </w:p>
          <w:p w:rsidR="00000000" w:rsidDel="00000000" w:rsidP="00000000" w:rsidRDefault="00000000" w:rsidRPr="00000000" w14:paraId="00001FDF">
            <w:pPr>
              <w:numPr>
                <w:ilvl w:val="0"/>
                <w:numId w:val="130"/>
              </w:numPr>
              <w:spacing w:after="0" w:afterAutospacing="0" w:before="0" w:beforeAutospacing="0" w:lineRule="auto"/>
              <w:ind w:left="720" w:hanging="360"/>
            </w:pPr>
            <w:r w:rsidDel="00000000" w:rsidR="00000000" w:rsidRPr="00000000">
              <w:rPr>
                <w:rtl w:val="0"/>
              </w:rPr>
              <w:t xml:space="preserve">Health care providers are also on the frontlines responding to the many physical impacts of climate change </w:t>
            </w:r>
          </w:p>
          <w:p w:rsidR="00000000" w:rsidDel="00000000" w:rsidP="00000000" w:rsidRDefault="00000000" w:rsidRPr="00000000" w14:paraId="00001FE0">
            <w:pPr>
              <w:numPr>
                <w:ilvl w:val="0"/>
                <w:numId w:val="130"/>
              </w:numPr>
              <w:spacing w:after="0" w:afterAutospacing="0" w:before="0" w:beforeAutospacing="0" w:lineRule="auto"/>
              <w:ind w:left="720" w:hanging="360"/>
            </w:pPr>
            <w:r w:rsidDel="00000000" w:rsidR="00000000" w:rsidRPr="00000000">
              <w:rPr>
                <w:rtl w:val="0"/>
              </w:rPr>
              <w:t xml:space="preserve">Addressing health inequities is another critical responsibility. Climate change disproportionately affects certain populations</w:t>
            </w:r>
          </w:p>
          <w:p w:rsidR="00000000" w:rsidDel="00000000" w:rsidP="00000000" w:rsidRDefault="00000000" w:rsidRPr="00000000" w14:paraId="00001FE1">
            <w:pPr>
              <w:numPr>
                <w:ilvl w:val="1"/>
                <w:numId w:val="130"/>
              </w:numPr>
              <w:spacing w:after="0" w:afterAutospacing="0" w:before="0" w:beforeAutospacing="0" w:lineRule="auto"/>
              <w:ind w:left="1440" w:hanging="360"/>
            </w:pPr>
            <w:r w:rsidDel="00000000" w:rsidR="00000000" w:rsidRPr="00000000">
              <w:rPr>
                <w:rtl w:val="0"/>
              </w:rPr>
              <w:t xml:space="preserve">Including low-income communities, Indigenous groups, and individuals with preexisting health conditions. </w:t>
            </w:r>
          </w:p>
          <w:p w:rsidR="00000000" w:rsidDel="00000000" w:rsidP="00000000" w:rsidRDefault="00000000" w:rsidRPr="00000000" w14:paraId="00001FE2">
            <w:pPr>
              <w:numPr>
                <w:ilvl w:val="1"/>
                <w:numId w:val="130"/>
              </w:numPr>
              <w:spacing w:after="0" w:afterAutospacing="0" w:before="0" w:beforeAutospacing="0" w:lineRule="auto"/>
              <w:ind w:left="1440" w:hanging="360"/>
            </w:pPr>
            <w:r w:rsidDel="00000000" w:rsidR="00000000" w:rsidRPr="00000000">
              <w:rPr>
                <w:rtl w:val="0"/>
              </w:rPr>
              <w:t xml:space="preserve">Health and social care providers recognize these disparities and work to ensure that all individuals have access to the care and resources they need to cope with climate impacts.</w:t>
            </w:r>
          </w:p>
          <w:p w:rsidR="00000000" w:rsidDel="00000000" w:rsidP="00000000" w:rsidRDefault="00000000" w:rsidRPr="00000000" w14:paraId="00001FE3">
            <w:pPr>
              <w:numPr>
                <w:ilvl w:val="0"/>
                <w:numId w:val="130"/>
              </w:numPr>
              <w:spacing w:after="0" w:afterAutospacing="0" w:before="0" w:beforeAutospacing="0" w:lineRule="auto"/>
              <w:ind w:left="720" w:hanging="360"/>
            </w:pPr>
            <w:r w:rsidDel="00000000" w:rsidR="00000000" w:rsidRPr="00000000">
              <w:rPr>
                <w:rtl w:val="0"/>
              </w:rPr>
              <w:t xml:space="preserve">Integrating climate awareness into practice involves incorporating climate literacy and preparedness into patient care and public health initiatives. This integration ensures that health professionals are equipped to address the multifaceted impacts of climate change on health.</w:t>
            </w:r>
          </w:p>
          <w:p w:rsidR="00000000" w:rsidDel="00000000" w:rsidP="00000000" w:rsidRDefault="00000000" w:rsidRPr="00000000" w14:paraId="00001FE4">
            <w:pPr>
              <w:numPr>
                <w:ilvl w:val="0"/>
                <w:numId w:val="130"/>
              </w:numPr>
              <w:spacing w:after="0" w:afterAutospacing="0" w:before="0" w:beforeAutospacing="0" w:lineRule="auto"/>
              <w:ind w:left="720" w:hanging="360"/>
            </w:pPr>
            <w:r w:rsidDel="00000000" w:rsidR="00000000" w:rsidRPr="00000000">
              <w:rPr>
                <w:rtl w:val="0"/>
              </w:rPr>
              <w:t xml:space="preserve">Advocacy and policy influence are also central to the role of health and social care providers. Using their trusted professional voices, these providers advocate for systemic changes that mitigate climate impacts on health, such as promoting resilient infrastructure and equitable resource distribution.</w:t>
            </w:r>
            <w:r w:rsidDel="00000000" w:rsidR="00000000" w:rsidRPr="00000000">
              <w:rPr>
                <w:rtl w:val="0"/>
              </w:rPr>
            </w:r>
          </w:p>
          <w:p w:rsidR="00000000" w:rsidDel="00000000" w:rsidP="00000000" w:rsidRDefault="00000000" w:rsidRPr="00000000" w14:paraId="00001FE5">
            <w:pPr>
              <w:numPr>
                <w:ilvl w:val="1"/>
                <w:numId w:val="130"/>
              </w:numPr>
              <w:spacing w:after="0" w:afterAutospacing="0" w:before="0" w:beforeAutospacing="0" w:lineRule="auto"/>
              <w:ind w:left="1440" w:hanging="360"/>
            </w:pPr>
            <w:hyperlink r:id="rId1030">
              <w:r w:rsidDel="00000000" w:rsidR="00000000" w:rsidRPr="00000000">
                <w:rPr>
                  <w:color w:val="1155cc"/>
                  <w:u w:val="single"/>
                  <w:rtl w:val="0"/>
                </w:rPr>
                <w:t xml:space="preserve">Click here</w:t>
              </w:r>
            </w:hyperlink>
            <w:r w:rsidDel="00000000" w:rsidR="00000000" w:rsidRPr="00000000">
              <w:rPr>
                <w:rtl w:val="0"/>
              </w:rPr>
              <w:t xml:space="preserve"> to read </w:t>
            </w:r>
            <w:r w:rsidDel="00000000" w:rsidR="00000000" w:rsidRPr="00000000">
              <w:rPr>
                <w:b w:val="1"/>
                <w:bCs w:val="1"/>
                <w:rtl w:val="0"/>
              </w:rPr>
              <w:t xml:space="preserve">The climate crisis is a health crisis, and Canada’s health care system can be part of the solution</w:t>
            </w:r>
            <w:r w:rsidDel="00000000" w:rsidR="00000000" w:rsidRPr="00000000">
              <w:rPr>
                <w:rtl w:val="0"/>
              </w:rPr>
              <w:t xml:space="preserve"> by the Globe and Mail to learn about how Canadian physicians are working towards system level changes to address climate change in the health care sector.</w:t>
            </w:r>
          </w:p>
          <w:p w:rsidR="00000000" w:rsidDel="00000000" w:rsidP="00000000" w:rsidRDefault="00000000" w:rsidRPr="00000000" w14:paraId="00001FE6">
            <w:pPr>
              <w:numPr>
                <w:ilvl w:val="0"/>
                <w:numId w:val="130"/>
              </w:numPr>
              <w:spacing w:after="240" w:before="0" w:beforeAutospacing="0" w:lineRule="auto"/>
              <w:ind w:left="720" w:hanging="360"/>
            </w:pPr>
            <w:r w:rsidDel="00000000" w:rsidR="00000000" w:rsidRPr="00000000">
              <w:rPr>
                <w:rtl w:val="0"/>
              </w:rPr>
              <w:t xml:space="preserve">Lastly, health and social care providers are essential in emergency and disaster response. They </w:t>
            </w:r>
            <w:commentRangeStart w:id="387"/>
            <w:r w:rsidDel="00000000" w:rsidR="00000000" w:rsidRPr="00000000">
              <w:rPr>
                <w:rtl w:val="0"/>
              </w:rPr>
              <w:t xml:space="preserve">deliver </w:t>
            </w:r>
            <w:commentRangeEnd w:id="387"/>
            <w:r w:rsidDel="00000000" w:rsidR="00000000" w:rsidRPr="00000000">
              <w:commentReference w:id="387"/>
            </w:r>
            <w:r w:rsidDel="00000000" w:rsidR="00000000" w:rsidRPr="00000000">
              <w:rPr>
                <w:rtl w:val="0"/>
              </w:rPr>
              <w:t xml:space="preserve">trauma-informed care during and after climate-related disasters, ensuring that affected individuals receive the necessary support to recover and rebuild their lives.</w:t>
            </w:r>
          </w:p>
          <w:p w:rsidR="00000000" w:rsidDel="00000000" w:rsidP="00000000" w:rsidRDefault="00000000" w:rsidRPr="00000000" w14:paraId="00001FE7">
            <w:pPr>
              <w:spacing w:after="240" w:before="240" w:lineRule="auto"/>
              <w:rPr>
                <w:b w:val="1"/>
                <w:bCs w:val="1"/>
              </w:rPr>
            </w:pPr>
            <w:r w:rsidDel="00000000" w:rsidR="00000000" w:rsidRPr="00000000">
              <w:rPr>
                <w:rtl w:val="0"/>
              </w:rPr>
            </w:r>
          </w:p>
          <w:tbl>
            <w:tblPr>
              <w:tblStyle w:val="Table239"/>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FE8">
                  <w:pPr>
                    <w:spacing w:after="240" w:before="240" w:lineRule="auto"/>
                    <w:rPr>
                      <w:b w:val="1"/>
                      <w:bCs w:val="1"/>
                    </w:rPr>
                  </w:pPr>
                  <w:r w:rsidDel="00000000" w:rsidR="00000000" w:rsidRPr="00000000">
                    <w:rPr>
                      <w:b w:val="1"/>
                      <w:bCs w:val="1"/>
                      <w:rtl w:val="0"/>
                    </w:rPr>
                    <w:t xml:space="preserve">Invitation to dive deeper </w:t>
                  </w:r>
                </w:p>
                <w:p w:rsidR="00000000" w:rsidDel="00000000" w:rsidP="00000000" w:rsidRDefault="00000000" w:rsidRPr="00000000" w14:paraId="00001FE9">
                  <w:pPr>
                    <w:spacing w:after="240" w:before="240" w:lineRule="auto"/>
                    <w:rPr>
                      <w:b w:val="1"/>
                      <w:bCs w:val="1"/>
                    </w:rPr>
                  </w:pPr>
                  <w:r w:rsidDel="00000000" w:rsidR="00000000" w:rsidRPr="00000000">
                    <w:rPr>
                      <w:b w:val="1"/>
                      <w:bCs w:val="1"/>
                      <w:rtl w:val="0"/>
                    </w:rPr>
                    <w:t xml:space="preserve">Explore</w:t>
                  </w:r>
                </w:p>
                <w:p w:rsidR="00000000" w:rsidDel="00000000" w:rsidP="00000000" w:rsidRDefault="00000000" w:rsidRPr="00000000" w14:paraId="00001FEA">
                  <w:pPr>
                    <w:spacing w:after="240" w:before="240" w:lineRule="auto"/>
                    <w:rPr>
                      <w:b w:val="1"/>
                      <w:bCs w:val="1"/>
                    </w:rPr>
                  </w:pPr>
                  <w:hyperlink r:id="rId1031">
                    <w:r w:rsidDel="00000000" w:rsidR="00000000" w:rsidRPr="00000000">
                      <w:rPr>
                        <w:color w:val="1155cc"/>
                        <w:u w:val="single"/>
                        <w:rtl w:val="0"/>
                      </w:rPr>
                      <w:t xml:space="preserve">Click here</w:t>
                    </w:r>
                  </w:hyperlink>
                  <w:r w:rsidDel="00000000" w:rsidR="00000000" w:rsidRPr="00000000">
                    <w:rPr>
                      <w:rtl w:val="0"/>
                    </w:rPr>
                    <w:t xml:space="preserve"> to view a guided walk through and reflection on a </w:t>
                  </w:r>
                  <w:r w:rsidDel="00000000" w:rsidR="00000000" w:rsidRPr="00000000">
                    <w:rPr>
                      <w:b w:val="1"/>
                      <w:bCs w:val="1"/>
                      <w:rtl w:val="0"/>
                    </w:rPr>
                    <w:t xml:space="preserve">Climate Distress &amp; Ecoanxiety</w:t>
                  </w:r>
                  <w:r w:rsidDel="00000000" w:rsidR="00000000" w:rsidRPr="00000000">
                    <w:rPr>
                      <w:rtl w:val="0"/>
                    </w:rPr>
                    <w:t xml:space="preserve"> case study from Medicine for a Changing Planet, including take‑aways and discussion prompts.</w:t>
                  </w:r>
                  <w:r w:rsidDel="00000000" w:rsidR="00000000" w:rsidRPr="00000000">
                    <w:rPr>
                      <w:rtl w:val="0"/>
                    </w:rPr>
                  </w:r>
                </w:p>
              </w:tc>
            </w:tr>
          </w:tbl>
          <w:p w:rsidR="00000000" w:rsidDel="00000000" w:rsidP="00000000" w:rsidRDefault="00000000" w:rsidRPr="00000000" w14:paraId="00001FEB">
            <w:pPr>
              <w:spacing w:after="240" w:before="240" w:lineRule="auto"/>
              <w:rPr>
                <w:b w:val="1"/>
                <w:bCs w:val="1"/>
              </w:rPr>
            </w:pPr>
            <w:r w:rsidDel="00000000" w:rsidR="00000000" w:rsidRPr="00000000">
              <w:rPr>
                <w:rtl w:val="0"/>
              </w:rPr>
            </w:r>
          </w:p>
          <w:p w:rsidR="00000000" w:rsidDel="00000000" w:rsidP="00000000" w:rsidRDefault="00000000" w:rsidRPr="00000000" w14:paraId="00001FEC">
            <w:pPr>
              <w:spacing w:after="240" w:before="240" w:lineRule="auto"/>
              <w:rPr/>
            </w:pPr>
            <w:r w:rsidDel="00000000" w:rsidR="00000000" w:rsidRPr="00000000">
              <w:rPr>
                <w:rtl w:val="0"/>
              </w:rPr>
            </w:r>
          </w:p>
          <w:tbl>
            <w:tblPr>
              <w:tblStyle w:val="Table240"/>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1FED">
                  <w:pPr>
                    <w:pStyle w:val="Heading2"/>
                    <w:spacing w:after="240" w:before="240" w:lineRule="auto"/>
                    <w:rPr/>
                  </w:pPr>
                  <w:bookmarkStart w:colFirst="0" w:colLast="0" w:name="_ve27p4vzweyl" w:id="480"/>
                  <w:bookmarkEnd w:id="480"/>
                  <w:r w:rsidDel="00000000" w:rsidR="00000000" w:rsidRPr="00000000">
                    <w:rPr>
                      <w:rtl w:val="0"/>
                    </w:rPr>
                    <w:t xml:space="preserve">Ethical Frameworks Specific to Health and Social Care</w:t>
                  </w:r>
                </w:p>
                <w:p w:rsidR="00000000" w:rsidDel="00000000" w:rsidP="00000000" w:rsidRDefault="00000000" w:rsidRPr="00000000" w14:paraId="00001FEE">
                  <w:pPr>
                    <w:spacing w:after="240" w:before="240" w:lineRule="auto"/>
                    <w:rPr/>
                  </w:pPr>
                  <w:r w:rsidDel="00000000" w:rsidR="00000000" w:rsidRPr="00000000">
                    <w:rPr>
                      <w:rtl w:val="0"/>
                    </w:rPr>
                    <w:t xml:space="preserve">The actions of health and social care providers are guided by robust ethical frameworks that emphasize their duty to protect both physical and mental well-being in the face of climate-related challenges.</w:t>
                  </w:r>
                </w:p>
                <w:p w:rsidR="00000000" w:rsidDel="00000000" w:rsidP="00000000" w:rsidRDefault="00000000" w:rsidRPr="00000000" w14:paraId="00001FEF">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1FF0">
                  <w:pPr>
                    <w:spacing w:after="240" w:before="240" w:lineRule="auto"/>
                    <w:ind w:left="720" w:firstLine="0"/>
                    <w:rPr>
                      <w:b w:val="1"/>
                      <w:bCs w:val="1"/>
                    </w:rPr>
                  </w:pPr>
                  <w:r w:rsidDel="00000000" w:rsidR="00000000" w:rsidRPr="00000000">
                    <w:rPr>
                      <w:b w:val="1"/>
                      <w:bCs w:val="1"/>
                      <w:rtl w:val="0"/>
                    </w:rPr>
                    <w:t xml:space="preserve">Hippocratic Oath and Core Medical Ethics</w:t>
                  </w:r>
                </w:p>
                <w:p w:rsidR="00000000" w:rsidDel="00000000" w:rsidP="00000000" w:rsidRDefault="00000000" w:rsidRPr="00000000" w14:paraId="00001FF1">
                  <w:pPr>
                    <w:spacing w:after="240" w:before="240" w:lineRule="auto"/>
                    <w:ind w:left="720" w:firstLine="0"/>
                    <w:rPr/>
                  </w:pPr>
                  <w:r w:rsidDel="00000000" w:rsidR="00000000" w:rsidRPr="00000000">
                    <w:rPr>
                      <w:rtl w:val="0"/>
                    </w:rPr>
                    <w:t xml:space="preserve">The Hippocratic Oath and core medical ethics provide foundational principles that guide health professionals. These principles include:</w:t>
                  </w:r>
                </w:p>
                <w:p w:rsidR="00000000" w:rsidDel="00000000" w:rsidP="00000000" w:rsidRDefault="00000000" w:rsidRPr="00000000" w14:paraId="00001FF2">
                  <w:pPr>
                    <w:numPr>
                      <w:ilvl w:val="0"/>
                      <w:numId w:val="340"/>
                    </w:numPr>
                    <w:spacing w:after="0" w:afterAutospacing="0" w:before="240" w:lineRule="auto"/>
                    <w:ind w:left="1440" w:hanging="360"/>
                  </w:pPr>
                  <w:r w:rsidDel="00000000" w:rsidR="00000000" w:rsidRPr="00000000">
                    <w:rPr>
                      <w:rtl w:val="0"/>
                    </w:rPr>
                    <w:t xml:space="preserve">Healthcare providers must </w:t>
                  </w:r>
                  <w:r w:rsidDel="00000000" w:rsidR="00000000" w:rsidRPr="00000000">
                    <w:rPr>
                      <w:b w:val="1"/>
                      <w:bCs w:val="1"/>
                      <w:rtl w:val="0"/>
                    </w:rPr>
                    <w:t xml:space="preserve">minimize harm</w:t>
                  </w:r>
                  <w:r w:rsidDel="00000000" w:rsidR="00000000" w:rsidRPr="00000000">
                    <w:rPr>
                      <w:rtl w:val="0"/>
                    </w:rPr>
                    <w:t xml:space="preserve"> to individuals and communities caused by climate-related health risks, such as heat stress, vector-borne diseases, and mental health impacts.</w:t>
                  </w:r>
                </w:p>
                <w:p w:rsidR="00000000" w:rsidDel="00000000" w:rsidP="00000000" w:rsidRDefault="00000000" w:rsidRPr="00000000" w14:paraId="00001FF3">
                  <w:pPr>
                    <w:numPr>
                      <w:ilvl w:val="0"/>
                      <w:numId w:val="340"/>
                    </w:numPr>
                    <w:spacing w:after="0" w:afterAutospacing="0" w:before="0" w:beforeAutospacing="0" w:lineRule="auto"/>
                    <w:ind w:left="1440" w:hanging="360"/>
                  </w:pPr>
                  <w:r w:rsidDel="00000000" w:rsidR="00000000" w:rsidRPr="00000000">
                    <w:rPr>
                      <w:rtl w:val="0"/>
                    </w:rPr>
                    <w:t xml:space="preserve">Actively </w:t>
                  </w:r>
                  <w:r w:rsidDel="00000000" w:rsidR="00000000" w:rsidRPr="00000000">
                    <w:rPr>
                      <w:b w:val="1"/>
                      <w:bCs w:val="1"/>
                      <w:rtl w:val="0"/>
                    </w:rPr>
                    <w:t xml:space="preserve">promoting the well-being of patients</w:t>
                  </w:r>
                  <w:r w:rsidDel="00000000" w:rsidR="00000000" w:rsidRPr="00000000">
                    <w:rPr>
                      <w:rtl w:val="0"/>
                    </w:rPr>
                    <w:t xml:space="preserve"> involves addressing both physical and psychological impacts of climate change.</w:t>
                  </w:r>
                </w:p>
                <w:p w:rsidR="00000000" w:rsidDel="00000000" w:rsidP="00000000" w:rsidRDefault="00000000" w:rsidRPr="00000000" w14:paraId="00001FF4">
                  <w:pPr>
                    <w:numPr>
                      <w:ilvl w:val="0"/>
                      <w:numId w:val="340"/>
                    </w:numPr>
                    <w:spacing w:after="0" w:afterAutospacing="0" w:before="0" w:beforeAutospacing="0" w:lineRule="auto"/>
                    <w:ind w:left="1440" w:hanging="360"/>
                  </w:pPr>
                  <w:r w:rsidDel="00000000" w:rsidR="00000000" w:rsidRPr="00000000">
                    <w:rPr>
                      <w:rtl w:val="0"/>
                    </w:rPr>
                    <w:t xml:space="preserve">Ensuring </w:t>
                  </w:r>
                  <w:r w:rsidDel="00000000" w:rsidR="00000000" w:rsidRPr="00000000">
                    <w:rPr>
                      <w:b w:val="1"/>
                      <w:bCs w:val="1"/>
                      <w:rtl w:val="0"/>
                    </w:rPr>
                    <w:t xml:space="preserve">equitable access</w:t>
                  </w:r>
                  <w:r w:rsidDel="00000000" w:rsidR="00000000" w:rsidRPr="00000000">
                    <w:rPr>
                      <w:rtl w:val="0"/>
                    </w:rPr>
                    <w:t xml:space="preserve"> to care and </w:t>
                  </w:r>
                  <w:r w:rsidDel="00000000" w:rsidR="00000000" w:rsidRPr="00000000">
                    <w:rPr>
                      <w:b w:val="1"/>
                      <w:bCs w:val="1"/>
                      <w:rtl w:val="0"/>
                    </w:rPr>
                    <w:t xml:space="preserve">advocating</w:t>
                  </w:r>
                  <w:r w:rsidDel="00000000" w:rsidR="00000000" w:rsidRPr="00000000">
                    <w:rPr>
                      <w:rtl w:val="0"/>
                    </w:rPr>
                    <w:t xml:space="preserve"> for policies that reduce health disparities exacerbated by climate change reflects the principle of justice.</w:t>
                  </w:r>
                </w:p>
                <w:p w:rsidR="00000000" w:rsidDel="00000000" w:rsidP="00000000" w:rsidRDefault="00000000" w:rsidRPr="00000000" w14:paraId="00001FF5">
                  <w:pPr>
                    <w:numPr>
                      <w:ilvl w:val="0"/>
                      <w:numId w:val="340"/>
                    </w:numPr>
                    <w:spacing w:after="240" w:before="0" w:beforeAutospacing="0" w:lineRule="auto"/>
                    <w:ind w:left="1440" w:hanging="360"/>
                  </w:pPr>
                  <w:r w:rsidDel="00000000" w:rsidR="00000000" w:rsidRPr="00000000">
                    <w:rPr>
                      <w:rtl w:val="0"/>
                    </w:rPr>
                    <w:t xml:space="preserve">Respecting patients' </w:t>
                  </w:r>
                  <w:r w:rsidDel="00000000" w:rsidR="00000000" w:rsidRPr="00000000">
                    <w:rPr>
                      <w:b w:val="1"/>
                      <w:bCs w:val="1"/>
                      <w:rtl w:val="0"/>
                    </w:rPr>
                    <w:t xml:space="preserve">rights to make informed decisions</w:t>
                  </w:r>
                  <w:r w:rsidDel="00000000" w:rsidR="00000000" w:rsidRPr="00000000">
                    <w:rPr>
                      <w:rtl w:val="0"/>
                    </w:rPr>
                    <w:t xml:space="preserve"> about their care, particularly in climate-related health challenges, upholds the principle of autonomy.</w:t>
                  </w:r>
                </w:p>
                <w:p w:rsidR="00000000" w:rsidDel="00000000" w:rsidP="00000000" w:rsidRDefault="00000000" w:rsidRPr="00000000" w14:paraId="00001FF6">
                  <w:pPr>
                    <w:spacing w:after="240" w:before="240" w:lineRule="auto"/>
                    <w:ind w:left="720" w:firstLine="0"/>
                    <w:rPr>
                      <w:b w:val="1"/>
                      <w:bCs w:val="1"/>
                    </w:rPr>
                  </w:pPr>
                  <w:r w:rsidDel="00000000" w:rsidR="00000000" w:rsidRPr="00000000">
                    <w:rPr>
                      <w:b w:val="1"/>
                      <w:bCs w:val="1"/>
                      <w:rtl w:val="0"/>
                    </w:rPr>
                    <w:t xml:space="preserve">WHO’s Operational Framework on Climate-Resilient Health Systems</w:t>
                  </w:r>
                </w:p>
                <w:p w:rsidR="00000000" w:rsidDel="00000000" w:rsidP="00000000" w:rsidRDefault="00000000" w:rsidRPr="00000000" w14:paraId="00001FF7">
                  <w:pPr>
                    <w:spacing w:after="240" w:before="240" w:lineRule="auto"/>
                    <w:ind w:left="720" w:firstLine="0"/>
                    <w:rPr/>
                  </w:pPr>
                  <w:hyperlink r:id="rId1032">
                    <w:r w:rsidDel="00000000" w:rsidR="00000000" w:rsidRPr="00000000">
                      <w:rPr>
                        <w:color w:val="1155cc"/>
                        <w:u w:val="single"/>
                        <w:rtl w:val="0"/>
                      </w:rPr>
                      <w:t xml:space="preserve">The World Health Organization’s Operational Framework</w:t>
                    </w:r>
                  </w:hyperlink>
                  <w:r w:rsidDel="00000000" w:rsidR="00000000" w:rsidRPr="00000000">
                    <w:rPr>
                      <w:rtl w:val="0"/>
                    </w:rPr>
                    <w:t xml:space="preserve"> emphasizes the need for health systems to strengthen resilience to climate risks. This framework advocates for:</w:t>
                  </w:r>
                </w:p>
                <w:p w:rsidR="00000000" w:rsidDel="00000000" w:rsidP="00000000" w:rsidRDefault="00000000" w:rsidRPr="00000000" w14:paraId="00001FF8">
                  <w:pPr>
                    <w:numPr>
                      <w:ilvl w:val="0"/>
                      <w:numId w:val="90"/>
                    </w:numPr>
                    <w:spacing w:after="0" w:afterAutospacing="0" w:before="240" w:lineRule="auto"/>
                    <w:ind w:left="1440" w:hanging="360"/>
                  </w:pPr>
                  <w:r w:rsidDel="00000000" w:rsidR="00000000" w:rsidRPr="00000000">
                    <w:rPr>
                      <w:rtl w:val="0"/>
                    </w:rPr>
                    <w:t xml:space="preserve">Strengthening health systems to withstand climate-related disruptions.</w:t>
                  </w:r>
                </w:p>
                <w:p w:rsidR="00000000" w:rsidDel="00000000" w:rsidP="00000000" w:rsidRDefault="00000000" w:rsidRPr="00000000" w14:paraId="00001FF9">
                  <w:pPr>
                    <w:numPr>
                      <w:ilvl w:val="0"/>
                      <w:numId w:val="90"/>
                    </w:numPr>
                    <w:spacing w:after="0" w:afterAutospacing="0" w:before="0" w:beforeAutospacing="0" w:lineRule="auto"/>
                    <w:ind w:left="1440" w:hanging="360"/>
                  </w:pPr>
                  <w:r w:rsidDel="00000000" w:rsidR="00000000" w:rsidRPr="00000000">
                    <w:rPr>
                      <w:rtl w:val="0"/>
                    </w:rPr>
                    <w:t xml:space="preserve">Addressing both direct impacts, such as heatwaves and disasters, and indirect impacts like food insecurity and displacement.</w:t>
                  </w:r>
                </w:p>
                <w:p w:rsidR="00000000" w:rsidDel="00000000" w:rsidP="00000000" w:rsidRDefault="00000000" w:rsidRPr="00000000" w14:paraId="00001FFA">
                  <w:pPr>
                    <w:numPr>
                      <w:ilvl w:val="0"/>
                      <w:numId w:val="90"/>
                    </w:numPr>
                    <w:spacing w:after="240" w:before="0" w:beforeAutospacing="0" w:lineRule="auto"/>
                    <w:ind w:left="1440" w:hanging="360"/>
                  </w:pPr>
                  <w:r w:rsidDel="00000000" w:rsidR="00000000" w:rsidRPr="00000000">
                    <w:rPr>
                      <w:rtl w:val="0"/>
                    </w:rPr>
                    <w:t xml:space="preserve">Integrating mental health services into climate adaptation efforts to provide comprehensive care.</w:t>
                  </w:r>
                </w:p>
                <w:p w:rsidR="00000000" w:rsidDel="00000000" w:rsidP="00000000" w:rsidRDefault="00000000" w:rsidRPr="00000000" w14:paraId="00001FFB">
                  <w:pPr>
                    <w:spacing w:after="240" w:before="240" w:lineRule="auto"/>
                    <w:ind w:left="720" w:firstLine="0"/>
                    <w:rPr>
                      <w:b w:val="1"/>
                      <w:bCs w:val="1"/>
                    </w:rPr>
                  </w:pPr>
                  <w:r w:rsidDel="00000000" w:rsidR="00000000" w:rsidRPr="00000000">
                    <w:rPr>
                      <w:b w:val="1"/>
                      <w:bCs w:val="1"/>
                      <w:rtl w:val="0"/>
                    </w:rPr>
                    <w:t xml:space="preserve">Public Health Ethics</w:t>
                  </w:r>
                </w:p>
                <w:p w:rsidR="00000000" w:rsidDel="00000000" w:rsidP="00000000" w:rsidRDefault="00000000" w:rsidRPr="00000000" w14:paraId="00001FFC">
                  <w:pPr>
                    <w:spacing w:after="240" w:before="240" w:lineRule="auto"/>
                    <w:ind w:left="720" w:firstLine="0"/>
                    <w:rPr/>
                  </w:pPr>
                  <w:r w:rsidDel="00000000" w:rsidR="00000000" w:rsidRPr="00000000">
                    <w:rPr>
                      <w:rtl w:val="0"/>
                    </w:rPr>
                    <w:t xml:space="preserve">Public health ethics focus on population health while balancing individual rights. Key tenets include:</w:t>
                  </w:r>
                </w:p>
                <w:p w:rsidR="00000000" w:rsidDel="00000000" w:rsidP="00000000" w:rsidRDefault="00000000" w:rsidRPr="00000000" w14:paraId="00001FFD">
                  <w:pPr>
                    <w:numPr>
                      <w:ilvl w:val="0"/>
                      <w:numId w:val="311"/>
                    </w:numPr>
                    <w:spacing w:after="0" w:afterAutospacing="0" w:before="240" w:lineRule="auto"/>
                    <w:ind w:left="1440" w:hanging="360"/>
                  </w:pPr>
                  <w:r w:rsidDel="00000000" w:rsidR="00000000" w:rsidRPr="00000000">
                    <w:rPr>
                      <w:rtl w:val="0"/>
                    </w:rPr>
                    <w:t xml:space="preserve">Applying the precautionary principle, which advocates for preventive actions even amidst scientific uncertainty.</w:t>
                  </w:r>
                </w:p>
                <w:p w:rsidR="00000000" w:rsidDel="00000000" w:rsidP="00000000" w:rsidRDefault="00000000" w:rsidRPr="00000000" w14:paraId="00001FFE">
                  <w:pPr>
                    <w:numPr>
                      <w:ilvl w:val="0"/>
                      <w:numId w:val="311"/>
                    </w:numPr>
                    <w:spacing w:after="240" w:before="0" w:beforeAutospacing="0" w:lineRule="auto"/>
                    <w:ind w:left="1440" w:hanging="360"/>
                  </w:pPr>
                  <w:r w:rsidDel="00000000" w:rsidR="00000000" w:rsidRPr="00000000">
                    <w:rPr>
                      <w:rtl w:val="0"/>
                    </w:rPr>
                    <w:t xml:space="preserve">Emphasizing intergenerational equity to ensure that health systems protect future generations from climate-related health risks.</w:t>
                  </w:r>
                  <w:r w:rsidDel="00000000" w:rsidR="00000000" w:rsidRPr="00000000">
                    <w:rPr>
                      <w:rtl w:val="0"/>
                    </w:rPr>
                  </w:r>
                </w:p>
                <w:p w:rsidR="00000000" w:rsidDel="00000000" w:rsidP="00000000" w:rsidRDefault="00000000" w:rsidRPr="00000000" w14:paraId="00001FFF">
                  <w:pPr>
                    <w:spacing w:after="240" w:before="240" w:lineRule="auto"/>
                    <w:ind w:left="720" w:firstLine="0"/>
                    <w:rPr>
                      <w:b w:val="1"/>
                      <w:bCs w:val="1"/>
                    </w:rPr>
                  </w:pPr>
                  <w:r w:rsidDel="00000000" w:rsidR="00000000" w:rsidRPr="00000000">
                    <w:rPr>
                      <w:b w:val="1"/>
                      <w:bCs w:val="1"/>
                      <w:rtl w:val="0"/>
                    </w:rPr>
                    <w:t xml:space="preserve">Social Work Ethics</w:t>
                  </w:r>
                </w:p>
                <w:p w:rsidR="00000000" w:rsidDel="00000000" w:rsidP="00000000" w:rsidRDefault="00000000" w:rsidRPr="00000000" w14:paraId="00002000">
                  <w:pPr>
                    <w:spacing w:after="240" w:before="240" w:lineRule="auto"/>
                    <w:ind w:left="720" w:firstLine="0"/>
                    <w:rPr/>
                  </w:pPr>
                  <w:r w:rsidDel="00000000" w:rsidR="00000000" w:rsidRPr="00000000">
                    <w:rPr>
                      <w:rtl w:val="0"/>
                    </w:rPr>
                    <w:t xml:space="preserve">The International Federation of Social Workers (IFSW) emphasizes:</w:t>
                  </w:r>
                </w:p>
                <w:p w:rsidR="00000000" w:rsidDel="00000000" w:rsidP="00000000" w:rsidRDefault="00000000" w:rsidRPr="00000000" w14:paraId="00002001">
                  <w:pPr>
                    <w:numPr>
                      <w:ilvl w:val="0"/>
                      <w:numId w:val="198"/>
                    </w:numPr>
                    <w:spacing w:after="0" w:afterAutospacing="0" w:before="240" w:lineRule="auto"/>
                    <w:ind w:left="1440" w:hanging="360"/>
                  </w:pPr>
                  <w:r w:rsidDel="00000000" w:rsidR="00000000" w:rsidRPr="00000000">
                    <w:rPr>
                      <w:rtl w:val="0"/>
                    </w:rPr>
                    <w:t xml:space="preserve">Promoting social justice in the context of environmental challenges.</w:t>
                  </w:r>
                </w:p>
                <w:p w:rsidR="00000000" w:rsidDel="00000000" w:rsidP="00000000" w:rsidRDefault="00000000" w:rsidRPr="00000000" w14:paraId="00002002">
                  <w:pPr>
                    <w:numPr>
                      <w:ilvl w:val="0"/>
                      <w:numId w:val="198"/>
                    </w:numPr>
                    <w:spacing w:after="0" w:afterAutospacing="0" w:before="0" w:beforeAutospacing="0" w:lineRule="auto"/>
                    <w:ind w:left="1440" w:hanging="360"/>
                  </w:pPr>
                  <w:r w:rsidDel="00000000" w:rsidR="00000000" w:rsidRPr="00000000">
                    <w:rPr>
                      <w:rtl w:val="0"/>
                    </w:rPr>
                    <w:t xml:space="preserve">Supporting community resilience and empowerment to address climate impacts.</w:t>
                  </w:r>
                </w:p>
                <w:p w:rsidR="00000000" w:rsidDel="00000000" w:rsidP="00000000" w:rsidRDefault="00000000" w:rsidRPr="00000000" w14:paraId="00002003">
                  <w:pPr>
                    <w:numPr>
                      <w:ilvl w:val="0"/>
                      <w:numId w:val="198"/>
                    </w:numPr>
                    <w:spacing w:after="240" w:before="0" w:beforeAutospacing="0" w:lineRule="auto"/>
                    <w:ind w:left="1440" w:hanging="360"/>
                  </w:pPr>
                  <w:r w:rsidDel="00000000" w:rsidR="00000000" w:rsidRPr="00000000">
                    <w:rPr>
                      <w:rtl w:val="0"/>
                    </w:rPr>
                    <w:t xml:space="preserve">Integrating culturally responsive care and recognizing traditional knowledge systems to provide inclusive support.</w:t>
                  </w:r>
                  <w:r w:rsidDel="00000000" w:rsidR="00000000" w:rsidRPr="00000000">
                    <w:rPr>
                      <w:rtl w:val="0"/>
                    </w:rPr>
                  </w:r>
                </w:p>
                <w:p w:rsidR="00000000" w:rsidDel="00000000" w:rsidP="00000000" w:rsidRDefault="00000000" w:rsidRPr="00000000" w14:paraId="00002004">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2005">
            <w:pPr>
              <w:spacing w:after="240" w:before="240" w:lineRule="auto"/>
              <w:rPr>
                <w:b w:val="1"/>
                <w:bCs w:val="1"/>
              </w:rPr>
            </w:pPr>
            <w:r w:rsidDel="00000000" w:rsidR="00000000" w:rsidRPr="00000000">
              <w:rPr>
                <w:rtl w:val="0"/>
              </w:rPr>
            </w:r>
          </w:p>
          <w:tbl>
            <w:tblPr>
              <w:tblStyle w:val="Table241"/>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2006">
                  <w:pPr>
                    <w:spacing w:after="240" w:before="240" w:lineRule="auto"/>
                    <w:rPr>
                      <w:b w:val="1"/>
                      <w:bCs w:val="1"/>
                    </w:rPr>
                  </w:pPr>
                  <w:r w:rsidDel="00000000" w:rsidR="00000000" w:rsidRPr="00000000">
                    <w:rPr>
                      <w:b w:val="1"/>
                      <w:bCs w:val="1"/>
                      <w:rtl w:val="0"/>
                    </w:rPr>
                    <w:t xml:space="preserve">Explore</w:t>
                  </w:r>
                </w:p>
                <w:p w:rsidR="00000000" w:rsidDel="00000000" w:rsidP="00000000" w:rsidRDefault="00000000" w:rsidRPr="00000000" w14:paraId="00002007">
                  <w:pPr>
                    <w:spacing w:after="240" w:before="240" w:lineRule="auto"/>
                    <w:rPr/>
                  </w:pPr>
                  <w:hyperlink r:id="rId1033">
                    <w:r w:rsidDel="00000000" w:rsidR="00000000" w:rsidRPr="00000000">
                      <w:rPr>
                        <w:color w:val="1155cc"/>
                        <w:u w:val="single"/>
                        <w:rtl w:val="0"/>
                      </w:rPr>
                      <w:t xml:space="preserve">Click here</w:t>
                    </w:r>
                  </w:hyperlink>
                  <w:r w:rsidDel="00000000" w:rsidR="00000000" w:rsidRPr="00000000">
                    <w:rPr>
                      <w:rtl w:val="0"/>
                    </w:rPr>
                    <w:t xml:space="preserve"> to see MHCCA’s </w:t>
                  </w:r>
                  <w:r w:rsidDel="00000000" w:rsidR="00000000" w:rsidRPr="00000000">
                    <w:rPr>
                      <w:b w:val="1"/>
                      <w:bCs w:val="1"/>
                      <w:rtl w:val="0"/>
                    </w:rPr>
                    <w:t xml:space="preserve">Providing Climate Aware Care: Resources for Health &amp; Social Care Providers</w:t>
                  </w:r>
                  <w:r w:rsidDel="00000000" w:rsidR="00000000" w:rsidRPr="00000000">
                    <w:rPr>
                      <w:rtl w:val="0"/>
                    </w:rPr>
                    <w:t xml:space="preserve"> to learn more about how care providers can support healthy discussions about climate change. </w:t>
                  </w:r>
                </w:p>
                <w:p w:rsidR="00000000" w:rsidDel="00000000" w:rsidP="00000000" w:rsidRDefault="00000000" w:rsidRPr="00000000" w14:paraId="00002008">
                  <w:pPr>
                    <w:spacing w:after="240" w:before="240" w:lineRule="auto"/>
                    <w:rPr>
                      <w:ins w:author="Ashley Stoltz" w:id="685" w:date="2025-12-15T07:47:01Z"/>
                    </w:rPr>
                  </w:pPr>
                  <w:hyperlink r:id="rId1034">
                    <w:r w:rsidDel="00000000" w:rsidR="00000000" w:rsidRPr="00000000">
                      <w:rPr>
                        <w:color w:val="1155cc"/>
                        <w:u w:val="single"/>
                        <w:rtl w:val="0"/>
                      </w:rPr>
                      <w:t xml:space="preserve">Click here</w:t>
                    </w:r>
                  </w:hyperlink>
                  <w:r w:rsidDel="00000000" w:rsidR="00000000" w:rsidRPr="00000000">
                    <w:rPr>
                      <w:rtl w:val="0"/>
                    </w:rPr>
                    <w:t xml:space="preserve"> to view a </w:t>
                  </w:r>
                  <w:r w:rsidDel="00000000" w:rsidR="00000000" w:rsidRPr="00000000">
                    <w:rPr>
                      <w:b w:val="1"/>
                      <w:bCs w:val="1"/>
                      <w:rtl w:val="0"/>
                    </w:rPr>
                    <w:t xml:space="preserve">Climate Change Toolkit for Health Professionals</w:t>
                  </w:r>
                  <w:r w:rsidDel="00000000" w:rsidR="00000000" w:rsidRPr="00000000">
                    <w:rPr>
                      <w:rtl w:val="0"/>
                    </w:rPr>
                    <w:t xml:space="preserve"> produced by the Canadian Association of Physicians for the Environment (CAPE) to support providers in engaging with climate change topics and becoming educators and advocates for their patients and communities.</w:t>
                  </w:r>
                  <w:ins w:author="Ashley Stoltz" w:id="685" w:date="2025-12-15T07:47:01Z">
                    <w:r w:rsidDel="00000000" w:rsidR="00000000" w:rsidRPr="00000000">
                      <w:rPr>
                        <w:rtl w:val="0"/>
                      </w:rPr>
                    </w:r>
                  </w:ins>
                </w:p>
                <w:p w:rsidR="00000000" w:rsidDel="00000000" w:rsidP="00000000" w:rsidRDefault="00000000" w:rsidRPr="00000000" w14:paraId="00002009">
                  <w:pPr>
                    <w:spacing w:after="240" w:before="240" w:lineRule="auto"/>
                    <w:rPr/>
                  </w:pPr>
                  <w:ins w:author="Ashley Stoltz" w:id="685" w:date="2025-12-15T07:47:01Z">
                    <w:r w:rsidDel="00000000" w:rsidR="00000000" w:rsidRPr="00000000">
                      <w:fldChar w:fldCharType="begin"/>
                    </w:r>
                    <w:r w:rsidDel="00000000" w:rsidR="00000000" w:rsidRPr="00000000">
                      <w:instrText xml:space="preserve">HYPERLINK "https://www.nursingtoolkit4planetaryhealth.ca/"</w:instrText>
                    </w:r>
                    <w:r w:rsidDel="00000000" w:rsidR="00000000" w:rsidRPr="00000000">
                      <w:fldChar w:fldCharType="separate"/>
                    </w:r>
                    <w:r w:rsidDel="00000000" w:rsidR="00000000" w:rsidRPr="00000000">
                      <w:rPr>
                        <w:color w:val="1155cc"/>
                        <w:u w:val="single"/>
                        <w:rtl w:val="0"/>
                      </w:rPr>
                      <w:t xml:space="preserve">Click here</w:t>
                    </w:r>
                    <w:r w:rsidDel="00000000" w:rsidR="00000000" w:rsidRPr="00000000">
                      <w:fldChar w:fldCharType="end"/>
                    </w:r>
                    <w:r w:rsidDel="00000000" w:rsidR="00000000" w:rsidRPr="00000000">
                      <w:rPr>
                        <w:rtl w:val="0"/>
                      </w:rPr>
                      <w:t xml:space="preserve"> to read the </w:t>
                    </w:r>
                    <w:r w:rsidDel="00000000" w:rsidR="00000000" w:rsidRPr="00000000">
                      <w:rPr>
                        <w:b w:val="1"/>
                        <w:bCs w:val="1"/>
                        <w:rtl w:val="0"/>
                      </w:rPr>
                      <w:t xml:space="preserve">Nursing Toolkit for Planetary Health</w:t>
                    </w:r>
                    <w:r w:rsidDel="00000000" w:rsidR="00000000" w:rsidRPr="00000000">
                      <w:rPr>
                        <w:rtl w:val="0"/>
                      </w:rPr>
                      <w:t xml:space="preserve">, designed to equip nurses with the information and resources to become influential changemakers for a more sustainable, resilient and low-carbon health care system.</w:t>
                    </w:r>
                  </w:ins>
                  <w:r w:rsidDel="00000000" w:rsidR="00000000" w:rsidRPr="00000000">
                    <w:rPr>
                      <w:rtl w:val="0"/>
                    </w:rPr>
                  </w:r>
                </w:p>
              </w:tc>
            </w:tr>
          </w:tbl>
          <w:p w:rsidR="00000000" w:rsidDel="00000000" w:rsidP="00000000" w:rsidRDefault="00000000" w:rsidRPr="00000000" w14:paraId="0000200A">
            <w:pPr>
              <w:spacing w:after="240" w:before="240" w:lineRule="auto"/>
              <w:rPr>
                <w:b w:val="1"/>
                <w:bCs w:val="1"/>
              </w:rPr>
            </w:pPr>
            <w:r w:rsidDel="00000000" w:rsidR="00000000" w:rsidRPr="00000000">
              <w:rPr>
                <w:rtl w:val="0"/>
              </w:rPr>
            </w:r>
          </w:p>
          <w:p w:rsidR="00000000" w:rsidDel="00000000" w:rsidP="00000000" w:rsidRDefault="00000000" w:rsidRPr="00000000" w14:paraId="0000200B">
            <w:pPr>
              <w:spacing w:after="240" w:before="240" w:lineRule="auto"/>
              <w:rPr/>
            </w:pPr>
            <w:r w:rsidDel="00000000" w:rsidR="00000000" w:rsidRPr="00000000">
              <w:rPr>
                <w:rtl w:val="0"/>
              </w:rPr>
            </w:r>
          </w:p>
          <w:tbl>
            <w:tblPr>
              <w:tblStyle w:val="Table242"/>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200C">
                  <w:pPr>
                    <w:pStyle w:val="Heading2"/>
                    <w:spacing w:after="240" w:before="240" w:lineRule="auto"/>
                    <w:rPr/>
                  </w:pPr>
                  <w:bookmarkStart w:colFirst="0" w:colLast="0" w:name="_wl2h4t6rmem7" w:id="481"/>
                  <w:bookmarkEnd w:id="481"/>
                  <w:r w:rsidDel="00000000" w:rsidR="00000000" w:rsidRPr="00000000">
                    <w:rPr>
                      <w:rtl w:val="0"/>
                    </w:rPr>
                    <w:t xml:space="preserve">The Role of Health and Social Care Providers in Managing Climate Emotions</w:t>
                  </w:r>
                </w:p>
                <w:p w:rsidR="00000000" w:rsidDel="00000000" w:rsidP="00000000" w:rsidRDefault="00000000" w:rsidRPr="00000000" w14:paraId="0000200D">
                  <w:pPr>
                    <w:spacing w:after="240" w:before="240" w:lineRule="auto"/>
                    <w:rPr/>
                  </w:pPr>
                  <w:r w:rsidDel="00000000" w:rsidR="00000000" w:rsidRPr="00000000">
                    <w:rPr>
                      <w:rtl w:val="0"/>
                    </w:rPr>
                    <w:t xml:space="preserve">Health and social care providers employ various strategies to manage climate emotions effectively. These strategies integrate clinical interventions, preventive care, community-based approaches, and efforts to address social determinants of health.</w:t>
                  </w:r>
                </w:p>
                <w:p w:rsidR="00000000" w:rsidDel="00000000" w:rsidP="00000000" w:rsidRDefault="00000000" w:rsidRPr="00000000" w14:paraId="0000200E">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200F">
                  <w:pPr>
                    <w:spacing w:after="240" w:before="240" w:lineRule="auto"/>
                    <w:rPr>
                      <w:b w:val="1"/>
                      <w:bCs w:val="1"/>
                    </w:rPr>
                  </w:pPr>
                  <w:r w:rsidDel="00000000" w:rsidR="00000000" w:rsidRPr="00000000">
                    <w:rPr>
                      <w:b w:val="1"/>
                      <w:bCs w:val="1"/>
                      <w:rtl w:val="0"/>
                    </w:rPr>
                    <w:t xml:space="preserve">Clinical Interventions for Climate Emotions</w:t>
                  </w:r>
                </w:p>
                <w:p w:rsidR="00000000" w:rsidDel="00000000" w:rsidP="00000000" w:rsidRDefault="00000000" w:rsidRPr="00000000" w14:paraId="00002010">
                  <w:pPr>
                    <w:spacing w:after="240" w:before="240" w:lineRule="auto"/>
                    <w:rPr/>
                  </w:pPr>
                  <w:r w:rsidDel="00000000" w:rsidR="00000000" w:rsidRPr="00000000">
                    <w:rPr>
                      <w:rtl w:val="0"/>
                    </w:rPr>
                    <w:t xml:space="preserve">Health professionals recognize eco-anxiety and climate grief as legitimate emotional responses. They use therapeutic approaches like Acceptance and Commitment Therapy (ACT) and trauma-informed care to help patients process these emotions and channel them into constructive action.</w:t>
                  </w:r>
                </w:p>
                <w:p w:rsidR="00000000" w:rsidDel="00000000" w:rsidP="00000000" w:rsidRDefault="00000000" w:rsidRPr="00000000" w14:paraId="00002011">
                  <w:pPr>
                    <w:spacing w:after="240" w:before="240" w:lineRule="auto"/>
                    <w:rPr>
                      <w:b w:val="1"/>
                      <w:bCs w:val="1"/>
                    </w:rPr>
                  </w:pPr>
                  <w:r w:rsidDel="00000000" w:rsidR="00000000" w:rsidRPr="00000000">
                    <w:rPr>
                      <w:b w:val="1"/>
                      <w:bCs w:val="1"/>
                      <w:rtl w:val="0"/>
                    </w:rPr>
                    <w:t xml:space="preserve">Preventive Care and Psychoeducation</w:t>
                  </w:r>
                </w:p>
                <w:p w:rsidR="00000000" w:rsidDel="00000000" w:rsidP="00000000" w:rsidRDefault="00000000" w:rsidRPr="00000000" w14:paraId="00002012">
                  <w:pPr>
                    <w:spacing w:after="240" w:before="240" w:lineRule="auto"/>
                    <w:rPr/>
                  </w:pPr>
                  <w:r w:rsidDel="00000000" w:rsidR="00000000" w:rsidRPr="00000000">
                    <w:rPr>
                      <w:rtl w:val="0"/>
                    </w:rPr>
                    <w:t xml:space="preserve">Preventive care involves educating patients and communities about the health risks of climate change and strategies for building resilience. Promoting mental health literacy helps individuals develop coping skills and emotional regulation techniques tailored to climate-related stressors.</w:t>
                  </w:r>
                </w:p>
                <w:p w:rsidR="00000000" w:rsidDel="00000000" w:rsidP="00000000" w:rsidRDefault="00000000" w:rsidRPr="00000000" w14:paraId="00002013">
                  <w:pPr>
                    <w:spacing w:after="240" w:before="240" w:lineRule="auto"/>
                    <w:rPr>
                      <w:b w:val="1"/>
                      <w:bCs w:val="1"/>
                    </w:rPr>
                  </w:pPr>
                  <w:r w:rsidDel="00000000" w:rsidR="00000000" w:rsidRPr="00000000">
                    <w:rPr>
                      <w:b w:val="1"/>
                      <w:bCs w:val="1"/>
                      <w:rtl w:val="0"/>
                    </w:rPr>
                    <w:t xml:space="preserve">Community-Based Care</w:t>
                  </w:r>
                </w:p>
                <w:p w:rsidR="00000000" w:rsidDel="00000000" w:rsidP="00000000" w:rsidRDefault="00000000" w:rsidRPr="00000000" w14:paraId="00002014">
                  <w:pPr>
                    <w:spacing w:after="240" w:before="240" w:lineRule="auto"/>
                    <w:rPr/>
                  </w:pPr>
                  <w:r w:rsidDel="00000000" w:rsidR="00000000" w:rsidRPr="00000000">
                    <w:rPr>
                      <w:rtl w:val="0"/>
                    </w:rPr>
                    <w:t xml:space="preserve">Collaborating with local organizations and peer networks allows health and social care providers to offer accessible, culturally relevant mental health support. Developing group interventions, such as climate cafés or support groups, fosters collective processing of climate emotions and strengthens community bonds.</w:t>
                  </w:r>
                </w:p>
                <w:p w:rsidR="00000000" w:rsidDel="00000000" w:rsidP="00000000" w:rsidRDefault="00000000" w:rsidRPr="00000000" w14:paraId="00002015">
                  <w:pPr>
                    <w:spacing w:after="240" w:before="240" w:lineRule="auto"/>
                    <w:rPr>
                      <w:b w:val="1"/>
                      <w:bCs w:val="1"/>
                    </w:rPr>
                  </w:pPr>
                  <w:r w:rsidDel="00000000" w:rsidR="00000000" w:rsidRPr="00000000">
                    <w:rPr>
                      <w:b w:val="1"/>
                      <w:bCs w:val="1"/>
                      <w:rtl w:val="0"/>
                    </w:rPr>
                    <w:t xml:space="preserve">Addressing Social Determinants of Health</w:t>
                  </w:r>
                </w:p>
                <w:p w:rsidR="00000000" w:rsidDel="00000000" w:rsidP="00000000" w:rsidRDefault="00000000" w:rsidRPr="00000000" w14:paraId="00002016">
                  <w:pPr>
                    <w:spacing w:after="240" w:before="240" w:lineRule="auto"/>
                    <w:rPr/>
                  </w:pPr>
                  <w:r w:rsidDel="00000000" w:rsidR="00000000" w:rsidRPr="00000000">
                    <w:rPr>
                      <w:rtl w:val="0"/>
                    </w:rPr>
                    <w:t xml:space="preserve">Tackling upstream factors like inadequate housing, limited access to clean water, and unstable employment is crucial for mitigating the compounded health risks posed by climate shifts. Health and social care providers work with communities to promote culturally sensitive strategies, such as organizing cooling centers during heatwaves and advocating for policies that reduce pollution in disadvantaged neighborhoods.</w:t>
                  </w:r>
                </w:p>
                <w:p w:rsidR="00000000" w:rsidDel="00000000" w:rsidP="00000000" w:rsidRDefault="00000000" w:rsidRPr="00000000" w14:paraId="00002017">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2018">
            <w:pPr>
              <w:spacing w:after="240" w:before="240" w:lineRule="auto"/>
              <w:rPr/>
            </w:pPr>
            <w:r w:rsidDel="00000000" w:rsidR="00000000" w:rsidRPr="00000000">
              <w:rPr>
                <w:rtl w:val="0"/>
              </w:rPr>
            </w:r>
          </w:p>
          <w:p w:rsidR="00000000" w:rsidDel="00000000" w:rsidP="00000000" w:rsidRDefault="00000000" w:rsidRPr="00000000" w14:paraId="00002019">
            <w:pPr>
              <w:pStyle w:val="Heading2"/>
              <w:spacing w:after="240" w:before="240" w:lineRule="auto"/>
              <w:rPr/>
            </w:pPr>
            <w:bookmarkStart w:colFirst="0" w:colLast="0" w:name="_lcfvhmhb03i3" w:id="482"/>
            <w:bookmarkEnd w:id="482"/>
            <w:r w:rsidDel="00000000" w:rsidR="00000000" w:rsidRPr="00000000">
              <w:rPr>
                <w:rtl w:val="0"/>
              </w:rPr>
              <w:t xml:space="preserve">Why the Role of Health and Social Care Providers Is Unique</w:t>
            </w:r>
          </w:p>
          <w:p w:rsidR="00000000" w:rsidDel="00000000" w:rsidP="00000000" w:rsidRDefault="00000000" w:rsidRPr="00000000" w14:paraId="0000201A">
            <w:pPr>
              <w:spacing w:after="240" w:before="240" w:lineRule="auto"/>
              <w:rPr/>
            </w:pPr>
            <w:r w:rsidDel="00000000" w:rsidR="00000000" w:rsidRPr="00000000">
              <w:rPr>
                <w:rtl w:val="0"/>
              </w:rPr>
              <w:t xml:space="preserve">Health and social care providers occupy a unique position within the whole-of-society approach to climate adaptation due to several factors:</w:t>
            </w:r>
          </w:p>
          <w:p w:rsidR="00000000" w:rsidDel="00000000" w:rsidP="00000000" w:rsidRDefault="00000000" w:rsidRPr="00000000" w14:paraId="0000201B">
            <w:pPr>
              <w:numPr>
                <w:ilvl w:val="0"/>
                <w:numId w:val="164"/>
              </w:numPr>
              <w:spacing w:after="0" w:afterAutospacing="0" w:before="240" w:lineRule="auto"/>
              <w:ind w:left="720" w:hanging="360"/>
            </w:pPr>
            <w:r w:rsidDel="00000000" w:rsidR="00000000" w:rsidRPr="00000000">
              <w:rPr>
                <w:rtl w:val="0"/>
              </w:rPr>
              <w:t xml:space="preserve">Their trusted status allows them to influence both individual behaviors and systemic change effectively.</w:t>
              <w:br w:type="textWrapping"/>
            </w:r>
          </w:p>
          <w:p w:rsidR="00000000" w:rsidDel="00000000" w:rsidP="00000000" w:rsidRDefault="00000000" w:rsidRPr="00000000" w14:paraId="0000201C">
            <w:pPr>
              <w:numPr>
                <w:ilvl w:val="0"/>
                <w:numId w:val="164"/>
              </w:numPr>
              <w:spacing w:after="0" w:afterAutospacing="0" w:before="0" w:beforeAutospacing="0" w:lineRule="auto"/>
              <w:ind w:left="720" w:hanging="360"/>
            </w:pPr>
            <w:r w:rsidDel="00000000" w:rsidR="00000000" w:rsidRPr="00000000">
              <w:rPr>
                <w:rtl w:val="0"/>
              </w:rPr>
              <w:t xml:space="preserve">Direct contact with at risk populations gives them firsthand insight into how climate change exacerbates existing health disparities.</w:t>
              <w:br w:type="textWrapping"/>
            </w:r>
          </w:p>
          <w:p w:rsidR="00000000" w:rsidDel="00000000" w:rsidP="00000000" w:rsidRDefault="00000000" w:rsidRPr="00000000" w14:paraId="0000201D">
            <w:pPr>
              <w:numPr>
                <w:ilvl w:val="0"/>
                <w:numId w:val="164"/>
              </w:numPr>
              <w:spacing w:after="0" w:afterAutospacing="0" w:before="0" w:beforeAutospacing="0" w:lineRule="auto"/>
              <w:ind w:left="720" w:hanging="360"/>
            </w:pPr>
            <w:r w:rsidDel="00000000" w:rsidR="00000000" w:rsidRPr="00000000">
              <w:rPr>
                <w:rtl w:val="0"/>
              </w:rPr>
              <w:t xml:space="preserve">Providing comprehensive care that addresses both physical and mental health ensures a holistic approach to climate adaptation.</w:t>
              <w:br w:type="textWrapping"/>
            </w:r>
          </w:p>
          <w:p w:rsidR="00000000" w:rsidDel="00000000" w:rsidP="00000000" w:rsidRDefault="00000000" w:rsidRPr="00000000" w14:paraId="0000201E">
            <w:pPr>
              <w:numPr>
                <w:ilvl w:val="0"/>
                <w:numId w:val="164"/>
              </w:numPr>
              <w:spacing w:after="240" w:before="0" w:beforeAutospacing="0" w:lineRule="auto"/>
              <w:ind w:left="720" w:hanging="360"/>
            </w:pPr>
            <w:r w:rsidDel="00000000" w:rsidR="00000000" w:rsidRPr="00000000">
              <w:rPr>
                <w:rtl w:val="0"/>
              </w:rPr>
              <w:t xml:space="preserve">Being integral to disaster response systems, they offer immediate care and long-term recovery support during and after climate-related events.</w:t>
            </w:r>
          </w:p>
          <w:p w:rsidR="00000000" w:rsidDel="00000000" w:rsidP="00000000" w:rsidRDefault="00000000" w:rsidRPr="00000000" w14:paraId="0000201F">
            <w:pPr>
              <w:spacing w:after="240" w:before="240" w:lineRule="auto"/>
              <w:rPr/>
            </w:pPr>
            <w:r w:rsidDel="00000000" w:rsidR="00000000" w:rsidRPr="00000000">
              <w:rPr>
                <w:rtl w:val="0"/>
              </w:rPr>
            </w:r>
          </w:p>
          <w:tbl>
            <w:tblPr>
              <w:tblStyle w:val="Table243"/>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2020">
                  <w:pPr>
                    <w:pStyle w:val="Heading2"/>
                    <w:spacing w:after="240" w:before="240" w:lineRule="auto"/>
                    <w:rPr/>
                  </w:pPr>
                  <w:bookmarkStart w:colFirst="0" w:colLast="0" w:name="_fo8iwkjsque5" w:id="483"/>
                  <w:bookmarkEnd w:id="483"/>
                  <w:r w:rsidDel="00000000" w:rsidR="00000000" w:rsidRPr="00000000">
                    <w:rPr>
                      <w:rtl w:val="0"/>
                    </w:rPr>
                    <w:t xml:space="preserve">Examples of Professions and Their Unique Roles</w:t>
                  </w:r>
                </w:p>
                <w:p w:rsidR="00000000" w:rsidDel="00000000" w:rsidP="00000000" w:rsidRDefault="00000000" w:rsidRPr="00000000" w14:paraId="00002021">
                  <w:pPr>
                    <w:spacing w:after="240" w:before="240" w:lineRule="auto"/>
                    <w:rPr/>
                  </w:pPr>
                  <w:r w:rsidDel="00000000" w:rsidR="00000000" w:rsidRPr="00000000">
                    <w:rPr>
                      <w:rtl w:val="0"/>
                    </w:rPr>
                    <w:t xml:space="preserve">Different health and social care professions contribute uniquely to climate adaptation and mental health support, here are a few examples to illustrate some of the ways that providers are supporting their patients and communities: </w:t>
                  </w:r>
                </w:p>
                <w:p w:rsidR="00000000" w:rsidDel="00000000" w:rsidP="00000000" w:rsidRDefault="00000000" w:rsidRPr="00000000" w14:paraId="00002022">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2023">
                  <w:pPr>
                    <w:numPr>
                      <w:ilvl w:val="0"/>
                      <w:numId w:val="50"/>
                    </w:numPr>
                    <w:spacing w:after="0" w:afterAutospacing="0" w:before="240" w:lineRule="auto"/>
                    <w:ind w:left="720" w:hanging="360"/>
                    <w:rPr>
                      <w:b w:val="1"/>
                      <w:bCs w:val="1"/>
                    </w:rPr>
                  </w:pPr>
                  <w:r w:rsidDel="00000000" w:rsidR="00000000" w:rsidRPr="00000000">
                    <w:rPr>
                      <w:b w:val="1"/>
                      <w:bCs w:val="1"/>
                      <w:rtl w:val="0"/>
                    </w:rPr>
                    <w:t xml:space="preserve">Physicians and Nurses</w:t>
                  </w:r>
                  <w:r w:rsidDel="00000000" w:rsidR="00000000" w:rsidRPr="00000000">
                    <w:rPr>
                      <w:rtl w:val="0"/>
                    </w:rPr>
                  </w:r>
                </w:p>
                <w:p w:rsidR="00000000" w:rsidDel="00000000" w:rsidP="00000000" w:rsidRDefault="00000000" w:rsidRPr="00000000" w14:paraId="00002024">
                  <w:pPr>
                    <w:numPr>
                      <w:ilvl w:val="1"/>
                      <w:numId w:val="50"/>
                    </w:numPr>
                    <w:spacing w:after="0" w:afterAutospacing="0" w:before="0" w:beforeAutospacing="0" w:lineRule="auto"/>
                    <w:ind w:left="1440" w:hanging="360"/>
                  </w:pPr>
                  <w:r w:rsidDel="00000000" w:rsidR="00000000" w:rsidRPr="00000000">
                    <w:rPr>
                      <w:rtl w:val="0"/>
                    </w:rPr>
                    <w:t xml:space="preserve">Conduct climate-focused health screenings</w:t>
                  </w:r>
                </w:p>
                <w:p w:rsidR="00000000" w:rsidDel="00000000" w:rsidP="00000000" w:rsidRDefault="00000000" w:rsidRPr="00000000" w14:paraId="00002025">
                  <w:pPr>
                    <w:numPr>
                      <w:ilvl w:val="1"/>
                      <w:numId w:val="50"/>
                    </w:numPr>
                    <w:spacing w:after="0" w:afterAutospacing="0" w:before="0" w:beforeAutospacing="0" w:lineRule="auto"/>
                    <w:ind w:left="1440" w:hanging="360"/>
                  </w:pPr>
                  <w:r w:rsidDel="00000000" w:rsidR="00000000" w:rsidRPr="00000000">
                    <w:rPr>
                      <w:rtl w:val="0"/>
                    </w:rPr>
                    <w:t xml:space="preserve">Assess risks for conditions such as heat-related illnesses or vector-borne diseases</w:t>
                  </w:r>
                </w:p>
                <w:p w:rsidR="00000000" w:rsidDel="00000000" w:rsidP="00000000" w:rsidRDefault="00000000" w:rsidRPr="00000000" w14:paraId="00002026">
                  <w:pPr>
                    <w:numPr>
                      <w:ilvl w:val="1"/>
                      <w:numId w:val="50"/>
                    </w:numPr>
                    <w:spacing w:after="0" w:afterAutospacing="0" w:before="0" w:beforeAutospacing="0" w:lineRule="auto"/>
                    <w:ind w:left="1440" w:hanging="360"/>
                  </w:pPr>
                  <w:r w:rsidDel="00000000" w:rsidR="00000000" w:rsidRPr="00000000">
                    <w:rPr>
                      <w:rtl w:val="0"/>
                    </w:rPr>
                    <w:t xml:space="preserve">Advocate for climate-resilient infrastructure in healthcare facilities</w:t>
                  </w:r>
                </w:p>
                <w:p w:rsidR="00000000" w:rsidDel="00000000" w:rsidP="00000000" w:rsidRDefault="00000000" w:rsidRPr="00000000" w14:paraId="00002027">
                  <w:pPr>
                    <w:numPr>
                      <w:ilvl w:val="1"/>
                      <w:numId w:val="50"/>
                    </w:numPr>
                    <w:spacing w:after="0" w:afterAutospacing="0" w:before="0" w:beforeAutospacing="0" w:lineRule="auto"/>
                    <w:ind w:left="1440" w:hanging="360"/>
                  </w:pPr>
                  <w:r w:rsidDel="00000000" w:rsidR="00000000" w:rsidRPr="00000000">
                    <w:rPr>
                      <w:rtl w:val="0"/>
                    </w:rPr>
                    <w:t xml:space="preserve">Integrate mental health support into routine care</w:t>
                  </w:r>
                </w:p>
                <w:p w:rsidR="00000000" w:rsidDel="00000000" w:rsidP="00000000" w:rsidRDefault="00000000" w:rsidRPr="00000000" w14:paraId="00002028">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Social Workers</w:t>
                  </w:r>
                  <w:r w:rsidDel="00000000" w:rsidR="00000000" w:rsidRPr="00000000">
                    <w:rPr>
                      <w:rtl w:val="0"/>
                    </w:rPr>
                  </w:r>
                </w:p>
                <w:p w:rsidR="00000000" w:rsidDel="00000000" w:rsidP="00000000" w:rsidRDefault="00000000" w:rsidRPr="00000000" w14:paraId="00002029">
                  <w:pPr>
                    <w:numPr>
                      <w:ilvl w:val="1"/>
                      <w:numId w:val="50"/>
                    </w:numPr>
                    <w:spacing w:after="0" w:afterAutospacing="0" w:before="0" w:beforeAutospacing="0" w:lineRule="auto"/>
                    <w:ind w:left="1440" w:hanging="360"/>
                  </w:pPr>
                  <w:r w:rsidDel="00000000" w:rsidR="00000000" w:rsidRPr="00000000">
                    <w:rPr>
                      <w:rtl w:val="0"/>
                    </w:rPr>
                    <w:t xml:space="preserve">Provide emotional and practical support for individuals and families displaced by climate disasters</w:t>
                  </w:r>
                </w:p>
                <w:p w:rsidR="00000000" w:rsidDel="00000000" w:rsidP="00000000" w:rsidRDefault="00000000" w:rsidRPr="00000000" w14:paraId="0000202A">
                  <w:pPr>
                    <w:numPr>
                      <w:ilvl w:val="1"/>
                      <w:numId w:val="50"/>
                    </w:numPr>
                    <w:spacing w:after="0" w:afterAutospacing="0" w:before="0" w:beforeAutospacing="0" w:lineRule="auto"/>
                    <w:ind w:left="1440" w:hanging="360"/>
                  </w:pPr>
                  <w:r w:rsidDel="00000000" w:rsidR="00000000" w:rsidRPr="00000000">
                    <w:rPr>
                      <w:rtl w:val="0"/>
                    </w:rPr>
                    <w:t xml:space="preserve">Work with communities to build social networks that enhance resilience</w:t>
                  </w:r>
                </w:p>
                <w:p w:rsidR="00000000" w:rsidDel="00000000" w:rsidP="00000000" w:rsidRDefault="00000000" w:rsidRPr="00000000" w14:paraId="0000202B">
                  <w:pPr>
                    <w:numPr>
                      <w:ilvl w:val="1"/>
                      <w:numId w:val="50"/>
                    </w:numPr>
                    <w:spacing w:after="0" w:afterAutospacing="0" w:before="0" w:beforeAutospacing="0" w:lineRule="auto"/>
                    <w:ind w:left="1440" w:hanging="360"/>
                  </w:pPr>
                  <w:r w:rsidDel="00000000" w:rsidR="00000000" w:rsidRPr="00000000">
                    <w:rPr>
                      <w:rtl w:val="0"/>
                    </w:rPr>
                    <w:t xml:space="preserve">Promote culturally responsive care.</w:t>
                  </w:r>
                </w:p>
                <w:p w:rsidR="00000000" w:rsidDel="00000000" w:rsidP="00000000" w:rsidRDefault="00000000" w:rsidRPr="00000000" w14:paraId="0000202C">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Psychologists and Therapists</w:t>
                  </w:r>
                  <w:commentRangeStart w:id="388"/>
                  <w:r w:rsidDel="00000000" w:rsidR="00000000" w:rsidRPr="00000000">
                    <w:rPr>
                      <w:rtl w:val="0"/>
                    </w:rPr>
                  </w:r>
                </w:p>
                <w:p w:rsidR="00000000" w:rsidDel="00000000" w:rsidP="00000000" w:rsidRDefault="00000000" w:rsidRPr="00000000" w14:paraId="0000202D">
                  <w:pPr>
                    <w:numPr>
                      <w:ilvl w:val="1"/>
                      <w:numId w:val="50"/>
                    </w:numPr>
                    <w:spacing w:after="0" w:afterAutospacing="0" w:before="0" w:beforeAutospacing="0" w:lineRule="auto"/>
                    <w:ind w:left="1440" w:hanging="360"/>
                  </w:pPr>
                  <w:commentRangeEnd w:id="388"/>
                  <w:r w:rsidDel="00000000" w:rsidR="00000000" w:rsidRPr="00000000">
                    <w:commentReference w:id="388"/>
                  </w:r>
                  <w:r w:rsidDel="00000000" w:rsidR="00000000" w:rsidRPr="00000000">
                    <w:rPr>
                      <w:rtl w:val="0"/>
                    </w:rPr>
                    <w:t xml:space="preserve">Address eco-anxiety, grief, and trauma through evidence-based therapies</w:t>
                  </w:r>
                </w:p>
                <w:p w:rsidR="00000000" w:rsidDel="00000000" w:rsidP="00000000" w:rsidRDefault="00000000" w:rsidRPr="00000000" w14:paraId="0000202E">
                  <w:pPr>
                    <w:numPr>
                      <w:ilvl w:val="1"/>
                      <w:numId w:val="50"/>
                    </w:numPr>
                    <w:spacing w:after="0" w:afterAutospacing="0" w:before="0" w:beforeAutospacing="0" w:lineRule="auto"/>
                    <w:ind w:left="1440" w:hanging="360"/>
                  </w:pPr>
                  <w:r w:rsidDel="00000000" w:rsidR="00000000" w:rsidRPr="00000000">
                    <w:rPr>
                      <w:rtl w:val="0"/>
                    </w:rPr>
                    <w:t xml:space="preserve">Train other professionals in recognizing and responding to climate emotions.</w:t>
                  </w:r>
                </w:p>
                <w:p w:rsidR="00000000" w:rsidDel="00000000" w:rsidP="00000000" w:rsidRDefault="00000000" w:rsidRPr="00000000" w14:paraId="0000202F">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Public Health Professionals</w:t>
                  </w:r>
                  <w:r w:rsidDel="00000000" w:rsidR="00000000" w:rsidRPr="00000000">
                    <w:rPr>
                      <w:rtl w:val="0"/>
                    </w:rPr>
                  </w:r>
                </w:p>
                <w:p w:rsidR="00000000" w:rsidDel="00000000" w:rsidP="00000000" w:rsidRDefault="00000000" w:rsidRPr="00000000" w14:paraId="00002030">
                  <w:pPr>
                    <w:numPr>
                      <w:ilvl w:val="1"/>
                      <w:numId w:val="50"/>
                    </w:numPr>
                    <w:spacing w:after="0" w:afterAutospacing="0" w:before="0" w:beforeAutospacing="0" w:lineRule="auto"/>
                    <w:ind w:left="1440" w:hanging="360"/>
                  </w:pPr>
                  <w:r w:rsidDel="00000000" w:rsidR="00000000" w:rsidRPr="00000000">
                    <w:rPr>
                      <w:rtl w:val="0"/>
                    </w:rPr>
                    <w:t xml:space="preserve">Develop and implement policies to reduce climate-related health risks </w:t>
                  </w:r>
                </w:p>
                <w:p w:rsidR="00000000" w:rsidDel="00000000" w:rsidP="00000000" w:rsidRDefault="00000000" w:rsidRPr="00000000" w14:paraId="00002031">
                  <w:pPr>
                    <w:numPr>
                      <w:ilvl w:val="1"/>
                      <w:numId w:val="50"/>
                    </w:numPr>
                    <w:spacing w:after="0" w:afterAutospacing="0" w:before="0" w:beforeAutospacing="0" w:lineRule="auto"/>
                    <w:ind w:left="1440" w:hanging="360"/>
                  </w:pPr>
                  <w:r w:rsidDel="00000000" w:rsidR="00000000" w:rsidRPr="00000000">
                    <w:rPr>
                      <w:rtl w:val="0"/>
                    </w:rPr>
                    <w:t xml:space="preserve">Lead public awareness campaigns on climate adaptation and mental health, and </w:t>
                  </w:r>
                </w:p>
                <w:p w:rsidR="00000000" w:rsidDel="00000000" w:rsidP="00000000" w:rsidRDefault="00000000" w:rsidRPr="00000000" w14:paraId="00002032">
                  <w:pPr>
                    <w:numPr>
                      <w:ilvl w:val="1"/>
                      <w:numId w:val="50"/>
                    </w:numPr>
                    <w:spacing w:after="0" w:afterAutospacing="0" w:before="0" w:beforeAutospacing="0" w:lineRule="auto"/>
                    <w:ind w:left="1440" w:hanging="360"/>
                  </w:pPr>
                  <w:r w:rsidDel="00000000" w:rsidR="00000000" w:rsidRPr="00000000">
                    <w:rPr>
                      <w:rtl w:val="0"/>
                    </w:rPr>
                    <w:t xml:space="preserve">Collaborate with other sectors to create comprehensive health strategies.</w:t>
                  </w:r>
                </w:p>
                <w:p w:rsidR="00000000" w:rsidDel="00000000" w:rsidP="00000000" w:rsidRDefault="00000000" w:rsidRPr="00000000" w14:paraId="00002033">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Community Health Workers</w:t>
                  </w:r>
                  <w:commentRangeStart w:id="389"/>
                  <w:r w:rsidDel="00000000" w:rsidR="00000000" w:rsidRPr="00000000">
                    <w:rPr>
                      <w:rtl w:val="0"/>
                    </w:rPr>
                  </w:r>
                </w:p>
                <w:p w:rsidR="00000000" w:rsidDel="00000000" w:rsidP="00000000" w:rsidRDefault="00000000" w:rsidRPr="00000000" w14:paraId="00002034">
                  <w:pPr>
                    <w:numPr>
                      <w:ilvl w:val="1"/>
                      <w:numId w:val="50"/>
                    </w:numPr>
                    <w:spacing w:after="0" w:afterAutospacing="0" w:before="0" w:beforeAutospacing="0" w:lineRule="auto"/>
                    <w:ind w:left="1440" w:hanging="360"/>
                  </w:pPr>
                  <w:commentRangeEnd w:id="389"/>
                  <w:r w:rsidDel="00000000" w:rsidR="00000000" w:rsidRPr="00000000">
                    <w:commentReference w:id="389"/>
                  </w:r>
                  <w:r w:rsidDel="00000000" w:rsidR="00000000" w:rsidRPr="00000000">
                    <w:rPr>
                      <w:rtl w:val="0"/>
                    </w:rPr>
                    <w:t xml:space="preserve">Act as liaisons between health systems and communities</w:t>
                  </w:r>
                </w:p>
                <w:p w:rsidR="00000000" w:rsidDel="00000000" w:rsidP="00000000" w:rsidRDefault="00000000" w:rsidRPr="00000000" w14:paraId="00002035">
                  <w:pPr>
                    <w:numPr>
                      <w:ilvl w:val="1"/>
                      <w:numId w:val="50"/>
                    </w:numPr>
                    <w:spacing w:after="0" w:afterAutospacing="0" w:before="0" w:beforeAutospacing="0" w:lineRule="auto"/>
                    <w:ind w:left="1440" w:hanging="360"/>
                  </w:pPr>
                  <w:r w:rsidDel="00000000" w:rsidR="00000000" w:rsidRPr="00000000">
                    <w:rPr>
                      <w:rtl w:val="0"/>
                    </w:rPr>
                    <w:t xml:space="preserve">Provide culturally attuned education and support </w:t>
                  </w:r>
                </w:p>
                <w:p w:rsidR="00000000" w:rsidDel="00000000" w:rsidP="00000000" w:rsidRDefault="00000000" w:rsidRPr="00000000" w14:paraId="00002036">
                  <w:pPr>
                    <w:numPr>
                      <w:ilvl w:val="1"/>
                      <w:numId w:val="50"/>
                    </w:numPr>
                    <w:spacing w:after="0" w:afterAutospacing="0" w:before="0" w:beforeAutospacing="0" w:lineRule="auto"/>
                    <w:ind w:left="1440" w:hanging="360"/>
                  </w:pPr>
                  <w:r w:rsidDel="00000000" w:rsidR="00000000" w:rsidRPr="00000000">
                    <w:rPr>
                      <w:rtl w:val="0"/>
                    </w:rPr>
                    <w:t xml:space="preserve">Facilitate access to mental health resources</w:t>
                  </w:r>
                </w:p>
                <w:p w:rsidR="00000000" w:rsidDel="00000000" w:rsidP="00000000" w:rsidRDefault="00000000" w:rsidRPr="00000000" w14:paraId="00002037">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Paramedics</w:t>
                  </w:r>
                </w:p>
                <w:p w:rsidR="00000000" w:rsidDel="00000000" w:rsidP="00000000" w:rsidRDefault="00000000" w:rsidRPr="00000000" w14:paraId="00002038">
                  <w:pPr>
                    <w:numPr>
                      <w:ilvl w:val="1"/>
                      <w:numId w:val="50"/>
                    </w:numPr>
                    <w:spacing w:after="0" w:afterAutospacing="0" w:before="0" w:beforeAutospacing="0" w:lineRule="auto"/>
                    <w:ind w:left="1440" w:hanging="360"/>
                  </w:pPr>
                  <w:r w:rsidDel="00000000" w:rsidR="00000000" w:rsidRPr="00000000">
                    <w:rPr>
                      <w:rtl w:val="0"/>
                    </w:rPr>
                    <w:t xml:space="preserve">Respond to climate emergencies and disasters such as heatwaves, wildfires and floods</w:t>
                  </w:r>
                </w:p>
                <w:p w:rsidR="00000000" w:rsidDel="00000000" w:rsidP="00000000" w:rsidRDefault="00000000" w:rsidRPr="00000000" w14:paraId="00002039">
                  <w:pPr>
                    <w:numPr>
                      <w:ilvl w:val="1"/>
                      <w:numId w:val="50"/>
                    </w:numPr>
                    <w:spacing w:after="0" w:afterAutospacing="0" w:before="0" w:beforeAutospacing="0" w:lineRule="auto"/>
                    <w:ind w:left="1440" w:hanging="360"/>
                  </w:pPr>
                  <w:r w:rsidDel="00000000" w:rsidR="00000000" w:rsidRPr="00000000">
                    <w:rPr>
                      <w:rtl w:val="0"/>
                    </w:rPr>
                    <w:t xml:space="preserve">Support people in the community experiencing the acute physical impacts of climate change </w:t>
                  </w:r>
                </w:p>
                <w:p w:rsidR="00000000" w:rsidDel="00000000" w:rsidP="00000000" w:rsidRDefault="00000000" w:rsidRPr="00000000" w14:paraId="0000203A">
                  <w:pPr>
                    <w:numPr>
                      <w:ilvl w:val="1"/>
                      <w:numId w:val="50"/>
                    </w:numPr>
                    <w:spacing w:after="240" w:before="0" w:beforeAutospacing="0" w:lineRule="auto"/>
                    <w:ind w:left="1440" w:hanging="360"/>
                  </w:pPr>
                  <w:r w:rsidDel="00000000" w:rsidR="00000000" w:rsidRPr="00000000">
                    <w:rPr>
                      <w:rtl w:val="0"/>
                    </w:rPr>
                    <w:t xml:space="preserve">Recognize and respond to individuals experiencing mental distress </w:t>
                  </w:r>
                </w:p>
                <w:p w:rsidR="00000000" w:rsidDel="00000000" w:rsidP="00000000" w:rsidRDefault="00000000" w:rsidRPr="00000000" w14:paraId="0000203B">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203C">
            <w:pPr>
              <w:spacing w:after="240" w:before="240" w:lineRule="auto"/>
              <w:rPr/>
            </w:pPr>
            <w:r w:rsidDel="00000000" w:rsidR="00000000" w:rsidRPr="00000000">
              <w:rPr>
                <w:rtl w:val="0"/>
              </w:rPr>
            </w:r>
          </w:p>
          <w:tbl>
            <w:tblPr>
              <w:tblStyle w:val="Table244"/>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203D">
                  <w:pPr>
                    <w:pStyle w:val="Heading2"/>
                    <w:spacing w:after="240" w:before="240" w:lineRule="auto"/>
                    <w:rPr/>
                  </w:pPr>
                  <w:bookmarkStart w:colFirst="0" w:colLast="0" w:name="_caz7ig2cyiqe" w:id="484"/>
                  <w:bookmarkEnd w:id="484"/>
                  <w:r w:rsidDel="00000000" w:rsidR="00000000" w:rsidRPr="00000000">
                    <w:rPr>
                      <w:rtl w:val="0"/>
                    </w:rPr>
                    <w:t xml:space="preserve">Why a Whole-of-Society Approach Is Essential for Health and Social Care</w:t>
                  </w:r>
                </w:p>
                <w:p w:rsidR="00000000" w:rsidDel="00000000" w:rsidP="00000000" w:rsidRDefault="00000000" w:rsidRPr="00000000" w14:paraId="0000203E">
                  <w:pPr>
                    <w:spacing w:after="240" w:before="240" w:lineRule="auto"/>
                    <w:rPr/>
                  </w:pPr>
                  <w:r w:rsidDel="00000000" w:rsidR="00000000" w:rsidRPr="00000000">
                    <w:rPr>
                      <w:rtl w:val="0"/>
                    </w:rPr>
                    <w:t xml:space="preserve">A whole-of-society approach is essential for health and social care providers to effectively address the multifaceted challenges posed by climate change. This approach ensures that systemic challenges are met through collaboration and comprehensive strategies.</w:t>
                  </w:r>
                </w:p>
                <w:p w:rsidR="00000000" w:rsidDel="00000000" w:rsidP="00000000" w:rsidRDefault="00000000" w:rsidRPr="00000000" w14:paraId="0000203F">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2040">
                  <w:pPr>
                    <w:numPr>
                      <w:ilvl w:val="0"/>
                      <w:numId w:val="260"/>
                    </w:numPr>
                    <w:spacing w:after="240" w:before="240" w:lineRule="auto"/>
                    <w:ind w:left="720" w:hanging="360"/>
                    <w:rPr>
                      <w:b w:val="1"/>
                      <w:bCs w:val="1"/>
                    </w:rPr>
                  </w:pPr>
                  <w:r w:rsidDel="00000000" w:rsidR="00000000" w:rsidRPr="00000000">
                    <w:rPr>
                      <w:b w:val="1"/>
                      <w:bCs w:val="1"/>
                      <w:rtl w:val="0"/>
                    </w:rPr>
                    <w:t xml:space="preserve">Systemic Challenges Require Collaboration</w:t>
                  </w:r>
                </w:p>
                <w:p w:rsidR="00000000" w:rsidDel="00000000" w:rsidP="00000000" w:rsidRDefault="00000000" w:rsidRPr="00000000" w14:paraId="00002041">
                  <w:pPr>
                    <w:spacing w:after="240" w:before="240" w:lineRule="auto"/>
                    <w:ind w:left="720" w:firstLine="0"/>
                    <w:rPr/>
                  </w:pPr>
                  <w:r w:rsidDel="00000000" w:rsidR="00000000" w:rsidRPr="00000000">
                    <w:rPr>
                      <w:rtl w:val="0"/>
                    </w:rPr>
                    <w:t xml:space="preserve">Climate change impacts every facet of society, creating interconnected challenges that require collaboration across sectors. Health professionals must work alongside educators, policymakers, and community leaders to address these complex effects comprehensively.</w:t>
                  </w:r>
                </w:p>
                <w:p w:rsidR="00000000" w:rsidDel="00000000" w:rsidP="00000000" w:rsidRDefault="00000000" w:rsidRPr="00000000" w14:paraId="00002042">
                  <w:pPr>
                    <w:numPr>
                      <w:ilvl w:val="0"/>
                      <w:numId w:val="260"/>
                    </w:numPr>
                    <w:spacing w:after="240" w:before="240" w:lineRule="auto"/>
                    <w:ind w:left="720" w:hanging="360"/>
                    <w:rPr>
                      <w:b w:val="1"/>
                      <w:bCs w:val="1"/>
                    </w:rPr>
                  </w:pPr>
                  <w:r w:rsidDel="00000000" w:rsidR="00000000" w:rsidRPr="00000000">
                    <w:rPr>
                      <w:b w:val="1"/>
                      <w:bCs w:val="1"/>
                      <w:rtl w:val="0"/>
                    </w:rPr>
                    <w:t xml:space="preserve">Equity and Justice</w:t>
                  </w:r>
                </w:p>
                <w:p w:rsidR="00000000" w:rsidDel="00000000" w:rsidP="00000000" w:rsidRDefault="00000000" w:rsidRPr="00000000" w14:paraId="00002043">
                  <w:pPr>
                    <w:spacing w:after="240" w:before="240" w:lineRule="auto"/>
                    <w:ind w:left="720" w:firstLine="0"/>
                    <w:rPr/>
                  </w:pPr>
                  <w:r w:rsidDel="00000000" w:rsidR="00000000" w:rsidRPr="00000000">
                    <w:rPr>
                      <w:rtl w:val="0"/>
                    </w:rPr>
                    <w:t xml:space="preserve">A whole-of-society strategy guarantees that uniquely and disproportionately impacted  populations receive the attention and resources they need to cope with climate impacts, promoting fairness and reducing disparities.</w:t>
                  </w:r>
                </w:p>
                <w:p w:rsidR="00000000" w:rsidDel="00000000" w:rsidP="00000000" w:rsidRDefault="00000000" w:rsidRPr="00000000" w14:paraId="00002044">
                  <w:pPr>
                    <w:numPr>
                      <w:ilvl w:val="0"/>
                      <w:numId w:val="260"/>
                    </w:numPr>
                    <w:spacing w:after="240" w:before="240" w:lineRule="auto"/>
                    <w:ind w:left="720" w:hanging="360"/>
                    <w:rPr>
                      <w:b w:val="1"/>
                      <w:bCs w:val="1"/>
                    </w:rPr>
                  </w:pPr>
                  <w:r w:rsidDel="00000000" w:rsidR="00000000" w:rsidRPr="00000000">
                    <w:rPr>
                      <w:b w:val="1"/>
                      <w:bCs w:val="1"/>
                      <w:rtl w:val="0"/>
                    </w:rPr>
                    <w:t xml:space="preserve">Amplifying Impact</w:t>
                  </w:r>
                </w:p>
                <w:p w:rsidR="00000000" w:rsidDel="00000000" w:rsidP="00000000" w:rsidRDefault="00000000" w:rsidRPr="00000000" w14:paraId="00002045">
                  <w:pPr>
                    <w:spacing w:after="240" w:before="240" w:lineRule="auto"/>
                    <w:ind w:left="720" w:firstLine="0"/>
                    <w:rPr/>
                  </w:pPr>
                  <w:r w:rsidDel="00000000" w:rsidR="00000000" w:rsidRPr="00000000">
                    <w:rPr>
                      <w:rtl w:val="0"/>
                    </w:rPr>
                    <w:t xml:space="preserve">Health and social care providers can use their trusted positions to influence public discourse and advocate for systemic changes. This advocacy can lead to improved policies and practices that benefit broader communities.</w:t>
                  </w:r>
                </w:p>
                <w:p w:rsidR="00000000" w:rsidDel="00000000" w:rsidP="00000000" w:rsidRDefault="00000000" w:rsidRPr="00000000" w14:paraId="00002046">
                  <w:pPr>
                    <w:numPr>
                      <w:ilvl w:val="0"/>
                      <w:numId w:val="260"/>
                    </w:numPr>
                    <w:spacing w:after="240" w:before="240" w:lineRule="auto"/>
                    <w:ind w:left="720" w:hanging="360"/>
                    <w:rPr>
                      <w:b w:val="1"/>
                      <w:bCs w:val="1"/>
                    </w:rPr>
                  </w:pPr>
                  <w:r w:rsidDel="00000000" w:rsidR="00000000" w:rsidRPr="00000000">
                    <w:rPr>
                      <w:b w:val="1"/>
                      <w:bCs w:val="1"/>
                      <w:rtl w:val="0"/>
                    </w:rPr>
                    <w:t xml:space="preserve">Integrated Solutions</w:t>
                  </w:r>
                </w:p>
                <w:p w:rsidR="00000000" w:rsidDel="00000000" w:rsidP="00000000" w:rsidRDefault="00000000" w:rsidRPr="00000000" w14:paraId="00002047">
                  <w:pPr>
                    <w:spacing w:after="240" w:before="240" w:lineRule="auto"/>
                    <w:ind w:left="720" w:firstLine="0"/>
                    <w:rPr/>
                  </w:pPr>
                  <w:r w:rsidDel="00000000" w:rsidR="00000000" w:rsidRPr="00000000">
                    <w:rPr>
                      <w:rtl w:val="0"/>
                    </w:rPr>
                    <w:t xml:space="preserve">Collaboration between sectors fosters comprehensive adaptation strategies that address physical health, mental well-being, and social resilience simultaneously.</w:t>
                  </w:r>
                </w:p>
                <w:p w:rsidR="00000000" w:rsidDel="00000000" w:rsidP="00000000" w:rsidRDefault="00000000" w:rsidRPr="00000000" w14:paraId="00002048">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2049">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204A">
            <w:pPr>
              <w:widowControl w:val="0"/>
              <w:spacing w:line="240" w:lineRule="auto"/>
              <w:rPr>
                <w:b w:val="1"/>
                <w:bCs w:val="1"/>
              </w:rPr>
            </w:pPr>
            <w:r w:rsidDel="00000000" w:rsidR="00000000" w:rsidRPr="00000000">
              <w:rPr>
                <w:b w:val="1"/>
                <w:bCs w:val="1"/>
                <w:rtl w:val="0"/>
              </w:rPr>
              <w:t xml:space="preserve">Indigenous Perspectives</w:t>
            </w:r>
            <w:commentRangeStart w:id="390"/>
            <w:r w:rsidDel="00000000" w:rsidR="00000000" w:rsidRPr="00000000">
              <w:rPr>
                <w:rtl w:val="0"/>
              </w:rPr>
            </w:r>
          </w:p>
        </w:tc>
        <w:tc>
          <w:tcPr>
            <w:shd w:fill="d9d2e9" w:val="clear"/>
          </w:tcPr>
          <w:p w:rsidR="00000000" w:rsidDel="00000000" w:rsidP="00000000" w:rsidRDefault="00000000" w:rsidRPr="00000000" w14:paraId="0000204B">
            <w:pPr>
              <w:spacing w:after="240" w:before="240" w:lineRule="auto"/>
              <w:rPr/>
            </w:pPr>
            <w:commentRangeEnd w:id="390"/>
            <w:r w:rsidDel="00000000" w:rsidR="00000000" w:rsidRPr="00000000">
              <w:commentReference w:id="390"/>
            </w:r>
            <w:r w:rsidDel="00000000" w:rsidR="00000000" w:rsidRPr="00000000">
              <w:rPr>
                <w:rtl w:val="0"/>
              </w:rPr>
              <w:t xml:space="preserve">Within Indigenous worldviews, health is not separated into compartments of physical, emotional, or mental care. Instead, wellness is relational. It arises from a balanced connection to land, family, ancestors, community, and spirit. For health and social care providers, this means recognizing that healing may begin not in a clinic or therapy session, but through ceremony, through time on the land, or through the strength of kinship ties that affirm identity and purpose. When care systems honour these practices, they create space for whole-person healing that is rooted in cultural continuity.</w:t>
            </w:r>
          </w:p>
          <w:p w:rsidR="00000000" w:rsidDel="00000000" w:rsidP="00000000" w:rsidRDefault="00000000" w:rsidRPr="00000000" w14:paraId="0000204C">
            <w:pPr>
              <w:spacing w:after="240" w:before="240" w:lineRule="auto"/>
              <w:rPr/>
            </w:pPr>
            <w:r w:rsidDel="00000000" w:rsidR="00000000" w:rsidRPr="00000000">
              <w:rPr>
                <w:rtl w:val="0"/>
              </w:rPr>
              <w:t xml:space="preserve">In times of climate disruption, Indigenous communities turn to practices like smudging, seasonal gatherings, water walks, and language renewal to support collective wellbeing. These are not peripheral traditions but central systems of care. They help process grief, reduce distress, and restore balance after environmental loss or change. Health providers who work in partnership with Elders, Knowledge Keepers, and cultural practitioners help bridge clinical services with Indigenous healing, ensuring care is not only accessible but culturally safe and grounded in relationships that extend beyond the individual to land, family, and community. This approach strengthens resilience and aligns health systems with Indigenous visions of wellness that are holistic, communal, and enduring.</w:t>
            </w:r>
          </w:p>
          <w:p w:rsidR="00000000" w:rsidDel="00000000" w:rsidP="00000000" w:rsidRDefault="00000000" w:rsidRPr="00000000" w14:paraId="0000204D">
            <w:pPr>
              <w:widowControl w:val="0"/>
              <w:spacing w:line="240" w:lineRule="auto"/>
              <w:rPr/>
            </w:pPr>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204E">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204F">
            <w:pPr>
              <w:numPr>
                <w:ilvl w:val="0"/>
                <w:numId w:val="324"/>
              </w:numPr>
              <w:spacing w:after="0" w:afterAutospacing="0" w:before="240" w:lineRule="auto"/>
              <w:ind w:left="720" w:hanging="360"/>
            </w:pPr>
            <w:r w:rsidDel="00000000" w:rsidR="00000000" w:rsidRPr="00000000">
              <w:rPr>
                <w:rtl w:val="0"/>
              </w:rPr>
              <w:t xml:space="preserve">Health and social care providers are essential in promoting mental health resilience and addressing climate-related mental health challenges.</w:t>
              <w:br w:type="textWrapping"/>
            </w:r>
          </w:p>
          <w:p w:rsidR="00000000" w:rsidDel="00000000" w:rsidP="00000000" w:rsidRDefault="00000000" w:rsidRPr="00000000" w14:paraId="00002050">
            <w:pPr>
              <w:numPr>
                <w:ilvl w:val="0"/>
                <w:numId w:val="324"/>
              </w:numPr>
              <w:spacing w:after="0" w:afterAutospacing="0" w:before="0" w:beforeAutospacing="0" w:lineRule="auto"/>
              <w:ind w:left="720" w:hanging="360"/>
            </w:pPr>
            <w:r w:rsidDel="00000000" w:rsidR="00000000" w:rsidRPr="00000000">
              <w:rPr>
                <w:rtl w:val="0"/>
              </w:rPr>
              <w:t xml:space="preserve">Ethical frameworks like the Hippocratic Oath and WHO’s Operational Framework guide their actions in climate adaptation.</w:t>
              <w:br w:type="textWrapping"/>
            </w:r>
          </w:p>
          <w:p w:rsidR="00000000" w:rsidDel="00000000" w:rsidP="00000000" w:rsidRDefault="00000000" w:rsidRPr="00000000" w14:paraId="00002051">
            <w:pPr>
              <w:numPr>
                <w:ilvl w:val="0"/>
                <w:numId w:val="324"/>
              </w:numPr>
              <w:spacing w:after="0" w:afterAutospacing="0" w:before="0" w:beforeAutospacing="0" w:lineRule="auto"/>
              <w:ind w:left="720" w:hanging="360"/>
            </w:pPr>
            <w:r w:rsidDel="00000000" w:rsidR="00000000" w:rsidRPr="00000000">
              <w:rPr>
                <w:rtl w:val="0"/>
              </w:rPr>
              <w:t xml:space="preserve">Strategies such as clinical interventions, preventive care, community-based approaches, and addressing social determinants of health support individuals and communities.</w:t>
              <w:br w:type="textWrapping"/>
            </w:r>
          </w:p>
          <w:p w:rsidR="00000000" w:rsidDel="00000000" w:rsidP="00000000" w:rsidRDefault="00000000" w:rsidRPr="00000000" w14:paraId="00002052">
            <w:pPr>
              <w:numPr>
                <w:ilvl w:val="0"/>
                <w:numId w:val="324"/>
              </w:numPr>
              <w:spacing w:after="0" w:afterAutospacing="0" w:before="0" w:beforeAutospacing="0" w:lineRule="auto"/>
              <w:ind w:left="720" w:hanging="360"/>
            </w:pPr>
            <w:r w:rsidDel="00000000" w:rsidR="00000000" w:rsidRPr="00000000">
              <w:rPr>
                <w:rtl w:val="0"/>
              </w:rPr>
              <w:t xml:space="preserve">Health and social care professionals hold a unique position due to their trusted status, direct contact with uniquely and disproportionately impacted  populations, and ability to provide comprehensive care.</w:t>
              <w:br w:type="textWrapping"/>
            </w:r>
          </w:p>
          <w:p w:rsidR="00000000" w:rsidDel="00000000" w:rsidP="00000000" w:rsidRDefault="00000000" w:rsidRPr="00000000" w14:paraId="00002053">
            <w:pPr>
              <w:numPr>
                <w:ilvl w:val="0"/>
                <w:numId w:val="324"/>
              </w:numPr>
              <w:spacing w:after="240" w:before="0" w:beforeAutospacing="0" w:lineRule="auto"/>
              <w:ind w:left="720" w:hanging="360"/>
            </w:pPr>
            <w:r w:rsidDel="00000000" w:rsidR="00000000" w:rsidRPr="00000000">
              <w:rPr>
                <w:rtl w:val="0"/>
              </w:rPr>
              <w:t xml:space="preserve">A whole-of-society approach is crucial for addressing the systemic challenges of climate change, ensuring equity, and amplifying the impact of health and social care efforts.</w:t>
            </w:r>
          </w:p>
          <w:p w:rsidR="00000000" w:rsidDel="00000000" w:rsidP="00000000" w:rsidRDefault="00000000" w:rsidRPr="00000000" w14:paraId="00002054">
            <w:pPr>
              <w:spacing w:after="240" w:before="240" w:lineRule="auto"/>
              <w:rPr/>
            </w:pPr>
            <w:r w:rsidDel="00000000" w:rsidR="00000000" w:rsidRPr="00000000">
              <w:rPr>
                <w:rtl w:val="0"/>
              </w:rPr>
              <w:t xml:space="preserve">Health and social care providers are indispensable in the collective effort to address climate change and its mental health impacts. By integrating ethical principles with clinical expertise and community engagement, these professionals foster resilience, advocate for equitable policies, and support individuals and communities in navigating the emotional and physical challenges posed by a changing climate. Their multifaceted role ensures that climate adaptation efforts are comprehensive, just, and sustainable, contributing significantly to the well-being of society as a whole.</w:t>
            </w:r>
          </w:p>
        </w:tc>
      </w:tr>
      <w:tr>
        <w:trPr>
          <w:cantSplit w:val="0"/>
          <w:tblHeader w:val="0"/>
        </w:trPr>
        <w:tc>
          <w:tcPr>
            <w:shd w:fill="a4c2f4" w:val="clear"/>
          </w:tcPr>
          <w:p w:rsidR="00000000" w:rsidDel="00000000" w:rsidP="00000000" w:rsidRDefault="00000000" w:rsidRPr="00000000" w14:paraId="00002055">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2056">
            <w:pPr>
              <w:spacing w:after="240" w:before="240" w:lineRule="auto"/>
              <w:rPr/>
            </w:pPr>
            <w:r w:rsidDel="00000000" w:rsidR="00000000" w:rsidRPr="00000000">
              <w:rPr>
                <w:b w:val="1"/>
                <w:bCs w:val="1"/>
                <w:rtl w:val="0"/>
              </w:rPr>
              <w:t xml:space="preserve">Learning Activities</w:t>
            </w:r>
            <w:r w:rsidDel="00000000" w:rsidR="00000000" w:rsidRPr="00000000">
              <w:rPr>
                <w:rtl w:val="0"/>
              </w:rPr>
              <w:br w:type="textWrapping"/>
              <w:t xml:space="preserve">Below are active learning activities that you can use to enhance your learning experience for the content presented in this module. One version is designed to be done on your own and the other is designed to be done with others.</w:t>
            </w:r>
          </w:p>
          <w:p w:rsidR="00000000" w:rsidDel="00000000" w:rsidP="00000000" w:rsidRDefault="00000000" w:rsidRPr="00000000" w14:paraId="00002057">
            <w:pPr>
              <w:pStyle w:val="Heading2"/>
              <w:spacing w:after="240" w:before="240" w:lineRule="auto"/>
              <w:rPr/>
            </w:pPr>
            <w:bookmarkStart w:colFirst="0" w:colLast="0" w:name="_cc2mch4x5qro" w:id="485"/>
            <w:bookmarkEnd w:id="485"/>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2058">
            <w:pPr>
              <w:spacing w:after="240" w:before="240" w:lineRule="auto"/>
              <w:rPr/>
            </w:pPr>
            <w:r w:rsidDel="00000000" w:rsidR="00000000" w:rsidRPr="00000000">
              <w:rPr>
                <w:b w:val="1"/>
                <w:bCs w:val="1"/>
                <w:rtl w:val="0"/>
              </w:rPr>
              <w:t xml:space="preserve">Objective: </w:t>
            </w:r>
            <w:r w:rsidDel="00000000" w:rsidR="00000000" w:rsidRPr="00000000">
              <w:rPr>
                <w:rtl w:val="0"/>
              </w:rPr>
              <w:t xml:space="preserve">Equip learners with the tools to integrate climate awareness, mental health strategies, and ethical principles into their professional practice as health and social care providers. Participants will learn to address eco-anxiety, climate grief, and trauma while advocating for equitable health systems.</w:t>
            </w:r>
          </w:p>
          <w:p w:rsidR="00000000" w:rsidDel="00000000" w:rsidP="00000000" w:rsidRDefault="00000000" w:rsidRPr="00000000" w14:paraId="00002059">
            <w:pPr>
              <w:spacing w:after="240" w:before="240" w:lineRule="auto"/>
              <w:rPr>
                <w:b w:val="1"/>
                <w:bCs w:val="1"/>
                <w:u w:val="single"/>
              </w:rPr>
            </w:pPr>
            <w:r w:rsidDel="00000000" w:rsidR="00000000" w:rsidRPr="00000000">
              <w:rPr>
                <w:b w:val="1"/>
                <w:bCs w:val="1"/>
                <w:u w:val="single"/>
                <w:rtl w:val="0"/>
              </w:rPr>
              <w:t xml:space="preserve">Instructions:</w:t>
            </w:r>
          </w:p>
          <w:p w:rsidR="00000000" w:rsidDel="00000000" w:rsidP="00000000" w:rsidRDefault="00000000" w:rsidRPr="00000000" w14:paraId="0000205A">
            <w:pPr>
              <w:numPr>
                <w:ilvl w:val="0"/>
                <w:numId w:val="214"/>
              </w:numPr>
              <w:spacing w:after="0" w:afterAutospacing="0" w:before="240" w:lineRule="auto"/>
              <w:ind w:left="720" w:hanging="360"/>
            </w:pPr>
            <w:r w:rsidDel="00000000" w:rsidR="00000000" w:rsidRPr="00000000">
              <w:rPr>
                <w:b w:val="1"/>
                <w:bCs w:val="1"/>
                <w:rtl w:val="0"/>
              </w:rPr>
              <w:t xml:space="preserve">Reflection on Role and Responsibilities (10 minutes):</w:t>
            </w:r>
          </w:p>
          <w:p w:rsidR="00000000" w:rsidDel="00000000" w:rsidP="00000000" w:rsidRDefault="00000000" w:rsidRPr="00000000" w14:paraId="0000205B">
            <w:pPr>
              <w:numPr>
                <w:ilvl w:val="1"/>
                <w:numId w:val="214"/>
              </w:numPr>
              <w:spacing w:after="0" w:afterAutospacing="0" w:before="0" w:beforeAutospacing="0" w:lineRule="auto"/>
              <w:ind w:left="1440" w:hanging="360"/>
            </w:pPr>
            <w:r w:rsidDel="00000000" w:rsidR="00000000" w:rsidRPr="00000000">
              <w:rPr>
                <w:rtl w:val="0"/>
              </w:rPr>
              <w:t xml:space="preserve">Reflect on your specific profession (e.g., physician, nurse, social worker, psychologist) and consider:</w:t>
            </w:r>
          </w:p>
          <w:p w:rsidR="00000000" w:rsidDel="00000000" w:rsidP="00000000" w:rsidRDefault="00000000" w:rsidRPr="00000000" w14:paraId="0000205C">
            <w:pPr>
              <w:numPr>
                <w:ilvl w:val="2"/>
                <w:numId w:val="214"/>
              </w:numPr>
              <w:spacing w:after="0" w:afterAutospacing="0" w:before="0" w:beforeAutospacing="0" w:lineRule="auto"/>
              <w:ind w:left="2160" w:hanging="360"/>
            </w:pPr>
            <w:r w:rsidDel="00000000" w:rsidR="00000000" w:rsidRPr="00000000">
              <w:rPr>
                <w:rtl w:val="0"/>
              </w:rPr>
              <w:t xml:space="preserve">How does your role address the mental health impacts of climate change?</w:t>
            </w:r>
          </w:p>
          <w:p w:rsidR="00000000" w:rsidDel="00000000" w:rsidP="00000000" w:rsidRDefault="00000000" w:rsidRPr="00000000" w14:paraId="0000205D">
            <w:pPr>
              <w:numPr>
                <w:ilvl w:val="2"/>
                <w:numId w:val="214"/>
              </w:numPr>
              <w:spacing w:after="0" w:afterAutospacing="0" w:before="0" w:beforeAutospacing="0" w:lineRule="auto"/>
              <w:ind w:left="2160" w:hanging="360"/>
            </w:pPr>
            <w:r w:rsidDel="00000000" w:rsidR="00000000" w:rsidRPr="00000000">
              <w:rPr>
                <w:rtl w:val="0"/>
              </w:rPr>
              <w:t xml:space="preserve">What challenges do you face in supporting patients or clients experiencing climate emotions?</w:t>
            </w:r>
          </w:p>
          <w:p w:rsidR="00000000" w:rsidDel="00000000" w:rsidP="00000000" w:rsidRDefault="00000000" w:rsidRPr="00000000" w14:paraId="0000205E">
            <w:pPr>
              <w:numPr>
                <w:ilvl w:val="0"/>
                <w:numId w:val="214"/>
              </w:numPr>
              <w:spacing w:after="0" w:afterAutospacing="0" w:before="0" w:beforeAutospacing="0" w:lineRule="auto"/>
              <w:ind w:left="720" w:hanging="360"/>
            </w:pPr>
            <w:r w:rsidDel="00000000" w:rsidR="00000000" w:rsidRPr="00000000">
              <w:rPr>
                <w:b w:val="1"/>
                <w:bCs w:val="1"/>
                <w:rtl w:val="0"/>
              </w:rPr>
              <w:t xml:space="preserve">Create a Climate-Mental Health Action Plan (30 minutes):</w:t>
            </w:r>
          </w:p>
          <w:p w:rsidR="00000000" w:rsidDel="00000000" w:rsidP="00000000" w:rsidRDefault="00000000" w:rsidRPr="00000000" w14:paraId="0000205F">
            <w:pPr>
              <w:numPr>
                <w:ilvl w:val="1"/>
                <w:numId w:val="214"/>
              </w:numPr>
              <w:spacing w:after="0" w:afterAutospacing="0" w:before="0" w:beforeAutospacing="0" w:lineRule="auto"/>
              <w:ind w:left="1440" w:hanging="360"/>
            </w:pPr>
            <w:r w:rsidDel="00000000" w:rsidR="00000000" w:rsidRPr="00000000">
              <w:rPr>
                <w:rtl w:val="0"/>
              </w:rPr>
              <w:t xml:space="preserve">Develop a personalized action plan to integrate climate-related mental health support into your practice.</w:t>
            </w:r>
          </w:p>
          <w:p w:rsidR="00000000" w:rsidDel="00000000" w:rsidP="00000000" w:rsidRDefault="00000000" w:rsidRPr="00000000" w14:paraId="00002060">
            <w:pPr>
              <w:numPr>
                <w:ilvl w:val="1"/>
                <w:numId w:val="214"/>
              </w:numPr>
              <w:spacing w:after="0" w:afterAutospacing="0" w:before="0" w:beforeAutospacing="0" w:lineRule="auto"/>
              <w:ind w:left="1440" w:hanging="360"/>
            </w:pPr>
            <w:r w:rsidDel="00000000" w:rsidR="00000000" w:rsidRPr="00000000">
              <w:rPr>
                <w:rtl w:val="0"/>
              </w:rPr>
              <w:t xml:space="preserve">Consider including:</w:t>
            </w:r>
          </w:p>
          <w:p w:rsidR="00000000" w:rsidDel="00000000" w:rsidP="00000000" w:rsidRDefault="00000000" w:rsidRPr="00000000" w14:paraId="00002061">
            <w:pPr>
              <w:numPr>
                <w:ilvl w:val="2"/>
                <w:numId w:val="214"/>
              </w:numPr>
              <w:spacing w:after="0" w:afterAutospacing="0" w:before="0" w:beforeAutospacing="0" w:lineRule="auto"/>
              <w:ind w:left="2160" w:hanging="360"/>
            </w:pPr>
            <w:r w:rsidDel="00000000" w:rsidR="00000000" w:rsidRPr="00000000">
              <w:rPr>
                <w:b w:val="1"/>
                <w:bCs w:val="1"/>
                <w:rtl w:val="0"/>
              </w:rPr>
              <w:t xml:space="preserve">Clinical Interventions:</w:t>
            </w:r>
            <w:r w:rsidDel="00000000" w:rsidR="00000000" w:rsidRPr="00000000">
              <w:rPr>
                <w:rtl w:val="0"/>
              </w:rPr>
              <w:t xml:space="preserve"> Examples include trauma-informed care or psychoeducation.</w:t>
            </w:r>
          </w:p>
          <w:p w:rsidR="00000000" w:rsidDel="00000000" w:rsidP="00000000" w:rsidRDefault="00000000" w:rsidRPr="00000000" w14:paraId="00002062">
            <w:pPr>
              <w:numPr>
                <w:ilvl w:val="2"/>
                <w:numId w:val="214"/>
              </w:numPr>
              <w:spacing w:after="0" w:afterAutospacing="0" w:before="0" w:beforeAutospacing="0" w:lineRule="auto"/>
              <w:ind w:left="2160" w:hanging="360"/>
            </w:pPr>
            <w:r w:rsidDel="00000000" w:rsidR="00000000" w:rsidRPr="00000000">
              <w:rPr>
                <w:b w:val="1"/>
                <w:bCs w:val="1"/>
                <w:rtl w:val="0"/>
              </w:rPr>
              <w:t xml:space="preserve">Preventive Care:</w:t>
            </w:r>
            <w:r w:rsidDel="00000000" w:rsidR="00000000" w:rsidRPr="00000000">
              <w:rPr>
                <w:rtl w:val="0"/>
              </w:rPr>
              <w:t xml:space="preserve"> Strategies for addressing eco-anxiety and promoting resilience.</w:t>
            </w:r>
          </w:p>
          <w:p w:rsidR="00000000" w:rsidDel="00000000" w:rsidP="00000000" w:rsidRDefault="00000000" w:rsidRPr="00000000" w14:paraId="00002063">
            <w:pPr>
              <w:numPr>
                <w:ilvl w:val="2"/>
                <w:numId w:val="214"/>
              </w:numPr>
              <w:spacing w:after="0" w:afterAutospacing="0" w:before="0" w:beforeAutospacing="0" w:lineRule="auto"/>
              <w:ind w:left="2160" w:hanging="360"/>
            </w:pPr>
            <w:r w:rsidDel="00000000" w:rsidR="00000000" w:rsidRPr="00000000">
              <w:rPr>
                <w:b w:val="1"/>
                <w:bCs w:val="1"/>
                <w:rtl w:val="0"/>
              </w:rPr>
              <w:t xml:space="preserve">Advocacy:</w:t>
            </w:r>
            <w:r w:rsidDel="00000000" w:rsidR="00000000" w:rsidRPr="00000000">
              <w:rPr>
                <w:rtl w:val="0"/>
              </w:rPr>
              <w:t xml:space="preserve"> Ways to use your professional influence to promote equitable climate policies.</w:t>
            </w:r>
          </w:p>
          <w:p w:rsidR="00000000" w:rsidDel="00000000" w:rsidP="00000000" w:rsidRDefault="00000000" w:rsidRPr="00000000" w14:paraId="00002064">
            <w:pPr>
              <w:numPr>
                <w:ilvl w:val="2"/>
                <w:numId w:val="214"/>
              </w:numPr>
              <w:spacing w:after="0" w:afterAutospacing="0" w:before="0" w:beforeAutospacing="0" w:lineRule="auto"/>
              <w:ind w:left="2160" w:hanging="360"/>
            </w:pPr>
            <w:r w:rsidDel="00000000" w:rsidR="00000000" w:rsidRPr="00000000">
              <w:rPr>
                <w:b w:val="1"/>
                <w:bCs w:val="1"/>
                <w:rtl w:val="0"/>
              </w:rPr>
              <w:t xml:space="preserve">Community-Based Efforts:</w:t>
            </w:r>
            <w:r w:rsidDel="00000000" w:rsidR="00000000" w:rsidRPr="00000000">
              <w:rPr>
                <w:rtl w:val="0"/>
              </w:rPr>
              <w:t xml:space="preserve"> Ideas for engaging with or building partnerships with local communities.</w:t>
            </w:r>
          </w:p>
          <w:p w:rsidR="00000000" w:rsidDel="00000000" w:rsidP="00000000" w:rsidRDefault="00000000" w:rsidRPr="00000000" w14:paraId="00002065">
            <w:pPr>
              <w:numPr>
                <w:ilvl w:val="0"/>
                <w:numId w:val="214"/>
              </w:numPr>
              <w:spacing w:after="0" w:afterAutospacing="0" w:before="0" w:beforeAutospacing="0" w:lineRule="auto"/>
              <w:ind w:left="720" w:hanging="360"/>
            </w:pPr>
            <w:r w:rsidDel="00000000" w:rsidR="00000000" w:rsidRPr="00000000">
              <w:rPr>
                <w:b w:val="1"/>
                <w:bCs w:val="1"/>
                <w:rtl w:val="0"/>
              </w:rPr>
              <w:t xml:space="preserve">Ethical Analysis (20 minutes):</w:t>
            </w:r>
          </w:p>
          <w:p w:rsidR="00000000" w:rsidDel="00000000" w:rsidP="00000000" w:rsidRDefault="00000000" w:rsidRPr="00000000" w14:paraId="00002066">
            <w:pPr>
              <w:numPr>
                <w:ilvl w:val="1"/>
                <w:numId w:val="214"/>
              </w:numPr>
              <w:spacing w:after="0" w:afterAutospacing="0" w:before="0" w:beforeAutospacing="0" w:lineRule="auto"/>
              <w:ind w:left="1440" w:hanging="360"/>
            </w:pPr>
            <w:r w:rsidDel="00000000" w:rsidR="00000000" w:rsidRPr="00000000">
              <w:rPr>
                <w:rtl w:val="0"/>
              </w:rPr>
              <w:t xml:space="preserve">Identify how ethical principles (e.g., Hippocratic Oath, Public Health Ethics) guide your approach to climate emotions.</w:t>
            </w:r>
          </w:p>
          <w:p w:rsidR="00000000" w:rsidDel="00000000" w:rsidP="00000000" w:rsidRDefault="00000000" w:rsidRPr="00000000" w14:paraId="00002067">
            <w:pPr>
              <w:numPr>
                <w:ilvl w:val="1"/>
                <w:numId w:val="214"/>
              </w:numPr>
              <w:spacing w:after="0" w:afterAutospacing="0" w:before="0" w:beforeAutospacing="0" w:lineRule="auto"/>
              <w:ind w:left="1440" w:hanging="360"/>
            </w:pPr>
            <w:r w:rsidDel="00000000" w:rsidR="00000000" w:rsidRPr="00000000">
              <w:rPr>
                <w:rtl w:val="0"/>
              </w:rPr>
              <w:t xml:space="preserve">Write a brief reflection on how these principles influence your role in promoting equity and resilience.</w:t>
            </w:r>
          </w:p>
          <w:p w:rsidR="00000000" w:rsidDel="00000000" w:rsidP="00000000" w:rsidRDefault="00000000" w:rsidRPr="00000000" w14:paraId="00002068">
            <w:pPr>
              <w:numPr>
                <w:ilvl w:val="0"/>
                <w:numId w:val="214"/>
              </w:numPr>
              <w:spacing w:after="0" w:afterAutospacing="0" w:before="0" w:beforeAutospacing="0" w:lineRule="auto"/>
              <w:ind w:left="720" w:hanging="360"/>
            </w:pPr>
            <w:r w:rsidDel="00000000" w:rsidR="00000000" w:rsidRPr="00000000">
              <w:rPr>
                <w:b w:val="1"/>
                <w:bCs w:val="1"/>
                <w:rtl w:val="0"/>
              </w:rPr>
              <w:t xml:space="preserve">Optional Sharing (Extension):</w:t>
            </w:r>
          </w:p>
          <w:p w:rsidR="00000000" w:rsidDel="00000000" w:rsidP="00000000" w:rsidRDefault="00000000" w:rsidRPr="00000000" w14:paraId="00002069">
            <w:pPr>
              <w:numPr>
                <w:ilvl w:val="1"/>
                <w:numId w:val="214"/>
              </w:numPr>
              <w:spacing w:after="240" w:before="0" w:beforeAutospacing="0" w:lineRule="auto"/>
              <w:ind w:left="1440" w:hanging="360"/>
            </w:pPr>
            <w:r w:rsidDel="00000000" w:rsidR="00000000" w:rsidRPr="00000000">
              <w:rPr>
                <w:rtl w:val="0"/>
              </w:rPr>
              <w:t xml:space="preserve">Share your plan with colleagues for feedback or integrate it into a professional development discussion.</w:t>
            </w:r>
          </w:p>
          <w:p w:rsidR="00000000" w:rsidDel="00000000" w:rsidP="00000000" w:rsidRDefault="00000000" w:rsidRPr="00000000" w14:paraId="0000206A">
            <w:pPr>
              <w:pStyle w:val="Heading2"/>
              <w:spacing w:after="240" w:before="240" w:lineRule="auto"/>
              <w:rPr/>
            </w:pPr>
            <w:bookmarkStart w:colFirst="0" w:colLast="0" w:name="_dar4o1yp74k1" w:id="486"/>
            <w:bookmarkEnd w:id="486"/>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206B">
            <w:pPr>
              <w:spacing w:after="240" w:before="240" w:lineRule="auto"/>
              <w:rPr/>
            </w:pPr>
            <w:r w:rsidDel="00000000" w:rsidR="00000000" w:rsidRPr="00000000">
              <w:rPr>
                <w:b w:val="1"/>
                <w:bCs w:val="1"/>
                <w:rtl w:val="0"/>
              </w:rPr>
              <w:t xml:space="preserve">Objective: </w:t>
            </w:r>
            <w:r w:rsidDel="00000000" w:rsidR="00000000" w:rsidRPr="00000000">
              <w:rPr>
                <w:rtl w:val="0"/>
              </w:rPr>
              <w:t xml:space="preserve">Collaboratively design strategies and frameworks that health and social care providers can use to address climate emotions and build resilience within communities.</w:t>
            </w:r>
          </w:p>
          <w:p w:rsidR="00000000" w:rsidDel="00000000" w:rsidP="00000000" w:rsidRDefault="00000000" w:rsidRPr="00000000" w14:paraId="0000206C">
            <w:pPr>
              <w:spacing w:after="240" w:before="240" w:lineRule="auto"/>
              <w:rPr/>
            </w:pPr>
            <w:r w:rsidDel="00000000" w:rsidR="00000000" w:rsidRPr="00000000">
              <w:rPr>
                <w:b w:val="1"/>
                <w:bCs w:val="1"/>
                <w:rtl w:val="0"/>
              </w:rPr>
              <w:t xml:space="preserve">Time Allocation:</w:t>
            </w:r>
            <w:r w:rsidDel="00000000" w:rsidR="00000000" w:rsidRPr="00000000">
              <w:rPr>
                <w:rtl w:val="0"/>
              </w:rPr>
              <w:t xml:space="preserve"> 90 minutes.</w:t>
            </w:r>
          </w:p>
          <w:p w:rsidR="00000000" w:rsidDel="00000000" w:rsidP="00000000" w:rsidRDefault="00000000" w:rsidRPr="00000000" w14:paraId="0000206D">
            <w:pPr>
              <w:spacing w:after="240" w:before="240" w:lineRule="auto"/>
              <w:rPr>
                <w:b w:val="1"/>
                <w:bCs w:val="1"/>
                <w:u w:val="single"/>
              </w:rPr>
            </w:pPr>
            <w:r w:rsidDel="00000000" w:rsidR="00000000" w:rsidRPr="00000000">
              <w:rPr>
                <w:b w:val="1"/>
                <w:bCs w:val="1"/>
                <w:u w:val="single"/>
                <w:rtl w:val="0"/>
              </w:rPr>
              <w:t xml:space="preserve">Facilitator Instructions:</w:t>
            </w:r>
          </w:p>
          <w:p w:rsidR="00000000" w:rsidDel="00000000" w:rsidP="00000000" w:rsidRDefault="00000000" w:rsidRPr="00000000" w14:paraId="0000206E">
            <w:pPr>
              <w:numPr>
                <w:ilvl w:val="0"/>
                <w:numId w:val="84"/>
              </w:numPr>
              <w:spacing w:after="0" w:afterAutospacing="0" w:before="240" w:lineRule="auto"/>
              <w:ind w:left="720" w:hanging="360"/>
            </w:pPr>
            <w:r w:rsidDel="00000000" w:rsidR="00000000" w:rsidRPr="00000000">
              <w:rPr>
                <w:b w:val="1"/>
                <w:bCs w:val="1"/>
                <w:rtl w:val="0"/>
              </w:rPr>
              <w:t xml:space="preserve">Introduction and Context (10 minutes):</w:t>
            </w:r>
          </w:p>
          <w:p w:rsidR="00000000" w:rsidDel="00000000" w:rsidP="00000000" w:rsidRDefault="00000000" w:rsidRPr="00000000" w14:paraId="0000206F">
            <w:pPr>
              <w:numPr>
                <w:ilvl w:val="1"/>
                <w:numId w:val="84"/>
              </w:numPr>
              <w:spacing w:after="0" w:afterAutospacing="0" w:before="0" w:beforeAutospacing="0" w:lineRule="auto"/>
              <w:ind w:left="1440" w:hanging="360"/>
            </w:pPr>
            <w:r w:rsidDel="00000000" w:rsidR="00000000" w:rsidRPr="00000000">
              <w:rPr>
                <w:rtl w:val="0"/>
              </w:rPr>
              <w:t xml:space="preserve">Present an overview of how climate change impacts mental health.</w:t>
            </w:r>
          </w:p>
          <w:p w:rsidR="00000000" w:rsidDel="00000000" w:rsidP="00000000" w:rsidRDefault="00000000" w:rsidRPr="00000000" w14:paraId="00002070">
            <w:pPr>
              <w:numPr>
                <w:ilvl w:val="1"/>
                <w:numId w:val="84"/>
              </w:numPr>
              <w:spacing w:after="0" w:afterAutospacing="0" w:before="0" w:beforeAutospacing="0" w:lineRule="auto"/>
              <w:ind w:left="1440" w:hanging="360"/>
            </w:pPr>
            <w:r w:rsidDel="00000000" w:rsidR="00000000" w:rsidRPr="00000000">
              <w:rPr>
                <w:rtl w:val="0"/>
              </w:rPr>
              <w:t xml:space="preserve">Highlight the roles of health and social care providers and the ethical frameworks guiding their work.</w:t>
            </w:r>
          </w:p>
          <w:p w:rsidR="00000000" w:rsidDel="00000000" w:rsidP="00000000" w:rsidRDefault="00000000" w:rsidRPr="00000000" w14:paraId="00002071">
            <w:pPr>
              <w:numPr>
                <w:ilvl w:val="0"/>
                <w:numId w:val="84"/>
              </w:numPr>
              <w:spacing w:after="0" w:afterAutospacing="0" w:before="0" w:beforeAutospacing="0" w:lineRule="auto"/>
              <w:ind w:left="720" w:hanging="360"/>
            </w:pPr>
            <w:r w:rsidDel="00000000" w:rsidR="00000000" w:rsidRPr="00000000">
              <w:rPr>
                <w:b w:val="1"/>
                <w:bCs w:val="1"/>
                <w:rtl w:val="0"/>
              </w:rPr>
              <w:t xml:space="preserve">Breakout Discussions by Profession (20 minutes):</w:t>
            </w:r>
          </w:p>
          <w:p w:rsidR="00000000" w:rsidDel="00000000" w:rsidP="00000000" w:rsidRDefault="00000000" w:rsidRPr="00000000" w14:paraId="00002072">
            <w:pPr>
              <w:numPr>
                <w:ilvl w:val="1"/>
                <w:numId w:val="84"/>
              </w:numPr>
              <w:spacing w:after="0" w:afterAutospacing="0" w:before="0" w:beforeAutospacing="0" w:lineRule="auto"/>
              <w:ind w:left="1440" w:hanging="360"/>
            </w:pPr>
            <w:r w:rsidDel="00000000" w:rsidR="00000000" w:rsidRPr="00000000">
              <w:rPr>
                <w:rtl w:val="0"/>
              </w:rPr>
              <w:t xml:space="preserve">Divide participants into groups based on their professions (e.g., nurses, social workers, psychologists).</w:t>
            </w:r>
          </w:p>
          <w:p w:rsidR="00000000" w:rsidDel="00000000" w:rsidP="00000000" w:rsidRDefault="00000000" w:rsidRPr="00000000" w14:paraId="00002073">
            <w:pPr>
              <w:numPr>
                <w:ilvl w:val="1"/>
                <w:numId w:val="84"/>
              </w:numPr>
              <w:spacing w:after="0" w:afterAutospacing="0" w:before="0" w:beforeAutospacing="0" w:lineRule="auto"/>
              <w:ind w:left="1440" w:hanging="360"/>
            </w:pPr>
            <w:r w:rsidDel="00000000" w:rsidR="00000000" w:rsidRPr="00000000">
              <w:rPr>
                <w:rtl w:val="0"/>
              </w:rPr>
              <w:t xml:space="preserve">Each group discusses:</w:t>
            </w:r>
          </w:p>
          <w:p w:rsidR="00000000" w:rsidDel="00000000" w:rsidP="00000000" w:rsidRDefault="00000000" w:rsidRPr="00000000" w14:paraId="00002074">
            <w:pPr>
              <w:numPr>
                <w:ilvl w:val="2"/>
                <w:numId w:val="84"/>
              </w:numPr>
              <w:spacing w:after="0" w:afterAutospacing="0" w:before="0" w:beforeAutospacing="0" w:lineRule="auto"/>
              <w:ind w:left="2160" w:hanging="360"/>
            </w:pPr>
            <w:r w:rsidDel="00000000" w:rsidR="00000000" w:rsidRPr="00000000">
              <w:rPr>
                <w:rtl w:val="0"/>
              </w:rPr>
              <w:t xml:space="preserve">What climate emotions they encounter in their work.</w:t>
            </w:r>
          </w:p>
          <w:p w:rsidR="00000000" w:rsidDel="00000000" w:rsidP="00000000" w:rsidRDefault="00000000" w:rsidRPr="00000000" w14:paraId="00002075">
            <w:pPr>
              <w:numPr>
                <w:ilvl w:val="2"/>
                <w:numId w:val="84"/>
              </w:numPr>
              <w:spacing w:after="0" w:afterAutospacing="0" w:before="0" w:beforeAutospacing="0" w:lineRule="auto"/>
              <w:ind w:left="2160" w:hanging="360"/>
            </w:pPr>
            <w:r w:rsidDel="00000000" w:rsidR="00000000" w:rsidRPr="00000000">
              <w:rPr>
                <w:rtl w:val="0"/>
              </w:rPr>
              <w:t xml:space="preserve">Specific strategies they already use or could implement to address these emotions.</w:t>
            </w:r>
          </w:p>
          <w:p w:rsidR="00000000" w:rsidDel="00000000" w:rsidP="00000000" w:rsidRDefault="00000000" w:rsidRPr="00000000" w14:paraId="00002076">
            <w:pPr>
              <w:numPr>
                <w:ilvl w:val="0"/>
                <w:numId w:val="84"/>
              </w:numPr>
              <w:spacing w:after="0" w:afterAutospacing="0" w:before="0" w:beforeAutospacing="0" w:lineRule="auto"/>
              <w:ind w:left="720" w:hanging="360"/>
            </w:pPr>
            <w:r w:rsidDel="00000000" w:rsidR="00000000" w:rsidRPr="00000000">
              <w:rPr>
                <w:b w:val="1"/>
                <w:bCs w:val="1"/>
                <w:rtl w:val="0"/>
              </w:rPr>
              <w:t xml:space="preserve">Collaborative Design of Interventions (30 minutes):</w:t>
            </w:r>
          </w:p>
          <w:p w:rsidR="00000000" w:rsidDel="00000000" w:rsidP="00000000" w:rsidRDefault="00000000" w:rsidRPr="00000000" w14:paraId="00002077">
            <w:pPr>
              <w:numPr>
                <w:ilvl w:val="1"/>
                <w:numId w:val="84"/>
              </w:numPr>
              <w:spacing w:after="0" w:afterAutospacing="0" w:before="0" w:beforeAutospacing="0" w:lineRule="auto"/>
              <w:ind w:left="1440" w:hanging="360"/>
            </w:pPr>
            <w:r w:rsidDel="00000000" w:rsidR="00000000" w:rsidRPr="00000000">
              <w:rPr>
                <w:rtl w:val="0"/>
              </w:rPr>
              <w:t xml:space="preserve">Groups develop a comprehensive strategy for addressing climate emotions that includes:</w:t>
            </w:r>
          </w:p>
          <w:p w:rsidR="00000000" w:rsidDel="00000000" w:rsidP="00000000" w:rsidRDefault="00000000" w:rsidRPr="00000000" w14:paraId="00002078">
            <w:pPr>
              <w:numPr>
                <w:ilvl w:val="2"/>
                <w:numId w:val="84"/>
              </w:numPr>
              <w:spacing w:after="0" w:afterAutospacing="0" w:before="0" w:beforeAutospacing="0" w:lineRule="auto"/>
              <w:ind w:left="2160" w:hanging="360"/>
            </w:pPr>
            <w:r w:rsidDel="00000000" w:rsidR="00000000" w:rsidRPr="00000000">
              <w:rPr>
                <w:b w:val="1"/>
                <w:bCs w:val="1"/>
                <w:rtl w:val="0"/>
              </w:rPr>
              <w:t xml:space="preserve">Immediate Interventions:</w:t>
            </w:r>
            <w:r w:rsidDel="00000000" w:rsidR="00000000" w:rsidRPr="00000000">
              <w:rPr>
                <w:rtl w:val="0"/>
              </w:rPr>
              <w:t xml:space="preserve"> Trauma-informed care, crisis response.</w:t>
            </w:r>
          </w:p>
          <w:p w:rsidR="00000000" w:rsidDel="00000000" w:rsidP="00000000" w:rsidRDefault="00000000" w:rsidRPr="00000000" w14:paraId="00002079">
            <w:pPr>
              <w:numPr>
                <w:ilvl w:val="2"/>
                <w:numId w:val="84"/>
              </w:numPr>
              <w:spacing w:after="0" w:afterAutospacing="0" w:before="0" w:beforeAutospacing="0" w:lineRule="auto"/>
              <w:ind w:left="2160" w:hanging="360"/>
            </w:pPr>
            <w:r w:rsidDel="00000000" w:rsidR="00000000" w:rsidRPr="00000000">
              <w:rPr>
                <w:b w:val="1"/>
                <w:bCs w:val="1"/>
                <w:rtl w:val="0"/>
              </w:rPr>
              <w:t xml:space="preserve">Preventive Care:</w:t>
            </w:r>
            <w:r w:rsidDel="00000000" w:rsidR="00000000" w:rsidRPr="00000000">
              <w:rPr>
                <w:rtl w:val="0"/>
              </w:rPr>
              <w:t xml:space="preserve"> Strategies to address eco-anxiety and promote community resilience.</w:t>
            </w:r>
          </w:p>
          <w:p w:rsidR="00000000" w:rsidDel="00000000" w:rsidP="00000000" w:rsidRDefault="00000000" w:rsidRPr="00000000" w14:paraId="0000207A">
            <w:pPr>
              <w:numPr>
                <w:ilvl w:val="2"/>
                <w:numId w:val="84"/>
              </w:numPr>
              <w:spacing w:after="0" w:afterAutospacing="0" w:before="0" w:beforeAutospacing="0" w:lineRule="auto"/>
              <w:ind w:left="2160" w:hanging="360"/>
            </w:pPr>
            <w:r w:rsidDel="00000000" w:rsidR="00000000" w:rsidRPr="00000000">
              <w:rPr>
                <w:b w:val="1"/>
                <w:bCs w:val="1"/>
                <w:rtl w:val="0"/>
              </w:rPr>
              <w:t xml:space="preserve">Equity and Advocacy:</w:t>
            </w:r>
            <w:r w:rsidDel="00000000" w:rsidR="00000000" w:rsidRPr="00000000">
              <w:rPr>
                <w:rtl w:val="0"/>
              </w:rPr>
              <w:t xml:space="preserve"> How to address social determinants of health and promote systemic change.</w:t>
            </w:r>
          </w:p>
          <w:p w:rsidR="00000000" w:rsidDel="00000000" w:rsidP="00000000" w:rsidRDefault="00000000" w:rsidRPr="00000000" w14:paraId="0000207B">
            <w:pPr>
              <w:numPr>
                <w:ilvl w:val="0"/>
                <w:numId w:val="84"/>
              </w:numPr>
              <w:spacing w:after="0" w:afterAutospacing="0" w:before="0" w:beforeAutospacing="0" w:lineRule="auto"/>
              <w:ind w:left="720" w:hanging="360"/>
            </w:pPr>
            <w:r w:rsidDel="00000000" w:rsidR="00000000" w:rsidRPr="00000000">
              <w:rPr>
                <w:b w:val="1"/>
                <w:bCs w:val="1"/>
                <w:rtl w:val="0"/>
              </w:rPr>
              <w:t xml:space="preserve">Group Presentations (20 minutes):</w:t>
            </w:r>
          </w:p>
          <w:p w:rsidR="00000000" w:rsidDel="00000000" w:rsidP="00000000" w:rsidRDefault="00000000" w:rsidRPr="00000000" w14:paraId="0000207C">
            <w:pPr>
              <w:numPr>
                <w:ilvl w:val="1"/>
                <w:numId w:val="84"/>
              </w:numPr>
              <w:spacing w:after="0" w:afterAutospacing="0" w:before="0" w:beforeAutospacing="0" w:lineRule="auto"/>
              <w:ind w:left="1440" w:hanging="360"/>
            </w:pPr>
            <w:r w:rsidDel="00000000" w:rsidR="00000000" w:rsidRPr="00000000">
              <w:rPr>
                <w:rtl w:val="0"/>
              </w:rPr>
              <w:t xml:space="preserve">Each group presents their strategy.</w:t>
            </w:r>
          </w:p>
          <w:p w:rsidR="00000000" w:rsidDel="00000000" w:rsidP="00000000" w:rsidRDefault="00000000" w:rsidRPr="00000000" w14:paraId="0000207D">
            <w:pPr>
              <w:numPr>
                <w:ilvl w:val="1"/>
                <w:numId w:val="84"/>
              </w:numPr>
              <w:spacing w:after="0" w:afterAutospacing="0" w:before="0" w:beforeAutospacing="0" w:lineRule="auto"/>
              <w:ind w:left="1440" w:hanging="360"/>
            </w:pPr>
            <w:r w:rsidDel="00000000" w:rsidR="00000000" w:rsidRPr="00000000">
              <w:rPr>
                <w:rtl w:val="0"/>
              </w:rPr>
              <w:t xml:space="preserve">Encourage peer feedback with prompts like:</w:t>
            </w:r>
          </w:p>
          <w:p w:rsidR="00000000" w:rsidDel="00000000" w:rsidP="00000000" w:rsidRDefault="00000000" w:rsidRPr="00000000" w14:paraId="0000207E">
            <w:pPr>
              <w:numPr>
                <w:ilvl w:val="2"/>
                <w:numId w:val="84"/>
              </w:numPr>
              <w:spacing w:after="0" w:afterAutospacing="0" w:before="0" w:beforeAutospacing="0" w:lineRule="auto"/>
              <w:ind w:left="2160" w:hanging="360"/>
            </w:pPr>
            <w:r w:rsidDel="00000000" w:rsidR="00000000" w:rsidRPr="00000000">
              <w:rPr>
                <w:rtl w:val="0"/>
              </w:rPr>
              <w:t xml:space="preserve">"What strengths do you see in this approach?"</w:t>
            </w:r>
          </w:p>
          <w:p w:rsidR="00000000" w:rsidDel="00000000" w:rsidP="00000000" w:rsidRDefault="00000000" w:rsidRPr="00000000" w14:paraId="0000207F">
            <w:pPr>
              <w:numPr>
                <w:ilvl w:val="2"/>
                <w:numId w:val="84"/>
              </w:numPr>
              <w:spacing w:after="0" w:afterAutospacing="0" w:before="0" w:beforeAutospacing="0" w:lineRule="auto"/>
              <w:ind w:left="2160" w:hanging="360"/>
            </w:pPr>
            <w:r w:rsidDel="00000000" w:rsidR="00000000" w:rsidRPr="00000000">
              <w:rPr>
                <w:rtl w:val="0"/>
              </w:rPr>
              <w:t xml:space="preserve">"How could this strategy address equity or systemic challenges more effectively?"</w:t>
            </w:r>
          </w:p>
          <w:p w:rsidR="00000000" w:rsidDel="00000000" w:rsidP="00000000" w:rsidRDefault="00000000" w:rsidRPr="00000000" w14:paraId="00002080">
            <w:pPr>
              <w:numPr>
                <w:ilvl w:val="0"/>
                <w:numId w:val="84"/>
              </w:numPr>
              <w:spacing w:after="0" w:afterAutospacing="0" w:before="0" w:beforeAutospacing="0" w:lineRule="auto"/>
              <w:ind w:left="720" w:hanging="360"/>
            </w:pPr>
            <w:r w:rsidDel="00000000" w:rsidR="00000000" w:rsidRPr="00000000">
              <w:rPr>
                <w:b w:val="1"/>
                <w:bCs w:val="1"/>
                <w:rtl w:val="0"/>
              </w:rPr>
              <w:t xml:space="preserve">Synthesis and Next Steps (10 minutes):</w:t>
            </w:r>
          </w:p>
          <w:p w:rsidR="00000000" w:rsidDel="00000000" w:rsidP="00000000" w:rsidRDefault="00000000" w:rsidRPr="00000000" w14:paraId="00002081">
            <w:pPr>
              <w:numPr>
                <w:ilvl w:val="1"/>
                <w:numId w:val="84"/>
              </w:numPr>
              <w:spacing w:after="0" w:afterAutospacing="0" w:before="0" w:beforeAutospacing="0" w:lineRule="auto"/>
              <w:ind w:left="1440" w:hanging="360"/>
            </w:pPr>
            <w:r w:rsidDel="00000000" w:rsidR="00000000" w:rsidRPr="00000000">
              <w:rPr>
                <w:rtl w:val="0"/>
              </w:rPr>
              <w:t xml:space="preserve">Summarize key themes from the presentations.</w:t>
            </w:r>
          </w:p>
          <w:p w:rsidR="00000000" w:rsidDel="00000000" w:rsidP="00000000" w:rsidRDefault="00000000" w:rsidRPr="00000000" w14:paraId="00002082">
            <w:pPr>
              <w:numPr>
                <w:ilvl w:val="1"/>
                <w:numId w:val="84"/>
              </w:numPr>
              <w:spacing w:after="240" w:before="0" w:beforeAutospacing="0" w:lineRule="auto"/>
              <w:ind w:left="1440" w:hanging="360"/>
            </w:pPr>
            <w:r w:rsidDel="00000000" w:rsidR="00000000" w:rsidRPr="00000000">
              <w:rPr>
                <w:rtl w:val="0"/>
              </w:rPr>
              <w:t xml:space="preserve">Discuss how participants can implement these strategies within their own practices or institutions.</w:t>
            </w:r>
          </w:p>
          <w:p w:rsidR="00000000" w:rsidDel="00000000" w:rsidP="00000000" w:rsidRDefault="00000000" w:rsidRPr="00000000" w14:paraId="00002083">
            <w:pPr>
              <w:spacing w:after="240" w:before="240" w:lineRule="auto"/>
              <w:rPr>
                <w:b w:val="1"/>
                <w:bCs w:val="1"/>
              </w:rPr>
            </w:pPr>
            <w:r w:rsidDel="00000000" w:rsidR="00000000" w:rsidRPr="00000000">
              <w:rPr>
                <w:b w:val="1"/>
                <w:bCs w:val="1"/>
                <w:rtl w:val="0"/>
              </w:rPr>
              <w:t xml:space="preserve">Optional Extensions:</w:t>
            </w:r>
          </w:p>
          <w:p w:rsidR="00000000" w:rsidDel="00000000" w:rsidP="00000000" w:rsidRDefault="00000000" w:rsidRPr="00000000" w14:paraId="00002084">
            <w:pPr>
              <w:numPr>
                <w:ilvl w:val="0"/>
                <w:numId w:val="414"/>
              </w:numPr>
              <w:spacing w:after="0" w:afterAutospacing="0" w:before="240" w:lineRule="auto"/>
              <w:ind w:left="720" w:hanging="360"/>
            </w:pPr>
            <w:r w:rsidDel="00000000" w:rsidR="00000000" w:rsidRPr="00000000">
              <w:rPr>
                <w:b w:val="1"/>
                <w:bCs w:val="1"/>
                <w:rtl w:val="0"/>
              </w:rPr>
              <w:t xml:space="preserve">Simulation or Role-Play Activity:</w:t>
            </w:r>
          </w:p>
          <w:p w:rsidR="00000000" w:rsidDel="00000000" w:rsidP="00000000" w:rsidRDefault="00000000" w:rsidRPr="00000000" w14:paraId="00002085">
            <w:pPr>
              <w:numPr>
                <w:ilvl w:val="1"/>
                <w:numId w:val="414"/>
              </w:numPr>
              <w:spacing w:after="0" w:afterAutospacing="0" w:before="0" w:beforeAutospacing="0" w:lineRule="auto"/>
              <w:ind w:left="1440" w:hanging="360"/>
            </w:pPr>
            <w:r w:rsidDel="00000000" w:rsidR="00000000" w:rsidRPr="00000000">
              <w:rPr>
                <w:rtl w:val="0"/>
              </w:rPr>
              <w:t xml:space="preserve">Practice a clinical intervention for a hypothetical patient experiencing eco-anxiety or grief.</w:t>
            </w:r>
          </w:p>
          <w:p w:rsidR="00000000" w:rsidDel="00000000" w:rsidP="00000000" w:rsidRDefault="00000000" w:rsidRPr="00000000" w14:paraId="00002086">
            <w:pPr>
              <w:numPr>
                <w:ilvl w:val="1"/>
                <w:numId w:val="414"/>
              </w:numPr>
              <w:spacing w:after="0" w:afterAutospacing="0" w:before="0" w:beforeAutospacing="0" w:lineRule="auto"/>
              <w:ind w:left="1440" w:hanging="360"/>
            </w:pPr>
            <w:r w:rsidDel="00000000" w:rsidR="00000000" w:rsidRPr="00000000">
              <w:rPr>
                <w:rtl w:val="0"/>
              </w:rPr>
              <w:t xml:space="preserve">Debrief afterward to discuss strengths and challenges.</w:t>
            </w:r>
          </w:p>
          <w:p w:rsidR="00000000" w:rsidDel="00000000" w:rsidP="00000000" w:rsidRDefault="00000000" w:rsidRPr="00000000" w14:paraId="00002087">
            <w:pPr>
              <w:numPr>
                <w:ilvl w:val="0"/>
                <w:numId w:val="414"/>
              </w:numPr>
              <w:spacing w:after="0" w:afterAutospacing="0" w:before="0" w:beforeAutospacing="0" w:lineRule="auto"/>
              <w:ind w:left="720" w:hanging="360"/>
            </w:pPr>
            <w:r w:rsidDel="00000000" w:rsidR="00000000" w:rsidRPr="00000000">
              <w:rPr>
                <w:b w:val="1"/>
                <w:bCs w:val="1"/>
                <w:rtl w:val="0"/>
              </w:rPr>
              <w:t xml:space="preserve">Community Engagement Brainstorm:</w:t>
            </w:r>
          </w:p>
          <w:p w:rsidR="00000000" w:rsidDel="00000000" w:rsidP="00000000" w:rsidRDefault="00000000" w:rsidRPr="00000000" w14:paraId="00002088">
            <w:pPr>
              <w:numPr>
                <w:ilvl w:val="1"/>
                <w:numId w:val="414"/>
              </w:numPr>
              <w:spacing w:after="0" w:afterAutospacing="0" w:before="0" w:beforeAutospacing="0" w:lineRule="auto"/>
              <w:ind w:left="1440" w:hanging="360"/>
            </w:pPr>
            <w:r w:rsidDel="00000000" w:rsidR="00000000" w:rsidRPr="00000000">
              <w:rPr>
                <w:rtl w:val="0"/>
              </w:rPr>
              <w:t xml:space="preserve">Design an initiative that integrates your profession with a local community-based approach (e.g., a public health campaign or peer-led support group).</w:t>
            </w:r>
          </w:p>
          <w:p w:rsidR="00000000" w:rsidDel="00000000" w:rsidP="00000000" w:rsidRDefault="00000000" w:rsidRPr="00000000" w14:paraId="00002089">
            <w:pPr>
              <w:numPr>
                <w:ilvl w:val="0"/>
                <w:numId w:val="414"/>
              </w:numPr>
              <w:spacing w:after="0" w:afterAutospacing="0" w:before="0" w:beforeAutospacing="0" w:lineRule="auto"/>
              <w:ind w:left="720" w:hanging="360"/>
            </w:pPr>
            <w:r w:rsidDel="00000000" w:rsidR="00000000" w:rsidRPr="00000000">
              <w:rPr>
                <w:b w:val="1"/>
                <w:bCs w:val="1"/>
                <w:rtl w:val="0"/>
              </w:rPr>
              <w:t xml:space="preserve">Create a Resource Toolkit:</w:t>
            </w:r>
          </w:p>
          <w:p w:rsidR="00000000" w:rsidDel="00000000" w:rsidP="00000000" w:rsidRDefault="00000000" w:rsidRPr="00000000" w14:paraId="0000208A">
            <w:pPr>
              <w:numPr>
                <w:ilvl w:val="1"/>
                <w:numId w:val="414"/>
              </w:numPr>
              <w:spacing w:after="240" w:before="0" w:beforeAutospacing="0" w:lineRule="auto"/>
              <w:ind w:left="1440" w:hanging="360"/>
            </w:pPr>
            <w:r w:rsidDel="00000000" w:rsidR="00000000" w:rsidRPr="00000000">
              <w:rPr>
                <w:rtl w:val="0"/>
              </w:rPr>
              <w:t xml:space="preserve">Collaboratively develop a set of handouts or online resources for patients/clients to help them manage climate emotions.</w:t>
            </w:r>
          </w:p>
          <w:p w:rsidR="00000000" w:rsidDel="00000000" w:rsidP="00000000" w:rsidRDefault="00000000" w:rsidRPr="00000000" w14:paraId="0000208B">
            <w:pPr>
              <w:widowControl w:val="0"/>
              <w:spacing w:line="240" w:lineRule="auto"/>
              <w:rPr/>
            </w:pPr>
            <w:r w:rsidDel="00000000" w:rsidR="00000000" w:rsidRPr="00000000">
              <w:rPr>
                <w:rtl w:val="0"/>
              </w:rPr>
            </w:r>
          </w:p>
        </w:tc>
      </w:tr>
      <w:tr>
        <w:trPr>
          <w:cantSplit w:val="0"/>
          <w:tblHeader w:val="0"/>
        </w:trPr>
        <w:tc>
          <w:tcPr>
            <w:shd w:fill="d5a6bd" w:val="clear"/>
          </w:tcPr>
          <w:p w:rsidR="00000000" w:rsidDel="00000000" w:rsidP="00000000" w:rsidRDefault="00000000" w:rsidRPr="00000000" w14:paraId="0000208C">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208D">
            <w:pPr>
              <w:numPr>
                <w:ilvl w:val="0"/>
                <w:numId w:val="180"/>
              </w:numPr>
              <w:spacing w:after="0" w:afterAutospacing="0" w:before="240" w:lineRule="auto"/>
              <w:ind w:left="720" w:hanging="360"/>
            </w:pPr>
            <w:r w:rsidDel="00000000" w:rsidR="00000000" w:rsidRPr="00000000">
              <w:rPr>
                <w:rtl w:val="0"/>
              </w:rPr>
              <w:t xml:space="preserve">Brown, M. J., White, B. P., &amp; Nicholas, P. K. (2022). Mental health impacts of climate change: Considerations for nurse practitioners. The Journal for Nurse Practitioners, 18(4), 359–363.</w:t>
            </w:r>
            <w:hyperlink r:id="rId1035">
              <w:r w:rsidDel="00000000" w:rsidR="00000000" w:rsidRPr="00000000">
                <w:rPr>
                  <w:rtl w:val="0"/>
                </w:rPr>
                <w:t xml:space="preserve"> </w:t>
              </w:r>
            </w:hyperlink>
            <w:hyperlink r:id="rId1036">
              <w:r w:rsidDel="00000000" w:rsidR="00000000" w:rsidRPr="00000000">
                <w:rPr>
                  <w:color w:val="1155cc"/>
                  <w:u w:val="single"/>
                  <w:rtl w:val="0"/>
                </w:rPr>
                <w:t xml:space="preserve">https://doi.org/10.1016/j.nurpra.2021.07.013</w:t>
              </w:r>
            </w:hyperlink>
            <w:r w:rsidDel="00000000" w:rsidR="00000000" w:rsidRPr="00000000">
              <w:rPr>
                <w:rtl w:val="0"/>
              </w:rPr>
            </w:r>
          </w:p>
          <w:p w:rsidR="00000000" w:rsidDel="00000000" w:rsidP="00000000" w:rsidRDefault="00000000" w:rsidRPr="00000000" w14:paraId="0000208E">
            <w:pPr>
              <w:numPr>
                <w:ilvl w:val="0"/>
                <w:numId w:val="180"/>
              </w:numPr>
              <w:spacing w:after="0" w:afterAutospacing="0" w:before="0" w:beforeAutospacing="0" w:lineRule="auto"/>
              <w:ind w:left="720" w:hanging="360"/>
            </w:pPr>
            <w:r w:rsidDel="00000000" w:rsidR="00000000" w:rsidRPr="00000000">
              <w:rPr>
                <w:rtl w:val="0"/>
              </w:rPr>
              <w:t xml:space="preserve">Heeren, A., &amp; Asmundson, G. J. G. (2023). Understanding climate anxiety: What decision-makers, health care providers, and the mental health community need to know to promote adaptive coping. Journal of Anxiety Disorders, 93, 102654.</w:t>
            </w:r>
            <w:hyperlink r:id="rId1037">
              <w:r w:rsidDel="00000000" w:rsidR="00000000" w:rsidRPr="00000000">
                <w:rPr>
                  <w:rtl w:val="0"/>
                </w:rPr>
                <w:t xml:space="preserve"> </w:t>
              </w:r>
            </w:hyperlink>
            <w:hyperlink r:id="rId1038">
              <w:r w:rsidDel="00000000" w:rsidR="00000000" w:rsidRPr="00000000">
                <w:rPr>
                  <w:color w:val="1155cc"/>
                  <w:u w:val="single"/>
                  <w:rtl w:val="0"/>
                </w:rPr>
                <w:t xml:space="preserve">https://doi.org/10.1016/j.janxdis.2022.102654</w:t>
              </w:r>
            </w:hyperlink>
            <w:r w:rsidDel="00000000" w:rsidR="00000000" w:rsidRPr="00000000">
              <w:rPr>
                <w:rtl w:val="0"/>
              </w:rPr>
            </w:r>
          </w:p>
          <w:p w:rsidR="00000000" w:rsidDel="00000000" w:rsidP="00000000" w:rsidRDefault="00000000" w:rsidRPr="00000000" w14:paraId="0000208F">
            <w:pPr>
              <w:numPr>
                <w:ilvl w:val="0"/>
                <w:numId w:val="180"/>
              </w:numPr>
              <w:spacing w:after="0" w:afterAutospacing="0" w:before="0" w:beforeAutospacing="0" w:lineRule="auto"/>
              <w:ind w:left="720" w:hanging="360"/>
            </w:pPr>
            <w:r w:rsidDel="00000000" w:rsidR="00000000" w:rsidRPr="00000000">
              <w:rPr>
                <w:rtl w:val="0"/>
              </w:rPr>
              <w:t xml:space="preserve">Monsell, A., Krzanowski, J., Page, L., Cuthbert, S., &amp; Harvey, G. (2021). What mental health professionals and organisations should do to address climate change. BJPsych Bulletin, 45(4), 215–221.</w:t>
            </w:r>
            <w:hyperlink r:id="rId1039">
              <w:r w:rsidDel="00000000" w:rsidR="00000000" w:rsidRPr="00000000">
                <w:rPr>
                  <w:rtl w:val="0"/>
                </w:rPr>
                <w:t xml:space="preserve"> </w:t>
              </w:r>
            </w:hyperlink>
            <w:hyperlink r:id="rId1040">
              <w:r w:rsidDel="00000000" w:rsidR="00000000" w:rsidRPr="00000000">
                <w:rPr>
                  <w:color w:val="1155cc"/>
                  <w:u w:val="single"/>
                  <w:rtl w:val="0"/>
                </w:rPr>
                <w:t xml:space="preserve">https://doi.org/10.1192/bjb.2021.17</w:t>
              </w:r>
            </w:hyperlink>
            <w:r w:rsidDel="00000000" w:rsidR="00000000" w:rsidRPr="00000000">
              <w:rPr>
                <w:rtl w:val="0"/>
              </w:rPr>
            </w:r>
          </w:p>
          <w:p w:rsidR="00000000" w:rsidDel="00000000" w:rsidP="00000000" w:rsidRDefault="00000000" w:rsidRPr="00000000" w14:paraId="00002090">
            <w:pPr>
              <w:numPr>
                <w:ilvl w:val="0"/>
                <w:numId w:val="180"/>
              </w:numPr>
              <w:spacing w:after="0" w:afterAutospacing="0" w:before="0" w:beforeAutospacing="0" w:lineRule="auto"/>
              <w:ind w:left="720" w:hanging="360"/>
            </w:pPr>
            <w:r w:rsidDel="00000000" w:rsidR="00000000" w:rsidRPr="00000000">
              <w:rPr>
                <w:rtl w:val="0"/>
              </w:rPr>
              <w:t xml:space="preserve">Rosenbaum, D., &amp; Levitt, S. (n.d.). Mental health and the climate crisis: A call to action for Canadian psychiatrists. Canadian Psychiatric Association. Retrieved from</w:t>
            </w:r>
            <w:hyperlink r:id="rId1041">
              <w:r w:rsidDel="00000000" w:rsidR="00000000" w:rsidRPr="00000000">
                <w:rPr>
                  <w:rtl w:val="0"/>
                </w:rPr>
                <w:t xml:space="preserve"> </w:t>
              </w:r>
            </w:hyperlink>
            <w:hyperlink r:id="rId1042">
              <w:r w:rsidDel="00000000" w:rsidR="00000000" w:rsidRPr="00000000">
                <w:rPr>
                  <w:color w:val="1155cc"/>
                  <w:u w:val="single"/>
                  <w:rtl w:val="0"/>
                </w:rPr>
                <w:t xml:space="preserve">https://www.cpa-apc.org/wp-content/uploads/Mental-Health-and-the-Climate-Crisis-A-Call-to-Action-for-Canadian-Psychiatrists.pdf</w:t>
              </w:r>
            </w:hyperlink>
            <w:r w:rsidDel="00000000" w:rsidR="00000000" w:rsidRPr="00000000">
              <w:rPr>
                <w:rtl w:val="0"/>
              </w:rPr>
            </w:r>
          </w:p>
          <w:p w:rsidR="00000000" w:rsidDel="00000000" w:rsidP="00000000" w:rsidRDefault="00000000" w:rsidRPr="00000000" w14:paraId="00002091">
            <w:pPr>
              <w:numPr>
                <w:ilvl w:val="0"/>
                <w:numId w:val="180"/>
              </w:numPr>
              <w:spacing w:after="0" w:afterAutospacing="0" w:before="0" w:beforeAutospacing="0" w:lineRule="auto"/>
              <w:ind w:left="720" w:hanging="360"/>
              <w:rPr>
                <w:color w:val="1155cc"/>
              </w:rPr>
            </w:pPr>
            <w:r w:rsidDel="00000000" w:rsidR="00000000" w:rsidRPr="00000000">
              <w:rPr>
                <w:color w:val="1155cc"/>
                <w:u w:val="single"/>
                <w:rtl w:val="0"/>
              </w:rPr>
              <w:t xml:space="preserve">​​</w:t>
            </w:r>
            <w:r w:rsidDel="00000000" w:rsidR="00000000" w:rsidRPr="00000000">
              <w:rPr>
                <w:rtl w:val="0"/>
              </w:rPr>
              <w:t xml:space="preserve">Tsakonas, K., Badyal, S., Takaro, T. K., &amp; Buse, C. (2025). </w:t>
            </w:r>
            <w:r w:rsidDel="00000000" w:rsidR="00000000" w:rsidRPr="00000000">
              <w:rPr>
                <w:i w:val="1"/>
                <w:iCs w:val="1"/>
                <w:rtl w:val="0"/>
              </w:rPr>
              <w:t xml:space="preserve">Occupational health impacts of climate‑related emergency events on health system workers in British Columbia.</w:t>
            </w:r>
            <w:r w:rsidDel="00000000" w:rsidR="00000000" w:rsidRPr="00000000">
              <w:rPr>
                <w:rtl w:val="0"/>
              </w:rPr>
              <w:t xml:space="preserve"> International Journal of Disaster Risk Reduction, Advance online publication. </w:t>
            </w:r>
            <w:hyperlink r:id="rId1043">
              <w:r w:rsidDel="00000000" w:rsidR="00000000" w:rsidRPr="00000000">
                <w:rPr>
                  <w:color w:val="1155cc"/>
                  <w:u w:val="single"/>
                  <w:rtl w:val="0"/>
                </w:rPr>
                <w:t xml:space="preserve">https://doi.org/10.1016/j.ijdrr.2025.105227</w:t>
              </w:r>
            </w:hyperlink>
            <w:r w:rsidDel="00000000" w:rsidR="00000000" w:rsidRPr="00000000">
              <w:rPr>
                <w:rtl w:val="0"/>
              </w:rPr>
            </w:r>
          </w:p>
          <w:p w:rsidR="00000000" w:rsidDel="00000000" w:rsidP="00000000" w:rsidRDefault="00000000" w:rsidRPr="00000000" w14:paraId="00002092">
            <w:pPr>
              <w:numPr>
                <w:ilvl w:val="0"/>
                <w:numId w:val="180"/>
              </w:numPr>
              <w:spacing w:after="240" w:before="0" w:beforeAutospacing="0" w:lineRule="auto"/>
              <w:ind w:left="720" w:hanging="360"/>
            </w:pPr>
            <w:r w:rsidDel="00000000" w:rsidR="00000000" w:rsidRPr="00000000">
              <w:rPr>
                <w:rtl w:val="0"/>
              </w:rPr>
              <w:t xml:space="preserve">White, B. P., Breakey, S., Brown, M. J., Smith, J. R., Tarbet, A., Nicholas, P. K., &amp; Ros, A. M. V. (2023). Mental health impacts of climate change among vulnerable populations globally: An integrative review. Annals of Global Health, 89(1), 66.</w:t>
            </w:r>
            <w:hyperlink r:id="rId1044">
              <w:r w:rsidDel="00000000" w:rsidR="00000000" w:rsidRPr="00000000">
                <w:rPr>
                  <w:rtl w:val="0"/>
                </w:rPr>
                <w:t xml:space="preserve"> </w:t>
              </w:r>
            </w:hyperlink>
            <w:hyperlink r:id="rId1045">
              <w:r w:rsidDel="00000000" w:rsidR="00000000" w:rsidRPr="00000000">
                <w:rPr>
                  <w:color w:val="1155cc"/>
                  <w:u w:val="single"/>
                  <w:rtl w:val="0"/>
                </w:rPr>
                <w:t xml:space="preserve">https://doi.org/10.5334/aogh.4105</w:t>
              </w:r>
            </w:hyperlink>
            <w:r w:rsidDel="00000000" w:rsidR="00000000" w:rsidRPr="00000000">
              <w:rPr>
                <w:rtl w:val="0"/>
              </w:rPr>
            </w:r>
          </w:p>
        </w:tc>
      </w:tr>
    </w:tbl>
    <w:p w:rsidR="00000000" w:rsidDel="00000000" w:rsidP="00000000" w:rsidRDefault="00000000" w:rsidRPr="00000000" w14:paraId="00002093">
      <w:pPr>
        <w:rPr/>
        <w:sectPr>
          <w:headerReference r:id="rId1046" w:type="default"/>
          <w:footerReference r:id="rId1047"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20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48" w:type="default"/>
          <w:footerReference r:id="rId1049" w:type="default"/>
          <w:type w:val="nextPage"/>
          <w:pgSz w:h="12240" w:w="15840" w:orient="landscape"/>
          <w:pgMar w:bottom="1440.0000000000002" w:top="1440.0000000000002" w:left="1440.0000000000002" w:right="1440.0000000000002" w:header="720" w:footer="720"/>
          <w:pgNumType w:start="1"/>
        </w:sectPr>
      </w:pPr>
      <w:bookmarkStart w:colFirst="0" w:colLast="0" w:name="_rd49pyq2ntez" w:id="487"/>
      <w:bookmarkEnd w:id="4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Professional Roles - News and Media Professionals</w:t>
      </w:r>
      <w:r w:rsidDel="00000000" w:rsidR="00000000" w:rsidRPr="00000000">
        <w:rPr>
          <w:rtl w:val="0"/>
        </w:rPr>
      </w:r>
    </w:p>
    <w:p w:rsidR="00000000" w:rsidDel="00000000" w:rsidP="00000000" w:rsidRDefault="00000000" w:rsidRPr="00000000" w14:paraId="00002095">
      <w:pPr>
        <w:pStyle w:val="Heading1"/>
        <w:spacing w:after="240" w:before="240" w:lineRule="auto"/>
        <w:rPr>
          <w:b w:val="0"/>
          <w:bCs w:val="0"/>
        </w:rPr>
      </w:pPr>
      <w:bookmarkStart w:colFirst="0" w:colLast="0" w:name="_zck9em9h5q0" w:id="488"/>
      <w:bookmarkEnd w:id="488"/>
      <w:r w:rsidDel="00000000" w:rsidR="00000000" w:rsidRPr="00000000">
        <w:rPr>
          <w:rtl w:val="0"/>
        </w:rPr>
        <w:t xml:space="preserve">Professional Roles - News and Media Professionals</w:t>
      </w:r>
      <w:commentRangeStart w:id="391"/>
      <w:r w:rsidDel="00000000" w:rsidR="00000000" w:rsidRPr="00000000">
        <w:rPr>
          <w:rtl w:val="0"/>
        </w:rPr>
      </w:r>
    </w:p>
    <w:p w:rsidR="00000000" w:rsidDel="00000000" w:rsidP="00000000" w:rsidRDefault="00000000" w:rsidRPr="00000000" w14:paraId="00002096">
      <w:pPr>
        <w:widowControl w:val="0"/>
        <w:spacing w:line="240" w:lineRule="auto"/>
        <w:rPr>
          <w:b w:val="1"/>
          <w:bCs w:val="1"/>
        </w:rPr>
      </w:pPr>
      <w:commentRangeEnd w:id="391"/>
      <w:r w:rsidDel="00000000" w:rsidR="00000000" w:rsidRPr="00000000">
        <w:commentReference w:id="391"/>
      </w:r>
      <w:r w:rsidDel="00000000" w:rsidR="00000000" w:rsidRPr="00000000">
        <w:rPr>
          <w:b w:val="1"/>
          <w:bCs w:val="1"/>
          <w:rtl w:val="0"/>
        </w:rPr>
        <w:t xml:space="preserve">Reviewers</w:t>
      </w:r>
    </w:p>
    <w:tbl>
      <w:tblPr>
        <w:tblStyle w:val="Table24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2096">
            <w:pPr>
              <w:widowControl w:val="0"/>
              <w:spacing w:line="240" w:lineRule="auto"/>
              <w:rPr>
                <w:b w:val="1"/>
                <w:bCs w:val="1"/>
              </w:rPr>
            </w:pPr>
            <w:commentRangeEnd w:id="391"/>
            <w:r w:rsidDel="00000000" w:rsidR="00000000" w:rsidRPr="00000000">
              <w:commentReference w:id="391"/>
            </w:r>
            <w:r w:rsidDel="00000000" w:rsidR="00000000" w:rsidRPr="00000000">
              <w:rPr>
                <w:b w:val="1"/>
                <w:bCs w:val="1"/>
                <w:rtl w:val="0"/>
              </w:rPr>
              <w:t xml:space="preserve">Reviewers</w:t>
            </w:r>
          </w:p>
          <w:p w:rsidR="00000000" w:rsidDel="00000000" w:rsidP="00000000" w:rsidRDefault="00000000" w:rsidRPr="00000000" w14:paraId="00002097">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2098">
            <w:pPr>
              <w:widowControl w:val="0"/>
              <w:numPr>
                <w:ilvl w:val="0"/>
                <w:numId w:val="235"/>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2099">
            <w:pPr>
              <w:widowControl w:val="0"/>
              <w:numPr>
                <w:ilvl w:val="0"/>
                <w:numId w:val="235"/>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209A">
            <w:pPr>
              <w:widowControl w:val="0"/>
              <w:numPr>
                <w:ilvl w:val="0"/>
                <w:numId w:val="235"/>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209B">
            <w:pPr>
              <w:widowControl w:val="0"/>
              <w:numPr>
                <w:ilvl w:val="0"/>
                <w:numId w:val="235"/>
              </w:numPr>
              <w:spacing w:line="240" w:lineRule="auto"/>
              <w:ind w:left="720" w:hanging="360"/>
            </w:pPr>
            <w:ins w:author="Mike Marchand" w:id="686" w:date="2025-12-15T03:01:37Z">
              <w:r w:rsidDel="00000000" w:rsidR="00000000" w:rsidRPr="00000000">
                <w:rPr>
                  <w:rtl w:val="0"/>
                </w:rPr>
                <w:t xml:space="preserve">Michael Marchand, sqilxw, syilx Nation - Cultural Safety Consultant </w:t>
              </w:r>
            </w:ins>
            <w:r w:rsidDel="00000000" w:rsidR="00000000" w:rsidRPr="00000000">
              <w:rPr>
                <w:rtl w:val="0"/>
              </w:rPr>
              <w:t xml:space="preserve"> </w:t>
            </w:r>
          </w:p>
          <w:p w:rsidR="00000000" w:rsidDel="00000000" w:rsidP="00000000" w:rsidRDefault="00000000" w:rsidRPr="00000000" w14:paraId="0000209C">
            <w:pPr>
              <w:widowControl w:val="0"/>
              <w:numPr>
                <w:ilvl w:val="0"/>
                <w:numId w:val="235"/>
              </w:numPr>
              <w:spacing w:line="240" w:lineRule="auto"/>
              <w:ind w:left="720" w:hanging="360"/>
            </w:pPr>
            <w:r w:rsidDel="00000000" w:rsidR="00000000" w:rsidRPr="00000000">
              <w:rPr>
                <w:rtl w:val="0"/>
              </w:rPr>
              <w:t xml:space="preserve"> </w:t>
            </w:r>
          </w:p>
          <w:p w:rsidR="00000000" w:rsidDel="00000000" w:rsidP="00000000" w:rsidRDefault="00000000" w:rsidRPr="00000000" w14:paraId="0000209D">
            <w:pPr>
              <w:widowControl w:val="0"/>
              <w:numPr>
                <w:ilvl w:val="0"/>
                <w:numId w:val="235"/>
              </w:numPr>
              <w:spacing w:line="240" w:lineRule="auto"/>
              <w:ind w:left="720" w:hanging="360"/>
            </w:pPr>
            <w:r w:rsidDel="00000000" w:rsidR="00000000" w:rsidRPr="00000000">
              <w:rPr>
                <w:rtl w:val="0"/>
              </w:rPr>
            </w:r>
          </w:p>
        </w:tc>
      </w:tr>
    </w:tbl>
    <w:p w:rsidR="00000000" w:rsidDel="00000000" w:rsidP="00000000" w:rsidRDefault="00000000" w:rsidRPr="00000000" w14:paraId="0000209E">
      <w:pPr>
        <w:spacing w:after="240" w:before="240" w:lineRule="auto"/>
        <w:rPr/>
      </w:pPr>
      <w:r w:rsidDel="00000000" w:rsidR="00000000" w:rsidRPr="00000000">
        <w:rPr>
          <w:rtl w:val="0"/>
        </w:rPr>
      </w:r>
    </w:p>
    <w:tbl>
      <w:tblPr>
        <w:tblStyle w:val="Table24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209F">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20A0">
            <w:pPr>
              <w:widowControl w:val="0"/>
              <w:spacing w:after="240" w:before="240" w:line="240" w:lineRule="auto"/>
              <w:rPr/>
            </w:pPr>
            <w:r w:rsidDel="00000000" w:rsidR="00000000" w:rsidRPr="00000000">
              <w:rPr>
                <w:rtl w:val="0"/>
              </w:rPr>
              <w:t xml:space="preserve">Every day, journalists and media professionals shape how people perceive—and ultimately respond to—environmental challenges. When a reporter decides which angle to highlight or which voices to include in a story about extreme weather, they help define whether audiences feel informed and inspired or overwhelmed and powerless. Because of this, media professionals hold a significant responsibility: to inform the public accurately about the urgency of climate change, while also conveying hope and actionable solutions.</w:t>
            </w:r>
          </w:p>
          <w:p w:rsidR="00000000" w:rsidDel="00000000" w:rsidP="00000000" w:rsidRDefault="00000000" w:rsidRPr="00000000" w14:paraId="000020A1">
            <w:pPr>
              <w:widowControl w:val="0"/>
              <w:spacing w:after="240" w:before="240" w:line="240" w:lineRule="auto"/>
              <w:rPr/>
            </w:pPr>
            <w:r w:rsidDel="00000000" w:rsidR="00000000" w:rsidRPr="00000000">
              <w:rPr>
                <w:rtl w:val="0"/>
              </w:rPr>
              <w:t xml:space="preserve">One of the most pressing issues in climate journalism is finding the balance between alarming people enough to spur engagement and not pushing them into despair or denial. Stories that focus solely on catastrophic imagery—like devastating hurricanes or melting glaciers—can overwhelm readers and lead to a sense of doom. On the other hand, a steady stream of rosy optimism may cause complacency if it glosses over legitimate threats and inequities. Solutions-focused journalism offers a middle path. By spotlighting communities that have successfully reduced carbon emissions or adapted to rising sea levels, journalists show that progress is possible, helping people believe their own actions matter. Constructive journalism takes a similar approach, aiming to present the broader context of an issue and foster thoughtful discourse rather than mere fear-based reactions.</w:t>
            </w:r>
          </w:p>
          <w:p w:rsidR="00000000" w:rsidDel="00000000" w:rsidP="00000000" w:rsidRDefault="00000000" w:rsidRPr="00000000" w14:paraId="000020A2">
            <w:pPr>
              <w:widowControl w:val="0"/>
              <w:spacing w:after="240" w:before="240" w:line="240" w:lineRule="auto"/>
              <w:rPr/>
            </w:pPr>
            <w:r w:rsidDel="00000000" w:rsidR="00000000" w:rsidRPr="00000000">
              <w:rPr>
                <w:rtl w:val="0"/>
              </w:rPr>
              <w:t xml:space="preserve">One of the most important tasks of a reporter, editor, or broadcaster is to keep the facts straight, even as misinformation or denial campaigns try to muddy the waters. Whether it’s dispelling myths about renewable energy or explaining the scientific consensus on climate trends, credible reporting becomes a bulwark against confusion. Media professionals can further counter emotional disengagement by “localizing” climate stories: instead of talking about the Arctic ice cap in abstract terms, they might show how rising temperatures affect local farms or city infrastructure. This makes the topic more personally relevant and provides concrete opportunities for audiences to take part in adaptation or advocacy efforts.</w:t>
            </w:r>
          </w:p>
          <w:p w:rsidR="00000000" w:rsidDel="00000000" w:rsidP="00000000" w:rsidRDefault="00000000" w:rsidRPr="00000000" w14:paraId="000020A3">
            <w:pPr>
              <w:widowControl w:val="0"/>
              <w:spacing w:after="240" w:before="240" w:line="240" w:lineRule="auto"/>
              <w:rPr/>
            </w:pPr>
            <w:r w:rsidDel="00000000" w:rsidR="00000000" w:rsidRPr="00000000">
              <w:rPr>
                <w:rtl w:val="0"/>
              </w:rPr>
              <w:t xml:space="preserve">Another aspect of this work involves acknowledging the emotional toll on journalists themselves. Covering stories about repeated climate disasters or interviewing families who’ve lost their homes can be distressing. The relentless nature of the news cycle, combined with the magnitude of climate issues, can lead to burnout or secondary trauma for those on the reporting front lines. As a result, self-care—ranging from peer support groups in the newsroom to open conversations about mental health—can help media professionals maintain their well-being while doing their job effectively.</w:t>
            </w:r>
          </w:p>
          <w:p w:rsidR="00000000" w:rsidDel="00000000" w:rsidP="00000000" w:rsidRDefault="00000000" w:rsidRPr="00000000" w14:paraId="000020A4">
            <w:pPr>
              <w:widowControl w:val="0"/>
              <w:spacing w:after="240" w:before="240" w:line="240" w:lineRule="auto"/>
              <w:rPr/>
            </w:pPr>
            <w:r w:rsidDel="00000000" w:rsidR="00000000" w:rsidRPr="00000000">
              <w:rPr>
                <w:rtl w:val="0"/>
              </w:rPr>
              <w:t xml:space="preserve">Ultimately, the role of news and media professionals in a “whole-of-society” approach to climate change is about more than just reporting headlines. Journalists are storytellers and guardians of public knowledge. When they uncover systemic failures—like companies greenwashing their practices or governments neglecting vulnerable communities—they hold those in power accountable. When they bring forward success stories of innovation and resilience, they spark hope and mobilize action. By pairing accuracy with empathy and urgency with constructive solutions, media professionals can foster an informed public ready to engage with climate challenges rather than ignore or succumb to them. In this way, responsible reporting does more than just reflect reality; it helps shape a future where no one is left uninformed, apathetic, or paralyzed by fear.</w:t>
            </w:r>
          </w:p>
          <w:p w:rsidR="00000000" w:rsidDel="00000000" w:rsidP="00000000" w:rsidRDefault="00000000" w:rsidRPr="00000000" w14:paraId="000020A5">
            <w:pPr>
              <w:widowControl w:val="0"/>
              <w:spacing w:line="240" w:lineRule="auto"/>
              <w:rPr/>
            </w:pPr>
            <w:r w:rsidDel="00000000" w:rsidR="00000000" w:rsidRPr="00000000">
              <w:rPr>
                <w:rtl w:val="0"/>
              </w:rPr>
            </w:r>
          </w:p>
        </w:tc>
      </w:tr>
      <w:tr>
        <w:trPr>
          <w:cantSplit w:val="0"/>
          <w:tblHeader w:val="0"/>
        </w:trPr>
        <w:tc>
          <w:tcPr>
            <w:shd w:fill="ea9999" w:val="clear"/>
          </w:tcPr>
          <w:p w:rsidR="00000000" w:rsidDel="00000000" w:rsidP="00000000" w:rsidRDefault="00000000" w:rsidRPr="00000000" w14:paraId="000020A6">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20A7">
            <w:pPr>
              <w:spacing w:after="240" w:before="240" w:lineRule="auto"/>
              <w:rPr/>
            </w:pPr>
            <w:r w:rsidDel="00000000" w:rsidR="00000000" w:rsidRPr="00000000">
              <w:rPr>
                <w:rtl w:val="0"/>
              </w:rPr>
              <w:t xml:space="preserve">Journalists, media professionals, and communication leaders hold significant sway in shaping public perceptions of climate change. Their reporting not only informs audiences about the scientific and societal aspects of environmental challenges but also influences emotional responses such as hope, fear, and motivation to act. By adopting a mental health and trauma-informed approach, media professionals can effectively educate the public while fostering resilience and empowering communities to engage with climate solutions.</w:t>
            </w:r>
          </w:p>
          <w:p w:rsidR="00000000" w:rsidDel="00000000" w:rsidP="00000000" w:rsidRDefault="00000000" w:rsidRPr="00000000" w14:paraId="000020A8">
            <w:pPr>
              <w:spacing w:after="240" w:before="240" w:lineRule="auto"/>
              <w:rPr/>
            </w:pPr>
            <w:r w:rsidDel="00000000" w:rsidR="00000000" w:rsidRPr="00000000">
              <w:rPr>
                <w:rtl w:val="0"/>
              </w:rPr>
              <w:t xml:space="preserve">Understanding the critical role of media in climate adaptation involves exploring their key responsibilities, the challenges they face, and the frameworks that guide their ethical and impactful reporting. This approach ensures that media contributions are both informative and supportive, promoting a well-informed and emotionally resilient society.</w:t>
            </w:r>
          </w:p>
          <w:p w:rsidR="00000000" w:rsidDel="00000000" w:rsidP="00000000" w:rsidRDefault="00000000" w:rsidRPr="00000000" w14:paraId="000020A9">
            <w:pPr>
              <w:spacing w:after="240" w:before="240" w:lineRule="auto"/>
              <w:rPr/>
            </w:pPr>
            <w:r w:rsidDel="00000000" w:rsidR="00000000" w:rsidRPr="00000000">
              <w:rPr>
                <w:rtl w:val="0"/>
              </w:rPr>
            </w:r>
          </w:p>
          <w:tbl>
            <w:tblPr>
              <w:tblStyle w:val="Table247"/>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20AA">
                  <w:pPr>
                    <w:pStyle w:val="Heading2"/>
                    <w:spacing w:after="240" w:before="240" w:lineRule="auto"/>
                    <w:rPr/>
                  </w:pPr>
                  <w:bookmarkStart w:colFirst="0" w:colLast="0" w:name="_qf3d6wpqkjm6" w:id="489"/>
                  <w:bookmarkEnd w:id="489"/>
                  <w:r w:rsidDel="00000000" w:rsidR="00000000" w:rsidRPr="00000000">
                    <w:rPr>
                      <w:rtl w:val="0"/>
                    </w:rPr>
                    <w:t xml:space="preserve">The Unique Role of News and Media Professionals</w:t>
                  </w:r>
                </w:p>
                <w:p w:rsidR="00000000" w:rsidDel="00000000" w:rsidP="00000000" w:rsidRDefault="00000000" w:rsidRPr="00000000" w14:paraId="000020AB">
                  <w:pPr>
                    <w:spacing w:after="240" w:before="240" w:lineRule="auto"/>
                    <w:rPr/>
                  </w:pPr>
                  <w:r w:rsidDel="00000000" w:rsidR="00000000" w:rsidRPr="00000000">
                    <w:rPr>
                      <w:rtl w:val="0"/>
                    </w:rPr>
                    <w:t xml:space="preserve">News and media professionals are pivotal in shaping how the public understands and responds to climate change. Their responsibilities extend beyond merely reporting facts to influencing emotional and behavioral outcomes among audiences.</w:t>
                  </w:r>
                </w:p>
                <w:p w:rsidR="00000000" w:rsidDel="00000000" w:rsidP="00000000" w:rsidRDefault="00000000" w:rsidRPr="00000000" w14:paraId="000020AC">
                  <w:pPr>
                    <w:spacing w:after="240" w:before="240" w:lineRule="auto"/>
                    <w:rPr/>
                  </w:pPr>
                  <w:r w:rsidDel="00000000" w:rsidR="00000000" w:rsidRPr="00000000">
                    <w:rPr>
                      <w:rtl w:val="0"/>
                    </w:rPr>
                    <w:t xml:space="preserve">Media professionals have several key responsibilities that underpin their role in climate adaptation:</w:t>
                  </w:r>
                </w:p>
                <w:p w:rsidR="00000000" w:rsidDel="00000000" w:rsidP="00000000" w:rsidRDefault="00000000" w:rsidRPr="00000000" w14:paraId="000020AD">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20AE">
                  <w:pPr>
                    <w:numPr>
                      <w:ilvl w:val="0"/>
                      <w:numId w:val="182"/>
                    </w:numPr>
                    <w:spacing w:after="240" w:before="240" w:lineRule="auto"/>
                    <w:ind w:left="720" w:hanging="360"/>
                    <w:rPr>
                      <w:b w:val="1"/>
                      <w:bCs w:val="1"/>
                    </w:rPr>
                  </w:pPr>
                  <w:r w:rsidDel="00000000" w:rsidR="00000000" w:rsidRPr="00000000">
                    <w:rPr>
                      <w:b w:val="1"/>
                      <w:bCs w:val="1"/>
                      <w:rtl w:val="0"/>
                    </w:rPr>
                    <w:t xml:space="preserve">Raising Awareness</w:t>
                  </w:r>
                </w:p>
                <w:p w:rsidR="00000000" w:rsidDel="00000000" w:rsidP="00000000" w:rsidRDefault="00000000" w:rsidRPr="00000000" w14:paraId="000020AF">
                  <w:pPr>
                    <w:spacing w:after="240" w:before="240" w:lineRule="auto"/>
                    <w:ind w:left="720" w:firstLine="0"/>
                    <w:rPr/>
                  </w:pPr>
                  <w:r w:rsidDel="00000000" w:rsidR="00000000" w:rsidRPr="00000000">
                    <w:rPr>
                      <w:b w:val="1"/>
                      <w:bCs w:val="1"/>
                      <w:rtl w:val="0"/>
                    </w:rPr>
                    <w:t xml:space="preserve">Raising Awareness</w:t>
                  </w:r>
                  <w:r w:rsidDel="00000000" w:rsidR="00000000" w:rsidRPr="00000000">
                    <w:rPr>
                      <w:rtl w:val="0"/>
                    </w:rPr>
                    <w:t xml:space="preserve"> involves accurately reporting on the science of climate change, its impacts, and the associated mental health dimensions. This ensures that the public remains informed about both the factual and emotional aspects of environmental challenges.</w:t>
                  </w:r>
                </w:p>
                <w:p w:rsidR="00000000" w:rsidDel="00000000" w:rsidP="00000000" w:rsidRDefault="00000000" w:rsidRPr="00000000" w14:paraId="000020B0">
                  <w:pPr>
                    <w:numPr>
                      <w:ilvl w:val="0"/>
                      <w:numId w:val="182"/>
                    </w:numPr>
                    <w:spacing w:after="240" w:before="240" w:lineRule="auto"/>
                    <w:ind w:left="720" w:hanging="360"/>
                    <w:rPr>
                      <w:b w:val="1"/>
                      <w:bCs w:val="1"/>
                    </w:rPr>
                  </w:pPr>
                  <w:r w:rsidDel="00000000" w:rsidR="00000000" w:rsidRPr="00000000">
                    <w:rPr>
                      <w:b w:val="1"/>
                      <w:bCs w:val="1"/>
                      <w:rtl w:val="0"/>
                    </w:rPr>
                    <w:t xml:space="preserve">Framing Climate Narratives</w:t>
                  </w:r>
                </w:p>
                <w:p w:rsidR="00000000" w:rsidDel="00000000" w:rsidP="00000000" w:rsidRDefault="00000000" w:rsidRPr="00000000" w14:paraId="000020B1">
                  <w:pPr>
                    <w:spacing w:after="240" w:before="240" w:lineRule="auto"/>
                    <w:ind w:left="720" w:firstLine="0"/>
                    <w:rPr/>
                  </w:pPr>
                  <w:r w:rsidDel="00000000" w:rsidR="00000000" w:rsidRPr="00000000">
                    <w:rPr>
                      <w:b w:val="1"/>
                      <w:bCs w:val="1"/>
                      <w:rtl w:val="0"/>
                    </w:rPr>
                    <w:t xml:space="preserve">Framing Climate Narratives</w:t>
                  </w:r>
                  <w:r w:rsidDel="00000000" w:rsidR="00000000" w:rsidRPr="00000000">
                    <w:rPr>
                      <w:rtl w:val="0"/>
                    </w:rPr>
                    <w:t xml:space="preserve"> is crucial in shaping public perception. By selecting which stories to tell and how to tell them, journalists influence whether audiences feel hopeful, fearful, or apathetic about climate issues.</w:t>
                  </w:r>
                </w:p>
                <w:p w:rsidR="00000000" w:rsidDel="00000000" w:rsidP="00000000" w:rsidRDefault="00000000" w:rsidRPr="00000000" w14:paraId="000020B2">
                  <w:pPr>
                    <w:numPr>
                      <w:ilvl w:val="0"/>
                      <w:numId w:val="182"/>
                    </w:numPr>
                    <w:spacing w:after="240" w:before="240" w:lineRule="auto"/>
                    <w:ind w:left="720" w:hanging="360"/>
                    <w:rPr>
                      <w:b w:val="1"/>
                      <w:bCs w:val="1"/>
                    </w:rPr>
                  </w:pPr>
                  <w:r w:rsidDel="00000000" w:rsidR="00000000" w:rsidRPr="00000000">
                    <w:rPr>
                      <w:b w:val="1"/>
                      <w:bCs w:val="1"/>
                      <w:rtl w:val="0"/>
                    </w:rPr>
                    <w:t xml:space="preserve">Promoting Solutions</w:t>
                  </w:r>
                </w:p>
                <w:p w:rsidR="00000000" w:rsidDel="00000000" w:rsidP="00000000" w:rsidRDefault="00000000" w:rsidRPr="00000000" w14:paraId="000020B3">
                  <w:pPr>
                    <w:spacing w:after="240" w:before="240" w:lineRule="auto"/>
                    <w:ind w:left="720" w:firstLine="0"/>
                    <w:rPr/>
                  </w:pPr>
                  <w:r w:rsidDel="00000000" w:rsidR="00000000" w:rsidRPr="00000000">
                    <w:rPr>
                      <w:b w:val="1"/>
                      <w:bCs w:val="1"/>
                      <w:rtl w:val="0"/>
                    </w:rPr>
                    <w:t xml:space="preserve">Promoting Solutions</w:t>
                  </w:r>
                  <w:r w:rsidDel="00000000" w:rsidR="00000000" w:rsidRPr="00000000">
                    <w:rPr>
                      <w:rtl w:val="0"/>
                    </w:rPr>
                    <w:t xml:space="preserve"> focuses on highlighting practical and scalable responses to climate challenges. By showcasing successful initiatives and innovative solutions, media can inspire action and counteract feelings of helplessness.</w:t>
                  </w:r>
                </w:p>
                <w:p w:rsidR="00000000" w:rsidDel="00000000" w:rsidP="00000000" w:rsidRDefault="00000000" w:rsidRPr="00000000" w14:paraId="000020B4">
                  <w:pPr>
                    <w:numPr>
                      <w:ilvl w:val="0"/>
                      <w:numId w:val="182"/>
                    </w:numPr>
                    <w:spacing w:after="240" w:before="240" w:lineRule="auto"/>
                    <w:ind w:left="720" w:hanging="360"/>
                    <w:rPr>
                      <w:b w:val="1"/>
                      <w:bCs w:val="1"/>
                    </w:rPr>
                  </w:pPr>
                  <w:r w:rsidDel="00000000" w:rsidR="00000000" w:rsidRPr="00000000">
                    <w:rPr>
                      <w:b w:val="1"/>
                      <w:bCs w:val="1"/>
                      <w:rtl w:val="0"/>
                    </w:rPr>
                    <w:t xml:space="preserve">Empowering Audiences</w:t>
                  </w:r>
                </w:p>
                <w:p w:rsidR="00000000" w:rsidDel="00000000" w:rsidP="00000000" w:rsidRDefault="00000000" w:rsidRPr="00000000" w14:paraId="000020B5">
                  <w:pPr>
                    <w:spacing w:after="240" w:before="240" w:lineRule="auto"/>
                    <w:ind w:left="720" w:firstLine="0"/>
                    <w:rPr/>
                  </w:pPr>
                  <w:r w:rsidDel="00000000" w:rsidR="00000000" w:rsidRPr="00000000">
                    <w:rPr>
                      <w:b w:val="1"/>
                      <w:bCs w:val="1"/>
                      <w:rtl w:val="0"/>
                    </w:rPr>
                    <w:t xml:space="preserve">Empowering Audiences</w:t>
                  </w:r>
                  <w:r w:rsidDel="00000000" w:rsidR="00000000" w:rsidRPr="00000000">
                    <w:rPr>
                      <w:rtl w:val="0"/>
                    </w:rPr>
                    <w:t xml:space="preserve"> entails providing actionable information that enables individuals and communities to engage meaningfully with climate adaptation and mitigation efforts. This empowerment fosters a sense of agency and participation.</w:t>
                  </w:r>
                </w:p>
                <w:p w:rsidR="00000000" w:rsidDel="00000000" w:rsidP="00000000" w:rsidRDefault="00000000" w:rsidRPr="00000000" w14:paraId="000020B6">
                  <w:pPr>
                    <w:numPr>
                      <w:ilvl w:val="0"/>
                      <w:numId w:val="182"/>
                    </w:numPr>
                    <w:spacing w:after="240" w:before="240" w:lineRule="auto"/>
                    <w:ind w:left="720" w:hanging="360"/>
                    <w:rPr>
                      <w:b w:val="1"/>
                      <w:bCs w:val="1"/>
                    </w:rPr>
                  </w:pPr>
                  <w:r w:rsidDel="00000000" w:rsidR="00000000" w:rsidRPr="00000000">
                    <w:rPr>
                      <w:b w:val="1"/>
                      <w:bCs w:val="1"/>
                      <w:rtl w:val="0"/>
                    </w:rPr>
                    <w:t xml:space="preserve">Holding Power to Account</w:t>
                  </w:r>
                </w:p>
                <w:p w:rsidR="00000000" w:rsidDel="00000000" w:rsidP="00000000" w:rsidRDefault="00000000" w:rsidRPr="00000000" w14:paraId="000020B7">
                  <w:pPr>
                    <w:spacing w:after="240" w:before="240" w:lineRule="auto"/>
                    <w:ind w:left="720" w:firstLine="0"/>
                    <w:rPr>
                      <w:b w:val="1"/>
                      <w:bCs w:val="1"/>
                    </w:rPr>
                  </w:pPr>
                  <w:r w:rsidDel="00000000" w:rsidR="00000000" w:rsidRPr="00000000">
                    <w:rPr>
                      <w:b w:val="1"/>
                      <w:bCs w:val="1"/>
                      <w:rtl w:val="0"/>
                    </w:rPr>
                    <w:t xml:space="preserve">Holding Power to Account</w:t>
                  </w:r>
                  <w:r w:rsidDel="00000000" w:rsidR="00000000" w:rsidRPr="00000000">
                    <w:rPr>
                      <w:rtl w:val="0"/>
                    </w:rPr>
                    <w:t xml:space="preserve"> involves investigating and exposing failures by governments, corporations, and institutions in addressing climate change. This accountability ensures that those in power are responsible for their actions or inactions regarding environmental issues.</w:t>
                  </w:r>
                  <w:r w:rsidDel="00000000" w:rsidR="00000000" w:rsidRPr="00000000">
                    <w:rPr>
                      <w:rtl w:val="0"/>
                    </w:rPr>
                  </w:r>
                </w:p>
                <w:p w:rsidR="00000000" w:rsidDel="00000000" w:rsidP="00000000" w:rsidRDefault="00000000" w:rsidRPr="00000000" w14:paraId="000020B8">
                  <w:pPr>
                    <w:numPr>
                      <w:ilvl w:val="0"/>
                      <w:numId w:val="182"/>
                    </w:numPr>
                    <w:spacing w:after="240" w:before="240" w:lineRule="auto"/>
                    <w:ind w:left="720" w:hanging="360"/>
                    <w:rPr>
                      <w:b w:val="1"/>
                      <w:bCs w:val="1"/>
                    </w:rPr>
                  </w:pPr>
                  <w:r w:rsidDel="00000000" w:rsidR="00000000" w:rsidRPr="00000000">
                    <w:rPr>
                      <w:b w:val="1"/>
                      <w:bCs w:val="1"/>
                      <w:rtl w:val="0"/>
                    </w:rPr>
                    <w:t xml:space="preserve">Trauma-Informed Journalism </w:t>
                  </w:r>
                </w:p>
                <w:p w:rsidR="00000000" w:rsidDel="00000000" w:rsidP="00000000" w:rsidRDefault="00000000" w:rsidRPr="00000000" w14:paraId="000020B9">
                  <w:pPr>
                    <w:spacing w:after="240" w:before="240" w:lineRule="auto"/>
                    <w:ind w:left="720" w:firstLine="0"/>
                    <w:rPr/>
                  </w:pPr>
                  <w:r w:rsidDel="00000000" w:rsidR="00000000" w:rsidRPr="00000000">
                    <w:rPr>
                      <w:b w:val="1"/>
                      <w:bCs w:val="1"/>
                      <w:rtl w:val="0"/>
                    </w:rPr>
                    <w:t xml:space="preserve">Trauma-Informed Journalism</w:t>
                  </w:r>
                  <w:r w:rsidDel="00000000" w:rsidR="00000000" w:rsidRPr="00000000">
                    <w:rPr>
                      <w:rtl w:val="0"/>
                    </w:rPr>
                    <w:t xml:space="preserve"> ensures that stories that are reported on traumatic events (such as climate disasters) are done responsibly and ethically, centering on safety for survivors and avoiding further harm.</w:t>
                  </w:r>
                </w:p>
                <w:p w:rsidR="00000000" w:rsidDel="00000000" w:rsidP="00000000" w:rsidRDefault="00000000" w:rsidRPr="00000000" w14:paraId="000020BA">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20BB">
            <w:pPr>
              <w:spacing w:after="240" w:before="240" w:lineRule="auto"/>
              <w:rPr/>
            </w:pPr>
            <w:r w:rsidDel="00000000" w:rsidR="00000000" w:rsidRPr="00000000">
              <w:rPr>
                <w:rtl w:val="0"/>
              </w:rPr>
            </w:r>
          </w:p>
          <w:p w:rsidR="00000000" w:rsidDel="00000000" w:rsidP="00000000" w:rsidRDefault="00000000" w:rsidRPr="00000000" w14:paraId="000020BC">
            <w:pPr>
              <w:spacing w:after="240" w:before="240" w:lineRule="auto"/>
              <w:rPr>
                <w:b w:val="1"/>
                <w:bCs w:val="1"/>
              </w:rPr>
            </w:pPr>
            <w:r w:rsidDel="00000000" w:rsidR="00000000" w:rsidRPr="00000000">
              <w:rPr>
                <w:rtl w:val="0"/>
              </w:rPr>
            </w:r>
          </w:p>
          <w:tbl>
            <w:tblPr>
              <w:tblStyle w:val="Table248"/>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20BD">
                  <w:pPr>
                    <w:spacing w:after="240" w:before="240" w:lineRule="auto"/>
                    <w:rPr>
                      <w:b w:val="1"/>
                      <w:bCs w:val="1"/>
                    </w:rPr>
                  </w:pPr>
                  <w:r w:rsidDel="00000000" w:rsidR="00000000" w:rsidRPr="00000000">
                    <w:rPr>
                      <w:b w:val="1"/>
                      <w:bCs w:val="1"/>
                      <w:rtl w:val="0"/>
                    </w:rPr>
                    <w:t xml:space="preserve">Learn More</w:t>
                  </w:r>
                  <w:r w:rsidDel="00000000" w:rsidR="00000000" w:rsidRPr="00000000">
                    <w:rPr>
                      <w:rtl w:val="0"/>
                    </w:rPr>
                  </w:r>
                </w:p>
                <w:p w:rsidR="00000000" w:rsidDel="00000000" w:rsidP="00000000" w:rsidRDefault="00000000" w:rsidRPr="00000000" w14:paraId="000020BE">
                  <w:pPr>
                    <w:spacing w:after="240" w:before="240" w:lineRule="auto"/>
                    <w:rPr>
                      <w:b w:val="1"/>
                      <w:bCs w:val="1"/>
                    </w:rPr>
                  </w:pPr>
                  <w:hyperlink r:id="rId1050">
                    <w:r w:rsidDel="00000000" w:rsidR="00000000" w:rsidRPr="00000000">
                      <w:rPr>
                        <w:color w:val="1155cc"/>
                        <w:u w:val="single"/>
                        <w:rtl w:val="0"/>
                      </w:rPr>
                      <w:t xml:space="preserve">Click here</w:t>
                    </w:r>
                  </w:hyperlink>
                  <w:r w:rsidDel="00000000" w:rsidR="00000000" w:rsidRPr="00000000">
                    <w:rPr>
                      <w:rtl w:val="0"/>
                    </w:rPr>
                    <w:t xml:space="preserve"> to view the report </w:t>
                  </w:r>
                  <w:r w:rsidDel="00000000" w:rsidR="00000000" w:rsidRPr="00000000">
                    <w:rPr>
                      <w:b w:val="1"/>
                      <w:bCs w:val="1"/>
                      <w:rtl w:val="0"/>
                    </w:rPr>
                    <w:t xml:space="preserve">Covering Climate-Related Disasters</w:t>
                  </w:r>
                  <w:r w:rsidDel="00000000" w:rsidR="00000000" w:rsidRPr="00000000">
                    <w:rPr>
                      <w:rtl w:val="0"/>
                    </w:rPr>
                    <w:t xml:space="preserve"> by the Canadian Journalism Forum on Violence and Trauma, in consultation with the BC Division of The Canadian Mental Health Association which provides practical guidance for journalists on reporting climate-related disasters.</w:t>
                  </w:r>
                  <w:r w:rsidDel="00000000" w:rsidR="00000000" w:rsidRPr="00000000">
                    <w:rPr>
                      <w:rtl w:val="0"/>
                    </w:rPr>
                    <w:t xml:space="preserve"> This document is a supplement to Mindset: Reporting on Mental Health, which can be accessed in </w:t>
                  </w:r>
                  <w:hyperlink r:id="rId1051">
                    <w:r w:rsidDel="00000000" w:rsidR="00000000" w:rsidRPr="00000000">
                      <w:rPr>
                        <w:color w:val="1155cc"/>
                        <w:u w:val="single"/>
                        <w:rtl w:val="0"/>
                      </w:rPr>
                      <w:t xml:space="preserve">full here</w:t>
                    </w:r>
                  </w:hyperlink>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20BF">
            <w:pPr>
              <w:spacing w:after="240" w:before="240" w:lineRule="auto"/>
              <w:rPr>
                <w:b w:val="1"/>
                <w:bCs w:val="1"/>
              </w:rPr>
            </w:pPr>
            <w:r w:rsidDel="00000000" w:rsidR="00000000" w:rsidRPr="00000000">
              <w:rPr>
                <w:rtl w:val="0"/>
              </w:rPr>
            </w:r>
          </w:p>
          <w:tbl>
            <w:tblPr>
              <w:tblStyle w:val="Table249"/>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20C0">
                  <w:pPr>
                    <w:spacing w:after="240" w:before="240" w:lineRule="auto"/>
                    <w:rPr>
                      <w:b w:val="1"/>
                      <w:bCs w:val="1"/>
                    </w:rPr>
                  </w:pPr>
                  <w:r w:rsidDel="00000000" w:rsidR="00000000" w:rsidRPr="00000000">
                    <w:rPr>
                      <w:b w:val="1"/>
                      <w:bCs w:val="1"/>
                      <w:rtl w:val="0"/>
                    </w:rPr>
                    <w:t xml:space="preserve">Explore</w:t>
                  </w:r>
                </w:p>
                <w:p w:rsidR="00000000" w:rsidDel="00000000" w:rsidP="00000000" w:rsidRDefault="00000000" w:rsidRPr="00000000" w14:paraId="000020C1">
                  <w:pPr>
                    <w:spacing w:after="240" w:before="240" w:lineRule="auto"/>
                    <w:rPr>
                      <w:b w:val="1"/>
                      <w:bCs w:val="1"/>
                    </w:rPr>
                  </w:pPr>
                  <w:hyperlink r:id="rId1052">
                    <w:r w:rsidDel="00000000" w:rsidR="00000000" w:rsidRPr="00000000">
                      <w:rPr>
                        <w:color w:val="1155cc"/>
                        <w:u w:val="single"/>
                        <w:rtl w:val="0"/>
                      </w:rPr>
                      <w:t xml:space="preserve">Click here</w:t>
                    </w:r>
                  </w:hyperlink>
                  <w:r w:rsidDel="00000000" w:rsidR="00000000" w:rsidRPr="00000000">
                    <w:rPr>
                      <w:rtl w:val="0"/>
                    </w:rPr>
                    <w:t xml:space="preserve"> to learn more about </w:t>
                  </w:r>
                  <w:r w:rsidDel="00000000" w:rsidR="00000000" w:rsidRPr="00000000">
                    <w:rPr>
                      <w:b w:val="1"/>
                      <w:bCs w:val="1"/>
                      <w:rtl w:val="0"/>
                    </w:rPr>
                    <w:t xml:space="preserve">Climate Journalism and Trauma</w:t>
                  </w:r>
                  <w:r w:rsidDel="00000000" w:rsidR="00000000" w:rsidRPr="00000000">
                    <w:rPr>
                      <w:rtl w:val="0"/>
                    </w:rPr>
                    <w:t xml:space="preserve">, including pieces on Climate Anxiety, by Trauma Aware Journalism. Scroll down on the webpage to watch the video </w:t>
                  </w:r>
                  <w:r w:rsidDel="00000000" w:rsidR="00000000" w:rsidRPr="00000000">
                    <w:rPr>
                      <w:b w:val="1"/>
                      <w:bCs w:val="1"/>
                      <w:rtl w:val="0"/>
                    </w:rPr>
                    <w:t xml:space="preserve">Climate Case Study: Covering the Amazon </w:t>
                  </w:r>
                  <w:r w:rsidDel="00000000" w:rsidR="00000000" w:rsidRPr="00000000">
                    <w:rPr>
                      <w:rtl w:val="0"/>
                    </w:rPr>
                    <w:t xml:space="preserve">and </w:t>
                  </w:r>
                  <w:r w:rsidDel="00000000" w:rsidR="00000000" w:rsidRPr="00000000">
                    <w:rPr>
                      <w:b w:val="1"/>
                      <w:bCs w:val="1"/>
                      <w:rtl w:val="0"/>
                    </w:rPr>
                    <w:t xml:space="preserve">Climate Case Study: ‘The Green Pill’ </w:t>
                  </w:r>
                  <w:r w:rsidDel="00000000" w:rsidR="00000000" w:rsidRPr="00000000">
                    <w:rPr>
                      <w:rtl w:val="0"/>
                    </w:rPr>
                    <w:t xml:space="preserve">where journalists discuss the risks and challenges of climate journalism. </w:t>
                  </w:r>
                  <w:r w:rsidDel="00000000" w:rsidR="00000000" w:rsidRPr="00000000">
                    <w:rPr>
                      <w:rtl w:val="0"/>
                    </w:rPr>
                  </w:r>
                </w:p>
              </w:tc>
            </w:tr>
          </w:tbl>
          <w:p w:rsidR="00000000" w:rsidDel="00000000" w:rsidP="00000000" w:rsidRDefault="00000000" w:rsidRPr="00000000" w14:paraId="000020C2">
            <w:pPr>
              <w:spacing w:after="240" w:before="240" w:lineRule="auto"/>
              <w:rPr>
                <w:b w:val="1"/>
                <w:bCs w:val="1"/>
              </w:rPr>
            </w:pPr>
            <w:r w:rsidDel="00000000" w:rsidR="00000000" w:rsidRPr="00000000">
              <w:rPr>
                <w:rtl w:val="0"/>
              </w:rPr>
            </w:r>
          </w:p>
          <w:p w:rsidR="00000000" w:rsidDel="00000000" w:rsidP="00000000" w:rsidRDefault="00000000" w:rsidRPr="00000000" w14:paraId="000020C3">
            <w:pPr>
              <w:pStyle w:val="Heading2"/>
              <w:spacing w:after="240" w:before="240" w:lineRule="auto"/>
              <w:rPr/>
            </w:pPr>
            <w:bookmarkStart w:colFirst="0" w:colLast="0" w:name="_w81a0bxzl313" w:id="490"/>
            <w:bookmarkEnd w:id="490"/>
            <w:r w:rsidDel="00000000" w:rsidR="00000000" w:rsidRPr="00000000">
              <w:rPr>
                <w:rtl w:val="0"/>
              </w:rPr>
              <w:t xml:space="preserve">Challenges in Climate Journalism</w:t>
            </w:r>
          </w:p>
          <w:p w:rsidR="00000000" w:rsidDel="00000000" w:rsidP="00000000" w:rsidRDefault="00000000" w:rsidRPr="00000000" w14:paraId="000020C4">
            <w:pPr>
              <w:spacing w:after="240" w:before="240" w:lineRule="auto"/>
              <w:rPr/>
            </w:pPr>
            <w:r w:rsidDel="00000000" w:rsidR="00000000" w:rsidRPr="00000000">
              <w:rPr>
                <w:rtl w:val="0"/>
              </w:rPr>
              <w:t xml:space="preserve">Journalists and media professionals face unique challenges in climate reporting that require careful navigation to maintain credibility and effectiveness. These include the following:</w:t>
            </w:r>
          </w:p>
          <w:p w:rsidR="00000000" w:rsidDel="00000000" w:rsidP="00000000" w:rsidRDefault="00000000" w:rsidRPr="00000000" w14:paraId="000020C5">
            <w:pPr>
              <w:numPr>
                <w:ilvl w:val="0"/>
                <w:numId w:val="20"/>
              </w:numPr>
              <w:spacing w:after="0" w:afterAutospacing="0" w:before="240" w:lineRule="auto"/>
              <w:ind w:left="720" w:hanging="360"/>
            </w:pPr>
            <w:r w:rsidDel="00000000" w:rsidR="00000000" w:rsidRPr="00000000">
              <w:rPr>
                <w:rtl w:val="0"/>
              </w:rPr>
              <w:t xml:space="preserve">First, balancing alarm and hope is one of the foremost challenges. While it is essential to convey the urgency of climate change, overemphasizing catastrophic impacts can lead to despair and disengagement among audiences. Conversely, excessive optimism without addressing real threats may result in complacency.</w:t>
            </w:r>
          </w:p>
          <w:p w:rsidR="00000000" w:rsidDel="00000000" w:rsidP="00000000" w:rsidRDefault="00000000" w:rsidRPr="00000000" w14:paraId="000020C6">
            <w:pPr>
              <w:numPr>
                <w:ilvl w:val="0"/>
                <w:numId w:val="20"/>
              </w:numPr>
              <w:spacing w:after="0" w:afterAutospacing="0" w:before="0" w:beforeAutospacing="0" w:lineRule="auto"/>
              <w:ind w:left="720" w:hanging="360"/>
            </w:pPr>
            <w:r w:rsidDel="00000000" w:rsidR="00000000" w:rsidRPr="00000000">
              <w:rPr>
                <w:rtl w:val="0"/>
              </w:rPr>
              <w:t xml:space="preserve">Avoiding sensationalism is critical for maintaining trust. Reporting must remain evidence-based and avoid exaggerated or misleading narratives that can undermine credibility and public trust in media outlets.</w:t>
            </w:r>
          </w:p>
          <w:p w:rsidR="00000000" w:rsidDel="00000000" w:rsidP="00000000" w:rsidRDefault="00000000" w:rsidRPr="00000000" w14:paraId="000020C7">
            <w:pPr>
              <w:numPr>
                <w:ilvl w:val="0"/>
                <w:numId w:val="20"/>
              </w:numPr>
              <w:spacing w:after="0" w:afterAutospacing="0" w:before="0" w:beforeAutospacing="0" w:lineRule="auto"/>
              <w:ind w:left="720" w:hanging="360"/>
            </w:pPr>
            <w:r w:rsidDel="00000000" w:rsidR="00000000" w:rsidRPr="00000000">
              <w:rPr>
                <w:rtl w:val="0"/>
              </w:rPr>
              <w:t xml:space="preserve">Countering misinformation is another significant challenge. Media professionals must actively address climate denial, misinformation, and disinformation campaigns that seek to obscure the reality of climate change.</w:t>
            </w:r>
          </w:p>
          <w:p w:rsidR="00000000" w:rsidDel="00000000" w:rsidP="00000000" w:rsidRDefault="00000000" w:rsidRPr="00000000" w14:paraId="000020C8">
            <w:pPr>
              <w:numPr>
                <w:ilvl w:val="0"/>
                <w:numId w:val="20"/>
              </w:numPr>
              <w:spacing w:after="240" w:before="0" w:beforeAutospacing="0" w:lineRule="auto"/>
              <w:ind w:left="720" w:hanging="360"/>
            </w:pPr>
            <w:r w:rsidDel="00000000" w:rsidR="00000000" w:rsidRPr="00000000">
              <w:rPr>
                <w:rtl w:val="0"/>
              </w:rPr>
              <w:t xml:space="preserve">Finally, the emotional impact on journalists cannot be overlooked. Covering repetitive climate disasters and the associated human suffering can lead to </w:t>
            </w:r>
            <w:r w:rsidDel="00000000" w:rsidR="00000000" w:rsidRPr="00000000">
              <w:rPr>
                <w:b w:val="1"/>
                <w:bCs w:val="1"/>
                <w:rtl w:val="0"/>
              </w:rPr>
              <w:t xml:space="preserve">burnout and secondary trauma among media workers.</w:t>
            </w:r>
            <w:r w:rsidDel="00000000" w:rsidR="00000000" w:rsidRPr="00000000">
              <w:rPr>
                <w:rtl w:val="0"/>
              </w:rPr>
              <w:t xml:space="preserve"> Addressing this requires fostering supportive environments and promoting mental health resources within news organizations.</w:t>
            </w:r>
          </w:p>
          <w:p w:rsidR="00000000" w:rsidDel="00000000" w:rsidP="00000000" w:rsidRDefault="00000000" w:rsidRPr="00000000" w14:paraId="000020C9">
            <w:pPr>
              <w:spacing w:after="240" w:before="240" w:lineRule="auto"/>
              <w:rPr>
                <w:b w:val="1"/>
                <w:bCs w:val="1"/>
              </w:rPr>
            </w:pPr>
            <w:r w:rsidDel="00000000" w:rsidR="00000000" w:rsidRPr="00000000">
              <w:rPr>
                <w:rtl w:val="0"/>
              </w:rPr>
            </w:r>
          </w:p>
          <w:tbl>
            <w:tblPr>
              <w:tblStyle w:val="Table250"/>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20CA">
                  <w:pPr>
                    <w:spacing w:after="240" w:before="240" w:lineRule="auto"/>
                    <w:rPr>
                      <w:b w:val="1"/>
                      <w:bCs w:val="1"/>
                    </w:rPr>
                  </w:pPr>
                  <w:r w:rsidDel="00000000" w:rsidR="00000000" w:rsidRPr="00000000">
                    <w:rPr>
                      <w:b w:val="1"/>
                      <w:bCs w:val="1"/>
                      <w:rtl w:val="0"/>
                    </w:rPr>
                    <w:t xml:space="preserve">Explore</w:t>
                  </w:r>
                </w:p>
                <w:p w:rsidR="00000000" w:rsidDel="00000000" w:rsidP="00000000" w:rsidRDefault="00000000" w:rsidRPr="00000000" w14:paraId="000020CB">
                  <w:pPr>
                    <w:spacing w:after="240" w:before="240" w:lineRule="auto"/>
                    <w:rPr>
                      <w:b w:val="1"/>
                      <w:bCs w:val="1"/>
                    </w:rPr>
                  </w:pPr>
                  <w:hyperlink r:id="rId1053">
                    <w:r w:rsidDel="00000000" w:rsidR="00000000" w:rsidRPr="00000000">
                      <w:rPr>
                        <w:color w:val="1155cc"/>
                        <w:u w:val="single"/>
                        <w:rtl w:val="0"/>
                      </w:rPr>
                      <w:t xml:space="preserve">Click here</w:t>
                    </w:r>
                  </w:hyperlink>
                  <w:r w:rsidDel="00000000" w:rsidR="00000000" w:rsidRPr="00000000">
                    <w:rPr>
                      <w:rtl w:val="0"/>
                    </w:rPr>
                    <w:t xml:space="preserve"> to view a collection of resources for journalists compiled by </w:t>
                  </w:r>
                  <w:r w:rsidDel="00000000" w:rsidR="00000000" w:rsidRPr="00000000">
                    <w:rPr>
                      <w:b w:val="1"/>
                      <w:bCs w:val="1"/>
                      <w:rtl w:val="0"/>
                    </w:rPr>
                    <w:t xml:space="preserve">Canadian Journalism Forum on Violence and Trauma</w:t>
                  </w:r>
                  <w:r w:rsidDel="00000000" w:rsidR="00000000" w:rsidRPr="00000000">
                    <w:rPr>
                      <w:rtl w:val="0"/>
                    </w:rPr>
                    <w:t xml:space="preserve"> which cover topics such as trauma-informed journalism, vicarious trauma and moral injury. </w:t>
                  </w:r>
                  <w:r w:rsidDel="00000000" w:rsidR="00000000" w:rsidRPr="00000000">
                    <w:rPr>
                      <w:rtl w:val="0"/>
                    </w:rPr>
                  </w:r>
                </w:p>
              </w:tc>
            </w:tr>
          </w:tbl>
          <w:p w:rsidR="00000000" w:rsidDel="00000000" w:rsidP="00000000" w:rsidRDefault="00000000" w:rsidRPr="00000000" w14:paraId="000020CC">
            <w:pPr>
              <w:spacing w:after="240" w:before="240" w:lineRule="auto"/>
              <w:rPr>
                <w:b w:val="1"/>
                <w:bCs w:val="1"/>
              </w:rPr>
            </w:pPr>
            <w:r w:rsidDel="00000000" w:rsidR="00000000" w:rsidRPr="00000000">
              <w:rPr>
                <w:rtl w:val="0"/>
              </w:rPr>
            </w:r>
          </w:p>
          <w:p w:rsidR="00000000" w:rsidDel="00000000" w:rsidP="00000000" w:rsidRDefault="00000000" w:rsidRPr="00000000" w14:paraId="000020CD">
            <w:pPr>
              <w:spacing w:after="240" w:before="240" w:lineRule="auto"/>
              <w:rPr/>
            </w:pPr>
            <w:r w:rsidDel="00000000" w:rsidR="00000000" w:rsidRPr="00000000">
              <w:rPr>
                <w:rtl w:val="0"/>
              </w:rPr>
            </w:r>
          </w:p>
          <w:tbl>
            <w:tblPr>
              <w:tblStyle w:val="Table251"/>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20CE">
                  <w:pPr>
                    <w:pStyle w:val="Heading2"/>
                    <w:spacing w:after="240" w:before="240" w:lineRule="auto"/>
                    <w:rPr/>
                  </w:pPr>
                  <w:bookmarkStart w:colFirst="0" w:colLast="0" w:name="_nkbtjrcubjp" w:id="491"/>
                  <w:bookmarkEnd w:id="491"/>
                  <w:r w:rsidDel="00000000" w:rsidR="00000000" w:rsidRPr="00000000">
                    <w:rPr>
                      <w:rtl w:val="0"/>
                    </w:rPr>
                    <w:t xml:space="preserve">Key Concepts and Frameworks in Climate Journalism</w:t>
                  </w:r>
                </w:p>
                <w:p w:rsidR="00000000" w:rsidDel="00000000" w:rsidP="00000000" w:rsidRDefault="00000000" w:rsidRPr="00000000" w14:paraId="000020CF">
                  <w:pPr>
                    <w:spacing w:after="240" w:before="240" w:lineRule="auto"/>
                    <w:rPr/>
                  </w:pPr>
                  <w:r w:rsidDel="00000000" w:rsidR="00000000" w:rsidRPr="00000000">
                    <w:rPr>
                      <w:rtl w:val="0"/>
                    </w:rPr>
                    <w:t xml:space="preserve">To navigate these challenges effectively, journalists employ various concepts and frameworks that guide their reporting practices and enhance their impact.</w:t>
                  </w:r>
                </w:p>
                <w:p w:rsidR="00000000" w:rsidDel="00000000" w:rsidP="00000000" w:rsidRDefault="00000000" w:rsidRPr="00000000" w14:paraId="000020D0">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20D1">
                  <w:pPr>
                    <w:numPr>
                      <w:ilvl w:val="0"/>
                      <w:numId w:val="178"/>
                    </w:numPr>
                    <w:spacing w:after="240" w:before="240" w:lineRule="auto"/>
                    <w:ind w:left="720" w:hanging="360"/>
                    <w:rPr>
                      <w:b w:val="1"/>
                      <w:bCs w:val="1"/>
                    </w:rPr>
                  </w:pPr>
                  <w:r w:rsidDel="00000000" w:rsidR="00000000" w:rsidRPr="00000000">
                    <w:rPr>
                      <w:b w:val="1"/>
                      <w:bCs w:val="1"/>
                      <w:rtl w:val="0"/>
                    </w:rPr>
                    <w:t xml:space="preserve">Solutions-Focused Journalism</w:t>
                  </w:r>
                </w:p>
                <w:p w:rsidR="00000000" w:rsidDel="00000000" w:rsidP="00000000" w:rsidRDefault="00000000" w:rsidRPr="00000000" w14:paraId="000020D2">
                  <w:pPr>
                    <w:spacing w:after="240" w:before="240" w:lineRule="auto"/>
                    <w:ind w:left="720" w:firstLine="0"/>
                    <w:rPr/>
                  </w:pPr>
                  <w:r w:rsidDel="00000000" w:rsidR="00000000" w:rsidRPr="00000000">
                    <w:rPr>
                      <w:b w:val="1"/>
                      <w:bCs w:val="1"/>
                      <w:rtl w:val="0"/>
                    </w:rPr>
                    <w:t xml:space="preserve">Solutions-Focused Journalism</w:t>
                  </w:r>
                  <w:r w:rsidDel="00000000" w:rsidR="00000000" w:rsidRPr="00000000">
                    <w:rPr>
                      <w:rtl w:val="0"/>
                    </w:rPr>
                    <w:t xml:space="preserve"> emphasizes reporting on solutions rather than solely on problems. This approach highlights successful efforts by individuals, communities, and organizations to address climate challenges, providing audiences with hope and tangible actions they can take.</w:t>
                  </w:r>
                </w:p>
                <w:p w:rsidR="00000000" w:rsidDel="00000000" w:rsidP="00000000" w:rsidRDefault="00000000" w:rsidRPr="00000000" w14:paraId="000020D3">
                  <w:pPr>
                    <w:numPr>
                      <w:ilvl w:val="0"/>
                      <w:numId w:val="178"/>
                    </w:numPr>
                    <w:spacing w:after="240" w:before="240" w:lineRule="auto"/>
                    <w:ind w:left="720" w:hanging="360"/>
                    <w:rPr>
                      <w:b w:val="1"/>
                      <w:bCs w:val="1"/>
                    </w:rPr>
                  </w:pPr>
                  <w:r w:rsidDel="00000000" w:rsidR="00000000" w:rsidRPr="00000000">
                    <w:rPr>
                      <w:b w:val="1"/>
                      <w:bCs w:val="1"/>
                      <w:rtl w:val="0"/>
                    </w:rPr>
                    <w:t xml:space="preserve">Constructive Journalism</w:t>
                  </w:r>
                </w:p>
                <w:p w:rsidR="00000000" w:rsidDel="00000000" w:rsidP="00000000" w:rsidRDefault="00000000" w:rsidRPr="00000000" w14:paraId="000020D4">
                  <w:pPr>
                    <w:spacing w:after="240" w:before="240" w:lineRule="auto"/>
                    <w:ind w:left="720" w:firstLine="0"/>
                    <w:rPr/>
                  </w:pPr>
                  <w:r w:rsidDel="00000000" w:rsidR="00000000" w:rsidRPr="00000000">
                    <w:rPr>
                      <w:b w:val="1"/>
                      <w:bCs w:val="1"/>
                      <w:rtl w:val="0"/>
                    </w:rPr>
                    <w:t xml:space="preserve">Constructive Journalism</w:t>
                  </w:r>
                  <w:r w:rsidDel="00000000" w:rsidR="00000000" w:rsidRPr="00000000">
                    <w:rPr>
                      <w:rtl w:val="0"/>
                    </w:rPr>
                    <w:t xml:space="preserve"> aims to create public value by fostering understanding, engagement, and solutions-oriented discourse. It encourages reflective storytelling that situates climate issues within broader social, historical, and systemic contexts, promoting thoughtful public dialogue.</w:t>
                  </w:r>
                </w:p>
                <w:p w:rsidR="00000000" w:rsidDel="00000000" w:rsidP="00000000" w:rsidRDefault="00000000" w:rsidRPr="00000000" w14:paraId="000020D5">
                  <w:pPr>
                    <w:numPr>
                      <w:ilvl w:val="0"/>
                      <w:numId w:val="178"/>
                    </w:numPr>
                    <w:spacing w:after="240" w:before="240" w:lineRule="auto"/>
                    <w:ind w:left="720" w:hanging="360"/>
                    <w:rPr>
                      <w:b w:val="1"/>
                      <w:bCs w:val="1"/>
                    </w:rPr>
                  </w:pPr>
                  <w:r w:rsidDel="00000000" w:rsidR="00000000" w:rsidRPr="00000000">
                    <w:rPr>
                      <w:b w:val="1"/>
                      <w:bCs w:val="1"/>
                      <w:rtl w:val="0"/>
                    </w:rPr>
                    <w:t xml:space="preserve">Climate Communication Frameworks</w:t>
                  </w:r>
                </w:p>
                <w:p w:rsidR="00000000" w:rsidDel="00000000" w:rsidP="00000000" w:rsidRDefault="00000000" w:rsidRPr="00000000" w14:paraId="000020D6">
                  <w:pPr>
                    <w:spacing w:after="240" w:before="240" w:lineRule="auto"/>
                    <w:ind w:left="720" w:firstLine="0"/>
                    <w:rPr/>
                  </w:pPr>
                  <w:r w:rsidDel="00000000" w:rsidR="00000000" w:rsidRPr="00000000">
                    <w:rPr>
                      <w:b w:val="1"/>
                      <w:bCs w:val="1"/>
                      <w:rtl w:val="0"/>
                    </w:rPr>
                    <w:t xml:space="preserve">Climate Communication Frameworks</w:t>
                  </w:r>
                  <w:r w:rsidDel="00000000" w:rsidR="00000000" w:rsidRPr="00000000">
                    <w:rPr>
                      <w:rtl w:val="0"/>
                    </w:rPr>
                    <w:t xml:space="preserve"> such as the Five Ds of Climate Communication (Distance, Doom, Dissonance, Denial, and Identity) help journalists understand psychological barriers to climate engagement. By localizing stories, highlighting solutions, and avoiding overly catastrophic framing, media professionals can overcome these barriers and engage audiences more effectively.</w:t>
                  </w:r>
                </w:p>
                <w:p w:rsidR="00000000" w:rsidDel="00000000" w:rsidP="00000000" w:rsidRDefault="00000000" w:rsidRPr="00000000" w14:paraId="000020D7">
                  <w:pPr>
                    <w:numPr>
                      <w:ilvl w:val="0"/>
                      <w:numId w:val="178"/>
                    </w:numPr>
                    <w:spacing w:after="240" w:before="240" w:lineRule="auto"/>
                    <w:ind w:left="720" w:hanging="360"/>
                    <w:rPr>
                      <w:b w:val="1"/>
                      <w:bCs w:val="1"/>
                    </w:rPr>
                  </w:pPr>
                  <w:r w:rsidDel="00000000" w:rsidR="00000000" w:rsidRPr="00000000">
                    <w:rPr>
                      <w:b w:val="1"/>
                      <w:bCs w:val="1"/>
                      <w:rtl w:val="0"/>
                    </w:rPr>
                    <w:t xml:space="preserve">Narrative Theory</w:t>
                  </w:r>
                </w:p>
                <w:p w:rsidR="00000000" w:rsidDel="00000000" w:rsidP="00000000" w:rsidRDefault="00000000" w:rsidRPr="00000000" w14:paraId="000020D8">
                  <w:pPr>
                    <w:spacing w:after="240" w:before="240" w:lineRule="auto"/>
                    <w:ind w:left="720" w:firstLine="0"/>
                    <w:rPr/>
                  </w:pPr>
                  <w:r w:rsidDel="00000000" w:rsidR="00000000" w:rsidRPr="00000000">
                    <w:rPr>
                      <w:b w:val="1"/>
                      <w:bCs w:val="1"/>
                      <w:rtl w:val="0"/>
                    </w:rPr>
                    <w:t xml:space="preserve">Narrative Theory</w:t>
                  </w:r>
                  <w:r w:rsidDel="00000000" w:rsidR="00000000" w:rsidRPr="00000000">
                    <w:rPr>
                      <w:rtl w:val="0"/>
                    </w:rPr>
                    <w:t xml:space="preserve"> underscores the importance of storytelling in climate journalism. Effective narratives humanize climate impacts, emphasize interconnectedness, and inspire action by connecting with audiences on an emotional level.</w:t>
                  </w:r>
                </w:p>
                <w:p w:rsidR="00000000" w:rsidDel="00000000" w:rsidP="00000000" w:rsidRDefault="00000000" w:rsidRPr="00000000" w14:paraId="000020D9">
                  <w:pPr>
                    <w:numPr>
                      <w:ilvl w:val="0"/>
                      <w:numId w:val="178"/>
                    </w:numPr>
                    <w:spacing w:after="240" w:before="240" w:lineRule="auto"/>
                    <w:ind w:left="720" w:hanging="360"/>
                    <w:rPr>
                      <w:b w:val="1"/>
                      <w:bCs w:val="1"/>
                    </w:rPr>
                  </w:pPr>
                  <w:r w:rsidDel="00000000" w:rsidR="00000000" w:rsidRPr="00000000">
                    <w:rPr>
                      <w:b w:val="1"/>
                      <w:bCs w:val="1"/>
                      <w:rtl w:val="0"/>
                    </w:rPr>
                    <w:t xml:space="preserve">Media Ethics and Responsibility</w:t>
                  </w:r>
                </w:p>
                <w:p w:rsidR="00000000" w:rsidDel="00000000" w:rsidP="00000000" w:rsidRDefault="00000000" w:rsidRPr="00000000" w14:paraId="000020DA">
                  <w:pPr>
                    <w:spacing w:after="240" w:before="240" w:lineRule="auto"/>
                    <w:ind w:left="720" w:firstLine="0"/>
                    <w:rPr/>
                  </w:pPr>
                  <w:r w:rsidDel="00000000" w:rsidR="00000000" w:rsidRPr="00000000">
                    <w:rPr>
                      <w:b w:val="1"/>
                      <w:bCs w:val="1"/>
                      <w:rtl w:val="0"/>
                    </w:rPr>
                    <w:t xml:space="preserve">Media Ethics and Responsibility</w:t>
                  </w:r>
                  <w:r w:rsidDel="00000000" w:rsidR="00000000" w:rsidRPr="00000000">
                    <w:rPr>
                      <w:rtl w:val="0"/>
                    </w:rPr>
                    <w:t xml:space="preserve"> focus on maintaining truth and accuracy, ensuring impartiality, and recognizing the media’s role in shaping societal values and actions. Ethical journalism avoids sensationalism while ensuring the significance of climate issues is appropriately conveyed.</w:t>
                  </w:r>
                  <w:commentRangeStart w:id="392"/>
                  <w:r w:rsidDel="00000000" w:rsidR="00000000" w:rsidRPr="00000000">
                    <w:rPr>
                      <w:rtl w:val="0"/>
                    </w:rPr>
                  </w:r>
                </w:p>
                <w:p w:rsidR="00000000" w:rsidDel="00000000" w:rsidP="00000000" w:rsidRDefault="00000000" w:rsidRPr="00000000" w14:paraId="000020DB">
                  <w:pPr>
                    <w:spacing w:after="240" w:before="240" w:lineRule="auto"/>
                    <w:rPr>
                      <w:color w:val="ffffff"/>
                      <w:shd w:fill="920000" w:val="clear"/>
                    </w:rPr>
                  </w:pPr>
                  <w:commentRangeEnd w:id="392"/>
                  <w:r w:rsidDel="00000000" w:rsidR="00000000" w:rsidRPr="00000000">
                    <w:commentReference w:id="392"/>
                  </w:r>
                  <w:r w:rsidDel="00000000" w:rsidR="00000000" w:rsidRPr="00000000">
                    <w:rPr>
                      <w:color w:val="ffffff"/>
                      <w:shd w:fill="920000" w:val="clear"/>
                      <w:rtl w:val="0"/>
                    </w:rPr>
                    <w:t xml:space="preserve">[END DROP DOWN]</w:t>
                  </w:r>
                </w:p>
              </w:tc>
            </w:tr>
          </w:tbl>
          <w:p w:rsidR="00000000" w:rsidDel="00000000" w:rsidP="00000000" w:rsidRDefault="00000000" w:rsidRPr="00000000" w14:paraId="000020DC">
            <w:pPr>
              <w:spacing w:after="240" w:before="240" w:lineRule="auto"/>
              <w:rPr/>
            </w:pPr>
            <w:r w:rsidDel="00000000" w:rsidR="00000000" w:rsidRPr="00000000">
              <w:rPr>
                <w:rtl w:val="0"/>
              </w:rPr>
            </w:r>
          </w:p>
          <w:tbl>
            <w:tblPr>
              <w:tblStyle w:val="Table252"/>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20DD">
                  <w:pPr>
                    <w:pStyle w:val="Heading2"/>
                    <w:spacing w:after="240" w:before="240" w:lineRule="auto"/>
                    <w:rPr/>
                  </w:pPr>
                  <w:bookmarkStart w:colFirst="0" w:colLast="0" w:name="_jhgcs94xfs6a" w:id="492"/>
                  <w:bookmarkEnd w:id="492"/>
                  <w:r w:rsidDel="00000000" w:rsidR="00000000" w:rsidRPr="00000000">
                    <w:rPr>
                      <w:rtl w:val="0"/>
                    </w:rPr>
                    <w:t xml:space="preserve">Specific Roles of Media Professionals</w:t>
                  </w:r>
                </w:p>
                <w:p w:rsidR="00000000" w:rsidDel="00000000" w:rsidP="00000000" w:rsidRDefault="00000000" w:rsidRPr="00000000" w14:paraId="000020DE">
                  <w:pPr>
                    <w:spacing w:after="240" w:before="240" w:lineRule="auto"/>
                    <w:rPr/>
                  </w:pPr>
                  <w:r w:rsidDel="00000000" w:rsidR="00000000" w:rsidRPr="00000000">
                    <w:rPr>
                      <w:rtl w:val="0"/>
                    </w:rPr>
                    <w:t xml:space="preserve">Different roles within the media landscape contribute uniquely to climate adaptation and mental health support:</w:t>
                  </w:r>
                </w:p>
                <w:p w:rsidR="00000000" w:rsidDel="00000000" w:rsidP="00000000" w:rsidRDefault="00000000" w:rsidRPr="00000000" w14:paraId="000020DF">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20E0">
                  <w:pPr>
                    <w:numPr>
                      <w:ilvl w:val="0"/>
                      <w:numId w:val="219"/>
                    </w:numPr>
                    <w:spacing w:after="240" w:before="240" w:lineRule="auto"/>
                    <w:ind w:left="720" w:hanging="360"/>
                    <w:rPr>
                      <w:b w:val="1"/>
                      <w:bCs w:val="1"/>
                    </w:rPr>
                  </w:pPr>
                  <w:r w:rsidDel="00000000" w:rsidR="00000000" w:rsidRPr="00000000">
                    <w:rPr>
                      <w:b w:val="1"/>
                      <w:bCs w:val="1"/>
                      <w:rtl w:val="0"/>
                    </w:rPr>
                    <w:t xml:space="preserve">Investigative Journalists</w:t>
                  </w:r>
                </w:p>
                <w:p w:rsidR="00000000" w:rsidDel="00000000" w:rsidP="00000000" w:rsidRDefault="00000000" w:rsidRPr="00000000" w14:paraId="000020E1">
                  <w:pPr>
                    <w:spacing w:after="240" w:before="240" w:lineRule="auto"/>
                    <w:ind w:left="720" w:firstLine="0"/>
                    <w:rPr/>
                  </w:pPr>
                  <w:r w:rsidDel="00000000" w:rsidR="00000000" w:rsidRPr="00000000">
                    <w:rPr>
                      <w:rtl w:val="0"/>
                    </w:rPr>
                    <w:t xml:space="preserve">Investigative Journalists uncover systemic failures and expose entities contributing disproportionately to climate change. For example, they may investigate and report on corporate greenwashing practices or government inaction on environmental policies.</w:t>
                  </w:r>
                </w:p>
                <w:p w:rsidR="00000000" w:rsidDel="00000000" w:rsidP="00000000" w:rsidRDefault="00000000" w:rsidRPr="00000000" w14:paraId="000020E2">
                  <w:pPr>
                    <w:numPr>
                      <w:ilvl w:val="0"/>
                      <w:numId w:val="219"/>
                    </w:numPr>
                    <w:spacing w:after="240" w:before="240" w:lineRule="auto"/>
                    <w:ind w:left="720" w:hanging="360"/>
                    <w:rPr>
                      <w:b w:val="1"/>
                      <w:bCs w:val="1"/>
                    </w:rPr>
                  </w:pPr>
                  <w:r w:rsidDel="00000000" w:rsidR="00000000" w:rsidRPr="00000000">
                    <w:rPr>
                      <w:b w:val="1"/>
                      <w:bCs w:val="1"/>
                      <w:rtl w:val="0"/>
                    </w:rPr>
                    <w:t xml:space="preserve">Science Communicators</w:t>
                  </w:r>
                </w:p>
                <w:p w:rsidR="00000000" w:rsidDel="00000000" w:rsidP="00000000" w:rsidRDefault="00000000" w:rsidRPr="00000000" w14:paraId="000020E3">
                  <w:pPr>
                    <w:spacing w:after="240" w:before="240" w:lineRule="auto"/>
                    <w:ind w:left="720" w:firstLine="0"/>
                    <w:rPr/>
                  </w:pPr>
                  <w:r w:rsidDel="00000000" w:rsidR="00000000" w:rsidRPr="00000000">
                    <w:rPr>
                      <w:rtl w:val="0"/>
                    </w:rPr>
                    <w:t xml:space="preserve">Science Communicators translate complex climate science into accessible language for diverse audiences. They explain the health impacts of climate change, such as heatwaves or vector-borne diseases, making the information relatable and understandable.</w:t>
                  </w:r>
                </w:p>
                <w:p w:rsidR="00000000" w:rsidDel="00000000" w:rsidP="00000000" w:rsidRDefault="00000000" w:rsidRPr="00000000" w14:paraId="000020E4">
                  <w:pPr>
                    <w:numPr>
                      <w:ilvl w:val="0"/>
                      <w:numId w:val="219"/>
                    </w:numPr>
                    <w:spacing w:after="240" w:before="240" w:lineRule="auto"/>
                    <w:ind w:left="720" w:hanging="360"/>
                    <w:rPr>
                      <w:b w:val="1"/>
                      <w:bCs w:val="1"/>
                    </w:rPr>
                  </w:pPr>
                  <w:r w:rsidDel="00000000" w:rsidR="00000000" w:rsidRPr="00000000">
                    <w:rPr>
                      <w:b w:val="1"/>
                      <w:bCs w:val="1"/>
                      <w:rtl w:val="0"/>
                    </w:rPr>
                    <w:t xml:space="preserve">Photojournalists and Filmmakers</w:t>
                  </w:r>
                </w:p>
                <w:p w:rsidR="00000000" w:rsidDel="00000000" w:rsidP="00000000" w:rsidRDefault="00000000" w:rsidRPr="00000000" w14:paraId="000020E5">
                  <w:pPr>
                    <w:spacing w:after="240" w:before="240" w:lineRule="auto"/>
                    <w:ind w:left="720" w:firstLine="0"/>
                    <w:rPr/>
                  </w:pPr>
                  <w:r w:rsidDel="00000000" w:rsidR="00000000" w:rsidRPr="00000000">
                    <w:rPr>
                      <w:rtl w:val="0"/>
                    </w:rPr>
                    <w:t xml:space="preserve">Photojournalists and Filmmakers use visual storytelling to create emotional resonance. By documenting climate refugees or the regeneration of degraded ecosystems, they make climate impacts and solutions tangible and immediate for audiences.</w:t>
                  </w:r>
                </w:p>
                <w:p w:rsidR="00000000" w:rsidDel="00000000" w:rsidP="00000000" w:rsidRDefault="00000000" w:rsidRPr="00000000" w14:paraId="000020E6">
                  <w:pPr>
                    <w:numPr>
                      <w:ilvl w:val="0"/>
                      <w:numId w:val="219"/>
                    </w:numPr>
                    <w:spacing w:after="240" w:before="240" w:lineRule="auto"/>
                    <w:ind w:left="720" w:hanging="360"/>
                    <w:rPr>
                      <w:b w:val="1"/>
                      <w:bCs w:val="1"/>
                    </w:rPr>
                  </w:pPr>
                  <w:r w:rsidDel="00000000" w:rsidR="00000000" w:rsidRPr="00000000">
                    <w:rPr>
                      <w:b w:val="1"/>
                      <w:bCs w:val="1"/>
                      <w:rtl w:val="0"/>
                    </w:rPr>
                    <w:t xml:space="preserve">Editorial Teams</w:t>
                  </w:r>
                </w:p>
                <w:p w:rsidR="00000000" w:rsidDel="00000000" w:rsidP="00000000" w:rsidRDefault="00000000" w:rsidRPr="00000000" w14:paraId="000020E7">
                  <w:pPr>
                    <w:spacing w:after="240" w:before="240" w:lineRule="auto"/>
                    <w:ind w:left="720" w:firstLine="0"/>
                    <w:rPr/>
                  </w:pPr>
                  <w:r w:rsidDel="00000000" w:rsidR="00000000" w:rsidRPr="00000000">
                    <w:rPr>
                      <w:rtl w:val="0"/>
                    </w:rPr>
                    <w:t xml:space="preserve">Editorial Teams shape public discourse by selecting which climate stories to feature and how to frame them. For instance, they may highlight local climate adaptation efforts alongside global challenges, providing a balanced perspective.</w:t>
                  </w:r>
                  <w:commentRangeStart w:id="393"/>
                  <w:r w:rsidDel="00000000" w:rsidR="00000000" w:rsidRPr="00000000">
                    <w:rPr>
                      <w:rtl w:val="0"/>
                    </w:rPr>
                  </w:r>
                </w:p>
                <w:p w:rsidR="00000000" w:rsidDel="00000000" w:rsidP="00000000" w:rsidRDefault="00000000" w:rsidRPr="00000000" w14:paraId="000020E8">
                  <w:pPr>
                    <w:spacing w:after="240" w:before="240" w:lineRule="auto"/>
                    <w:rPr>
                      <w:color w:val="ffffff"/>
                      <w:shd w:fill="920000" w:val="clear"/>
                    </w:rPr>
                  </w:pPr>
                  <w:commentRangeEnd w:id="393"/>
                  <w:r w:rsidDel="00000000" w:rsidR="00000000" w:rsidRPr="00000000">
                    <w:commentReference w:id="393"/>
                  </w:r>
                  <w:r w:rsidDel="00000000" w:rsidR="00000000" w:rsidRPr="00000000">
                    <w:rPr>
                      <w:color w:val="ffffff"/>
                      <w:shd w:fill="920000" w:val="clear"/>
                      <w:rtl w:val="0"/>
                    </w:rPr>
                    <w:t xml:space="preserve">[END DROP DOWN]</w:t>
                  </w:r>
                </w:p>
              </w:tc>
            </w:tr>
          </w:tbl>
          <w:p w:rsidR="00000000" w:rsidDel="00000000" w:rsidP="00000000" w:rsidRDefault="00000000" w:rsidRPr="00000000" w14:paraId="000020E9">
            <w:pPr>
              <w:spacing w:after="240" w:before="240" w:lineRule="auto"/>
              <w:rPr/>
            </w:pPr>
            <w:r w:rsidDel="00000000" w:rsidR="00000000" w:rsidRPr="00000000">
              <w:rPr>
                <w:rtl w:val="0"/>
              </w:rPr>
            </w:r>
          </w:p>
          <w:p w:rsidR="00000000" w:rsidDel="00000000" w:rsidP="00000000" w:rsidRDefault="00000000" w:rsidRPr="00000000" w14:paraId="000020EA">
            <w:pPr>
              <w:pStyle w:val="Heading2"/>
              <w:spacing w:after="240" w:before="240" w:lineRule="auto"/>
              <w:rPr/>
            </w:pPr>
            <w:bookmarkStart w:colFirst="0" w:colLast="0" w:name="_1q0vfsi9ey3k" w:id="493"/>
            <w:bookmarkEnd w:id="493"/>
            <w:r w:rsidDel="00000000" w:rsidR="00000000" w:rsidRPr="00000000">
              <w:rPr>
                <w:rtl w:val="0"/>
              </w:rPr>
              <w:t xml:space="preserve">Strategies for Media Professionals</w:t>
            </w:r>
            <w:commentRangeStart w:id="394"/>
            <w:r w:rsidDel="00000000" w:rsidR="00000000" w:rsidRPr="00000000">
              <w:rPr>
                <w:rtl w:val="0"/>
              </w:rPr>
            </w:r>
          </w:p>
          <w:p w:rsidR="00000000" w:rsidDel="00000000" w:rsidP="00000000" w:rsidRDefault="00000000" w:rsidRPr="00000000" w14:paraId="000020EB">
            <w:pPr>
              <w:spacing w:after="240" w:before="240" w:lineRule="auto"/>
              <w:rPr/>
            </w:pPr>
            <w:commentRangeEnd w:id="394"/>
            <w:r w:rsidDel="00000000" w:rsidR="00000000" w:rsidRPr="00000000">
              <w:commentReference w:id="394"/>
            </w:r>
            <w:r w:rsidDel="00000000" w:rsidR="00000000" w:rsidRPr="00000000">
              <w:rPr>
                <w:rtl w:val="0"/>
              </w:rPr>
              <w:t xml:space="preserve">Media professionals can implement various strategies to enhance their climate reporting while supporting mental health and resilience among audiences:</w:t>
            </w:r>
          </w:p>
          <w:p w:rsidR="00000000" w:rsidDel="00000000" w:rsidP="00000000" w:rsidRDefault="00000000" w:rsidRPr="00000000" w14:paraId="000020EC">
            <w:pPr>
              <w:numPr>
                <w:ilvl w:val="0"/>
                <w:numId w:val="149"/>
              </w:numPr>
              <w:spacing w:after="0" w:afterAutospacing="0" w:before="240" w:lineRule="auto"/>
              <w:ind w:left="720" w:hanging="360"/>
            </w:pPr>
            <w:r w:rsidDel="00000000" w:rsidR="00000000" w:rsidRPr="00000000">
              <w:rPr>
                <w:b w:val="1"/>
                <w:bCs w:val="1"/>
                <w:rtl w:val="0"/>
              </w:rPr>
              <w:t xml:space="preserve">Localize Climate Stories</w:t>
            </w:r>
            <w:r w:rsidDel="00000000" w:rsidR="00000000" w:rsidRPr="00000000">
              <w:rPr>
                <w:rtl w:val="0"/>
              </w:rPr>
              <w:t xml:space="preserve"> by showing how global climate issues affect local communities. This makes the stories more relatable and provides concrete opportunities for audiences to engage in adaptation or advocacy efforts.</w:t>
            </w:r>
          </w:p>
          <w:p w:rsidR="00000000" w:rsidDel="00000000" w:rsidP="00000000" w:rsidRDefault="00000000" w:rsidRPr="00000000" w14:paraId="000020ED">
            <w:pPr>
              <w:numPr>
                <w:ilvl w:val="0"/>
                <w:numId w:val="149"/>
              </w:numPr>
              <w:spacing w:after="0" w:afterAutospacing="0" w:before="0" w:beforeAutospacing="0" w:lineRule="auto"/>
              <w:ind w:left="720" w:hanging="360"/>
            </w:pPr>
            <w:r w:rsidDel="00000000" w:rsidR="00000000" w:rsidRPr="00000000">
              <w:rPr>
                <w:b w:val="1"/>
                <w:bCs w:val="1"/>
                <w:rtl w:val="0"/>
              </w:rPr>
              <w:t xml:space="preserve">Humanize the Data</w:t>
            </w:r>
            <w:r w:rsidDel="00000000" w:rsidR="00000000" w:rsidRPr="00000000">
              <w:rPr>
                <w:rtl w:val="0"/>
              </w:rPr>
              <w:t xml:space="preserve"> through personal stories that illustrate statistics. Connecting audiences emotionally to the issue helps them understand the real-world impacts of climate change beyond abstract numbers.</w:t>
            </w:r>
          </w:p>
          <w:p w:rsidR="00000000" w:rsidDel="00000000" w:rsidP="00000000" w:rsidRDefault="00000000" w:rsidRPr="00000000" w14:paraId="000020EE">
            <w:pPr>
              <w:numPr>
                <w:ilvl w:val="0"/>
                <w:numId w:val="149"/>
              </w:numPr>
              <w:spacing w:after="0" w:afterAutospacing="0" w:before="0" w:beforeAutospacing="0" w:lineRule="auto"/>
              <w:ind w:left="720" w:hanging="360"/>
            </w:pPr>
            <w:r w:rsidDel="00000000" w:rsidR="00000000" w:rsidRPr="00000000">
              <w:rPr>
                <w:b w:val="1"/>
                <w:bCs w:val="1"/>
                <w:rtl w:val="0"/>
              </w:rPr>
              <w:t xml:space="preserve">Balance Urgency with Hope</w:t>
            </w:r>
            <w:r w:rsidDel="00000000" w:rsidR="00000000" w:rsidRPr="00000000">
              <w:rPr>
                <w:rtl w:val="0"/>
              </w:rPr>
              <w:t xml:space="preserve"> by pairing reports on climate crises with examples of solutions, innovation, and resilience. This approach maintains the necessary urgency without overwhelming audiences with despair.</w:t>
            </w:r>
          </w:p>
          <w:p w:rsidR="00000000" w:rsidDel="00000000" w:rsidP="00000000" w:rsidRDefault="00000000" w:rsidRPr="00000000" w14:paraId="000020EF">
            <w:pPr>
              <w:numPr>
                <w:ilvl w:val="0"/>
                <w:numId w:val="149"/>
              </w:numPr>
              <w:spacing w:after="0" w:afterAutospacing="0" w:before="0" w:beforeAutospacing="0" w:lineRule="auto"/>
              <w:ind w:left="720" w:hanging="360"/>
            </w:pPr>
            <w:r w:rsidDel="00000000" w:rsidR="00000000" w:rsidRPr="00000000">
              <w:rPr>
                <w:b w:val="1"/>
                <w:bCs w:val="1"/>
                <w:rtl w:val="0"/>
              </w:rPr>
              <w:t xml:space="preserve">Engage Diverse Audiences</w:t>
            </w:r>
            <w:r w:rsidDel="00000000" w:rsidR="00000000" w:rsidRPr="00000000">
              <w:rPr>
                <w:rtl w:val="0"/>
              </w:rPr>
              <w:t xml:space="preserve"> by tailoring content to different demographics and respecting cultural and regional contexts. This ensures that climate messaging resonates across various segments of society.</w:t>
            </w:r>
          </w:p>
          <w:p w:rsidR="00000000" w:rsidDel="00000000" w:rsidP="00000000" w:rsidRDefault="00000000" w:rsidRPr="00000000" w14:paraId="000020F0">
            <w:pPr>
              <w:numPr>
                <w:ilvl w:val="0"/>
                <w:numId w:val="149"/>
              </w:numPr>
              <w:spacing w:after="0" w:afterAutospacing="0" w:before="0" w:beforeAutospacing="0" w:lineRule="auto"/>
              <w:ind w:left="720" w:hanging="360"/>
            </w:pPr>
            <w:r w:rsidDel="00000000" w:rsidR="00000000" w:rsidRPr="00000000">
              <w:rPr>
                <w:b w:val="1"/>
                <w:bCs w:val="1"/>
                <w:rtl w:val="0"/>
              </w:rPr>
              <w:t xml:space="preserve">Combat Misinformation</w:t>
            </w:r>
            <w:r w:rsidDel="00000000" w:rsidR="00000000" w:rsidRPr="00000000">
              <w:rPr>
                <w:rtl w:val="0"/>
              </w:rPr>
              <w:t xml:space="preserve"> by rigorously fact-checking and addressing common myths and misconceptions about climate change. Accurate reporting builds trust and counters false narratives.</w:t>
            </w:r>
          </w:p>
          <w:p w:rsidR="00000000" w:rsidDel="00000000" w:rsidP="00000000" w:rsidRDefault="00000000" w:rsidRPr="00000000" w14:paraId="000020F1">
            <w:pPr>
              <w:numPr>
                <w:ilvl w:val="0"/>
                <w:numId w:val="149"/>
              </w:numPr>
              <w:spacing w:after="0" w:afterAutospacing="0" w:before="0" w:beforeAutospacing="0" w:lineRule="auto"/>
              <w:ind w:left="720" w:hanging="360"/>
            </w:pPr>
            <w:r w:rsidDel="00000000" w:rsidR="00000000" w:rsidRPr="00000000">
              <w:rPr>
                <w:b w:val="1"/>
                <w:bCs w:val="1"/>
                <w:rtl w:val="0"/>
              </w:rPr>
              <w:t xml:space="preserve">Practice Ethical Journalism</w:t>
            </w:r>
            <w:r w:rsidDel="00000000" w:rsidR="00000000" w:rsidRPr="00000000">
              <w:rPr>
                <w:rtl w:val="0"/>
              </w:rPr>
              <w:t xml:space="preserve"> by avoiding sensationalism while ensuring the importance of climate issues is not downplayed. Ethical reporting maintains credibility and fosters informed public discourse.</w:t>
            </w:r>
          </w:p>
          <w:p w:rsidR="00000000" w:rsidDel="00000000" w:rsidP="00000000" w:rsidRDefault="00000000" w:rsidRPr="00000000" w14:paraId="000020F2">
            <w:pPr>
              <w:numPr>
                <w:ilvl w:val="0"/>
                <w:numId w:val="149"/>
              </w:numPr>
              <w:spacing w:after="240" w:before="0" w:beforeAutospacing="0" w:lineRule="auto"/>
              <w:ind w:left="720" w:hanging="360"/>
            </w:pPr>
            <w:r w:rsidDel="00000000" w:rsidR="00000000" w:rsidRPr="00000000">
              <w:rPr>
                <w:b w:val="1"/>
                <w:bCs w:val="1"/>
                <w:rtl w:val="0"/>
              </w:rPr>
              <w:t xml:space="preserve">Self-Care for Journalists</w:t>
            </w:r>
            <w:r w:rsidDel="00000000" w:rsidR="00000000" w:rsidRPr="00000000">
              <w:rPr>
                <w:rtl w:val="0"/>
              </w:rPr>
              <w:t xml:space="preserve"> is essential to address the emotional toll of climate reporting. Newsrooms can support their staff through peer support groups and promoting mental health resources, helping media professionals maintain their well-being while performing their roles effectively.</w:t>
            </w:r>
          </w:p>
          <w:p w:rsidR="00000000" w:rsidDel="00000000" w:rsidP="00000000" w:rsidRDefault="00000000" w:rsidRPr="00000000" w14:paraId="000020F3">
            <w:pPr>
              <w:spacing w:after="240" w:before="240" w:lineRule="auto"/>
              <w:rPr>
                <w:b w:val="1"/>
                <w:bCs w:val="1"/>
              </w:rPr>
            </w:pPr>
            <w:r w:rsidDel="00000000" w:rsidR="00000000" w:rsidRPr="00000000">
              <w:rPr>
                <w:rtl w:val="0"/>
              </w:rPr>
            </w:r>
          </w:p>
          <w:tbl>
            <w:tblPr>
              <w:tblStyle w:val="Table253"/>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20F4">
                  <w:pPr>
                    <w:spacing w:after="240" w:before="240" w:lineRule="auto"/>
                    <w:rPr>
                      <w:b w:val="1"/>
                      <w:bCs w:val="1"/>
                    </w:rPr>
                  </w:pPr>
                  <w:r w:rsidDel="00000000" w:rsidR="00000000" w:rsidRPr="00000000">
                    <w:rPr>
                      <w:b w:val="1"/>
                      <w:bCs w:val="1"/>
                      <w:rtl w:val="0"/>
                    </w:rPr>
                    <w:t xml:space="preserve">Explore</w:t>
                  </w:r>
                </w:p>
                <w:p w:rsidR="00000000" w:rsidDel="00000000" w:rsidP="00000000" w:rsidRDefault="00000000" w:rsidRPr="00000000" w14:paraId="000020F5">
                  <w:pPr>
                    <w:spacing w:after="240" w:before="240" w:lineRule="auto"/>
                    <w:rPr>
                      <w:b w:val="1"/>
                      <w:bCs w:val="1"/>
                    </w:rPr>
                  </w:pPr>
                  <w:hyperlink r:id="rId1054">
                    <w:r w:rsidDel="00000000" w:rsidR="00000000" w:rsidRPr="00000000">
                      <w:rPr>
                        <w:color w:val="1155cc"/>
                        <w:u w:val="single"/>
                        <w:rtl w:val="0"/>
                      </w:rPr>
                      <w:t xml:space="preserve">Click here</w:t>
                    </w:r>
                  </w:hyperlink>
                  <w:r w:rsidDel="00000000" w:rsidR="00000000" w:rsidRPr="00000000">
                    <w:rPr>
                      <w:rtl w:val="0"/>
                    </w:rPr>
                    <w:t xml:space="preserve"> to view MHCCA’s </w:t>
                  </w:r>
                  <w:r w:rsidDel="00000000" w:rsidR="00000000" w:rsidRPr="00000000">
                    <w:rPr>
                      <w:b w:val="1"/>
                      <w:bCs w:val="1"/>
                      <w:rtl w:val="0"/>
                    </w:rPr>
                    <w:t xml:space="preserve">Mental-Health Aware Climate Reporting: Resources for Media Professionals</w:t>
                  </w:r>
                  <w:r w:rsidDel="00000000" w:rsidR="00000000" w:rsidRPr="00000000">
                    <w:rPr>
                      <w:rtl w:val="0"/>
                    </w:rPr>
                    <w:t xml:space="preserve"> to learn more about how media professionals can support healthy discussions about climate change.</w:t>
                  </w:r>
                  <w:r w:rsidDel="00000000" w:rsidR="00000000" w:rsidRPr="00000000">
                    <w:rPr>
                      <w:rtl w:val="0"/>
                    </w:rPr>
                  </w:r>
                </w:p>
              </w:tc>
            </w:tr>
          </w:tbl>
          <w:p w:rsidR="00000000" w:rsidDel="00000000" w:rsidP="00000000" w:rsidRDefault="00000000" w:rsidRPr="00000000" w14:paraId="000020F6">
            <w:pPr>
              <w:spacing w:after="240" w:before="240" w:lineRule="auto"/>
              <w:rPr>
                <w:b w:val="1"/>
                <w:bCs w:val="1"/>
              </w:rPr>
            </w:pPr>
            <w:r w:rsidDel="00000000" w:rsidR="00000000" w:rsidRPr="00000000">
              <w:rPr>
                <w:rtl w:val="0"/>
              </w:rPr>
            </w:r>
          </w:p>
          <w:p w:rsidR="00000000" w:rsidDel="00000000" w:rsidP="00000000" w:rsidRDefault="00000000" w:rsidRPr="00000000" w14:paraId="000020F7">
            <w:pPr>
              <w:pStyle w:val="Heading2"/>
              <w:spacing w:after="240" w:before="240" w:lineRule="auto"/>
              <w:rPr/>
            </w:pPr>
            <w:bookmarkStart w:colFirst="0" w:colLast="0" w:name="_mzmbwxh9idz4" w:id="494"/>
            <w:bookmarkEnd w:id="494"/>
            <w:r w:rsidDel="00000000" w:rsidR="00000000" w:rsidRPr="00000000">
              <w:rPr>
                <w:rtl w:val="0"/>
              </w:rPr>
              <w:t xml:space="preserve">Why Media Professionals Are Crucial to a Whole-of-Society Approach</w:t>
            </w:r>
          </w:p>
          <w:p w:rsidR="00000000" w:rsidDel="00000000" w:rsidP="00000000" w:rsidRDefault="00000000" w:rsidRPr="00000000" w14:paraId="000020F8">
            <w:pPr>
              <w:spacing w:after="240" w:before="240" w:lineRule="auto"/>
              <w:rPr/>
            </w:pPr>
            <w:r w:rsidDel="00000000" w:rsidR="00000000" w:rsidRPr="00000000">
              <w:rPr>
                <w:rtl w:val="0"/>
              </w:rPr>
              <w:t xml:space="preserve">Media professionals are indispensable in a whole-of-society approach to climate change due to their ability to influence public opinion, bridge knowledge gaps, mobilize action, and promote accountability.</w:t>
            </w:r>
          </w:p>
          <w:p w:rsidR="00000000" w:rsidDel="00000000" w:rsidP="00000000" w:rsidRDefault="00000000" w:rsidRPr="00000000" w14:paraId="000020F9">
            <w:pPr>
              <w:numPr>
                <w:ilvl w:val="0"/>
                <w:numId w:val="25"/>
              </w:numPr>
              <w:spacing w:after="0" w:afterAutospacing="0" w:before="240" w:lineRule="auto"/>
              <w:ind w:left="720" w:hanging="360"/>
            </w:pPr>
            <w:r w:rsidDel="00000000" w:rsidR="00000000" w:rsidRPr="00000000">
              <w:rPr>
                <w:b w:val="1"/>
                <w:bCs w:val="1"/>
                <w:rtl w:val="0"/>
              </w:rPr>
              <w:t xml:space="preserve">Shaping Public Opinion</w:t>
            </w:r>
            <w:r w:rsidDel="00000000" w:rsidR="00000000" w:rsidRPr="00000000">
              <w:rPr>
                <w:rtl w:val="0"/>
              </w:rPr>
              <w:t xml:space="preserve"> is a fundamental role of the media. By setting the agenda for public discourse, media professionals influence how individuals and policymakers prioritize climate issues.</w:t>
            </w:r>
          </w:p>
          <w:p w:rsidR="00000000" w:rsidDel="00000000" w:rsidP="00000000" w:rsidRDefault="00000000" w:rsidRPr="00000000" w14:paraId="000020FA">
            <w:pPr>
              <w:numPr>
                <w:ilvl w:val="0"/>
                <w:numId w:val="25"/>
              </w:numPr>
              <w:spacing w:after="0" w:afterAutospacing="0" w:before="0" w:beforeAutospacing="0" w:lineRule="auto"/>
              <w:ind w:left="720" w:hanging="360"/>
            </w:pPr>
            <w:r w:rsidDel="00000000" w:rsidR="00000000" w:rsidRPr="00000000">
              <w:rPr>
                <w:b w:val="1"/>
                <w:bCs w:val="1"/>
                <w:rtl w:val="0"/>
              </w:rPr>
              <w:t xml:space="preserve">Bridging Knowledge Gaps</w:t>
            </w:r>
            <w:r w:rsidDel="00000000" w:rsidR="00000000" w:rsidRPr="00000000">
              <w:rPr>
                <w:rtl w:val="0"/>
              </w:rPr>
              <w:t xml:space="preserve"> involves translating complex scientific information into accessible narratives. This empowers audiences with the knowledge needed to take informed actions and engage with climate solutions.</w:t>
            </w:r>
          </w:p>
          <w:p w:rsidR="00000000" w:rsidDel="00000000" w:rsidP="00000000" w:rsidRDefault="00000000" w:rsidRPr="00000000" w14:paraId="000020FB">
            <w:pPr>
              <w:numPr>
                <w:ilvl w:val="0"/>
                <w:numId w:val="25"/>
              </w:numPr>
              <w:spacing w:after="0" w:afterAutospacing="0" w:before="0" w:beforeAutospacing="0" w:lineRule="auto"/>
              <w:ind w:left="720" w:hanging="360"/>
            </w:pPr>
            <w:r w:rsidDel="00000000" w:rsidR="00000000" w:rsidRPr="00000000">
              <w:rPr>
                <w:b w:val="1"/>
                <w:bCs w:val="1"/>
                <w:rtl w:val="0"/>
              </w:rPr>
              <w:t xml:space="preserve">Mobilizing Action</w:t>
            </w:r>
            <w:r w:rsidDel="00000000" w:rsidR="00000000" w:rsidRPr="00000000">
              <w:rPr>
                <w:rtl w:val="0"/>
              </w:rPr>
              <w:t xml:space="preserve"> is achieved by inspiring individuals and communities through stories of resilience and effective solutions. Highlighting successful initiatives motivates audiences to participate in climate adaptation and mitigation efforts.</w:t>
            </w:r>
          </w:p>
          <w:p w:rsidR="00000000" w:rsidDel="00000000" w:rsidP="00000000" w:rsidRDefault="00000000" w:rsidRPr="00000000" w14:paraId="000020FC">
            <w:pPr>
              <w:numPr>
                <w:ilvl w:val="0"/>
                <w:numId w:val="25"/>
              </w:numPr>
              <w:spacing w:after="240" w:before="0" w:beforeAutospacing="0" w:lineRule="auto"/>
              <w:ind w:left="720" w:hanging="360"/>
            </w:pPr>
            <w:r w:rsidDel="00000000" w:rsidR="00000000" w:rsidRPr="00000000">
              <w:rPr>
                <w:b w:val="1"/>
                <w:bCs w:val="1"/>
                <w:rtl w:val="0"/>
              </w:rPr>
              <w:t xml:space="preserve">Promoting Accountability</w:t>
            </w:r>
            <w:r w:rsidDel="00000000" w:rsidR="00000000" w:rsidRPr="00000000">
              <w:rPr>
                <w:rtl w:val="0"/>
              </w:rPr>
              <w:t xml:space="preserve"> ensures that governments, corporations, and institutions are held responsible for their actions—or inactions—regarding climate change. Investigative journalism serves as a check against systemic failures, fostering transparency and responsibility.</w:t>
            </w:r>
          </w:p>
          <w:p w:rsidR="00000000" w:rsidDel="00000000" w:rsidP="00000000" w:rsidRDefault="00000000" w:rsidRPr="00000000" w14:paraId="000020FD">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20FE">
            <w:pPr>
              <w:widowControl w:val="0"/>
              <w:spacing w:line="240" w:lineRule="auto"/>
              <w:rPr>
                <w:b w:val="1"/>
                <w:bCs w:val="1"/>
              </w:rPr>
            </w:pPr>
            <w:r w:rsidDel="00000000" w:rsidR="00000000" w:rsidRPr="00000000">
              <w:rPr>
                <w:b w:val="1"/>
                <w:bCs w:val="1"/>
                <w:rtl w:val="0"/>
              </w:rPr>
              <w:t xml:space="preserve">Indigenous </w:t>
            </w:r>
            <w:commentRangeStart w:id="395"/>
            <w:r w:rsidDel="00000000" w:rsidR="00000000" w:rsidRPr="00000000">
              <w:rPr>
                <w:b w:val="1"/>
                <w:bCs w:val="1"/>
                <w:rtl w:val="0"/>
              </w:rPr>
              <w:t xml:space="preserve">Perspectives</w:t>
            </w:r>
            <w:commentRangeEnd w:id="395"/>
            <w:r w:rsidDel="00000000" w:rsidR="00000000" w:rsidRPr="00000000">
              <w:commentReference w:id="395"/>
            </w:r>
            <w:r w:rsidDel="00000000" w:rsidR="00000000" w:rsidRPr="00000000">
              <w:rPr>
                <w:rtl w:val="0"/>
              </w:rPr>
            </w:r>
          </w:p>
        </w:tc>
        <w:tc>
          <w:tcPr>
            <w:shd w:fill="d9d2e9" w:val="clear"/>
          </w:tcPr>
          <w:p w:rsidR="00000000" w:rsidDel="00000000" w:rsidP="00000000" w:rsidRDefault="00000000" w:rsidRPr="00000000" w14:paraId="000020FF">
            <w:pPr>
              <w:spacing w:after="240" w:before="240" w:lineRule="auto"/>
              <w:rPr/>
            </w:pPr>
            <w:r w:rsidDel="00000000" w:rsidR="00000000" w:rsidRPr="00000000">
              <w:rPr>
                <w:rtl w:val="0"/>
              </w:rPr>
              <w:t xml:space="preserve">In a time of climate crisis, media professionals carry a responsibility not just to report on impacts, but to reflect truthfully and respectfully whose stories are told. For Indigenous communities, this means ensuring coverage does not erase the deep history of climate stewardship, nor reduce Indigenous peoples to victims of environmental harm. It means elevating voices that have too often been marginalized who speak not only from lived experience, but from generations of place-based wisdom and innovation.</w:t>
            </w:r>
          </w:p>
          <w:p w:rsidR="00000000" w:rsidDel="00000000" w:rsidP="00000000" w:rsidRDefault="00000000" w:rsidRPr="00000000" w14:paraId="00002100">
            <w:pPr>
              <w:spacing w:after="240" w:before="240" w:lineRule="auto"/>
              <w:rPr/>
            </w:pPr>
            <w:r w:rsidDel="00000000" w:rsidR="00000000" w:rsidRPr="00000000">
              <w:rPr>
                <w:rtl w:val="0"/>
              </w:rPr>
              <w:t xml:space="preserve">Ethical climate journalism should center stories that highlight Indigenous leadership in climate adaptation, resistance, and renewal. Land-back efforts, traditional fire stewardship, youth-led water walks, and land-based mental health programs are not only acts of cultural resilience—they are also solutions that benefit wider society. Media has the power to make these efforts visible, to frame Indigenous sovereignty as a central pillar of climate justice, and to support healing by telling stories that are grounded in strength, community, and continuity. In doing so, journalists affirm the humanity and leadership of Indigenous peoples while contributing to a more informed and emotionally resilient public.</w:t>
            </w:r>
          </w:p>
        </w:tc>
      </w:tr>
      <w:tr>
        <w:trPr>
          <w:cantSplit w:val="0"/>
          <w:tblHeader w:val="0"/>
        </w:trPr>
        <w:tc>
          <w:tcPr>
            <w:shd w:fill="b6d7a8" w:val="clear"/>
          </w:tcPr>
          <w:p w:rsidR="00000000" w:rsidDel="00000000" w:rsidP="00000000" w:rsidRDefault="00000000" w:rsidRPr="00000000" w14:paraId="00002101">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2102">
            <w:pPr>
              <w:numPr>
                <w:ilvl w:val="0"/>
                <w:numId w:val="349"/>
              </w:numPr>
              <w:spacing w:after="0" w:afterAutospacing="0" w:before="240" w:lineRule="auto"/>
              <w:ind w:left="720" w:hanging="360"/>
            </w:pPr>
            <w:r w:rsidDel="00000000" w:rsidR="00000000" w:rsidRPr="00000000">
              <w:rPr>
                <w:rtl w:val="0"/>
              </w:rPr>
              <w:t xml:space="preserve">News and media professionals are critical in shaping public understanding of climate change and its emotional impacts.</w:t>
            </w:r>
          </w:p>
          <w:p w:rsidR="00000000" w:rsidDel="00000000" w:rsidP="00000000" w:rsidRDefault="00000000" w:rsidRPr="00000000" w14:paraId="00002103">
            <w:pPr>
              <w:numPr>
                <w:ilvl w:val="0"/>
                <w:numId w:val="349"/>
              </w:numPr>
              <w:spacing w:after="0" w:afterAutospacing="0" w:before="0" w:beforeAutospacing="0" w:lineRule="auto"/>
              <w:ind w:left="720" w:hanging="360"/>
            </w:pPr>
            <w:r w:rsidDel="00000000" w:rsidR="00000000" w:rsidRPr="00000000">
              <w:rPr>
                <w:rtl w:val="0"/>
              </w:rPr>
              <w:t xml:space="preserve">Their responsibilities include raising awareness, framing climate narratives, promoting solutions, empowering audiences, and holding power to account.</w:t>
            </w:r>
          </w:p>
          <w:p w:rsidR="00000000" w:rsidDel="00000000" w:rsidP="00000000" w:rsidRDefault="00000000" w:rsidRPr="00000000" w14:paraId="00002104">
            <w:pPr>
              <w:numPr>
                <w:ilvl w:val="0"/>
                <w:numId w:val="349"/>
              </w:numPr>
              <w:spacing w:after="0" w:afterAutospacing="0" w:before="0" w:beforeAutospacing="0" w:lineRule="auto"/>
              <w:ind w:left="720" w:hanging="360"/>
            </w:pPr>
            <w:r w:rsidDel="00000000" w:rsidR="00000000" w:rsidRPr="00000000">
              <w:rPr>
                <w:rtl w:val="0"/>
              </w:rPr>
              <w:t xml:space="preserve">Challenges in climate journalism include balancing alarm with hope, avoiding sensationalism, countering misinformation, and managing the emotional impact on journalists.</w:t>
            </w:r>
          </w:p>
          <w:p w:rsidR="00000000" w:rsidDel="00000000" w:rsidP="00000000" w:rsidRDefault="00000000" w:rsidRPr="00000000" w14:paraId="00002105">
            <w:pPr>
              <w:numPr>
                <w:ilvl w:val="0"/>
                <w:numId w:val="349"/>
              </w:numPr>
              <w:spacing w:after="0" w:afterAutospacing="0" w:before="0" w:beforeAutospacing="0" w:lineRule="auto"/>
              <w:ind w:left="720" w:hanging="360"/>
            </w:pPr>
            <w:r w:rsidDel="00000000" w:rsidR="00000000" w:rsidRPr="00000000">
              <w:rPr>
                <w:rtl w:val="0"/>
              </w:rPr>
              <w:t xml:space="preserve">Key frameworks like Solutions-Focused Journalism, Constructive Journalism, and Narrative Theory guide effective and ethical climate reporting.</w:t>
            </w:r>
          </w:p>
          <w:p w:rsidR="00000000" w:rsidDel="00000000" w:rsidP="00000000" w:rsidRDefault="00000000" w:rsidRPr="00000000" w14:paraId="00002106">
            <w:pPr>
              <w:numPr>
                <w:ilvl w:val="0"/>
                <w:numId w:val="349"/>
              </w:numPr>
              <w:spacing w:after="0" w:afterAutospacing="0" w:before="0" w:beforeAutospacing="0" w:lineRule="auto"/>
              <w:ind w:left="720" w:hanging="360"/>
            </w:pPr>
            <w:r w:rsidDel="00000000" w:rsidR="00000000" w:rsidRPr="00000000">
              <w:rPr>
                <w:rtl w:val="0"/>
              </w:rPr>
              <w:t xml:space="preserve">Strategies such as localizing stories, humanizing data, balancing urgency with hope, engaging diverse audiences, combating misinformation, practicing ethical journalism, and supporting journalist self-care enhance media effectiveness.</w:t>
            </w:r>
          </w:p>
          <w:p w:rsidR="00000000" w:rsidDel="00000000" w:rsidP="00000000" w:rsidRDefault="00000000" w:rsidRPr="00000000" w14:paraId="00002107">
            <w:pPr>
              <w:numPr>
                <w:ilvl w:val="0"/>
                <w:numId w:val="349"/>
              </w:numPr>
              <w:spacing w:after="240" w:before="0" w:beforeAutospacing="0" w:lineRule="auto"/>
              <w:ind w:left="720" w:hanging="360"/>
            </w:pPr>
            <w:r w:rsidDel="00000000" w:rsidR="00000000" w:rsidRPr="00000000">
              <w:rPr>
                <w:rtl w:val="0"/>
              </w:rPr>
              <w:t xml:space="preserve">Media professionals are crucial to a whole-of-society approach by shaping public opinion, bridging knowledge gaps, mobilizing action, and promoting accountability.</w:t>
            </w:r>
          </w:p>
          <w:p w:rsidR="00000000" w:rsidDel="00000000" w:rsidP="00000000" w:rsidRDefault="00000000" w:rsidRPr="00000000" w14:paraId="00002108">
            <w:pPr>
              <w:spacing w:after="240" w:before="240" w:lineRule="auto"/>
              <w:rPr/>
            </w:pPr>
            <w:r w:rsidDel="00000000" w:rsidR="00000000" w:rsidRPr="00000000">
              <w:rPr>
                <w:rtl w:val="0"/>
              </w:rPr>
              <w:t xml:space="preserve">Journalists and media professionals are at the forefront of the collective effort to address climate change and its mental health impacts. By adopting mental health and trauma-informed approaches, they ensure that their reporting not only informs but also supports and empowers audiences. Through accurate, empathetic, and solutions-oriented storytelling, media professionals foster an informed and resilient public ready to engage with and combat the challenges of a changing climate</w:t>
            </w:r>
          </w:p>
          <w:p w:rsidR="00000000" w:rsidDel="00000000" w:rsidP="00000000" w:rsidRDefault="00000000" w:rsidRPr="00000000" w14:paraId="00002109">
            <w:pPr>
              <w:widowControl w:val="0"/>
              <w:spacing w:line="240" w:lineRule="auto"/>
              <w:rPr/>
            </w:pPr>
            <w:r w:rsidDel="00000000" w:rsidR="00000000" w:rsidRPr="00000000">
              <w:rPr>
                <w:rtl w:val="0"/>
              </w:rPr>
            </w:r>
          </w:p>
        </w:tc>
      </w:tr>
      <w:tr>
        <w:trPr>
          <w:cantSplit w:val="0"/>
          <w:tblHeader w:val="0"/>
        </w:trPr>
        <w:tc>
          <w:tcPr>
            <w:shd w:fill="a4c2f4" w:val="clear"/>
          </w:tcPr>
          <w:p w:rsidR="00000000" w:rsidDel="00000000" w:rsidP="00000000" w:rsidRDefault="00000000" w:rsidRPr="00000000" w14:paraId="0000210A">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210B">
            <w:pPr>
              <w:spacing w:after="240" w:before="240" w:lineRule="auto"/>
              <w:rPr/>
            </w:pPr>
            <w:r w:rsidDel="00000000" w:rsidR="00000000" w:rsidRPr="00000000">
              <w:rPr>
                <w:rtl w:val="0"/>
              </w:rPr>
              <w:t xml:space="preserve">Below are active learning activities that you can use to enhance your learning experience for the content presented in this module. One version is designed to be done on your own and the other is designed to be done with others.</w:t>
            </w:r>
          </w:p>
          <w:p w:rsidR="00000000" w:rsidDel="00000000" w:rsidP="00000000" w:rsidRDefault="00000000" w:rsidRPr="00000000" w14:paraId="0000210C">
            <w:pPr>
              <w:pStyle w:val="Heading2"/>
              <w:spacing w:after="240" w:before="240" w:lineRule="auto"/>
              <w:rPr/>
            </w:pPr>
            <w:bookmarkStart w:colFirst="0" w:colLast="0" w:name="_n3kbf8q3p6va" w:id="495"/>
            <w:bookmarkEnd w:id="495"/>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210D">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Enable learners to critically evaluate and practice strategies for ethical, solutions-oriented climate journalism that supports mental health and resilience while fostering public engagement. Participants will learn how to balance urgency and hope, counter misinformation, and craft impactful narratives.</w:t>
            </w:r>
          </w:p>
          <w:p w:rsidR="00000000" w:rsidDel="00000000" w:rsidP="00000000" w:rsidRDefault="00000000" w:rsidRPr="00000000" w14:paraId="0000210E">
            <w:pPr>
              <w:spacing w:after="240" w:before="240" w:lineRule="auto"/>
              <w:rPr>
                <w:b w:val="1"/>
                <w:bCs w:val="1"/>
                <w:u w:val="single"/>
              </w:rPr>
            </w:pPr>
            <w:r w:rsidDel="00000000" w:rsidR="00000000" w:rsidRPr="00000000">
              <w:rPr>
                <w:b w:val="1"/>
                <w:bCs w:val="1"/>
                <w:u w:val="single"/>
                <w:rtl w:val="0"/>
              </w:rPr>
              <w:t xml:space="preserve">Instructions:</w:t>
            </w:r>
          </w:p>
          <w:p w:rsidR="00000000" w:rsidDel="00000000" w:rsidP="00000000" w:rsidRDefault="00000000" w:rsidRPr="00000000" w14:paraId="0000210F">
            <w:pPr>
              <w:numPr>
                <w:ilvl w:val="0"/>
                <w:numId w:val="1"/>
              </w:numPr>
              <w:spacing w:after="0" w:afterAutospacing="0" w:before="240" w:lineRule="auto"/>
              <w:ind w:left="720" w:hanging="360"/>
            </w:pPr>
            <w:r w:rsidDel="00000000" w:rsidR="00000000" w:rsidRPr="00000000">
              <w:rPr>
                <w:b w:val="1"/>
                <w:bCs w:val="1"/>
                <w:rtl w:val="0"/>
              </w:rPr>
              <w:t xml:space="preserve">Climate Story Analysis (30 minutes):</w:t>
            </w:r>
          </w:p>
          <w:p w:rsidR="00000000" w:rsidDel="00000000" w:rsidP="00000000" w:rsidRDefault="00000000" w:rsidRPr="00000000" w14:paraId="00002110">
            <w:pPr>
              <w:numPr>
                <w:ilvl w:val="1"/>
                <w:numId w:val="1"/>
              </w:numPr>
              <w:spacing w:after="0" w:afterAutospacing="0" w:before="0" w:beforeAutospacing="0" w:lineRule="auto"/>
              <w:ind w:left="1440" w:hanging="360"/>
            </w:pPr>
            <w:r w:rsidDel="00000000" w:rsidR="00000000" w:rsidRPr="00000000">
              <w:rPr>
                <w:rtl w:val="0"/>
              </w:rPr>
              <w:t xml:space="preserve">Choose a recent article or media piece on climate change from a reputable source.</w:t>
            </w:r>
          </w:p>
          <w:p w:rsidR="00000000" w:rsidDel="00000000" w:rsidP="00000000" w:rsidRDefault="00000000" w:rsidRPr="00000000" w14:paraId="00002111">
            <w:pPr>
              <w:numPr>
                <w:ilvl w:val="1"/>
                <w:numId w:val="1"/>
              </w:numPr>
              <w:spacing w:after="0" w:afterAutospacing="0" w:before="0" w:beforeAutospacing="0" w:lineRule="auto"/>
              <w:ind w:left="1440" w:hanging="360"/>
            </w:pPr>
            <w:r w:rsidDel="00000000" w:rsidR="00000000" w:rsidRPr="00000000">
              <w:rPr>
                <w:rtl w:val="0"/>
              </w:rPr>
              <w:t xml:space="preserve">Analyze the piece for the following:</w:t>
            </w:r>
          </w:p>
          <w:p w:rsidR="00000000" w:rsidDel="00000000" w:rsidP="00000000" w:rsidRDefault="00000000" w:rsidRPr="00000000" w14:paraId="00002112">
            <w:pPr>
              <w:numPr>
                <w:ilvl w:val="2"/>
                <w:numId w:val="1"/>
              </w:numPr>
              <w:spacing w:after="0" w:afterAutospacing="0" w:before="0" w:beforeAutospacing="0" w:lineRule="auto"/>
              <w:ind w:left="2160" w:hanging="360"/>
            </w:pPr>
            <w:r w:rsidDel="00000000" w:rsidR="00000000" w:rsidRPr="00000000">
              <w:rPr>
                <w:b w:val="1"/>
                <w:bCs w:val="1"/>
                <w:rtl w:val="0"/>
              </w:rPr>
              <w:t xml:space="preserve">Tone:</w:t>
            </w:r>
            <w:r w:rsidDel="00000000" w:rsidR="00000000" w:rsidRPr="00000000">
              <w:rPr>
                <w:rtl w:val="0"/>
              </w:rPr>
              <w:t xml:space="preserve"> Does it balance urgency and hope, or does it lean too heavily on alarmism or optimism?</w:t>
            </w:r>
          </w:p>
          <w:p w:rsidR="00000000" w:rsidDel="00000000" w:rsidP="00000000" w:rsidRDefault="00000000" w:rsidRPr="00000000" w14:paraId="00002113">
            <w:pPr>
              <w:numPr>
                <w:ilvl w:val="2"/>
                <w:numId w:val="1"/>
              </w:numPr>
              <w:spacing w:after="0" w:afterAutospacing="0" w:before="0" w:beforeAutospacing="0" w:lineRule="auto"/>
              <w:ind w:left="2160" w:hanging="360"/>
            </w:pPr>
            <w:r w:rsidDel="00000000" w:rsidR="00000000" w:rsidRPr="00000000">
              <w:rPr>
                <w:b w:val="1"/>
                <w:bCs w:val="1"/>
                <w:rtl w:val="0"/>
              </w:rPr>
              <w:t xml:space="preserve">Framing:</w:t>
            </w:r>
            <w:r w:rsidDel="00000000" w:rsidR="00000000" w:rsidRPr="00000000">
              <w:rPr>
                <w:rtl w:val="0"/>
              </w:rPr>
              <w:t xml:space="preserve"> How are climate emotions addressed (e.g., fear, hope, eco-anxiety)?</w:t>
            </w:r>
          </w:p>
          <w:p w:rsidR="00000000" w:rsidDel="00000000" w:rsidP="00000000" w:rsidRDefault="00000000" w:rsidRPr="00000000" w14:paraId="00002114">
            <w:pPr>
              <w:numPr>
                <w:ilvl w:val="2"/>
                <w:numId w:val="1"/>
              </w:numPr>
              <w:spacing w:after="0" w:afterAutospacing="0" w:before="0" w:beforeAutospacing="0" w:lineRule="auto"/>
              <w:ind w:left="2160" w:hanging="360"/>
            </w:pPr>
            <w:r w:rsidDel="00000000" w:rsidR="00000000" w:rsidRPr="00000000">
              <w:rPr>
                <w:b w:val="1"/>
                <w:bCs w:val="1"/>
                <w:rtl w:val="0"/>
              </w:rPr>
              <w:t xml:space="preserve">Effectiveness:</w:t>
            </w:r>
            <w:r w:rsidDel="00000000" w:rsidR="00000000" w:rsidRPr="00000000">
              <w:rPr>
                <w:rtl w:val="0"/>
              </w:rPr>
              <w:t xml:space="preserve"> Does it promote solutions or leave the audience feeling helpless?</w:t>
            </w:r>
          </w:p>
          <w:p w:rsidR="00000000" w:rsidDel="00000000" w:rsidP="00000000" w:rsidRDefault="00000000" w:rsidRPr="00000000" w14:paraId="00002115">
            <w:pPr>
              <w:numPr>
                <w:ilvl w:val="2"/>
                <w:numId w:val="1"/>
              </w:numPr>
              <w:spacing w:after="0" w:afterAutospacing="0" w:before="0" w:beforeAutospacing="0" w:lineRule="auto"/>
              <w:ind w:left="2160" w:hanging="360"/>
            </w:pPr>
            <w:r w:rsidDel="00000000" w:rsidR="00000000" w:rsidRPr="00000000">
              <w:rPr>
                <w:b w:val="1"/>
                <w:bCs w:val="1"/>
                <w:rtl w:val="0"/>
              </w:rPr>
              <w:t xml:space="preserve">Ethics:</w:t>
            </w:r>
            <w:r w:rsidDel="00000000" w:rsidR="00000000" w:rsidRPr="00000000">
              <w:rPr>
                <w:rtl w:val="0"/>
              </w:rPr>
              <w:t xml:space="preserve"> Is the reporting evidence-based, avoiding sensationalism?</w:t>
            </w:r>
          </w:p>
          <w:p w:rsidR="00000000" w:rsidDel="00000000" w:rsidP="00000000" w:rsidRDefault="00000000" w:rsidRPr="00000000" w14:paraId="00002116">
            <w:pPr>
              <w:numPr>
                <w:ilvl w:val="1"/>
                <w:numId w:val="1"/>
              </w:numPr>
              <w:spacing w:after="0" w:afterAutospacing="0" w:before="0" w:beforeAutospacing="0" w:lineRule="auto"/>
              <w:ind w:left="1440" w:hanging="360"/>
            </w:pPr>
            <w:r w:rsidDel="00000000" w:rsidR="00000000" w:rsidRPr="00000000">
              <w:rPr>
                <w:rtl w:val="0"/>
              </w:rPr>
              <w:t xml:space="preserve">Write a short critique (300–500 words) highlighting strengths and areas for improvement.</w:t>
            </w:r>
          </w:p>
          <w:p w:rsidR="00000000" w:rsidDel="00000000" w:rsidP="00000000" w:rsidRDefault="00000000" w:rsidRPr="00000000" w14:paraId="00002117">
            <w:pPr>
              <w:numPr>
                <w:ilvl w:val="0"/>
                <w:numId w:val="1"/>
              </w:numPr>
              <w:spacing w:after="0" w:afterAutospacing="0" w:before="0" w:beforeAutospacing="0" w:lineRule="auto"/>
              <w:ind w:left="720" w:hanging="360"/>
            </w:pPr>
            <w:r w:rsidDel="00000000" w:rsidR="00000000" w:rsidRPr="00000000">
              <w:rPr>
                <w:b w:val="1"/>
                <w:bCs w:val="1"/>
                <w:rtl w:val="0"/>
              </w:rPr>
              <w:t xml:space="preserve">Draft a Solutions-Oriented Climate Story (45 minutes):</w:t>
            </w:r>
          </w:p>
          <w:p w:rsidR="00000000" w:rsidDel="00000000" w:rsidP="00000000" w:rsidRDefault="00000000" w:rsidRPr="00000000" w14:paraId="00002118">
            <w:pPr>
              <w:numPr>
                <w:ilvl w:val="1"/>
                <w:numId w:val="1"/>
              </w:numPr>
              <w:spacing w:after="0" w:afterAutospacing="0" w:before="0" w:beforeAutospacing="0" w:lineRule="auto"/>
              <w:ind w:left="1440" w:hanging="360"/>
            </w:pPr>
            <w:r w:rsidDel="00000000" w:rsidR="00000000" w:rsidRPr="00000000">
              <w:rPr>
                <w:rtl w:val="0"/>
              </w:rPr>
              <w:t xml:space="preserve">Pick a climate issue (e.g., renewable energy, local adaptation projects, biodiversity loss).</w:t>
            </w:r>
          </w:p>
          <w:p w:rsidR="00000000" w:rsidDel="00000000" w:rsidP="00000000" w:rsidRDefault="00000000" w:rsidRPr="00000000" w14:paraId="00002119">
            <w:pPr>
              <w:numPr>
                <w:ilvl w:val="1"/>
                <w:numId w:val="1"/>
              </w:numPr>
              <w:spacing w:after="0" w:afterAutospacing="0" w:before="0" w:beforeAutospacing="0" w:lineRule="auto"/>
              <w:ind w:left="1440" w:hanging="360"/>
            </w:pPr>
            <w:r w:rsidDel="00000000" w:rsidR="00000000" w:rsidRPr="00000000">
              <w:rPr>
                <w:rtl w:val="0"/>
              </w:rPr>
              <w:t xml:space="preserve">Craft a short news story (400–600 words) that includes:</w:t>
            </w:r>
          </w:p>
          <w:p w:rsidR="00000000" w:rsidDel="00000000" w:rsidP="00000000" w:rsidRDefault="00000000" w:rsidRPr="00000000" w14:paraId="0000211A">
            <w:pPr>
              <w:numPr>
                <w:ilvl w:val="2"/>
                <w:numId w:val="1"/>
              </w:numPr>
              <w:spacing w:after="0" w:afterAutospacing="0" w:before="0" w:beforeAutospacing="0" w:lineRule="auto"/>
              <w:ind w:left="2160" w:hanging="360"/>
            </w:pPr>
            <w:r w:rsidDel="00000000" w:rsidR="00000000" w:rsidRPr="00000000">
              <w:rPr>
                <w:rtl w:val="0"/>
              </w:rPr>
              <w:t xml:space="preserve">A compelling local angle to make the issue relatable.</w:t>
            </w:r>
          </w:p>
          <w:p w:rsidR="00000000" w:rsidDel="00000000" w:rsidP="00000000" w:rsidRDefault="00000000" w:rsidRPr="00000000" w14:paraId="0000211B">
            <w:pPr>
              <w:numPr>
                <w:ilvl w:val="2"/>
                <w:numId w:val="1"/>
              </w:numPr>
              <w:spacing w:after="0" w:afterAutospacing="0" w:before="0" w:beforeAutospacing="0" w:lineRule="auto"/>
              <w:ind w:left="2160" w:hanging="360"/>
            </w:pPr>
            <w:r w:rsidDel="00000000" w:rsidR="00000000" w:rsidRPr="00000000">
              <w:rPr>
                <w:rtl w:val="0"/>
              </w:rPr>
              <w:t xml:space="preserve">Data presented through humanized narratives (e.g., interviews, personal stories).</w:t>
            </w:r>
          </w:p>
          <w:p w:rsidR="00000000" w:rsidDel="00000000" w:rsidP="00000000" w:rsidRDefault="00000000" w:rsidRPr="00000000" w14:paraId="0000211C">
            <w:pPr>
              <w:numPr>
                <w:ilvl w:val="2"/>
                <w:numId w:val="1"/>
              </w:numPr>
              <w:spacing w:after="0" w:afterAutospacing="0" w:before="0" w:beforeAutospacing="0" w:lineRule="auto"/>
              <w:ind w:left="2160" w:hanging="360"/>
            </w:pPr>
            <w:r w:rsidDel="00000000" w:rsidR="00000000" w:rsidRPr="00000000">
              <w:rPr>
                <w:rtl w:val="0"/>
              </w:rPr>
              <w:t xml:space="preserve">A balance of urgency and hope, with actionable solutions.</w:t>
            </w:r>
          </w:p>
          <w:p w:rsidR="00000000" w:rsidDel="00000000" w:rsidP="00000000" w:rsidRDefault="00000000" w:rsidRPr="00000000" w14:paraId="0000211D">
            <w:pPr>
              <w:numPr>
                <w:ilvl w:val="1"/>
                <w:numId w:val="1"/>
              </w:numPr>
              <w:spacing w:after="0" w:afterAutospacing="0" w:before="0" w:beforeAutospacing="0" w:lineRule="auto"/>
              <w:ind w:left="1440" w:hanging="360"/>
            </w:pPr>
            <w:r w:rsidDel="00000000" w:rsidR="00000000" w:rsidRPr="00000000">
              <w:rPr>
                <w:rtl w:val="0"/>
              </w:rPr>
              <w:t xml:space="preserve">Ensure your story aligns with ethical journalism principles.</w:t>
            </w:r>
          </w:p>
          <w:p w:rsidR="00000000" w:rsidDel="00000000" w:rsidP="00000000" w:rsidRDefault="00000000" w:rsidRPr="00000000" w14:paraId="0000211E">
            <w:pPr>
              <w:numPr>
                <w:ilvl w:val="0"/>
                <w:numId w:val="1"/>
              </w:numPr>
              <w:spacing w:after="0" w:afterAutospacing="0" w:before="0" w:beforeAutospacing="0" w:lineRule="auto"/>
              <w:ind w:left="720" w:hanging="360"/>
            </w:pPr>
            <w:r w:rsidDel="00000000" w:rsidR="00000000" w:rsidRPr="00000000">
              <w:rPr>
                <w:b w:val="1"/>
                <w:bCs w:val="1"/>
                <w:rtl w:val="0"/>
              </w:rPr>
              <w:t xml:space="preserve">Reflection on Role and Impact (15 minutes):</w:t>
            </w:r>
          </w:p>
          <w:p w:rsidR="00000000" w:rsidDel="00000000" w:rsidP="00000000" w:rsidRDefault="00000000" w:rsidRPr="00000000" w14:paraId="0000211F">
            <w:pPr>
              <w:numPr>
                <w:ilvl w:val="1"/>
                <w:numId w:val="1"/>
              </w:numPr>
              <w:spacing w:after="0" w:afterAutospacing="0" w:before="0" w:beforeAutospacing="0" w:lineRule="auto"/>
              <w:ind w:left="1440" w:hanging="360"/>
            </w:pPr>
            <w:r w:rsidDel="00000000" w:rsidR="00000000" w:rsidRPr="00000000">
              <w:rPr>
                <w:rtl w:val="0"/>
              </w:rPr>
              <w:t xml:space="preserve">Reflect on how your story could influence public understanding and emotional responses.</w:t>
            </w:r>
          </w:p>
          <w:p w:rsidR="00000000" w:rsidDel="00000000" w:rsidP="00000000" w:rsidRDefault="00000000" w:rsidRPr="00000000" w14:paraId="00002120">
            <w:pPr>
              <w:numPr>
                <w:ilvl w:val="1"/>
                <w:numId w:val="1"/>
              </w:numPr>
              <w:spacing w:after="0" w:afterAutospacing="0" w:before="0" w:beforeAutospacing="0" w:lineRule="auto"/>
              <w:ind w:left="1440" w:hanging="360"/>
            </w:pPr>
            <w:r w:rsidDel="00000000" w:rsidR="00000000" w:rsidRPr="00000000">
              <w:rPr>
                <w:rtl w:val="0"/>
              </w:rPr>
              <w:t xml:space="preserve">Consider:</w:t>
            </w:r>
          </w:p>
          <w:p w:rsidR="00000000" w:rsidDel="00000000" w:rsidP="00000000" w:rsidRDefault="00000000" w:rsidRPr="00000000" w14:paraId="00002121">
            <w:pPr>
              <w:numPr>
                <w:ilvl w:val="2"/>
                <w:numId w:val="1"/>
              </w:numPr>
              <w:spacing w:after="0" w:afterAutospacing="0" w:before="0" w:beforeAutospacing="0" w:lineRule="auto"/>
              <w:ind w:left="2160" w:hanging="360"/>
            </w:pPr>
            <w:r w:rsidDel="00000000" w:rsidR="00000000" w:rsidRPr="00000000">
              <w:rPr>
                <w:rtl w:val="0"/>
              </w:rPr>
              <w:t xml:space="preserve">What emotions do you hope to evoke?</w:t>
            </w:r>
          </w:p>
          <w:p w:rsidR="00000000" w:rsidDel="00000000" w:rsidP="00000000" w:rsidRDefault="00000000" w:rsidRPr="00000000" w14:paraId="00002122">
            <w:pPr>
              <w:numPr>
                <w:ilvl w:val="2"/>
                <w:numId w:val="1"/>
              </w:numPr>
              <w:spacing w:after="240" w:before="0" w:beforeAutospacing="0" w:lineRule="auto"/>
              <w:ind w:left="2160" w:hanging="360"/>
            </w:pPr>
            <w:r w:rsidDel="00000000" w:rsidR="00000000" w:rsidRPr="00000000">
              <w:rPr>
                <w:rtl w:val="0"/>
              </w:rPr>
              <w:t xml:space="preserve">How might your story motivate action or foster resilience?</w:t>
            </w:r>
          </w:p>
          <w:p w:rsidR="00000000" w:rsidDel="00000000" w:rsidP="00000000" w:rsidRDefault="00000000" w:rsidRPr="00000000" w14:paraId="00002123">
            <w:pPr>
              <w:pStyle w:val="Heading2"/>
              <w:spacing w:after="240" w:before="240" w:lineRule="auto"/>
              <w:rPr/>
            </w:pPr>
            <w:bookmarkStart w:colFirst="0" w:colLast="0" w:name="_pci326h3eovo" w:id="496"/>
            <w:bookmarkEnd w:id="496"/>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2124">
            <w:pPr>
              <w:pStyle w:val="Heading3"/>
              <w:rPr>
                <w:b w:val="1"/>
                <w:bCs w:val="1"/>
                <w:color w:val="000000"/>
                <w:sz w:val="22"/>
                <w:szCs w:val="22"/>
              </w:rPr>
            </w:pPr>
            <w:bookmarkStart w:colFirst="0" w:colLast="0" w:name="_ryzjwl339wtd" w:id="497"/>
            <w:bookmarkEnd w:id="497"/>
            <w:r w:rsidDel="00000000" w:rsidR="00000000" w:rsidRPr="00000000">
              <w:rPr>
                <w:b w:val="1"/>
                <w:bCs w:val="1"/>
                <w:color w:val="000000"/>
                <w:sz w:val="22"/>
                <w:szCs w:val="22"/>
                <w:rtl w:val="0"/>
              </w:rPr>
              <w:t xml:space="preserve">Objective:</w:t>
            </w:r>
          </w:p>
          <w:p w:rsidR="00000000" w:rsidDel="00000000" w:rsidP="00000000" w:rsidRDefault="00000000" w:rsidRPr="00000000" w14:paraId="00002125">
            <w:pPr>
              <w:rPr/>
            </w:pPr>
            <w:r w:rsidDel="00000000" w:rsidR="00000000" w:rsidRPr="00000000">
              <w:rPr>
                <w:rtl w:val="0"/>
              </w:rPr>
              <w:t xml:space="preserve">Facilitate collaborative exploration of ethical, trauma-informed, and solutions-oriented approaches in climate journalism. Participants will work together to analyze real-world media, co-create climate stories, and reflect on the collective influence of media professionals in shaping public understanding, emotion, and action regarding climate change and mental health.</w:t>
            </w:r>
          </w:p>
          <w:p w:rsidR="00000000" w:rsidDel="00000000" w:rsidP="00000000" w:rsidRDefault="00000000" w:rsidRPr="00000000" w14:paraId="00002126">
            <w:pPr>
              <w:pStyle w:val="Heading3"/>
              <w:rPr>
                <w:b w:val="1"/>
                <w:bCs w:val="1"/>
                <w:color w:val="000000"/>
                <w:sz w:val="22"/>
                <w:szCs w:val="22"/>
              </w:rPr>
            </w:pPr>
            <w:bookmarkStart w:colFirst="0" w:colLast="0" w:name="_1qty7oq05q1l" w:id="498"/>
            <w:bookmarkEnd w:id="498"/>
            <w:r w:rsidDel="00000000" w:rsidR="00000000" w:rsidRPr="00000000">
              <w:rPr>
                <w:b w:val="1"/>
                <w:bCs w:val="1"/>
                <w:color w:val="000000"/>
                <w:sz w:val="22"/>
                <w:szCs w:val="22"/>
                <w:rtl w:val="0"/>
              </w:rPr>
              <w:t xml:space="preserve">Instructions:</w:t>
            </w:r>
          </w:p>
          <w:p w:rsidR="00000000" w:rsidDel="00000000" w:rsidP="00000000" w:rsidRDefault="00000000" w:rsidRPr="00000000" w14:paraId="00002127">
            <w:pPr>
              <w:pStyle w:val="Heading4"/>
              <w:rPr/>
            </w:pPr>
            <w:bookmarkStart w:colFirst="0" w:colLast="0" w:name="_48gyy2p67usz" w:id="499"/>
            <w:bookmarkEnd w:id="499"/>
            <w:r w:rsidDel="00000000" w:rsidR="00000000" w:rsidRPr="00000000">
              <w:rPr>
                <w:b w:val="1"/>
                <w:bCs w:val="1"/>
                <w:color w:val="000000"/>
                <w:sz w:val="22"/>
                <w:szCs w:val="22"/>
                <w:rtl w:val="0"/>
              </w:rPr>
              <w:t xml:space="preserve">1. Group Climate Story Analysis (30–45 minutes)</w:t>
            </w:r>
            <w:r w:rsidDel="00000000" w:rsidR="00000000" w:rsidRPr="00000000">
              <w:rPr>
                <w:rtl w:val="0"/>
              </w:rPr>
            </w:r>
          </w:p>
          <w:p w:rsidR="00000000" w:rsidDel="00000000" w:rsidP="00000000" w:rsidRDefault="00000000" w:rsidRPr="00000000" w14:paraId="00002128">
            <w:pPr>
              <w:numPr>
                <w:ilvl w:val="0"/>
                <w:numId w:val="53"/>
              </w:numPr>
              <w:ind w:left="720" w:hanging="360"/>
            </w:pPr>
            <w:r w:rsidDel="00000000" w:rsidR="00000000" w:rsidRPr="00000000">
              <w:rPr>
                <w:rtl w:val="0"/>
              </w:rPr>
              <w:t xml:space="preserve">In small groups (3–5 participants), choose a recent climate-related article or media piece from a reputable outlet (e.g., The Guardian, CBC, National Observer, Al Jazeera, etc.).</w:t>
            </w:r>
          </w:p>
          <w:p w:rsidR="00000000" w:rsidDel="00000000" w:rsidP="00000000" w:rsidRDefault="00000000" w:rsidRPr="00000000" w14:paraId="00002129">
            <w:pPr>
              <w:numPr>
                <w:ilvl w:val="0"/>
                <w:numId w:val="53"/>
              </w:numPr>
              <w:ind w:left="720" w:hanging="360"/>
            </w:pPr>
            <w:r w:rsidDel="00000000" w:rsidR="00000000" w:rsidRPr="00000000">
              <w:rPr>
                <w:rtl w:val="0"/>
              </w:rPr>
              <w:t xml:space="preserve">Assign roles (e.g., facilitator, note-taker, timekeeper, presenter) to guide the discussion.</w:t>
            </w:r>
          </w:p>
          <w:p w:rsidR="00000000" w:rsidDel="00000000" w:rsidP="00000000" w:rsidRDefault="00000000" w:rsidRPr="00000000" w14:paraId="0000212A">
            <w:pPr>
              <w:numPr>
                <w:ilvl w:val="0"/>
                <w:numId w:val="53"/>
              </w:numPr>
              <w:ind w:left="720" w:hanging="360"/>
            </w:pPr>
            <w:r w:rsidDel="00000000" w:rsidR="00000000" w:rsidRPr="00000000">
              <w:rPr>
                <w:rtl w:val="0"/>
              </w:rPr>
              <w:t xml:space="preserve">Analyze the piece collectively using these prompts:</w:t>
            </w:r>
          </w:p>
          <w:p w:rsidR="00000000" w:rsidDel="00000000" w:rsidP="00000000" w:rsidRDefault="00000000" w:rsidRPr="00000000" w14:paraId="0000212B">
            <w:pPr>
              <w:rPr/>
            </w:pPr>
            <w:r w:rsidDel="00000000" w:rsidR="00000000" w:rsidRPr="00000000">
              <w:rPr>
                <w:rtl w:val="0"/>
              </w:rPr>
              <w:t xml:space="preserve">Discussion Prompts:</w:t>
            </w:r>
          </w:p>
          <w:p w:rsidR="00000000" w:rsidDel="00000000" w:rsidP="00000000" w:rsidRDefault="00000000" w:rsidRPr="00000000" w14:paraId="0000212C">
            <w:pPr>
              <w:numPr>
                <w:ilvl w:val="0"/>
                <w:numId w:val="283"/>
              </w:numPr>
              <w:ind w:left="720" w:hanging="360"/>
            </w:pPr>
            <w:r w:rsidDel="00000000" w:rsidR="00000000" w:rsidRPr="00000000">
              <w:rPr>
                <w:rtl w:val="0"/>
              </w:rPr>
              <w:t xml:space="preserve">Tone: Does the piece strike a balance between urgency and hope? Is it overly alarmist or too optimistic?</w:t>
            </w:r>
          </w:p>
          <w:p w:rsidR="00000000" w:rsidDel="00000000" w:rsidP="00000000" w:rsidRDefault="00000000" w:rsidRPr="00000000" w14:paraId="0000212D">
            <w:pPr>
              <w:numPr>
                <w:ilvl w:val="0"/>
                <w:numId w:val="283"/>
              </w:numPr>
              <w:ind w:left="720" w:hanging="360"/>
            </w:pPr>
            <w:r w:rsidDel="00000000" w:rsidR="00000000" w:rsidRPr="00000000">
              <w:rPr>
                <w:rtl w:val="0"/>
              </w:rPr>
              <w:t xml:space="preserve">Framing: How are emotions like fear, hope, or eco-anxiety portrayed? Are these emotions acknowledged and addressed responsibly?</w:t>
            </w:r>
          </w:p>
          <w:p w:rsidR="00000000" w:rsidDel="00000000" w:rsidP="00000000" w:rsidRDefault="00000000" w:rsidRPr="00000000" w14:paraId="0000212E">
            <w:pPr>
              <w:numPr>
                <w:ilvl w:val="0"/>
                <w:numId w:val="283"/>
              </w:numPr>
              <w:ind w:left="720" w:hanging="360"/>
            </w:pPr>
            <w:r w:rsidDel="00000000" w:rsidR="00000000" w:rsidRPr="00000000">
              <w:rPr>
                <w:rtl w:val="0"/>
              </w:rPr>
              <w:t xml:space="preserve">Effectiveness: Does the article promote understanding and solutions, or does it risk leaving the audience overwhelmed or passive?</w:t>
            </w:r>
          </w:p>
          <w:p w:rsidR="00000000" w:rsidDel="00000000" w:rsidP="00000000" w:rsidRDefault="00000000" w:rsidRPr="00000000" w14:paraId="0000212F">
            <w:pPr>
              <w:numPr>
                <w:ilvl w:val="0"/>
                <w:numId w:val="283"/>
              </w:numPr>
              <w:ind w:left="720" w:hanging="360"/>
            </w:pPr>
            <w:r w:rsidDel="00000000" w:rsidR="00000000" w:rsidRPr="00000000">
              <w:rPr>
                <w:rtl w:val="0"/>
              </w:rPr>
              <w:t xml:space="preserve">Ethics: Is the reporting grounded in evidence and free from sensationalism or bias?</w:t>
            </w:r>
          </w:p>
          <w:p w:rsidR="00000000" w:rsidDel="00000000" w:rsidP="00000000" w:rsidRDefault="00000000" w:rsidRPr="00000000" w14:paraId="00002130">
            <w:pPr>
              <w:rPr/>
            </w:pPr>
            <w:r w:rsidDel="00000000" w:rsidR="00000000" w:rsidRPr="00000000">
              <w:rPr>
                <w:rtl w:val="0"/>
              </w:rPr>
              <w:t xml:space="preserve">Presentation</w:t>
            </w:r>
          </w:p>
          <w:p w:rsidR="00000000" w:rsidDel="00000000" w:rsidP="00000000" w:rsidRDefault="00000000" w:rsidRPr="00000000" w14:paraId="00002131">
            <w:pPr>
              <w:numPr>
                <w:ilvl w:val="0"/>
                <w:numId w:val="26"/>
              </w:numPr>
              <w:ind w:left="720" w:hanging="360"/>
            </w:pPr>
            <w:r w:rsidDel="00000000" w:rsidR="00000000" w:rsidRPr="00000000">
              <w:rPr>
                <w:rtl w:val="0"/>
              </w:rPr>
              <w:t xml:space="preserve">Each group presents a 2-minute summary of their analysis to the larger group.</w:t>
            </w:r>
          </w:p>
          <w:p w:rsidR="00000000" w:rsidDel="00000000" w:rsidP="00000000" w:rsidRDefault="00000000" w:rsidRPr="00000000" w14:paraId="00002132">
            <w:pPr>
              <w:numPr>
                <w:ilvl w:val="0"/>
                <w:numId w:val="26"/>
              </w:numPr>
              <w:ind w:left="720" w:hanging="360"/>
            </w:pPr>
            <w:r w:rsidDel="00000000" w:rsidR="00000000" w:rsidRPr="00000000">
              <w:rPr>
                <w:rtl w:val="0"/>
              </w:rPr>
              <w:t xml:space="preserve">Compare observations across different groups and reflect on patterns or takeaways.</w:t>
            </w:r>
          </w:p>
          <w:p w:rsidR="00000000" w:rsidDel="00000000" w:rsidP="00000000" w:rsidRDefault="00000000" w:rsidRPr="00000000" w14:paraId="00002133">
            <w:pPr>
              <w:pStyle w:val="Heading4"/>
              <w:rPr/>
            </w:pPr>
            <w:bookmarkStart w:colFirst="0" w:colLast="0" w:name="_9qfus67eawpq" w:id="500"/>
            <w:bookmarkEnd w:id="500"/>
            <w:r w:rsidDel="00000000" w:rsidR="00000000" w:rsidRPr="00000000">
              <w:rPr>
                <w:b w:val="1"/>
                <w:bCs w:val="1"/>
                <w:color w:val="000000"/>
                <w:sz w:val="22"/>
                <w:szCs w:val="22"/>
                <w:rtl w:val="0"/>
              </w:rPr>
              <w:t xml:space="preserve">2. Co-Creation: Solutions-Oriented Climate Story (45–60 minutes)</w:t>
            </w:r>
            <w:r w:rsidDel="00000000" w:rsidR="00000000" w:rsidRPr="00000000">
              <w:rPr>
                <w:rtl w:val="0"/>
              </w:rPr>
            </w:r>
          </w:p>
          <w:p w:rsidR="00000000" w:rsidDel="00000000" w:rsidP="00000000" w:rsidRDefault="00000000" w:rsidRPr="00000000" w14:paraId="00002134">
            <w:pPr>
              <w:numPr>
                <w:ilvl w:val="0"/>
                <w:numId w:val="481"/>
              </w:numPr>
              <w:ind w:left="720" w:hanging="360"/>
            </w:pPr>
            <w:r w:rsidDel="00000000" w:rsidR="00000000" w:rsidRPr="00000000">
              <w:rPr>
                <w:rtl w:val="0"/>
              </w:rPr>
              <w:t xml:space="preserve">Working in the same small groups, choose a current climate issue (e.g., urban heat islands, wildfire resilience, Indigenous land stewardship, youth-led climate activism).</w:t>
            </w:r>
          </w:p>
          <w:p w:rsidR="00000000" w:rsidDel="00000000" w:rsidP="00000000" w:rsidRDefault="00000000" w:rsidRPr="00000000" w14:paraId="00002135">
            <w:pPr>
              <w:numPr>
                <w:ilvl w:val="0"/>
                <w:numId w:val="481"/>
              </w:numPr>
              <w:ind w:left="720" w:hanging="360"/>
            </w:pPr>
            <w:r w:rsidDel="00000000" w:rsidR="00000000" w:rsidRPr="00000000">
              <w:rPr>
                <w:rtl w:val="0"/>
              </w:rPr>
              <w:t xml:space="preserve">Co-write a short mock news story (400–600 words) that incorporates the following elements:</w:t>
            </w:r>
          </w:p>
          <w:p w:rsidR="00000000" w:rsidDel="00000000" w:rsidP="00000000" w:rsidRDefault="00000000" w:rsidRPr="00000000" w14:paraId="00002136">
            <w:pPr>
              <w:rPr/>
            </w:pPr>
            <w:r w:rsidDel="00000000" w:rsidR="00000000" w:rsidRPr="00000000">
              <w:rPr>
                <w:rtl w:val="0"/>
              </w:rPr>
              <w:t xml:space="preserve">Story Elements:</w:t>
            </w:r>
          </w:p>
          <w:p w:rsidR="00000000" w:rsidDel="00000000" w:rsidP="00000000" w:rsidRDefault="00000000" w:rsidRPr="00000000" w14:paraId="00002137">
            <w:pPr>
              <w:numPr>
                <w:ilvl w:val="0"/>
                <w:numId w:val="275"/>
              </w:numPr>
              <w:ind w:left="720" w:hanging="360"/>
            </w:pPr>
            <w:r w:rsidDel="00000000" w:rsidR="00000000" w:rsidRPr="00000000">
              <w:rPr>
                <w:rtl w:val="0"/>
              </w:rPr>
              <w:t xml:space="preserve">Local Relevance: Focus on a local or community-level example to make the issue relatable and concrete.</w:t>
            </w:r>
          </w:p>
          <w:p w:rsidR="00000000" w:rsidDel="00000000" w:rsidP="00000000" w:rsidRDefault="00000000" w:rsidRPr="00000000" w14:paraId="00002138">
            <w:pPr>
              <w:numPr>
                <w:ilvl w:val="0"/>
                <w:numId w:val="275"/>
              </w:numPr>
              <w:ind w:left="720" w:hanging="360"/>
            </w:pPr>
            <w:r w:rsidDel="00000000" w:rsidR="00000000" w:rsidRPr="00000000">
              <w:rPr>
                <w:rtl w:val="0"/>
              </w:rPr>
              <w:t xml:space="preserve">Humanized Data: Include voices through interviews, quotes, or narratives from people impacted or involved.</w:t>
            </w:r>
          </w:p>
          <w:p w:rsidR="00000000" w:rsidDel="00000000" w:rsidP="00000000" w:rsidRDefault="00000000" w:rsidRPr="00000000" w14:paraId="00002139">
            <w:pPr>
              <w:numPr>
                <w:ilvl w:val="0"/>
                <w:numId w:val="275"/>
              </w:numPr>
              <w:ind w:left="720" w:hanging="360"/>
            </w:pPr>
            <w:r w:rsidDel="00000000" w:rsidR="00000000" w:rsidRPr="00000000">
              <w:rPr>
                <w:rtl w:val="0"/>
              </w:rPr>
              <w:t xml:space="preserve">Emotional Balance: Combine facts with emotional storytelling to balance urgency with hope.</w:t>
            </w:r>
          </w:p>
          <w:p w:rsidR="00000000" w:rsidDel="00000000" w:rsidP="00000000" w:rsidRDefault="00000000" w:rsidRPr="00000000" w14:paraId="0000213A">
            <w:pPr>
              <w:numPr>
                <w:ilvl w:val="0"/>
                <w:numId w:val="275"/>
              </w:numPr>
              <w:ind w:left="720" w:hanging="360"/>
            </w:pPr>
            <w:r w:rsidDel="00000000" w:rsidR="00000000" w:rsidRPr="00000000">
              <w:rPr>
                <w:rtl w:val="0"/>
              </w:rPr>
              <w:t xml:space="preserve">Action-Oriented Solutions: Highlight realistic and practical steps or innovations addressing the issue.</w:t>
            </w:r>
          </w:p>
          <w:p w:rsidR="00000000" w:rsidDel="00000000" w:rsidP="00000000" w:rsidRDefault="00000000" w:rsidRPr="00000000" w14:paraId="0000213B">
            <w:pPr>
              <w:numPr>
                <w:ilvl w:val="0"/>
                <w:numId w:val="275"/>
              </w:numPr>
              <w:ind w:left="720" w:hanging="360"/>
            </w:pPr>
            <w:r w:rsidDel="00000000" w:rsidR="00000000" w:rsidRPr="00000000">
              <w:rPr>
                <w:rtl w:val="0"/>
              </w:rPr>
              <w:t xml:space="preserve">Ethical Lens: Ensure accuracy, avoid sensationalism, and incorporate trauma-informed principles where relevant.</w:t>
            </w:r>
          </w:p>
          <w:p w:rsidR="00000000" w:rsidDel="00000000" w:rsidP="00000000" w:rsidRDefault="00000000" w:rsidRPr="00000000" w14:paraId="0000213C">
            <w:pPr>
              <w:rPr/>
            </w:pPr>
            <w:r w:rsidDel="00000000" w:rsidR="00000000" w:rsidRPr="00000000">
              <w:rPr>
                <w:rtl w:val="0"/>
              </w:rPr>
              <w:t xml:space="preserve">Optional:</w:t>
            </w:r>
          </w:p>
          <w:p w:rsidR="00000000" w:rsidDel="00000000" w:rsidP="00000000" w:rsidRDefault="00000000" w:rsidRPr="00000000" w14:paraId="0000213D">
            <w:pPr>
              <w:numPr>
                <w:ilvl w:val="0"/>
                <w:numId w:val="151"/>
              </w:numPr>
              <w:ind w:left="720" w:hanging="360"/>
            </w:pPr>
            <w:r w:rsidDel="00000000" w:rsidR="00000000" w:rsidRPr="00000000">
              <w:rPr>
                <w:rtl w:val="0"/>
              </w:rPr>
              <w:t xml:space="preserve">Assign a media format (e.g., short article, podcast script, video segment) based on group interest and skills.</w:t>
            </w:r>
          </w:p>
          <w:p w:rsidR="00000000" w:rsidDel="00000000" w:rsidP="00000000" w:rsidRDefault="00000000" w:rsidRPr="00000000" w14:paraId="0000213E">
            <w:pPr>
              <w:rPr/>
            </w:pPr>
            <w:r w:rsidDel="00000000" w:rsidR="00000000" w:rsidRPr="00000000">
              <w:rPr>
                <w:rtl w:val="0"/>
              </w:rPr>
            </w:r>
          </w:p>
          <w:p w:rsidR="00000000" w:rsidDel="00000000" w:rsidP="00000000" w:rsidRDefault="00000000" w:rsidRPr="00000000" w14:paraId="0000213F">
            <w:pPr>
              <w:rPr/>
            </w:pPr>
            <w:r w:rsidDel="00000000" w:rsidR="00000000" w:rsidRPr="00000000">
              <w:rPr>
                <w:b w:val="1"/>
                <w:bCs w:val="1"/>
                <w:rtl w:val="0"/>
              </w:rPr>
              <w:t xml:space="preserve">3. Reflection and Group Dialogue (20–30 minutes)</w:t>
            </w:r>
            <w:r w:rsidDel="00000000" w:rsidR="00000000" w:rsidRPr="00000000">
              <w:rPr>
                <w:rtl w:val="0"/>
              </w:rPr>
            </w:r>
          </w:p>
          <w:p w:rsidR="00000000" w:rsidDel="00000000" w:rsidP="00000000" w:rsidRDefault="00000000" w:rsidRPr="00000000" w14:paraId="00002140">
            <w:pPr>
              <w:numPr>
                <w:ilvl w:val="0"/>
                <w:numId w:val="499"/>
              </w:numPr>
              <w:ind w:left="720" w:hanging="360"/>
            </w:pPr>
            <w:r w:rsidDel="00000000" w:rsidR="00000000" w:rsidRPr="00000000">
              <w:rPr>
                <w:rtl w:val="0"/>
              </w:rPr>
              <w:t xml:space="preserve">After story creation, reconvene as a full group.</w:t>
            </w:r>
          </w:p>
          <w:p w:rsidR="00000000" w:rsidDel="00000000" w:rsidP="00000000" w:rsidRDefault="00000000" w:rsidRPr="00000000" w14:paraId="00002141">
            <w:pPr>
              <w:numPr>
                <w:ilvl w:val="0"/>
                <w:numId w:val="499"/>
              </w:numPr>
              <w:ind w:left="720" w:hanging="360"/>
            </w:pPr>
            <w:r w:rsidDel="00000000" w:rsidR="00000000" w:rsidRPr="00000000">
              <w:rPr>
                <w:rtl w:val="0"/>
              </w:rPr>
              <w:t xml:space="preserve">Each small group shares their climate story and briefly explains their intent behind the framing, emotional tone, and messaging choices.</w:t>
            </w:r>
          </w:p>
          <w:p w:rsidR="00000000" w:rsidDel="00000000" w:rsidP="00000000" w:rsidRDefault="00000000" w:rsidRPr="00000000" w14:paraId="00002142">
            <w:pPr>
              <w:rPr/>
            </w:pPr>
            <w:r w:rsidDel="00000000" w:rsidR="00000000" w:rsidRPr="00000000">
              <w:rPr>
                <w:rtl w:val="0"/>
              </w:rPr>
              <w:t xml:space="preserve">Discussion Prompts:</w:t>
            </w:r>
          </w:p>
          <w:p w:rsidR="00000000" w:rsidDel="00000000" w:rsidP="00000000" w:rsidRDefault="00000000" w:rsidRPr="00000000" w14:paraId="00002143">
            <w:pPr>
              <w:numPr>
                <w:ilvl w:val="0"/>
                <w:numId w:val="461"/>
              </w:numPr>
              <w:ind w:left="720" w:hanging="360"/>
            </w:pPr>
            <w:r w:rsidDel="00000000" w:rsidR="00000000" w:rsidRPr="00000000">
              <w:rPr>
                <w:rtl w:val="0"/>
              </w:rPr>
              <w:t xml:space="preserve">What emotions do you want your audience to feel? (e.g., urgency, hope, empathy)</w:t>
            </w:r>
          </w:p>
          <w:p w:rsidR="00000000" w:rsidDel="00000000" w:rsidP="00000000" w:rsidRDefault="00000000" w:rsidRPr="00000000" w14:paraId="00002144">
            <w:pPr>
              <w:numPr>
                <w:ilvl w:val="0"/>
                <w:numId w:val="461"/>
              </w:numPr>
              <w:ind w:left="720" w:hanging="360"/>
            </w:pPr>
            <w:r w:rsidDel="00000000" w:rsidR="00000000" w:rsidRPr="00000000">
              <w:rPr>
                <w:rtl w:val="0"/>
              </w:rPr>
              <w:t xml:space="preserve">How might your story support public engagement, mental health, or resilience?</w:t>
            </w:r>
          </w:p>
          <w:p w:rsidR="00000000" w:rsidDel="00000000" w:rsidP="00000000" w:rsidRDefault="00000000" w:rsidRPr="00000000" w14:paraId="00002145">
            <w:pPr>
              <w:numPr>
                <w:ilvl w:val="0"/>
                <w:numId w:val="461"/>
              </w:numPr>
              <w:ind w:left="720" w:hanging="360"/>
            </w:pPr>
            <w:r w:rsidDel="00000000" w:rsidR="00000000" w:rsidRPr="00000000">
              <w:rPr>
                <w:rtl w:val="0"/>
              </w:rPr>
              <w:t xml:space="preserve">What challenges did you face in balancing ethics, emotion, and storytelling?</w:t>
            </w:r>
          </w:p>
          <w:p w:rsidR="00000000" w:rsidDel="00000000" w:rsidP="00000000" w:rsidRDefault="00000000" w:rsidRPr="00000000" w14:paraId="00002146">
            <w:pPr>
              <w:numPr>
                <w:ilvl w:val="0"/>
                <w:numId w:val="461"/>
              </w:numPr>
              <w:ind w:left="720" w:hanging="360"/>
            </w:pPr>
            <w:r w:rsidDel="00000000" w:rsidR="00000000" w:rsidRPr="00000000">
              <w:rPr>
                <w:rtl w:val="0"/>
              </w:rPr>
              <w:t xml:space="preserve">How can media professionals work together to combat misinformation and burnout in climate reporting?</w:t>
            </w:r>
          </w:p>
        </w:tc>
      </w:tr>
      <w:tr>
        <w:trPr>
          <w:cantSplit w:val="0"/>
          <w:tblHeader w:val="0"/>
        </w:trPr>
        <w:tc>
          <w:tcPr>
            <w:shd w:fill="d5a6bd" w:val="clear"/>
          </w:tcPr>
          <w:p w:rsidR="00000000" w:rsidDel="00000000" w:rsidP="00000000" w:rsidRDefault="00000000" w:rsidRPr="00000000" w14:paraId="00002147">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2148">
            <w:pPr>
              <w:numPr>
                <w:ilvl w:val="0"/>
                <w:numId w:val="365"/>
              </w:numPr>
              <w:spacing w:after="0" w:afterAutospacing="0" w:before="240" w:lineRule="auto"/>
              <w:ind w:left="720" w:hanging="360"/>
            </w:pPr>
            <w:r w:rsidDel="00000000" w:rsidR="00000000" w:rsidRPr="00000000">
              <w:rPr>
                <w:rtl w:val="0"/>
              </w:rPr>
              <w:t xml:space="preserve">Baden, D., McIntyre, K., &amp; Homberg, F. (2018). The impact of constructive news on affective and behavioural responses. Journalism Studies, 20(8), 1–20.</w:t>
            </w:r>
            <w:hyperlink r:id="rId1055">
              <w:r w:rsidDel="00000000" w:rsidR="00000000" w:rsidRPr="00000000">
                <w:rPr>
                  <w:rtl w:val="0"/>
                </w:rPr>
                <w:t xml:space="preserve"> </w:t>
              </w:r>
            </w:hyperlink>
            <w:hyperlink r:id="rId1056">
              <w:r w:rsidDel="00000000" w:rsidR="00000000" w:rsidRPr="00000000">
                <w:rPr>
                  <w:color w:val="1155cc"/>
                  <w:u w:val="single"/>
                  <w:rtl w:val="0"/>
                </w:rPr>
                <w:t xml:space="preserve">https://doi.org/10.1080/1461670X.2018.1545599</w:t>
              </w:r>
            </w:hyperlink>
            <w:r w:rsidDel="00000000" w:rsidR="00000000" w:rsidRPr="00000000">
              <w:rPr>
                <w:rtl w:val="0"/>
              </w:rPr>
            </w:r>
          </w:p>
          <w:p w:rsidR="00000000" w:rsidDel="00000000" w:rsidP="00000000" w:rsidRDefault="00000000" w:rsidRPr="00000000" w14:paraId="00002149">
            <w:pPr>
              <w:numPr>
                <w:ilvl w:val="0"/>
                <w:numId w:val="365"/>
              </w:numPr>
              <w:spacing w:after="0" w:afterAutospacing="0" w:before="0" w:beforeAutospacing="0" w:lineRule="auto"/>
              <w:ind w:left="720" w:hanging="360"/>
            </w:pPr>
            <w:r w:rsidDel="00000000" w:rsidR="00000000" w:rsidRPr="00000000">
              <w:rPr>
                <w:rtl w:val="0"/>
              </w:rPr>
              <w:t xml:space="preserve">Badullovich, N., Grant, W. J., &amp; Colvin, R. M. (2020). Framing climate change for effective communication: A systematic map. Environmental Research Letters, 15(12), 123002.</w:t>
            </w:r>
            <w:hyperlink r:id="rId1057">
              <w:r w:rsidDel="00000000" w:rsidR="00000000" w:rsidRPr="00000000">
                <w:rPr>
                  <w:rtl w:val="0"/>
                </w:rPr>
                <w:t xml:space="preserve"> </w:t>
              </w:r>
            </w:hyperlink>
            <w:hyperlink r:id="rId1058">
              <w:r w:rsidDel="00000000" w:rsidR="00000000" w:rsidRPr="00000000">
                <w:rPr>
                  <w:color w:val="1155cc"/>
                  <w:u w:val="single"/>
                  <w:rtl w:val="0"/>
                </w:rPr>
                <w:t xml:space="preserve">https://doi.org/10.1088/1748-9326/aba4c7</w:t>
              </w:r>
            </w:hyperlink>
            <w:r w:rsidDel="00000000" w:rsidR="00000000" w:rsidRPr="00000000">
              <w:rPr>
                <w:rtl w:val="0"/>
              </w:rPr>
            </w:r>
          </w:p>
          <w:p w:rsidR="00000000" w:rsidDel="00000000" w:rsidP="00000000" w:rsidRDefault="00000000" w:rsidRPr="00000000" w14:paraId="0000214A">
            <w:pPr>
              <w:numPr>
                <w:ilvl w:val="0"/>
                <w:numId w:val="365"/>
              </w:numPr>
              <w:spacing w:after="0" w:afterAutospacing="0" w:before="0" w:beforeAutospacing="0" w:lineRule="auto"/>
              <w:ind w:left="720" w:hanging="360"/>
            </w:pPr>
            <w:r w:rsidDel="00000000" w:rsidR="00000000" w:rsidRPr="00000000">
              <w:rPr>
                <w:rtl w:val="0"/>
              </w:rPr>
              <w:t xml:space="preserve">Chand Sultana, B. C., Prodhan, M. T. R., Alam, E., Sohel, M. S., Bari, A. B. M. M., Pal, S. C., Islam, M. K., &amp; Towfiqul Islam, A. R. M. (2024). A systematic review of the nexus between climate change and social media: Present status, trends, and future challenges. Frontiers in Communication, 9.</w:t>
            </w:r>
            <w:hyperlink r:id="rId1059">
              <w:r w:rsidDel="00000000" w:rsidR="00000000" w:rsidRPr="00000000">
                <w:rPr>
                  <w:rtl w:val="0"/>
                </w:rPr>
                <w:t xml:space="preserve"> </w:t>
              </w:r>
            </w:hyperlink>
            <w:hyperlink r:id="rId1060">
              <w:r w:rsidDel="00000000" w:rsidR="00000000" w:rsidRPr="00000000">
                <w:rPr>
                  <w:color w:val="1155cc"/>
                  <w:u w:val="single"/>
                  <w:rtl w:val="0"/>
                </w:rPr>
                <w:t xml:space="preserve">https://doi.org/10.3389/fcomm.2024.1301400</w:t>
              </w:r>
            </w:hyperlink>
            <w:r w:rsidDel="00000000" w:rsidR="00000000" w:rsidRPr="00000000">
              <w:rPr>
                <w:rtl w:val="0"/>
              </w:rPr>
            </w:r>
          </w:p>
          <w:p w:rsidR="00000000" w:rsidDel="00000000" w:rsidP="00000000" w:rsidRDefault="00000000" w:rsidRPr="00000000" w14:paraId="0000214B">
            <w:pPr>
              <w:numPr>
                <w:ilvl w:val="0"/>
                <w:numId w:val="365"/>
              </w:numPr>
              <w:spacing w:after="0" w:afterAutospacing="0" w:before="0" w:beforeAutospacing="0" w:lineRule="auto"/>
              <w:ind w:left="720" w:hanging="360"/>
            </w:pPr>
            <w:r w:rsidDel="00000000" w:rsidR="00000000" w:rsidRPr="00000000">
              <w:rPr>
                <w:rtl w:val="0"/>
              </w:rPr>
              <w:t xml:space="preserve">Hurless, N., &amp; Kong, N. Y. (2024). Strategies for delivering trauma-informed climate change instruction. The Journal of Environmental Education, 56(1), 36–48.</w:t>
            </w:r>
            <w:hyperlink r:id="rId1061">
              <w:r w:rsidDel="00000000" w:rsidR="00000000" w:rsidRPr="00000000">
                <w:rPr>
                  <w:rtl w:val="0"/>
                </w:rPr>
                <w:t xml:space="preserve"> </w:t>
              </w:r>
            </w:hyperlink>
            <w:hyperlink r:id="rId1062">
              <w:r w:rsidDel="00000000" w:rsidR="00000000" w:rsidRPr="00000000">
                <w:rPr>
                  <w:color w:val="1155cc"/>
                  <w:u w:val="single"/>
                  <w:rtl w:val="0"/>
                </w:rPr>
                <w:t xml:space="preserve">https://doi.org/10.1080/00958964.2024.2423298</w:t>
              </w:r>
            </w:hyperlink>
            <w:r w:rsidDel="00000000" w:rsidR="00000000" w:rsidRPr="00000000">
              <w:rPr>
                <w:rtl w:val="0"/>
              </w:rPr>
            </w:r>
          </w:p>
          <w:p w:rsidR="00000000" w:rsidDel="00000000" w:rsidP="00000000" w:rsidRDefault="00000000" w:rsidRPr="00000000" w14:paraId="0000214C">
            <w:pPr>
              <w:numPr>
                <w:ilvl w:val="0"/>
                <w:numId w:val="365"/>
              </w:numPr>
              <w:spacing w:after="0" w:afterAutospacing="0" w:before="0" w:beforeAutospacing="0" w:lineRule="auto"/>
              <w:ind w:left="720" w:hanging="360"/>
            </w:pPr>
            <w:r w:rsidDel="00000000" w:rsidR="00000000" w:rsidRPr="00000000">
              <w:rPr>
                <w:rtl w:val="0"/>
              </w:rPr>
              <w:t xml:space="preserve">Loll, L., Schmatz, N., von Lonski, L., Cremer, L. D., &amp; Richter, M. H. (2023). The influence of climate crisis-related media reporting on the eco-anxiety of individuals. Interdisciplinary Journal of Environmental Science Education, 19(2), e2306.</w:t>
            </w:r>
            <w:hyperlink r:id="rId1063">
              <w:r w:rsidDel="00000000" w:rsidR="00000000" w:rsidRPr="00000000">
                <w:rPr>
                  <w:rtl w:val="0"/>
                </w:rPr>
                <w:t xml:space="preserve"> </w:t>
              </w:r>
            </w:hyperlink>
            <w:hyperlink r:id="rId1064">
              <w:r w:rsidDel="00000000" w:rsidR="00000000" w:rsidRPr="00000000">
                <w:rPr>
                  <w:color w:val="1155cc"/>
                  <w:u w:val="single"/>
                  <w:rtl w:val="0"/>
                </w:rPr>
                <w:t xml:space="preserve">https://doi.org/10.29333/ijese/13044</w:t>
              </w:r>
            </w:hyperlink>
            <w:r w:rsidDel="00000000" w:rsidR="00000000" w:rsidRPr="00000000">
              <w:rPr>
                <w:rtl w:val="0"/>
              </w:rPr>
            </w:r>
          </w:p>
          <w:p w:rsidR="00000000" w:rsidDel="00000000" w:rsidP="00000000" w:rsidRDefault="00000000" w:rsidRPr="00000000" w14:paraId="0000214D">
            <w:pPr>
              <w:numPr>
                <w:ilvl w:val="0"/>
                <w:numId w:val="365"/>
              </w:numPr>
              <w:spacing w:after="0" w:afterAutospacing="0" w:before="0" w:beforeAutospacing="0" w:lineRule="auto"/>
              <w:ind w:left="720" w:hanging="360"/>
            </w:pPr>
            <w:r w:rsidDel="00000000" w:rsidR="00000000" w:rsidRPr="00000000">
              <w:rPr>
                <w:rtl w:val="0"/>
              </w:rPr>
              <w:t xml:space="preserve">Maduneme, E., &amp; Cohen, A. S. (2024). Solutions journalism stories boost pro-environmental behavioral intentions through positive affect and collective efficacy beliefs. Environment and Behavior, 56(3–4).</w:t>
            </w:r>
            <w:hyperlink r:id="rId1065">
              <w:r w:rsidDel="00000000" w:rsidR="00000000" w:rsidRPr="00000000">
                <w:rPr>
                  <w:rtl w:val="0"/>
                </w:rPr>
                <w:t xml:space="preserve"> </w:t>
              </w:r>
            </w:hyperlink>
            <w:hyperlink r:id="rId1066">
              <w:r w:rsidDel="00000000" w:rsidR="00000000" w:rsidRPr="00000000">
                <w:rPr>
                  <w:color w:val="1155cc"/>
                  <w:u w:val="single"/>
                  <w:rtl w:val="0"/>
                </w:rPr>
                <w:t xml:space="preserve">https://doi.org/10.1177/00139165241286874</w:t>
              </w:r>
            </w:hyperlink>
            <w:r w:rsidDel="00000000" w:rsidR="00000000" w:rsidRPr="00000000">
              <w:rPr>
                <w:rtl w:val="0"/>
              </w:rPr>
            </w:r>
          </w:p>
          <w:p w:rsidR="00000000" w:rsidDel="00000000" w:rsidP="00000000" w:rsidRDefault="00000000" w:rsidRPr="00000000" w14:paraId="0000214E">
            <w:pPr>
              <w:numPr>
                <w:ilvl w:val="0"/>
                <w:numId w:val="365"/>
              </w:numPr>
              <w:spacing w:after="0" w:afterAutospacing="0" w:before="0" w:beforeAutospacing="0" w:lineRule="auto"/>
              <w:ind w:left="720" w:hanging="360"/>
            </w:pPr>
            <w:r w:rsidDel="00000000" w:rsidR="00000000" w:rsidRPr="00000000">
              <w:rPr>
                <w:rtl w:val="0"/>
              </w:rPr>
              <w:t xml:space="preserve">Maran, D. A., &amp; Begotti, T. (2021). Media exposure to climate change, anxiety, and efficacy beliefs in a sample of Italian university students. International Journal of Environmental Research and Public Health, 18(17), 9358.</w:t>
            </w:r>
            <w:hyperlink r:id="rId1067">
              <w:r w:rsidDel="00000000" w:rsidR="00000000" w:rsidRPr="00000000">
                <w:rPr>
                  <w:rtl w:val="0"/>
                </w:rPr>
                <w:t xml:space="preserve"> </w:t>
              </w:r>
            </w:hyperlink>
            <w:hyperlink r:id="rId1068">
              <w:r w:rsidDel="00000000" w:rsidR="00000000" w:rsidRPr="00000000">
                <w:rPr>
                  <w:color w:val="1155cc"/>
                  <w:u w:val="single"/>
                  <w:rtl w:val="0"/>
                </w:rPr>
                <w:t xml:space="preserve">https://doi.org/10.3390/ijerph18179358</w:t>
              </w:r>
            </w:hyperlink>
            <w:r w:rsidDel="00000000" w:rsidR="00000000" w:rsidRPr="00000000">
              <w:rPr>
                <w:rtl w:val="0"/>
              </w:rPr>
            </w:r>
          </w:p>
          <w:p w:rsidR="00000000" w:rsidDel="00000000" w:rsidP="00000000" w:rsidRDefault="00000000" w:rsidRPr="00000000" w14:paraId="0000214F">
            <w:pPr>
              <w:numPr>
                <w:ilvl w:val="0"/>
                <w:numId w:val="365"/>
              </w:numPr>
              <w:spacing w:after="0" w:afterAutospacing="0" w:before="0" w:beforeAutospacing="0" w:lineRule="auto"/>
              <w:ind w:left="720" w:hanging="360"/>
            </w:pPr>
            <w:r w:rsidDel="00000000" w:rsidR="00000000" w:rsidRPr="00000000">
              <w:rPr>
                <w:rtl w:val="0"/>
              </w:rPr>
              <w:t xml:space="preserve">Miller, N. S. (2022, April 13). Trauma‑informed journalism: What it is, why it’s important and tips for practicing it. Journalist’s Resource. </w:t>
            </w:r>
            <w:hyperlink r:id="rId1069">
              <w:r w:rsidDel="00000000" w:rsidR="00000000" w:rsidRPr="00000000">
                <w:rPr>
                  <w:color w:val="1155cc"/>
                  <w:u w:val="single"/>
                  <w:rtl w:val="0"/>
                </w:rPr>
                <w:t xml:space="preserve">https://journalistsresource.org/home/trauma-informed-journalism-explainer/</w:t>
              </w:r>
            </w:hyperlink>
            <w:r w:rsidDel="00000000" w:rsidR="00000000" w:rsidRPr="00000000">
              <w:rPr>
                <w:rtl w:val="0"/>
              </w:rPr>
            </w:r>
          </w:p>
          <w:p w:rsidR="00000000" w:rsidDel="00000000" w:rsidP="00000000" w:rsidRDefault="00000000" w:rsidRPr="00000000" w14:paraId="00002150">
            <w:pPr>
              <w:numPr>
                <w:ilvl w:val="0"/>
                <w:numId w:val="365"/>
              </w:numPr>
              <w:spacing w:after="0" w:afterAutospacing="0" w:before="0" w:beforeAutospacing="0" w:lineRule="auto"/>
              <w:ind w:left="720" w:hanging="360"/>
            </w:pPr>
            <w:r w:rsidDel="00000000" w:rsidR="00000000" w:rsidRPr="00000000">
              <w:rPr>
                <w:rtl w:val="0"/>
              </w:rPr>
              <w:t xml:space="preserve">O’Donnell, M., &amp; Palinkas, L. (2024). Taking a trauma and adversity perspective to climate change mental health. European Journal of Psychotraumatology, 15(1), 2343509.</w:t>
            </w:r>
            <w:hyperlink r:id="rId1070">
              <w:r w:rsidDel="00000000" w:rsidR="00000000" w:rsidRPr="00000000">
                <w:rPr>
                  <w:rtl w:val="0"/>
                </w:rPr>
                <w:t xml:space="preserve"> </w:t>
              </w:r>
            </w:hyperlink>
            <w:hyperlink r:id="rId1071">
              <w:r w:rsidDel="00000000" w:rsidR="00000000" w:rsidRPr="00000000">
                <w:rPr>
                  <w:color w:val="1155cc"/>
                  <w:u w:val="single"/>
                  <w:rtl w:val="0"/>
                </w:rPr>
                <w:t xml:space="preserve">https://doi.org/10.1080/20008066.2024.2343509</w:t>
              </w:r>
            </w:hyperlink>
            <w:r w:rsidDel="00000000" w:rsidR="00000000" w:rsidRPr="00000000">
              <w:rPr>
                <w:rtl w:val="0"/>
              </w:rPr>
            </w:r>
          </w:p>
          <w:p w:rsidR="00000000" w:rsidDel="00000000" w:rsidP="00000000" w:rsidRDefault="00000000" w:rsidRPr="00000000" w14:paraId="00002151">
            <w:pPr>
              <w:numPr>
                <w:ilvl w:val="0"/>
                <w:numId w:val="365"/>
              </w:numPr>
              <w:spacing w:after="0" w:afterAutospacing="0" w:before="0" w:beforeAutospacing="0" w:lineRule="auto"/>
              <w:ind w:left="720" w:hanging="360"/>
            </w:pPr>
            <w:r w:rsidDel="00000000" w:rsidR="00000000" w:rsidRPr="00000000">
              <w:rPr>
                <w:rtl w:val="0"/>
              </w:rPr>
              <w:t xml:space="preserve">Shao, L., &amp; Yu, G. (2023). Media coverage of climate change, eco-anxiety, and pro-environmental behavior: Experimental evidence and the resilience paradox. Journal of Environmental Psychology, 91, 102130.</w:t>
            </w:r>
            <w:hyperlink r:id="rId1072">
              <w:r w:rsidDel="00000000" w:rsidR="00000000" w:rsidRPr="00000000">
                <w:rPr>
                  <w:rtl w:val="0"/>
                </w:rPr>
                <w:t xml:space="preserve"> </w:t>
              </w:r>
            </w:hyperlink>
            <w:hyperlink r:id="rId1073">
              <w:r w:rsidDel="00000000" w:rsidR="00000000" w:rsidRPr="00000000">
                <w:rPr>
                  <w:color w:val="1155cc"/>
                  <w:u w:val="single"/>
                  <w:rtl w:val="0"/>
                </w:rPr>
                <w:t xml:space="preserve">https://doi.org/10.1016/j.jenvp.2023.102130</w:t>
              </w:r>
            </w:hyperlink>
            <w:r w:rsidDel="00000000" w:rsidR="00000000" w:rsidRPr="00000000">
              <w:rPr>
                <w:rtl w:val="0"/>
              </w:rPr>
            </w:r>
          </w:p>
          <w:p w:rsidR="00000000" w:rsidDel="00000000" w:rsidP="00000000" w:rsidRDefault="00000000" w:rsidRPr="00000000" w14:paraId="00002152">
            <w:pPr>
              <w:numPr>
                <w:ilvl w:val="0"/>
                <w:numId w:val="365"/>
              </w:numPr>
              <w:spacing w:after="0" w:afterAutospacing="0" w:before="0" w:beforeAutospacing="0" w:lineRule="auto"/>
              <w:ind w:left="720" w:hanging="360"/>
            </w:pPr>
            <w:r w:rsidDel="00000000" w:rsidR="00000000" w:rsidRPr="00000000">
              <w:rPr>
                <w:rtl w:val="0"/>
              </w:rPr>
              <w:t xml:space="preserve">Stoknes, P. E. (2014). Rethinking climate communications and the “psychological climate paradox.” Energy Research &amp; Social Science, 1, 161–170.</w:t>
            </w:r>
            <w:hyperlink r:id="rId1074">
              <w:r w:rsidDel="00000000" w:rsidR="00000000" w:rsidRPr="00000000">
                <w:rPr>
                  <w:rtl w:val="0"/>
                </w:rPr>
                <w:t xml:space="preserve"> </w:t>
              </w:r>
            </w:hyperlink>
            <w:hyperlink r:id="rId1075">
              <w:r w:rsidDel="00000000" w:rsidR="00000000" w:rsidRPr="00000000">
                <w:rPr>
                  <w:color w:val="1155cc"/>
                  <w:u w:val="single"/>
                  <w:rtl w:val="0"/>
                </w:rPr>
                <w:t xml:space="preserve">https://doi.org/10.1016/j.erss.2014.03.007</w:t>
              </w:r>
            </w:hyperlink>
            <w:r w:rsidDel="00000000" w:rsidR="00000000" w:rsidRPr="00000000">
              <w:rPr>
                <w:rtl w:val="0"/>
              </w:rPr>
            </w:r>
          </w:p>
          <w:p w:rsidR="00000000" w:rsidDel="00000000" w:rsidP="00000000" w:rsidRDefault="00000000" w:rsidRPr="00000000" w14:paraId="00002153">
            <w:pPr>
              <w:numPr>
                <w:ilvl w:val="0"/>
                <w:numId w:val="365"/>
              </w:numPr>
              <w:spacing w:after="0" w:afterAutospacing="0" w:before="0" w:beforeAutospacing="0" w:lineRule="auto"/>
              <w:ind w:left="720" w:hanging="360"/>
            </w:pPr>
            <w:r w:rsidDel="00000000" w:rsidR="00000000" w:rsidRPr="00000000">
              <w:rPr>
                <w:rtl w:val="0"/>
              </w:rPr>
              <w:t xml:space="preserve">Thompson, C. (2021). The psychology and communication of climate change ignorance. Journal of Community Engagement and Scholarship, 13(3), 1+. Retrieved from</w:t>
            </w:r>
            <w:hyperlink r:id="rId1076">
              <w:r w:rsidDel="00000000" w:rsidR="00000000" w:rsidRPr="00000000">
                <w:rPr>
                  <w:rtl w:val="0"/>
                </w:rPr>
                <w:t xml:space="preserve"> </w:t>
              </w:r>
            </w:hyperlink>
            <w:hyperlink r:id="rId1077">
              <w:r w:rsidDel="00000000" w:rsidR="00000000" w:rsidRPr="00000000">
                <w:rPr>
                  <w:color w:val="1155cc"/>
                  <w:u w:val="single"/>
                  <w:rtl w:val="0"/>
                </w:rPr>
                <w:t xml:space="preserve">https://link.gale.com/apps/doc/A689751859/AONE</w:t>
              </w:r>
            </w:hyperlink>
            <w:r w:rsidDel="00000000" w:rsidR="00000000" w:rsidRPr="00000000">
              <w:rPr>
                <w:rtl w:val="0"/>
              </w:rPr>
            </w:r>
          </w:p>
          <w:p w:rsidR="00000000" w:rsidDel="00000000" w:rsidP="00000000" w:rsidRDefault="00000000" w:rsidRPr="00000000" w14:paraId="00002154">
            <w:pPr>
              <w:numPr>
                <w:ilvl w:val="0"/>
                <w:numId w:val="365"/>
              </w:numPr>
              <w:spacing w:after="0" w:afterAutospacing="0" w:before="0" w:beforeAutospacing="0" w:lineRule="auto"/>
              <w:ind w:left="720" w:hanging="360"/>
            </w:pPr>
            <w:r w:rsidDel="00000000" w:rsidR="00000000" w:rsidRPr="00000000">
              <w:rPr>
                <w:rtl w:val="0"/>
              </w:rPr>
              <w:t xml:space="preserve">Vidergor, H. E. (2023). Teaching futures thinking literacy and futures studies in schools. Futures, 146, 103083.</w:t>
            </w:r>
            <w:hyperlink r:id="rId1078">
              <w:r w:rsidDel="00000000" w:rsidR="00000000" w:rsidRPr="00000000">
                <w:rPr>
                  <w:rtl w:val="0"/>
                </w:rPr>
                <w:t xml:space="preserve"> </w:t>
              </w:r>
            </w:hyperlink>
            <w:hyperlink r:id="rId1079">
              <w:r w:rsidDel="00000000" w:rsidR="00000000" w:rsidRPr="00000000">
                <w:rPr>
                  <w:color w:val="1155cc"/>
                  <w:u w:val="single"/>
                  <w:rtl w:val="0"/>
                </w:rPr>
                <w:t xml:space="preserve">https://doi.org/10.1016/j.futures.2022.103083</w:t>
              </w:r>
            </w:hyperlink>
            <w:r w:rsidDel="00000000" w:rsidR="00000000" w:rsidRPr="00000000">
              <w:rPr>
                <w:rtl w:val="0"/>
              </w:rPr>
            </w:r>
          </w:p>
          <w:p w:rsidR="00000000" w:rsidDel="00000000" w:rsidP="00000000" w:rsidRDefault="00000000" w:rsidRPr="00000000" w14:paraId="00002155">
            <w:pPr>
              <w:numPr>
                <w:ilvl w:val="0"/>
                <w:numId w:val="365"/>
              </w:numPr>
              <w:spacing w:after="240" w:before="0" w:beforeAutospacing="0" w:lineRule="auto"/>
              <w:ind w:left="720" w:hanging="360"/>
            </w:pPr>
            <w:r w:rsidDel="00000000" w:rsidR="00000000" w:rsidRPr="00000000">
              <w:rPr>
                <w:rtl w:val="0"/>
              </w:rPr>
              <w:t xml:space="preserve">Zhao, X., Jackson, D., &amp; Nguyen, A. (2022). The psychological empowerment potential of solutions journalism: Perspectives from pandemic news users in the UK. Journalism Studies.</w:t>
            </w:r>
            <w:hyperlink r:id="rId1080">
              <w:r w:rsidDel="00000000" w:rsidR="00000000" w:rsidRPr="00000000">
                <w:rPr>
                  <w:rtl w:val="0"/>
                </w:rPr>
                <w:t xml:space="preserve"> </w:t>
              </w:r>
            </w:hyperlink>
            <w:hyperlink r:id="rId1081">
              <w:r w:rsidDel="00000000" w:rsidR="00000000" w:rsidRPr="00000000">
                <w:rPr>
                  <w:color w:val="1155cc"/>
                  <w:u w:val="single"/>
                  <w:rtl w:val="0"/>
                </w:rPr>
                <w:t xml:space="preserve">https://doi.org/10.1080/1461670X.2021.2023324</w:t>
              </w:r>
            </w:hyperlink>
            <w:r w:rsidDel="00000000" w:rsidR="00000000" w:rsidRPr="00000000">
              <w:rPr>
                <w:rtl w:val="0"/>
              </w:rPr>
            </w:r>
          </w:p>
        </w:tc>
      </w:tr>
    </w:tbl>
    <w:p w:rsidR="00000000" w:rsidDel="00000000" w:rsidP="00000000" w:rsidRDefault="00000000" w:rsidRPr="00000000" w14:paraId="00002156">
      <w:pPr>
        <w:rPr/>
        <w:sectPr>
          <w:headerReference r:id="rId1082" w:type="default"/>
          <w:footerReference r:id="rId1083"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21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84" w:type="default"/>
          <w:footerReference r:id="rId1085" w:type="default"/>
          <w:type w:val="nextPage"/>
          <w:pgSz w:h="12240" w:w="15840" w:orient="landscape"/>
          <w:pgMar w:bottom="1440.0000000000002" w:top="1440.0000000000002" w:left="1440.0000000000002" w:right="1440.0000000000002" w:header="720" w:footer="720"/>
          <w:pgNumType w:start="1"/>
        </w:sectPr>
      </w:pPr>
      <w:bookmarkStart w:colFirst="0" w:colLast="0" w:name="_m8bpgd5uu3eo" w:id="501"/>
      <w:bookmarkEnd w:id="5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Professional Roles - Moral and Spiritual Leaders</w:t>
      </w:r>
      <w:r w:rsidDel="00000000" w:rsidR="00000000" w:rsidRPr="00000000">
        <w:rPr>
          <w:rtl w:val="0"/>
        </w:rPr>
      </w:r>
    </w:p>
    <w:p w:rsidR="00000000" w:rsidDel="00000000" w:rsidP="00000000" w:rsidRDefault="00000000" w:rsidRPr="00000000" w14:paraId="00002158">
      <w:pPr>
        <w:pStyle w:val="Heading1"/>
        <w:spacing w:after="240" w:before="240" w:lineRule="auto"/>
        <w:rPr>
          <w:b w:val="0"/>
          <w:bCs w:val="0"/>
        </w:rPr>
      </w:pPr>
      <w:bookmarkStart w:colFirst="0" w:colLast="0" w:name="_l3a35s5jnvrt" w:id="502"/>
      <w:bookmarkEnd w:id="502"/>
      <w:r w:rsidDel="00000000" w:rsidR="00000000" w:rsidRPr="00000000">
        <w:rPr>
          <w:rtl w:val="0"/>
        </w:rPr>
        <w:t xml:space="preserve">Professional Roles - Moral and Spiritual Leaders</w:t>
      </w:r>
      <w:r w:rsidDel="00000000" w:rsidR="00000000" w:rsidRPr="00000000">
        <w:rPr>
          <w:rtl w:val="0"/>
        </w:rPr>
      </w:r>
    </w:p>
    <w:tbl>
      <w:tblPr>
        <w:tblStyle w:val="Table25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2159">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215A">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215B">
            <w:pPr>
              <w:widowControl w:val="0"/>
              <w:numPr>
                <w:ilvl w:val="0"/>
                <w:numId w:val="177"/>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215C">
            <w:pPr>
              <w:widowControl w:val="0"/>
              <w:numPr>
                <w:ilvl w:val="0"/>
                <w:numId w:val="177"/>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215D">
            <w:pPr>
              <w:widowControl w:val="0"/>
              <w:numPr>
                <w:ilvl w:val="0"/>
                <w:numId w:val="177"/>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215E">
            <w:pPr>
              <w:widowControl w:val="0"/>
              <w:numPr>
                <w:ilvl w:val="0"/>
                <w:numId w:val="177"/>
              </w:numPr>
              <w:spacing w:line="240" w:lineRule="auto"/>
              <w:ind w:left="720" w:hanging="360"/>
            </w:pPr>
            <w:ins w:author="Mike Marchand" w:id="687" w:date="2025-12-15T03:13:37Z">
              <w:r w:rsidDel="00000000" w:rsidR="00000000" w:rsidRPr="00000000">
                <w:rPr>
                  <w:rtl w:val="0"/>
                </w:rPr>
                <w:t xml:space="preserve">Michael Marchand, sqilxw, syilx Nation - Cultural Safety Consultant </w:t>
              </w:r>
            </w:ins>
            <w:r w:rsidDel="00000000" w:rsidR="00000000" w:rsidRPr="00000000">
              <w:rPr>
                <w:rtl w:val="0"/>
              </w:rPr>
              <w:t xml:space="preserve"> </w:t>
            </w:r>
          </w:p>
          <w:p w:rsidR="00000000" w:rsidDel="00000000" w:rsidP="00000000" w:rsidRDefault="00000000" w:rsidRPr="00000000" w14:paraId="0000215F">
            <w:pPr>
              <w:widowControl w:val="0"/>
              <w:numPr>
                <w:ilvl w:val="0"/>
                <w:numId w:val="177"/>
              </w:numPr>
              <w:spacing w:line="240" w:lineRule="auto"/>
              <w:ind w:left="720" w:hanging="360"/>
            </w:pPr>
            <w:r w:rsidDel="00000000" w:rsidR="00000000" w:rsidRPr="00000000">
              <w:rPr>
                <w:rtl w:val="0"/>
              </w:rPr>
              <w:t xml:space="preserve"> </w:t>
            </w:r>
          </w:p>
          <w:p w:rsidR="00000000" w:rsidDel="00000000" w:rsidP="00000000" w:rsidRDefault="00000000" w:rsidRPr="00000000" w14:paraId="00002160">
            <w:pPr>
              <w:widowControl w:val="0"/>
              <w:numPr>
                <w:ilvl w:val="0"/>
                <w:numId w:val="177"/>
              </w:numPr>
              <w:spacing w:line="240" w:lineRule="auto"/>
              <w:ind w:left="720" w:hanging="360"/>
            </w:pPr>
            <w:r w:rsidDel="00000000" w:rsidR="00000000" w:rsidRPr="00000000">
              <w:rPr>
                <w:rtl w:val="0"/>
              </w:rPr>
            </w:r>
          </w:p>
        </w:tc>
      </w:tr>
    </w:tbl>
    <w:p w:rsidR="00000000" w:rsidDel="00000000" w:rsidP="00000000" w:rsidRDefault="00000000" w:rsidRPr="00000000" w14:paraId="00002161">
      <w:pPr>
        <w:spacing w:after="240" w:before="240" w:lineRule="auto"/>
        <w:rPr/>
      </w:pPr>
      <w:r w:rsidDel="00000000" w:rsidR="00000000" w:rsidRPr="00000000">
        <w:rPr>
          <w:rtl w:val="0"/>
        </w:rPr>
      </w:r>
    </w:p>
    <w:tbl>
      <w:tblPr>
        <w:tblStyle w:val="Table25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2162">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2163">
            <w:pPr>
              <w:widowControl w:val="0"/>
              <w:spacing w:after="240" w:before="240" w:line="240" w:lineRule="auto"/>
              <w:rPr/>
            </w:pPr>
            <w:r w:rsidDel="00000000" w:rsidR="00000000" w:rsidRPr="00000000">
              <w:rPr>
                <w:rtl w:val="0"/>
              </w:rPr>
              <w:t xml:space="preserve">Moral and spiritual leaders are deeply positioned to address not only the environmental crisis but also the emotional and existential questions it raises. Across a variety of traditions—whether rooted in stewardship teachings, a sense of interdependence, or calls for social justice—moral and spiritual frameworks invite people to see the care of the Earth as a sacred duty. Leaders who embrace this responsibility can offer guidance, context, and hope in a time when many feel overwhelmed by climate anxiety, guilt, or grief.</w:t>
            </w:r>
          </w:p>
          <w:p w:rsidR="00000000" w:rsidDel="00000000" w:rsidP="00000000" w:rsidRDefault="00000000" w:rsidRPr="00000000" w14:paraId="00002164">
            <w:pPr>
              <w:widowControl w:val="0"/>
              <w:spacing w:after="240" w:before="240" w:line="240" w:lineRule="auto"/>
              <w:rPr/>
            </w:pPr>
            <w:r w:rsidDel="00000000" w:rsidR="00000000" w:rsidRPr="00000000">
              <w:rPr>
                <w:rtl w:val="0"/>
              </w:rPr>
              <w:t xml:space="preserve">Their work typically involves helping communities find meaning in the midst of uncertainty or loss. Teachings drawn from Christianity, Islam, Buddhism, Indigenous traditions, and beyond remind followers that our lives are intertwined with the planet’s well-being. By highlighting concepts like “integral ecology” (from Pope Francis’s encyclical Laudato Si’), “khalifa” (the Islamic notion of humanity’s role as stewards of creation), or “interdependent origination” (a Buddhist principle of mutual causality), spiritual leaders show that caring for the Earth is both a moral imperative and a path to deeper connection with one another. Some communities incorporate ritual, prayer, or ceremony to process eco-grief—a way of honoring the sense of loss while also affirming gratitude, reciprocity, and the possibility of renewal.</w:t>
            </w:r>
          </w:p>
          <w:p w:rsidR="00000000" w:rsidDel="00000000" w:rsidP="00000000" w:rsidRDefault="00000000" w:rsidRPr="00000000" w14:paraId="00002165">
            <w:pPr>
              <w:widowControl w:val="0"/>
              <w:spacing w:after="240" w:before="240" w:line="240" w:lineRule="auto"/>
              <w:rPr/>
            </w:pPr>
            <w:r w:rsidDel="00000000" w:rsidR="00000000" w:rsidRPr="00000000">
              <w:rPr>
                <w:rtl w:val="0"/>
              </w:rPr>
              <w:t xml:space="preserve">In moments of crisis—such as devastating floods or prolonged drought—people often turn to churches, mosques, temples, or Indigenous elders for support and interpretation. These leaders can validate climate-related emotions, frame them in a broader sense of purpose, and remind people that hope is not naive optimism but an active stance of engagement. Figures like Thich Nhat Hanh have shown how mindfulness practices can ground us in awareness rather than panic, while Joanna Macy’s concept of “Active Hope” emphasizes the power of communal action to transform despair into collective resilience. Messages of simplicity, mindfulness, and care for the marginalized echo through many spiritual traditions, tying environmental stewardship to issues of social equity. Indigenous perspectives, articulated by voices like Robin Wall Kimmerer, highlight our reciprocal relationship with nature, urging gratitude and respect for the Earth’s gifts.</w:t>
            </w:r>
          </w:p>
          <w:p w:rsidR="00000000" w:rsidDel="00000000" w:rsidP="00000000" w:rsidRDefault="00000000" w:rsidRPr="00000000" w14:paraId="00002166">
            <w:pPr>
              <w:widowControl w:val="0"/>
              <w:spacing w:after="240" w:before="240" w:line="240" w:lineRule="auto"/>
              <w:rPr/>
            </w:pPr>
            <w:r w:rsidDel="00000000" w:rsidR="00000000" w:rsidRPr="00000000">
              <w:rPr>
                <w:rtl w:val="0"/>
              </w:rPr>
              <w:t xml:space="preserve">This unique authority can mobilize communities in concrete ways—perhaps encouraging congregants to reduce consumption, adopt sustainable energy sources, or advocate for policies that protect vulnerable populations facing climate hazards. Moral and spiritual leaders often stand at the intersection of local and global concerns, bridging divides between different faiths, cultures, and political ideologies. Their ability to unite people under shared values of compassion, stewardship, and justice can cut through partisanship and create new alliances for climate action. At the same time, they must navigate the tension between urging swift, dramatic change and sustaining hope. Overly dire warnings might paralyze followers with fear, while an overly gentle approach may not capture the urgency of the crisis.</w:t>
            </w:r>
          </w:p>
          <w:p w:rsidR="00000000" w:rsidDel="00000000" w:rsidP="00000000" w:rsidRDefault="00000000" w:rsidRPr="00000000" w14:paraId="00002167">
            <w:pPr>
              <w:widowControl w:val="0"/>
              <w:spacing w:after="240" w:before="240" w:line="240" w:lineRule="auto"/>
              <w:rPr/>
            </w:pPr>
            <w:r w:rsidDel="00000000" w:rsidR="00000000" w:rsidRPr="00000000">
              <w:rPr>
                <w:rtl w:val="0"/>
              </w:rPr>
              <w:t xml:space="preserve">Nevertheless, leaders who confront these challenges—who combine moral clarity with cultural sensitivity, and who weave spiritual teachings with calls for structural reforms—can guide their communities toward practical, collective efforts. Whether through grassroots activism, interfaith dialogue, or quiet reflection in sacred spaces, spiritual guidance helps people face climate disruption without succumbing to cynicism or despair. By integrating ethics, emotional support, and a conviction that our planet is worth protecting for generations to come, these individuals illustrate why moral and spiritual leadership is an indispensable thread in the tapestry of a whole-of-society response to climate change.</w:t>
            </w:r>
          </w:p>
          <w:p w:rsidR="00000000" w:rsidDel="00000000" w:rsidP="00000000" w:rsidRDefault="00000000" w:rsidRPr="00000000" w14:paraId="00002168">
            <w:pPr>
              <w:widowControl w:val="0"/>
              <w:spacing w:line="240" w:lineRule="auto"/>
              <w:rPr/>
            </w:pPr>
            <w:r w:rsidDel="00000000" w:rsidR="00000000" w:rsidRPr="00000000">
              <w:rPr>
                <w:rtl w:val="0"/>
              </w:rPr>
            </w:r>
          </w:p>
        </w:tc>
      </w:tr>
      <w:tr>
        <w:trPr>
          <w:cantSplit w:val="0"/>
          <w:tblHeader w:val="0"/>
        </w:trPr>
        <w:tc>
          <w:tcPr>
            <w:shd w:fill="ea9999" w:val="clear"/>
          </w:tcPr>
          <w:p w:rsidR="00000000" w:rsidDel="00000000" w:rsidP="00000000" w:rsidRDefault="00000000" w:rsidRPr="00000000" w14:paraId="00002169">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216A">
            <w:pPr>
              <w:spacing w:after="240" w:before="240" w:lineRule="auto"/>
              <w:rPr/>
            </w:pPr>
            <w:r w:rsidDel="00000000" w:rsidR="00000000" w:rsidRPr="00000000">
              <w:rPr>
                <w:rtl w:val="0"/>
              </w:rPr>
              <w:t xml:space="preserve">Moral and spiritual leaders hold a profound responsibility in addressing the multifaceted challenges posed by climate change. Rooted in traditions of stewardship, interdependence, and social justice, these leaders guide communities in navigating the emotional and existential dilemmas that arise from environmental crises. By integrating ethical and spiritual frameworks, they provide meaning, hope, and resilience, fostering a collective commitment to caring for both the Earth and each other.</w:t>
            </w:r>
          </w:p>
          <w:p w:rsidR="00000000" w:rsidDel="00000000" w:rsidP="00000000" w:rsidRDefault="00000000" w:rsidRPr="00000000" w14:paraId="0000216B">
            <w:pPr>
              <w:spacing w:after="240" w:before="240" w:lineRule="auto"/>
              <w:rPr/>
            </w:pPr>
            <w:r w:rsidDel="00000000" w:rsidR="00000000" w:rsidRPr="00000000">
              <w:rPr>
                <w:rtl w:val="0"/>
              </w:rPr>
              <w:t xml:space="preserve">Recognizing the unique position of moral and spiritual leaders involves exploring their key responsibilities, the diverse frameworks that inform their guidance, and the strategies they employ to support communities. Emphasizing Indigenous knowledge and its invaluable contributions ensures that these leadership roles honor and incorporate diverse perspectives, enriching the collective response to climate change and its mental health impacts.</w:t>
            </w:r>
          </w:p>
          <w:p w:rsidR="00000000" w:rsidDel="00000000" w:rsidP="00000000" w:rsidRDefault="00000000" w:rsidRPr="00000000" w14:paraId="0000216C">
            <w:pPr>
              <w:spacing w:after="240" w:before="240" w:lineRule="auto"/>
              <w:rPr/>
            </w:pPr>
            <w:r w:rsidDel="00000000" w:rsidR="00000000" w:rsidRPr="00000000">
              <w:rPr>
                <w:rtl w:val="0"/>
              </w:rPr>
            </w:r>
          </w:p>
          <w:tbl>
            <w:tblPr>
              <w:tblStyle w:val="Table256"/>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216D">
                  <w:pPr>
                    <w:pStyle w:val="Heading2"/>
                    <w:spacing w:after="240" w:before="240" w:lineRule="auto"/>
                    <w:rPr/>
                  </w:pPr>
                  <w:bookmarkStart w:colFirst="0" w:colLast="0" w:name="_ujv7j6s88b1p" w:id="503"/>
                  <w:bookmarkEnd w:id="503"/>
                  <w:r w:rsidDel="00000000" w:rsidR="00000000" w:rsidRPr="00000000">
                    <w:rPr>
                      <w:rtl w:val="0"/>
                    </w:rPr>
                    <w:t xml:space="preserve">The Role of Moral and Spiritual Leaders</w:t>
                  </w:r>
                </w:p>
                <w:p w:rsidR="00000000" w:rsidDel="00000000" w:rsidP="00000000" w:rsidRDefault="00000000" w:rsidRPr="00000000" w14:paraId="0000216E">
                  <w:pPr>
                    <w:spacing w:after="240" w:before="240" w:lineRule="auto"/>
                    <w:rPr/>
                  </w:pPr>
                  <w:r w:rsidDel="00000000" w:rsidR="00000000" w:rsidRPr="00000000">
                    <w:rPr>
                      <w:rtl w:val="0"/>
                    </w:rPr>
                    <w:t xml:space="preserve">Moral and spiritual leaders play several key roles in addressing climate change and its emotional repercussions. These roles extend beyond traditional guidance to encompass emotional support, community mobilization, and advocacy for justice.</w:t>
                  </w:r>
                </w:p>
                <w:p w:rsidR="00000000" w:rsidDel="00000000" w:rsidP="00000000" w:rsidRDefault="00000000" w:rsidRPr="00000000" w14:paraId="0000216F">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2170">
                  <w:pPr>
                    <w:numPr>
                      <w:ilvl w:val="0"/>
                      <w:numId w:val="237"/>
                    </w:numPr>
                    <w:spacing w:after="240" w:before="240" w:lineRule="auto"/>
                    <w:ind w:left="720" w:hanging="360"/>
                    <w:rPr>
                      <w:b w:val="1"/>
                      <w:bCs w:val="1"/>
                    </w:rPr>
                  </w:pPr>
                  <w:r w:rsidDel="00000000" w:rsidR="00000000" w:rsidRPr="00000000">
                    <w:rPr>
                      <w:b w:val="1"/>
                      <w:bCs w:val="1"/>
                      <w:rtl w:val="0"/>
                    </w:rPr>
                    <w:t xml:space="preserve">Fostering Connection and Meaning</w:t>
                  </w:r>
                </w:p>
                <w:p w:rsidR="00000000" w:rsidDel="00000000" w:rsidP="00000000" w:rsidRDefault="00000000" w:rsidRPr="00000000" w14:paraId="00002171">
                  <w:pPr>
                    <w:spacing w:after="240" w:before="240" w:lineRule="auto"/>
                    <w:ind w:left="720" w:firstLine="0"/>
                    <w:rPr/>
                  </w:pPr>
                  <w:r w:rsidDel="00000000" w:rsidR="00000000" w:rsidRPr="00000000">
                    <w:rPr>
                      <w:rtl w:val="0"/>
                    </w:rPr>
                    <w:t xml:space="preserve">Fostering Connection and Meaning is essential for helping individuals and communities find purpose in addressing climate change. By providing frameworks that interpret environmental challenges through moral and spiritual lenses, leaders help people make sense of their feelings of anxiety, grief, and uncertainty.</w:t>
                  </w:r>
                </w:p>
                <w:p w:rsidR="00000000" w:rsidDel="00000000" w:rsidP="00000000" w:rsidRDefault="00000000" w:rsidRPr="00000000" w14:paraId="00002172">
                  <w:pPr>
                    <w:numPr>
                      <w:ilvl w:val="0"/>
                      <w:numId w:val="237"/>
                    </w:numPr>
                    <w:spacing w:after="240" w:before="240" w:lineRule="auto"/>
                    <w:ind w:left="720" w:hanging="360"/>
                    <w:rPr>
                      <w:b w:val="1"/>
                      <w:bCs w:val="1"/>
                    </w:rPr>
                  </w:pPr>
                  <w:r w:rsidDel="00000000" w:rsidR="00000000" w:rsidRPr="00000000">
                    <w:rPr>
                      <w:b w:val="1"/>
                      <w:bCs w:val="1"/>
                      <w:rtl w:val="0"/>
                    </w:rPr>
                    <w:t xml:space="preserve">Inspiring Collective Action</w:t>
                  </w:r>
                </w:p>
                <w:p w:rsidR="00000000" w:rsidDel="00000000" w:rsidP="00000000" w:rsidRDefault="00000000" w:rsidRPr="00000000" w14:paraId="00002173">
                  <w:pPr>
                    <w:spacing w:after="240" w:before="240" w:lineRule="auto"/>
                    <w:ind w:left="720" w:firstLine="0"/>
                    <w:rPr/>
                  </w:pPr>
                  <w:r w:rsidDel="00000000" w:rsidR="00000000" w:rsidRPr="00000000">
                    <w:rPr>
                      <w:rtl w:val="0"/>
                    </w:rPr>
                    <w:t xml:space="preserve">Inspiring Collective Action involves mobilizing communities around the moral and spiritual imperative to protect the Earth and future generations. Leaders encourage proactive engagement, transforming personal concerns into collective initiatives that drive meaningful change.</w:t>
                  </w:r>
                </w:p>
                <w:p w:rsidR="00000000" w:rsidDel="00000000" w:rsidP="00000000" w:rsidRDefault="00000000" w:rsidRPr="00000000" w14:paraId="00002174">
                  <w:pPr>
                    <w:numPr>
                      <w:ilvl w:val="0"/>
                      <w:numId w:val="237"/>
                    </w:numPr>
                    <w:spacing w:after="240" w:before="240" w:lineRule="auto"/>
                    <w:ind w:left="720" w:hanging="360"/>
                    <w:rPr>
                      <w:b w:val="1"/>
                      <w:bCs w:val="1"/>
                    </w:rPr>
                  </w:pPr>
                  <w:r w:rsidDel="00000000" w:rsidR="00000000" w:rsidRPr="00000000">
                    <w:rPr>
                      <w:b w:val="1"/>
                      <w:bCs w:val="1"/>
                      <w:rtl w:val="0"/>
                    </w:rPr>
                    <w:t xml:space="preserve">Providing Emotional and Moral Support</w:t>
                  </w:r>
                </w:p>
                <w:p w:rsidR="00000000" w:rsidDel="00000000" w:rsidP="00000000" w:rsidRDefault="00000000" w:rsidRPr="00000000" w14:paraId="00002175">
                  <w:pPr>
                    <w:spacing w:after="240" w:before="240" w:lineRule="auto"/>
                    <w:ind w:left="720" w:firstLine="0"/>
                    <w:rPr/>
                  </w:pPr>
                  <w:r w:rsidDel="00000000" w:rsidR="00000000" w:rsidRPr="00000000">
                    <w:rPr>
                      <w:rtl w:val="0"/>
                    </w:rPr>
                    <w:t xml:space="preserve">Providing Emotional and Moral Support is crucial in offering solace and guidance to those grappling with climate-related emotions. By creating spaces for expression and reflection, leaders help individuals process their feelings and build resilience.</w:t>
                  </w:r>
                </w:p>
                <w:p w:rsidR="00000000" w:rsidDel="00000000" w:rsidP="00000000" w:rsidRDefault="00000000" w:rsidRPr="00000000" w14:paraId="00002176">
                  <w:pPr>
                    <w:numPr>
                      <w:ilvl w:val="0"/>
                      <w:numId w:val="237"/>
                    </w:numPr>
                    <w:spacing w:after="240" w:before="240" w:lineRule="auto"/>
                    <w:ind w:left="720" w:hanging="360"/>
                    <w:rPr>
                      <w:b w:val="1"/>
                      <w:bCs w:val="1"/>
                    </w:rPr>
                  </w:pPr>
                  <w:r w:rsidDel="00000000" w:rsidR="00000000" w:rsidRPr="00000000">
                    <w:rPr>
                      <w:b w:val="1"/>
                      <w:bCs w:val="1"/>
                      <w:rtl w:val="0"/>
                    </w:rPr>
                    <w:t xml:space="preserve">Advocating for Justice</w:t>
                  </w:r>
                </w:p>
                <w:p w:rsidR="00000000" w:rsidDel="00000000" w:rsidP="00000000" w:rsidRDefault="00000000" w:rsidRPr="00000000" w14:paraId="00002177">
                  <w:pPr>
                    <w:spacing w:after="240" w:before="240" w:lineRule="auto"/>
                    <w:ind w:left="720" w:firstLine="0"/>
                    <w:rPr>
                      <w:b w:val="1"/>
                      <w:bCs w:val="1"/>
                    </w:rPr>
                  </w:pPr>
                  <w:r w:rsidDel="00000000" w:rsidR="00000000" w:rsidRPr="00000000">
                    <w:rPr>
                      <w:rtl w:val="0"/>
                    </w:rPr>
                    <w:t xml:space="preserve">Advocating for Justice ensures that the ethical dimensions of climate change are addressed, emphasizing fairness for marginalized populations disproportionately affected by environmental impacts. Leaders champion policies and practices that promote equity and protect </w:t>
                  </w:r>
                  <w:r w:rsidDel="00000000" w:rsidR="00000000" w:rsidRPr="00000000">
                    <w:rPr>
                      <w:rtl w:val="0"/>
                    </w:rPr>
                    <w:t xml:space="preserve">vulnerable</w:t>
                  </w:r>
                  <w:r w:rsidDel="00000000" w:rsidR="00000000" w:rsidRPr="00000000">
                    <w:rPr>
                      <w:rtl w:val="0"/>
                    </w:rPr>
                    <w:t xml:space="preserve"> communities.</w:t>
                  </w:r>
                  <w:r w:rsidDel="00000000" w:rsidR="00000000" w:rsidRPr="00000000">
                    <w:rPr>
                      <w:rtl w:val="0"/>
                    </w:rPr>
                  </w:r>
                </w:p>
                <w:p w:rsidR="00000000" w:rsidDel="00000000" w:rsidP="00000000" w:rsidRDefault="00000000" w:rsidRPr="00000000" w14:paraId="00002178">
                  <w:pPr>
                    <w:numPr>
                      <w:ilvl w:val="0"/>
                      <w:numId w:val="237"/>
                    </w:numPr>
                    <w:spacing w:after="240" w:before="240" w:lineRule="auto"/>
                    <w:ind w:left="720" w:hanging="360"/>
                    <w:rPr>
                      <w:b w:val="1"/>
                      <w:bCs w:val="1"/>
                    </w:rPr>
                  </w:pPr>
                  <w:r w:rsidDel="00000000" w:rsidR="00000000" w:rsidRPr="00000000">
                    <w:rPr>
                      <w:b w:val="1"/>
                      <w:bCs w:val="1"/>
                      <w:rtl w:val="0"/>
                    </w:rPr>
                    <w:t xml:space="preserve">Bridging Divides</w:t>
                  </w:r>
                </w:p>
                <w:p w:rsidR="00000000" w:rsidDel="00000000" w:rsidP="00000000" w:rsidRDefault="00000000" w:rsidRPr="00000000" w14:paraId="00002179">
                  <w:pPr>
                    <w:spacing w:after="240" w:before="240" w:lineRule="auto"/>
                    <w:ind w:left="720" w:firstLine="0"/>
                    <w:rPr>
                      <w:b w:val="1"/>
                      <w:bCs w:val="1"/>
                    </w:rPr>
                  </w:pPr>
                  <w:r w:rsidDel="00000000" w:rsidR="00000000" w:rsidRPr="00000000">
                    <w:rPr>
                      <w:rtl w:val="0"/>
                    </w:rPr>
                    <w:t xml:space="preserve">Bridging Divides involves fostering dialogue and collaboration across different faiths, cultures, and worldviews. By uniting diverse groups under shared values of compassion, stewardship, and justice, leaders build alliances that strengthen the collective response to climate challenges.</w:t>
                  </w:r>
                  <w:r w:rsidDel="00000000" w:rsidR="00000000" w:rsidRPr="00000000">
                    <w:rPr>
                      <w:rtl w:val="0"/>
                    </w:rPr>
                  </w:r>
                </w:p>
                <w:p w:rsidR="00000000" w:rsidDel="00000000" w:rsidP="00000000" w:rsidRDefault="00000000" w:rsidRPr="00000000" w14:paraId="0000217A">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217B">
            <w:pPr>
              <w:spacing w:after="240" w:before="240" w:lineRule="auto"/>
              <w:rPr/>
            </w:pPr>
            <w:r w:rsidDel="00000000" w:rsidR="00000000" w:rsidRPr="00000000">
              <w:rPr>
                <w:rtl w:val="0"/>
              </w:rPr>
            </w:r>
          </w:p>
          <w:p w:rsidR="00000000" w:rsidDel="00000000" w:rsidP="00000000" w:rsidRDefault="00000000" w:rsidRPr="00000000" w14:paraId="0000217C">
            <w:pPr>
              <w:spacing w:after="240" w:before="240" w:lineRule="auto"/>
              <w:rPr/>
            </w:pPr>
            <w:r w:rsidDel="00000000" w:rsidR="00000000" w:rsidRPr="00000000">
              <w:rPr>
                <w:rtl w:val="0"/>
              </w:rPr>
            </w:r>
          </w:p>
          <w:tbl>
            <w:tblPr>
              <w:tblStyle w:val="Table257"/>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217D">
                  <w:pPr>
                    <w:pStyle w:val="Heading2"/>
                    <w:spacing w:after="240" w:before="240" w:lineRule="auto"/>
                    <w:rPr/>
                  </w:pPr>
                  <w:bookmarkStart w:colFirst="0" w:colLast="0" w:name="_jg8wiq94jmiv" w:id="504"/>
                  <w:bookmarkEnd w:id="504"/>
                  <w:r w:rsidDel="00000000" w:rsidR="00000000" w:rsidRPr="00000000">
                    <w:rPr>
                      <w:rtl w:val="0"/>
                    </w:rPr>
                    <w:t xml:space="preserve">Frameworks Connecting Spirituality, Moral Leadership, and Climate Change</w:t>
                  </w:r>
                </w:p>
                <w:p w:rsidR="00000000" w:rsidDel="00000000" w:rsidP="00000000" w:rsidRDefault="00000000" w:rsidRPr="00000000" w14:paraId="0000217E">
                  <w:pPr>
                    <w:spacing w:after="240" w:before="240" w:lineRule="auto"/>
                    <w:rPr/>
                  </w:pPr>
                  <w:r w:rsidDel="00000000" w:rsidR="00000000" w:rsidRPr="00000000">
                    <w:rPr>
                      <w:rtl w:val="0"/>
                    </w:rPr>
                    <w:t xml:space="preserve">Moral and spiritual leaders draw upon various frameworks that intertwine ethical, spiritual, and environmental principles. These frameworks provide a foundation for guiding communities toward sustainable and equitable climate actions.</w:t>
                  </w:r>
                </w:p>
                <w:p w:rsidR="00000000" w:rsidDel="00000000" w:rsidP="00000000" w:rsidRDefault="00000000" w:rsidRPr="00000000" w14:paraId="0000217F">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2180">
                  <w:pPr>
                    <w:spacing w:after="240" w:before="240" w:lineRule="auto"/>
                    <w:ind w:left="720" w:firstLine="0"/>
                    <w:rPr>
                      <w:b w:val="1"/>
                      <w:bCs w:val="1"/>
                    </w:rPr>
                  </w:pPr>
                  <w:r w:rsidDel="00000000" w:rsidR="00000000" w:rsidRPr="00000000">
                    <w:rPr>
                      <w:b w:val="1"/>
                      <w:bCs w:val="1"/>
                      <w:rtl w:val="0"/>
                    </w:rPr>
                    <w:t xml:space="preserve">Stewardship and Care for Creation</w:t>
                  </w:r>
                </w:p>
                <w:p w:rsidR="00000000" w:rsidDel="00000000" w:rsidP="00000000" w:rsidRDefault="00000000" w:rsidRPr="00000000" w14:paraId="00002181">
                  <w:pPr>
                    <w:spacing w:after="240" w:before="240" w:lineRule="auto"/>
                    <w:ind w:left="720" w:firstLine="0"/>
                    <w:rPr/>
                  </w:pPr>
                  <w:r w:rsidDel="00000000" w:rsidR="00000000" w:rsidRPr="00000000">
                    <w:rPr>
                      <w:rtl w:val="0"/>
                    </w:rPr>
                    <w:t xml:space="preserve">Spiritual traditions emphasize the duty to nurture and protect the Earth, viewing environmental care as a sacred responsibility.</w:t>
                  </w:r>
                </w:p>
                <w:p w:rsidR="00000000" w:rsidDel="00000000" w:rsidP="00000000" w:rsidRDefault="00000000" w:rsidRPr="00000000" w14:paraId="00002182">
                  <w:pPr>
                    <w:numPr>
                      <w:ilvl w:val="0"/>
                      <w:numId w:val="52"/>
                    </w:numPr>
                    <w:spacing w:after="0" w:afterAutospacing="0" w:before="240" w:lineRule="auto"/>
                    <w:ind w:left="1440" w:hanging="360"/>
                  </w:pPr>
                  <w:r w:rsidDel="00000000" w:rsidR="00000000" w:rsidRPr="00000000">
                    <w:rPr>
                      <w:b w:val="1"/>
                      <w:bCs w:val="1"/>
                      <w:rtl w:val="0"/>
                    </w:rPr>
                    <w:t xml:space="preserve">Judeo-Christian Traditions:</w:t>
                  </w:r>
                  <w:r w:rsidDel="00000000" w:rsidR="00000000" w:rsidRPr="00000000">
                    <w:rPr>
                      <w:rtl w:val="0"/>
                    </w:rPr>
                    <w:t xml:space="preserve"> Genesis 2:15 calls humanity to "till and keep" the Earth, highlighting stewardship over domination.</w:t>
                  </w:r>
                </w:p>
                <w:p w:rsidR="00000000" w:rsidDel="00000000" w:rsidP="00000000" w:rsidRDefault="00000000" w:rsidRPr="00000000" w14:paraId="00002183">
                  <w:pPr>
                    <w:numPr>
                      <w:ilvl w:val="0"/>
                      <w:numId w:val="52"/>
                    </w:numPr>
                    <w:spacing w:after="0" w:afterAutospacing="0" w:before="0" w:beforeAutospacing="0" w:lineRule="auto"/>
                    <w:ind w:left="1440" w:hanging="360"/>
                  </w:pPr>
                  <w:r w:rsidDel="00000000" w:rsidR="00000000" w:rsidRPr="00000000">
                    <w:rPr>
                      <w:b w:val="1"/>
                      <w:bCs w:val="1"/>
                      <w:rtl w:val="0"/>
                    </w:rPr>
                    <w:t xml:space="preserve">Pope Francis' Laudato Si’ (2015):</w:t>
                  </w:r>
                  <w:r w:rsidDel="00000000" w:rsidR="00000000" w:rsidRPr="00000000">
                    <w:rPr>
                      <w:rtl w:val="0"/>
                    </w:rPr>
                    <w:t xml:space="preserve"> This encyclical frames climate change as a moral and spiritual crisis, advocating for "integral ecology" that connects environmental care with social justice.</w:t>
                  </w:r>
                </w:p>
                <w:p w:rsidR="00000000" w:rsidDel="00000000" w:rsidP="00000000" w:rsidRDefault="00000000" w:rsidRPr="00000000" w14:paraId="00002184">
                  <w:pPr>
                    <w:numPr>
                      <w:ilvl w:val="0"/>
                      <w:numId w:val="52"/>
                    </w:numPr>
                    <w:spacing w:after="0" w:afterAutospacing="0" w:before="0" w:beforeAutospacing="0" w:lineRule="auto"/>
                    <w:ind w:left="1440" w:hanging="360"/>
                  </w:pPr>
                  <w:r w:rsidDel="00000000" w:rsidR="00000000" w:rsidRPr="00000000">
                    <w:rPr>
                      <w:b w:val="1"/>
                      <w:bCs w:val="1"/>
                      <w:rtl w:val="0"/>
                    </w:rPr>
                    <w:t xml:space="preserve">Islam:</w:t>
                  </w:r>
                  <w:r w:rsidDel="00000000" w:rsidR="00000000" w:rsidRPr="00000000">
                    <w:rPr>
                      <w:rtl w:val="0"/>
                    </w:rPr>
                    <w:t xml:space="preserve"> The Quran emphasizes stewardship (khalifa) of the Earth and care for all living beings. </w:t>
                  </w:r>
                  <w:hyperlink r:id="rId1086">
                    <w:r w:rsidDel="00000000" w:rsidR="00000000" w:rsidRPr="00000000">
                      <w:rPr>
                        <w:b w:val="1"/>
                        <w:bCs w:val="1"/>
                        <w:color w:val="1155cc"/>
                        <w:u w:val="single"/>
                        <w:rtl w:val="0"/>
                      </w:rPr>
                      <w:t xml:space="preserve">Eco-Islam</w:t>
                    </w:r>
                  </w:hyperlink>
                  <w:r w:rsidDel="00000000" w:rsidR="00000000" w:rsidRPr="00000000">
                    <w:rPr>
                      <w:rtl w:val="0"/>
                    </w:rPr>
                    <w:t xml:space="preserve"> integrates environmental justice with teachings of gratitude, conservation, and balance (mizan).</w:t>
                  </w:r>
                </w:p>
                <w:p w:rsidR="00000000" w:rsidDel="00000000" w:rsidP="00000000" w:rsidRDefault="00000000" w:rsidRPr="00000000" w14:paraId="00002185">
                  <w:pPr>
                    <w:numPr>
                      <w:ilvl w:val="0"/>
                      <w:numId w:val="52"/>
                    </w:numPr>
                    <w:spacing w:after="240" w:before="0" w:beforeAutospacing="0" w:lineRule="auto"/>
                    <w:ind w:left="1440" w:hanging="360"/>
                  </w:pPr>
                  <w:r w:rsidDel="00000000" w:rsidR="00000000" w:rsidRPr="00000000">
                    <w:rPr>
                      <w:b w:val="1"/>
                      <w:bCs w:val="1"/>
                      <w:rtl w:val="0"/>
                    </w:rPr>
                    <w:t xml:space="preserve">Indigenous Spiritualities:</w:t>
                  </w:r>
                  <w:r w:rsidDel="00000000" w:rsidR="00000000" w:rsidRPr="00000000">
                    <w:rPr>
                      <w:rtl w:val="0"/>
                    </w:rPr>
                    <w:t xml:space="preserve"> Indigenous worldviews often see the Earth as a living being, emphasizing reciprocity and respect for all forms of life. </w:t>
                  </w:r>
                  <w:r w:rsidDel="00000000" w:rsidR="00000000" w:rsidRPr="00000000">
                    <w:rPr>
                      <w:b w:val="1"/>
                      <w:bCs w:val="1"/>
                      <w:rtl w:val="0"/>
                    </w:rPr>
                    <w:t xml:space="preserve">Robin Wall Kimmerer’s</w:t>
                  </w:r>
                  <w:r w:rsidDel="00000000" w:rsidR="00000000" w:rsidRPr="00000000">
                    <w:rPr>
                      <w:rtl w:val="0"/>
                    </w:rPr>
                    <w:t xml:space="preserve"> work, </w:t>
                  </w:r>
                  <w:r w:rsidDel="00000000" w:rsidR="00000000" w:rsidRPr="00000000">
                    <w:rPr>
                      <w:i w:val="1"/>
                      <w:iCs w:val="1"/>
                      <w:rtl w:val="0"/>
                    </w:rPr>
                    <w:t xml:space="preserve">Braiding Sweetgrass</w:t>
                  </w:r>
                  <w:r w:rsidDel="00000000" w:rsidR="00000000" w:rsidRPr="00000000">
                    <w:rPr>
                      <w:rtl w:val="0"/>
                    </w:rPr>
                    <w:t xml:space="preserve">, highlights the importance of gratitude, relationality, and traditional ecological knowledge.</w:t>
                  </w:r>
                </w:p>
                <w:p w:rsidR="00000000" w:rsidDel="00000000" w:rsidP="00000000" w:rsidRDefault="00000000" w:rsidRPr="00000000" w14:paraId="00002186">
                  <w:pPr>
                    <w:spacing w:after="240" w:before="240" w:lineRule="auto"/>
                    <w:ind w:left="720" w:firstLine="0"/>
                    <w:rPr/>
                  </w:pPr>
                  <w:r w:rsidDel="00000000" w:rsidR="00000000" w:rsidRPr="00000000">
                    <w:rPr>
                      <w:rtl w:val="0"/>
                    </w:rPr>
                    <w:t xml:space="preserve">Together, these traditions underscore the moral imperative to care for the Earth, fostering a sense of responsibility and interconnectedness that drives collective environmental action.</w:t>
                  </w:r>
                </w:p>
                <w:p w:rsidR="00000000" w:rsidDel="00000000" w:rsidP="00000000" w:rsidRDefault="00000000" w:rsidRPr="00000000" w14:paraId="00002187">
                  <w:pPr>
                    <w:spacing w:after="240" w:before="240" w:lineRule="auto"/>
                    <w:ind w:left="720" w:firstLine="0"/>
                    <w:rPr>
                      <w:b w:val="1"/>
                      <w:bCs w:val="1"/>
                    </w:rPr>
                  </w:pPr>
                  <w:r w:rsidDel="00000000" w:rsidR="00000000" w:rsidRPr="00000000">
                    <w:rPr>
                      <w:b w:val="1"/>
                      <w:bCs w:val="1"/>
                      <w:rtl w:val="0"/>
                    </w:rPr>
                    <w:t xml:space="preserve">Interconnection and Sacred Relationships</w:t>
                  </w:r>
                </w:p>
                <w:p w:rsidR="00000000" w:rsidDel="00000000" w:rsidP="00000000" w:rsidRDefault="00000000" w:rsidRPr="00000000" w14:paraId="00002188">
                  <w:pPr>
                    <w:spacing w:after="240" w:before="240" w:lineRule="auto"/>
                    <w:ind w:left="720" w:firstLine="0"/>
                    <w:rPr/>
                  </w:pPr>
                  <w:r w:rsidDel="00000000" w:rsidR="00000000" w:rsidRPr="00000000">
                    <w:rPr>
                      <w:rtl w:val="0"/>
                    </w:rPr>
                    <w:t xml:space="preserve">Understanding the interconnectedness of all life forms is central to many spiritual and moral frameworks, promoting compassion and responsibility toward the planet and each other.</w:t>
                  </w:r>
                </w:p>
                <w:p w:rsidR="00000000" w:rsidDel="00000000" w:rsidP="00000000" w:rsidRDefault="00000000" w:rsidRPr="00000000" w14:paraId="00002189">
                  <w:pPr>
                    <w:numPr>
                      <w:ilvl w:val="0"/>
                      <w:numId w:val="544"/>
                    </w:numPr>
                    <w:spacing w:after="0" w:afterAutospacing="0" w:before="240" w:lineRule="auto"/>
                    <w:ind w:left="1440" w:hanging="360"/>
                  </w:pPr>
                  <w:r w:rsidDel="00000000" w:rsidR="00000000" w:rsidRPr="00000000">
                    <w:rPr>
                      <w:b w:val="1"/>
                      <w:bCs w:val="1"/>
                      <w:rtl w:val="0"/>
                    </w:rPr>
                    <w:t xml:space="preserve">Buddhism:</w:t>
                  </w:r>
                  <w:r w:rsidDel="00000000" w:rsidR="00000000" w:rsidRPr="00000000">
                    <w:rPr>
                      <w:rtl w:val="0"/>
                    </w:rPr>
                    <w:t xml:space="preserve"> The principle of Interdependent Origination (Pratītyasamutpāda) recognizes the mutual causality of all life, emphasizing compassion for the planet and future generations. </w:t>
                  </w:r>
                  <w:hyperlink r:id="rId1087">
                    <w:r w:rsidDel="00000000" w:rsidR="00000000" w:rsidRPr="00000000">
                      <w:rPr>
                        <w:b w:val="1"/>
                        <w:bCs w:val="1"/>
                        <w:color w:val="1155cc"/>
                        <w:u w:val="single"/>
                        <w:rtl w:val="0"/>
                      </w:rPr>
                      <w:t xml:space="preserve">Eco-Dharma</w:t>
                    </w:r>
                  </w:hyperlink>
                  <w:r w:rsidDel="00000000" w:rsidR="00000000" w:rsidRPr="00000000">
                    <w:rPr>
                      <w:rtl w:val="0"/>
                    </w:rPr>
                    <w:t xml:space="preserve"> integrates mindfulness, simplicity, and activism to foster ecological care and resilience.</w:t>
                  </w:r>
                </w:p>
                <w:p w:rsidR="00000000" w:rsidDel="00000000" w:rsidP="00000000" w:rsidRDefault="00000000" w:rsidRPr="00000000" w14:paraId="0000218A">
                  <w:pPr>
                    <w:numPr>
                      <w:ilvl w:val="0"/>
                      <w:numId w:val="544"/>
                    </w:numPr>
                    <w:spacing w:after="0" w:afterAutospacing="0" w:before="0" w:beforeAutospacing="0" w:lineRule="auto"/>
                    <w:ind w:left="1440" w:hanging="360"/>
                  </w:pPr>
                  <w:r w:rsidDel="00000000" w:rsidR="00000000" w:rsidRPr="00000000">
                    <w:rPr>
                      <w:b w:val="1"/>
                      <w:bCs w:val="1"/>
                      <w:rtl w:val="0"/>
                    </w:rPr>
                    <w:t xml:space="preserve">Hinduism:</w:t>
                  </w:r>
                  <w:r w:rsidDel="00000000" w:rsidR="00000000" w:rsidRPr="00000000">
                    <w:rPr>
                      <w:rtl w:val="0"/>
                    </w:rPr>
                    <w:t xml:space="preserve"> The concept of dharma includes duties to protect the Earth and uphold balance. Sacred rivers, forests, and animals reflect the inherent divinity and interconnectedness of nature.</w:t>
                  </w:r>
                </w:p>
                <w:p w:rsidR="00000000" w:rsidDel="00000000" w:rsidP="00000000" w:rsidRDefault="00000000" w:rsidRPr="00000000" w14:paraId="0000218B">
                  <w:pPr>
                    <w:numPr>
                      <w:ilvl w:val="0"/>
                      <w:numId w:val="544"/>
                    </w:numPr>
                    <w:spacing w:after="240" w:before="0" w:beforeAutospacing="0" w:lineRule="auto"/>
                    <w:ind w:left="1440" w:hanging="360"/>
                  </w:pPr>
                  <w:r w:rsidDel="00000000" w:rsidR="00000000" w:rsidRPr="00000000">
                    <w:rPr>
                      <w:b w:val="1"/>
                      <w:bCs w:val="1"/>
                      <w:rtl w:val="0"/>
                    </w:rPr>
                    <w:t xml:space="preserve">Indigenous Knowledge Systems:</w:t>
                  </w:r>
                  <w:r w:rsidDel="00000000" w:rsidR="00000000" w:rsidRPr="00000000">
                    <w:rPr>
                      <w:rtl w:val="0"/>
                    </w:rPr>
                    <w:t xml:space="preserve"> Indigenous teachings stress the reciprocal relationship between humans and nature, urging gratitude and respect for the Earth’s gifts. </w:t>
                  </w:r>
                  <w:r w:rsidDel="00000000" w:rsidR="00000000" w:rsidRPr="00000000">
                    <w:rPr>
                      <w:b w:val="1"/>
                      <w:bCs w:val="1"/>
                      <w:rtl w:val="0"/>
                    </w:rPr>
                    <w:t xml:space="preserve">Robin Wall Kimmerer</w:t>
                  </w:r>
                  <w:r w:rsidDel="00000000" w:rsidR="00000000" w:rsidRPr="00000000">
                    <w:rPr>
                      <w:rtl w:val="0"/>
                    </w:rPr>
                    <w:t xml:space="preserve"> emphasizes this in her work, advocating for a harmonious coexistence with the natural world.</w:t>
                  </w:r>
                </w:p>
                <w:p w:rsidR="00000000" w:rsidDel="00000000" w:rsidP="00000000" w:rsidRDefault="00000000" w:rsidRPr="00000000" w14:paraId="0000218C">
                  <w:pPr>
                    <w:spacing w:after="240" w:before="240" w:lineRule="auto"/>
                    <w:ind w:left="720" w:firstLine="0"/>
                    <w:rPr/>
                  </w:pPr>
                  <w:r w:rsidDel="00000000" w:rsidR="00000000" w:rsidRPr="00000000">
                    <w:rPr>
                      <w:rtl w:val="0"/>
                    </w:rPr>
                    <w:t xml:space="preserve">These frameworks collectively promote a holistic understanding of humanity’s role within the larger ecosystem, encouraging actions that honor and preserve these sacred relationships.</w:t>
                  </w:r>
                </w:p>
                <w:p w:rsidR="00000000" w:rsidDel="00000000" w:rsidP="00000000" w:rsidRDefault="00000000" w:rsidRPr="00000000" w14:paraId="0000218D">
                  <w:pPr>
                    <w:spacing w:after="240" w:before="240" w:lineRule="auto"/>
                    <w:ind w:left="720" w:firstLine="0"/>
                    <w:rPr>
                      <w:b w:val="1"/>
                      <w:bCs w:val="1"/>
                    </w:rPr>
                  </w:pPr>
                  <w:r w:rsidDel="00000000" w:rsidR="00000000" w:rsidRPr="00000000">
                    <w:rPr>
                      <w:b w:val="1"/>
                      <w:bCs w:val="1"/>
                      <w:rtl w:val="0"/>
                    </w:rPr>
                    <w:t xml:space="preserve">Justice and Equity</w:t>
                  </w:r>
                </w:p>
                <w:p w:rsidR="00000000" w:rsidDel="00000000" w:rsidP="00000000" w:rsidRDefault="00000000" w:rsidRPr="00000000" w14:paraId="0000218E">
                  <w:pPr>
                    <w:spacing w:after="240" w:before="240" w:lineRule="auto"/>
                    <w:ind w:left="720" w:firstLine="0"/>
                    <w:rPr/>
                  </w:pPr>
                  <w:r w:rsidDel="00000000" w:rsidR="00000000" w:rsidRPr="00000000">
                    <w:rPr>
                      <w:rtl w:val="0"/>
                    </w:rPr>
                    <w:t xml:space="preserve">Moral and spiritual leaders often frame climate change as an issue of systemic injustice, advocating for equity and the protection of </w:t>
                  </w:r>
                  <w:r w:rsidDel="00000000" w:rsidR="00000000" w:rsidRPr="00000000">
                    <w:rPr>
                      <w:rtl w:val="0"/>
                    </w:rPr>
                    <w:t xml:space="preserve">marginalized</w:t>
                  </w:r>
                  <w:r w:rsidDel="00000000" w:rsidR="00000000" w:rsidRPr="00000000">
                    <w:rPr>
                      <w:rtl w:val="0"/>
                    </w:rPr>
                    <w:t xml:space="preserve"> communities.</w:t>
                  </w:r>
                </w:p>
                <w:p w:rsidR="00000000" w:rsidDel="00000000" w:rsidP="00000000" w:rsidRDefault="00000000" w:rsidRPr="00000000" w14:paraId="0000218F">
                  <w:pPr>
                    <w:numPr>
                      <w:ilvl w:val="0"/>
                      <w:numId w:val="306"/>
                    </w:numPr>
                    <w:spacing w:after="0" w:afterAutospacing="0" w:before="240" w:lineRule="auto"/>
                    <w:ind w:left="1440" w:hanging="360"/>
                  </w:pPr>
                  <w:r w:rsidDel="00000000" w:rsidR="00000000" w:rsidRPr="00000000">
                    <w:rPr>
                      <w:b w:val="1"/>
                      <w:bCs w:val="1"/>
                      <w:rtl w:val="0"/>
                    </w:rPr>
                    <w:t xml:space="preserve">Liberation Theology (Christianity):</w:t>
                  </w:r>
                  <w:r w:rsidDel="00000000" w:rsidR="00000000" w:rsidRPr="00000000">
                    <w:rPr>
                      <w:rtl w:val="0"/>
                    </w:rPr>
                    <w:t xml:space="preserve"> This perspective frames climate change as a matter of systemic injustice, calling for solidarity with the poor and oppressed.</w:t>
                  </w:r>
                </w:p>
                <w:p w:rsidR="00000000" w:rsidDel="00000000" w:rsidP="00000000" w:rsidRDefault="00000000" w:rsidRPr="00000000" w14:paraId="00002190">
                  <w:pPr>
                    <w:numPr>
                      <w:ilvl w:val="0"/>
                      <w:numId w:val="306"/>
                    </w:numPr>
                    <w:spacing w:after="240" w:before="0" w:beforeAutospacing="0" w:lineRule="auto"/>
                    <w:ind w:left="1440" w:hanging="360"/>
                  </w:pPr>
                  <w:r w:rsidDel="00000000" w:rsidR="00000000" w:rsidRPr="00000000">
                    <w:rPr>
                      <w:b w:val="1"/>
                      <w:bCs w:val="1"/>
                      <w:rtl w:val="0"/>
                    </w:rPr>
                    <w:t xml:space="preserve">Environmental Justice Framework:</w:t>
                  </w:r>
                  <w:r w:rsidDel="00000000" w:rsidR="00000000" w:rsidRPr="00000000">
                    <w:rPr>
                      <w:rtl w:val="0"/>
                    </w:rPr>
                    <w:t xml:space="preserve"> Rooted in activism by leaders like Robert Bullard and Indigenous groups, it emphasizes the moral imperative to address the disproportionate impacts of climate change on marginalized communities.</w:t>
                  </w:r>
                </w:p>
                <w:p w:rsidR="00000000" w:rsidDel="00000000" w:rsidP="00000000" w:rsidRDefault="00000000" w:rsidRPr="00000000" w14:paraId="00002191">
                  <w:pPr>
                    <w:spacing w:after="240" w:before="240" w:lineRule="auto"/>
                    <w:ind w:left="720" w:firstLine="0"/>
                    <w:rPr/>
                  </w:pPr>
                  <w:r w:rsidDel="00000000" w:rsidR="00000000" w:rsidRPr="00000000">
                    <w:rPr>
                      <w:rtl w:val="0"/>
                    </w:rPr>
                    <w:t xml:space="preserve">By focusing on justice and equity, these frameworks ensure that climate actions benefit all segments of society, particularly those most </w:t>
                  </w:r>
                  <w:r w:rsidDel="00000000" w:rsidR="00000000" w:rsidRPr="00000000">
                    <w:rPr>
                      <w:rtl w:val="0"/>
                    </w:rPr>
                    <w:t xml:space="preserve">vulnerable</w:t>
                  </w:r>
                  <w:r w:rsidDel="00000000" w:rsidR="00000000" w:rsidRPr="00000000">
                    <w:rPr>
                      <w:rtl w:val="0"/>
                    </w:rPr>
                    <w:t xml:space="preserve"> to environmental harms.</w:t>
                  </w:r>
                </w:p>
                <w:p w:rsidR="00000000" w:rsidDel="00000000" w:rsidP="00000000" w:rsidRDefault="00000000" w:rsidRPr="00000000" w14:paraId="00002192">
                  <w:pPr>
                    <w:spacing w:after="240" w:before="240" w:lineRule="auto"/>
                    <w:ind w:left="720" w:firstLine="0"/>
                    <w:rPr>
                      <w:b w:val="1"/>
                      <w:bCs w:val="1"/>
                    </w:rPr>
                  </w:pPr>
                  <w:r w:rsidDel="00000000" w:rsidR="00000000" w:rsidRPr="00000000">
                    <w:rPr>
                      <w:b w:val="1"/>
                      <w:bCs w:val="1"/>
                      <w:rtl w:val="0"/>
                    </w:rPr>
                    <w:t xml:space="preserve">Hope and Resilience</w:t>
                  </w:r>
                </w:p>
                <w:p w:rsidR="00000000" w:rsidDel="00000000" w:rsidP="00000000" w:rsidRDefault="00000000" w:rsidRPr="00000000" w14:paraId="00002193">
                  <w:pPr>
                    <w:spacing w:after="240" w:before="240" w:lineRule="auto"/>
                    <w:ind w:left="720" w:firstLine="0"/>
                    <w:rPr/>
                  </w:pPr>
                  <w:r w:rsidDel="00000000" w:rsidR="00000000" w:rsidRPr="00000000">
                    <w:rPr>
                      <w:rtl w:val="0"/>
                    </w:rPr>
                    <w:t xml:space="preserve">Spiritual and moral teachings often emphasize hope, gratitude, and the capacity for renewal, fostering resilience in the face of climate challenges.</w:t>
                  </w:r>
                </w:p>
                <w:p w:rsidR="00000000" w:rsidDel="00000000" w:rsidP="00000000" w:rsidRDefault="00000000" w:rsidRPr="00000000" w14:paraId="00002194">
                  <w:pPr>
                    <w:numPr>
                      <w:ilvl w:val="0"/>
                      <w:numId w:val="561"/>
                    </w:numPr>
                    <w:spacing w:after="0" w:afterAutospacing="0" w:before="240" w:lineRule="auto"/>
                    <w:ind w:left="1440" w:hanging="360"/>
                  </w:pPr>
                  <w:r w:rsidDel="00000000" w:rsidR="00000000" w:rsidRPr="00000000">
                    <w:rPr>
                      <w:b w:val="1"/>
                      <w:bCs w:val="1"/>
                      <w:rtl w:val="0"/>
                    </w:rPr>
                    <w:t xml:space="preserve">Positive Psychology and Spirituality:</w:t>
                  </w:r>
                  <w:r w:rsidDel="00000000" w:rsidR="00000000" w:rsidRPr="00000000">
                    <w:rPr>
                      <w:rtl w:val="0"/>
                    </w:rPr>
                    <w:t xml:space="preserve"> Concepts like hope, gratitude, and meaning-making are central to building resilience against climate-induced despair.</w:t>
                  </w:r>
                </w:p>
                <w:p w:rsidR="00000000" w:rsidDel="00000000" w:rsidP="00000000" w:rsidRDefault="00000000" w:rsidRPr="00000000" w14:paraId="00002195">
                  <w:pPr>
                    <w:numPr>
                      <w:ilvl w:val="0"/>
                      <w:numId w:val="561"/>
                    </w:numPr>
                    <w:spacing w:after="240" w:before="0" w:beforeAutospacing="0" w:lineRule="auto"/>
                    <w:ind w:left="1440" w:hanging="360"/>
                  </w:pPr>
                  <w:r w:rsidDel="00000000" w:rsidR="00000000" w:rsidRPr="00000000">
                    <w:rPr>
                      <w:b w:val="1"/>
                      <w:bCs w:val="1"/>
                      <w:rtl w:val="0"/>
                    </w:rPr>
                    <w:t xml:space="preserve">Active Hope (Joanna Macy):</w:t>
                  </w:r>
                  <w:r w:rsidDel="00000000" w:rsidR="00000000" w:rsidRPr="00000000">
                    <w:rPr>
                      <w:rtl w:val="0"/>
                    </w:rPr>
                    <w:t xml:space="preserve"> Combines Buddhist teachings with systems thinking to cultivate hope and engagement despite climate despair.</w:t>
                  </w:r>
                </w:p>
                <w:p w:rsidR="00000000" w:rsidDel="00000000" w:rsidP="00000000" w:rsidRDefault="00000000" w:rsidRPr="00000000" w14:paraId="00002196">
                  <w:pPr>
                    <w:spacing w:after="240" w:before="240" w:lineRule="auto"/>
                    <w:ind w:left="720" w:firstLine="0"/>
                    <w:rPr/>
                  </w:pPr>
                  <w:r w:rsidDel="00000000" w:rsidR="00000000" w:rsidRPr="00000000">
                    <w:rPr>
                      <w:rtl w:val="0"/>
                    </w:rPr>
                    <w:t xml:space="preserve">These frameworks inspire individuals and communities to maintain a positive outlook, encouraging proactive engagement and sustained efforts toward climate resilience.</w:t>
                  </w:r>
                </w:p>
                <w:p w:rsidR="00000000" w:rsidDel="00000000" w:rsidP="00000000" w:rsidRDefault="00000000" w:rsidRPr="00000000" w14:paraId="00002197">
                  <w:pPr>
                    <w:spacing w:after="240" w:before="240" w:lineRule="auto"/>
                    <w:ind w:left="720" w:firstLine="0"/>
                    <w:rPr>
                      <w:b w:val="1"/>
                      <w:bCs w:val="1"/>
                    </w:rPr>
                  </w:pPr>
                  <w:r w:rsidDel="00000000" w:rsidR="00000000" w:rsidRPr="00000000">
                    <w:rPr>
                      <w:b w:val="1"/>
                      <w:bCs w:val="1"/>
                      <w:rtl w:val="0"/>
                    </w:rPr>
                    <w:t xml:space="preserve">Sacred Activism</w:t>
                  </w:r>
                </w:p>
                <w:p w:rsidR="00000000" w:rsidDel="00000000" w:rsidP="00000000" w:rsidRDefault="00000000" w:rsidRPr="00000000" w14:paraId="00002198">
                  <w:pPr>
                    <w:spacing w:after="240" w:before="240" w:lineRule="auto"/>
                    <w:ind w:left="720" w:firstLine="0"/>
                    <w:rPr/>
                  </w:pPr>
                  <w:r w:rsidDel="00000000" w:rsidR="00000000" w:rsidRPr="00000000">
                    <w:rPr>
                      <w:rtl w:val="0"/>
                    </w:rPr>
                    <w:t xml:space="preserve">Combining personal spirituality with collective action, sacred activism integrates inner transformation with outward efforts to address systemic crises like climate change.</w:t>
                  </w:r>
                </w:p>
                <w:p w:rsidR="00000000" w:rsidDel="00000000" w:rsidP="00000000" w:rsidRDefault="00000000" w:rsidRPr="00000000" w14:paraId="00002199">
                  <w:pPr>
                    <w:numPr>
                      <w:ilvl w:val="0"/>
                      <w:numId w:val="93"/>
                    </w:numPr>
                    <w:spacing w:after="240" w:before="240" w:lineRule="auto"/>
                    <w:ind w:left="1440" w:hanging="360"/>
                  </w:pPr>
                  <w:r w:rsidDel="00000000" w:rsidR="00000000" w:rsidRPr="00000000">
                    <w:rPr>
                      <w:b w:val="1"/>
                      <w:bCs w:val="1"/>
                      <w:rtl w:val="0"/>
                    </w:rPr>
                    <w:t xml:space="preserve">Spiritual Activism Framework: </w:t>
                  </w:r>
                  <w:r w:rsidDel="00000000" w:rsidR="00000000" w:rsidRPr="00000000">
                    <w:rPr>
                      <w:rtl w:val="0"/>
                    </w:rPr>
                    <w:t xml:space="preserve">Coined by Andrew Harvey, it encourages balancing inner spiritual growth with active participation in social and environmental movements.</w:t>
                  </w:r>
                </w:p>
                <w:p w:rsidR="00000000" w:rsidDel="00000000" w:rsidP="00000000" w:rsidRDefault="00000000" w:rsidRPr="00000000" w14:paraId="0000219A">
                  <w:pPr>
                    <w:spacing w:after="240" w:before="240" w:lineRule="auto"/>
                    <w:ind w:left="720" w:firstLine="0"/>
                    <w:rPr/>
                  </w:pPr>
                  <w:r w:rsidDel="00000000" w:rsidR="00000000" w:rsidRPr="00000000">
                    <w:rPr>
                      <w:rtl w:val="0"/>
                    </w:rPr>
                    <w:t xml:space="preserve">Sacred activism empowers individuals to align their spiritual beliefs with tangible actions, fostering a holistic approach to climate adaptation and mitigation.</w:t>
                  </w:r>
                </w:p>
                <w:p w:rsidR="00000000" w:rsidDel="00000000" w:rsidP="00000000" w:rsidRDefault="00000000" w:rsidRPr="00000000" w14:paraId="0000219B">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219C">
            <w:pPr>
              <w:spacing w:after="240" w:before="240" w:lineRule="auto"/>
              <w:rPr/>
            </w:pPr>
            <w:r w:rsidDel="00000000" w:rsidR="00000000" w:rsidRPr="00000000">
              <w:rPr>
                <w:rtl w:val="0"/>
              </w:rPr>
            </w:r>
          </w:p>
          <w:p w:rsidR="00000000" w:rsidDel="00000000" w:rsidP="00000000" w:rsidRDefault="00000000" w:rsidRPr="00000000" w14:paraId="0000219D">
            <w:pPr>
              <w:spacing w:after="240" w:before="240" w:lineRule="auto"/>
              <w:rPr>
                <w:b w:val="1"/>
                <w:bCs w:val="1"/>
              </w:rPr>
            </w:pPr>
            <w:r w:rsidDel="00000000" w:rsidR="00000000" w:rsidRPr="00000000">
              <w:rPr>
                <w:rtl w:val="0"/>
              </w:rPr>
            </w:r>
          </w:p>
          <w:tbl>
            <w:tblPr>
              <w:tblStyle w:val="Table258"/>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219E">
                  <w:pPr>
                    <w:pStyle w:val="Heading2"/>
                    <w:spacing w:after="240" w:before="240" w:lineRule="auto"/>
                    <w:rPr/>
                  </w:pPr>
                  <w:bookmarkStart w:colFirst="0" w:colLast="0" w:name="_1orf8gpl7gvg" w:id="505"/>
                  <w:bookmarkEnd w:id="505"/>
                  <w:r w:rsidDel="00000000" w:rsidR="00000000" w:rsidRPr="00000000">
                    <w:rPr>
                      <w:rtl w:val="0"/>
                    </w:rPr>
                    <w:t xml:space="preserve">Guidance Across Traditions and Types of Spirituality</w:t>
                  </w:r>
                </w:p>
                <w:p w:rsidR="00000000" w:rsidDel="00000000" w:rsidP="00000000" w:rsidRDefault="00000000" w:rsidRPr="00000000" w14:paraId="0000219F">
                  <w:pPr>
                    <w:spacing w:after="240" w:before="240" w:lineRule="auto"/>
                    <w:rPr/>
                  </w:pPr>
                  <w:r w:rsidDel="00000000" w:rsidR="00000000" w:rsidRPr="00000000">
                    <w:rPr>
                      <w:rtl w:val="0"/>
                    </w:rPr>
                    <w:t xml:space="preserve">Moral and spiritual leaders employ diverse strategies to support mental health and foster resilience within their communities. These strategies draw upon a rich tapestry of traditions, emphasizing emotional support, meaning-making, and sustainable practices:</w:t>
                  </w:r>
                </w:p>
                <w:p w:rsidR="00000000" w:rsidDel="00000000" w:rsidP="00000000" w:rsidRDefault="00000000" w:rsidRPr="00000000" w14:paraId="000021A0">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21A1">
                  <w:pPr>
                    <w:spacing w:after="240" w:before="240" w:lineRule="auto"/>
                    <w:ind w:left="720" w:firstLine="0"/>
                    <w:rPr>
                      <w:b w:val="1"/>
                      <w:bCs w:val="1"/>
                    </w:rPr>
                  </w:pPr>
                  <w:r w:rsidDel="00000000" w:rsidR="00000000" w:rsidRPr="00000000">
                    <w:rPr>
                      <w:b w:val="1"/>
                      <w:bCs w:val="1"/>
                      <w:rtl w:val="0"/>
                    </w:rPr>
                    <w:t xml:space="preserve">Practical Support for Mental Health</w:t>
                  </w:r>
                </w:p>
                <w:p w:rsidR="00000000" w:rsidDel="00000000" w:rsidP="00000000" w:rsidRDefault="00000000" w:rsidRPr="00000000" w14:paraId="000021A2">
                  <w:pPr>
                    <w:spacing w:after="240" w:before="240" w:lineRule="auto"/>
                    <w:ind w:left="720" w:firstLine="0"/>
                    <w:rPr/>
                  </w:pPr>
                  <w:r w:rsidDel="00000000" w:rsidR="00000000" w:rsidRPr="00000000">
                    <w:rPr>
                      <w:rtl w:val="0"/>
                    </w:rPr>
                    <w:t xml:space="preserve">Spiritual and moral leaders provide essential emotional and moral support to individuals grappling with climate-related emotions.</w:t>
                  </w:r>
                </w:p>
                <w:p w:rsidR="00000000" w:rsidDel="00000000" w:rsidP="00000000" w:rsidRDefault="00000000" w:rsidRPr="00000000" w14:paraId="000021A3">
                  <w:pPr>
                    <w:spacing w:after="240" w:before="240" w:lineRule="auto"/>
                    <w:ind w:left="720" w:firstLine="0"/>
                    <w:rPr/>
                  </w:pPr>
                  <w:r w:rsidDel="00000000" w:rsidR="00000000" w:rsidRPr="00000000">
                    <w:rPr>
                      <w:b w:val="1"/>
                      <w:bCs w:val="1"/>
                      <w:rtl w:val="0"/>
                    </w:rPr>
                    <w:t xml:space="preserve">Validation of Climate Emotions</w:t>
                  </w:r>
                  <w:r w:rsidDel="00000000" w:rsidR="00000000" w:rsidRPr="00000000">
                    <w:rPr>
                      <w:rtl w:val="0"/>
                    </w:rPr>
                    <w:t xml:space="preserve"> involves creating safe spaces where individuals can express feelings of grief, anxiety, or guilt related to climate change. Leaders frame these emotions as natural and meaningful responses, reducing stigma and promoting mental well-being.</w:t>
                  </w:r>
                </w:p>
                <w:p w:rsidR="00000000" w:rsidDel="00000000" w:rsidP="00000000" w:rsidRDefault="00000000" w:rsidRPr="00000000" w14:paraId="000021A4">
                  <w:pPr>
                    <w:spacing w:after="240" w:before="240" w:lineRule="auto"/>
                    <w:ind w:left="720" w:firstLine="0"/>
                    <w:rPr/>
                  </w:pPr>
                  <w:r w:rsidDel="00000000" w:rsidR="00000000" w:rsidRPr="00000000">
                    <w:rPr>
                      <w:b w:val="1"/>
                      <w:bCs w:val="1"/>
                      <w:rtl w:val="0"/>
                    </w:rPr>
                    <w:t xml:space="preserve">Ritual and Ceremony</w:t>
                  </w:r>
                  <w:r w:rsidDel="00000000" w:rsidR="00000000" w:rsidRPr="00000000">
                    <w:rPr>
                      <w:rtl w:val="0"/>
                    </w:rPr>
                    <w:t xml:space="preserve"> are powerful tools for processing emotions, fostering collective healing, and reinforcing a sense of connection and continuity. Examples include:</w:t>
                  </w:r>
                </w:p>
                <w:p w:rsidR="00000000" w:rsidDel="00000000" w:rsidP="00000000" w:rsidRDefault="00000000" w:rsidRPr="00000000" w14:paraId="000021A5">
                  <w:pPr>
                    <w:numPr>
                      <w:ilvl w:val="0"/>
                      <w:numId w:val="270"/>
                    </w:numPr>
                    <w:spacing w:after="0" w:afterAutospacing="0" w:before="240" w:lineRule="auto"/>
                    <w:ind w:left="1440" w:hanging="360"/>
                  </w:pPr>
                  <w:r w:rsidDel="00000000" w:rsidR="00000000" w:rsidRPr="00000000">
                    <w:rPr>
                      <w:b w:val="1"/>
                      <w:bCs w:val="1"/>
                      <w:rtl w:val="0"/>
                    </w:rPr>
                    <w:t xml:space="preserve">Indigenous Ceremonies:</w:t>
                  </w:r>
                  <w:r w:rsidDel="00000000" w:rsidR="00000000" w:rsidRPr="00000000">
                    <w:rPr>
                      <w:rtl w:val="0"/>
                    </w:rPr>
                    <w:t xml:space="preserve"> Honoring the Earth and acknowledging loss through traditional rituals.</w:t>
                  </w:r>
                </w:p>
                <w:p w:rsidR="00000000" w:rsidDel="00000000" w:rsidP="00000000" w:rsidRDefault="00000000" w:rsidRPr="00000000" w14:paraId="000021A6">
                  <w:pPr>
                    <w:numPr>
                      <w:ilvl w:val="0"/>
                      <w:numId w:val="270"/>
                    </w:numPr>
                    <w:spacing w:after="240" w:before="0" w:beforeAutospacing="0" w:lineRule="auto"/>
                    <w:ind w:left="1440" w:hanging="360"/>
                  </w:pPr>
                  <w:r w:rsidDel="00000000" w:rsidR="00000000" w:rsidRPr="00000000">
                    <w:rPr>
                      <w:b w:val="1"/>
                      <w:bCs w:val="1"/>
                      <w:rtl w:val="0"/>
                    </w:rPr>
                    <w:t xml:space="preserve">Interfaith Services:</w:t>
                  </w:r>
                  <w:r w:rsidDel="00000000" w:rsidR="00000000" w:rsidRPr="00000000">
                    <w:rPr>
                      <w:rtl w:val="0"/>
                    </w:rPr>
                    <w:t xml:space="preserve"> Focusing on ecological grief and hope, integrating prayers and reflections that emphasize gratitude and renewal.</w:t>
                  </w:r>
                </w:p>
                <w:p w:rsidR="00000000" w:rsidDel="00000000" w:rsidP="00000000" w:rsidRDefault="00000000" w:rsidRPr="00000000" w14:paraId="000021A7">
                  <w:pPr>
                    <w:spacing w:after="240" w:before="240" w:lineRule="auto"/>
                    <w:ind w:left="720" w:firstLine="0"/>
                    <w:rPr/>
                  </w:pPr>
                  <w:r w:rsidDel="00000000" w:rsidR="00000000" w:rsidRPr="00000000">
                    <w:rPr>
                      <w:rtl w:val="0"/>
                    </w:rPr>
                    <w:t xml:space="preserve">These practices help communities navigate their emotional landscapes, providing structured ways to honor loss and celebrate resilience.</w:t>
                  </w:r>
                </w:p>
                <w:p w:rsidR="00000000" w:rsidDel="00000000" w:rsidP="00000000" w:rsidRDefault="00000000" w:rsidRPr="00000000" w14:paraId="000021A8">
                  <w:pPr>
                    <w:spacing w:after="240" w:before="240" w:lineRule="auto"/>
                    <w:ind w:left="720" w:firstLine="0"/>
                    <w:rPr>
                      <w:b w:val="1"/>
                      <w:bCs w:val="1"/>
                    </w:rPr>
                  </w:pPr>
                  <w:r w:rsidDel="00000000" w:rsidR="00000000" w:rsidRPr="00000000">
                    <w:rPr>
                      <w:b w:val="1"/>
                      <w:bCs w:val="1"/>
                      <w:rtl w:val="0"/>
                    </w:rPr>
                    <w:t xml:space="preserve">Building Resilience and Meaning</w:t>
                  </w:r>
                </w:p>
                <w:p w:rsidR="00000000" w:rsidDel="00000000" w:rsidP="00000000" w:rsidRDefault="00000000" w:rsidRPr="00000000" w14:paraId="000021A9">
                  <w:pPr>
                    <w:spacing w:after="240" w:before="240" w:lineRule="auto"/>
                    <w:ind w:left="720" w:firstLine="0"/>
                    <w:rPr/>
                  </w:pPr>
                  <w:r w:rsidDel="00000000" w:rsidR="00000000" w:rsidRPr="00000000">
                    <w:rPr>
                      <w:rtl w:val="0"/>
                    </w:rPr>
                    <w:t xml:space="preserve">Spiritual teachings often provide frameworks for understanding suffering and finding purpose in adversity, essential for building resilience.</w:t>
                  </w:r>
                </w:p>
                <w:p w:rsidR="00000000" w:rsidDel="00000000" w:rsidP="00000000" w:rsidRDefault="00000000" w:rsidRPr="00000000" w14:paraId="000021AA">
                  <w:pPr>
                    <w:spacing w:after="240" w:before="240" w:lineRule="auto"/>
                    <w:ind w:left="720" w:firstLine="0"/>
                    <w:rPr/>
                  </w:pPr>
                  <w:r w:rsidDel="00000000" w:rsidR="00000000" w:rsidRPr="00000000">
                    <w:rPr>
                      <w:b w:val="1"/>
                      <w:bCs w:val="1"/>
                      <w:rtl w:val="0"/>
                    </w:rPr>
                    <w:t xml:space="preserve">Narratives of Purpose</w:t>
                  </w:r>
                  <w:r w:rsidDel="00000000" w:rsidR="00000000" w:rsidRPr="00000000">
                    <w:rPr>
                      <w:rtl w:val="0"/>
                    </w:rPr>
                    <w:t xml:space="preserve"> help individuals and communities interpret their experiences of climate change through meaningful lenses, fostering a sense of agency and direction.</w:t>
                  </w:r>
                </w:p>
                <w:p w:rsidR="00000000" w:rsidDel="00000000" w:rsidP="00000000" w:rsidRDefault="00000000" w:rsidRPr="00000000" w14:paraId="000021AB">
                  <w:pPr>
                    <w:spacing w:after="240" w:before="240" w:lineRule="auto"/>
                    <w:ind w:left="720" w:firstLine="0"/>
                    <w:rPr/>
                  </w:pPr>
                  <w:r w:rsidDel="00000000" w:rsidR="00000000" w:rsidRPr="00000000">
                    <w:rPr>
                      <w:b w:val="1"/>
                      <w:bCs w:val="1"/>
                      <w:rtl w:val="0"/>
                    </w:rPr>
                    <w:t xml:space="preserve">Hope and Faith</w:t>
                  </w:r>
                  <w:r w:rsidDel="00000000" w:rsidR="00000000" w:rsidRPr="00000000">
                    <w:rPr>
                      <w:rtl w:val="0"/>
                    </w:rPr>
                    <w:t xml:space="preserve"> narratives inspire belief in humanity’s capacity for renewal and transformation. Leaders emphasize that caring for the Earth is both a moral duty and a path to deeper connection with one another.</w:t>
                  </w:r>
                </w:p>
                <w:p w:rsidR="00000000" w:rsidDel="00000000" w:rsidP="00000000" w:rsidRDefault="00000000" w:rsidRPr="00000000" w14:paraId="000021AC">
                  <w:pPr>
                    <w:spacing w:after="240" w:before="240" w:lineRule="auto"/>
                    <w:ind w:left="720" w:firstLine="0"/>
                    <w:rPr/>
                  </w:pPr>
                  <w:r w:rsidDel="00000000" w:rsidR="00000000" w:rsidRPr="00000000">
                    <w:rPr>
                      <w:rtl w:val="0"/>
                    </w:rPr>
                    <w:t xml:space="preserve">These elements cultivate a resilient mindset, encouraging proactive engagement and sustained efforts toward climate action.</w:t>
                  </w:r>
                </w:p>
                <w:p w:rsidR="00000000" w:rsidDel="00000000" w:rsidP="00000000" w:rsidRDefault="00000000" w:rsidRPr="00000000" w14:paraId="000021AD">
                  <w:pPr>
                    <w:spacing w:after="240" w:before="240" w:lineRule="auto"/>
                    <w:ind w:left="720" w:firstLine="0"/>
                    <w:rPr>
                      <w:b w:val="1"/>
                      <w:bCs w:val="1"/>
                    </w:rPr>
                  </w:pPr>
                  <w:r w:rsidDel="00000000" w:rsidR="00000000" w:rsidRPr="00000000">
                    <w:rPr>
                      <w:b w:val="1"/>
                      <w:bCs w:val="1"/>
                      <w:rtl w:val="0"/>
                    </w:rPr>
                    <w:t xml:space="preserve">Encouraging Sustainable Practices</w:t>
                  </w:r>
                </w:p>
                <w:p w:rsidR="00000000" w:rsidDel="00000000" w:rsidP="00000000" w:rsidRDefault="00000000" w:rsidRPr="00000000" w14:paraId="000021AE">
                  <w:pPr>
                    <w:spacing w:after="240" w:before="240" w:lineRule="auto"/>
                    <w:ind w:left="720" w:firstLine="0"/>
                    <w:rPr/>
                  </w:pPr>
                  <w:r w:rsidDel="00000000" w:rsidR="00000000" w:rsidRPr="00000000">
                    <w:rPr>
                      <w:rtl w:val="0"/>
                    </w:rPr>
                    <w:t xml:space="preserve">Spiritual and moral leaders advocate for sustainable lifestyles and community engagement, aligning everyday actions with broader environmental goals.</w:t>
                  </w:r>
                </w:p>
                <w:p w:rsidR="00000000" w:rsidDel="00000000" w:rsidP="00000000" w:rsidRDefault="00000000" w:rsidRPr="00000000" w14:paraId="000021AF">
                  <w:pPr>
                    <w:spacing w:after="240" w:before="240" w:lineRule="auto"/>
                    <w:ind w:left="720" w:firstLine="0"/>
                    <w:rPr/>
                  </w:pPr>
                  <w:r w:rsidDel="00000000" w:rsidR="00000000" w:rsidRPr="00000000">
                    <w:rPr>
                      <w:rtl w:val="0"/>
                    </w:rPr>
                    <w:t xml:space="preserve">Simple Living and Conservation practices, emphasized by many traditions, promote mindfulness, gratitude, and reduced consumption, aligning personal habits with sustainable principles.</w:t>
                  </w:r>
                </w:p>
                <w:p w:rsidR="00000000" w:rsidDel="00000000" w:rsidP="00000000" w:rsidRDefault="00000000" w:rsidRPr="00000000" w14:paraId="000021B0">
                  <w:pPr>
                    <w:spacing w:after="240" w:before="240" w:lineRule="auto"/>
                    <w:ind w:left="720" w:firstLine="0"/>
                    <w:rPr/>
                  </w:pPr>
                  <w:r w:rsidDel="00000000" w:rsidR="00000000" w:rsidRPr="00000000">
                    <w:rPr>
                      <w:rtl w:val="0"/>
                    </w:rPr>
                    <w:t xml:space="preserve">Community Engagement involves mobilizing congregations and communities to participate in sustainable initiatives, such as:</w:t>
                  </w:r>
                </w:p>
                <w:p w:rsidR="00000000" w:rsidDel="00000000" w:rsidP="00000000" w:rsidRDefault="00000000" w:rsidRPr="00000000" w14:paraId="000021B1">
                  <w:pPr>
                    <w:numPr>
                      <w:ilvl w:val="0"/>
                      <w:numId w:val="228"/>
                    </w:numPr>
                    <w:spacing w:after="0" w:afterAutospacing="0" w:before="240" w:lineRule="auto"/>
                    <w:ind w:left="1440" w:hanging="360"/>
                  </w:pPr>
                  <w:r w:rsidDel="00000000" w:rsidR="00000000" w:rsidRPr="00000000">
                    <w:rPr>
                      <w:b w:val="1"/>
                      <w:bCs w:val="1"/>
                      <w:rtl w:val="0"/>
                    </w:rPr>
                    <w:t xml:space="preserve">Renewable Energy Projects: </w:t>
                  </w:r>
                  <w:r w:rsidDel="00000000" w:rsidR="00000000" w:rsidRPr="00000000">
                    <w:rPr>
                      <w:rtl w:val="0"/>
                    </w:rPr>
                    <w:t xml:space="preserve">Encouraging the adoption of clean energy sources within communities.</w:t>
                  </w:r>
                </w:p>
                <w:p w:rsidR="00000000" w:rsidDel="00000000" w:rsidP="00000000" w:rsidRDefault="00000000" w:rsidRPr="00000000" w14:paraId="000021B2">
                  <w:pPr>
                    <w:numPr>
                      <w:ilvl w:val="0"/>
                      <w:numId w:val="228"/>
                    </w:numPr>
                    <w:spacing w:after="240" w:before="0" w:beforeAutospacing="0" w:lineRule="auto"/>
                    <w:ind w:left="1440" w:hanging="360"/>
                  </w:pPr>
                  <w:r w:rsidDel="00000000" w:rsidR="00000000" w:rsidRPr="00000000">
                    <w:rPr>
                      <w:b w:val="1"/>
                      <w:bCs w:val="1"/>
                      <w:rtl w:val="0"/>
                    </w:rPr>
                    <w:t xml:space="preserve">Climate Advocacy: </w:t>
                  </w:r>
                  <w:r w:rsidDel="00000000" w:rsidR="00000000" w:rsidRPr="00000000">
                    <w:rPr>
                      <w:rtl w:val="0"/>
                    </w:rPr>
                    <w:t xml:space="preserve">Leading campaigns to protect </w:t>
                  </w:r>
                  <w:r w:rsidDel="00000000" w:rsidR="00000000" w:rsidRPr="00000000">
                    <w:rPr>
                      <w:rtl w:val="0"/>
                    </w:rPr>
                    <w:t xml:space="preserve">vulnerable</w:t>
                  </w:r>
                  <w:r w:rsidDel="00000000" w:rsidR="00000000" w:rsidRPr="00000000">
                    <w:rPr>
                      <w:rtl w:val="0"/>
                    </w:rPr>
                    <w:t xml:space="preserve"> populations and reduce environmental impacts.</w:t>
                  </w:r>
                </w:p>
                <w:p w:rsidR="00000000" w:rsidDel="00000000" w:rsidP="00000000" w:rsidRDefault="00000000" w:rsidRPr="00000000" w14:paraId="000021B3">
                  <w:pPr>
                    <w:spacing w:after="240" w:before="240" w:lineRule="auto"/>
                    <w:ind w:left="720" w:firstLine="0"/>
                    <w:rPr/>
                  </w:pPr>
                  <w:r w:rsidDel="00000000" w:rsidR="00000000" w:rsidRPr="00000000">
                    <w:rPr>
                      <w:rtl w:val="0"/>
                    </w:rPr>
                    <w:t xml:space="preserve">By integrating these practices into daily life, leaders foster a culture of sustainability and collective responsibility.</w:t>
                  </w:r>
                </w:p>
                <w:p w:rsidR="00000000" w:rsidDel="00000000" w:rsidP="00000000" w:rsidRDefault="00000000" w:rsidRPr="00000000" w14:paraId="000021B4">
                  <w:pPr>
                    <w:spacing w:after="240" w:befor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21B5">
            <w:pPr>
              <w:pStyle w:val="Heading2"/>
              <w:spacing w:after="240" w:before="240" w:lineRule="auto"/>
              <w:rPr/>
            </w:pPr>
            <w:bookmarkStart w:colFirst="0" w:colLast="0" w:name="_1zz5011ocb4" w:id="506"/>
            <w:bookmarkEnd w:id="506"/>
            <w:r w:rsidDel="00000000" w:rsidR="00000000" w:rsidRPr="00000000">
              <w:rPr>
                <w:rtl w:val="0"/>
              </w:rPr>
              <w:t xml:space="preserve">Challenges for Moral and Spiritual Leaders</w:t>
            </w:r>
          </w:p>
          <w:p w:rsidR="00000000" w:rsidDel="00000000" w:rsidP="00000000" w:rsidRDefault="00000000" w:rsidRPr="00000000" w14:paraId="000021B6">
            <w:pPr>
              <w:spacing w:after="240" w:before="240" w:lineRule="auto"/>
              <w:rPr/>
            </w:pPr>
            <w:r w:rsidDel="00000000" w:rsidR="00000000" w:rsidRPr="00000000">
              <w:rPr>
                <w:rtl w:val="0"/>
              </w:rPr>
              <w:t xml:space="preserve">Moral and spiritual leaders face unique challenges as they navigate their roles in climate adaptation and mental health support. Balancing urgency with hope, engaging diverse communities, and addressing systemic barriers require thoughtful strategies and resilience.</w:t>
            </w:r>
          </w:p>
          <w:p w:rsidR="00000000" w:rsidDel="00000000" w:rsidP="00000000" w:rsidRDefault="00000000" w:rsidRPr="00000000" w14:paraId="000021B7">
            <w:pPr>
              <w:numPr>
                <w:ilvl w:val="0"/>
                <w:numId w:val="159"/>
              </w:numPr>
              <w:spacing w:after="0" w:afterAutospacing="0" w:before="240" w:lineRule="auto"/>
              <w:ind w:left="720" w:hanging="360"/>
            </w:pPr>
            <w:r w:rsidDel="00000000" w:rsidR="00000000" w:rsidRPr="00000000">
              <w:rPr>
                <w:b w:val="1"/>
                <w:bCs w:val="1"/>
                <w:rtl w:val="0"/>
              </w:rPr>
              <w:t xml:space="preserve">Balancing Urgency with Hope</w:t>
            </w:r>
            <w:r w:rsidDel="00000000" w:rsidR="00000000" w:rsidRPr="00000000">
              <w:rPr>
                <w:rtl w:val="0"/>
              </w:rPr>
              <w:t xml:space="preserve"> involves conveying the seriousness of climate change without inducing fear or paralysis. Leaders must inspire action while maintaining an optimistic outlook that empowers communities rather than overwhelming them.</w:t>
              <w:br w:type="textWrapping"/>
            </w:r>
          </w:p>
          <w:p w:rsidR="00000000" w:rsidDel="00000000" w:rsidP="00000000" w:rsidRDefault="00000000" w:rsidRPr="00000000" w14:paraId="000021B8">
            <w:pPr>
              <w:numPr>
                <w:ilvl w:val="0"/>
                <w:numId w:val="159"/>
              </w:numPr>
              <w:spacing w:after="0" w:afterAutospacing="0" w:before="0" w:beforeAutospacing="0" w:lineRule="auto"/>
              <w:ind w:left="720" w:hanging="360"/>
            </w:pPr>
            <w:r w:rsidDel="00000000" w:rsidR="00000000" w:rsidRPr="00000000">
              <w:rPr>
                <w:b w:val="1"/>
                <w:bCs w:val="1"/>
                <w:rtl w:val="0"/>
              </w:rPr>
              <w:t xml:space="preserve">Navigating Diversity</w:t>
            </w:r>
            <w:r w:rsidDel="00000000" w:rsidR="00000000" w:rsidRPr="00000000">
              <w:rPr>
                <w:rtl w:val="0"/>
              </w:rPr>
              <w:t xml:space="preserve"> requires engaging followers from various cultural, political, and spiritual backgrounds. Leaders must respect and incorporate diverse perspectives to build inclusive and united responses to climate challenges.</w:t>
              <w:br w:type="textWrapping"/>
            </w:r>
          </w:p>
          <w:p w:rsidR="00000000" w:rsidDel="00000000" w:rsidP="00000000" w:rsidRDefault="00000000" w:rsidRPr="00000000" w14:paraId="000021B9">
            <w:pPr>
              <w:numPr>
                <w:ilvl w:val="0"/>
                <w:numId w:val="159"/>
              </w:numPr>
              <w:spacing w:after="240" w:before="0" w:beforeAutospacing="0" w:lineRule="auto"/>
              <w:ind w:left="720" w:hanging="360"/>
            </w:pPr>
            <w:r w:rsidDel="00000000" w:rsidR="00000000" w:rsidRPr="00000000">
              <w:rPr>
                <w:b w:val="1"/>
                <w:bCs w:val="1"/>
                <w:rtl w:val="0"/>
              </w:rPr>
              <w:t xml:space="preserve">Addressing Structural Challenges</w:t>
            </w:r>
            <w:r w:rsidDel="00000000" w:rsidR="00000000" w:rsidRPr="00000000">
              <w:rPr>
                <w:rtl w:val="0"/>
              </w:rPr>
              <w:t xml:space="preserve"> entails tackling systemic barriers to climate action, such as political resistance and economic inequality. Leaders advocate for policies and practices that promote environmental justice and equitable resource distribution.</w:t>
              <w:br w:type="textWrapping"/>
            </w:r>
          </w:p>
          <w:p w:rsidR="00000000" w:rsidDel="00000000" w:rsidP="00000000" w:rsidRDefault="00000000" w:rsidRPr="00000000" w14:paraId="000021BA">
            <w:pPr>
              <w:spacing w:after="240" w:before="240" w:lineRule="auto"/>
              <w:rPr/>
            </w:pPr>
            <w:r w:rsidDel="00000000" w:rsidR="00000000" w:rsidRPr="00000000">
              <w:rPr>
                <w:rtl w:val="0"/>
              </w:rPr>
              <w:t xml:space="preserve">Overcoming these challenges requires moral clarity, cultural sensitivity, and a commitment to fostering inclusive and resilient communities.</w:t>
            </w:r>
          </w:p>
          <w:p w:rsidR="00000000" w:rsidDel="00000000" w:rsidP="00000000" w:rsidRDefault="00000000" w:rsidRPr="00000000" w14:paraId="000021BB">
            <w:pPr>
              <w:pStyle w:val="Heading2"/>
              <w:spacing w:after="240" w:before="240" w:lineRule="auto"/>
              <w:rPr/>
            </w:pPr>
            <w:bookmarkStart w:colFirst="0" w:colLast="0" w:name="_9sm0imx3voo7" w:id="507"/>
            <w:bookmarkEnd w:id="507"/>
            <w:r w:rsidDel="00000000" w:rsidR="00000000" w:rsidRPr="00000000">
              <w:rPr>
                <w:rtl w:val="0"/>
              </w:rPr>
              <w:t xml:space="preserve">Why Spiritual and Moral Leadership Is Essential</w:t>
            </w:r>
          </w:p>
          <w:p w:rsidR="00000000" w:rsidDel="00000000" w:rsidP="00000000" w:rsidRDefault="00000000" w:rsidRPr="00000000" w14:paraId="000021BC">
            <w:pPr>
              <w:spacing w:after="240" w:before="240" w:lineRule="auto"/>
              <w:rPr/>
            </w:pPr>
            <w:r w:rsidDel="00000000" w:rsidR="00000000" w:rsidRPr="00000000">
              <w:rPr>
                <w:rtl w:val="0"/>
              </w:rPr>
              <w:t xml:space="preserve">Spiritual and moral leaders are indispensable in the collective effort to address climate change due to their ability to provide emotional support, mobilize communities, advocate for justice, and bridge divides.</w:t>
            </w:r>
          </w:p>
          <w:p w:rsidR="00000000" w:rsidDel="00000000" w:rsidP="00000000" w:rsidRDefault="00000000" w:rsidRPr="00000000" w14:paraId="000021BD">
            <w:pPr>
              <w:numPr>
                <w:ilvl w:val="0"/>
                <w:numId w:val="17"/>
              </w:numPr>
              <w:spacing w:after="0" w:afterAutospacing="0" w:before="240" w:lineRule="auto"/>
              <w:ind w:left="720" w:hanging="360"/>
            </w:pPr>
            <w:r w:rsidDel="00000000" w:rsidR="00000000" w:rsidRPr="00000000">
              <w:rPr>
                <w:b w:val="1"/>
                <w:bCs w:val="1"/>
                <w:rtl w:val="0"/>
              </w:rPr>
              <w:t xml:space="preserve">Emotional Support and Meaning-Making</w:t>
            </w:r>
            <w:r w:rsidDel="00000000" w:rsidR="00000000" w:rsidRPr="00000000">
              <w:rPr>
                <w:rtl w:val="0"/>
              </w:rPr>
              <w:t xml:space="preserve"> are central to helping individuals navigate the existential and moral questions posed by climate change. Leaders offer frameworks that interpret environmental challenges through ethical and spiritual lenses, fostering resilience and purpose.</w:t>
              <w:br w:type="textWrapping"/>
            </w:r>
          </w:p>
          <w:p w:rsidR="00000000" w:rsidDel="00000000" w:rsidP="00000000" w:rsidRDefault="00000000" w:rsidRPr="00000000" w14:paraId="000021BE">
            <w:pPr>
              <w:numPr>
                <w:ilvl w:val="0"/>
                <w:numId w:val="17"/>
              </w:numPr>
              <w:spacing w:after="0" w:afterAutospacing="0" w:before="0" w:beforeAutospacing="0" w:lineRule="auto"/>
              <w:ind w:left="720" w:hanging="360"/>
            </w:pPr>
            <w:r w:rsidDel="00000000" w:rsidR="00000000" w:rsidRPr="00000000">
              <w:rPr>
                <w:b w:val="1"/>
                <w:bCs w:val="1"/>
                <w:rtl w:val="0"/>
              </w:rPr>
              <w:t xml:space="preserve">Mobilizing Communities</w:t>
            </w:r>
            <w:r w:rsidDel="00000000" w:rsidR="00000000" w:rsidRPr="00000000">
              <w:rPr>
                <w:rtl w:val="0"/>
              </w:rPr>
              <w:t xml:space="preserve"> leverages faith-based and moral networks for grassroots activism and collective resilience. Leaders inspire and organize community efforts, transforming personal concerns into unified actions that drive meaningful change.</w:t>
              <w:br w:type="textWrapping"/>
            </w:r>
          </w:p>
          <w:p w:rsidR="00000000" w:rsidDel="00000000" w:rsidP="00000000" w:rsidRDefault="00000000" w:rsidRPr="00000000" w14:paraId="000021BF">
            <w:pPr>
              <w:numPr>
                <w:ilvl w:val="0"/>
                <w:numId w:val="17"/>
              </w:numPr>
              <w:spacing w:after="0" w:afterAutospacing="0" w:before="0" w:beforeAutospacing="0" w:lineRule="auto"/>
              <w:ind w:left="720" w:hanging="360"/>
            </w:pPr>
            <w:r w:rsidDel="00000000" w:rsidR="00000000" w:rsidRPr="00000000">
              <w:rPr>
                <w:b w:val="1"/>
                <w:bCs w:val="1"/>
                <w:rtl w:val="0"/>
              </w:rPr>
              <w:t xml:space="preserve">Advocating for Justice</w:t>
            </w:r>
            <w:r w:rsidDel="00000000" w:rsidR="00000000" w:rsidRPr="00000000">
              <w:rPr>
                <w:rtl w:val="0"/>
              </w:rPr>
              <w:t xml:space="preserve"> aligns with many spiritual traditions that emphasize equity and care for the marginalized. Leaders champion policies and practices that protect </w:t>
            </w:r>
            <w:r w:rsidDel="00000000" w:rsidR="00000000" w:rsidRPr="00000000">
              <w:rPr>
                <w:rtl w:val="0"/>
              </w:rPr>
              <w:t xml:space="preserve">vulnerable</w:t>
            </w:r>
            <w:r w:rsidDel="00000000" w:rsidR="00000000" w:rsidRPr="00000000">
              <w:rPr>
                <w:rtl w:val="0"/>
              </w:rPr>
              <w:t xml:space="preserve"> populations, ensuring that climate actions benefit all segments of society.</w:t>
              <w:br w:type="textWrapping"/>
            </w:r>
          </w:p>
          <w:p w:rsidR="00000000" w:rsidDel="00000000" w:rsidP="00000000" w:rsidRDefault="00000000" w:rsidRPr="00000000" w14:paraId="000021C0">
            <w:pPr>
              <w:numPr>
                <w:ilvl w:val="0"/>
                <w:numId w:val="17"/>
              </w:numPr>
              <w:spacing w:after="240" w:before="0" w:beforeAutospacing="0" w:lineRule="auto"/>
              <w:ind w:left="720" w:hanging="360"/>
            </w:pPr>
            <w:r w:rsidDel="00000000" w:rsidR="00000000" w:rsidRPr="00000000">
              <w:rPr>
                <w:b w:val="1"/>
                <w:bCs w:val="1"/>
                <w:rtl w:val="0"/>
              </w:rPr>
              <w:t xml:space="preserve">Bridging Divides</w:t>
            </w:r>
            <w:r w:rsidDel="00000000" w:rsidR="00000000" w:rsidRPr="00000000">
              <w:rPr>
                <w:rtl w:val="0"/>
              </w:rPr>
              <w:t xml:space="preserve"> involves fostering dialogue and collaboration across different faiths, cultures, and political ideologies. By uniting diverse groups under shared values of compassion, stewardship, and justice, leaders build alliances that strengthen the collective response to climate challenges.</w:t>
              <w:br w:type="textWrapping"/>
            </w:r>
          </w:p>
          <w:p w:rsidR="00000000" w:rsidDel="00000000" w:rsidP="00000000" w:rsidRDefault="00000000" w:rsidRPr="00000000" w14:paraId="000021C1">
            <w:pPr>
              <w:spacing w:after="240" w:before="240" w:lineRule="auto"/>
              <w:rPr/>
            </w:pPr>
            <w:r w:rsidDel="00000000" w:rsidR="00000000" w:rsidRPr="00000000">
              <w:rPr>
                <w:rtl w:val="0"/>
              </w:rPr>
              <w:t xml:space="preserve">These elements underscore the essential role of spiritual and moral leadership in fostering a unified and resilient society capable of addressing the complexities of climate change.</w:t>
            </w:r>
          </w:p>
          <w:p w:rsidR="00000000" w:rsidDel="00000000" w:rsidP="00000000" w:rsidRDefault="00000000" w:rsidRPr="00000000" w14:paraId="000021C2">
            <w:pPr>
              <w:spacing w:after="240" w:before="240" w:lineRule="auto"/>
              <w:rPr>
                <w:b w:val="1"/>
                <w:bCs w:val="1"/>
              </w:rPr>
            </w:pPr>
            <w:r w:rsidDel="00000000" w:rsidR="00000000" w:rsidRPr="00000000">
              <w:rPr>
                <w:rtl w:val="0"/>
              </w:rPr>
            </w:r>
          </w:p>
          <w:tbl>
            <w:tblPr>
              <w:tblStyle w:val="Table259"/>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21C3">
                  <w:pPr>
                    <w:pStyle w:val="Heading2"/>
                    <w:spacing w:after="240" w:before="240" w:lineRule="auto"/>
                    <w:rPr/>
                  </w:pPr>
                  <w:bookmarkStart w:colFirst="0" w:colLast="0" w:name="_dgs94ki9k3zm" w:id="508"/>
                  <w:bookmarkEnd w:id="508"/>
                  <w:r w:rsidDel="00000000" w:rsidR="00000000" w:rsidRPr="00000000">
                    <w:rPr>
                      <w:rtl w:val="0"/>
                    </w:rPr>
                    <w:t xml:space="preserve">Key Thinkers and Exemplars</w:t>
                  </w:r>
                </w:p>
                <w:p w:rsidR="00000000" w:rsidDel="00000000" w:rsidP="00000000" w:rsidRDefault="00000000" w:rsidRPr="00000000" w14:paraId="000021C4">
                  <w:pPr>
                    <w:spacing w:after="240" w:before="240" w:lineRule="auto"/>
                    <w:rPr/>
                  </w:pPr>
                  <w:r w:rsidDel="00000000" w:rsidR="00000000" w:rsidRPr="00000000">
                    <w:rPr>
                      <w:rtl w:val="0"/>
                    </w:rPr>
                    <w:t xml:space="preserve">Several influential figures exemplify the integration of moral and spiritual leadership with climate action:</w:t>
                  </w:r>
                </w:p>
                <w:p w:rsidR="00000000" w:rsidDel="00000000" w:rsidP="00000000" w:rsidRDefault="00000000" w:rsidRPr="00000000" w14:paraId="000021C5">
                  <w:pPr>
                    <w:spacing w:after="240" w:befor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21C6">
                  <w:pPr>
                    <w:numPr>
                      <w:ilvl w:val="0"/>
                      <w:numId w:val="445"/>
                    </w:numPr>
                    <w:spacing w:after="0" w:afterAutospacing="0" w:before="240" w:lineRule="auto"/>
                    <w:ind w:left="720" w:hanging="360"/>
                    <w:rPr>
                      <w:b w:val="1"/>
                      <w:bCs w:val="1"/>
                    </w:rPr>
                  </w:pPr>
                  <w:r w:rsidDel="00000000" w:rsidR="00000000" w:rsidRPr="00000000">
                    <w:rPr>
                      <w:b w:val="1"/>
                      <w:bCs w:val="1"/>
                      <w:u w:val="single"/>
                      <w:rtl w:val="0"/>
                    </w:rPr>
                    <w:t xml:space="preserve">Pope Francis</w:t>
                  </w:r>
                </w:p>
                <w:p w:rsidR="00000000" w:rsidDel="00000000" w:rsidP="00000000" w:rsidRDefault="00000000" w:rsidRPr="00000000" w14:paraId="000021C7">
                  <w:pPr>
                    <w:numPr>
                      <w:ilvl w:val="1"/>
                      <w:numId w:val="445"/>
                    </w:numPr>
                    <w:spacing w:after="0" w:afterAutospacing="0" w:before="0" w:beforeAutospacing="0" w:lineRule="auto"/>
                    <w:ind w:left="1440" w:hanging="360"/>
                  </w:pPr>
                  <w:r w:rsidDel="00000000" w:rsidR="00000000" w:rsidRPr="00000000">
                    <w:rPr>
                      <w:b w:val="1"/>
                      <w:bCs w:val="1"/>
                      <w:rtl w:val="0"/>
                    </w:rPr>
                    <w:t xml:space="preserve">Key Work:</w:t>
                  </w:r>
                  <w:hyperlink r:id="rId1088">
                    <w:r w:rsidDel="00000000" w:rsidR="00000000" w:rsidRPr="00000000">
                      <w:rPr>
                        <w:i w:val="1"/>
                        <w:iCs w:val="1"/>
                        <w:color w:val="1155cc"/>
                        <w:u w:val="single"/>
                        <w:rtl w:val="0"/>
                      </w:rPr>
                      <w:t xml:space="preserve">Laudato Si’</w:t>
                    </w:r>
                  </w:hyperlink>
                  <w:hyperlink r:id="rId1089">
                    <w:r w:rsidDel="00000000" w:rsidR="00000000" w:rsidRPr="00000000">
                      <w:rPr>
                        <w:color w:val="1155cc"/>
                        <w:u w:val="single"/>
                        <w:rtl w:val="0"/>
                      </w:rPr>
                      <w:t xml:space="preserve"> (2015)</w:t>
                    </w:r>
                  </w:hyperlink>
                  <w:r w:rsidDel="00000000" w:rsidR="00000000" w:rsidRPr="00000000">
                    <w:rPr>
                      <w:rtl w:val="0"/>
                    </w:rPr>
                  </w:r>
                </w:p>
                <w:p w:rsidR="00000000" w:rsidDel="00000000" w:rsidP="00000000" w:rsidRDefault="00000000" w:rsidRPr="00000000" w14:paraId="000021C8">
                  <w:pPr>
                    <w:numPr>
                      <w:ilvl w:val="1"/>
                      <w:numId w:val="445"/>
                    </w:numPr>
                    <w:spacing w:after="0" w:afterAutospacing="0" w:before="0" w:beforeAutospacing="0" w:lineRule="auto"/>
                    <w:ind w:left="1440" w:hanging="360"/>
                  </w:pPr>
                  <w:r w:rsidDel="00000000" w:rsidR="00000000" w:rsidRPr="00000000">
                    <w:rPr>
                      <w:b w:val="1"/>
                      <w:bCs w:val="1"/>
                      <w:rtl w:val="0"/>
                    </w:rPr>
                    <w:t xml:space="preserve">Overview:</w:t>
                  </w:r>
                  <w:r w:rsidDel="00000000" w:rsidR="00000000" w:rsidRPr="00000000">
                    <w:rPr>
                      <w:rtl w:val="0"/>
                    </w:rPr>
                    <w:t xml:space="preserve"> Pope Francis, the head of the Roman Catholic Church, authored the encyclical </w:t>
                  </w:r>
                  <w:r w:rsidDel="00000000" w:rsidR="00000000" w:rsidRPr="00000000">
                    <w:rPr>
                      <w:i w:val="1"/>
                      <w:iCs w:val="1"/>
                      <w:rtl w:val="0"/>
                    </w:rPr>
                    <w:t xml:space="preserve">Laudato Si’</w:t>
                  </w:r>
                  <w:r w:rsidDel="00000000" w:rsidR="00000000" w:rsidRPr="00000000">
                    <w:rPr>
                      <w:rtl w:val="0"/>
                    </w:rPr>
                    <w:t xml:space="preserve">, which has become a seminal document in the intersection of faith and environmentalism. In this work, Pope Francis frames climate change not only as an environmental issue but as a profound moral and spiritual crisis that affects the most </w:t>
                  </w:r>
                  <w:r w:rsidDel="00000000" w:rsidR="00000000" w:rsidRPr="00000000">
                    <w:rPr>
                      <w:rtl w:val="0"/>
                    </w:rPr>
                    <w:t xml:space="preserve">vulnerable</w:t>
                  </w:r>
                  <w:r w:rsidDel="00000000" w:rsidR="00000000" w:rsidRPr="00000000">
                    <w:rPr>
                      <w:rtl w:val="0"/>
                    </w:rPr>
                    <w:t xml:space="preserve"> populations globally.</w:t>
                  </w:r>
                </w:p>
                <w:p w:rsidR="00000000" w:rsidDel="00000000" w:rsidP="00000000" w:rsidRDefault="00000000" w:rsidRPr="00000000" w14:paraId="000021C9">
                  <w:pPr>
                    <w:numPr>
                      <w:ilvl w:val="1"/>
                      <w:numId w:val="445"/>
                    </w:numPr>
                    <w:spacing w:after="0" w:afterAutospacing="0" w:before="0" w:beforeAutospacing="0" w:lineRule="auto"/>
                    <w:ind w:left="1440" w:hanging="360"/>
                    <w:rPr>
                      <w:b w:val="1"/>
                      <w:bCs w:val="1"/>
                    </w:rPr>
                  </w:pPr>
                  <w:r w:rsidDel="00000000" w:rsidR="00000000" w:rsidRPr="00000000">
                    <w:rPr>
                      <w:b w:val="1"/>
                      <w:bCs w:val="1"/>
                      <w:rtl w:val="0"/>
                    </w:rPr>
                    <w:t xml:space="preserve">Exemplary Leadership:</w:t>
                  </w:r>
                </w:p>
                <w:p w:rsidR="00000000" w:rsidDel="00000000" w:rsidP="00000000" w:rsidRDefault="00000000" w:rsidRPr="00000000" w14:paraId="000021CA">
                  <w:pPr>
                    <w:numPr>
                      <w:ilvl w:val="2"/>
                      <w:numId w:val="445"/>
                    </w:numPr>
                    <w:spacing w:after="0" w:afterAutospacing="0" w:before="0" w:beforeAutospacing="0" w:lineRule="auto"/>
                    <w:ind w:left="2160" w:hanging="360"/>
                  </w:pPr>
                  <w:r w:rsidDel="00000000" w:rsidR="00000000" w:rsidRPr="00000000">
                    <w:rPr>
                      <w:b w:val="1"/>
                      <w:bCs w:val="1"/>
                      <w:rtl w:val="0"/>
                    </w:rPr>
                    <w:t xml:space="preserve">Integral Ecology:</w:t>
                  </w:r>
                  <w:r w:rsidDel="00000000" w:rsidR="00000000" w:rsidRPr="00000000">
                    <w:rPr>
                      <w:rtl w:val="0"/>
                    </w:rPr>
                    <w:t xml:space="preserve"> Pope Francis introduces the concept of "integral ecology," which emphasizes the interconnectedness of environmental care, social justice, and human dignity. This holistic approach encourages leaders to consider the broader ethical implications of climate action.</w:t>
                  </w:r>
                </w:p>
                <w:p w:rsidR="00000000" w:rsidDel="00000000" w:rsidP="00000000" w:rsidRDefault="00000000" w:rsidRPr="00000000" w14:paraId="000021CB">
                  <w:pPr>
                    <w:numPr>
                      <w:ilvl w:val="2"/>
                      <w:numId w:val="445"/>
                    </w:numPr>
                    <w:spacing w:after="0" w:afterAutospacing="0" w:before="0" w:beforeAutospacing="0" w:lineRule="auto"/>
                    <w:ind w:left="2160" w:hanging="360"/>
                  </w:pPr>
                  <w:r w:rsidDel="00000000" w:rsidR="00000000" w:rsidRPr="00000000">
                    <w:rPr>
                      <w:b w:val="1"/>
                      <w:bCs w:val="1"/>
                      <w:rtl w:val="0"/>
                    </w:rPr>
                    <w:t xml:space="preserve">Moral Imperative:</w:t>
                  </w:r>
                  <w:r w:rsidDel="00000000" w:rsidR="00000000" w:rsidRPr="00000000">
                    <w:rPr>
                      <w:rtl w:val="0"/>
                    </w:rPr>
                    <w:t xml:space="preserve"> By framing climate change as a moral issue, Pope Francis mobilizes faith communities to take ethical responsibility for environmental stewardship, promoting actions that align with core spiritual values.</w:t>
                  </w:r>
                </w:p>
                <w:p w:rsidR="00000000" w:rsidDel="00000000" w:rsidP="00000000" w:rsidRDefault="00000000" w:rsidRPr="00000000" w14:paraId="000021CC">
                  <w:pPr>
                    <w:numPr>
                      <w:ilvl w:val="2"/>
                      <w:numId w:val="445"/>
                    </w:numPr>
                    <w:spacing w:after="0" w:afterAutospacing="0" w:before="0" w:beforeAutospacing="0" w:lineRule="auto"/>
                    <w:ind w:left="2160" w:hanging="360"/>
                  </w:pPr>
                  <w:r w:rsidDel="00000000" w:rsidR="00000000" w:rsidRPr="00000000">
                    <w:rPr>
                      <w:b w:val="1"/>
                      <w:bCs w:val="1"/>
                      <w:rtl w:val="0"/>
                    </w:rPr>
                    <w:t xml:space="preserve">Global Influence:</w:t>
                  </w:r>
                  <w:r w:rsidDel="00000000" w:rsidR="00000000" w:rsidRPr="00000000">
                    <w:rPr>
                      <w:rtl w:val="0"/>
                    </w:rPr>
                    <w:t xml:space="preserve"> As a spiritual leader with a vast global following, Pope Francis leverages his position to advocate for international cooperation and policy changes, influencing both individuals and governments to prioritize climate resilience.</w:t>
                    <w:br w:type="textWrapping"/>
                  </w:r>
                </w:p>
                <w:p w:rsidR="00000000" w:rsidDel="00000000" w:rsidP="00000000" w:rsidRDefault="00000000" w:rsidRPr="00000000" w14:paraId="000021CD">
                  <w:pPr>
                    <w:numPr>
                      <w:ilvl w:val="0"/>
                      <w:numId w:val="445"/>
                    </w:numPr>
                    <w:spacing w:after="0" w:afterAutospacing="0" w:before="0" w:beforeAutospacing="0" w:lineRule="auto"/>
                    <w:ind w:left="720" w:hanging="360"/>
                    <w:rPr>
                      <w:b w:val="1"/>
                      <w:bCs w:val="1"/>
                    </w:rPr>
                  </w:pPr>
                  <w:r w:rsidDel="00000000" w:rsidR="00000000" w:rsidRPr="00000000">
                    <w:rPr>
                      <w:b w:val="1"/>
                      <w:bCs w:val="1"/>
                      <w:u w:val="single"/>
                      <w:rtl w:val="0"/>
                    </w:rPr>
                    <w:t xml:space="preserve">Thich Nhat Hanh</w:t>
                  </w:r>
                </w:p>
                <w:p w:rsidR="00000000" w:rsidDel="00000000" w:rsidP="00000000" w:rsidRDefault="00000000" w:rsidRPr="00000000" w14:paraId="000021CE">
                  <w:pPr>
                    <w:numPr>
                      <w:ilvl w:val="1"/>
                      <w:numId w:val="445"/>
                    </w:numPr>
                    <w:spacing w:after="0" w:afterAutospacing="0" w:before="0" w:beforeAutospacing="0" w:lineRule="auto"/>
                    <w:ind w:left="1440" w:hanging="360"/>
                  </w:pPr>
                  <w:r w:rsidDel="00000000" w:rsidR="00000000" w:rsidRPr="00000000">
                    <w:rPr>
                      <w:b w:val="1"/>
                      <w:bCs w:val="1"/>
                      <w:rtl w:val="0"/>
                    </w:rPr>
                    <w:t xml:space="preserve">Key Concepts:</w:t>
                  </w:r>
                  <w:r w:rsidDel="00000000" w:rsidR="00000000" w:rsidRPr="00000000">
                    <w:rPr>
                      <w:rtl w:val="0"/>
                    </w:rPr>
                    <w:t xml:space="preserve"> Mindfulness, Interconnection, Engaged Buddhism</w:t>
                  </w:r>
                </w:p>
                <w:p w:rsidR="00000000" w:rsidDel="00000000" w:rsidP="00000000" w:rsidRDefault="00000000" w:rsidRPr="00000000" w14:paraId="000021CF">
                  <w:pPr>
                    <w:numPr>
                      <w:ilvl w:val="1"/>
                      <w:numId w:val="445"/>
                    </w:numPr>
                    <w:spacing w:after="0" w:afterAutospacing="0" w:before="0" w:beforeAutospacing="0" w:lineRule="auto"/>
                    <w:ind w:left="1440" w:hanging="360"/>
                  </w:pPr>
                  <w:r w:rsidDel="00000000" w:rsidR="00000000" w:rsidRPr="00000000">
                    <w:rPr>
                      <w:b w:val="1"/>
                      <w:bCs w:val="1"/>
                      <w:rtl w:val="0"/>
                    </w:rPr>
                    <w:t xml:space="preserve">Overview:</w:t>
                  </w:r>
                  <w:r w:rsidDel="00000000" w:rsidR="00000000" w:rsidRPr="00000000">
                    <w:rPr>
                      <w:rtl w:val="0"/>
                    </w:rPr>
                    <w:t xml:space="preserve"> Thich Nhat Hanh, a renowned Vietnamese Zen master and peace activist, integrates mindfulness and the principle of interconnection into his teachings. His approach emphasizes that inner peace and ecological care are intrinsically linked, advocating for a mindful and compassionate response to environmental challenges.</w:t>
                  </w:r>
                </w:p>
                <w:p w:rsidR="00000000" w:rsidDel="00000000" w:rsidP="00000000" w:rsidRDefault="00000000" w:rsidRPr="00000000" w14:paraId="000021D0">
                  <w:pPr>
                    <w:numPr>
                      <w:ilvl w:val="1"/>
                      <w:numId w:val="445"/>
                    </w:numPr>
                    <w:spacing w:after="0" w:afterAutospacing="0" w:before="0" w:beforeAutospacing="0" w:lineRule="auto"/>
                    <w:ind w:left="1440" w:hanging="360"/>
                    <w:rPr>
                      <w:b w:val="1"/>
                      <w:bCs w:val="1"/>
                    </w:rPr>
                  </w:pPr>
                  <w:r w:rsidDel="00000000" w:rsidR="00000000" w:rsidRPr="00000000">
                    <w:rPr>
                      <w:b w:val="1"/>
                      <w:bCs w:val="1"/>
                      <w:rtl w:val="0"/>
                    </w:rPr>
                    <w:t xml:space="preserve">Exemplary Leadership:</w:t>
                  </w:r>
                </w:p>
                <w:p w:rsidR="00000000" w:rsidDel="00000000" w:rsidP="00000000" w:rsidRDefault="00000000" w:rsidRPr="00000000" w14:paraId="000021D1">
                  <w:pPr>
                    <w:numPr>
                      <w:ilvl w:val="2"/>
                      <w:numId w:val="445"/>
                    </w:numPr>
                    <w:spacing w:after="0" w:afterAutospacing="0" w:before="0" w:beforeAutospacing="0" w:lineRule="auto"/>
                    <w:ind w:left="2160" w:hanging="360"/>
                  </w:pPr>
                  <w:r w:rsidDel="00000000" w:rsidR="00000000" w:rsidRPr="00000000">
                    <w:rPr>
                      <w:b w:val="1"/>
                      <w:bCs w:val="1"/>
                      <w:rtl w:val="0"/>
                    </w:rPr>
                    <w:t xml:space="preserve">Mindfulness Practices:</w:t>
                  </w:r>
                  <w:r w:rsidDel="00000000" w:rsidR="00000000" w:rsidRPr="00000000">
                    <w:rPr>
                      <w:rtl w:val="0"/>
                    </w:rPr>
                    <w:t xml:space="preserve"> Thich Nhat Hanh teaches that cultivating inner peace through mindfulness can lead to more thoughtful and effective environmental action. This approach helps individuals develop the resilience needed to face climate-related stress.</w:t>
                  </w:r>
                </w:p>
                <w:p w:rsidR="00000000" w:rsidDel="00000000" w:rsidP="00000000" w:rsidRDefault="00000000" w:rsidRPr="00000000" w14:paraId="000021D2">
                  <w:pPr>
                    <w:numPr>
                      <w:ilvl w:val="2"/>
                      <w:numId w:val="445"/>
                    </w:numPr>
                    <w:spacing w:after="0" w:afterAutospacing="0" w:before="0" w:beforeAutospacing="0" w:lineRule="auto"/>
                    <w:ind w:left="2160" w:hanging="360"/>
                  </w:pPr>
                  <w:r w:rsidDel="00000000" w:rsidR="00000000" w:rsidRPr="00000000">
                    <w:rPr>
                      <w:b w:val="1"/>
                      <w:bCs w:val="1"/>
                      <w:rtl w:val="0"/>
                    </w:rPr>
                    <w:t xml:space="preserve">Interconnectedness:</w:t>
                  </w:r>
                  <w:r w:rsidDel="00000000" w:rsidR="00000000" w:rsidRPr="00000000">
                    <w:rPr>
                      <w:rtl w:val="0"/>
                    </w:rPr>
                    <w:t xml:space="preserve"> By highlighting the interconnectedness of all life, he fosters a sense of responsibility and empathy towards nature and other beings, encouraging collective action for environmental sustainability.</w:t>
                  </w:r>
                </w:p>
                <w:p w:rsidR="00000000" w:rsidDel="00000000" w:rsidP="00000000" w:rsidRDefault="00000000" w:rsidRPr="00000000" w14:paraId="000021D3">
                  <w:pPr>
                    <w:numPr>
                      <w:ilvl w:val="2"/>
                      <w:numId w:val="445"/>
                    </w:numPr>
                    <w:spacing w:after="0" w:afterAutospacing="0" w:before="0" w:beforeAutospacing="0" w:lineRule="auto"/>
                    <w:ind w:left="2160" w:hanging="360"/>
                  </w:pPr>
                  <w:r w:rsidDel="00000000" w:rsidR="00000000" w:rsidRPr="00000000">
                    <w:rPr>
                      <w:b w:val="1"/>
                      <w:bCs w:val="1"/>
                      <w:rtl w:val="0"/>
                    </w:rPr>
                    <w:t xml:space="preserve">Engaged Spirituality:</w:t>
                  </w:r>
                  <w:r w:rsidDel="00000000" w:rsidR="00000000" w:rsidRPr="00000000">
                    <w:rPr>
                      <w:rtl w:val="0"/>
                    </w:rPr>
                    <w:t xml:space="preserve"> His concept of Engaged Buddhism inspires communities to actively participate in social and environmental movements, demonstrating how spiritual principles can drive practical climate resilience efforts.</w:t>
                    <w:br w:type="textWrapping"/>
                  </w:r>
                </w:p>
                <w:p w:rsidR="00000000" w:rsidDel="00000000" w:rsidP="00000000" w:rsidRDefault="00000000" w:rsidRPr="00000000" w14:paraId="000021D4">
                  <w:pPr>
                    <w:numPr>
                      <w:ilvl w:val="0"/>
                      <w:numId w:val="445"/>
                    </w:numPr>
                    <w:spacing w:after="0" w:afterAutospacing="0" w:before="0" w:beforeAutospacing="0" w:lineRule="auto"/>
                    <w:ind w:left="720" w:hanging="360"/>
                    <w:rPr>
                      <w:b w:val="1"/>
                      <w:bCs w:val="1"/>
                    </w:rPr>
                  </w:pPr>
                  <w:r w:rsidDel="00000000" w:rsidR="00000000" w:rsidRPr="00000000">
                    <w:rPr>
                      <w:b w:val="1"/>
                      <w:bCs w:val="1"/>
                      <w:u w:val="single"/>
                      <w:rtl w:val="0"/>
                    </w:rPr>
                    <w:t xml:space="preserve">Robin Wall Kimmerer</w:t>
                  </w:r>
                </w:p>
                <w:p w:rsidR="00000000" w:rsidDel="00000000" w:rsidP="00000000" w:rsidRDefault="00000000" w:rsidRPr="00000000" w14:paraId="000021D5">
                  <w:pPr>
                    <w:numPr>
                      <w:ilvl w:val="1"/>
                      <w:numId w:val="445"/>
                    </w:numPr>
                    <w:spacing w:after="0" w:afterAutospacing="0" w:before="0" w:beforeAutospacing="0" w:lineRule="auto"/>
                    <w:ind w:left="1440" w:hanging="360"/>
                  </w:pPr>
                  <w:r w:rsidDel="00000000" w:rsidR="00000000" w:rsidRPr="00000000">
                    <w:rPr>
                      <w:b w:val="1"/>
                      <w:bCs w:val="1"/>
                      <w:rtl w:val="0"/>
                    </w:rPr>
                    <w:t xml:space="preserve">​​Key Work: </w:t>
                  </w:r>
                  <w:r w:rsidDel="00000000" w:rsidR="00000000" w:rsidRPr="00000000">
                    <w:rPr>
                      <w:rtl w:val="0"/>
                    </w:rPr>
                    <w:t xml:space="preserve">Braiding Sweetgrass (2013)</w:t>
                  </w:r>
                </w:p>
                <w:p w:rsidR="00000000" w:rsidDel="00000000" w:rsidP="00000000" w:rsidRDefault="00000000" w:rsidRPr="00000000" w14:paraId="000021D6">
                  <w:pPr>
                    <w:numPr>
                      <w:ilvl w:val="1"/>
                      <w:numId w:val="445"/>
                    </w:numPr>
                    <w:spacing w:after="0" w:afterAutospacing="0" w:before="0" w:beforeAutospacing="0" w:lineRule="auto"/>
                    <w:ind w:left="1440" w:hanging="360"/>
                  </w:pPr>
                  <w:r w:rsidDel="00000000" w:rsidR="00000000" w:rsidRPr="00000000">
                    <w:rPr>
                      <w:b w:val="1"/>
                      <w:bCs w:val="1"/>
                      <w:rtl w:val="0"/>
                    </w:rPr>
                    <w:t xml:space="preserve">Overview: </w:t>
                  </w:r>
                  <w:r w:rsidDel="00000000" w:rsidR="00000000" w:rsidRPr="00000000">
                    <w:rPr>
                      <w:rtl w:val="0"/>
                    </w:rPr>
                    <w:t xml:space="preserve">Robin Wall Kimmerer, a botanist and member of the Citizen Potawatomi Nation, combines scientific knowledge with indigenous wisdom in her writings and teachings. In </w:t>
                  </w:r>
                  <w:r w:rsidDel="00000000" w:rsidR="00000000" w:rsidRPr="00000000">
                    <w:rPr>
                      <w:i w:val="1"/>
                      <w:iCs w:val="1"/>
                      <w:rtl w:val="0"/>
                    </w:rPr>
                    <w:t xml:space="preserve">Braiding Sweetgrass</w:t>
                  </w:r>
                  <w:r w:rsidDel="00000000" w:rsidR="00000000" w:rsidRPr="00000000">
                    <w:rPr>
                      <w:rtl w:val="0"/>
                    </w:rPr>
                    <w:t xml:space="preserve">, she explores themes of gratitude, reciprocity, and the importance of traditional ecological knowledge in fostering a harmonious relationship with nature.</w:t>
                  </w:r>
                </w:p>
                <w:p w:rsidR="00000000" w:rsidDel="00000000" w:rsidP="00000000" w:rsidRDefault="00000000" w:rsidRPr="00000000" w14:paraId="000021D7">
                  <w:pPr>
                    <w:numPr>
                      <w:ilvl w:val="1"/>
                      <w:numId w:val="445"/>
                    </w:numPr>
                    <w:spacing w:after="0" w:afterAutospacing="0" w:before="0" w:beforeAutospacing="0" w:lineRule="auto"/>
                    <w:ind w:left="1440" w:hanging="360"/>
                    <w:rPr>
                      <w:b w:val="1"/>
                      <w:bCs w:val="1"/>
                    </w:rPr>
                  </w:pPr>
                  <w:r w:rsidDel="00000000" w:rsidR="00000000" w:rsidRPr="00000000">
                    <w:rPr>
                      <w:b w:val="1"/>
                      <w:bCs w:val="1"/>
                      <w:rtl w:val="0"/>
                    </w:rPr>
                    <w:t xml:space="preserve">Exemplary Leadership:</w:t>
                  </w:r>
                </w:p>
                <w:p w:rsidR="00000000" w:rsidDel="00000000" w:rsidP="00000000" w:rsidRDefault="00000000" w:rsidRPr="00000000" w14:paraId="000021D8">
                  <w:pPr>
                    <w:numPr>
                      <w:ilvl w:val="2"/>
                      <w:numId w:val="445"/>
                    </w:numPr>
                    <w:spacing w:after="0" w:afterAutospacing="0" w:before="0" w:beforeAutospacing="0" w:lineRule="auto"/>
                    <w:ind w:left="2160" w:hanging="360"/>
                  </w:pPr>
                  <w:r w:rsidDel="00000000" w:rsidR="00000000" w:rsidRPr="00000000">
                    <w:rPr>
                      <w:b w:val="1"/>
                      <w:bCs w:val="1"/>
                      <w:rtl w:val="0"/>
                    </w:rPr>
                    <w:t xml:space="preserve">Traditional Ecological Knowledge: </w:t>
                  </w:r>
                  <w:r w:rsidDel="00000000" w:rsidR="00000000" w:rsidRPr="00000000">
                    <w:rPr>
                      <w:rtl w:val="0"/>
                    </w:rPr>
                    <w:t xml:space="preserve">Kimmerer emphasizes the value of indigenous practices and perspectives, advocating for their integration into modern environmental strategies to enhance resilience.</w:t>
                  </w:r>
                </w:p>
                <w:p w:rsidR="00000000" w:rsidDel="00000000" w:rsidP="00000000" w:rsidRDefault="00000000" w:rsidRPr="00000000" w14:paraId="000021D9">
                  <w:pPr>
                    <w:numPr>
                      <w:ilvl w:val="2"/>
                      <w:numId w:val="445"/>
                    </w:numPr>
                    <w:spacing w:after="0" w:afterAutospacing="0" w:before="0" w:beforeAutospacing="0" w:lineRule="auto"/>
                    <w:ind w:left="2160" w:hanging="360"/>
                  </w:pPr>
                  <w:r w:rsidDel="00000000" w:rsidR="00000000" w:rsidRPr="00000000">
                    <w:rPr>
                      <w:b w:val="1"/>
                      <w:bCs w:val="1"/>
                      <w:rtl w:val="0"/>
                    </w:rPr>
                    <w:t xml:space="preserve">Reciprocity and Gratitude: </w:t>
                  </w:r>
                  <w:r w:rsidDel="00000000" w:rsidR="00000000" w:rsidRPr="00000000">
                    <w:rPr>
                      <w:rtl w:val="0"/>
                    </w:rPr>
                    <w:t xml:space="preserve">Her focus on reciprocal relationships with the Earth fosters a sense of stewardship and mutual respect, motivating communities to engage in sustainable practices.</w:t>
                  </w:r>
                </w:p>
                <w:p w:rsidR="00000000" w:rsidDel="00000000" w:rsidP="00000000" w:rsidRDefault="00000000" w:rsidRPr="00000000" w14:paraId="000021DA">
                  <w:pPr>
                    <w:numPr>
                      <w:ilvl w:val="2"/>
                      <w:numId w:val="445"/>
                    </w:numPr>
                    <w:spacing w:after="240" w:before="0" w:beforeAutospacing="0" w:lineRule="auto"/>
                    <w:ind w:left="2160" w:hanging="360"/>
                  </w:pPr>
                  <w:r w:rsidDel="00000000" w:rsidR="00000000" w:rsidRPr="00000000">
                    <w:rPr>
                      <w:b w:val="1"/>
                      <w:bCs w:val="1"/>
                      <w:rtl w:val="0"/>
                    </w:rPr>
                    <w:t xml:space="preserve">Storytelling and Education: </w:t>
                  </w:r>
                  <w:r w:rsidDel="00000000" w:rsidR="00000000" w:rsidRPr="00000000">
                    <w:rPr>
                      <w:rtl w:val="0"/>
                    </w:rPr>
                    <w:t xml:space="preserve">Through her engaging narratives, she educates and inspires others to appreciate the interconnectedness of ecosystems, promoting a deeper commitment to environmental protection.</w:t>
                  </w:r>
                </w:p>
                <w:p w:rsidR="00000000" w:rsidDel="00000000" w:rsidP="00000000" w:rsidRDefault="00000000" w:rsidRPr="00000000" w14:paraId="000021DB">
                  <w:pPr>
                    <w:spacing w:after="240" w:before="240" w:lineRule="auto"/>
                    <w:ind w:left="2160" w:firstLine="0"/>
                    <w:rPr/>
                  </w:pPr>
                  <w:r w:rsidDel="00000000" w:rsidR="00000000" w:rsidRPr="00000000">
                    <w:rPr>
                      <w:rtl w:val="0"/>
                    </w:rPr>
                  </w:r>
                </w:p>
                <w:p w:rsidR="00000000" w:rsidDel="00000000" w:rsidP="00000000" w:rsidRDefault="00000000" w:rsidRPr="00000000" w14:paraId="000021DC">
                  <w:pPr>
                    <w:numPr>
                      <w:ilvl w:val="0"/>
                      <w:numId w:val="445"/>
                    </w:numPr>
                    <w:spacing w:after="0" w:afterAutospacing="0" w:before="240" w:lineRule="auto"/>
                    <w:ind w:left="720" w:hanging="360"/>
                    <w:rPr>
                      <w:b w:val="1"/>
                      <w:bCs w:val="1"/>
                    </w:rPr>
                  </w:pPr>
                  <w:r w:rsidDel="00000000" w:rsidR="00000000" w:rsidRPr="00000000">
                    <w:rPr>
                      <w:b w:val="1"/>
                      <w:bCs w:val="1"/>
                      <w:u w:val="single"/>
                      <w:rtl w:val="0"/>
                    </w:rPr>
                    <w:t xml:space="preserve">Joanna Macy</w:t>
                  </w:r>
                </w:p>
                <w:p w:rsidR="00000000" w:rsidDel="00000000" w:rsidP="00000000" w:rsidRDefault="00000000" w:rsidRPr="00000000" w14:paraId="000021DD">
                  <w:pPr>
                    <w:numPr>
                      <w:ilvl w:val="1"/>
                      <w:numId w:val="445"/>
                    </w:numPr>
                    <w:spacing w:after="0" w:afterAutospacing="0" w:before="0" w:beforeAutospacing="0" w:lineRule="auto"/>
                    <w:ind w:left="1440" w:hanging="360"/>
                  </w:pPr>
                  <w:r w:rsidDel="00000000" w:rsidR="00000000" w:rsidRPr="00000000">
                    <w:rPr>
                      <w:b w:val="1"/>
                      <w:bCs w:val="1"/>
                      <w:rtl w:val="0"/>
                    </w:rPr>
                    <w:t xml:space="preserve">Key Work:</w:t>
                  </w:r>
                  <w:r w:rsidDel="00000000" w:rsidR="00000000" w:rsidRPr="00000000">
                    <w:rPr>
                      <w:rtl w:val="0"/>
                    </w:rPr>
                    <w:t xml:space="preserve"> </w:t>
                  </w:r>
                  <w:hyperlink r:id="rId1090">
                    <w:r w:rsidDel="00000000" w:rsidR="00000000" w:rsidRPr="00000000">
                      <w:rPr>
                        <w:color w:val="1155cc"/>
                        <w:u w:val="single"/>
                        <w:rtl w:val="0"/>
                      </w:rPr>
                      <w:t xml:space="preserve">Active Hope</w:t>
                    </w:r>
                  </w:hyperlink>
                  <w:r w:rsidDel="00000000" w:rsidR="00000000" w:rsidRPr="00000000">
                    <w:rPr>
                      <w:rtl w:val="0"/>
                    </w:rPr>
                    <w:t xml:space="preserve"> &amp; The Work that Reconnects</w:t>
                  </w:r>
                </w:p>
                <w:p w:rsidR="00000000" w:rsidDel="00000000" w:rsidP="00000000" w:rsidRDefault="00000000" w:rsidRPr="00000000" w14:paraId="000021DE">
                  <w:pPr>
                    <w:numPr>
                      <w:ilvl w:val="1"/>
                      <w:numId w:val="445"/>
                    </w:numPr>
                    <w:spacing w:after="0" w:afterAutospacing="0" w:before="0" w:beforeAutospacing="0" w:lineRule="auto"/>
                    <w:ind w:left="1440" w:hanging="360"/>
                  </w:pPr>
                  <w:r w:rsidDel="00000000" w:rsidR="00000000" w:rsidRPr="00000000">
                    <w:rPr>
                      <w:b w:val="1"/>
                      <w:bCs w:val="1"/>
                      <w:rtl w:val="0"/>
                    </w:rPr>
                    <w:t xml:space="preserve">Overview:</w:t>
                  </w:r>
                  <w:r w:rsidDel="00000000" w:rsidR="00000000" w:rsidRPr="00000000">
                    <w:rPr>
                      <w:rtl w:val="0"/>
                    </w:rPr>
                    <w:t xml:space="preserve"> Joanna Macy, a scholar of Buddhism, general systems theory, and deep ecology, developed the concept of Active Hope. This framework combines Buddhist teachings with systems thinking to help individuals and communities cultivate hope and take meaningful action despite the pervasive sense of climate despair. The Work That Reconnects is an interactive group process developed by Joanna Macy and others that helps people tap into their connection with all life, process grief about environmental crisis, and transform despair into collaborative, life‑affirming action. </w:t>
                  </w:r>
                </w:p>
                <w:p w:rsidR="00000000" w:rsidDel="00000000" w:rsidP="00000000" w:rsidRDefault="00000000" w:rsidRPr="00000000" w14:paraId="000021DF">
                  <w:pPr>
                    <w:numPr>
                      <w:ilvl w:val="1"/>
                      <w:numId w:val="445"/>
                    </w:numPr>
                    <w:spacing w:after="0" w:afterAutospacing="0" w:before="0" w:beforeAutospacing="0" w:lineRule="auto"/>
                    <w:ind w:left="1440" w:hanging="360"/>
                    <w:rPr>
                      <w:b w:val="1"/>
                      <w:bCs w:val="1"/>
                    </w:rPr>
                  </w:pPr>
                  <w:r w:rsidDel="00000000" w:rsidR="00000000" w:rsidRPr="00000000">
                    <w:rPr>
                      <w:b w:val="1"/>
                      <w:bCs w:val="1"/>
                      <w:rtl w:val="0"/>
                    </w:rPr>
                    <w:t xml:space="preserve">Exemplary Leadership:</w:t>
                  </w:r>
                </w:p>
                <w:p w:rsidR="00000000" w:rsidDel="00000000" w:rsidP="00000000" w:rsidRDefault="00000000" w:rsidRPr="00000000" w14:paraId="000021E0">
                  <w:pPr>
                    <w:numPr>
                      <w:ilvl w:val="2"/>
                      <w:numId w:val="445"/>
                    </w:numPr>
                    <w:spacing w:after="0" w:afterAutospacing="0" w:before="0" w:beforeAutospacing="0" w:lineRule="auto"/>
                    <w:ind w:left="2160" w:hanging="360"/>
                  </w:pPr>
                  <w:r w:rsidDel="00000000" w:rsidR="00000000" w:rsidRPr="00000000">
                    <w:rPr>
                      <w:b w:val="1"/>
                      <w:bCs w:val="1"/>
                      <w:rtl w:val="0"/>
                    </w:rPr>
                    <w:t xml:space="preserve">Active Hope Framework:</w:t>
                  </w:r>
                  <w:r w:rsidDel="00000000" w:rsidR="00000000" w:rsidRPr="00000000">
                    <w:rPr>
                      <w:rtl w:val="0"/>
                    </w:rPr>
                    <w:t xml:space="preserve"> Macy’s approach empowers individuals to transform despair into proactive engagement, fostering resilience and sustained commitment to climate action.</w:t>
                  </w:r>
                </w:p>
                <w:p w:rsidR="00000000" w:rsidDel="00000000" w:rsidP="00000000" w:rsidRDefault="00000000" w:rsidRPr="00000000" w14:paraId="000021E1">
                  <w:pPr>
                    <w:numPr>
                      <w:ilvl w:val="2"/>
                      <w:numId w:val="445"/>
                    </w:numPr>
                    <w:spacing w:after="0" w:afterAutospacing="0" w:before="0" w:beforeAutospacing="0" w:lineRule="auto"/>
                    <w:ind w:left="2160" w:hanging="360"/>
                  </w:pPr>
                  <w:r w:rsidDel="00000000" w:rsidR="00000000" w:rsidRPr="00000000">
                    <w:rPr>
                      <w:b w:val="1"/>
                      <w:bCs w:val="1"/>
                      <w:rtl w:val="0"/>
                    </w:rPr>
                    <w:t xml:space="preserve">Systems Thinking:</w:t>
                  </w:r>
                  <w:r w:rsidDel="00000000" w:rsidR="00000000" w:rsidRPr="00000000">
                    <w:rPr>
                      <w:rtl w:val="0"/>
                    </w:rPr>
                    <w:t xml:space="preserve"> By understanding the complex interdependencies within ecological and social systems, she guides leaders to implement holistic and effective solutions for climate resilience.</w:t>
                  </w:r>
                </w:p>
                <w:p w:rsidR="00000000" w:rsidDel="00000000" w:rsidP="00000000" w:rsidRDefault="00000000" w:rsidRPr="00000000" w14:paraId="000021E2">
                  <w:pPr>
                    <w:numPr>
                      <w:ilvl w:val="2"/>
                      <w:numId w:val="445"/>
                    </w:numPr>
                    <w:spacing w:after="0" w:afterAutospacing="0" w:before="0" w:beforeAutospacing="0" w:lineRule="auto"/>
                    <w:ind w:left="2160" w:hanging="360"/>
                  </w:pPr>
                  <w:r w:rsidDel="00000000" w:rsidR="00000000" w:rsidRPr="00000000">
                    <w:rPr>
                      <w:b w:val="1"/>
                      <w:bCs w:val="1"/>
                      <w:rtl w:val="0"/>
                    </w:rPr>
                    <w:t xml:space="preserve">Community Building:</w:t>
                  </w:r>
                  <w:r w:rsidDel="00000000" w:rsidR="00000000" w:rsidRPr="00000000">
                    <w:rPr>
                      <w:rtl w:val="0"/>
                    </w:rPr>
                    <w:t xml:space="preserve"> Macy emphasizes the importance of building supportive communities that can collectively address environmental challenges, enhancing the capacity for sustained action and resilience.</w:t>
                    <w:br w:type="textWrapping"/>
                  </w:r>
                </w:p>
                <w:p w:rsidR="00000000" w:rsidDel="00000000" w:rsidP="00000000" w:rsidRDefault="00000000" w:rsidRPr="00000000" w14:paraId="000021E3">
                  <w:pPr>
                    <w:numPr>
                      <w:ilvl w:val="0"/>
                      <w:numId w:val="445"/>
                    </w:numPr>
                    <w:spacing w:after="0" w:afterAutospacing="0" w:before="0" w:beforeAutospacing="0" w:lineRule="auto"/>
                    <w:ind w:left="720" w:hanging="360"/>
                    <w:rPr>
                      <w:b w:val="1"/>
                      <w:bCs w:val="1"/>
                    </w:rPr>
                  </w:pPr>
                  <w:r w:rsidDel="00000000" w:rsidR="00000000" w:rsidRPr="00000000">
                    <w:rPr>
                      <w:b w:val="1"/>
                      <w:bCs w:val="1"/>
                      <w:u w:val="single"/>
                      <w:rtl w:val="0"/>
                    </w:rPr>
                    <w:t xml:space="preserve">Andrew Harvey</w:t>
                  </w:r>
                </w:p>
                <w:p w:rsidR="00000000" w:rsidDel="00000000" w:rsidP="00000000" w:rsidRDefault="00000000" w:rsidRPr="00000000" w14:paraId="000021E4">
                  <w:pPr>
                    <w:numPr>
                      <w:ilvl w:val="1"/>
                      <w:numId w:val="445"/>
                    </w:numPr>
                    <w:spacing w:after="0" w:afterAutospacing="0" w:before="0" w:beforeAutospacing="0" w:lineRule="auto"/>
                    <w:ind w:left="1440" w:hanging="360"/>
                  </w:pPr>
                  <w:r w:rsidDel="00000000" w:rsidR="00000000" w:rsidRPr="00000000">
                    <w:rPr>
                      <w:b w:val="1"/>
                      <w:bCs w:val="1"/>
                      <w:rtl w:val="0"/>
                    </w:rPr>
                    <w:t xml:space="preserve">Key Concept:</w:t>
                  </w:r>
                  <w:r w:rsidDel="00000000" w:rsidR="00000000" w:rsidRPr="00000000">
                    <w:rPr>
                      <w:rtl w:val="0"/>
                    </w:rPr>
                    <w:t xml:space="preserve"> </w:t>
                  </w:r>
                  <w:hyperlink r:id="rId1091">
                    <w:r w:rsidDel="00000000" w:rsidR="00000000" w:rsidRPr="00000000">
                      <w:rPr>
                        <w:color w:val="1155cc"/>
                        <w:u w:val="single"/>
                        <w:rtl w:val="0"/>
                      </w:rPr>
                      <w:t xml:space="preserve">Sacred Activism</w:t>
                    </w:r>
                  </w:hyperlink>
                  <w:r w:rsidDel="00000000" w:rsidR="00000000" w:rsidRPr="00000000">
                    <w:rPr>
                      <w:rtl w:val="0"/>
                    </w:rPr>
                  </w:r>
                </w:p>
                <w:p w:rsidR="00000000" w:rsidDel="00000000" w:rsidP="00000000" w:rsidRDefault="00000000" w:rsidRPr="00000000" w14:paraId="000021E5">
                  <w:pPr>
                    <w:numPr>
                      <w:ilvl w:val="1"/>
                      <w:numId w:val="445"/>
                    </w:numPr>
                    <w:spacing w:after="0" w:afterAutospacing="0" w:before="0" w:beforeAutospacing="0" w:lineRule="auto"/>
                    <w:ind w:left="1440" w:hanging="360"/>
                  </w:pPr>
                  <w:r w:rsidDel="00000000" w:rsidR="00000000" w:rsidRPr="00000000">
                    <w:rPr>
                      <w:b w:val="1"/>
                      <w:bCs w:val="1"/>
                      <w:rtl w:val="0"/>
                    </w:rPr>
                    <w:t xml:space="preserve">Overview:</w:t>
                  </w:r>
                  <w:r w:rsidDel="00000000" w:rsidR="00000000" w:rsidRPr="00000000">
                    <w:rPr>
                      <w:rtl w:val="0"/>
                    </w:rPr>
                    <w:t xml:space="preserve"> Andrew Harvey, a spiritual teacher and author, coined the term "Sacred Activism" to describe the integration of personal spirituality with collective action to address systemic crises, including climate change. His work encourages individuals to harness their spiritual energies to drive meaningful social and environmental transformations.</w:t>
                  </w:r>
                </w:p>
                <w:p w:rsidR="00000000" w:rsidDel="00000000" w:rsidP="00000000" w:rsidRDefault="00000000" w:rsidRPr="00000000" w14:paraId="000021E6">
                  <w:pPr>
                    <w:numPr>
                      <w:ilvl w:val="1"/>
                      <w:numId w:val="445"/>
                    </w:numPr>
                    <w:spacing w:after="0" w:afterAutospacing="0" w:before="0" w:beforeAutospacing="0" w:lineRule="auto"/>
                    <w:ind w:left="1440" w:hanging="360"/>
                    <w:rPr>
                      <w:b w:val="1"/>
                      <w:bCs w:val="1"/>
                    </w:rPr>
                  </w:pPr>
                  <w:r w:rsidDel="00000000" w:rsidR="00000000" w:rsidRPr="00000000">
                    <w:rPr>
                      <w:b w:val="1"/>
                      <w:bCs w:val="1"/>
                      <w:rtl w:val="0"/>
                    </w:rPr>
                    <w:t xml:space="preserve">Exemplary Leadership:</w:t>
                  </w:r>
                </w:p>
                <w:p w:rsidR="00000000" w:rsidDel="00000000" w:rsidP="00000000" w:rsidRDefault="00000000" w:rsidRPr="00000000" w14:paraId="000021E7">
                  <w:pPr>
                    <w:numPr>
                      <w:ilvl w:val="2"/>
                      <w:numId w:val="445"/>
                    </w:numPr>
                    <w:spacing w:after="0" w:afterAutospacing="0" w:before="0" w:beforeAutospacing="0" w:lineRule="auto"/>
                    <w:ind w:left="2160" w:hanging="360"/>
                  </w:pPr>
                  <w:r w:rsidDel="00000000" w:rsidR="00000000" w:rsidRPr="00000000">
                    <w:rPr>
                      <w:b w:val="1"/>
                      <w:bCs w:val="1"/>
                      <w:rtl w:val="0"/>
                    </w:rPr>
                    <w:t xml:space="preserve">Sacred Activism:</w:t>
                  </w:r>
                  <w:r w:rsidDel="00000000" w:rsidR="00000000" w:rsidRPr="00000000">
                    <w:rPr>
                      <w:rtl w:val="0"/>
                    </w:rPr>
                    <w:t xml:space="preserve"> Harvey’s concept bridges the gap between personal spiritual growth and public activism, inspiring leaders to pursue environmental justice through both inner transformation and outward action.</w:t>
                  </w:r>
                </w:p>
                <w:p w:rsidR="00000000" w:rsidDel="00000000" w:rsidP="00000000" w:rsidRDefault="00000000" w:rsidRPr="00000000" w14:paraId="000021E8">
                  <w:pPr>
                    <w:numPr>
                      <w:ilvl w:val="2"/>
                      <w:numId w:val="445"/>
                    </w:numPr>
                    <w:spacing w:after="0" w:afterAutospacing="0" w:before="0" w:beforeAutospacing="0" w:lineRule="auto"/>
                    <w:ind w:left="2160" w:hanging="360"/>
                  </w:pPr>
                  <w:r w:rsidDel="00000000" w:rsidR="00000000" w:rsidRPr="00000000">
                    <w:rPr>
                      <w:b w:val="1"/>
                      <w:bCs w:val="1"/>
                      <w:rtl w:val="0"/>
                    </w:rPr>
                    <w:t xml:space="preserve">Empowerment and Inspiration:</w:t>
                  </w:r>
                  <w:r w:rsidDel="00000000" w:rsidR="00000000" w:rsidRPr="00000000">
                    <w:rPr>
                      <w:rtl w:val="0"/>
                    </w:rPr>
                    <w:t xml:space="preserve"> By framing activism as a sacred duty, he motivates individuals to engage passionately and persistently in climate resilience efforts.</w:t>
                  </w:r>
                </w:p>
                <w:p w:rsidR="00000000" w:rsidDel="00000000" w:rsidP="00000000" w:rsidRDefault="00000000" w:rsidRPr="00000000" w14:paraId="000021E9">
                  <w:pPr>
                    <w:numPr>
                      <w:ilvl w:val="2"/>
                      <w:numId w:val="445"/>
                    </w:numPr>
                    <w:spacing w:after="0" w:afterAutospacing="0" w:before="0" w:beforeAutospacing="0" w:lineRule="auto"/>
                    <w:ind w:left="2160" w:hanging="360"/>
                  </w:pPr>
                  <w:r w:rsidDel="00000000" w:rsidR="00000000" w:rsidRPr="00000000">
                    <w:rPr>
                      <w:b w:val="1"/>
                      <w:bCs w:val="1"/>
                      <w:rtl w:val="0"/>
                    </w:rPr>
                    <w:t xml:space="preserve">Holistic Approach:</w:t>
                  </w:r>
                  <w:r w:rsidDel="00000000" w:rsidR="00000000" w:rsidRPr="00000000">
                    <w:rPr>
                      <w:rtl w:val="0"/>
                    </w:rPr>
                    <w:t xml:space="preserve"> Harvey advocates for addressing both the spiritual and material dimensions of environmental issues, promoting comprehensive strategies that support long-term sustainability and resilience.</w:t>
                    <w:br w:type="textWrapping"/>
                  </w:r>
                </w:p>
                <w:p w:rsidR="00000000" w:rsidDel="00000000" w:rsidP="00000000" w:rsidRDefault="00000000" w:rsidRPr="00000000" w14:paraId="000021EA">
                  <w:pPr>
                    <w:numPr>
                      <w:ilvl w:val="0"/>
                      <w:numId w:val="445"/>
                    </w:numPr>
                    <w:spacing w:after="0" w:afterAutospacing="0" w:before="0" w:beforeAutospacing="0" w:lineRule="auto"/>
                    <w:ind w:left="720" w:hanging="360"/>
                    <w:rPr>
                      <w:b w:val="1"/>
                      <w:bCs w:val="1"/>
                    </w:rPr>
                  </w:pPr>
                  <w:r w:rsidDel="00000000" w:rsidR="00000000" w:rsidRPr="00000000">
                    <w:rPr>
                      <w:b w:val="1"/>
                      <w:bCs w:val="1"/>
                      <w:u w:val="single"/>
                      <w:rtl w:val="0"/>
                    </w:rPr>
                    <w:t xml:space="preserve">Sheila Watt-Cloutier</w:t>
                  </w:r>
                </w:p>
                <w:p w:rsidR="00000000" w:rsidDel="00000000" w:rsidP="00000000" w:rsidRDefault="00000000" w:rsidRPr="00000000" w14:paraId="000021EB">
                  <w:pPr>
                    <w:numPr>
                      <w:ilvl w:val="1"/>
                      <w:numId w:val="445"/>
                    </w:numPr>
                    <w:spacing w:after="0" w:afterAutospacing="0" w:before="0" w:beforeAutospacing="0" w:lineRule="auto"/>
                    <w:ind w:left="1440" w:hanging="360"/>
                  </w:pPr>
                  <w:r w:rsidDel="00000000" w:rsidR="00000000" w:rsidRPr="00000000">
                    <w:rPr>
                      <w:b w:val="1"/>
                      <w:bCs w:val="1"/>
                      <w:rtl w:val="0"/>
                    </w:rPr>
                    <w:t xml:space="preserve">Overview:</w:t>
                  </w:r>
                  <w:r w:rsidDel="00000000" w:rsidR="00000000" w:rsidRPr="00000000">
                    <w:rPr>
                      <w:rtl w:val="0"/>
                    </w:rPr>
                    <w:t xml:space="preserve"> Sheila Watt-Cloutier is a renowned Inuit activist from Canada who has been a leading voice in advocating for the rights of Indigenous peoples and addressing the impacts of climate change on Arctic communities. She served as the Executive Director of the Inuit Circumpolar Council and has been instrumental in international climate negotiations.</w:t>
                  </w:r>
                </w:p>
                <w:p w:rsidR="00000000" w:rsidDel="00000000" w:rsidP="00000000" w:rsidRDefault="00000000" w:rsidRPr="00000000" w14:paraId="000021EC">
                  <w:pPr>
                    <w:numPr>
                      <w:ilvl w:val="1"/>
                      <w:numId w:val="445"/>
                    </w:numPr>
                    <w:spacing w:after="0" w:afterAutospacing="0" w:before="0" w:beforeAutospacing="0" w:lineRule="auto"/>
                    <w:ind w:left="1440" w:hanging="360"/>
                    <w:rPr>
                      <w:b w:val="1"/>
                      <w:bCs w:val="1"/>
                    </w:rPr>
                  </w:pPr>
                  <w:r w:rsidDel="00000000" w:rsidR="00000000" w:rsidRPr="00000000">
                    <w:rPr>
                      <w:b w:val="1"/>
                      <w:bCs w:val="1"/>
                      <w:rtl w:val="0"/>
                    </w:rPr>
                    <w:t xml:space="preserve">Exemplary Leadership:</w:t>
                  </w:r>
                </w:p>
                <w:p w:rsidR="00000000" w:rsidDel="00000000" w:rsidP="00000000" w:rsidRDefault="00000000" w:rsidRPr="00000000" w14:paraId="000021ED">
                  <w:pPr>
                    <w:numPr>
                      <w:ilvl w:val="2"/>
                      <w:numId w:val="445"/>
                    </w:numPr>
                    <w:spacing w:after="0" w:afterAutospacing="0" w:before="0" w:beforeAutospacing="0" w:lineRule="auto"/>
                    <w:ind w:left="2160" w:hanging="360"/>
                  </w:pPr>
                  <w:r w:rsidDel="00000000" w:rsidR="00000000" w:rsidRPr="00000000">
                    <w:rPr>
                      <w:b w:val="1"/>
                      <w:bCs w:val="1"/>
                      <w:rtl w:val="0"/>
                    </w:rPr>
                    <w:t xml:space="preserve">Climate Advocacy:</w:t>
                  </w:r>
                  <w:r w:rsidDel="00000000" w:rsidR="00000000" w:rsidRPr="00000000">
                    <w:rPr>
                      <w:rtl w:val="0"/>
                    </w:rPr>
                    <w:t xml:space="preserve"> Watt-Cloutier has highlighted how climate change threatens Inuit ways of life, including hunting practices and community infrastructure, bringing global attention to Arctic vulnerabilities.</w:t>
                  </w:r>
                </w:p>
                <w:p w:rsidR="00000000" w:rsidDel="00000000" w:rsidP="00000000" w:rsidRDefault="00000000" w:rsidRPr="00000000" w14:paraId="000021EE">
                  <w:pPr>
                    <w:numPr>
                      <w:ilvl w:val="2"/>
                      <w:numId w:val="445"/>
                    </w:numPr>
                    <w:spacing w:after="0" w:afterAutospacing="0" w:before="0" w:beforeAutospacing="0" w:lineRule="auto"/>
                    <w:ind w:left="2160" w:hanging="360"/>
                  </w:pPr>
                  <w:r w:rsidDel="00000000" w:rsidR="00000000" w:rsidRPr="00000000">
                    <w:rPr>
                      <w:b w:val="1"/>
                      <w:bCs w:val="1"/>
                      <w:rtl w:val="0"/>
                    </w:rPr>
                    <w:t xml:space="preserve">Human Rights Focus:</w:t>
                  </w:r>
                  <w:r w:rsidDel="00000000" w:rsidR="00000000" w:rsidRPr="00000000">
                    <w:rPr>
                      <w:rtl w:val="0"/>
                    </w:rPr>
                    <w:t xml:space="preserve"> She frames climate change as a human rights issue, emphasizing the rights of Indigenous peoples to a safe and healthy environment.</w:t>
                  </w:r>
                </w:p>
                <w:p w:rsidR="00000000" w:rsidDel="00000000" w:rsidP="00000000" w:rsidRDefault="00000000" w:rsidRPr="00000000" w14:paraId="000021EF">
                  <w:pPr>
                    <w:numPr>
                      <w:ilvl w:val="2"/>
                      <w:numId w:val="445"/>
                    </w:numPr>
                    <w:spacing w:after="0" w:afterAutospacing="0" w:before="0" w:beforeAutospacing="0" w:lineRule="auto"/>
                    <w:ind w:left="2160" w:hanging="360"/>
                  </w:pPr>
                  <w:r w:rsidDel="00000000" w:rsidR="00000000" w:rsidRPr="00000000">
                    <w:rPr>
                      <w:b w:val="1"/>
                      <w:bCs w:val="1"/>
                      <w:rtl w:val="0"/>
                    </w:rPr>
                    <w:t xml:space="preserve">International Influence:</w:t>
                  </w:r>
                  <w:r w:rsidDel="00000000" w:rsidR="00000000" w:rsidRPr="00000000">
                    <w:rPr>
                      <w:rtl w:val="0"/>
                    </w:rPr>
                    <w:t xml:space="preserve"> Her work with the United Nations has been pivotal in integrating Indigenous perspectives into global climate policies, ensuring that the voices of Arctic communities are heard in international forums.</w:t>
                  </w:r>
                </w:p>
                <w:p w:rsidR="00000000" w:rsidDel="00000000" w:rsidP="00000000" w:rsidRDefault="00000000" w:rsidRPr="00000000" w14:paraId="000021F0">
                  <w:pPr>
                    <w:numPr>
                      <w:ilvl w:val="1"/>
                      <w:numId w:val="445"/>
                    </w:numPr>
                    <w:spacing w:after="0" w:afterAutospacing="0" w:before="0" w:beforeAutospacing="0" w:lineRule="auto"/>
                    <w:ind w:left="1440" w:hanging="360"/>
                    <w:rPr>
                      <w:b w:val="1"/>
                      <w:bCs w:val="1"/>
                    </w:rPr>
                  </w:pPr>
                  <w:r w:rsidDel="00000000" w:rsidR="00000000" w:rsidRPr="00000000">
                    <w:rPr>
                      <w:b w:val="1"/>
                      <w:bCs w:val="1"/>
                      <w:rtl w:val="0"/>
                    </w:rPr>
                    <w:t xml:space="preserve">Key Contributions:</w:t>
                  </w:r>
                </w:p>
                <w:p w:rsidR="00000000" w:rsidDel="00000000" w:rsidP="00000000" w:rsidRDefault="00000000" w:rsidRPr="00000000" w14:paraId="000021F1">
                  <w:pPr>
                    <w:numPr>
                      <w:ilvl w:val="2"/>
                      <w:numId w:val="445"/>
                    </w:numPr>
                    <w:spacing w:after="0" w:afterAutospacing="0" w:before="0" w:beforeAutospacing="0" w:lineRule="auto"/>
                    <w:ind w:left="2160" w:hanging="360"/>
                  </w:pPr>
                  <w:r w:rsidDel="00000000" w:rsidR="00000000" w:rsidRPr="00000000">
                    <w:rPr>
                      <w:b w:val="1"/>
                      <w:bCs w:val="1"/>
                      <w:rtl w:val="0"/>
                    </w:rPr>
                    <w:t xml:space="preserve">Advocacy at the UN:</w:t>
                  </w:r>
                  <w:r w:rsidDel="00000000" w:rsidR="00000000" w:rsidRPr="00000000">
                    <w:rPr>
                      <w:rtl w:val="0"/>
                    </w:rPr>
                    <w:t xml:space="preserve"> Played a significant role in the negotiations leading to the United Nations Declaration on the Rights of Indigenous Peoples (UNDRIP).</w:t>
                  </w:r>
                </w:p>
                <w:p w:rsidR="00000000" w:rsidDel="00000000" w:rsidP="00000000" w:rsidRDefault="00000000" w:rsidRPr="00000000" w14:paraId="000021F2">
                  <w:pPr>
                    <w:numPr>
                      <w:ilvl w:val="2"/>
                      <w:numId w:val="445"/>
                    </w:numPr>
                    <w:spacing w:after="240" w:before="0" w:beforeAutospacing="0" w:lineRule="auto"/>
                    <w:ind w:left="2160" w:hanging="360"/>
                  </w:pPr>
                  <w:r w:rsidDel="00000000" w:rsidR="00000000" w:rsidRPr="00000000">
                    <w:rPr>
                      <w:b w:val="1"/>
                      <w:bCs w:val="1"/>
                      <w:rtl w:val="0"/>
                    </w:rPr>
                    <w:t xml:space="preserve">Publications and Speeches:</w:t>
                  </w:r>
                  <w:r w:rsidDel="00000000" w:rsidR="00000000" w:rsidRPr="00000000">
                    <w:rPr>
                      <w:rtl w:val="0"/>
                    </w:rPr>
                    <w:t xml:space="preserve"> Authored influential articles and delivered impactful speeches that connect climate change with cultural survival and human rights.</w:t>
                  </w:r>
                </w:p>
                <w:p w:rsidR="00000000" w:rsidDel="00000000" w:rsidP="00000000" w:rsidRDefault="00000000" w:rsidRPr="00000000" w14:paraId="000021F3">
                  <w:pPr>
                    <w:spacing w:after="240" w:before="240" w:lineRule="auto"/>
                    <w:rPr>
                      <w:b w:val="1"/>
                      <w:bCs w:val="1"/>
                    </w:rPr>
                  </w:pPr>
                  <w:r w:rsidDel="00000000" w:rsidR="00000000" w:rsidRPr="00000000">
                    <w:rPr>
                      <w:rtl w:val="0"/>
                    </w:rPr>
                  </w:r>
                </w:p>
              </w:tc>
            </w:tr>
          </w:tbl>
          <w:p w:rsidR="00000000" w:rsidDel="00000000" w:rsidP="00000000" w:rsidRDefault="00000000" w:rsidRPr="00000000" w14:paraId="000021F4">
            <w:pPr>
              <w:pStyle w:val="Heading2"/>
              <w:spacing w:after="240" w:before="240" w:lineRule="auto"/>
              <w:rPr/>
            </w:pPr>
            <w:bookmarkStart w:colFirst="0" w:colLast="0" w:name="_wzgwv7yq4hu7" w:id="509"/>
            <w:bookmarkEnd w:id="509"/>
            <w:r w:rsidDel="00000000" w:rsidR="00000000" w:rsidRPr="00000000">
              <w:rPr>
                <w:rtl w:val="0"/>
              </w:rPr>
            </w:r>
          </w:p>
          <w:tbl>
            <w:tblPr>
              <w:tblStyle w:val="Table260"/>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21F5">
                  <w:pPr>
                    <w:spacing w:after="240" w:before="240" w:lineRule="auto"/>
                    <w:rPr>
                      <w:b w:val="1"/>
                      <w:bCs w:val="1"/>
                    </w:rPr>
                  </w:pPr>
                  <w:r w:rsidDel="00000000" w:rsidR="00000000" w:rsidRPr="00000000">
                    <w:rPr>
                      <w:b w:val="1"/>
                      <w:bCs w:val="1"/>
                      <w:rtl w:val="0"/>
                    </w:rPr>
                    <w:t xml:space="preserve">Watch</w:t>
                  </w:r>
                </w:p>
                <w:p w:rsidR="00000000" w:rsidDel="00000000" w:rsidP="00000000" w:rsidRDefault="00000000" w:rsidRPr="00000000" w14:paraId="000021F6">
                  <w:pPr>
                    <w:spacing w:after="240" w:before="240" w:lineRule="auto"/>
                    <w:rPr>
                      <w:b w:val="1"/>
                      <w:bCs w:val="1"/>
                      <w:sz w:val="32"/>
                      <w:szCs w:val="32"/>
                    </w:rPr>
                  </w:pPr>
                  <w:hyperlink r:id="rId1092">
                    <w:r w:rsidDel="00000000" w:rsidR="00000000" w:rsidRPr="00000000">
                      <w:rPr>
                        <w:color w:val="1155cc"/>
                        <w:u w:val="single"/>
                        <w:rtl w:val="0"/>
                      </w:rPr>
                      <w:t xml:space="preserve">Click here</w:t>
                    </w:r>
                  </w:hyperlink>
                  <w:r w:rsidDel="00000000" w:rsidR="00000000" w:rsidRPr="00000000">
                    <w:rPr>
                      <w:rtl w:val="0"/>
                    </w:rPr>
                    <w:t xml:space="preserve"> to watch video: GIFTS OF THE LAND | A guided Nature Tour with Robin Wall Kimmerer | The Commons KU (The Commons KU)</w:t>
                  </w:r>
                  <w:r w:rsidDel="00000000" w:rsidR="00000000" w:rsidRPr="00000000">
                    <w:rPr>
                      <w:rtl w:val="0"/>
                    </w:rPr>
                  </w:r>
                </w:p>
              </w:tc>
            </w:tr>
          </w:tbl>
          <w:p w:rsidR="00000000" w:rsidDel="00000000" w:rsidP="00000000" w:rsidRDefault="00000000" w:rsidRPr="00000000" w14:paraId="000021F7">
            <w:pPr>
              <w:pStyle w:val="Heading2"/>
              <w:spacing w:after="240" w:before="240" w:lineRule="auto"/>
              <w:rPr/>
            </w:pPr>
            <w:bookmarkStart w:colFirst="0" w:colLast="0" w:name="_k2xltp3y6p8g" w:id="510"/>
            <w:bookmarkEnd w:id="510"/>
            <w:r w:rsidDel="00000000" w:rsidR="00000000" w:rsidRPr="00000000">
              <w:rPr>
                <w:rtl w:val="0"/>
              </w:rPr>
            </w:r>
          </w:p>
          <w:tbl>
            <w:tblPr>
              <w:tblStyle w:val="Table261"/>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21F8">
                  <w:pPr>
                    <w:spacing w:after="240" w:before="240" w:lineRule="auto"/>
                    <w:rPr>
                      <w:b w:val="1"/>
                      <w:bCs w:val="1"/>
                    </w:rPr>
                  </w:pPr>
                  <w:r w:rsidDel="00000000" w:rsidR="00000000" w:rsidRPr="00000000">
                    <w:rPr>
                      <w:b w:val="1"/>
                      <w:bCs w:val="1"/>
                      <w:rtl w:val="0"/>
                    </w:rPr>
                    <w:t xml:space="preserve">Learn More</w:t>
                  </w:r>
                </w:p>
                <w:p w:rsidR="00000000" w:rsidDel="00000000" w:rsidP="00000000" w:rsidRDefault="00000000" w:rsidRPr="00000000" w14:paraId="000021F9">
                  <w:pPr>
                    <w:spacing w:after="240" w:before="240" w:lineRule="auto"/>
                    <w:rPr>
                      <w:b w:val="1"/>
                      <w:bCs w:val="1"/>
                      <w:sz w:val="32"/>
                      <w:szCs w:val="32"/>
                    </w:rPr>
                  </w:pPr>
                  <w:hyperlink r:id="rId1093">
                    <w:r w:rsidDel="00000000" w:rsidR="00000000" w:rsidRPr="00000000">
                      <w:rPr>
                        <w:color w:val="1155cc"/>
                        <w:u w:val="single"/>
                        <w:rtl w:val="0"/>
                      </w:rPr>
                      <w:t xml:space="preserve">Click here</w:t>
                    </w:r>
                  </w:hyperlink>
                  <w:r w:rsidDel="00000000" w:rsidR="00000000" w:rsidRPr="00000000">
                    <w:rPr>
                      <w:rtl w:val="0"/>
                    </w:rPr>
                    <w:t xml:space="preserve"> to explore </w:t>
                  </w:r>
                  <w:r w:rsidDel="00000000" w:rsidR="00000000" w:rsidRPr="00000000">
                    <w:rPr>
                      <w:b w:val="1"/>
                      <w:bCs w:val="1"/>
                      <w:rtl w:val="0"/>
                    </w:rPr>
                    <w:t xml:space="preserve">The Work that Reconnects Network</w:t>
                  </w:r>
                  <w:r w:rsidDel="00000000" w:rsidR="00000000" w:rsidRPr="00000000">
                    <w:rPr>
                      <w:rtl w:val="0"/>
                    </w:rPr>
                    <w:t xml:space="preserve">, a global community which is inspired by Joanna Macy’s work and teachings.</w:t>
                  </w:r>
                  <w:r w:rsidDel="00000000" w:rsidR="00000000" w:rsidRPr="00000000">
                    <w:rPr>
                      <w:rtl w:val="0"/>
                    </w:rPr>
                  </w:r>
                </w:p>
              </w:tc>
            </w:tr>
          </w:tbl>
          <w:p w:rsidR="00000000" w:rsidDel="00000000" w:rsidP="00000000" w:rsidRDefault="00000000" w:rsidRPr="00000000" w14:paraId="000021FA">
            <w:pPr>
              <w:pStyle w:val="Heading2"/>
              <w:spacing w:after="240" w:before="240" w:lineRule="auto"/>
              <w:rPr/>
            </w:pPr>
            <w:bookmarkStart w:colFirst="0" w:colLast="0" w:name="_6ryuw26sg1ak" w:id="511"/>
            <w:bookmarkEnd w:id="511"/>
            <w:r w:rsidDel="00000000" w:rsidR="00000000" w:rsidRPr="00000000">
              <w:rPr>
                <w:rtl w:val="0"/>
              </w:rPr>
            </w:r>
          </w:p>
          <w:tbl>
            <w:tblPr>
              <w:tblStyle w:val="Table262"/>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21FB">
                  <w:pPr>
                    <w:spacing w:after="240" w:before="240" w:lineRule="auto"/>
                    <w:rPr>
                      <w:b w:val="1"/>
                      <w:bCs w:val="1"/>
                    </w:rPr>
                  </w:pPr>
                  <w:r w:rsidDel="00000000" w:rsidR="00000000" w:rsidRPr="00000000">
                    <w:rPr>
                      <w:b w:val="1"/>
                      <w:bCs w:val="1"/>
                      <w:rtl w:val="0"/>
                    </w:rPr>
                    <w:t xml:space="preserve">Watch</w:t>
                  </w:r>
                </w:p>
                <w:p w:rsidR="00000000" w:rsidDel="00000000" w:rsidP="00000000" w:rsidRDefault="00000000" w:rsidRPr="00000000" w14:paraId="000021FC">
                  <w:pPr>
                    <w:spacing w:after="240" w:before="240" w:lineRule="auto"/>
                    <w:rPr/>
                  </w:pPr>
                  <w:hyperlink r:id="rId1094">
                    <w:r w:rsidDel="00000000" w:rsidR="00000000" w:rsidRPr="00000000">
                      <w:rPr>
                        <w:color w:val="1155cc"/>
                        <w:u w:val="single"/>
                        <w:rtl w:val="0"/>
                      </w:rPr>
                      <w:t xml:space="preserve">Click here</w:t>
                    </w:r>
                  </w:hyperlink>
                  <w:r w:rsidDel="00000000" w:rsidR="00000000" w:rsidRPr="00000000">
                    <w:rPr>
                      <w:rtl w:val="0"/>
                    </w:rPr>
                    <w:t xml:space="preserve"> to watch YouTube video: </w:t>
                  </w:r>
                  <w:r w:rsidDel="00000000" w:rsidR="00000000" w:rsidRPr="00000000">
                    <w:rPr>
                      <w:b w:val="1"/>
                      <w:bCs w:val="1"/>
                      <w:rtl w:val="0"/>
                    </w:rPr>
                    <w:t xml:space="preserve">Sheila Watt Cloutier: Our planet in peril </w:t>
                  </w:r>
                  <w:r w:rsidDel="00000000" w:rsidR="00000000" w:rsidRPr="00000000">
                    <w:rPr>
                      <w:rtl w:val="0"/>
                    </w:rPr>
                    <w:t xml:space="preserve">(Climate Atlas of Canada) to gain understanding of the impact that climate change is having in Inuit peoples. (1:55)</w:t>
                  </w:r>
                </w:p>
                <w:p w:rsidR="00000000" w:rsidDel="00000000" w:rsidP="00000000" w:rsidRDefault="00000000" w:rsidRPr="00000000" w14:paraId="000021FD">
                  <w:pPr>
                    <w:spacing w:after="240" w:before="240" w:lineRule="auto"/>
                    <w:rPr/>
                  </w:pPr>
                  <w:r w:rsidDel="00000000" w:rsidR="00000000" w:rsidRPr="00000000">
                    <w:rPr>
                      <w:rtl w:val="0"/>
                    </w:rPr>
                    <w:t xml:space="preserve">These leaders demonstrate the powerful synergy between moral and spiritual guidance and effective climate action, inspiring communities to engage deeply and sustainably with environmental challenges.</w:t>
                  </w:r>
                </w:p>
                <w:p w:rsidR="00000000" w:rsidDel="00000000" w:rsidP="00000000" w:rsidRDefault="00000000" w:rsidRPr="00000000" w14:paraId="000021FE">
                  <w:pPr>
                    <w:spacing w:after="240" w:before="240" w:lineRule="auto"/>
                    <w:rPr>
                      <w:b w:val="1"/>
                      <w:bCs w:val="1"/>
                      <w:sz w:val="32"/>
                      <w:szCs w:val="32"/>
                    </w:rPr>
                  </w:pPr>
                  <w:hyperlink r:id="rId1095">
                    <w:r w:rsidDel="00000000" w:rsidR="00000000" w:rsidRPr="00000000">
                      <w:rPr>
                        <w:color w:val="1155cc"/>
                        <w:u w:val="single"/>
                        <w:rtl w:val="0"/>
                      </w:rPr>
                      <w:t xml:space="preserve">Click here</w:t>
                    </w:r>
                  </w:hyperlink>
                  <w:r w:rsidDel="00000000" w:rsidR="00000000" w:rsidRPr="00000000">
                    <w:rPr>
                      <w:rtl w:val="0"/>
                    </w:rPr>
                    <w:t xml:space="preserve"> to view MHCCA’s </w:t>
                  </w:r>
                  <w:r w:rsidDel="00000000" w:rsidR="00000000" w:rsidRPr="00000000">
                    <w:rPr>
                      <w:b w:val="1"/>
                      <w:bCs w:val="1"/>
                      <w:rtl w:val="0"/>
                    </w:rPr>
                    <w:t xml:space="preserve">Stewardship in a Changing Climate: Resources for Moral and Spiritual Leaders </w:t>
                  </w:r>
                  <w:r w:rsidDel="00000000" w:rsidR="00000000" w:rsidRPr="00000000">
                    <w:rPr>
                      <w:rtl w:val="0"/>
                    </w:rPr>
                    <w:t xml:space="preserve">to learn more about how moral and spiritual leaders can support healthy discussions about climate change.</w:t>
                  </w:r>
                  <w:r w:rsidDel="00000000" w:rsidR="00000000" w:rsidRPr="00000000">
                    <w:rPr>
                      <w:rtl w:val="0"/>
                    </w:rPr>
                  </w:r>
                </w:p>
              </w:tc>
            </w:tr>
          </w:tbl>
          <w:p w:rsidR="00000000" w:rsidDel="00000000" w:rsidP="00000000" w:rsidRDefault="00000000" w:rsidRPr="00000000" w14:paraId="000021FF">
            <w:pPr>
              <w:pStyle w:val="Heading2"/>
              <w:spacing w:after="240" w:before="240" w:lineRule="auto"/>
              <w:rPr/>
            </w:pPr>
            <w:bookmarkStart w:colFirst="0" w:colLast="0" w:name="_m7xnylw8yl3f" w:id="512"/>
            <w:bookmarkEnd w:id="512"/>
            <w:r w:rsidDel="00000000" w:rsidR="00000000" w:rsidRPr="00000000">
              <w:rPr>
                <w:rtl w:val="0"/>
              </w:rPr>
            </w:r>
          </w:p>
          <w:p w:rsidR="00000000" w:rsidDel="00000000" w:rsidP="00000000" w:rsidRDefault="00000000" w:rsidRPr="00000000" w14:paraId="00002200">
            <w:pPr>
              <w:pStyle w:val="Heading2"/>
              <w:spacing w:after="240" w:before="240" w:lineRule="auto"/>
              <w:rPr/>
            </w:pPr>
            <w:bookmarkStart w:colFirst="0" w:colLast="0" w:name="_sczxg1oo3lqo" w:id="513"/>
            <w:bookmarkEnd w:id="513"/>
            <w:r w:rsidDel="00000000" w:rsidR="00000000" w:rsidRPr="00000000">
              <w:rPr>
                <w:rtl w:val="0"/>
              </w:rPr>
              <w:t xml:space="preserve">Learning from Indigenous Knowledge </w:t>
            </w:r>
            <w:commentRangeStart w:id="396"/>
            <w:r w:rsidDel="00000000" w:rsidR="00000000" w:rsidRPr="00000000">
              <w:rPr>
                <w:rtl w:val="0"/>
              </w:rPr>
              <w:t xml:space="preserve">Systems</w:t>
            </w:r>
            <w:commentRangeEnd w:id="396"/>
            <w:r w:rsidDel="00000000" w:rsidR="00000000" w:rsidRPr="00000000">
              <w:commentReference w:id="396"/>
            </w:r>
            <w:r w:rsidDel="00000000" w:rsidR="00000000" w:rsidRPr="00000000">
              <w:rPr>
                <w:rtl w:val="0"/>
              </w:rPr>
            </w:r>
          </w:p>
          <w:p w:rsidR="00000000" w:rsidDel="00000000" w:rsidP="00000000" w:rsidRDefault="00000000" w:rsidRPr="00000000" w14:paraId="00002201">
            <w:pPr>
              <w:spacing w:after="240" w:before="240" w:lineRule="auto"/>
              <w:rPr/>
            </w:pPr>
            <w:r w:rsidDel="00000000" w:rsidR="00000000" w:rsidRPr="00000000">
              <w:rPr>
                <w:rtl w:val="0"/>
              </w:rPr>
              <w:t xml:space="preserve">Spirituality is at the heart of many Indigenous responses to climate change. Within Indigenous communities, the climate crisis is not only an environmental issue but a spiritual one. It disrupts sacred relationships with land, water, and all living beings. Prayer, ceremony, and collective ritual are not separate from healing; they are healing. These practices help communities process grief, restore balance, and rekindle their responsibility to future generations. Spiritual leaders, including Elders and knowledge keepers, often serve as counselors, protectors of memory, and anchors of hope in times of loss and disruption.</w:t>
            </w:r>
          </w:p>
          <w:p w:rsidR="00000000" w:rsidDel="00000000" w:rsidP="00000000" w:rsidRDefault="00000000" w:rsidRPr="00000000" w14:paraId="00002202">
            <w:pPr>
              <w:spacing w:after="240" w:before="240" w:lineRule="auto"/>
              <w:rPr>
                <w:b w:val="1"/>
                <w:bCs w:val="1"/>
              </w:rPr>
            </w:pPr>
            <w:r w:rsidDel="00000000" w:rsidR="00000000" w:rsidRPr="00000000">
              <w:rPr>
                <w:rtl w:val="0"/>
              </w:rPr>
              <w:t xml:space="preserve">For Indigenous Nations, emotional resilience is cultivated through teachings that affirm connection to the land, continuity with ancestors, and responsibility to the yet-unborn. Moral leadership is grounded in reciprocal relationships with the natural world, not in dominion over it. When spiritual leaders guide ceremonies of renewal, such as through seasonal feasts, water walks, or fire circles, they help communities reaffirm their strength, dignity, and purpose. These spiritual traditions are vital not only for Indigenous Peoples but also offer powerful lessons for all who seek meaning, groundedness, and justice in a time of climate uncertainty. Media, policy, and faith communities must recognize and uphold these traditions as central to climate and mental wellness.</w:t>
            </w:r>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2203">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2204">
            <w:pPr>
              <w:numPr>
                <w:ilvl w:val="0"/>
                <w:numId w:val="9"/>
              </w:numPr>
              <w:spacing w:after="0" w:afterAutospacing="0" w:before="240" w:lineRule="auto"/>
              <w:ind w:left="720" w:hanging="360"/>
            </w:pPr>
            <w:r w:rsidDel="00000000" w:rsidR="00000000" w:rsidRPr="00000000">
              <w:rPr>
                <w:rtl w:val="0"/>
              </w:rPr>
              <w:t xml:space="preserve">Moral and spiritual leaders are essential in providing connection, meaning, and emotional support in the face of climate change.</w:t>
              <w:br w:type="textWrapping"/>
            </w:r>
          </w:p>
          <w:p w:rsidR="00000000" w:rsidDel="00000000" w:rsidP="00000000" w:rsidRDefault="00000000" w:rsidRPr="00000000" w14:paraId="00002205">
            <w:pPr>
              <w:numPr>
                <w:ilvl w:val="0"/>
                <w:numId w:val="9"/>
              </w:numPr>
              <w:spacing w:after="0" w:afterAutospacing="0" w:before="0" w:beforeAutospacing="0" w:lineRule="auto"/>
              <w:ind w:left="720" w:hanging="360"/>
            </w:pPr>
            <w:r w:rsidDel="00000000" w:rsidR="00000000" w:rsidRPr="00000000">
              <w:rPr>
                <w:rtl w:val="0"/>
              </w:rPr>
              <w:t xml:space="preserve">Frameworks such as stewardship, interdependence, justice, hope, and sacred activism guide effective spiritual and moral leadership.</w:t>
              <w:br w:type="textWrapping"/>
            </w:r>
          </w:p>
          <w:p w:rsidR="00000000" w:rsidDel="00000000" w:rsidP="00000000" w:rsidRDefault="00000000" w:rsidRPr="00000000" w14:paraId="00002206">
            <w:pPr>
              <w:numPr>
                <w:ilvl w:val="0"/>
                <w:numId w:val="9"/>
              </w:numPr>
              <w:spacing w:after="0" w:afterAutospacing="0" w:before="0" w:beforeAutospacing="0" w:lineRule="auto"/>
              <w:ind w:left="720" w:hanging="360"/>
            </w:pPr>
            <w:r w:rsidDel="00000000" w:rsidR="00000000" w:rsidRPr="00000000">
              <w:rPr>
                <w:rtl w:val="0"/>
              </w:rPr>
              <w:t xml:space="preserve">Strategies like validating climate emotions, conducting rituals, building resilience, and encouraging sustainable practices foster community well-being.</w:t>
              <w:br w:type="textWrapping"/>
            </w:r>
          </w:p>
          <w:p w:rsidR="00000000" w:rsidDel="00000000" w:rsidP="00000000" w:rsidRDefault="00000000" w:rsidRPr="00000000" w14:paraId="00002207">
            <w:pPr>
              <w:numPr>
                <w:ilvl w:val="0"/>
                <w:numId w:val="9"/>
              </w:numPr>
              <w:spacing w:after="0" w:afterAutospacing="0" w:before="0" w:beforeAutospacing="0" w:lineRule="auto"/>
              <w:ind w:left="720" w:hanging="360"/>
            </w:pPr>
            <w:r w:rsidDel="00000000" w:rsidR="00000000" w:rsidRPr="00000000">
              <w:rPr>
                <w:rtl w:val="0"/>
              </w:rPr>
              <w:t xml:space="preserve">Emphasizing Indigenous knowledge enriches leadership approaches, honoring diverse perspectives and traditional ecological wisdom.</w:t>
              <w:br w:type="textWrapping"/>
            </w:r>
          </w:p>
          <w:p w:rsidR="00000000" w:rsidDel="00000000" w:rsidP="00000000" w:rsidRDefault="00000000" w:rsidRPr="00000000" w14:paraId="00002208">
            <w:pPr>
              <w:numPr>
                <w:ilvl w:val="0"/>
                <w:numId w:val="9"/>
              </w:numPr>
              <w:spacing w:after="240" w:before="0" w:beforeAutospacing="0" w:lineRule="auto"/>
              <w:ind w:left="720" w:hanging="360"/>
            </w:pPr>
            <w:r w:rsidDel="00000000" w:rsidR="00000000" w:rsidRPr="00000000">
              <w:rPr>
                <w:rtl w:val="0"/>
              </w:rPr>
              <w:t xml:space="preserve">Spiritual and moral leaders mobilize communities, advocate for justice, and bridge cultural divides, strengthening the collective response to climate challenges.</w:t>
            </w:r>
          </w:p>
          <w:p w:rsidR="00000000" w:rsidDel="00000000" w:rsidP="00000000" w:rsidRDefault="00000000" w:rsidRPr="00000000" w14:paraId="00002209">
            <w:pPr>
              <w:spacing w:after="240" w:before="240" w:lineRule="auto"/>
              <w:rPr/>
            </w:pPr>
            <w:r w:rsidDel="00000000" w:rsidR="00000000" w:rsidRPr="00000000">
              <w:rPr>
                <w:rtl w:val="0"/>
              </w:rPr>
              <w:t xml:space="preserve">Moral and spiritual leaders are uniquely equipped to address the emotional and existential dimensions of climate change. By integrating ethical principles, spiritual teachings, and inclusive practices, they inspire hope, guide meaning-making, and mobilize communities for collective action. Emphasizing Indigenous knowledge and diverse traditions enhances their ability to foster resilient, equitable, and sustainable responses, making spiritual and moral leadership a vital component of a whole-of-society approach to climate adaptation and mental well-being.</w:t>
            </w:r>
            <w:commentRangeStart w:id="397"/>
            <w:r w:rsidDel="00000000" w:rsidR="00000000" w:rsidRPr="00000000">
              <w:rPr>
                <w:rtl w:val="0"/>
              </w:rPr>
            </w:r>
          </w:p>
          <w:p w:rsidR="00000000" w:rsidDel="00000000" w:rsidP="00000000" w:rsidRDefault="00000000" w:rsidRPr="00000000" w14:paraId="0000220A">
            <w:pPr>
              <w:widowControl w:val="0"/>
              <w:spacing w:line="240" w:lineRule="auto"/>
              <w:rPr/>
            </w:pPr>
            <w:commentRangeEnd w:id="397"/>
            <w:r w:rsidDel="00000000" w:rsidR="00000000" w:rsidRPr="00000000">
              <w:commentReference w:id="397"/>
            </w:r>
            <w:r w:rsidDel="00000000" w:rsidR="00000000" w:rsidRPr="00000000">
              <w:rPr>
                <w:rtl w:val="0"/>
              </w:rPr>
            </w:r>
          </w:p>
        </w:tc>
      </w:tr>
      <w:tr>
        <w:trPr>
          <w:cantSplit w:val="0"/>
          <w:tblHeader w:val="0"/>
        </w:trPr>
        <w:tc>
          <w:tcPr>
            <w:shd w:fill="a4c2f4" w:val="clear"/>
          </w:tcPr>
          <w:p w:rsidR="00000000" w:rsidDel="00000000" w:rsidP="00000000" w:rsidRDefault="00000000" w:rsidRPr="00000000" w14:paraId="0000220B">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220C">
            <w:pPr>
              <w:spacing w:after="240" w:before="240" w:lineRule="auto"/>
              <w:rPr/>
            </w:pPr>
            <w:r w:rsidDel="00000000" w:rsidR="00000000" w:rsidRPr="00000000">
              <w:rPr>
                <w:rtl w:val="0"/>
              </w:rPr>
              <w:t xml:space="preserve">Below are active learning activities that you can use to enhance your learning experience for the content presented in this module. One version is designed to be done on your own and the other is designed to be done with others.</w:t>
            </w:r>
          </w:p>
          <w:p w:rsidR="00000000" w:rsidDel="00000000" w:rsidP="00000000" w:rsidRDefault="00000000" w:rsidRPr="00000000" w14:paraId="0000220D">
            <w:pPr>
              <w:pStyle w:val="Heading2"/>
              <w:spacing w:after="240" w:before="240" w:lineRule="auto"/>
              <w:rPr/>
            </w:pPr>
            <w:bookmarkStart w:colFirst="0" w:colLast="0" w:name="_nakak7kw7a3h" w:id="514"/>
            <w:bookmarkEnd w:id="514"/>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220E">
            <w:pPr>
              <w:spacing w:after="240" w:before="240" w:lineRule="auto"/>
              <w:rPr/>
            </w:pPr>
            <w:r w:rsidDel="00000000" w:rsidR="00000000" w:rsidRPr="00000000">
              <w:rPr>
                <w:rtl w:val="0"/>
              </w:rPr>
              <w:t xml:space="preserve">Objective: Enable learners to explore and apply the principles of spiritual and moral leadership to foster emotional resilience, meaning-making, and collective action in response to climate change. Participants will reflect on diverse traditions, frameworks, and practical strategies to address climate emotions within their communities.</w:t>
            </w:r>
          </w:p>
          <w:p w:rsidR="00000000" w:rsidDel="00000000" w:rsidP="00000000" w:rsidRDefault="00000000" w:rsidRPr="00000000" w14:paraId="0000220F">
            <w:pPr>
              <w:spacing w:after="240" w:before="240" w:lineRule="auto"/>
              <w:rPr>
                <w:u w:val="single"/>
              </w:rPr>
            </w:pPr>
            <w:r w:rsidDel="00000000" w:rsidR="00000000" w:rsidRPr="00000000">
              <w:rPr>
                <w:u w:val="single"/>
                <w:rtl w:val="0"/>
              </w:rPr>
              <w:t xml:space="preserve">Instructions:</w:t>
            </w:r>
          </w:p>
          <w:p w:rsidR="00000000" w:rsidDel="00000000" w:rsidP="00000000" w:rsidRDefault="00000000" w:rsidRPr="00000000" w14:paraId="00002210">
            <w:pPr>
              <w:numPr>
                <w:ilvl w:val="0"/>
                <w:numId w:val="196"/>
              </w:numPr>
              <w:spacing w:after="0" w:afterAutospacing="0" w:before="240" w:lineRule="auto"/>
              <w:ind w:left="720" w:hanging="360"/>
            </w:pPr>
            <w:r w:rsidDel="00000000" w:rsidR="00000000" w:rsidRPr="00000000">
              <w:rPr>
                <w:rtl w:val="0"/>
              </w:rPr>
              <w:t xml:space="preserve">Reflection on Key Frameworks (20 minutes):</w:t>
            </w:r>
          </w:p>
          <w:p w:rsidR="00000000" w:rsidDel="00000000" w:rsidP="00000000" w:rsidRDefault="00000000" w:rsidRPr="00000000" w14:paraId="00002211">
            <w:pPr>
              <w:numPr>
                <w:ilvl w:val="1"/>
                <w:numId w:val="196"/>
              </w:numPr>
              <w:spacing w:after="0" w:afterAutospacing="0" w:before="0" w:beforeAutospacing="0" w:lineRule="auto"/>
              <w:ind w:left="1440" w:hanging="360"/>
            </w:pPr>
            <w:r w:rsidDel="00000000" w:rsidR="00000000" w:rsidRPr="00000000">
              <w:rPr>
                <w:rtl w:val="0"/>
              </w:rPr>
              <w:t xml:space="preserve">Choose two frameworks that guide moral and spiritual leadership in climate adaptation (e.g., Stewardship, Interconnection, Justice, Sacred Activism).</w:t>
            </w:r>
          </w:p>
          <w:p w:rsidR="00000000" w:rsidDel="00000000" w:rsidP="00000000" w:rsidRDefault="00000000" w:rsidRPr="00000000" w14:paraId="00002212">
            <w:pPr>
              <w:numPr>
                <w:ilvl w:val="1"/>
                <w:numId w:val="196"/>
              </w:numPr>
              <w:spacing w:after="0" w:afterAutospacing="0" w:before="0" w:beforeAutospacing="0" w:lineRule="auto"/>
              <w:ind w:left="1440" w:hanging="360"/>
            </w:pPr>
            <w:r w:rsidDel="00000000" w:rsidR="00000000" w:rsidRPr="00000000">
              <w:rPr>
                <w:rtl w:val="0"/>
              </w:rPr>
              <w:t xml:space="preserve">Reflect on the following questions in a journal:</w:t>
            </w:r>
          </w:p>
          <w:p w:rsidR="00000000" w:rsidDel="00000000" w:rsidP="00000000" w:rsidRDefault="00000000" w:rsidRPr="00000000" w14:paraId="00002213">
            <w:pPr>
              <w:numPr>
                <w:ilvl w:val="2"/>
                <w:numId w:val="196"/>
              </w:numPr>
              <w:spacing w:after="0" w:afterAutospacing="0" w:before="0" w:beforeAutospacing="0" w:lineRule="auto"/>
              <w:ind w:left="2160" w:hanging="360"/>
            </w:pPr>
            <w:r w:rsidDel="00000000" w:rsidR="00000000" w:rsidRPr="00000000">
              <w:rPr>
                <w:rtl w:val="0"/>
              </w:rPr>
              <w:t xml:space="preserve">How do these frameworks resonate with your own values or community needs?</w:t>
            </w:r>
          </w:p>
          <w:p w:rsidR="00000000" w:rsidDel="00000000" w:rsidP="00000000" w:rsidRDefault="00000000" w:rsidRPr="00000000" w14:paraId="00002214">
            <w:pPr>
              <w:numPr>
                <w:ilvl w:val="2"/>
                <w:numId w:val="196"/>
              </w:numPr>
              <w:spacing w:after="0" w:afterAutospacing="0" w:before="0" w:beforeAutospacing="0" w:lineRule="auto"/>
              <w:ind w:left="2160" w:hanging="360"/>
            </w:pPr>
            <w:r w:rsidDel="00000000" w:rsidR="00000000" w:rsidRPr="00000000">
              <w:rPr>
                <w:rtl w:val="0"/>
              </w:rPr>
              <w:t xml:space="preserve">How might these frameworks guide responses to climate emotions like grief, eco-anxiety, or despair?</w:t>
            </w:r>
          </w:p>
          <w:p w:rsidR="00000000" w:rsidDel="00000000" w:rsidP="00000000" w:rsidRDefault="00000000" w:rsidRPr="00000000" w14:paraId="00002215">
            <w:pPr>
              <w:numPr>
                <w:ilvl w:val="0"/>
                <w:numId w:val="196"/>
              </w:numPr>
              <w:spacing w:after="0" w:afterAutospacing="0" w:before="0" w:beforeAutospacing="0" w:lineRule="auto"/>
              <w:ind w:left="720" w:hanging="360"/>
            </w:pPr>
            <w:r w:rsidDel="00000000" w:rsidR="00000000" w:rsidRPr="00000000">
              <w:rPr>
                <w:rtl w:val="0"/>
              </w:rPr>
              <w:t xml:space="preserve">Case Study Analysis (30 minutes):</w:t>
            </w:r>
          </w:p>
          <w:p w:rsidR="00000000" w:rsidDel="00000000" w:rsidP="00000000" w:rsidRDefault="00000000" w:rsidRPr="00000000" w14:paraId="00002216">
            <w:pPr>
              <w:numPr>
                <w:ilvl w:val="1"/>
                <w:numId w:val="196"/>
              </w:numPr>
              <w:spacing w:after="0" w:afterAutospacing="0" w:before="0" w:beforeAutospacing="0" w:lineRule="auto"/>
              <w:ind w:left="1440" w:hanging="360"/>
            </w:pPr>
            <w:r w:rsidDel="00000000" w:rsidR="00000000" w:rsidRPr="00000000">
              <w:rPr>
                <w:rtl w:val="0"/>
              </w:rPr>
              <w:t xml:space="preserve">Select one of the key thinkers or exemplars mentioned (e.g., Pope Francis, Robin Wall Kimmerer, Thich Nhat Hanh).</w:t>
            </w:r>
          </w:p>
          <w:p w:rsidR="00000000" w:rsidDel="00000000" w:rsidP="00000000" w:rsidRDefault="00000000" w:rsidRPr="00000000" w14:paraId="00002217">
            <w:pPr>
              <w:numPr>
                <w:ilvl w:val="1"/>
                <w:numId w:val="196"/>
              </w:numPr>
              <w:spacing w:after="0" w:afterAutospacing="0" w:before="0" w:beforeAutospacing="0" w:lineRule="auto"/>
              <w:ind w:left="1440" w:hanging="360"/>
            </w:pPr>
            <w:r w:rsidDel="00000000" w:rsidR="00000000" w:rsidRPr="00000000">
              <w:rPr>
                <w:rtl w:val="0"/>
              </w:rPr>
              <w:t xml:space="preserve">Research a specific initiative or teaching they’ve implemented related to climate or environmental care.</w:t>
            </w:r>
          </w:p>
          <w:p w:rsidR="00000000" w:rsidDel="00000000" w:rsidP="00000000" w:rsidRDefault="00000000" w:rsidRPr="00000000" w14:paraId="00002218">
            <w:pPr>
              <w:numPr>
                <w:ilvl w:val="1"/>
                <w:numId w:val="196"/>
              </w:numPr>
              <w:spacing w:after="0" w:afterAutospacing="0" w:before="0" w:beforeAutospacing="0" w:lineRule="auto"/>
              <w:ind w:left="1440" w:hanging="360"/>
            </w:pPr>
            <w:r w:rsidDel="00000000" w:rsidR="00000000" w:rsidRPr="00000000">
              <w:rPr>
                <w:rtl w:val="0"/>
              </w:rPr>
              <w:t xml:space="preserve">Write a 300–500 word analysis addressing:</w:t>
            </w:r>
          </w:p>
          <w:p w:rsidR="00000000" w:rsidDel="00000000" w:rsidP="00000000" w:rsidRDefault="00000000" w:rsidRPr="00000000" w14:paraId="00002219">
            <w:pPr>
              <w:numPr>
                <w:ilvl w:val="2"/>
                <w:numId w:val="196"/>
              </w:numPr>
              <w:spacing w:after="0" w:afterAutospacing="0" w:before="0" w:beforeAutospacing="0" w:lineRule="auto"/>
              <w:ind w:left="2160" w:hanging="360"/>
            </w:pPr>
            <w:r w:rsidDel="00000000" w:rsidR="00000000" w:rsidRPr="00000000">
              <w:rPr>
                <w:rtl w:val="0"/>
              </w:rPr>
              <w:t xml:space="preserve">How does their leadership inspire meaning and action?</w:t>
            </w:r>
          </w:p>
          <w:p w:rsidR="00000000" w:rsidDel="00000000" w:rsidP="00000000" w:rsidRDefault="00000000" w:rsidRPr="00000000" w14:paraId="0000221A">
            <w:pPr>
              <w:numPr>
                <w:ilvl w:val="2"/>
                <w:numId w:val="196"/>
              </w:numPr>
              <w:spacing w:after="0" w:afterAutospacing="0" w:before="0" w:beforeAutospacing="0" w:lineRule="auto"/>
              <w:ind w:left="2160" w:hanging="360"/>
            </w:pPr>
            <w:r w:rsidDel="00000000" w:rsidR="00000000" w:rsidRPr="00000000">
              <w:rPr>
                <w:rtl w:val="0"/>
              </w:rPr>
              <w:t xml:space="preserve">How do they balance urgency with hope?</w:t>
            </w:r>
          </w:p>
          <w:p w:rsidR="00000000" w:rsidDel="00000000" w:rsidP="00000000" w:rsidRDefault="00000000" w:rsidRPr="00000000" w14:paraId="0000221B">
            <w:pPr>
              <w:numPr>
                <w:ilvl w:val="2"/>
                <w:numId w:val="196"/>
              </w:numPr>
              <w:spacing w:after="0" w:afterAutospacing="0" w:before="0" w:beforeAutospacing="0" w:lineRule="auto"/>
              <w:ind w:left="2160" w:hanging="360"/>
            </w:pPr>
            <w:r w:rsidDel="00000000" w:rsidR="00000000" w:rsidRPr="00000000">
              <w:rPr>
                <w:rtl w:val="0"/>
              </w:rPr>
              <w:t xml:space="preserve">What lessons can you apply in your own leadership or community engagement?</w:t>
            </w:r>
          </w:p>
          <w:p w:rsidR="00000000" w:rsidDel="00000000" w:rsidP="00000000" w:rsidRDefault="00000000" w:rsidRPr="00000000" w14:paraId="0000221C">
            <w:pPr>
              <w:numPr>
                <w:ilvl w:val="0"/>
                <w:numId w:val="196"/>
              </w:numPr>
              <w:spacing w:after="0" w:afterAutospacing="0" w:before="0" w:beforeAutospacing="0" w:lineRule="auto"/>
              <w:ind w:left="720" w:hanging="360"/>
            </w:pPr>
            <w:r w:rsidDel="00000000" w:rsidR="00000000" w:rsidRPr="00000000">
              <w:rPr>
                <w:rtl w:val="0"/>
              </w:rPr>
              <w:t xml:space="preserve">Design a Ritual or Practice (30 minutes):</w:t>
            </w:r>
          </w:p>
          <w:p w:rsidR="00000000" w:rsidDel="00000000" w:rsidP="00000000" w:rsidRDefault="00000000" w:rsidRPr="00000000" w14:paraId="0000221D">
            <w:pPr>
              <w:numPr>
                <w:ilvl w:val="1"/>
                <w:numId w:val="196"/>
              </w:numPr>
              <w:spacing w:after="0" w:afterAutospacing="0" w:before="0" w:beforeAutospacing="0" w:lineRule="auto"/>
              <w:ind w:left="1440" w:hanging="360"/>
            </w:pPr>
            <w:r w:rsidDel="00000000" w:rsidR="00000000" w:rsidRPr="00000000">
              <w:rPr>
                <w:rtl w:val="0"/>
              </w:rPr>
              <w:t xml:space="preserve">Create a brief outline for a ritual or community practice that could help a group process climate emotions. Consider:</w:t>
            </w:r>
          </w:p>
          <w:p w:rsidR="00000000" w:rsidDel="00000000" w:rsidP="00000000" w:rsidRDefault="00000000" w:rsidRPr="00000000" w14:paraId="0000221E">
            <w:pPr>
              <w:numPr>
                <w:ilvl w:val="2"/>
                <w:numId w:val="196"/>
              </w:numPr>
              <w:spacing w:after="0" w:afterAutospacing="0" w:before="0" w:beforeAutospacing="0" w:lineRule="auto"/>
              <w:ind w:left="2160" w:hanging="360"/>
            </w:pPr>
            <w:r w:rsidDel="00000000" w:rsidR="00000000" w:rsidRPr="00000000">
              <w:rPr>
                <w:rtl w:val="0"/>
              </w:rPr>
              <w:t xml:space="preserve">Themes of connection, grief, hope, or interdependence.</w:t>
            </w:r>
          </w:p>
          <w:p w:rsidR="00000000" w:rsidDel="00000000" w:rsidP="00000000" w:rsidRDefault="00000000" w:rsidRPr="00000000" w14:paraId="0000221F">
            <w:pPr>
              <w:numPr>
                <w:ilvl w:val="2"/>
                <w:numId w:val="196"/>
              </w:numPr>
              <w:spacing w:after="0" w:afterAutospacing="0" w:before="0" w:beforeAutospacing="0" w:lineRule="auto"/>
              <w:ind w:left="2160" w:hanging="360"/>
            </w:pPr>
            <w:r w:rsidDel="00000000" w:rsidR="00000000" w:rsidRPr="00000000">
              <w:rPr>
                <w:rtl w:val="0"/>
              </w:rPr>
              <w:t xml:space="preserve">Elements like storytelling, meditation, music, or symbolic actions (e.g., tree planting, water ceremonies).</w:t>
            </w:r>
          </w:p>
          <w:p w:rsidR="00000000" w:rsidDel="00000000" w:rsidP="00000000" w:rsidRDefault="00000000" w:rsidRPr="00000000" w14:paraId="00002220">
            <w:pPr>
              <w:numPr>
                <w:ilvl w:val="1"/>
                <w:numId w:val="196"/>
              </w:numPr>
              <w:spacing w:after="240" w:before="0" w:beforeAutospacing="0" w:lineRule="auto"/>
              <w:ind w:left="1440" w:hanging="360"/>
            </w:pPr>
            <w:r w:rsidDel="00000000" w:rsidR="00000000" w:rsidRPr="00000000">
              <w:rPr>
                <w:rtl w:val="0"/>
              </w:rPr>
              <w:t xml:space="preserve">Write 2–3 sentences describing how this ritual supports emotional resilience and climate action.</w:t>
            </w:r>
          </w:p>
          <w:p w:rsidR="00000000" w:rsidDel="00000000" w:rsidP="00000000" w:rsidRDefault="00000000" w:rsidRPr="00000000" w14:paraId="00002221">
            <w:pPr>
              <w:pStyle w:val="Heading2"/>
              <w:spacing w:after="240" w:before="240" w:lineRule="auto"/>
              <w:rPr/>
            </w:pPr>
            <w:bookmarkStart w:colFirst="0" w:colLast="0" w:name="_p6i9uylbwzd4" w:id="515"/>
            <w:bookmarkEnd w:id="515"/>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2222">
            <w:pPr>
              <w:spacing w:after="240" w:before="240" w:lineRule="auto"/>
              <w:rPr/>
            </w:pPr>
            <w:r w:rsidDel="00000000" w:rsidR="00000000" w:rsidRPr="00000000">
              <w:rPr>
                <w:rtl w:val="0"/>
              </w:rPr>
              <w:t xml:space="preserve">Objective: Collaboratively explore the role of moral and spiritual leadership in addressing climate emotions. Participants will design rituals, analyze real-world examples, and discuss strategies for community engagement.</w:t>
            </w:r>
          </w:p>
          <w:p w:rsidR="00000000" w:rsidDel="00000000" w:rsidP="00000000" w:rsidRDefault="00000000" w:rsidRPr="00000000" w14:paraId="00002223">
            <w:pPr>
              <w:spacing w:after="240" w:before="240" w:lineRule="auto"/>
              <w:rPr/>
            </w:pPr>
            <w:r w:rsidDel="00000000" w:rsidR="00000000" w:rsidRPr="00000000">
              <w:rPr>
                <w:rtl w:val="0"/>
              </w:rPr>
              <w:t xml:space="preserve">Time Allocation: 90 minutes.</w:t>
            </w:r>
          </w:p>
          <w:p w:rsidR="00000000" w:rsidDel="00000000" w:rsidP="00000000" w:rsidRDefault="00000000" w:rsidRPr="00000000" w14:paraId="00002224">
            <w:pPr>
              <w:spacing w:after="240" w:before="240" w:lineRule="auto"/>
              <w:rPr>
                <w:u w:val="single"/>
              </w:rPr>
            </w:pPr>
            <w:r w:rsidDel="00000000" w:rsidR="00000000" w:rsidRPr="00000000">
              <w:rPr>
                <w:u w:val="single"/>
                <w:rtl w:val="0"/>
              </w:rPr>
              <w:t xml:space="preserve">Facilitator Instructions:</w:t>
            </w:r>
          </w:p>
          <w:p w:rsidR="00000000" w:rsidDel="00000000" w:rsidP="00000000" w:rsidRDefault="00000000" w:rsidRPr="00000000" w14:paraId="00002225">
            <w:pPr>
              <w:numPr>
                <w:ilvl w:val="0"/>
                <w:numId w:val="471"/>
              </w:numPr>
              <w:spacing w:after="0" w:afterAutospacing="0" w:before="240" w:lineRule="auto"/>
              <w:ind w:left="720" w:hanging="360"/>
            </w:pPr>
            <w:r w:rsidDel="00000000" w:rsidR="00000000" w:rsidRPr="00000000">
              <w:rPr>
                <w:rtl w:val="0"/>
              </w:rPr>
              <w:t xml:space="preserve">Opening Reflection (10 minutes):</w:t>
            </w:r>
          </w:p>
          <w:p w:rsidR="00000000" w:rsidDel="00000000" w:rsidP="00000000" w:rsidRDefault="00000000" w:rsidRPr="00000000" w14:paraId="00002226">
            <w:pPr>
              <w:numPr>
                <w:ilvl w:val="1"/>
                <w:numId w:val="471"/>
              </w:numPr>
              <w:spacing w:after="0" w:afterAutospacing="0" w:before="0" w:beforeAutospacing="0" w:lineRule="auto"/>
              <w:ind w:left="1440" w:hanging="360"/>
            </w:pPr>
            <w:r w:rsidDel="00000000" w:rsidR="00000000" w:rsidRPr="00000000">
              <w:rPr>
                <w:rtl w:val="0"/>
              </w:rPr>
              <w:t xml:space="preserve">Begin with a brief meditation or reflection:</w:t>
            </w:r>
          </w:p>
          <w:p w:rsidR="00000000" w:rsidDel="00000000" w:rsidP="00000000" w:rsidRDefault="00000000" w:rsidRPr="00000000" w14:paraId="00002227">
            <w:pPr>
              <w:numPr>
                <w:ilvl w:val="2"/>
                <w:numId w:val="471"/>
              </w:numPr>
              <w:spacing w:after="0" w:afterAutospacing="0" w:before="0" w:beforeAutospacing="0" w:lineRule="auto"/>
              <w:ind w:left="2160" w:hanging="360"/>
            </w:pPr>
            <w:r w:rsidDel="00000000" w:rsidR="00000000" w:rsidRPr="00000000">
              <w:rPr>
                <w:rtl w:val="0"/>
              </w:rPr>
              <w:t xml:space="preserve">“What does spiritual or moral leadership mean to you in the context of climate change?”</w:t>
            </w:r>
          </w:p>
          <w:p w:rsidR="00000000" w:rsidDel="00000000" w:rsidP="00000000" w:rsidRDefault="00000000" w:rsidRPr="00000000" w14:paraId="00002228">
            <w:pPr>
              <w:numPr>
                <w:ilvl w:val="1"/>
                <w:numId w:val="471"/>
              </w:numPr>
              <w:spacing w:after="0" w:afterAutospacing="0" w:before="0" w:beforeAutospacing="0" w:lineRule="auto"/>
              <w:ind w:left="1440" w:hanging="360"/>
            </w:pPr>
            <w:r w:rsidDel="00000000" w:rsidR="00000000" w:rsidRPr="00000000">
              <w:rPr>
                <w:rtl w:val="0"/>
              </w:rPr>
              <w:t xml:space="preserve">Participants share one word or phrase describing their vision of leadership.</w:t>
            </w:r>
          </w:p>
          <w:p w:rsidR="00000000" w:rsidDel="00000000" w:rsidP="00000000" w:rsidRDefault="00000000" w:rsidRPr="00000000" w14:paraId="00002229">
            <w:pPr>
              <w:numPr>
                <w:ilvl w:val="0"/>
                <w:numId w:val="471"/>
              </w:numPr>
              <w:spacing w:after="0" w:afterAutospacing="0" w:before="0" w:beforeAutospacing="0" w:lineRule="auto"/>
              <w:ind w:left="720" w:hanging="360"/>
            </w:pPr>
            <w:r w:rsidDel="00000000" w:rsidR="00000000" w:rsidRPr="00000000">
              <w:rPr>
                <w:rtl w:val="0"/>
              </w:rPr>
              <w:t xml:space="preserve">Small Group Case Study Activity (30 minutes):</w:t>
            </w:r>
          </w:p>
          <w:p w:rsidR="00000000" w:rsidDel="00000000" w:rsidP="00000000" w:rsidRDefault="00000000" w:rsidRPr="00000000" w14:paraId="0000222A">
            <w:pPr>
              <w:numPr>
                <w:ilvl w:val="1"/>
                <w:numId w:val="471"/>
              </w:numPr>
              <w:spacing w:after="0" w:afterAutospacing="0" w:before="0" w:beforeAutospacing="0" w:lineRule="auto"/>
              <w:ind w:left="1440" w:hanging="360"/>
            </w:pPr>
            <w:r w:rsidDel="00000000" w:rsidR="00000000" w:rsidRPr="00000000">
              <w:rPr>
                <w:rtl w:val="0"/>
              </w:rPr>
              <w:t xml:space="preserve">Divide participants into small groups (3–5 people).</w:t>
            </w:r>
          </w:p>
          <w:p w:rsidR="00000000" w:rsidDel="00000000" w:rsidP="00000000" w:rsidRDefault="00000000" w:rsidRPr="00000000" w14:paraId="0000222B">
            <w:pPr>
              <w:numPr>
                <w:ilvl w:val="1"/>
                <w:numId w:val="471"/>
              </w:numPr>
              <w:spacing w:after="0" w:afterAutospacing="0" w:before="0" w:beforeAutospacing="0" w:lineRule="auto"/>
              <w:ind w:left="1440" w:hanging="360"/>
            </w:pPr>
            <w:r w:rsidDel="00000000" w:rsidR="00000000" w:rsidRPr="00000000">
              <w:rPr>
                <w:rtl w:val="0"/>
              </w:rPr>
              <w:t xml:space="preserve">Assign each group a moral or spiritual leader (e.g., Joanna Macy, Andrew Harvey, Sheila Watt-Cloutier).</w:t>
            </w:r>
          </w:p>
          <w:p w:rsidR="00000000" w:rsidDel="00000000" w:rsidP="00000000" w:rsidRDefault="00000000" w:rsidRPr="00000000" w14:paraId="0000222C">
            <w:pPr>
              <w:numPr>
                <w:ilvl w:val="1"/>
                <w:numId w:val="471"/>
              </w:numPr>
              <w:spacing w:after="0" w:afterAutospacing="0" w:before="0" w:beforeAutospacing="0" w:lineRule="auto"/>
              <w:ind w:left="1440" w:hanging="360"/>
            </w:pPr>
            <w:r w:rsidDel="00000000" w:rsidR="00000000" w:rsidRPr="00000000">
              <w:rPr>
                <w:rtl w:val="0"/>
              </w:rPr>
              <w:t xml:space="preserve">Groups research their assigned leader’s work and answer:</w:t>
            </w:r>
          </w:p>
          <w:p w:rsidR="00000000" w:rsidDel="00000000" w:rsidP="00000000" w:rsidRDefault="00000000" w:rsidRPr="00000000" w14:paraId="0000222D">
            <w:pPr>
              <w:numPr>
                <w:ilvl w:val="2"/>
                <w:numId w:val="471"/>
              </w:numPr>
              <w:spacing w:after="0" w:afterAutospacing="0" w:before="0" w:beforeAutospacing="0" w:lineRule="auto"/>
              <w:ind w:left="2160" w:hanging="360"/>
            </w:pPr>
            <w:r w:rsidDel="00000000" w:rsidR="00000000" w:rsidRPr="00000000">
              <w:rPr>
                <w:rtl w:val="0"/>
              </w:rPr>
              <w:t xml:space="preserve">What strategies do they use to inspire hope and action?</w:t>
            </w:r>
          </w:p>
          <w:p w:rsidR="00000000" w:rsidDel="00000000" w:rsidP="00000000" w:rsidRDefault="00000000" w:rsidRPr="00000000" w14:paraId="0000222E">
            <w:pPr>
              <w:numPr>
                <w:ilvl w:val="2"/>
                <w:numId w:val="471"/>
              </w:numPr>
              <w:spacing w:after="0" w:afterAutospacing="0" w:before="0" w:beforeAutospacing="0" w:lineRule="auto"/>
              <w:ind w:left="2160" w:hanging="360"/>
            </w:pPr>
            <w:r w:rsidDel="00000000" w:rsidR="00000000" w:rsidRPr="00000000">
              <w:rPr>
                <w:rtl w:val="0"/>
              </w:rPr>
              <w:t xml:space="preserve">How do they address emotions like grief or despair?</w:t>
            </w:r>
          </w:p>
          <w:p w:rsidR="00000000" w:rsidDel="00000000" w:rsidP="00000000" w:rsidRDefault="00000000" w:rsidRPr="00000000" w14:paraId="0000222F">
            <w:pPr>
              <w:numPr>
                <w:ilvl w:val="2"/>
                <w:numId w:val="471"/>
              </w:numPr>
              <w:spacing w:after="0" w:afterAutospacing="0" w:before="0" w:beforeAutospacing="0" w:lineRule="auto"/>
              <w:ind w:left="2160" w:hanging="360"/>
            </w:pPr>
            <w:r w:rsidDel="00000000" w:rsidR="00000000" w:rsidRPr="00000000">
              <w:rPr>
                <w:rtl w:val="0"/>
              </w:rPr>
              <w:t xml:space="preserve">How might their teachings be adapted for diverse communities?</w:t>
            </w:r>
          </w:p>
          <w:p w:rsidR="00000000" w:rsidDel="00000000" w:rsidP="00000000" w:rsidRDefault="00000000" w:rsidRPr="00000000" w14:paraId="00002230">
            <w:pPr>
              <w:numPr>
                <w:ilvl w:val="1"/>
                <w:numId w:val="471"/>
              </w:numPr>
              <w:spacing w:after="0" w:afterAutospacing="0" w:before="0" w:beforeAutospacing="0" w:lineRule="auto"/>
              <w:ind w:left="1440" w:hanging="360"/>
            </w:pPr>
            <w:r w:rsidDel="00000000" w:rsidR="00000000" w:rsidRPr="00000000">
              <w:rPr>
                <w:rtl w:val="0"/>
              </w:rPr>
              <w:t xml:space="preserve">Groups present a 2-minute summary of their findings.</w:t>
            </w:r>
          </w:p>
          <w:p w:rsidR="00000000" w:rsidDel="00000000" w:rsidP="00000000" w:rsidRDefault="00000000" w:rsidRPr="00000000" w14:paraId="00002231">
            <w:pPr>
              <w:numPr>
                <w:ilvl w:val="0"/>
                <w:numId w:val="471"/>
              </w:numPr>
              <w:spacing w:after="0" w:afterAutospacing="0" w:before="0" w:beforeAutospacing="0" w:lineRule="auto"/>
              <w:ind w:left="720" w:hanging="360"/>
            </w:pPr>
            <w:r w:rsidDel="00000000" w:rsidR="00000000" w:rsidRPr="00000000">
              <w:rPr>
                <w:rtl w:val="0"/>
              </w:rPr>
              <w:t xml:space="preserve">Designing Community Practices (30 minutes):</w:t>
            </w:r>
          </w:p>
          <w:p w:rsidR="00000000" w:rsidDel="00000000" w:rsidP="00000000" w:rsidRDefault="00000000" w:rsidRPr="00000000" w14:paraId="00002232">
            <w:pPr>
              <w:numPr>
                <w:ilvl w:val="1"/>
                <w:numId w:val="471"/>
              </w:numPr>
              <w:spacing w:after="0" w:afterAutospacing="0" w:before="0" w:beforeAutospacing="0" w:lineRule="auto"/>
              <w:ind w:left="1440" w:hanging="360"/>
            </w:pPr>
            <w:r w:rsidDel="00000000" w:rsidR="00000000" w:rsidRPr="00000000">
              <w:rPr>
                <w:rtl w:val="0"/>
              </w:rPr>
              <w:t xml:space="preserve">Groups design a ritual, event, or practice that incorporates themes of meaning, connection, and resilience. Examples:</w:t>
            </w:r>
          </w:p>
          <w:p w:rsidR="00000000" w:rsidDel="00000000" w:rsidP="00000000" w:rsidRDefault="00000000" w:rsidRPr="00000000" w14:paraId="00002233">
            <w:pPr>
              <w:numPr>
                <w:ilvl w:val="2"/>
                <w:numId w:val="471"/>
              </w:numPr>
              <w:spacing w:after="0" w:afterAutospacing="0" w:before="0" w:beforeAutospacing="0" w:lineRule="auto"/>
              <w:ind w:left="2160" w:hanging="360"/>
            </w:pPr>
            <w:r w:rsidDel="00000000" w:rsidR="00000000" w:rsidRPr="00000000">
              <w:rPr>
                <w:rtl w:val="0"/>
              </w:rPr>
              <w:t xml:space="preserve">A community storytelling night about climate hopes and fears.</w:t>
            </w:r>
          </w:p>
          <w:p w:rsidR="00000000" w:rsidDel="00000000" w:rsidP="00000000" w:rsidRDefault="00000000" w:rsidRPr="00000000" w14:paraId="00002234">
            <w:pPr>
              <w:numPr>
                <w:ilvl w:val="2"/>
                <w:numId w:val="471"/>
              </w:numPr>
              <w:spacing w:after="0" w:afterAutospacing="0" w:before="0" w:beforeAutospacing="0" w:lineRule="auto"/>
              <w:ind w:left="2160" w:hanging="360"/>
            </w:pPr>
            <w:r w:rsidDel="00000000" w:rsidR="00000000" w:rsidRPr="00000000">
              <w:rPr>
                <w:rtl w:val="0"/>
              </w:rPr>
              <w:t xml:space="preserve">A ritual planting ceremony symbolizing hope and renewal.</w:t>
            </w:r>
          </w:p>
          <w:p w:rsidR="00000000" w:rsidDel="00000000" w:rsidP="00000000" w:rsidRDefault="00000000" w:rsidRPr="00000000" w14:paraId="00002235">
            <w:pPr>
              <w:numPr>
                <w:ilvl w:val="2"/>
                <w:numId w:val="471"/>
              </w:numPr>
              <w:spacing w:after="0" w:afterAutospacing="0" w:before="0" w:beforeAutospacing="0" w:lineRule="auto"/>
              <w:ind w:left="2160" w:hanging="360"/>
            </w:pPr>
            <w:r w:rsidDel="00000000" w:rsidR="00000000" w:rsidRPr="00000000">
              <w:rPr>
                <w:rtl w:val="0"/>
              </w:rPr>
              <w:t xml:space="preserve">A guided meditation focused on interconnection with the natural world.</w:t>
            </w:r>
          </w:p>
          <w:p w:rsidR="00000000" w:rsidDel="00000000" w:rsidP="00000000" w:rsidRDefault="00000000" w:rsidRPr="00000000" w14:paraId="00002236">
            <w:pPr>
              <w:numPr>
                <w:ilvl w:val="1"/>
                <w:numId w:val="471"/>
              </w:numPr>
              <w:spacing w:after="0" w:afterAutospacing="0" w:before="0" w:beforeAutospacing="0" w:lineRule="auto"/>
              <w:ind w:left="1440" w:hanging="360"/>
            </w:pPr>
            <w:r w:rsidDel="00000000" w:rsidR="00000000" w:rsidRPr="00000000">
              <w:rPr>
                <w:rtl w:val="0"/>
              </w:rPr>
              <w:t xml:space="preserve">Groups share their designs with the larger group, explaining how the practice supports emotional resilience and community engagement.</w:t>
            </w:r>
          </w:p>
          <w:p w:rsidR="00000000" w:rsidDel="00000000" w:rsidP="00000000" w:rsidRDefault="00000000" w:rsidRPr="00000000" w14:paraId="00002237">
            <w:pPr>
              <w:numPr>
                <w:ilvl w:val="0"/>
                <w:numId w:val="471"/>
              </w:numPr>
              <w:spacing w:after="0" w:afterAutospacing="0" w:before="0" w:beforeAutospacing="0" w:lineRule="auto"/>
              <w:ind w:left="720" w:hanging="360"/>
            </w:pPr>
            <w:r w:rsidDel="00000000" w:rsidR="00000000" w:rsidRPr="00000000">
              <w:rPr>
                <w:rtl w:val="0"/>
              </w:rPr>
              <w:t xml:space="preserve">Large Group Discussion (15 minutes):</w:t>
            </w:r>
          </w:p>
          <w:p w:rsidR="00000000" w:rsidDel="00000000" w:rsidP="00000000" w:rsidRDefault="00000000" w:rsidRPr="00000000" w14:paraId="00002238">
            <w:pPr>
              <w:numPr>
                <w:ilvl w:val="1"/>
                <w:numId w:val="471"/>
              </w:numPr>
              <w:spacing w:after="0" w:afterAutospacing="0" w:before="0" w:beforeAutospacing="0" w:lineRule="auto"/>
              <w:ind w:left="1440" w:hanging="360"/>
            </w:pPr>
            <w:r w:rsidDel="00000000" w:rsidR="00000000" w:rsidRPr="00000000">
              <w:rPr>
                <w:rtl w:val="0"/>
              </w:rPr>
              <w:t xml:space="preserve">Facilitator leads a discussion:</w:t>
            </w:r>
          </w:p>
          <w:p w:rsidR="00000000" w:rsidDel="00000000" w:rsidP="00000000" w:rsidRDefault="00000000" w:rsidRPr="00000000" w14:paraId="00002239">
            <w:pPr>
              <w:numPr>
                <w:ilvl w:val="2"/>
                <w:numId w:val="471"/>
              </w:numPr>
              <w:spacing w:after="0" w:afterAutospacing="0" w:before="0" w:beforeAutospacing="0" w:lineRule="auto"/>
              <w:ind w:left="2160" w:hanging="360"/>
            </w:pPr>
            <w:r w:rsidDel="00000000" w:rsidR="00000000" w:rsidRPr="00000000">
              <w:rPr>
                <w:rtl w:val="0"/>
              </w:rPr>
              <w:t xml:space="preserve">How can moral and spiritual leaders engage diverse communities?</w:t>
            </w:r>
          </w:p>
          <w:p w:rsidR="00000000" w:rsidDel="00000000" w:rsidP="00000000" w:rsidRDefault="00000000" w:rsidRPr="00000000" w14:paraId="0000223A">
            <w:pPr>
              <w:numPr>
                <w:ilvl w:val="2"/>
                <w:numId w:val="471"/>
              </w:numPr>
              <w:spacing w:after="0" w:afterAutospacing="0" w:before="0" w:beforeAutospacing="0" w:lineRule="auto"/>
              <w:ind w:left="2160" w:hanging="360"/>
            </w:pPr>
            <w:r w:rsidDel="00000000" w:rsidR="00000000" w:rsidRPr="00000000">
              <w:rPr>
                <w:rtl w:val="0"/>
              </w:rPr>
              <w:t xml:space="preserve">What challenges might arise in balancing urgency with hope?</w:t>
            </w:r>
          </w:p>
          <w:p w:rsidR="00000000" w:rsidDel="00000000" w:rsidP="00000000" w:rsidRDefault="00000000" w:rsidRPr="00000000" w14:paraId="0000223B">
            <w:pPr>
              <w:numPr>
                <w:ilvl w:val="2"/>
                <w:numId w:val="471"/>
              </w:numPr>
              <w:spacing w:after="240" w:before="0" w:beforeAutospacing="0" w:lineRule="auto"/>
              <w:ind w:left="2160" w:hanging="360"/>
            </w:pPr>
            <w:r w:rsidDel="00000000" w:rsidR="00000000" w:rsidRPr="00000000">
              <w:rPr>
                <w:rtl w:val="0"/>
              </w:rPr>
              <w:t xml:space="preserve">How can Indigenous knowledge and sacred activism be centered in these efforts?</w:t>
            </w:r>
            <w:r w:rsidDel="00000000" w:rsidR="00000000" w:rsidRPr="00000000">
              <w:rPr>
                <w:rtl w:val="0"/>
              </w:rPr>
            </w:r>
          </w:p>
          <w:p w:rsidR="00000000" w:rsidDel="00000000" w:rsidP="00000000" w:rsidRDefault="00000000" w:rsidRPr="00000000" w14:paraId="0000223C">
            <w:pPr>
              <w:widowControl w:val="0"/>
              <w:spacing w:line="240" w:lineRule="auto"/>
              <w:rPr/>
            </w:pP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223D">
            <w:pPr>
              <w:widowControl w:val="0"/>
              <w:spacing w:line="240" w:lineRule="auto"/>
              <w:rPr>
                <w:b w:val="1"/>
                <w:bCs w:val="1"/>
              </w:rPr>
            </w:pPr>
            <w:r w:rsidDel="00000000" w:rsidR="00000000" w:rsidRPr="00000000">
              <w:rPr>
                <w:b w:val="1"/>
                <w:bCs w:val="1"/>
                <w:rtl w:val="0"/>
              </w:rPr>
              <w:t xml:space="preserve">Indigenous Perspectives</w:t>
            </w:r>
          </w:p>
        </w:tc>
        <w:tc>
          <w:tcPr>
            <w:shd w:fill="d9d2e9" w:val="clear"/>
          </w:tcPr>
          <w:p w:rsidR="00000000" w:rsidDel="00000000" w:rsidP="00000000" w:rsidRDefault="00000000" w:rsidRPr="00000000" w14:paraId="0000223E">
            <w:pPr>
              <w:spacing w:after="240" w:before="240" w:lineRule="auto"/>
              <w:rPr/>
            </w:pPr>
            <w:r w:rsidDel="00000000" w:rsidR="00000000" w:rsidRPr="00000000">
              <w:rPr>
                <w:rtl w:val="0"/>
              </w:rPr>
              <w:t xml:space="preserve">Spirituality is at the heart of many Indigenous responses to climate change. Within Indigenous communities, the climate crisis is not only an environmental issue but a spiritual one. It disrupts sacred relationships with land, water, and all living beings. Prayer, ceremony, and collective ritual are not separate from healing; they are healing. These practices help communities process grief, restore balance, and rekindle their responsibility to future generations. Spiritual leaders, including Elders and knowledge keepers, often serve as counselors, protectors of memory, and anchors of hope in times of loss and disruption.</w:t>
            </w:r>
          </w:p>
          <w:p w:rsidR="00000000" w:rsidDel="00000000" w:rsidP="00000000" w:rsidRDefault="00000000" w:rsidRPr="00000000" w14:paraId="0000223F">
            <w:pPr>
              <w:spacing w:after="240" w:before="240" w:lineRule="auto"/>
              <w:rPr/>
            </w:pPr>
            <w:r w:rsidDel="00000000" w:rsidR="00000000" w:rsidRPr="00000000">
              <w:rPr>
                <w:rtl w:val="0"/>
              </w:rPr>
              <w:t xml:space="preserve">For Indigenous Nations, emotional resilience is cultivated through teachings that affirm connection to the land, continuity with ancestors, and responsibility to the yet-unborn. Moral leadership is grounded in reciprocal relationships with the natural world, not in dominion over it. When spiritual leaders guide ceremonies of renewal, such as through seasonal feasts, water walks, or fire circles, they help communities reaffirm their strength, dignity, and purpose. These spiritual traditions are vital not only for Indigenous Peoples but also offer powerful lessons for all who seek meaning, groundedness, and justice in a time of climate uncertainty. Media, policy, and faith communities must recognize and uphold these traditions as central to climate and mental wellness.</w:t>
            </w:r>
          </w:p>
        </w:tc>
      </w:tr>
      <w:tr>
        <w:trPr>
          <w:cantSplit w:val="0"/>
          <w:tblHeader w:val="0"/>
        </w:trPr>
        <w:tc>
          <w:tcPr>
            <w:shd w:fill="d5a6bd" w:val="clear"/>
          </w:tcPr>
          <w:p w:rsidR="00000000" w:rsidDel="00000000" w:rsidP="00000000" w:rsidRDefault="00000000" w:rsidRPr="00000000" w14:paraId="00002240">
            <w:pPr>
              <w:widowControl w:val="0"/>
              <w:spacing w:line="240" w:lineRule="auto"/>
              <w:rPr>
                <w:b w:val="1"/>
                <w:bCs w:val="1"/>
              </w:rPr>
            </w:pPr>
            <w:r w:rsidDel="00000000" w:rsidR="00000000" w:rsidRPr="00000000">
              <w:rPr>
                <w:b w:val="1"/>
                <w:bCs w:val="1"/>
                <w:rtl w:val="0"/>
              </w:rPr>
              <w:t xml:space="preserve">References/Citations</w:t>
            </w:r>
          </w:p>
        </w:tc>
        <w:tc>
          <w:tcPr>
            <w:shd w:fill="d9d2e9" w:val="clear"/>
          </w:tcPr>
          <w:p w:rsidR="00000000" w:rsidDel="00000000" w:rsidP="00000000" w:rsidRDefault="00000000" w:rsidRPr="00000000" w14:paraId="00002241">
            <w:pPr>
              <w:numPr>
                <w:ilvl w:val="0"/>
                <w:numId w:val="469"/>
              </w:numPr>
              <w:spacing w:after="0" w:afterAutospacing="0" w:before="240" w:lineRule="auto"/>
              <w:ind w:left="720" w:hanging="360"/>
            </w:pPr>
            <w:r w:rsidDel="00000000" w:rsidR="00000000" w:rsidRPr="00000000">
              <w:rPr>
                <w:rtl w:val="0"/>
              </w:rPr>
              <w:t xml:space="preserve">Abou Jaoude, J., Obeid, S., Malaeb, D. et al. The moderating effect of religiosity between climate change anxiety and death anxiety among a sample of Lebanese adults. BMC Psychol 12, 453 (2024).</w:t>
            </w:r>
            <w:hyperlink r:id="rId1096">
              <w:r w:rsidDel="00000000" w:rsidR="00000000" w:rsidRPr="00000000">
                <w:rPr>
                  <w:rtl w:val="0"/>
                </w:rPr>
                <w:t xml:space="preserve"> </w:t>
              </w:r>
            </w:hyperlink>
            <w:hyperlink r:id="rId1097">
              <w:r w:rsidDel="00000000" w:rsidR="00000000" w:rsidRPr="00000000">
                <w:rPr>
                  <w:color w:val="1155cc"/>
                  <w:u w:val="single"/>
                  <w:rtl w:val="0"/>
                </w:rPr>
                <w:t xml:space="preserve">https://doi.org/10.1186/s40359-024-01942-z</w:t>
              </w:r>
            </w:hyperlink>
            <w:r w:rsidDel="00000000" w:rsidR="00000000" w:rsidRPr="00000000">
              <w:rPr>
                <w:rtl w:val="0"/>
              </w:rPr>
            </w:r>
          </w:p>
          <w:p w:rsidR="00000000" w:rsidDel="00000000" w:rsidP="00000000" w:rsidRDefault="00000000" w:rsidRPr="00000000" w14:paraId="00002242">
            <w:pPr>
              <w:numPr>
                <w:ilvl w:val="0"/>
                <w:numId w:val="469"/>
              </w:numPr>
              <w:spacing w:after="0" w:afterAutospacing="0" w:before="0" w:beforeAutospacing="0" w:lineRule="auto"/>
              <w:ind w:left="720" w:hanging="360"/>
            </w:pPr>
            <w:r w:rsidDel="00000000" w:rsidR="00000000" w:rsidRPr="00000000">
              <w:rPr>
                <w:rtl w:val="0"/>
              </w:rPr>
              <w:t xml:space="preserve">Banwell, N., &amp; Eggert, N. (2024). Rethinking ecoanxiety through environmental moral distress: An ethics reflection. The Journal of Climate Change and Health, 15, 100283.</w:t>
            </w:r>
            <w:hyperlink r:id="rId1098">
              <w:r w:rsidDel="00000000" w:rsidR="00000000" w:rsidRPr="00000000">
                <w:rPr>
                  <w:rtl w:val="0"/>
                </w:rPr>
                <w:t xml:space="preserve"> </w:t>
              </w:r>
            </w:hyperlink>
            <w:hyperlink r:id="rId1099">
              <w:r w:rsidDel="00000000" w:rsidR="00000000" w:rsidRPr="00000000">
                <w:rPr>
                  <w:color w:val="1155cc"/>
                  <w:u w:val="single"/>
                  <w:rtl w:val="0"/>
                </w:rPr>
                <w:t xml:space="preserve">https://doi.org/10.1016/j.joclim.2023.100283</w:t>
              </w:r>
            </w:hyperlink>
            <w:r w:rsidDel="00000000" w:rsidR="00000000" w:rsidRPr="00000000">
              <w:rPr>
                <w:rtl w:val="0"/>
              </w:rPr>
            </w:r>
          </w:p>
          <w:p w:rsidR="00000000" w:rsidDel="00000000" w:rsidP="00000000" w:rsidRDefault="00000000" w:rsidRPr="00000000" w14:paraId="00002243">
            <w:pPr>
              <w:numPr>
                <w:ilvl w:val="0"/>
                <w:numId w:val="469"/>
              </w:numPr>
              <w:spacing w:after="0" w:afterAutospacing="0" w:before="0" w:beforeAutospacing="0" w:lineRule="auto"/>
              <w:ind w:left="720" w:hanging="360"/>
            </w:pPr>
            <w:r w:rsidDel="00000000" w:rsidR="00000000" w:rsidRPr="00000000">
              <w:rPr>
                <w:rtl w:val="0"/>
              </w:rPr>
              <w:t xml:space="preserve">Bellehumeur, C. R., Bilodeau, C., &amp; Kam, C. (2022). Integrating positive psychology and spirituality in the context of climate change. Frontiers in Psychology, 13.</w:t>
            </w:r>
            <w:hyperlink r:id="rId1100">
              <w:r w:rsidDel="00000000" w:rsidR="00000000" w:rsidRPr="00000000">
                <w:rPr>
                  <w:rtl w:val="0"/>
                </w:rPr>
                <w:t xml:space="preserve"> </w:t>
              </w:r>
            </w:hyperlink>
            <w:hyperlink r:id="rId1101">
              <w:r w:rsidDel="00000000" w:rsidR="00000000" w:rsidRPr="00000000">
                <w:rPr>
                  <w:color w:val="1155cc"/>
                  <w:u w:val="single"/>
                  <w:rtl w:val="0"/>
                </w:rPr>
                <w:t xml:space="preserve">https://doi.org/10.3389/fpsyg.2022.970362</w:t>
              </w:r>
            </w:hyperlink>
            <w:r w:rsidDel="00000000" w:rsidR="00000000" w:rsidRPr="00000000">
              <w:rPr>
                <w:rtl w:val="0"/>
              </w:rPr>
            </w:r>
          </w:p>
          <w:p w:rsidR="00000000" w:rsidDel="00000000" w:rsidP="00000000" w:rsidRDefault="00000000" w:rsidRPr="00000000" w14:paraId="00002244">
            <w:pPr>
              <w:numPr>
                <w:ilvl w:val="0"/>
                <w:numId w:val="469"/>
              </w:numPr>
              <w:spacing w:after="0" w:afterAutospacing="0" w:before="0" w:beforeAutospacing="0" w:lineRule="auto"/>
              <w:ind w:left="720" w:hanging="360"/>
            </w:pPr>
            <w:r w:rsidDel="00000000" w:rsidR="00000000" w:rsidRPr="00000000">
              <w:rPr>
                <w:rtl w:val="0"/>
              </w:rPr>
              <w:t xml:space="preserve">Chirico, F., Khabbache, H., Rizzo, A., Nucera, G., Yildirim, M., et al. (2024). Bridging ethics and spirituality in healthcare policies for a holistic response to climate change, new pandemics, and global health challenges: A call to action. Advances in Medicine, Psychology, and Public Health, 1(4), 170–173.</w:t>
            </w:r>
            <w:hyperlink r:id="rId1102">
              <w:r w:rsidDel="00000000" w:rsidR="00000000" w:rsidRPr="00000000">
                <w:rPr>
                  <w:rtl w:val="0"/>
                </w:rPr>
                <w:t xml:space="preserve"> </w:t>
              </w:r>
            </w:hyperlink>
            <w:hyperlink r:id="rId1103">
              <w:r w:rsidDel="00000000" w:rsidR="00000000" w:rsidRPr="00000000">
                <w:rPr>
                  <w:color w:val="1155cc"/>
                  <w:u w:val="single"/>
                  <w:rtl w:val="0"/>
                </w:rPr>
                <w:t xml:space="preserve">https://doi.org/10.5281/zenodo.11068942</w:t>
              </w:r>
            </w:hyperlink>
            <w:r w:rsidDel="00000000" w:rsidR="00000000" w:rsidRPr="00000000">
              <w:rPr>
                <w:rtl w:val="0"/>
              </w:rPr>
            </w:r>
          </w:p>
          <w:p w:rsidR="00000000" w:rsidDel="00000000" w:rsidP="00000000" w:rsidRDefault="00000000" w:rsidRPr="00000000" w14:paraId="00002245">
            <w:pPr>
              <w:numPr>
                <w:ilvl w:val="0"/>
                <w:numId w:val="469"/>
              </w:numPr>
              <w:spacing w:after="0" w:afterAutospacing="0" w:before="0" w:beforeAutospacing="0" w:lineRule="auto"/>
              <w:ind w:left="720" w:hanging="360"/>
            </w:pPr>
            <w:r w:rsidDel="00000000" w:rsidR="00000000" w:rsidRPr="00000000">
              <w:rPr>
                <w:rtl w:val="0"/>
              </w:rPr>
              <w:t xml:space="preserve">Datta, R., Starlight (Tsuut’ina First Nation), T., &amp; Mistaken (Kainai First Nation), D. C. (2024). Indigenous Elder perspectives on climate change challenges and solutions:</w:t>
            </w:r>
          </w:p>
          <w:p w:rsidR="00000000" w:rsidDel="00000000" w:rsidP="00000000" w:rsidRDefault="00000000" w:rsidRPr="00000000" w14:paraId="00002246">
            <w:pPr>
              <w:numPr>
                <w:ilvl w:val="0"/>
                <w:numId w:val="469"/>
              </w:numPr>
              <w:spacing w:after="0" w:afterAutospacing="0" w:before="0" w:beforeAutospacing="0" w:lineRule="auto"/>
              <w:ind w:left="720" w:hanging="360"/>
            </w:pPr>
            <w:r w:rsidDel="00000000" w:rsidR="00000000" w:rsidRPr="00000000">
              <w:rPr>
                <w:rtl w:val="0"/>
              </w:rPr>
              <w:t xml:space="preserve">Learning reflections from Blackfoot First Nation perspectives, Canada. AlterNative: An International Journal of Indigenous Peoples, 20(3), 549–559.</w:t>
            </w:r>
            <w:hyperlink r:id="rId1104">
              <w:r w:rsidDel="00000000" w:rsidR="00000000" w:rsidRPr="00000000">
                <w:rPr>
                  <w:rtl w:val="0"/>
                </w:rPr>
                <w:t xml:space="preserve"> </w:t>
              </w:r>
            </w:hyperlink>
            <w:hyperlink r:id="rId1105">
              <w:r w:rsidDel="00000000" w:rsidR="00000000" w:rsidRPr="00000000">
                <w:rPr>
                  <w:color w:val="1155cc"/>
                  <w:u w:val="single"/>
                  <w:rtl w:val="0"/>
                </w:rPr>
                <w:t xml:space="preserve">https://doi.org/10.1177/11771801241251869</w:t>
              </w:r>
            </w:hyperlink>
            <w:r w:rsidDel="00000000" w:rsidR="00000000" w:rsidRPr="00000000">
              <w:rPr>
                <w:rtl w:val="0"/>
              </w:rPr>
            </w:r>
          </w:p>
          <w:p w:rsidR="00000000" w:rsidDel="00000000" w:rsidP="00000000" w:rsidRDefault="00000000" w:rsidRPr="00000000" w14:paraId="00002247">
            <w:pPr>
              <w:numPr>
                <w:ilvl w:val="0"/>
                <w:numId w:val="469"/>
              </w:numPr>
              <w:spacing w:after="0" w:afterAutospacing="0" w:before="0" w:beforeAutospacing="0" w:lineRule="auto"/>
              <w:ind w:left="720" w:hanging="360"/>
            </w:pPr>
            <w:r w:rsidDel="00000000" w:rsidR="00000000" w:rsidRPr="00000000">
              <w:rPr>
                <w:rtl w:val="0"/>
              </w:rPr>
              <w:t xml:space="preserve">Hidayah, N. (2022). The role of religious leaders on the impact of climate change on health. 7th International Conference on Climate Change.</w:t>
            </w:r>
            <w:hyperlink r:id="rId1106">
              <w:r w:rsidDel="00000000" w:rsidR="00000000" w:rsidRPr="00000000">
                <w:rPr>
                  <w:rtl w:val="0"/>
                </w:rPr>
                <w:t xml:space="preserve"> </w:t>
              </w:r>
            </w:hyperlink>
            <w:hyperlink r:id="rId1107">
              <w:r w:rsidDel="00000000" w:rsidR="00000000" w:rsidRPr="00000000">
                <w:rPr>
                  <w:color w:val="1155cc"/>
                  <w:u w:val="single"/>
                  <w:rtl w:val="0"/>
                </w:rPr>
                <w:t xml:space="preserve">https://doi.org/10.15608/iccc.2021.58</w:t>
              </w:r>
            </w:hyperlink>
            <w:r w:rsidDel="00000000" w:rsidR="00000000" w:rsidRPr="00000000">
              <w:rPr>
                <w:rtl w:val="0"/>
              </w:rPr>
            </w:r>
          </w:p>
          <w:p w:rsidR="00000000" w:rsidDel="00000000" w:rsidP="00000000" w:rsidRDefault="00000000" w:rsidRPr="00000000" w14:paraId="00002248">
            <w:pPr>
              <w:numPr>
                <w:ilvl w:val="0"/>
                <w:numId w:val="469"/>
              </w:numPr>
              <w:spacing w:after="0" w:afterAutospacing="0" w:before="0" w:beforeAutospacing="0" w:lineRule="auto"/>
              <w:ind w:left="720" w:hanging="360"/>
            </w:pPr>
            <w:r w:rsidDel="00000000" w:rsidR="00000000" w:rsidRPr="00000000">
              <w:rPr>
                <w:rtl w:val="0"/>
              </w:rPr>
              <w:t xml:space="preserve">Holden, W., Nadeau, K., &amp; Porio, E. (2017). Ecological liberation theology: Faith-based approaches to poverty and climate change in the Philippines. Springer.</w:t>
            </w:r>
            <w:hyperlink r:id="rId1108">
              <w:r w:rsidDel="00000000" w:rsidR="00000000" w:rsidRPr="00000000">
                <w:rPr>
                  <w:rtl w:val="0"/>
                </w:rPr>
                <w:t xml:space="preserve"> </w:t>
              </w:r>
            </w:hyperlink>
            <w:hyperlink r:id="rId1109">
              <w:r w:rsidDel="00000000" w:rsidR="00000000" w:rsidRPr="00000000">
                <w:rPr>
                  <w:color w:val="1155cc"/>
                  <w:u w:val="single"/>
                  <w:rtl w:val="0"/>
                </w:rPr>
                <w:t xml:space="preserve">https://doi.org/10.1007/978-3-319-50782-8</w:t>
              </w:r>
            </w:hyperlink>
            <w:r w:rsidDel="00000000" w:rsidR="00000000" w:rsidRPr="00000000">
              <w:rPr>
                <w:rtl w:val="0"/>
              </w:rPr>
            </w:r>
          </w:p>
          <w:p w:rsidR="00000000" w:rsidDel="00000000" w:rsidP="00000000" w:rsidRDefault="00000000" w:rsidRPr="00000000" w14:paraId="00002249">
            <w:pPr>
              <w:numPr>
                <w:ilvl w:val="0"/>
                <w:numId w:val="469"/>
              </w:numPr>
              <w:spacing w:after="0" w:afterAutospacing="0" w:before="0" w:beforeAutospacing="0" w:lineRule="auto"/>
              <w:ind w:left="720" w:hanging="360"/>
            </w:pPr>
            <w:r w:rsidDel="00000000" w:rsidR="00000000" w:rsidRPr="00000000">
              <w:rPr>
                <w:rtl w:val="0"/>
              </w:rPr>
              <w:t xml:space="preserve">Maran, D. A., &amp; Begotti, T. (2021). Media exposure to climate change, anxiety, and efficacy beliefs in a sample of Italian university students. International Journal of Environmental Research and Public Health, 18(17), 9358.</w:t>
            </w:r>
            <w:hyperlink r:id="rId1110">
              <w:r w:rsidDel="00000000" w:rsidR="00000000" w:rsidRPr="00000000">
                <w:rPr>
                  <w:rtl w:val="0"/>
                </w:rPr>
                <w:t xml:space="preserve"> </w:t>
              </w:r>
            </w:hyperlink>
            <w:hyperlink r:id="rId1111">
              <w:r w:rsidDel="00000000" w:rsidR="00000000" w:rsidRPr="00000000">
                <w:rPr>
                  <w:color w:val="1155cc"/>
                  <w:u w:val="single"/>
                  <w:rtl w:val="0"/>
                </w:rPr>
                <w:t xml:space="preserve">https://doi.org/10.3390/ijerph18179358</w:t>
              </w:r>
            </w:hyperlink>
            <w:r w:rsidDel="00000000" w:rsidR="00000000" w:rsidRPr="00000000">
              <w:rPr>
                <w:rtl w:val="0"/>
              </w:rPr>
            </w:r>
          </w:p>
          <w:p w:rsidR="00000000" w:rsidDel="00000000" w:rsidP="00000000" w:rsidRDefault="00000000" w:rsidRPr="00000000" w14:paraId="0000224A">
            <w:pPr>
              <w:numPr>
                <w:ilvl w:val="0"/>
                <w:numId w:val="469"/>
              </w:numPr>
              <w:spacing w:after="0" w:afterAutospacing="0" w:before="0" w:beforeAutospacing="0" w:lineRule="auto"/>
              <w:ind w:left="720" w:hanging="360"/>
            </w:pPr>
            <w:r w:rsidDel="00000000" w:rsidR="00000000" w:rsidRPr="00000000">
              <w:rPr>
                <w:rtl w:val="0"/>
              </w:rPr>
              <w:t xml:space="preserve">Pihkala, P. (2024). Engaging with climate grief, guilt, and anger in religious communities. Religions, 15(9), 1052.</w:t>
            </w:r>
            <w:hyperlink r:id="rId1112">
              <w:r w:rsidDel="00000000" w:rsidR="00000000" w:rsidRPr="00000000">
                <w:rPr>
                  <w:rtl w:val="0"/>
                </w:rPr>
                <w:t xml:space="preserve"> </w:t>
              </w:r>
            </w:hyperlink>
            <w:hyperlink r:id="rId1113">
              <w:r w:rsidDel="00000000" w:rsidR="00000000" w:rsidRPr="00000000">
                <w:rPr>
                  <w:color w:val="1155cc"/>
                  <w:u w:val="single"/>
                  <w:rtl w:val="0"/>
                </w:rPr>
                <w:t xml:space="preserve">https://doi.org/10.3390/rel15091052</w:t>
              </w:r>
            </w:hyperlink>
            <w:r w:rsidDel="00000000" w:rsidR="00000000" w:rsidRPr="00000000">
              <w:rPr>
                <w:rtl w:val="0"/>
              </w:rPr>
            </w:r>
          </w:p>
          <w:p w:rsidR="00000000" w:rsidDel="00000000" w:rsidP="00000000" w:rsidRDefault="00000000" w:rsidRPr="00000000" w14:paraId="0000224B">
            <w:pPr>
              <w:numPr>
                <w:ilvl w:val="0"/>
                <w:numId w:val="469"/>
              </w:numPr>
              <w:spacing w:after="0" w:afterAutospacing="0" w:before="0" w:beforeAutospacing="0" w:lineRule="auto"/>
              <w:ind w:left="720" w:hanging="360"/>
            </w:pPr>
            <w:r w:rsidDel="00000000" w:rsidR="00000000" w:rsidRPr="00000000">
              <w:rPr>
                <w:rtl w:val="0"/>
              </w:rPr>
              <w:t xml:space="preserve">Preston, J. L., &amp; Baimel, A. (2021). Towards a psychology of religion and the environment. Current Opinion in Psychology, 40, 145–149.</w:t>
            </w:r>
            <w:hyperlink r:id="rId1114">
              <w:r w:rsidDel="00000000" w:rsidR="00000000" w:rsidRPr="00000000">
                <w:rPr>
                  <w:rtl w:val="0"/>
                </w:rPr>
                <w:t xml:space="preserve"> </w:t>
              </w:r>
            </w:hyperlink>
            <w:hyperlink r:id="rId1115">
              <w:r w:rsidDel="00000000" w:rsidR="00000000" w:rsidRPr="00000000">
                <w:rPr>
                  <w:color w:val="1155cc"/>
                  <w:u w:val="single"/>
                  <w:rtl w:val="0"/>
                </w:rPr>
                <w:t xml:space="preserve">https://doi.org/10.1016/j.copsyc.2020.09.013</w:t>
              </w:r>
            </w:hyperlink>
            <w:r w:rsidDel="00000000" w:rsidR="00000000" w:rsidRPr="00000000">
              <w:rPr>
                <w:rtl w:val="0"/>
              </w:rPr>
            </w:r>
          </w:p>
          <w:p w:rsidR="00000000" w:rsidDel="00000000" w:rsidP="00000000" w:rsidRDefault="00000000" w:rsidRPr="00000000" w14:paraId="0000224C">
            <w:pPr>
              <w:numPr>
                <w:ilvl w:val="0"/>
                <w:numId w:val="469"/>
              </w:numPr>
              <w:spacing w:after="0" w:afterAutospacing="0" w:before="0" w:beforeAutospacing="0" w:lineRule="auto"/>
              <w:ind w:left="720" w:hanging="360"/>
            </w:pPr>
            <w:r w:rsidDel="00000000" w:rsidR="00000000" w:rsidRPr="00000000">
              <w:rPr>
                <w:rtl w:val="0"/>
              </w:rPr>
              <w:t xml:space="preserve">Ramstetter, L., Rupprecht, S., Mundaca, L., Osika, W., Stenfors, C. U. D., Klackl, J., &amp; Wamsler, C. (2023). Fostering collective climate action and leadership: Insights from a pilot experiment involving mindfulness and compassion. iScience, 26(3), 106191.</w:t>
            </w:r>
            <w:hyperlink r:id="rId1116">
              <w:r w:rsidDel="00000000" w:rsidR="00000000" w:rsidRPr="00000000">
                <w:rPr>
                  <w:rtl w:val="0"/>
                </w:rPr>
                <w:t xml:space="preserve"> </w:t>
              </w:r>
            </w:hyperlink>
            <w:hyperlink r:id="rId1117">
              <w:r w:rsidDel="00000000" w:rsidR="00000000" w:rsidRPr="00000000">
                <w:rPr>
                  <w:color w:val="1155cc"/>
                  <w:u w:val="single"/>
                  <w:rtl w:val="0"/>
                </w:rPr>
                <w:t xml:space="preserve">https://doi.org/10.1016/j.isci.2023.106191</w:t>
              </w:r>
            </w:hyperlink>
            <w:r w:rsidDel="00000000" w:rsidR="00000000" w:rsidRPr="00000000">
              <w:rPr>
                <w:rtl w:val="0"/>
              </w:rPr>
            </w:r>
          </w:p>
          <w:p w:rsidR="00000000" w:rsidDel="00000000" w:rsidP="00000000" w:rsidRDefault="00000000" w:rsidRPr="00000000" w14:paraId="0000224D">
            <w:pPr>
              <w:numPr>
                <w:ilvl w:val="0"/>
                <w:numId w:val="469"/>
              </w:numPr>
              <w:spacing w:after="0" w:afterAutospacing="0" w:before="0" w:beforeAutospacing="0" w:lineRule="auto"/>
              <w:ind w:left="720" w:hanging="360"/>
            </w:pPr>
            <w:r w:rsidDel="00000000" w:rsidR="00000000" w:rsidRPr="00000000">
              <w:rPr>
                <w:rtl w:val="0"/>
              </w:rPr>
              <w:t xml:space="preserve">Redvers, N., Lockhart, F., Zoe, J. B., Nashalik, R., McDonald, D., Norwegian, G., et al. (2024). Indigenous Elders’ voices on health-systems change informed by planetary health: A qualitative and relational systems mapping inquiry. The Lancet Planetary Health, 8(12), e1106–e1117.</w:t>
            </w:r>
            <w:hyperlink r:id="rId1118">
              <w:r w:rsidDel="00000000" w:rsidR="00000000" w:rsidRPr="00000000">
                <w:rPr>
                  <w:rtl w:val="0"/>
                </w:rPr>
                <w:t xml:space="preserve"> </w:t>
              </w:r>
            </w:hyperlink>
            <w:hyperlink r:id="rId1119">
              <w:r w:rsidDel="00000000" w:rsidR="00000000" w:rsidRPr="00000000">
                <w:rPr>
                  <w:color w:val="1155cc"/>
                  <w:u w:val="single"/>
                  <w:rtl w:val="0"/>
                </w:rPr>
                <w:t xml:space="preserve">https://doi.org/10.1016/S2542-5196(24)00277-8</w:t>
                <w:br w:type="textWrapping"/>
              </w:r>
            </w:hyperlink>
            <w:r w:rsidDel="00000000" w:rsidR="00000000" w:rsidRPr="00000000">
              <w:rPr>
                <w:rtl w:val="0"/>
              </w:rPr>
              <w:t xml:space="preserve"> Scarel, E. A. (2021). Climate change in the light of integral ecology. Melita Theologica, 71(2), 263–281. Retrieved from</w:t>
            </w:r>
            <w:hyperlink r:id="rId1120">
              <w:r w:rsidDel="00000000" w:rsidR="00000000" w:rsidRPr="00000000">
                <w:rPr>
                  <w:rtl w:val="0"/>
                </w:rPr>
                <w:t xml:space="preserve"> </w:t>
              </w:r>
            </w:hyperlink>
            <w:hyperlink r:id="rId1121">
              <w:r w:rsidDel="00000000" w:rsidR="00000000" w:rsidRPr="00000000">
                <w:rPr>
                  <w:color w:val="1155cc"/>
                  <w:u w:val="single"/>
                  <w:rtl w:val="0"/>
                </w:rPr>
                <w:t xml:space="preserve">https://www.um.edu.mt/library/oar/handle/123456789/88100</w:t>
              </w:r>
            </w:hyperlink>
            <w:r w:rsidDel="00000000" w:rsidR="00000000" w:rsidRPr="00000000">
              <w:rPr>
                <w:rtl w:val="0"/>
              </w:rPr>
            </w:r>
          </w:p>
          <w:p w:rsidR="00000000" w:rsidDel="00000000" w:rsidP="00000000" w:rsidRDefault="00000000" w:rsidRPr="00000000" w14:paraId="0000224E">
            <w:pPr>
              <w:numPr>
                <w:ilvl w:val="0"/>
                <w:numId w:val="469"/>
              </w:numPr>
              <w:spacing w:after="0" w:afterAutospacing="0" w:before="0" w:beforeAutospacing="0" w:lineRule="auto"/>
              <w:ind w:left="720" w:hanging="360"/>
            </w:pPr>
            <w:r w:rsidDel="00000000" w:rsidR="00000000" w:rsidRPr="00000000">
              <w:rPr>
                <w:rtl w:val="0"/>
              </w:rPr>
              <w:t xml:space="preserve">Stoknes, P. E. (2014). Rethinking climate communications and the “psychological climate paradox.” Energy Research &amp; Social Science, 1, 161–170.</w:t>
            </w:r>
            <w:hyperlink r:id="rId1122">
              <w:r w:rsidDel="00000000" w:rsidR="00000000" w:rsidRPr="00000000">
                <w:rPr>
                  <w:rtl w:val="0"/>
                </w:rPr>
                <w:t xml:space="preserve"> </w:t>
              </w:r>
            </w:hyperlink>
            <w:hyperlink r:id="rId1123">
              <w:r w:rsidDel="00000000" w:rsidR="00000000" w:rsidRPr="00000000">
                <w:rPr>
                  <w:color w:val="1155cc"/>
                  <w:u w:val="single"/>
                  <w:rtl w:val="0"/>
                </w:rPr>
                <w:t xml:space="preserve">https://doi.org/10.1016/j.erss.2014.03.007</w:t>
              </w:r>
            </w:hyperlink>
            <w:r w:rsidDel="00000000" w:rsidR="00000000" w:rsidRPr="00000000">
              <w:rPr>
                <w:rtl w:val="0"/>
              </w:rPr>
            </w:r>
          </w:p>
          <w:p w:rsidR="00000000" w:rsidDel="00000000" w:rsidP="00000000" w:rsidRDefault="00000000" w:rsidRPr="00000000" w14:paraId="0000224F">
            <w:pPr>
              <w:numPr>
                <w:ilvl w:val="0"/>
                <w:numId w:val="469"/>
              </w:numPr>
              <w:spacing w:after="0" w:afterAutospacing="0" w:before="0" w:beforeAutospacing="0" w:lineRule="auto"/>
              <w:ind w:left="720" w:hanging="360"/>
            </w:pPr>
            <w:r w:rsidDel="00000000" w:rsidR="00000000" w:rsidRPr="00000000">
              <w:rPr>
                <w:rtl w:val="0"/>
              </w:rPr>
              <w:t xml:space="preserve">Xue, S., Massazza, A., Akhter-Khan, S. C., Wray, B., Husain, M. I., &amp; Lawrance, E. L. (2024). Mental health and psychosocial interventions in the context of climate change: A scoping review. NPJ Mental Health Research, 3(1), 10.</w:t>
            </w:r>
            <w:hyperlink r:id="rId1124">
              <w:r w:rsidDel="00000000" w:rsidR="00000000" w:rsidRPr="00000000">
                <w:rPr>
                  <w:rtl w:val="0"/>
                </w:rPr>
                <w:t xml:space="preserve"> </w:t>
              </w:r>
            </w:hyperlink>
            <w:hyperlink r:id="rId1125">
              <w:r w:rsidDel="00000000" w:rsidR="00000000" w:rsidRPr="00000000">
                <w:rPr>
                  <w:color w:val="1155cc"/>
                  <w:u w:val="single"/>
                  <w:rtl w:val="0"/>
                </w:rPr>
                <w:t xml:space="preserve">https://doi.org/10.1038/s44184-024-00054-1</w:t>
              </w:r>
            </w:hyperlink>
            <w:r w:rsidDel="00000000" w:rsidR="00000000" w:rsidRPr="00000000">
              <w:rPr>
                <w:rtl w:val="0"/>
              </w:rPr>
            </w:r>
          </w:p>
          <w:p w:rsidR="00000000" w:rsidDel="00000000" w:rsidP="00000000" w:rsidRDefault="00000000" w:rsidRPr="00000000" w14:paraId="00002250">
            <w:pPr>
              <w:numPr>
                <w:ilvl w:val="0"/>
                <w:numId w:val="469"/>
              </w:numPr>
              <w:spacing w:after="240" w:before="0" w:beforeAutospacing="0" w:lineRule="auto"/>
              <w:ind w:left="720" w:hanging="360"/>
            </w:pPr>
            <w:r w:rsidDel="00000000" w:rsidR="00000000" w:rsidRPr="00000000">
              <w:rPr>
                <w:rtl w:val="0"/>
              </w:rPr>
              <w:t xml:space="preserve">Spiritual and Sustainable: Religion Responds to Climate Change (2016). CrossCurrents, 66(1), 70–91.</w:t>
            </w:r>
            <w:hyperlink r:id="rId1126">
              <w:r w:rsidDel="00000000" w:rsidR="00000000" w:rsidRPr="00000000">
                <w:rPr>
                  <w:rtl w:val="0"/>
                </w:rPr>
                <w:t xml:space="preserve"> </w:t>
              </w:r>
            </w:hyperlink>
            <w:hyperlink r:id="rId1127">
              <w:r w:rsidDel="00000000" w:rsidR="00000000" w:rsidRPr="00000000">
                <w:rPr>
                  <w:color w:val="1155cc"/>
                  <w:u w:val="single"/>
                  <w:rtl w:val="0"/>
                </w:rPr>
                <w:t xml:space="preserve">https://www.jstor.org/stable/26605737</w:t>
              </w:r>
            </w:hyperlink>
            <w:r w:rsidDel="00000000" w:rsidR="00000000" w:rsidRPr="00000000">
              <w:rPr>
                <w:rtl w:val="0"/>
              </w:rPr>
            </w:r>
          </w:p>
        </w:tc>
      </w:tr>
    </w:tbl>
    <w:p w:rsidR="00000000" w:rsidDel="00000000" w:rsidP="00000000" w:rsidRDefault="00000000" w:rsidRPr="00000000" w14:paraId="00002251">
      <w:pPr>
        <w:rPr/>
        <w:sectPr>
          <w:headerReference r:id="rId1128" w:type="default"/>
          <w:footerReference r:id="rId1129"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22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30" w:type="default"/>
          <w:footerReference r:id="rId1131" w:type="default"/>
          <w:type w:val="nextPage"/>
          <w:pgSz w:h="12240" w:w="15840" w:orient="landscape"/>
          <w:pgMar w:bottom="1440.0000000000002" w:top="1440.0000000000002" w:left="1440.0000000000002" w:right="1440.0000000000002" w:header="720" w:footer="720"/>
          <w:pgNumType w:start="1"/>
        </w:sectPr>
      </w:pPr>
      <w:bookmarkStart w:colFirst="0" w:colLast="0" w:name="_d3o2cv13d1mu" w:id="516"/>
      <w:bookmarkEnd w:id="5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Professional Roles - Policy and Decision Makers</w:t>
      </w:r>
      <w:r w:rsidDel="00000000" w:rsidR="00000000" w:rsidRPr="00000000">
        <w:rPr>
          <w:rtl w:val="0"/>
        </w:rPr>
      </w:r>
    </w:p>
    <w:p w:rsidR="00000000" w:rsidDel="00000000" w:rsidP="00000000" w:rsidRDefault="00000000" w:rsidRPr="00000000" w14:paraId="00002253">
      <w:pPr>
        <w:pStyle w:val="Heading1"/>
        <w:keepNext w:val="0"/>
        <w:keepLines w:val="0"/>
        <w:shd w:fill="ffffff" w:val="clear"/>
        <w:spacing w:after="460" w:before="0" w:line="240" w:lineRule="auto"/>
        <w:rPr>
          <w:b w:val="0"/>
          <w:bCs w:val="0"/>
        </w:rPr>
      </w:pPr>
      <w:bookmarkStart w:colFirst="0" w:colLast="0" w:name="_s1lxjhxoq2me" w:id="517"/>
      <w:bookmarkEnd w:id="517"/>
      <w:r w:rsidDel="00000000" w:rsidR="00000000" w:rsidRPr="00000000">
        <w:rPr>
          <w:rtl w:val="0"/>
        </w:rPr>
        <w:t xml:space="preserve">Professional Roles - Policy and Decision Makers</w:t>
      </w:r>
      <w:r w:rsidDel="00000000" w:rsidR="00000000" w:rsidRPr="00000000">
        <w:rPr>
          <w:rtl w:val="0"/>
        </w:rPr>
      </w:r>
    </w:p>
    <w:tbl>
      <w:tblPr>
        <w:tblStyle w:val="Table26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2254">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2255">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2256">
            <w:pPr>
              <w:widowControl w:val="0"/>
              <w:numPr>
                <w:ilvl w:val="0"/>
                <w:numId w:val="106"/>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2257">
            <w:pPr>
              <w:widowControl w:val="0"/>
              <w:numPr>
                <w:ilvl w:val="0"/>
                <w:numId w:val="106"/>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2258">
            <w:pPr>
              <w:widowControl w:val="0"/>
              <w:numPr>
                <w:ilvl w:val="0"/>
                <w:numId w:val="106"/>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2259">
            <w:pPr>
              <w:widowControl w:val="0"/>
              <w:numPr>
                <w:ilvl w:val="0"/>
                <w:numId w:val="106"/>
              </w:numPr>
              <w:spacing w:line="240" w:lineRule="auto"/>
              <w:ind w:left="720" w:hanging="360"/>
            </w:pPr>
            <w:ins w:author="Rachel Davies" w:id="688" w:date="2025-12-12T18:43:48Z">
              <w:r w:rsidDel="00000000" w:rsidR="00000000" w:rsidRPr="00000000">
                <w:rPr>
                  <w:rtl w:val="0"/>
                </w:rPr>
                <w:t xml:space="preserve">Rachel Davies</w:t>
              </w:r>
            </w:ins>
            <w:r w:rsidDel="00000000" w:rsidR="00000000" w:rsidRPr="00000000">
              <w:rPr>
                <w:rtl w:val="0"/>
              </w:rPr>
              <w:t xml:space="preserve"> </w:t>
            </w:r>
          </w:p>
          <w:p w:rsidR="00000000" w:rsidDel="00000000" w:rsidP="00000000" w:rsidRDefault="00000000" w:rsidRPr="00000000" w14:paraId="0000225A">
            <w:pPr>
              <w:widowControl w:val="0"/>
              <w:numPr>
                <w:ilvl w:val="0"/>
                <w:numId w:val="106"/>
              </w:numPr>
              <w:spacing w:line="240" w:lineRule="auto"/>
              <w:ind w:left="720" w:hanging="360"/>
            </w:pPr>
            <w:ins w:author="Mike Marchand" w:id="689" w:date="2025-12-15T03:21:13Z">
              <w:r w:rsidDel="00000000" w:rsidR="00000000" w:rsidRPr="00000000">
                <w:rPr>
                  <w:rtl w:val="0"/>
                </w:rPr>
                <w:t xml:space="preserve">Michael Marchand, sqilxw, syilx Nation - Cultural Safety Consultant </w:t>
              </w:r>
            </w:ins>
            <w:r w:rsidDel="00000000" w:rsidR="00000000" w:rsidRPr="00000000">
              <w:rPr>
                <w:rtl w:val="0"/>
              </w:rPr>
              <w:t xml:space="preserve"> </w:t>
            </w:r>
          </w:p>
          <w:p w:rsidR="00000000" w:rsidDel="00000000" w:rsidP="00000000" w:rsidRDefault="00000000" w:rsidRPr="00000000" w14:paraId="0000225B">
            <w:pPr>
              <w:widowControl w:val="0"/>
              <w:numPr>
                <w:ilvl w:val="0"/>
                <w:numId w:val="106"/>
              </w:numPr>
              <w:spacing w:line="240" w:lineRule="auto"/>
              <w:ind w:left="720" w:hanging="360"/>
            </w:pPr>
            <w:r w:rsidDel="00000000" w:rsidR="00000000" w:rsidRPr="00000000">
              <w:rPr>
                <w:rtl w:val="0"/>
              </w:rPr>
            </w:r>
          </w:p>
        </w:tc>
      </w:tr>
    </w:tbl>
    <w:p w:rsidR="00000000" w:rsidDel="00000000" w:rsidP="00000000" w:rsidRDefault="00000000" w:rsidRPr="00000000" w14:paraId="0000225C">
      <w:pPr>
        <w:spacing w:after="240" w:before="240" w:lineRule="auto"/>
        <w:rPr/>
      </w:pPr>
      <w:r w:rsidDel="00000000" w:rsidR="00000000" w:rsidRPr="00000000">
        <w:rPr>
          <w:rtl w:val="0"/>
        </w:rPr>
      </w:r>
    </w:p>
    <w:tbl>
      <w:tblPr>
        <w:tblStyle w:val="Table26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225D">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225E">
            <w:pPr>
              <w:widowControl w:val="0"/>
              <w:spacing w:after="240" w:before="240" w:line="240" w:lineRule="auto"/>
              <w:rPr/>
            </w:pPr>
            <w:r w:rsidDel="00000000" w:rsidR="00000000" w:rsidRPr="00000000">
              <w:rPr>
                <w:rtl w:val="0"/>
              </w:rPr>
              <w:t xml:space="preserve">Last but not least, we turn to our leaders who are entrusted with an outsized responsibility: policy and decision-makers. Whether they lead at the community, regional, national, or global level, their influence sets the tone for how society responds to the climate crisis—shaping legislation, allocating resources, and prioritizing which populations receive support. In many ways, they hold the key to ensuring that mental health and emotional well-being remain central considerations amid climate change.</w:t>
            </w:r>
          </w:p>
          <w:p w:rsidR="00000000" w:rsidDel="00000000" w:rsidP="00000000" w:rsidRDefault="00000000" w:rsidRPr="00000000" w14:paraId="0000225F">
            <w:pPr>
              <w:widowControl w:val="0"/>
              <w:spacing w:after="240" w:before="240" w:line="240" w:lineRule="auto"/>
              <w:rPr/>
            </w:pPr>
            <w:r w:rsidDel="00000000" w:rsidR="00000000" w:rsidRPr="00000000">
              <w:rPr>
                <w:rtl w:val="0"/>
              </w:rPr>
              <w:t xml:space="preserve">These leaders have the power to translate scientific evidence into policies that address everything from cutting carbon emissions to fortifying social safety nets for people in disaster-prone regions. For instance, governments can embed climate adaptation into healthcare infrastructures, ensuring that mental health services and psychoeducation are readily available when communities face extreme weather or long-term ecological shifts. Decision-makers also decide where money flows—whether it’s funding for renewable energy projects or relief packages that prevent climate-impacted families from slipping into poverty. Such choices directly affect not only people’s daily lives but also the sense of security and hope communities need to stay resilient.</w:t>
            </w:r>
          </w:p>
          <w:p w:rsidR="00000000" w:rsidDel="00000000" w:rsidP="00000000" w:rsidRDefault="00000000" w:rsidRPr="00000000" w14:paraId="00002260">
            <w:pPr>
              <w:widowControl w:val="0"/>
              <w:spacing w:after="240" w:before="240" w:line="240" w:lineRule="auto"/>
              <w:rPr/>
            </w:pPr>
            <w:r w:rsidDel="00000000" w:rsidR="00000000" w:rsidRPr="00000000">
              <w:rPr>
                <w:rtl w:val="0"/>
              </w:rPr>
              <w:t xml:space="preserve">Of course, policy-making doesn’t happen in a vacuum. Leaders must balance the competing demands of diverse stakeholders, from rural farmers coping with drought to urban planners bracing for floods. They also face the challenge of navigating political cycles and economic pressures without losing sight of equity and long-term sustainability. This is why frameworks like environmental justice, systems thinking, and polycentric governance play such a crucial role: they remind decision-makers that climate impacts are interconnected, that vulnerable populations deserve targeted support, and that big-picture solutions must be flexible enough to evolve as conditions change.</w:t>
            </w:r>
          </w:p>
          <w:p w:rsidR="00000000" w:rsidDel="00000000" w:rsidP="00000000" w:rsidRDefault="00000000" w:rsidRPr="00000000" w14:paraId="00002261">
            <w:pPr>
              <w:widowControl w:val="0"/>
              <w:spacing w:after="240" w:before="240" w:line="240" w:lineRule="auto"/>
              <w:rPr/>
            </w:pPr>
            <w:r w:rsidDel="00000000" w:rsidR="00000000" w:rsidRPr="00000000">
              <w:rPr>
                <w:rtl w:val="0"/>
              </w:rPr>
              <w:t xml:space="preserve">An especially important part of the job is acknowledging and addressing climate emotions at the policy level. Eco-anxiety and climate grief are no longer fringe concerns—they are increasingly common psychological responses to the stresses of a warming planet. By weaving support for these emotions into policy initiatives—through mental health funding, community resilience programs, or public-awareness campaigns—leaders can validate people’s fears while offering clear, constructive pathways forward. It’s also vital to highlight success stories, whether it’s a city that’s significantly cut emissions or a region that’s transformed its local economy through green innovation. Sharing such examples fosters hope and agency, countering the paralysis that can arise from constant bad news.</w:t>
            </w:r>
          </w:p>
          <w:p w:rsidR="00000000" w:rsidDel="00000000" w:rsidP="00000000" w:rsidRDefault="00000000" w:rsidRPr="00000000" w14:paraId="00002262">
            <w:pPr>
              <w:widowControl w:val="0"/>
              <w:spacing w:after="240" w:before="240" w:line="240" w:lineRule="auto"/>
              <w:rPr/>
            </w:pPr>
            <w:r w:rsidDel="00000000" w:rsidR="00000000" w:rsidRPr="00000000">
              <w:rPr>
                <w:rtl w:val="0"/>
              </w:rPr>
              <w:t xml:space="preserve">Still, even the most forward-thinking policies and well-funded programs risk falling short if they don’t engage local voices. Indigenous and community leaders often have the on-the-ground experience to make adaptation strategies truly effective—especially in places most affected by climate disruptions. By collaborating with grassroots efforts and respecting traditional knowledge, policy and decision-makers ensure that solutions are not just scientifically sound but also culturally resonant and equitable.</w:t>
            </w:r>
          </w:p>
          <w:p w:rsidR="00000000" w:rsidDel="00000000" w:rsidP="00000000" w:rsidRDefault="00000000" w:rsidRPr="00000000" w14:paraId="00002263">
            <w:pPr>
              <w:widowControl w:val="0"/>
              <w:spacing w:after="240" w:before="240" w:line="240" w:lineRule="auto"/>
              <w:rPr/>
            </w:pPr>
            <w:r w:rsidDel="00000000" w:rsidR="00000000" w:rsidRPr="00000000">
              <w:rPr>
                <w:rtl w:val="0"/>
              </w:rPr>
              <w:t xml:space="preserve">Ultimately, a whole-of-society approach requires leadership that inspires collective action. From heads of state convening global climate summits to community organizers championing small-scale sustainability projects, each layer of governance can reinforce the other. When citizens see their representatives advocating for environmental justice, investing in social determinants of health, and championing transparent climate communication, trust grows. This trust, in turn, enables more ambitious initiatives that tackle the root causes of climate change and bolster the emotional fortitude communities need to adapt.</w:t>
            </w:r>
          </w:p>
          <w:p w:rsidR="00000000" w:rsidDel="00000000" w:rsidP="00000000" w:rsidRDefault="00000000" w:rsidRPr="00000000" w14:paraId="00002264">
            <w:pPr>
              <w:widowControl w:val="0"/>
              <w:spacing w:after="240" w:before="240" w:line="240" w:lineRule="auto"/>
              <w:rPr/>
            </w:pPr>
            <w:r w:rsidDel="00000000" w:rsidR="00000000" w:rsidRPr="00000000">
              <w:rPr>
                <w:rtl w:val="0"/>
              </w:rPr>
              <w:t xml:space="preserve">By knitting together global commitments and local realities, these leaders can create a culture where climate resilience is woven into everything from health policy to infrastructure planning. They can destigmatize climate grief, fund resources for those most at risk, and signal that a just transition is possible. In doing so, policy and decision-makers become the stewards of a future that not only mitigates environmental harm but also centers on compassion, well-being, and a sense of shared destiny—even as the world around us continues to transform.</w:t>
            </w:r>
          </w:p>
        </w:tc>
      </w:tr>
      <w:tr>
        <w:trPr>
          <w:cantSplit w:val="0"/>
          <w:tblHeader w:val="0"/>
        </w:trPr>
        <w:tc>
          <w:tcPr>
            <w:shd w:fill="ea9999" w:val="clear"/>
          </w:tcPr>
          <w:p w:rsidR="00000000" w:rsidDel="00000000" w:rsidP="00000000" w:rsidRDefault="00000000" w:rsidRPr="00000000" w14:paraId="00002265">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2266">
            <w:pPr>
              <w:spacing w:line="240" w:lineRule="auto"/>
              <w:rPr/>
            </w:pPr>
            <w:r w:rsidDel="00000000" w:rsidR="00000000" w:rsidRPr="00000000">
              <w:rPr>
                <w:rtl w:val="0"/>
              </w:rPr>
              <w:t xml:space="preserve">Policy and decision-makers, from local community leaders to national and global authorities, hold a pivotal responsibility in shaping society’s response to climate change. Their decisions influence legislation, resource allocation, and the prioritization of support for various populations. Importantly, they have the capacity to ensure that mental health and emotional well-being are integral components of climate adaptation strategies. By embedding these considerations into policy frameworks, leaders can foster resilient communities capable of navigating the psychological and emotional challenges posed by a changing climate.</w:t>
            </w:r>
          </w:p>
          <w:p w:rsidR="00000000" w:rsidDel="00000000" w:rsidP="00000000" w:rsidRDefault="00000000" w:rsidRPr="00000000" w14:paraId="00002267">
            <w:pPr>
              <w:spacing w:line="240" w:lineRule="auto"/>
              <w:rPr/>
            </w:pPr>
            <w:r w:rsidDel="00000000" w:rsidR="00000000" w:rsidRPr="00000000">
              <w:rPr>
                <w:rtl w:val="0"/>
              </w:rPr>
            </w:r>
          </w:p>
          <w:p w:rsidR="00000000" w:rsidDel="00000000" w:rsidP="00000000" w:rsidRDefault="00000000" w:rsidRPr="00000000" w14:paraId="00002268">
            <w:pPr>
              <w:spacing w:line="240" w:lineRule="auto"/>
              <w:rPr/>
            </w:pPr>
            <w:r w:rsidDel="00000000" w:rsidR="00000000" w:rsidRPr="00000000">
              <w:rPr>
                <w:rtl w:val="0"/>
              </w:rPr>
              <w:t xml:space="preserve">Understanding the role of policy and decision-makers involves examining their key responsibilities, the various levels at which they operate, the specific actions they can take to address climate emotions, and the challenges they face in creating equitable and effective climate policies. Emphasizing Indigenous knowledge and its invaluable contributions ensures that leadership approaches honor diverse perspectives, enhancing the collective response to climate change and its mental health impacts.</w:t>
            </w:r>
          </w:p>
          <w:p w:rsidR="00000000" w:rsidDel="00000000" w:rsidP="00000000" w:rsidRDefault="00000000" w:rsidRPr="00000000" w14:paraId="00002269">
            <w:pPr>
              <w:spacing w:line="240" w:lineRule="auto"/>
              <w:rPr/>
            </w:pPr>
            <w:r w:rsidDel="00000000" w:rsidR="00000000" w:rsidRPr="00000000">
              <w:rPr>
                <w:rtl w:val="0"/>
              </w:rPr>
            </w:r>
          </w:p>
          <w:p w:rsidR="00000000" w:rsidDel="00000000" w:rsidP="00000000" w:rsidRDefault="00000000" w:rsidRPr="00000000" w14:paraId="0000226A">
            <w:pPr>
              <w:spacing w:line="240" w:lineRule="auto"/>
              <w:rPr/>
            </w:pPr>
            <w:r w:rsidDel="00000000" w:rsidR="00000000" w:rsidRPr="00000000">
              <w:rPr>
                <w:rtl w:val="0"/>
              </w:rPr>
            </w:r>
          </w:p>
          <w:tbl>
            <w:tblPr>
              <w:tblStyle w:val="Table265"/>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226B">
                  <w:pPr>
                    <w:pStyle w:val="Heading2"/>
                    <w:spacing w:line="240" w:lineRule="auto"/>
                    <w:rPr/>
                  </w:pPr>
                  <w:bookmarkStart w:colFirst="0" w:colLast="0" w:name="_1kp1o5gl244o" w:id="518"/>
                  <w:bookmarkEnd w:id="518"/>
                  <w:r w:rsidDel="00000000" w:rsidR="00000000" w:rsidRPr="00000000">
                    <w:rPr>
                      <w:rtl w:val="0"/>
                    </w:rPr>
                    <w:t xml:space="preserve">The Role of Policy and Decision-Makers in Climate Change and Mental Health</w:t>
                  </w:r>
                </w:p>
                <w:p w:rsidR="00000000" w:rsidDel="00000000" w:rsidP="00000000" w:rsidRDefault="00000000" w:rsidRPr="00000000" w14:paraId="0000226C">
                  <w:pPr>
                    <w:spacing w:line="240" w:lineRule="auto"/>
                    <w:rPr>
                      <w:b w:val="1"/>
                      <w:bCs w:val="1"/>
                    </w:rPr>
                  </w:pPr>
                  <w:r w:rsidDel="00000000" w:rsidR="00000000" w:rsidRPr="00000000">
                    <w:rPr>
                      <w:rtl w:val="0"/>
                    </w:rPr>
                  </w:r>
                </w:p>
                <w:p w:rsidR="00000000" w:rsidDel="00000000" w:rsidP="00000000" w:rsidRDefault="00000000" w:rsidRPr="00000000" w14:paraId="0000226D">
                  <w:pPr>
                    <w:spacing w:line="240" w:lineRule="auto"/>
                    <w:rPr/>
                  </w:pPr>
                  <w:r w:rsidDel="00000000" w:rsidR="00000000" w:rsidRPr="00000000">
                    <w:rPr>
                      <w:rtl w:val="0"/>
                    </w:rPr>
                    <w:t xml:space="preserve">Policy and decision-makers play several crucial roles in addressing climate change and its associated emotional and mental health impacts. These roles encompass creating robust legislative and policy frameworks, ensuring equitable resource distribution, empowering communities, and fostering strategic communication to build trust and inspire hope.</w:t>
                  </w:r>
                </w:p>
                <w:p w:rsidR="00000000" w:rsidDel="00000000" w:rsidP="00000000" w:rsidRDefault="00000000" w:rsidRPr="00000000" w14:paraId="0000226E">
                  <w:pPr>
                    <w:spacing w:line="240" w:lineRule="auto"/>
                    <w:rPr/>
                  </w:pPr>
                  <w:r w:rsidDel="00000000" w:rsidR="00000000" w:rsidRPr="00000000">
                    <w:rPr>
                      <w:rtl w:val="0"/>
                    </w:rPr>
                  </w:r>
                </w:p>
                <w:p w:rsidR="00000000" w:rsidDel="00000000" w:rsidP="00000000" w:rsidRDefault="00000000" w:rsidRPr="00000000" w14:paraId="0000226F">
                  <w:pPr>
                    <w:spacing w:lin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2270">
                  <w:pPr>
                    <w:spacing w:line="240" w:lineRule="auto"/>
                    <w:rPr/>
                  </w:pPr>
                  <w:r w:rsidDel="00000000" w:rsidR="00000000" w:rsidRPr="00000000">
                    <w:rPr>
                      <w:rtl w:val="0"/>
                    </w:rPr>
                  </w:r>
                </w:p>
                <w:p w:rsidR="00000000" w:rsidDel="00000000" w:rsidP="00000000" w:rsidRDefault="00000000" w:rsidRPr="00000000" w14:paraId="00002271">
                  <w:pPr>
                    <w:numPr>
                      <w:ilvl w:val="0"/>
                      <w:numId w:val="325"/>
                    </w:numPr>
                    <w:spacing w:line="240" w:lineRule="auto"/>
                    <w:ind w:left="720" w:hanging="360"/>
                    <w:rPr>
                      <w:b w:val="1"/>
                      <w:bCs w:val="1"/>
                    </w:rPr>
                  </w:pPr>
                  <w:r w:rsidDel="00000000" w:rsidR="00000000" w:rsidRPr="00000000">
                    <w:rPr>
                      <w:b w:val="1"/>
                      <w:bCs w:val="1"/>
                      <w:rtl w:val="0"/>
                    </w:rPr>
                    <w:t xml:space="preserve">Legislative and Policy Frameworks</w:t>
                  </w:r>
                </w:p>
                <w:p w:rsidR="00000000" w:rsidDel="00000000" w:rsidP="00000000" w:rsidRDefault="00000000" w:rsidRPr="00000000" w14:paraId="00002272">
                  <w:pPr>
                    <w:numPr>
                      <w:ilvl w:val="1"/>
                      <w:numId w:val="325"/>
                    </w:numPr>
                    <w:spacing w:line="240" w:lineRule="auto"/>
                    <w:ind w:left="1440" w:hanging="360"/>
                  </w:pPr>
                  <w:r w:rsidDel="00000000" w:rsidR="00000000" w:rsidRPr="00000000">
                    <w:rPr>
                      <w:b w:val="1"/>
                      <w:bCs w:val="1"/>
                      <w:rtl w:val="0"/>
                    </w:rPr>
                    <w:t xml:space="preserve">Legislative and Policy Frameworks </w:t>
                  </w:r>
                  <w:r w:rsidDel="00000000" w:rsidR="00000000" w:rsidRPr="00000000">
                    <w:rPr>
                      <w:rtl w:val="0"/>
                    </w:rPr>
                    <w:t xml:space="preserve">are foundational to mitigating climate change and adapting to its impacts. By developing and enforcing policies that address both environmental and mental health concerns, leaders ensure that well-being remains a central consideration in climate strategies.</w:t>
                  </w:r>
                </w:p>
                <w:p w:rsidR="00000000" w:rsidDel="00000000" w:rsidP="00000000" w:rsidRDefault="00000000" w:rsidRPr="00000000" w14:paraId="00002273">
                  <w:pPr>
                    <w:spacing w:line="240" w:lineRule="auto"/>
                    <w:ind w:left="720" w:firstLine="0"/>
                    <w:rPr/>
                  </w:pPr>
                  <w:r w:rsidDel="00000000" w:rsidR="00000000" w:rsidRPr="00000000">
                    <w:rPr>
                      <w:rtl w:val="0"/>
                    </w:rPr>
                  </w:r>
                </w:p>
                <w:p w:rsidR="00000000" w:rsidDel="00000000" w:rsidP="00000000" w:rsidRDefault="00000000" w:rsidRPr="00000000" w14:paraId="00002274">
                  <w:pPr>
                    <w:numPr>
                      <w:ilvl w:val="0"/>
                      <w:numId w:val="325"/>
                    </w:numPr>
                    <w:spacing w:line="240" w:lineRule="auto"/>
                    <w:ind w:left="720" w:hanging="360"/>
                    <w:rPr>
                      <w:b w:val="1"/>
                      <w:bCs w:val="1"/>
                    </w:rPr>
                  </w:pPr>
                  <w:r w:rsidDel="00000000" w:rsidR="00000000" w:rsidRPr="00000000">
                    <w:rPr>
                      <w:b w:val="1"/>
                      <w:bCs w:val="1"/>
                      <w:rtl w:val="0"/>
                    </w:rPr>
                    <w:t xml:space="preserve">Equitable Resource Allocation</w:t>
                  </w:r>
                </w:p>
                <w:p w:rsidR="00000000" w:rsidDel="00000000" w:rsidP="00000000" w:rsidRDefault="00000000" w:rsidRPr="00000000" w14:paraId="00002275">
                  <w:pPr>
                    <w:numPr>
                      <w:ilvl w:val="1"/>
                      <w:numId w:val="325"/>
                    </w:numPr>
                    <w:spacing w:line="240" w:lineRule="auto"/>
                    <w:ind w:left="1440" w:hanging="360"/>
                  </w:pPr>
                  <w:r w:rsidDel="00000000" w:rsidR="00000000" w:rsidRPr="00000000">
                    <w:rPr>
                      <w:b w:val="1"/>
                      <w:bCs w:val="1"/>
                      <w:rtl w:val="0"/>
                    </w:rPr>
                    <w:t xml:space="preserve">Equitable Resource Allocation </w:t>
                  </w:r>
                  <w:r w:rsidDel="00000000" w:rsidR="00000000" w:rsidRPr="00000000">
                    <w:rPr>
                      <w:rtl w:val="0"/>
                    </w:rPr>
                    <w:t xml:space="preserve">ensures that resources are directed toward populations most impacted by climate risks. This involves prioritizing funding for renewable energy projects, disaster relief, mental health services, and social safety nets to support those disproportionately affected by environmental changes.</w:t>
                    <w:br w:type="textWrapping"/>
                  </w:r>
                </w:p>
                <w:p w:rsidR="00000000" w:rsidDel="00000000" w:rsidP="00000000" w:rsidRDefault="00000000" w:rsidRPr="00000000" w14:paraId="00002276">
                  <w:pPr>
                    <w:numPr>
                      <w:ilvl w:val="0"/>
                      <w:numId w:val="325"/>
                    </w:numPr>
                    <w:spacing w:line="240" w:lineRule="auto"/>
                    <w:ind w:left="720" w:hanging="360"/>
                    <w:rPr>
                      <w:b w:val="1"/>
                      <w:bCs w:val="1"/>
                    </w:rPr>
                  </w:pPr>
                  <w:r w:rsidDel="00000000" w:rsidR="00000000" w:rsidRPr="00000000">
                    <w:rPr>
                      <w:b w:val="1"/>
                      <w:bCs w:val="1"/>
                      <w:rtl w:val="0"/>
                    </w:rPr>
                    <w:t xml:space="preserve">Community Resilience and Empowerment</w:t>
                  </w:r>
                </w:p>
                <w:p w:rsidR="00000000" w:rsidDel="00000000" w:rsidP="00000000" w:rsidRDefault="00000000" w:rsidRPr="00000000" w14:paraId="00002277">
                  <w:pPr>
                    <w:numPr>
                      <w:ilvl w:val="1"/>
                      <w:numId w:val="325"/>
                    </w:numPr>
                    <w:spacing w:line="240" w:lineRule="auto"/>
                    <w:ind w:left="1440" w:hanging="360"/>
                  </w:pPr>
                  <w:r w:rsidDel="00000000" w:rsidR="00000000" w:rsidRPr="00000000">
                    <w:rPr>
                      <w:b w:val="1"/>
                      <w:bCs w:val="1"/>
                      <w:rtl w:val="0"/>
                    </w:rPr>
                    <w:t xml:space="preserve">Community Resilience and Empowerment</w:t>
                  </w:r>
                  <w:r w:rsidDel="00000000" w:rsidR="00000000" w:rsidRPr="00000000">
                    <w:rPr>
                      <w:rtl w:val="0"/>
                    </w:rPr>
                    <w:t xml:space="preserve"> focus on supporting grassroots efforts and leveraging local knowledge to build adaptive capacity. By empowering communities to develop and implement their own climate solutions, policy-makers foster resilience and ensure that adaptation strategies are culturally relevant and effective.</w:t>
                  </w:r>
                  <w:commentRangeStart w:id="398"/>
                  <w:r w:rsidDel="00000000" w:rsidR="00000000" w:rsidRPr="00000000">
                    <w:rPr>
                      <w:rtl w:val="0"/>
                    </w:rPr>
                  </w:r>
                </w:p>
                <w:p w:rsidR="00000000" w:rsidDel="00000000" w:rsidP="00000000" w:rsidRDefault="00000000" w:rsidRPr="00000000" w14:paraId="00002278">
                  <w:pPr>
                    <w:spacing w:line="240" w:lineRule="auto"/>
                    <w:ind w:left="720" w:firstLine="0"/>
                    <w:rPr/>
                  </w:pPr>
                  <w:commentRangeEnd w:id="398"/>
                  <w:r w:rsidDel="00000000" w:rsidR="00000000" w:rsidRPr="00000000">
                    <w:commentReference w:id="398"/>
                  </w:r>
                  <w:r w:rsidDel="00000000" w:rsidR="00000000" w:rsidRPr="00000000">
                    <w:rPr>
                      <w:rtl w:val="0"/>
                    </w:rPr>
                  </w:r>
                </w:p>
                <w:p w:rsidR="00000000" w:rsidDel="00000000" w:rsidP="00000000" w:rsidRDefault="00000000" w:rsidRPr="00000000" w14:paraId="00002279">
                  <w:pPr>
                    <w:numPr>
                      <w:ilvl w:val="0"/>
                      <w:numId w:val="325"/>
                    </w:numPr>
                    <w:spacing w:line="240" w:lineRule="auto"/>
                    <w:ind w:left="720" w:hanging="360"/>
                    <w:rPr>
                      <w:b w:val="1"/>
                      <w:bCs w:val="1"/>
                    </w:rPr>
                  </w:pPr>
                  <w:r w:rsidDel="00000000" w:rsidR="00000000" w:rsidRPr="00000000">
                    <w:rPr>
                      <w:b w:val="1"/>
                      <w:bCs w:val="1"/>
                      <w:rtl w:val="0"/>
                    </w:rPr>
                    <w:t xml:space="preserve">Strategic Communication</w:t>
                  </w:r>
                </w:p>
                <w:p w:rsidR="00000000" w:rsidDel="00000000" w:rsidP="00000000" w:rsidRDefault="00000000" w:rsidRPr="00000000" w14:paraId="0000227A">
                  <w:pPr>
                    <w:numPr>
                      <w:ilvl w:val="1"/>
                      <w:numId w:val="325"/>
                    </w:numPr>
                    <w:spacing w:line="240" w:lineRule="auto"/>
                    <w:ind w:left="1440" w:hanging="360"/>
                  </w:pPr>
                  <w:r w:rsidDel="00000000" w:rsidR="00000000" w:rsidRPr="00000000">
                    <w:rPr>
                      <w:b w:val="1"/>
                      <w:bCs w:val="1"/>
                      <w:rtl w:val="0"/>
                    </w:rPr>
                    <w:t xml:space="preserve">Strategic Communication</w:t>
                  </w:r>
                  <w:r w:rsidDel="00000000" w:rsidR="00000000" w:rsidRPr="00000000">
                    <w:rPr>
                      <w:rtl w:val="0"/>
                    </w:rPr>
                    <w:t xml:space="preserve"> involves transparently conveying climate challenges and solutions to the public. Effective communication builds trust, reduces misinformation, and inspires collective action by providing clear and actionable information.</w:t>
                  </w:r>
                </w:p>
                <w:p w:rsidR="00000000" w:rsidDel="00000000" w:rsidP="00000000" w:rsidRDefault="00000000" w:rsidRPr="00000000" w14:paraId="0000227B">
                  <w:pPr>
                    <w:spacing w:line="240" w:lineRule="auto"/>
                    <w:ind w:left="720" w:firstLine="0"/>
                    <w:rPr/>
                  </w:pPr>
                  <w:r w:rsidDel="00000000" w:rsidR="00000000" w:rsidRPr="00000000">
                    <w:rPr>
                      <w:rtl w:val="0"/>
                    </w:rPr>
                  </w:r>
                </w:p>
                <w:p w:rsidR="00000000" w:rsidDel="00000000" w:rsidP="00000000" w:rsidRDefault="00000000" w:rsidRPr="00000000" w14:paraId="0000227C">
                  <w:pPr>
                    <w:numPr>
                      <w:ilvl w:val="0"/>
                      <w:numId w:val="325"/>
                    </w:numPr>
                    <w:spacing w:line="240" w:lineRule="auto"/>
                    <w:ind w:left="720" w:hanging="360"/>
                    <w:rPr>
                      <w:b w:val="1"/>
                      <w:bCs w:val="1"/>
                    </w:rPr>
                  </w:pPr>
                  <w:r w:rsidDel="00000000" w:rsidR="00000000" w:rsidRPr="00000000">
                    <w:rPr>
                      <w:b w:val="1"/>
                      <w:bCs w:val="1"/>
                      <w:rtl w:val="0"/>
                    </w:rPr>
                    <w:t xml:space="preserve">Advocacy and Global Collaboration</w:t>
                  </w:r>
                </w:p>
                <w:p w:rsidR="00000000" w:rsidDel="00000000" w:rsidP="00000000" w:rsidRDefault="00000000" w:rsidRPr="00000000" w14:paraId="0000227D">
                  <w:pPr>
                    <w:numPr>
                      <w:ilvl w:val="1"/>
                      <w:numId w:val="325"/>
                    </w:numPr>
                    <w:spacing w:line="240" w:lineRule="auto"/>
                    <w:ind w:left="1440" w:hanging="360"/>
                  </w:pPr>
                  <w:r w:rsidDel="00000000" w:rsidR="00000000" w:rsidRPr="00000000">
                    <w:rPr>
                      <w:b w:val="1"/>
                      <w:bCs w:val="1"/>
                      <w:rtl w:val="0"/>
                    </w:rPr>
                    <w:t xml:space="preserve">Advocacy and Global Collaboration</w:t>
                  </w:r>
                  <w:r w:rsidDel="00000000" w:rsidR="00000000" w:rsidRPr="00000000">
                    <w:rPr>
                      <w:rtl w:val="0"/>
                    </w:rPr>
                    <w:t xml:space="preserve"> extend beyond national boundaries, promoting climate justice and equitable solutions on international platforms. By collaborating with global partners, leaders can address systemic issues and ensure that climate adaptation efforts are coordinated and comprehensive.</w:t>
                  </w:r>
                </w:p>
                <w:p w:rsidR="00000000" w:rsidDel="00000000" w:rsidP="00000000" w:rsidRDefault="00000000" w:rsidRPr="00000000" w14:paraId="0000227E">
                  <w:pPr>
                    <w:spacing w:line="240" w:lineRule="auto"/>
                    <w:rPr/>
                  </w:pPr>
                  <w:r w:rsidDel="00000000" w:rsidR="00000000" w:rsidRPr="00000000">
                    <w:rPr>
                      <w:rtl w:val="0"/>
                    </w:rPr>
                  </w:r>
                </w:p>
                <w:p w:rsidR="00000000" w:rsidDel="00000000" w:rsidP="00000000" w:rsidRDefault="00000000" w:rsidRPr="00000000" w14:paraId="0000227F">
                  <w:pPr>
                    <w:spacing w:lin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2280">
            <w:pPr>
              <w:spacing w:line="240" w:lineRule="auto"/>
              <w:rPr/>
            </w:pPr>
            <w:r w:rsidDel="00000000" w:rsidR="00000000" w:rsidRPr="00000000">
              <w:rPr>
                <w:rtl w:val="0"/>
              </w:rPr>
            </w:r>
          </w:p>
          <w:p w:rsidR="00000000" w:rsidDel="00000000" w:rsidP="00000000" w:rsidRDefault="00000000" w:rsidRPr="00000000" w14:paraId="00002281">
            <w:pPr>
              <w:spacing w:line="240" w:lineRule="auto"/>
              <w:rPr/>
            </w:pPr>
            <w:r w:rsidDel="00000000" w:rsidR="00000000" w:rsidRPr="00000000">
              <w:rPr>
                <w:rtl w:val="0"/>
              </w:rPr>
            </w:r>
          </w:p>
          <w:p w:rsidR="00000000" w:rsidDel="00000000" w:rsidP="00000000" w:rsidRDefault="00000000" w:rsidRPr="00000000" w14:paraId="00002282">
            <w:pPr>
              <w:spacing w:line="240" w:lineRule="auto"/>
              <w:rPr/>
            </w:pPr>
            <w:r w:rsidDel="00000000" w:rsidR="00000000" w:rsidRPr="00000000">
              <w:rPr>
                <w:rtl w:val="0"/>
              </w:rPr>
            </w:r>
          </w:p>
          <w:tbl>
            <w:tblPr>
              <w:tblStyle w:val="Table266"/>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2283">
                  <w:pPr>
                    <w:pStyle w:val="Heading2"/>
                    <w:spacing w:line="240" w:lineRule="auto"/>
                    <w:rPr/>
                  </w:pPr>
                  <w:bookmarkStart w:colFirst="0" w:colLast="0" w:name="_24ory6x3e0qg" w:id="519"/>
                  <w:bookmarkEnd w:id="519"/>
                  <w:r w:rsidDel="00000000" w:rsidR="00000000" w:rsidRPr="00000000">
                    <w:rPr>
                      <w:rtl w:val="0"/>
                    </w:rPr>
                    <w:t xml:space="preserve">Levels of Stewardship: Roles and Responsibilities</w:t>
                  </w:r>
                </w:p>
                <w:p w:rsidR="00000000" w:rsidDel="00000000" w:rsidP="00000000" w:rsidRDefault="00000000" w:rsidRPr="00000000" w14:paraId="00002284">
                  <w:pPr>
                    <w:spacing w:line="240" w:lineRule="auto"/>
                    <w:rPr/>
                  </w:pPr>
                  <w:r w:rsidDel="00000000" w:rsidR="00000000" w:rsidRPr="00000000">
                    <w:rPr>
                      <w:b w:val="1"/>
                      <w:bCs w:val="1"/>
                      <w:rtl w:val="0"/>
                    </w:rPr>
                    <w:br w:type="textWrapping"/>
                  </w:r>
                  <w:r w:rsidDel="00000000" w:rsidR="00000000" w:rsidRPr="00000000">
                    <w:rPr>
                      <w:rtl w:val="0"/>
                    </w:rPr>
                    <w:t xml:space="preserve">Policy and decision-makers operate at various levels—global, national, regional, and local—each with distinct roles and responsibilities in climate adaptation and mental health support. Understanding these levels highlights the interconnected nature of climate action and the importance of coordinated efforts.</w:t>
                  </w:r>
                </w:p>
                <w:p w:rsidR="00000000" w:rsidDel="00000000" w:rsidP="00000000" w:rsidRDefault="00000000" w:rsidRPr="00000000" w14:paraId="00002285">
                  <w:pPr>
                    <w:spacing w:line="240" w:lineRule="auto"/>
                    <w:rPr/>
                  </w:pPr>
                  <w:r w:rsidDel="00000000" w:rsidR="00000000" w:rsidRPr="00000000">
                    <w:rPr>
                      <w:rtl w:val="0"/>
                    </w:rPr>
                  </w:r>
                </w:p>
                <w:p w:rsidR="00000000" w:rsidDel="00000000" w:rsidP="00000000" w:rsidRDefault="00000000" w:rsidRPr="00000000" w14:paraId="00002286">
                  <w:pPr>
                    <w:spacing w:line="240" w:lineRule="auto"/>
                    <w:rPr>
                      <w:color w:val="ffffff"/>
                      <w:shd w:fill="920000" w:val="clear"/>
                    </w:rPr>
                  </w:pPr>
                  <w:r w:rsidDel="00000000" w:rsidR="00000000" w:rsidRPr="00000000">
                    <w:rPr>
                      <w:color w:val="ffffff"/>
                      <w:shd w:fill="920000" w:val="clear"/>
                      <w:rtl w:val="0"/>
                    </w:rPr>
                    <w:t xml:space="preserve">[DROP DOWN]</w:t>
                  </w:r>
                </w:p>
                <w:p w:rsidR="00000000" w:rsidDel="00000000" w:rsidP="00000000" w:rsidRDefault="00000000" w:rsidRPr="00000000" w14:paraId="00002287">
                  <w:pPr>
                    <w:spacing w:line="240" w:lineRule="auto"/>
                    <w:rPr/>
                  </w:pPr>
                  <w:r w:rsidDel="00000000" w:rsidR="00000000" w:rsidRPr="00000000">
                    <w:rPr>
                      <w:rtl w:val="0"/>
                    </w:rPr>
                  </w:r>
                </w:p>
                <w:p w:rsidR="00000000" w:rsidDel="00000000" w:rsidP="00000000" w:rsidRDefault="00000000" w:rsidRPr="00000000" w14:paraId="00002288">
                  <w:pPr>
                    <w:numPr>
                      <w:ilvl w:val="0"/>
                      <w:numId w:val="194"/>
                    </w:numPr>
                    <w:spacing w:line="240" w:lineRule="auto"/>
                    <w:ind w:left="720" w:hanging="360"/>
                  </w:pPr>
                  <w:r w:rsidDel="00000000" w:rsidR="00000000" w:rsidRPr="00000000">
                    <w:rPr>
                      <w:rtl w:val="0"/>
                    </w:rPr>
                    <w:t xml:space="preserve">G</w:t>
                  </w:r>
                  <w:r w:rsidDel="00000000" w:rsidR="00000000" w:rsidRPr="00000000">
                    <w:rPr>
                      <w:b w:val="1"/>
                      <w:bCs w:val="1"/>
                      <w:rtl w:val="0"/>
                    </w:rPr>
                    <w:t xml:space="preserve">lobal Leadership</w:t>
                  </w:r>
                </w:p>
                <w:p w:rsidR="00000000" w:rsidDel="00000000" w:rsidP="00000000" w:rsidRDefault="00000000" w:rsidRPr="00000000" w14:paraId="00002289">
                  <w:pPr>
                    <w:spacing w:line="240" w:lineRule="auto"/>
                    <w:ind w:left="720" w:firstLine="0"/>
                    <w:rPr/>
                  </w:pPr>
                  <w:r w:rsidDel="00000000" w:rsidR="00000000" w:rsidRPr="00000000">
                    <w:rPr>
                      <w:rtl w:val="0"/>
                    </w:rPr>
                  </w:r>
                </w:p>
                <w:p w:rsidR="00000000" w:rsidDel="00000000" w:rsidP="00000000" w:rsidRDefault="00000000" w:rsidRPr="00000000" w14:paraId="0000228A">
                  <w:pPr>
                    <w:spacing w:line="240" w:lineRule="auto"/>
                    <w:ind w:left="720" w:firstLine="0"/>
                    <w:rPr/>
                  </w:pPr>
                  <w:r w:rsidDel="00000000" w:rsidR="00000000" w:rsidRPr="00000000">
                    <w:rPr>
                      <w:rtl w:val="0"/>
                    </w:rPr>
                    <w:t xml:space="preserve">Global leaders negotiate international climate agreements, set global standards, and provide funding and support to developing nations for climate resilience. Organizations like the United Nations Framework Convention on Climate Change (UNFCCC) and the World Health Organization (WHO) play key roles in integrating health into climate policies through initiatives like annual COPs (Conference of the Parties) and the </w:t>
                  </w:r>
                  <w:hyperlink r:id="rId1132">
                    <w:r w:rsidDel="00000000" w:rsidR="00000000" w:rsidRPr="00000000">
                      <w:rPr>
                        <w:color w:val="1155cc"/>
                        <w:u w:val="single"/>
                        <w:rtl w:val="0"/>
                      </w:rPr>
                      <w:t xml:space="preserve">Operational Framework for Climate-Resilient Health Systems</w:t>
                    </w:r>
                  </w:hyperlink>
                  <w:r w:rsidDel="00000000" w:rsidR="00000000" w:rsidRPr="00000000">
                    <w:rPr>
                      <w:rtl w:val="0"/>
                    </w:rPr>
                    <w:t xml:space="preserve">. These leaders face challenges such as balancing national interests with global commitments and addressing inequities between high-emission and countries that are made vulnerable due to systemic inequities.</w:t>
                  </w:r>
                </w:p>
                <w:p w:rsidR="00000000" w:rsidDel="00000000" w:rsidP="00000000" w:rsidRDefault="00000000" w:rsidRPr="00000000" w14:paraId="0000228B">
                  <w:pPr>
                    <w:spacing w:line="240" w:lineRule="auto"/>
                    <w:ind w:left="720" w:firstLine="0"/>
                    <w:rPr/>
                  </w:pPr>
                  <w:r w:rsidDel="00000000" w:rsidR="00000000" w:rsidRPr="00000000">
                    <w:rPr>
                      <w:rtl w:val="0"/>
                    </w:rPr>
                  </w:r>
                </w:p>
                <w:p w:rsidR="00000000" w:rsidDel="00000000" w:rsidP="00000000" w:rsidRDefault="00000000" w:rsidRPr="00000000" w14:paraId="0000228C">
                  <w:pPr>
                    <w:numPr>
                      <w:ilvl w:val="0"/>
                      <w:numId w:val="194"/>
                    </w:numPr>
                    <w:spacing w:line="240" w:lineRule="auto"/>
                    <w:ind w:left="720" w:hanging="360"/>
                    <w:rPr>
                      <w:b w:val="1"/>
                      <w:bCs w:val="1"/>
                    </w:rPr>
                  </w:pPr>
                  <w:r w:rsidDel="00000000" w:rsidR="00000000" w:rsidRPr="00000000">
                    <w:rPr>
                      <w:b w:val="1"/>
                      <w:bCs w:val="1"/>
                      <w:rtl w:val="0"/>
                    </w:rPr>
                    <w:t xml:space="preserve">National Governments</w:t>
                  </w:r>
                </w:p>
                <w:p w:rsidR="00000000" w:rsidDel="00000000" w:rsidP="00000000" w:rsidRDefault="00000000" w:rsidRPr="00000000" w14:paraId="0000228D">
                  <w:pPr>
                    <w:spacing w:line="240" w:lineRule="auto"/>
                    <w:ind w:left="720" w:firstLine="0"/>
                    <w:rPr/>
                  </w:pPr>
                  <w:r w:rsidDel="00000000" w:rsidR="00000000" w:rsidRPr="00000000">
                    <w:rPr>
                      <w:rtl w:val="0"/>
                    </w:rPr>
                  </w:r>
                </w:p>
                <w:p w:rsidR="00000000" w:rsidDel="00000000" w:rsidP="00000000" w:rsidRDefault="00000000" w:rsidRPr="00000000" w14:paraId="0000228E">
                  <w:pPr>
                    <w:spacing w:line="240" w:lineRule="auto"/>
                    <w:ind w:left="720" w:firstLine="0"/>
                    <w:rPr/>
                  </w:pPr>
                  <w:r w:rsidDel="00000000" w:rsidR="00000000" w:rsidRPr="00000000">
                    <w:rPr>
                      <w:rtl w:val="0"/>
                    </w:rPr>
                    <w:t xml:space="preserve">National governments implement international agreements through legislation and policies, integrate climate adaptation into health, infrastructure, and education systems, and fund research on climate impacts and solutions, including mental health. Examples include comprehensive policies like Green New Deals and national mental health strategies addressing climate emotions and disaster resilience. Challenges at this level include navigating political and economic pressures while prioritizing climate goals and bridging the gap between urban and rural needs.</w:t>
                  </w:r>
                </w:p>
                <w:p w:rsidR="00000000" w:rsidDel="00000000" w:rsidP="00000000" w:rsidRDefault="00000000" w:rsidRPr="00000000" w14:paraId="0000228F">
                  <w:pPr>
                    <w:spacing w:line="240" w:lineRule="auto"/>
                    <w:ind w:left="720" w:firstLine="0"/>
                    <w:rPr/>
                  </w:pPr>
                  <w:r w:rsidDel="00000000" w:rsidR="00000000" w:rsidRPr="00000000">
                    <w:rPr>
                      <w:rtl w:val="0"/>
                    </w:rPr>
                  </w:r>
                </w:p>
                <w:p w:rsidR="00000000" w:rsidDel="00000000" w:rsidP="00000000" w:rsidRDefault="00000000" w:rsidRPr="00000000" w14:paraId="00002290">
                  <w:pPr>
                    <w:numPr>
                      <w:ilvl w:val="0"/>
                      <w:numId w:val="194"/>
                    </w:numPr>
                    <w:spacing w:line="240" w:lineRule="auto"/>
                    <w:ind w:left="720" w:hanging="360"/>
                    <w:rPr>
                      <w:b w:val="1"/>
                      <w:bCs w:val="1"/>
                    </w:rPr>
                  </w:pPr>
                  <w:r w:rsidDel="00000000" w:rsidR="00000000" w:rsidRPr="00000000">
                    <w:rPr>
                      <w:b w:val="1"/>
                      <w:bCs w:val="1"/>
                      <w:rtl w:val="0"/>
                    </w:rPr>
                    <w:t xml:space="preserve">Regional and Local Governments</w:t>
                  </w:r>
                  <w:commentRangeStart w:id="399"/>
                  <w:r w:rsidDel="00000000" w:rsidR="00000000" w:rsidRPr="00000000">
                    <w:rPr>
                      <w:rtl w:val="0"/>
                    </w:rPr>
                  </w:r>
                </w:p>
                <w:p w:rsidR="00000000" w:rsidDel="00000000" w:rsidP="00000000" w:rsidRDefault="00000000" w:rsidRPr="00000000" w14:paraId="00002291">
                  <w:pPr>
                    <w:spacing w:line="240" w:lineRule="auto"/>
                    <w:ind w:left="720" w:firstLine="0"/>
                    <w:rPr/>
                  </w:pPr>
                  <w:commentRangeEnd w:id="399"/>
                  <w:r w:rsidDel="00000000" w:rsidR="00000000" w:rsidRPr="00000000">
                    <w:commentReference w:id="399"/>
                  </w:r>
                  <w:r w:rsidDel="00000000" w:rsidR="00000000" w:rsidRPr="00000000">
                    <w:rPr>
                      <w:rtl w:val="0"/>
                    </w:rPr>
                  </w:r>
                </w:p>
                <w:p w:rsidR="00000000" w:rsidDel="00000000" w:rsidP="00000000" w:rsidRDefault="00000000" w:rsidRPr="00000000" w14:paraId="00002292">
                  <w:pPr>
                    <w:spacing w:line="240" w:lineRule="auto"/>
                    <w:ind w:left="720" w:firstLine="0"/>
                    <w:rPr/>
                  </w:pPr>
                  <w:r w:rsidDel="00000000" w:rsidR="00000000" w:rsidRPr="00000000">
                    <w:rPr>
                      <w:rtl w:val="0"/>
                    </w:rPr>
                    <w:t xml:space="preserve">Regional and local governments manage disaster response and recovery efforts, implement localized adaptation strategies tailored to specific climates and ecosystems,</w:t>
                  </w:r>
                  <w:ins w:author="Rachel Davies" w:id="690" w:date="2025-12-12T18:48:13Z">
                    <w:r w:rsidDel="00000000" w:rsidR="00000000" w:rsidRPr="00000000">
                      <w:rPr>
                        <w:rtl w:val="0"/>
                      </w:rPr>
                      <w:t xml:space="preserve"> administer the land use planning process,</w:t>
                    </w:r>
                  </w:ins>
                  <w:r w:rsidDel="00000000" w:rsidR="00000000" w:rsidRPr="00000000">
                    <w:rPr>
                      <w:rtl w:val="0"/>
                    </w:rPr>
                    <w:t xml:space="preserve"> and engage communities in participatory planning and decision-making. Examples include urban climate resilience initiatives such as flood defenses and green infrastructure, </w:t>
                  </w:r>
                  <w:ins w:author="Rachel Davies" w:id="691" w:date="2025-12-12T18:49:33Z">
                    <w:r w:rsidDel="00000000" w:rsidR="00000000" w:rsidRPr="00000000">
                      <w:rPr>
                        <w:rtl w:val="0"/>
                      </w:rPr>
                      <w:t xml:space="preserve">embedding sustainable development in it’s land use plans, </w:t>
                    </w:r>
                  </w:ins>
                  <w:r w:rsidDel="00000000" w:rsidR="00000000" w:rsidRPr="00000000">
                    <w:rPr>
                      <w:rtl w:val="0"/>
                    </w:rPr>
                    <w:t xml:space="preserve">as well as regional mental health programs integrating eco-anxiety and trauma support. These leaders often face limited resources and the need to ensure equity and inclusivity in local initiatives.</w:t>
                  </w:r>
                </w:p>
                <w:p w:rsidR="00000000" w:rsidDel="00000000" w:rsidP="00000000" w:rsidRDefault="00000000" w:rsidRPr="00000000" w14:paraId="00002293">
                  <w:pPr>
                    <w:spacing w:line="240" w:lineRule="auto"/>
                    <w:ind w:left="720" w:firstLine="0"/>
                    <w:rPr/>
                  </w:pPr>
                  <w:r w:rsidDel="00000000" w:rsidR="00000000" w:rsidRPr="00000000">
                    <w:rPr>
                      <w:rtl w:val="0"/>
                    </w:rPr>
                  </w:r>
                </w:p>
                <w:p w:rsidR="00000000" w:rsidDel="00000000" w:rsidP="00000000" w:rsidRDefault="00000000" w:rsidRPr="00000000" w14:paraId="00002294">
                  <w:pPr>
                    <w:numPr>
                      <w:ilvl w:val="0"/>
                      <w:numId w:val="194"/>
                    </w:numPr>
                    <w:spacing w:line="240" w:lineRule="auto"/>
                    <w:ind w:left="720" w:hanging="360"/>
                    <w:rPr>
                      <w:b w:val="1"/>
                      <w:bCs w:val="1"/>
                    </w:rPr>
                  </w:pPr>
                  <w:r w:rsidDel="00000000" w:rsidR="00000000" w:rsidRPr="00000000">
                    <w:rPr>
                      <w:b w:val="1"/>
                      <w:bCs w:val="1"/>
                      <w:rtl w:val="0"/>
                    </w:rPr>
                    <w:t xml:space="preserve">Heads of Communities</w:t>
                  </w:r>
                </w:p>
                <w:p w:rsidR="00000000" w:rsidDel="00000000" w:rsidP="00000000" w:rsidRDefault="00000000" w:rsidRPr="00000000" w14:paraId="00002295">
                  <w:pPr>
                    <w:spacing w:line="240" w:lineRule="auto"/>
                    <w:ind w:left="720" w:firstLine="0"/>
                    <w:rPr/>
                  </w:pPr>
                  <w:r w:rsidDel="00000000" w:rsidR="00000000" w:rsidRPr="00000000">
                    <w:rPr>
                      <w:rtl w:val="0"/>
                    </w:rPr>
                  </w:r>
                </w:p>
                <w:p w:rsidR="00000000" w:rsidDel="00000000" w:rsidP="00000000" w:rsidRDefault="00000000" w:rsidRPr="00000000" w14:paraId="00002296">
                  <w:pPr>
                    <w:spacing w:line="240" w:lineRule="auto"/>
                    <w:ind w:left="720" w:firstLine="0"/>
                    <w:rPr/>
                  </w:pPr>
                  <w:r w:rsidDel="00000000" w:rsidR="00000000" w:rsidRPr="00000000">
                    <w:rPr>
                      <w:rtl w:val="0"/>
                    </w:rPr>
                    <w:t xml:space="preserve">Community leaders mobilize grassroots efforts, leverage local and Indigenous knowledge to inform adaptation strategies, and address the immediate mental health and emotional needs of community members. Examples include community climate hubs offering education, mental health support, and emergency preparedness, as well as local leaders advocating for sustainable practices and policy changes. Challenges include balancing immediate community needs with long-term goals and navigating diverse and sometimes conflicting interests within communities.</w:t>
                  </w:r>
                </w:p>
                <w:p w:rsidR="00000000" w:rsidDel="00000000" w:rsidP="00000000" w:rsidRDefault="00000000" w:rsidRPr="00000000" w14:paraId="00002297">
                  <w:pPr>
                    <w:spacing w:line="240" w:lineRule="auto"/>
                    <w:rPr/>
                  </w:pPr>
                  <w:r w:rsidDel="00000000" w:rsidR="00000000" w:rsidRPr="00000000">
                    <w:rPr>
                      <w:rtl w:val="0"/>
                    </w:rPr>
                  </w:r>
                </w:p>
                <w:p w:rsidR="00000000" w:rsidDel="00000000" w:rsidP="00000000" w:rsidRDefault="00000000" w:rsidRPr="00000000" w14:paraId="00002298">
                  <w:pPr>
                    <w:spacing w:line="240" w:lineRule="auto"/>
                    <w:rPr>
                      <w:color w:val="ffffff"/>
                      <w:shd w:fill="920000" w:val="clear"/>
                    </w:rPr>
                  </w:pPr>
                  <w:r w:rsidDel="00000000" w:rsidR="00000000" w:rsidRPr="00000000">
                    <w:rPr>
                      <w:color w:val="ffffff"/>
                      <w:shd w:fill="920000" w:val="clear"/>
                      <w:rtl w:val="0"/>
                    </w:rPr>
                    <w:t xml:space="preserve">[END DROP DOWN]</w:t>
                  </w:r>
                </w:p>
              </w:tc>
            </w:tr>
          </w:tbl>
          <w:p w:rsidR="00000000" w:rsidDel="00000000" w:rsidP="00000000" w:rsidRDefault="00000000" w:rsidRPr="00000000" w14:paraId="00002299">
            <w:pPr>
              <w:spacing w:line="240" w:lineRule="auto"/>
              <w:rPr/>
            </w:pPr>
            <w:r w:rsidDel="00000000" w:rsidR="00000000" w:rsidRPr="00000000">
              <w:rPr>
                <w:rtl w:val="0"/>
              </w:rPr>
            </w:r>
          </w:p>
          <w:p w:rsidR="00000000" w:rsidDel="00000000" w:rsidP="00000000" w:rsidRDefault="00000000" w:rsidRPr="00000000" w14:paraId="0000229A">
            <w:pPr>
              <w:spacing w:line="240" w:lineRule="auto"/>
              <w:rPr/>
            </w:pPr>
            <w:r w:rsidDel="00000000" w:rsidR="00000000" w:rsidRPr="00000000">
              <w:rPr>
                <w:rtl w:val="0"/>
              </w:rPr>
            </w:r>
          </w:p>
          <w:p w:rsidR="00000000" w:rsidDel="00000000" w:rsidP="00000000" w:rsidRDefault="00000000" w:rsidRPr="00000000" w14:paraId="0000229B">
            <w:pPr>
              <w:pStyle w:val="Heading2"/>
              <w:spacing w:line="240" w:lineRule="auto"/>
              <w:rPr/>
            </w:pPr>
            <w:bookmarkStart w:colFirst="0" w:colLast="0" w:name="_t610qng53wuz" w:id="520"/>
            <w:bookmarkEnd w:id="520"/>
            <w:r w:rsidDel="00000000" w:rsidR="00000000" w:rsidRPr="00000000">
              <w:rPr>
                <w:rtl w:val="0"/>
              </w:rPr>
              <w:t xml:space="preserve">Policy and Decision-Makers’ Role in Addressing Climate Emotions</w:t>
            </w:r>
          </w:p>
          <w:p w:rsidR="00000000" w:rsidDel="00000000" w:rsidP="00000000" w:rsidRDefault="00000000" w:rsidRPr="00000000" w14:paraId="0000229C">
            <w:pPr>
              <w:spacing w:line="240" w:lineRule="auto"/>
              <w:rPr/>
            </w:pPr>
            <w:r w:rsidDel="00000000" w:rsidR="00000000" w:rsidRPr="00000000">
              <w:rPr>
                <w:rtl w:val="0"/>
              </w:rPr>
            </w:r>
          </w:p>
          <w:p w:rsidR="00000000" w:rsidDel="00000000" w:rsidP="00000000" w:rsidRDefault="00000000" w:rsidRPr="00000000" w14:paraId="0000229D">
            <w:pPr>
              <w:spacing w:line="240" w:lineRule="auto"/>
              <w:rPr/>
            </w:pPr>
            <w:r w:rsidDel="00000000" w:rsidR="00000000" w:rsidRPr="00000000">
              <w:rPr>
                <w:rtl w:val="0"/>
              </w:rPr>
              <w:t xml:space="preserve">Addressing climate emotions at the policy level involves normalizing these feelings, building community resilience, fostering hope and agency, and supporting  populations who are uniquely and disproportionately impacted. By integrating mental health considerations into climate policies, leaders can validate individuals' emotional responses and provide pathways for constructive action.</w:t>
            </w:r>
          </w:p>
          <w:p w:rsidR="00000000" w:rsidDel="00000000" w:rsidP="00000000" w:rsidRDefault="00000000" w:rsidRPr="00000000" w14:paraId="0000229E">
            <w:pPr>
              <w:spacing w:line="240" w:lineRule="auto"/>
              <w:rPr/>
            </w:pPr>
            <w:r w:rsidDel="00000000" w:rsidR="00000000" w:rsidRPr="00000000">
              <w:rPr>
                <w:rtl w:val="0"/>
              </w:rPr>
            </w:r>
          </w:p>
          <w:p w:rsidR="00000000" w:rsidDel="00000000" w:rsidP="00000000" w:rsidRDefault="00000000" w:rsidRPr="00000000" w14:paraId="0000229F">
            <w:pPr>
              <w:spacing w:line="240" w:lineRule="auto"/>
              <w:rPr>
                <w:b w:val="1"/>
                <w:bCs w:val="1"/>
              </w:rPr>
            </w:pPr>
            <w:r w:rsidDel="00000000" w:rsidR="00000000" w:rsidRPr="00000000">
              <w:rPr>
                <w:b w:val="1"/>
                <w:bCs w:val="1"/>
                <w:rtl w:val="0"/>
              </w:rPr>
              <w:t xml:space="preserve">Addressing Climate Emotions</w:t>
            </w:r>
          </w:p>
          <w:p w:rsidR="00000000" w:rsidDel="00000000" w:rsidP="00000000" w:rsidRDefault="00000000" w:rsidRPr="00000000" w14:paraId="000022A0">
            <w:pPr>
              <w:spacing w:line="240" w:lineRule="auto"/>
              <w:rPr>
                <w:b w:val="1"/>
                <w:bCs w:val="1"/>
              </w:rPr>
            </w:pPr>
            <w:r w:rsidDel="00000000" w:rsidR="00000000" w:rsidRPr="00000000">
              <w:rPr>
                <w:rtl w:val="0"/>
              </w:rPr>
            </w:r>
          </w:p>
          <w:p w:rsidR="00000000" w:rsidDel="00000000" w:rsidP="00000000" w:rsidRDefault="00000000" w:rsidRPr="00000000" w14:paraId="000022A1">
            <w:pPr>
              <w:numPr>
                <w:ilvl w:val="0"/>
                <w:numId w:val="158"/>
              </w:numPr>
              <w:spacing w:line="240" w:lineRule="auto"/>
              <w:ind w:left="720" w:hanging="360"/>
            </w:pPr>
            <w:r w:rsidDel="00000000" w:rsidR="00000000" w:rsidRPr="00000000">
              <w:rPr>
                <w:b w:val="1"/>
                <w:bCs w:val="1"/>
                <w:rtl w:val="0"/>
              </w:rPr>
              <w:t xml:space="preserve">Normalizing Climate Emotions </w:t>
            </w:r>
            <w:r w:rsidDel="00000000" w:rsidR="00000000" w:rsidRPr="00000000">
              <w:rPr>
                <w:rtl w:val="0"/>
              </w:rPr>
              <w:t xml:space="preserve">entails incorporating eco-anxiety and climate grief into national mental health strategies. This includes funding research and public awareness campaigns to destigmatize these emotions, ensuring that mental health support is accessible and recognized as a legitimate response to climate change.</w:t>
            </w:r>
            <w:r w:rsidDel="00000000" w:rsidR="00000000" w:rsidRPr="00000000">
              <w:rPr>
                <w:rtl w:val="0"/>
              </w:rPr>
            </w:r>
          </w:p>
          <w:p w:rsidR="00000000" w:rsidDel="00000000" w:rsidP="00000000" w:rsidRDefault="00000000" w:rsidRPr="00000000" w14:paraId="000022A2">
            <w:pPr>
              <w:numPr>
                <w:ilvl w:val="0"/>
                <w:numId w:val="158"/>
              </w:numPr>
              <w:spacing w:line="240" w:lineRule="auto"/>
              <w:ind w:left="720" w:hanging="360"/>
            </w:pPr>
            <w:r w:rsidDel="00000000" w:rsidR="00000000" w:rsidRPr="00000000">
              <w:rPr>
                <w:b w:val="1"/>
                <w:bCs w:val="1"/>
                <w:rtl w:val="0"/>
              </w:rPr>
              <w:t xml:space="preserve">Building Resilience </w:t>
            </w:r>
            <w:r w:rsidDel="00000000" w:rsidR="00000000" w:rsidRPr="00000000">
              <w:rPr>
                <w:rtl w:val="0"/>
              </w:rPr>
              <w:t xml:space="preserve">involves investing in mental health infrastructure, particularly in disaster-prone areas, and promoting social support systems and community resilience initiatives. Examples include peer networks, climate cafés, and community-based mental health programs that provide collective processing of climate emotions.</w:t>
            </w:r>
          </w:p>
          <w:p w:rsidR="00000000" w:rsidDel="00000000" w:rsidP="00000000" w:rsidRDefault="00000000" w:rsidRPr="00000000" w14:paraId="000022A3">
            <w:pPr>
              <w:numPr>
                <w:ilvl w:val="0"/>
                <w:numId w:val="158"/>
              </w:numPr>
              <w:spacing w:line="240" w:lineRule="auto"/>
              <w:ind w:left="720" w:hanging="360"/>
            </w:pPr>
            <w:r w:rsidDel="00000000" w:rsidR="00000000" w:rsidRPr="00000000">
              <w:rPr>
                <w:b w:val="1"/>
                <w:bCs w:val="1"/>
                <w:rtl w:val="0"/>
              </w:rPr>
              <w:t xml:space="preserve">Fostering Hope and Agency</w:t>
            </w:r>
            <w:r w:rsidDel="00000000" w:rsidR="00000000" w:rsidRPr="00000000">
              <w:rPr>
                <w:rtl w:val="0"/>
              </w:rPr>
              <w:t xml:space="preserve"> focuses on emphasizing solutions and progress in climate communication to counteract despair. Highlighting success stories of adaptation and mitigation inspires collective action and reinforces the belief that meaningful change is possible.</w:t>
            </w:r>
          </w:p>
          <w:p w:rsidR="00000000" w:rsidDel="00000000" w:rsidP="00000000" w:rsidRDefault="00000000" w:rsidRPr="00000000" w14:paraId="000022A4">
            <w:pPr>
              <w:numPr>
                <w:ilvl w:val="0"/>
                <w:numId w:val="158"/>
              </w:numPr>
              <w:spacing w:line="240" w:lineRule="auto"/>
              <w:ind w:left="720" w:hanging="360"/>
            </w:pPr>
            <w:r w:rsidDel="00000000" w:rsidR="00000000" w:rsidRPr="00000000">
              <w:rPr>
                <w:b w:val="1"/>
                <w:bCs w:val="1"/>
                <w:rtl w:val="0"/>
              </w:rPr>
              <w:t xml:space="preserve">Supporting Marginalized Populations </w:t>
            </w:r>
            <w:r w:rsidDel="00000000" w:rsidR="00000000" w:rsidRPr="00000000">
              <w:rPr>
                <w:rtl w:val="0"/>
              </w:rPr>
              <w:t xml:space="preserve">requires addressing the unique mental health needs of marginalized groups, such as Indigenous communities, climate migrants, and disaster survivors. This involves implementing policies that ensure these populations receive targeted support and resources to cope with the compounded impacts of climate change.</w:t>
            </w:r>
            <w:r w:rsidDel="00000000" w:rsidR="00000000" w:rsidRPr="00000000">
              <w:rPr>
                <w:rtl w:val="0"/>
              </w:rPr>
            </w:r>
          </w:p>
          <w:p w:rsidR="00000000" w:rsidDel="00000000" w:rsidP="00000000" w:rsidRDefault="00000000" w:rsidRPr="00000000" w14:paraId="000022A5">
            <w:pPr>
              <w:spacing w:line="240" w:lineRule="auto"/>
              <w:rPr>
                <w:b w:val="1"/>
                <w:bCs w:val="1"/>
              </w:rPr>
            </w:pPr>
            <w:r w:rsidDel="00000000" w:rsidR="00000000" w:rsidRPr="00000000">
              <w:rPr>
                <w:rtl w:val="0"/>
              </w:rPr>
            </w:r>
          </w:p>
          <w:p w:rsidR="00000000" w:rsidDel="00000000" w:rsidP="00000000" w:rsidRDefault="00000000" w:rsidRPr="00000000" w14:paraId="000022A6">
            <w:pPr>
              <w:pStyle w:val="Heading2"/>
              <w:spacing w:line="240" w:lineRule="auto"/>
              <w:rPr/>
            </w:pPr>
            <w:bookmarkStart w:colFirst="0" w:colLast="0" w:name="_vjqah9tj5v8w" w:id="521"/>
            <w:bookmarkEnd w:id="521"/>
            <w:r w:rsidDel="00000000" w:rsidR="00000000" w:rsidRPr="00000000">
              <w:rPr>
                <w:rtl w:val="0"/>
              </w:rPr>
              <w:t xml:space="preserve">Key Challenges for Policy and Decision-Makers</w:t>
            </w:r>
          </w:p>
          <w:p w:rsidR="00000000" w:rsidDel="00000000" w:rsidP="00000000" w:rsidRDefault="00000000" w:rsidRPr="00000000" w14:paraId="000022A7">
            <w:pPr>
              <w:spacing w:line="240" w:lineRule="auto"/>
              <w:rPr>
                <w:b w:val="1"/>
                <w:bCs w:val="1"/>
              </w:rPr>
            </w:pPr>
            <w:r w:rsidDel="00000000" w:rsidR="00000000" w:rsidRPr="00000000">
              <w:rPr>
                <w:rtl w:val="0"/>
              </w:rPr>
            </w:r>
          </w:p>
          <w:p w:rsidR="00000000" w:rsidDel="00000000" w:rsidP="00000000" w:rsidRDefault="00000000" w:rsidRPr="00000000" w14:paraId="000022A8">
            <w:pPr>
              <w:spacing w:line="240" w:lineRule="auto"/>
              <w:rPr/>
            </w:pPr>
            <w:r w:rsidDel="00000000" w:rsidR="00000000" w:rsidRPr="00000000">
              <w:rPr>
                <w:rtl w:val="0"/>
              </w:rPr>
              <w:t xml:space="preserve">Policy and decision-makers face several challenges in creating and implementing effective climate policies that address both environmental and mental health impacts. These challenges require strategic approaches and collaborative efforts to overcome.</w:t>
            </w:r>
          </w:p>
          <w:p w:rsidR="00000000" w:rsidDel="00000000" w:rsidP="00000000" w:rsidRDefault="00000000" w:rsidRPr="00000000" w14:paraId="000022A9">
            <w:pPr>
              <w:numPr>
                <w:ilvl w:val="0"/>
                <w:numId w:val="564"/>
              </w:numPr>
              <w:spacing w:line="240" w:lineRule="auto"/>
              <w:ind w:left="720" w:hanging="360"/>
            </w:pPr>
            <w:r w:rsidDel="00000000" w:rsidR="00000000" w:rsidRPr="00000000">
              <w:rPr>
                <w:b w:val="1"/>
                <w:bCs w:val="1"/>
                <w:rtl w:val="0"/>
              </w:rPr>
              <w:t xml:space="preserve">Bridging Knowledge and Action</w:t>
            </w:r>
            <w:r w:rsidDel="00000000" w:rsidR="00000000" w:rsidRPr="00000000">
              <w:rPr>
                <w:rtl w:val="0"/>
              </w:rPr>
              <w:t xml:space="preserve"> involves translating scientific evidence into actionable policies that resonate with diverse stakeholders. Leaders must ensure that policies are informed by the latest research and are practical and implementable within existing political and economic frameworks.</w:t>
            </w:r>
          </w:p>
          <w:p w:rsidR="00000000" w:rsidDel="00000000" w:rsidP="00000000" w:rsidRDefault="00000000" w:rsidRPr="00000000" w14:paraId="000022AA">
            <w:pPr>
              <w:numPr>
                <w:ilvl w:val="0"/>
                <w:numId w:val="564"/>
              </w:numPr>
              <w:spacing w:line="240" w:lineRule="auto"/>
              <w:ind w:left="720" w:hanging="360"/>
            </w:pPr>
            <w:r w:rsidDel="00000000" w:rsidR="00000000" w:rsidRPr="00000000">
              <w:rPr>
                <w:b w:val="1"/>
                <w:bCs w:val="1"/>
                <w:rtl w:val="0"/>
              </w:rPr>
              <w:t xml:space="preserve">Ensuring Equity</w:t>
            </w:r>
            <w:r w:rsidDel="00000000" w:rsidR="00000000" w:rsidRPr="00000000">
              <w:rPr>
                <w:rtl w:val="0"/>
              </w:rPr>
              <w:t xml:space="preserve"> is crucial to avoid policies that exacerbate inequalities or disproportionately burden populations who may be at higher risk. Leaders must design climate strategies that promote fairness and inclusivity, ensuring that all communities benefit from adaptation and mitigation efforts.</w:t>
            </w:r>
          </w:p>
          <w:p w:rsidR="00000000" w:rsidDel="00000000" w:rsidP="00000000" w:rsidRDefault="00000000" w:rsidRPr="00000000" w14:paraId="000022AB">
            <w:pPr>
              <w:numPr>
                <w:ilvl w:val="0"/>
                <w:numId w:val="564"/>
              </w:numPr>
              <w:spacing w:line="240" w:lineRule="auto"/>
              <w:ind w:left="720" w:hanging="360"/>
            </w:pPr>
            <w:r w:rsidDel="00000000" w:rsidR="00000000" w:rsidRPr="00000000">
              <w:rPr>
                <w:b w:val="1"/>
                <w:bCs w:val="1"/>
                <w:rtl w:val="0"/>
              </w:rPr>
              <w:t xml:space="preserve">Maintaining Public Trust</w:t>
            </w:r>
            <w:r w:rsidDel="00000000" w:rsidR="00000000" w:rsidRPr="00000000">
              <w:rPr>
                <w:rtl w:val="0"/>
              </w:rPr>
              <w:t xml:space="preserve"> requires combating misinformation and fostering transparent, evidence-based communication. Building and maintaining trust with the public is essential for the successful implementation of climate policies and for encouraging collective action.</w:t>
            </w:r>
          </w:p>
          <w:p w:rsidR="00000000" w:rsidDel="00000000" w:rsidP="00000000" w:rsidRDefault="00000000" w:rsidRPr="00000000" w14:paraId="000022AC">
            <w:pPr>
              <w:numPr>
                <w:ilvl w:val="0"/>
                <w:numId w:val="564"/>
              </w:numPr>
              <w:spacing w:line="240" w:lineRule="auto"/>
              <w:ind w:left="720" w:hanging="360"/>
            </w:pPr>
            <w:r w:rsidDel="00000000" w:rsidR="00000000" w:rsidRPr="00000000">
              <w:rPr>
                <w:b w:val="1"/>
                <w:bCs w:val="1"/>
                <w:rtl w:val="0"/>
              </w:rPr>
              <w:t xml:space="preserve">Balancing Short-Term and Long-Term Goals</w:t>
            </w:r>
            <w:r w:rsidDel="00000000" w:rsidR="00000000" w:rsidRPr="00000000">
              <w:rPr>
                <w:rtl w:val="0"/>
              </w:rPr>
              <w:t xml:space="preserve"> involves addressing immediate needs without compromising future sustainability. Leaders must navigate the tension between urgent climate actions and the necessity of maintaining long-term environmental and social stability.</w:t>
            </w:r>
          </w:p>
          <w:p w:rsidR="00000000" w:rsidDel="00000000" w:rsidP="00000000" w:rsidRDefault="00000000" w:rsidRPr="00000000" w14:paraId="000022AD">
            <w:pPr>
              <w:spacing w:line="240" w:lineRule="auto"/>
              <w:rPr/>
            </w:pPr>
            <w:r w:rsidDel="00000000" w:rsidR="00000000" w:rsidRPr="00000000">
              <w:rPr>
                <w:rtl w:val="0"/>
              </w:rPr>
            </w:r>
          </w:p>
          <w:p w:rsidR="00000000" w:rsidDel="00000000" w:rsidP="00000000" w:rsidRDefault="00000000" w:rsidRPr="00000000" w14:paraId="000022AE">
            <w:pPr>
              <w:spacing w:line="240" w:lineRule="auto"/>
              <w:rPr>
                <w:b w:val="1"/>
                <w:bCs w:val="1"/>
              </w:rPr>
            </w:pPr>
            <w:r w:rsidDel="00000000" w:rsidR="00000000" w:rsidRPr="00000000">
              <w:rPr>
                <w:rtl w:val="0"/>
              </w:rPr>
            </w:r>
          </w:p>
          <w:tbl>
            <w:tblPr>
              <w:tblStyle w:val="Table267"/>
              <w:tblW w:w="10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0"/>
              <w:tblGridChange w:id="0">
                <w:tblGrid>
                  <w:gridCol w:w="10240"/>
                </w:tblGrid>
              </w:tblGridChange>
            </w:tblGrid>
            <w:tr>
              <w:trPr>
                <w:cantSplit w:val="0"/>
                <w:tblHeader w:val="0"/>
              </w:trPr>
              <w:tc>
                <w:tcPr>
                  <w:shd w:fill="d86564" w:val="clear"/>
                </w:tcPr>
                <w:p w:rsidR="00000000" w:rsidDel="00000000" w:rsidP="00000000" w:rsidRDefault="00000000" w:rsidRPr="00000000" w14:paraId="000022AF">
                  <w:pPr>
                    <w:spacing w:line="240" w:lineRule="auto"/>
                    <w:rPr>
                      <w:b w:val="1"/>
                      <w:bCs w:val="1"/>
                    </w:rPr>
                  </w:pPr>
                  <w:r w:rsidDel="00000000" w:rsidR="00000000" w:rsidRPr="00000000">
                    <w:rPr>
                      <w:b w:val="1"/>
                      <w:bCs w:val="1"/>
                      <w:rtl w:val="0"/>
                    </w:rPr>
                    <w:t xml:space="preserve">Explore</w:t>
                  </w:r>
                </w:p>
                <w:p w:rsidR="00000000" w:rsidDel="00000000" w:rsidP="00000000" w:rsidRDefault="00000000" w:rsidRPr="00000000" w14:paraId="000022B0">
                  <w:pPr>
                    <w:spacing w:line="240" w:lineRule="auto"/>
                    <w:rPr>
                      <w:b w:val="1"/>
                      <w:bCs w:val="1"/>
                    </w:rPr>
                  </w:pPr>
                  <w:hyperlink r:id="rId1133">
                    <w:r w:rsidDel="00000000" w:rsidR="00000000" w:rsidRPr="00000000">
                      <w:rPr>
                        <w:color w:val="1155cc"/>
                        <w:u w:val="single"/>
                        <w:rtl w:val="0"/>
                      </w:rPr>
                      <w:t xml:space="preserve">Click here</w:t>
                    </w:r>
                  </w:hyperlink>
                  <w:r w:rsidDel="00000000" w:rsidR="00000000" w:rsidRPr="00000000">
                    <w:rPr>
                      <w:rtl w:val="0"/>
                    </w:rPr>
                    <w:t xml:space="preserve"> to view MHCCA’s </w:t>
                  </w:r>
                  <w:r w:rsidDel="00000000" w:rsidR="00000000" w:rsidRPr="00000000">
                    <w:rPr>
                      <w:b w:val="1"/>
                      <w:bCs w:val="1"/>
                      <w:rtl w:val="0"/>
                    </w:rPr>
                    <w:t xml:space="preserve">Climate Change and Mental Health: Resources for Policy and Decision Makers</w:t>
                  </w:r>
                  <w:r w:rsidDel="00000000" w:rsidR="00000000" w:rsidRPr="00000000">
                    <w:rPr>
                      <w:rtl w:val="0"/>
                    </w:rPr>
                    <w:t xml:space="preserve"> to learn more about how government officials can support healthy discussions about climate change.</w:t>
                  </w:r>
                  <w:r w:rsidDel="00000000" w:rsidR="00000000" w:rsidRPr="00000000">
                    <w:rPr>
                      <w:rtl w:val="0"/>
                    </w:rPr>
                  </w:r>
                </w:p>
              </w:tc>
            </w:tr>
          </w:tbl>
          <w:p w:rsidR="00000000" w:rsidDel="00000000" w:rsidP="00000000" w:rsidRDefault="00000000" w:rsidRPr="00000000" w14:paraId="000022B1">
            <w:pPr>
              <w:spacing w:line="240" w:lineRule="auto"/>
              <w:rPr>
                <w:b w:val="1"/>
                <w:bCs w:val="1"/>
              </w:rPr>
            </w:pPr>
            <w:r w:rsidDel="00000000" w:rsidR="00000000" w:rsidRPr="00000000">
              <w:rPr>
                <w:rtl w:val="0"/>
              </w:rPr>
            </w:r>
          </w:p>
          <w:p w:rsidR="00000000" w:rsidDel="00000000" w:rsidP="00000000" w:rsidRDefault="00000000" w:rsidRPr="00000000" w14:paraId="000022B2">
            <w:pPr>
              <w:spacing w:line="240" w:lineRule="auto"/>
              <w:rPr/>
            </w:pPr>
            <w:r w:rsidDel="00000000" w:rsidR="00000000" w:rsidRPr="00000000">
              <w:rPr>
                <w:rtl w:val="0"/>
              </w:rPr>
            </w:r>
          </w:p>
          <w:p w:rsidR="00000000" w:rsidDel="00000000" w:rsidP="00000000" w:rsidRDefault="00000000" w:rsidRPr="00000000" w14:paraId="000022B3">
            <w:pPr>
              <w:pStyle w:val="Heading2"/>
              <w:spacing w:line="240" w:lineRule="auto"/>
              <w:rPr/>
            </w:pPr>
            <w:bookmarkStart w:colFirst="0" w:colLast="0" w:name="_mmkghm8me0dv" w:id="522"/>
            <w:bookmarkEnd w:id="522"/>
            <w:r w:rsidDel="00000000" w:rsidR="00000000" w:rsidRPr="00000000">
              <w:rPr>
                <w:rtl w:val="0"/>
              </w:rPr>
              <w:t xml:space="preserve">Why Policy and Decision-Makers Are Crucial to a Whole-of-Society Approach</w:t>
            </w:r>
          </w:p>
          <w:p w:rsidR="00000000" w:rsidDel="00000000" w:rsidP="00000000" w:rsidRDefault="00000000" w:rsidRPr="00000000" w14:paraId="000022B4">
            <w:pPr>
              <w:spacing w:line="240" w:lineRule="auto"/>
              <w:rPr>
                <w:b w:val="1"/>
                <w:bCs w:val="1"/>
              </w:rPr>
            </w:pPr>
            <w:r w:rsidDel="00000000" w:rsidR="00000000" w:rsidRPr="00000000">
              <w:rPr>
                <w:rtl w:val="0"/>
              </w:rPr>
            </w:r>
          </w:p>
          <w:p w:rsidR="00000000" w:rsidDel="00000000" w:rsidP="00000000" w:rsidRDefault="00000000" w:rsidRPr="00000000" w14:paraId="000022B5">
            <w:pPr>
              <w:spacing w:line="240" w:lineRule="auto"/>
              <w:rPr/>
            </w:pPr>
            <w:r w:rsidDel="00000000" w:rsidR="00000000" w:rsidRPr="00000000">
              <w:rPr>
                <w:rtl w:val="0"/>
              </w:rPr>
              <w:t xml:space="preserve">Policy and decision-makers are central to a whole-of-society approach to climate change due to their ability to influence systemic change, promote equity, and scale effective solutions. Their leadership ensures that climate adaptation efforts are comprehensive, equitable, and sustainable.</w:t>
            </w:r>
          </w:p>
          <w:p w:rsidR="00000000" w:rsidDel="00000000" w:rsidP="00000000" w:rsidRDefault="00000000" w:rsidRPr="00000000" w14:paraId="000022B6">
            <w:pPr>
              <w:numPr>
                <w:ilvl w:val="0"/>
                <w:numId w:val="290"/>
              </w:numPr>
              <w:spacing w:line="240" w:lineRule="auto"/>
              <w:ind w:left="720" w:hanging="360"/>
            </w:pPr>
            <w:r w:rsidDel="00000000" w:rsidR="00000000" w:rsidRPr="00000000">
              <w:rPr>
                <w:b w:val="1"/>
                <w:bCs w:val="1"/>
                <w:rtl w:val="0"/>
              </w:rPr>
              <w:t xml:space="preserve">Interconnected Systems</w:t>
            </w:r>
            <w:r w:rsidDel="00000000" w:rsidR="00000000" w:rsidRPr="00000000">
              <w:rPr>
                <w:rtl w:val="0"/>
              </w:rPr>
              <w:t xml:space="preserve"> necessitate coordination across health, education, infrastructure, and governance sectors. Climate change impacts every facet of society, requiring integrated strategies that address the multifaceted nature of the crisis.</w:t>
            </w:r>
          </w:p>
          <w:p w:rsidR="00000000" w:rsidDel="00000000" w:rsidP="00000000" w:rsidRDefault="00000000" w:rsidRPr="00000000" w14:paraId="000022B7">
            <w:pPr>
              <w:numPr>
                <w:ilvl w:val="0"/>
                <w:numId w:val="290"/>
              </w:numPr>
              <w:spacing w:line="240" w:lineRule="auto"/>
              <w:ind w:left="720" w:hanging="360"/>
            </w:pPr>
            <w:r w:rsidDel="00000000" w:rsidR="00000000" w:rsidRPr="00000000">
              <w:rPr>
                <w:b w:val="1"/>
                <w:bCs w:val="1"/>
                <w:rtl w:val="0"/>
              </w:rPr>
              <w:t xml:space="preserve">Shared Responsibility</w:t>
            </w:r>
            <w:r w:rsidDel="00000000" w:rsidR="00000000" w:rsidRPr="00000000">
              <w:rPr>
                <w:rtl w:val="0"/>
              </w:rPr>
              <w:t xml:space="preserve"> emphasizes that effective adaptation depends on contributions from all levels of society, from global leaders to local communities. Policy-makers must foster collaboration and ensure that all stakeholders are engaged in the climate response.</w:t>
            </w:r>
          </w:p>
          <w:p w:rsidR="00000000" w:rsidDel="00000000" w:rsidP="00000000" w:rsidRDefault="00000000" w:rsidRPr="00000000" w14:paraId="000022B8">
            <w:pPr>
              <w:numPr>
                <w:ilvl w:val="0"/>
                <w:numId w:val="290"/>
              </w:numPr>
              <w:spacing w:line="240" w:lineRule="auto"/>
              <w:ind w:left="720" w:hanging="360"/>
            </w:pPr>
            <w:r w:rsidDel="00000000" w:rsidR="00000000" w:rsidRPr="00000000">
              <w:rPr>
                <w:b w:val="1"/>
                <w:bCs w:val="1"/>
                <w:rtl w:val="0"/>
              </w:rPr>
              <w:t xml:space="preserve">Equity and Justice</w:t>
            </w:r>
            <w:r w:rsidDel="00000000" w:rsidR="00000000" w:rsidRPr="00000000">
              <w:rPr>
                <w:rtl w:val="0"/>
              </w:rPr>
              <w:t xml:space="preserve"> ensure that no group is left behind in the transition to climate resilience. A whole-of-society approach guarantees that </w:t>
            </w:r>
            <w:r w:rsidDel="00000000" w:rsidR="00000000" w:rsidRPr="00000000">
              <w:rPr>
                <w:rtl w:val="0"/>
              </w:rPr>
              <w:t xml:space="preserve">vulnerable</w:t>
            </w:r>
            <w:r w:rsidDel="00000000" w:rsidR="00000000" w:rsidRPr="00000000">
              <w:rPr>
                <w:rtl w:val="0"/>
              </w:rPr>
              <w:t xml:space="preserve"> populations receive the attention and resources they need to cope with climate impacts, promoting fairness and reducing disparities.</w:t>
            </w:r>
          </w:p>
          <w:p w:rsidR="00000000" w:rsidDel="00000000" w:rsidP="00000000" w:rsidRDefault="00000000" w:rsidRPr="00000000" w14:paraId="000022B9">
            <w:pPr>
              <w:numPr>
                <w:ilvl w:val="0"/>
                <w:numId w:val="290"/>
              </w:numPr>
              <w:spacing w:line="240" w:lineRule="auto"/>
              <w:ind w:left="720" w:hanging="360"/>
            </w:pPr>
            <w:r w:rsidDel="00000000" w:rsidR="00000000" w:rsidRPr="00000000">
              <w:rPr>
                <w:b w:val="1"/>
                <w:bCs w:val="1"/>
                <w:rtl w:val="0"/>
              </w:rPr>
              <w:t xml:space="preserve">Scaling Solutions</w:t>
            </w:r>
            <w:r w:rsidDel="00000000" w:rsidR="00000000" w:rsidRPr="00000000">
              <w:rPr>
                <w:rtl w:val="0"/>
              </w:rPr>
              <w:t xml:space="preserve"> is achieved through collaboration between sectors, enabling comprehensive adaptation strategies that address physical health, mental well-being, and social resilience simultaneously. Policy-makers can amplify the reach and impact of these efforts by coordinating resources and aligning goals across different levels of governance.</w:t>
            </w:r>
          </w:p>
        </w:tc>
      </w:tr>
      <w:tr>
        <w:trPr>
          <w:cantSplit w:val="0"/>
          <w:tblHeader w:val="0"/>
        </w:trPr>
        <w:tc>
          <w:tcPr>
            <w:shd w:fill="b6d7a8" w:val="clear"/>
          </w:tcPr>
          <w:p w:rsidR="00000000" w:rsidDel="00000000" w:rsidP="00000000" w:rsidRDefault="00000000" w:rsidRPr="00000000" w14:paraId="000022BA">
            <w:pPr>
              <w:widowControl w:val="0"/>
              <w:spacing w:line="240" w:lineRule="auto"/>
              <w:rPr>
                <w:b w:val="1"/>
                <w:bCs w:val="1"/>
              </w:rPr>
            </w:pPr>
            <w:r w:rsidDel="00000000" w:rsidR="00000000" w:rsidRPr="00000000">
              <w:rPr>
                <w:b w:val="1"/>
                <w:bCs w:val="1"/>
                <w:rtl w:val="0"/>
              </w:rPr>
              <w:t xml:space="preserve">Key Takeaways</w:t>
            </w:r>
          </w:p>
        </w:tc>
        <w:tc>
          <w:tcPr>
            <w:shd w:fill="d9ead3" w:val="clear"/>
          </w:tcPr>
          <w:p w:rsidR="00000000" w:rsidDel="00000000" w:rsidP="00000000" w:rsidRDefault="00000000" w:rsidRPr="00000000" w14:paraId="000022BB">
            <w:pPr>
              <w:numPr>
                <w:ilvl w:val="0"/>
                <w:numId w:val="405"/>
              </w:numPr>
              <w:spacing w:line="240" w:lineRule="auto"/>
              <w:ind w:left="720" w:hanging="360"/>
            </w:pPr>
            <w:r w:rsidDel="00000000" w:rsidR="00000000" w:rsidRPr="00000000">
              <w:rPr>
                <w:rtl w:val="0"/>
              </w:rPr>
              <w:t xml:space="preserve">Policy and decision-makers are essential in developing and enforcing climate policies that prioritize both environmental and mental health.</w:t>
            </w:r>
          </w:p>
          <w:p w:rsidR="00000000" w:rsidDel="00000000" w:rsidP="00000000" w:rsidRDefault="00000000" w:rsidRPr="00000000" w14:paraId="000022BC">
            <w:pPr>
              <w:numPr>
                <w:ilvl w:val="0"/>
                <w:numId w:val="405"/>
              </w:numPr>
              <w:spacing w:line="240" w:lineRule="auto"/>
              <w:ind w:left="720" w:hanging="360"/>
            </w:pPr>
            <w:r w:rsidDel="00000000" w:rsidR="00000000" w:rsidRPr="00000000">
              <w:rPr>
                <w:rtl w:val="0"/>
              </w:rPr>
              <w:t xml:space="preserve">Their responsibilities include creating legislative frameworks, ensuring equitable resource allocation, empowering communities, and fostering strategic communication.</w:t>
            </w:r>
          </w:p>
          <w:p w:rsidR="00000000" w:rsidDel="00000000" w:rsidP="00000000" w:rsidRDefault="00000000" w:rsidRPr="00000000" w14:paraId="000022BD">
            <w:pPr>
              <w:numPr>
                <w:ilvl w:val="0"/>
                <w:numId w:val="405"/>
              </w:numPr>
              <w:spacing w:line="240" w:lineRule="auto"/>
              <w:ind w:left="720" w:hanging="360"/>
            </w:pPr>
            <w:r w:rsidDel="00000000" w:rsidR="00000000" w:rsidRPr="00000000">
              <w:rPr>
                <w:rtl w:val="0"/>
              </w:rPr>
              <w:t xml:space="preserve">Leadership operates at various levels—global, national, regional, and local—each with distinct roles in climate adaptation and mental health support.</w:t>
            </w:r>
          </w:p>
          <w:p w:rsidR="00000000" w:rsidDel="00000000" w:rsidP="00000000" w:rsidRDefault="00000000" w:rsidRPr="00000000" w14:paraId="000022BE">
            <w:pPr>
              <w:numPr>
                <w:ilvl w:val="0"/>
                <w:numId w:val="405"/>
              </w:numPr>
              <w:spacing w:line="240" w:lineRule="auto"/>
              <w:ind w:left="720" w:hanging="360"/>
            </w:pPr>
            <w:r w:rsidDel="00000000" w:rsidR="00000000" w:rsidRPr="00000000">
              <w:rPr>
                <w:rtl w:val="0"/>
              </w:rPr>
              <w:t xml:space="preserve">Addressing climate emotions involves normalizing these feelings, building resilience, fostering hope, and supporting </w:t>
            </w:r>
            <w:r w:rsidDel="00000000" w:rsidR="00000000" w:rsidRPr="00000000">
              <w:rPr>
                <w:rtl w:val="0"/>
              </w:rPr>
              <w:t xml:space="preserve">vulnerable</w:t>
            </w:r>
            <w:r w:rsidDel="00000000" w:rsidR="00000000" w:rsidRPr="00000000">
              <w:rPr>
                <w:rtl w:val="0"/>
              </w:rPr>
              <w:t xml:space="preserve"> populations through targeted policies.</w:t>
            </w:r>
          </w:p>
          <w:p w:rsidR="00000000" w:rsidDel="00000000" w:rsidP="00000000" w:rsidRDefault="00000000" w:rsidRPr="00000000" w14:paraId="000022BF">
            <w:pPr>
              <w:numPr>
                <w:ilvl w:val="0"/>
                <w:numId w:val="405"/>
              </w:numPr>
              <w:spacing w:line="240" w:lineRule="auto"/>
              <w:ind w:left="720" w:hanging="360"/>
            </w:pPr>
            <w:r w:rsidDel="00000000" w:rsidR="00000000" w:rsidRPr="00000000">
              <w:rPr>
                <w:rtl w:val="0"/>
              </w:rPr>
              <w:t xml:space="preserve">Challenges such as bridging knowledge and action, ensuring equity, maintaining public trust, and balancing short-term and long-term goals require strategic and collaborative approaches.</w:t>
            </w:r>
          </w:p>
          <w:p w:rsidR="00000000" w:rsidDel="00000000" w:rsidP="00000000" w:rsidRDefault="00000000" w:rsidRPr="00000000" w14:paraId="000022C0">
            <w:pPr>
              <w:numPr>
                <w:ilvl w:val="0"/>
                <w:numId w:val="405"/>
              </w:numPr>
              <w:spacing w:line="240" w:lineRule="auto"/>
              <w:ind w:left="720" w:hanging="360"/>
            </w:pPr>
            <w:r w:rsidDel="00000000" w:rsidR="00000000" w:rsidRPr="00000000">
              <w:rPr>
                <w:rtl w:val="0"/>
              </w:rPr>
              <w:t xml:space="preserve">Policy and decision-makers are crucial to a whole-of-society approach by coordinating interconnected systems, promoting shared responsibility, ensuring equity and justice, and scaling effective solutions.</w:t>
            </w:r>
          </w:p>
          <w:p w:rsidR="00000000" w:rsidDel="00000000" w:rsidP="00000000" w:rsidRDefault="00000000" w:rsidRPr="00000000" w14:paraId="000022C1">
            <w:pPr>
              <w:spacing w:line="240" w:lineRule="auto"/>
              <w:ind w:left="720" w:firstLine="0"/>
              <w:rPr/>
            </w:pPr>
            <w:r w:rsidDel="00000000" w:rsidR="00000000" w:rsidRPr="00000000">
              <w:rPr>
                <w:rtl w:val="0"/>
              </w:rPr>
            </w:r>
          </w:p>
          <w:p w:rsidR="00000000" w:rsidDel="00000000" w:rsidP="00000000" w:rsidRDefault="00000000" w:rsidRPr="00000000" w14:paraId="000022C2">
            <w:pPr>
              <w:spacing w:line="240" w:lineRule="auto"/>
              <w:rPr/>
            </w:pPr>
            <w:r w:rsidDel="00000000" w:rsidR="00000000" w:rsidRPr="00000000">
              <w:rPr>
                <w:rtl w:val="0"/>
              </w:rPr>
              <w:t xml:space="preserve">Policy and decision-makers play a pivotal role in the collective effort to address climate change and its mental health impacts. By integrating ethical frameworks, promoting equitable resource distribution, and fostering community resilience, these leaders ensure that climate adaptation efforts are comprehensive and just. Emphasizing Indigenous knowledge and diverse perspectives enriches policy approaches, making them more effective and culturally resonant. Through strategic leadership and collaborative action, policy and decision-makers help build resilient, equitable, and sustainable communities, essential for navigating the complexities of a changing climate.</w:t>
            </w:r>
          </w:p>
        </w:tc>
      </w:tr>
      <w:tr>
        <w:trPr>
          <w:cantSplit w:val="0"/>
          <w:tblHeader w:val="0"/>
        </w:trPr>
        <w:tc>
          <w:tcPr>
            <w:shd w:fill="b4a7d6" w:val="clear"/>
          </w:tcPr>
          <w:p w:rsidR="00000000" w:rsidDel="00000000" w:rsidP="00000000" w:rsidRDefault="00000000" w:rsidRPr="00000000" w14:paraId="000022C3">
            <w:pPr>
              <w:widowControl w:val="0"/>
              <w:spacing w:line="240" w:lineRule="auto"/>
              <w:rPr>
                <w:b w:val="1"/>
                <w:bCs w:val="1"/>
              </w:rPr>
            </w:pPr>
            <w:r w:rsidDel="00000000" w:rsidR="00000000" w:rsidRPr="00000000">
              <w:rPr>
                <w:b w:val="1"/>
                <w:bCs w:val="1"/>
                <w:rtl w:val="0"/>
              </w:rPr>
              <w:t xml:space="preserve">Indigenous Perspectives</w:t>
            </w:r>
          </w:p>
        </w:tc>
        <w:tc>
          <w:tcPr>
            <w:shd w:fill="d9d2e9" w:val="clear"/>
          </w:tcPr>
          <w:p w:rsidR="00000000" w:rsidDel="00000000" w:rsidP="00000000" w:rsidRDefault="00000000" w:rsidRPr="00000000" w14:paraId="000022C4">
            <w:pPr>
              <w:widowControl w:val="0"/>
              <w:spacing w:line="240" w:lineRule="auto"/>
              <w:rPr/>
            </w:pPr>
            <w:r w:rsidDel="00000000" w:rsidR="00000000" w:rsidRPr="00000000">
              <w:rPr>
                <w:rtl w:val="0"/>
              </w:rPr>
              <w:t xml:space="preserve">To support the structural focus of this module, it is essential to recognize that effective policy must be grounded in Indigenous leadership and uphold the inherent </w:t>
            </w:r>
            <w:commentRangeStart w:id="400"/>
            <w:commentRangeStart w:id="401"/>
            <w:r w:rsidDel="00000000" w:rsidR="00000000" w:rsidRPr="00000000">
              <w:rPr>
                <w:rtl w:val="0"/>
              </w:rPr>
              <w:t xml:space="preserve">rights </w:t>
            </w:r>
            <w:commentRangeEnd w:id="400"/>
            <w:r w:rsidDel="00000000" w:rsidR="00000000" w:rsidRPr="00000000">
              <w:commentReference w:id="400"/>
            </w:r>
            <w:commentRangeEnd w:id="401"/>
            <w:r w:rsidDel="00000000" w:rsidR="00000000" w:rsidRPr="00000000">
              <w:commentReference w:id="401"/>
            </w:r>
            <w:r w:rsidDel="00000000" w:rsidR="00000000" w:rsidRPr="00000000">
              <w:rPr>
                <w:rtl w:val="0"/>
              </w:rPr>
              <w:t xml:space="preserve">of Indigenous Nations</w:t>
            </w:r>
            <w:r w:rsidDel="00000000" w:rsidR="00000000" w:rsidRPr="00000000">
              <w:rPr>
                <w:rtl w:val="0"/>
              </w:rPr>
              <w:t xml:space="preserve">.</w:t>
            </w:r>
            <w:r w:rsidDel="00000000" w:rsidR="00000000" w:rsidRPr="00000000">
              <w:rPr>
                <w:rtl w:val="0"/>
              </w:rPr>
              <w:t xml:space="preserve"> For many communities, climate planning is not a new concept. Indigenous Peoples have long developed sophisticated systems of governance, stewardship, and emergency response based on deep relationships with land, water, and seasons. Climate policy that centers Indigenous self-determination, rather than seeking to include Indigenous perspectives after the fact. This approach honors this continuity and builds stronger, more culturally aligned responses to both environmental and emotional impacts.</w:t>
            </w:r>
          </w:p>
          <w:p w:rsidR="00000000" w:rsidDel="00000000" w:rsidP="00000000" w:rsidRDefault="00000000" w:rsidRPr="00000000" w14:paraId="000022C5">
            <w:pPr>
              <w:widowControl w:val="0"/>
              <w:spacing w:line="240" w:lineRule="auto"/>
              <w:rPr/>
            </w:pPr>
            <w:r w:rsidDel="00000000" w:rsidR="00000000" w:rsidRPr="00000000">
              <w:rPr>
                <w:rtl w:val="0"/>
              </w:rPr>
              <w:t xml:space="preserve">Community-developed climate plans, guided by Indigenous values, often integrate land-based healing, food sovereignty, water protection, and intergenerational wellbeing. These plans prioritize relational accountability and balance, offering holistic models that respond not only to rising temperatures but to disconnection, grief, and inequity. When decision-makers support these efforts through legislation, funding, and structural reform, they reinforce the principle that justice, resilience, and mental wellness begin with listening to and resourcing Indigenous knowledge holders and their visions for climate futures.</w:t>
            </w:r>
          </w:p>
          <w:p w:rsidR="00000000" w:rsidDel="00000000" w:rsidP="00000000" w:rsidRDefault="00000000" w:rsidRPr="00000000" w14:paraId="000022C6">
            <w:pPr>
              <w:widowControl w:val="0"/>
              <w:spacing w:line="240" w:lineRule="auto"/>
              <w:rPr/>
            </w:pPr>
            <w:r w:rsidDel="00000000" w:rsidR="00000000" w:rsidRPr="00000000">
              <w:rPr>
                <w:rtl w:val="0"/>
              </w:rPr>
            </w:r>
          </w:p>
        </w:tc>
      </w:tr>
      <w:tr>
        <w:trPr>
          <w:cantSplit w:val="0"/>
          <w:tblHeader w:val="0"/>
        </w:trPr>
        <w:tc>
          <w:tcPr>
            <w:shd w:fill="a4c2f4" w:val="clear"/>
          </w:tcPr>
          <w:p w:rsidR="00000000" w:rsidDel="00000000" w:rsidP="00000000" w:rsidRDefault="00000000" w:rsidRPr="00000000" w14:paraId="000022C7">
            <w:pPr>
              <w:widowControl w:val="0"/>
              <w:spacing w:line="240" w:lineRule="auto"/>
              <w:rPr>
                <w:b w:val="1"/>
                <w:bCs w:val="1"/>
              </w:rPr>
            </w:pPr>
            <w:r w:rsidDel="00000000" w:rsidR="00000000" w:rsidRPr="00000000">
              <w:rPr>
                <w:b w:val="1"/>
                <w:bCs w:val="1"/>
                <w:rtl w:val="0"/>
              </w:rPr>
              <w:t xml:space="preserve">Learning Activities</w:t>
            </w:r>
          </w:p>
        </w:tc>
        <w:tc>
          <w:tcPr>
            <w:shd w:fill="c9daf8" w:val="clear"/>
          </w:tcPr>
          <w:p w:rsidR="00000000" w:rsidDel="00000000" w:rsidP="00000000" w:rsidRDefault="00000000" w:rsidRPr="00000000" w14:paraId="000022C8">
            <w:pPr>
              <w:pStyle w:val="Heading2"/>
              <w:spacing w:after="240" w:before="240" w:line="240" w:lineRule="auto"/>
              <w:rPr/>
            </w:pPr>
            <w:bookmarkStart w:colFirst="0" w:colLast="0" w:name="_fv43jdjdu24n" w:id="523"/>
            <w:bookmarkEnd w:id="523"/>
            <w:r w:rsidDel="00000000" w:rsidR="00000000" w:rsidRPr="00000000">
              <w:rPr>
                <w:color w:val="c9daf8"/>
                <w:shd w:fill="3c78d8" w:val="clear"/>
                <w:rtl w:val="0"/>
              </w:rPr>
              <w:t xml:space="preserve">On Your Own </w:t>
            </w:r>
            <w:r w:rsidDel="00000000" w:rsidR="00000000" w:rsidRPr="00000000">
              <w:rPr>
                <w:rtl w:val="0"/>
              </w:rPr>
            </w:r>
          </w:p>
          <w:p w:rsidR="00000000" w:rsidDel="00000000" w:rsidP="00000000" w:rsidRDefault="00000000" w:rsidRPr="00000000" w14:paraId="000022C9">
            <w:pPr>
              <w:spacing w:line="240" w:lineRule="auto"/>
              <w:rPr/>
            </w:pPr>
            <w:r w:rsidDel="00000000" w:rsidR="00000000" w:rsidRPr="00000000">
              <w:rPr>
                <w:b w:val="1"/>
                <w:bCs w:val="1"/>
                <w:rtl w:val="0"/>
              </w:rPr>
              <w:t xml:space="preserve">Objective</w:t>
            </w:r>
            <w:r w:rsidDel="00000000" w:rsidR="00000000" w:rsidRPr="00000000">
              <w:rPr>
                <w:rtl w:val="0"/>
              </w:rPr>
              <w:t xml:space="preserve">: Help learners understand the roles and responsibilities of policy and decision-makers in addressing climate emotions and mental health. Participants will engage in collaborative activities to design equitable and actionable policy frameworks that integrate mental health into climate adaptation strategies.</w:t>
            </w:r>
          </w:p>
          <w:p w:rsidR="00000000" w:rsidDel="00000000" w:rsidP="00000000" w:rsidRDefault="00000000" w:rsidRPr="00000000" w14:paraId="000022CA">
            <w:pPr>
              <w:spacing w:line="240" w:lineRule="auto"/>
              <w:rPr/>
            </w:pPr>
            <w:r w:rsidDel="00000000" w:rsidR="00000000" w:rsidRPr="00000000">
              <w:rPr>
                <w:rtl w:val="0"/>
              </w:rPr>
            </w:r>
          </w:p>
          <w:p w:rsidR="00000000" w:rsidDel="00000000" w:rsidP="00000000" w:rsidRDefault="00000000" w:rsidRPr="00000000" w14:paraId="000022CB">
            <w:pPr>
              <w:spacing w:line="240" w:lineRule="auto"/>
              <w:rPr>
                <w:u w:val="single"/>
              </w:rPr>
            </w:pPr>
            <w:r w:rsidDel="00000000" w:rsidR="00000000" w:rsidRPr="00000000">
              <w:rPr>
                <w:b w:val="1"/>
                <w:bCs w:val="1"/>
                <w:u w:val="single"/>
                <w:rtl w:val="0"/>
              </w:rPr>
              <w:t xml:space="preserve">Instructions</w:t>
            </w:r>
            <w:r w:rsidDel="00000000" w:rsidR="00000000" w:rsidRPr="00000000">
              <w:rPr>
                <w:u w:val="single"/>
                <w:rtl w:val="0"/>
              </w:rPr>
              <w:t xml:space="preserve">:</w:t>
            </w:r>
          </w:p>
          <w:p w:rsidR="00000000" w:rsidDel="00000000" w:rsidP="00000000" w:rsidRDefault="00000000" w:rsidRPr="00000000" w14:paraId="000022CC">
            <w:pPr>
              <w:numPr>
                <w:ilvl w:val="0"/>
                <w:numId w:val="552"/>
              </w:numPr>
              <w:spacing w:line="240" w:lineRule="auto"/>
              <w:ind w:left="720" w:hanging="360"/>
            </w:pPr>
            <w:r w:rsidDel="00000000" w:rsidR="00000000" w:rsidRPr="00000000">
              <w:rPr>
                <w:rtl w:val="0"/>
              </w:rPr>
              <w:t xml:space="preserve">Analyze a Policy Framework (30 minutes):</w:t>
            </w:r>
          </w:p>
          <w:p w:rsidR="00000000" w:rsidDel="00000000" w:rsidP="00000000" w:rsidRDefault="00000000" w:rsidRPr="00000000" w14:paraId="000022CD">
            <w:pPr>
              <w:numPr>
                <w:ilvl w:val="1"/>
                <w:numId w:val="552"/>
              </w:numPr>
              <w:spacing w:line="240" w:lineRule="auto"/>
              <w:ind w:left="1440" w:hanging="360"/>
            </w:pPr>
            <w:r w:rsidDel="00000000" w:rsidR="00000000" w:rsidRPr="00000000">
              <w:rPr>
                <w:rtl w:val="0"/>
              </w:rPr>
              <w:t xml:space="preserve">Select an existing climate adaptation or mental health policy (e.g., WHO’s Operational Framework on Climate-Resilient Health Systems or a local climate resilience initiative).</w:t>
            </w:r>
          </w:p>
          <w:p w:rsidR="00000000" w:rsidDel="00000000" w:rsidP="00000000" w:rsidRDefault="00000000" w:rsidRPr="00000000" w14:paraId="000022CE">
            <w:pPr>
              <w:numPr>
                <w:ilvl w:val="1"/>
                <w:numId w:val="552"/>
              </w:numPr>
              <w:spacing w:line="240" w:lineRule="auto"/>
              <w:ind w:left="1440" w:hanging="360"/>
            </w:pPr>
            <w:r w:rsidDel="00000000" w:rsidR="00000000" w:rsidRPr="00000000">
              <w:rPr>
                <w:rtl w:val="0"/>
              </w:rPr>
              <w:t xml:space="preserve">Write a short analysis addressing:</w:t>
            </w:r>
          </w:p>
          <w:p w:rsidR="00000000" w:rsidDel="00000000" w:rsidP="00000000" w:rsidRDefault="00000000" w:rsidRPr="00000000" w14:paraId="000022CF">
            <w:pPr>
              <w:numPr>
                <w:ilvl w:val="2"/>
                <w:numId w:val="552"/>
              </w:numPr>
              <w:spacing w:line="240" w:lineRule="auto"/>
              <w:ind w:left="2160" w:hanging="360"/>
            </w:pPr>
            <w:r w:rsidDel="00000000" w:rsidR="00000000" w:rsidRPr="00000000">
              <w:rPr>
                <w:rtl w:val="0"/>
              </w:rPr>
              <w:t xml:space="preserve">How does this policy address mental health and emotional resilience?</w:t>
            </w:r>
          </w:p>
          <w:p w:rsidR="00000000" w:rsidDel="00000000" w:rsidP="00000000" w:rsidRDefault="00000000" w:rsidRPr="00000000" w14:paraId="000022D0">
            <w:pPr>
              <w:numPr>
                <w:ilvl w:val="2"/>
                <w:numId w:val="552"/>
              </w:numPr>
              <w:spacing w:line="240" w:lineRule="auto"/>
              <w:ind w:left="2160" w:hanging="360"/>
            </w:pPr>
            <w:r w:rsidDel="00000000" w:rsidR="00000000" w:rsidRPr="00000000">
              <w:rPr>
                <w:rtl w:val="0"/>
              </w:rPr>
              <w:t xml:space="preserve">Does it incorporate equity for </w:t>
            </w:r>
            <w:r w:rsidDel="00000000" w:rsidR="00000000" w:rsidRPr="00000000">
              <w:rPr>
                <w:rtl w:val="0"/>
              </w:rPr>
              <w:t xml:space="preserve">vulnerable</w:t>
            </w:r>
            <w:r w:rsidDel="00000000" w:rsidR="00000000" w:rsidRPr="00000000">
              <w:rPr>
                <w:rtl w:val="0"/>
              </w:rPr>
              <w:t xml:space="preserve"> populations?</w:t>
            </w:r>
          </w:p>
          <w:p w:rsidR="00000000" w:rsidDel="00000000" w:rsidP="00000000" w:rsidRDefault="00000000" w:rsidRPr="00000000" w14:paraId="000022D1">
            <w:pPr>
              <w:numPr>
                <w:ilvl w:val="2"/>
                <w:numId w:val="552"/>
              </w:numPr>
              <w:spacing w:line="240" w:lineRule="auto"/>
              <w:ind w:left="2160" w:hanging="360"/>
            </w:pPr>
            <w:r w:rsidDel="00000000" w:rsidR="00000000" w:rsidRPr="00000000">
              <w:rPr>
                <w:rtl w:val="0"/>
              </w:rPr>
              <w:t xml:space="preserve">What are its strengths and gaps?</w:t>
            </w:r>
          </w:p>
          <w:p w:rsidR="00000000" w:rsidDel="00000000" w:rsidP="00000000" w:rsidRDefault="00000000" w:rsidRPr="00000000" w14:paraId="000022D2">
            <w:pPr>
              <w:numPr>
                <w:ilvl w:val="0"/>
                <w:numId w:val="552"/>
              </w:numPr>
              <w:spacing w:line="240" w:lineRule="auto"/>
              <w:ind w:left="720" w:hanging="360"/>
            </w:pPr>
            <w:r w:rsidDel="00000000" w:rsidR="00000000" w:rsidRPr="00000000">
              <w:rPr>
                <w:rtl w:val="0"/>
              </w:rPr>
              <w:t xml:space="preserve">Draft a Policy Proposal (45 minutes):</w:t>
            </w:r>
          </w:p>
          <w:p w:rsidR="00000000" w:rsidDel="00000000" w:rsidP="00000000" w:rsidRDefault="00000000" w:rsidRPr="00000000" w14:paraId="000022D3">
            <w:pPr>
              <w:numPr>
                <w:ilvl w:val="1"/>
                <w:numId w:val="552"/>
              </w:numPr>
              <w:spacing w:line="240" w:lineRule="auto"/>
              <w:ind w:left="1440" w:hanging="360"/>
            </w:pPr>
            <w:r w:rsidDel="00000000" w:rsidR="00000000" w:rsidRPr="00000000">
              <w:rPr>
                <w:rtl w:val="0"/>
              </w:rPr>
              <w:t xml:space="preserve">Based on your analysis, draft a policy proposal to address climate emotions in your local community or country. Include:</w:t>
            </w:r>
          </w:p>
          <w:p w:rsidR="00000000" w:rsidDel="00000000" w:rsidP="00000000" w:rsidRDefault="00000000" w:rsidRPr="00000000" w14:paraId="000022D4">
            <w:pPr>
              <w:numPr>
                <w:ilvl w:val="2"/>
                <w:numId w:val="552"/>
              </w:numPr>
              <w:spacing w:line="240" w:lineRule="auto"/>
              <w:ind w:left="2160" w:hanging="360"/>
            </w:pPr>
            <w:r w:rsidDel="00000000" w:rsidR="00000000" w:rsidRPr="00000000">
              <w:rPr>
                <w:rtl w:val="0"/>
              </w:rPr>
              <w:t xml:space="preserve">A specific objective (e.g., funding for mental health services in disaster-prone areas).</w:t>
            </w:r>
          </w:p>
          <w:p w:rsidR="00000000" w:rsidDel="00000000" w:rsidP="00000000" w:rsidRDefault="00000000" w:rsidRPr="00000000" w14:paraId="000022D5">
            <w:pPr>
              <w:numPr>
                <w:ilvl w:val="2"/>
                <w:numId w:val="552"/>
              </w:numPr>
              <w:spacing w:line="240" w:lineRule="auto"/>
              <w:ind w:left="2160" w:hanging="360"/>
            </w:pPr>
            <w:r w:rsidDel="00000000" w:rsidR="00000000" w:rsidRPr="00000000">
              <w:rPr>
                <w:rtl w:val="0"/>
              </w:rPr>
              <w:t xml:space="preserve">Steps to normalize climate emotions, foster hope, and build resilience.</w:t>
            </w:r>
          </w:p>
          <w:p w:rsidR="00000000" w:rsidDel="00000000" w:rsidP="00000000" w:rsidRDefault="00000000" w:rsidRPr="00000000" w14:paraId="000022D6">
            <w:pPr>
              <w:numPr>
                <w:ilvl w:val="2"/>
                <w:numId w:val="552"/>
              </w:numPr>
              <w:spacing w:line="240" w:lineRule="auto"/>
              <w:ind w:left="2160" w:hanging="360"/>
            </w:pPr>
            <w:r w:rsidDel="00000000" w:rsidR="00000000" w:rsidRPr="00000000">
              <w:rPr>
                <w:rtl w:val="0"/>
              </w:rPr>
              <w:t xml:space="preserve">A strategy to include </w:t>
            </w:r>
            <w:r w:rsidDel="00000000" w:rsidR="00000000" w:rsidRPr="00000000">
              <w:rPr>
                <w:rtl w:val="0"/>
              </w:rPr>
              <w:t xml:space="preserve">vulnerable</w:t>
            </w:r>
            <w:r w:rsidDel="00000000" w:rsidR="00000000" w:rsidRPr="00000000">
              <w:rPr>
                <w:rtl w:val="0"/>
              </w:rPr>
              <w:t xml:space="preserve"> populations.</w:t>
            </w:r>
          </w:p>
          <w:p w:rsidR="00000000" w:rsidDel="00000000" w:rsidP="00000000" w:rsidRDefault="00000000" w:rsidRPr="00000000" w14:paraId="000022D7">
            <w:pPr>
              <w:numPr>
                <w:ilvl w:val="2"/>
                <w:numId w:val="552"/>
              </w:numPr>
              <w:spacing w:line="240" w:lineRule="auto"/>
              <w:ind w:left="2160" w:hanging="360"/>
            </w:pPr>
            <w:r w:rsidDel="00000000" w:rsidR="00000000" w:rsidRPr="00000000">
              <w:rPr>
                <w:rtl w:val="0"/>
              </w:rPr>
              <w:t xml:space="preserve">Metrics for evaluating success.</w:t>
            </w:r>
          </w:p>
          <w:p w:rsidR="00000000" w:rsidDel="00000000" w:rsidP="00000000" w:rsidRDefault="00000000" w:rsidRPr="00000000" w14:paraId="000022D8">
            <w:pPr>
              <w:numPr>
                <w:ilvl w:val="0"/>
                <w:numId w:val="552"/>
              </w:numPr>
              <w:spacing w:line="240" w:lineRule="auto"/>
              <w:ind w:left="720" w:hanging="360"/>
            </w:pPr>
            <w:r w:rsidDel="00000000" w:rsidR="00000000" w:rsidRPr="00000000">
              <w:rPr>
                <w:rtl w:val="0"/>
              </w:rPr>
              <w:t xml:space="preserve">Reflection Exercise (15 minutes):</w:t>
            </w:r>
          </w:p>
          <w:p w:rsidR="00000000" w:rsidDel="00000000" w:rsidP="00000000" w:rsidRDefault="00000000" w:rsidRPr="00000000" w14:paraId="000022D9">
            <w:pPr>
              <w:numPr>
                <w:ilvl w:val="1"/>
                <w:numId w:val="552"/>
              </w:numPr>
              <w:spacing w:line="240" w:lineRule="auto"/>
              <w:ind w:left="1440" w:hanging="360"/>
            </w:pPr>
            <w:r w:rsidDel="00000000" w:rsidR="00000000" w:rsidRPr="00000000">
              <w:rPr>
                <w:rtl w:val="0"/>
              </w:rPr>
              <w:t xml:space="preserve">Reflect on the challenges policy-makers face in balancing short- and long-term goals, equity, and public trust. Answer:</w:t>
            </w:r>
          </w:p>
          <w:p w:rsidR="00000000" w:rsidDel="00000000" w:rsidP="00000000" w:rsidRDefault="00000000" w:rsidRPr="00000000" w14:paraId="000022DA">
            <w:pPr>
              <w:numPr>
                <w:ilvl w:val="2"/>
                <w:numId w:val="552"/>
              </w:numPr>
              <w:spacing w:line="240" w:lineRule="auto"/>
              <w:ind w:left="2160" w:hanging="360"/>
            </w:pPr>
            <w:r w:rsidDel="00000000" w:rsidR="00000000" w:rsidRPr="00000000">
              <w:rPr>
                <w:rtl w:val="0"/>
              </w:rPr>
              <w:t xml:space="preserve">What challenges do you anticipate in implementing your policy?</w:t>
            </w:r>
          </w:p>
          <w:p w:rsidR="00000000" w:rsidDel="00000000" w:rsidP="00000000" w:rsidRDefault="00000000" w:rsidRPr="00000000" w14:paraId="000022DB">
            <w:pPr>
              <w:numPr>
                <w:ilvl w:val="2"/>
                <w:numId w:val="552"/>
              </w:numPr>
              <w:spacing w:line="240" w:lineRule="auto"/>
              <w:ind w:left="2160" w:hanging="360"/>
            </w:pPr>
            <w:r w:rsidDel="00000000" w:rsidR="00000000" w:rsidRPr="00000000">
              <w:rPr>
                <w:rtl w:val="0"/>
              </w:rPr>
              <w:t xml:space="preserve">How would you address public skepticism or resistance?</w:t>
            </w:r>
          </w:p>
          <w:p w:rsidR="00000000" w:rsidDel="00000000" w:rsidP="00000000" w:rsidRDefault="00000000" w:rsidRPr="00000000" w14:paraId="000022DC">
            <w:pPr>
              <w:spacing w:line="240" w:lineRule="auto"/>
              <w:rPr/>
            </w:pPr>
            <w:r w:rsidDel="00000000" w:rsidR="00000000" w:rsidRPr="00000000">
              <w:rPr>
                <w:rtl w:val="0"/>
              </w:rPr>
            </w:r>
          </w:p>
          <w:p w:rsidR="00000000" w:rsidDel="00000000" w:rsidP="00000000" w:rsidRDefault="00000000" w:rsidRPr="00000000" w14:paraId="000022DD">
            <w:pPr>
              <w:pStyle w:val="Heading2"/>
              <w:spacing w:after="240" w:before="240" w:line="240" w:lineRule="auto"/>
              <w:rPr/>
            </w:pPr>
            <w:bookmarkStart w:colFirst="0" w:colLast="0" w:name="_h4nfvisn4xf7" w:id="524"/>
            <w:bookmarkEnd w:id="524"/>
            <w:r w:rsidDel="00000000" w:rsidR="00000000" w:rsidRPr="00000000">
              <w:rPr>
                <w:color w:val="c9daf8"/>
                <w:shd w:fill="3c78d8" w:val="clear"/>
                <w:rtl w:val="0"/>
              </w:rPr>
              <w:t xml:space="preserve">With Others</w:t>
            </w:r>
            <w:r w:rsidDel="00000000" w:rsidR="00000000" w:rsidRPr="00000000">
              <w:rPr>
                <w:rtl w:val="0"/>
              </w:rPr>
            </w:r>
          </w:p>
          <w:p w:rsidR="00000000" w:rsidDel="00000000" w:rsidP="00000000" w:rsidRDefault="00000000" w:rsidRPr="00000000" w14:paraId="000022DE">
            <w:pPr>
              <w:spacing w:line="240" w:lineRule="auto"/>
              <w:rPr/>
            </w:pPr>
            <w:r w:rsidDel="00000000" w:rsidR="00000000" w:rsidRPr="00000000">
              <w:rPr>
                <w:b w:val="1"/>
                <w:bCs w:val="1"/>
                <w:rtl w:val="0"/>
              </w:rPr>
              <w:t xml:space="preserve">Objective</w:t>
            </w:r>
            <w:r w:rsidDel="00000000" w:rsidR="00000000" w:rsidRPr="00000000">
              <w:rPr>
                <w:rtl w:val="0"/>
              </w:rPr>
              <w:t xml:space="preserve">: Collaboratively explore policy-making strategies to integrate mental health and emotional resilience into climate adaptation efforts. Participants will identify challenges, propose solutions, and design equitable policies through group discussions and role-play.</w:t>
            </w:r>
          </w:p>
          <w:p w:rsidR="00000000" w:rsidDel="00000000" w:rsidP="00000000" w:rsidRDefault="00000000" w:rsidRPr="00000000" w14:paraId="000022DF">
            <w:pPr>
              <w:spacing w:line="240" w:lineRule="auto"/>
              <w:rPr/>
            </w:pPr>
            <w:r w:rsidDel="00000000" w:rsidR="00000000" w:rsidRPr="00000000">
              <w:rPr>
                <w:rtl w:val="0"/>
              </w:rPr>
            </w:r>
          </w:p>
          <w:p w:rsidR="00000000" w:rsidDel="00000000" w:rsidP="00000000" w:rsidRDefault="00000000" w:rsidRPr="00000000" w14:paraId="000022E0">
            <w:pPr>
              <w:spacing w:line="240" w:lineRule="auto"/>
              <w:rPr/>
            </w:pPr>
            <w:r w:rsidDel="00000000" w:rsidR="00000000" w:rsidRPr="00000000">
              <w:rPr>
                <w:b w:val="1"/>
                <w:bCs w:val="1"/>
                <w:rtl w:val="0"/>
              </w:rPr>
              <w:t xml:space="preserve">Time Allocation</w:t>
            </w:r>
            <w:r w:rsidDel="00000000" w:rsidR="00000000" w:rsidRPr="00000000">
              <w:rPr>
                <w:rtl w:val="0"/>
              </w:rPr>
              <w:t xml:space="preserve">: 90 minutes.</w:t>
            </w:r>
          </w:p>
          <w:p w:rsidR="00000000" w:rsidDel="00000000" w:rsidP="00000000" w:rsidRDefault="00000000" w:rsidRPr="00000000" w14:paraId="000022E1">
            <w:pPr>
              <w:spacing w:line="240" w:lineRule="auto"/>
              <w:rPr/>
            </w:pPr>
            <w:r w:rsidDel="00000000" w:rsidR="00000000" w:rsidRPr="00000000">
              <w:rPr>
                <w:rtl w:val="0"/>
              </w:rPr>
            </w:r>
          </w:p>
          <w:p w:rsidR="00000000" w:rsidDel="00000000" w:rsidP="00000000" w:rsidRDefault="00000000" w:rsidRPr="00000000" w14:paraId="000022E2">
            <w:pPr>
              <w:spacing w:line="240" w:lineRule="auto"/>
              <w:rPr>
                <w:b w:val="1"/>
                <w:bCs w:val="1"/>
                <w:u w:val="single"/>
              </w:rPr>
            </w:pPr>
            <w:r w:rsidDel="00000000" w:rsidR="00000000" w:rsidRPr="00000000">
              <w:rPr>
                <w:b w:val="1"/>
                <w:bCs w:val="1"/>
                <w:u w:val="single"/>
                <w:rtl w:val="0"/>
              </w:rPr>
              <w:t xml:space="preserve">Facilitator Instructions:</w:t>
            </w:r>
          </w:p>
          <w:p w:rsidR="00000000" w:rsidDel="00000000" w:rsidP="00000000" w:rsidRDefault="00000000" w:rsidRPr="00000000" w14:paraId="000022E3">
            <w:pPr>
              <w:numPr>
                <w:ilvl w:val="0"/>
                <w:numId w:val="468"/>
              </w:numPr>
              <w:spacing w:line="240" w:lineRule="auto"/>
              <w:ind w:left="720" w:hanging="360"/>
            </w:pPr>
            <w:r w:rsidDel="00000000" w:rsidR="00000000" w:rsidRPr="00000000">
              <w:rPr>
                <w:rtl w:val="0"/>
              </w:rPr>
              <w:t xml:space="preserve">Introduction and Role Overview (10 minutes):</w:t>
            </w:r>
          </w:p>
          <w:p w:rsidR="00000000" w:rsidDel="00000000" w:rsidP="00000000" w:rsidRDefault="00000000" w:rsidRPr="00000000" w14:paraId="000022E4">
            <w:pPr>
              <w:numPr>
                <w:ilvl w:val="1"/>
                <w:numId w:val="468"/>
              </w:numPr>
              <w:spacing w:line="240" w:lineRule="auto"/>
              <w:ind w:left="1440" w:hanging="360"/>
            </w:pPr>
            <w:r w:rsidDel="00000000" w:rsidR="00000000" w:rsidRPr="00000000">
              <w:rPr>
                <w:rtl w:val="0"/>
              </w:rPr>
              <w:t xml:space="preserve">Provide an overview of the key roles of policy and decision-makers in addressing climate emotions.</w:t>
            </w:r>
          </w:p>
          <w:p w:rsidR="00000000" w:rsidDel="00000000" w:rsidP="00000000" w:rsidRDefault="00000000" w:rsidRPr="00000000" w14:paraId="000022E5">
            <w:pPr>
              <w:numPr>
                <w:ilvl w:val="1"/>
                <w:numId w:val="468"/>
              </w:numPr>
              <w:spacing w:line="240" w:lineRule="auto"/>
              <w:ind w:left="1440" w:hanging="360"/>
            </w:pPr>
            <w:r w:rsidDel="00000000" w:rsidR="00000000" w:rsidRPr="00000000">
              <w:rPr>
                <w:rtl w:val="0"/>
              </w:rPr>
              <w:t xml:space="preserve">Highlight the challenges (e.g., bridging knowledge and action, ensuring equity) and opportunities (e.g., fostering hope, scaling solutions).</w:t>
            </w:r>
          </w:p>
          <w:p w:rsidR="00000000" w:rsidDel="00000000" w:rsidP="00000000" w:rsidRDefault="00000000" w:rsidRPr="00000000" w14:paraId="000022E6">
            <w:pPr>
              <w:numPr>
                <w:ilvl w:val="0"/>
                <w:numId w:val="468"/>
              </w:numPr>
              <w:spacing w:line="240" w:lineRule="auto"/>
              <w:ind w:left="720" w:hanging="360"/>
            </w:pPr>
            <w:r w:rsidDel="00000000" w:rsidR="00000000" w:rsidRPr="00000000">
              <w:rPr>
                <w:rtl w:val="0"/>
              </w:rPr>
              <w:t xml:space="preserve">Scenario-Based Role Play (45 minutes):</w:t>
            </w:r>
          </w:p>
          <w:p w:rsidR="00000000" w:rsidDel="00000000" w:rsidP="00000000" w:rsidRDefault="00000000" w:rsidRPr="00000000" w14:paraId="000022E7">
            <w:pPr>
              <w:numPr>
                <w:ilvl w:val="1"/>
                <w:numId w:val="468"/>
              </w:numPr>
              <w:spacing w:line="240" w:lineRule="auto"/>
              <w:ind w:left="1440" w:hanging="360"/>
            </w:pPr>
            <w:r w:rsidDel="00000000" w:rsidR="00000000" w:rsidRPr="00000000">
              <w:rPr>
                <w:rtl w:val="0"/>
              </w:rPr>
              <w:t xml:space="preserve">Divide participants into small groups and assign each group a specific policy-making role (e.g., national government, local government, Indigenous leader, public health official).</w:t>
            </w:r>
          </w:p>
          <w:p w:rsidR="00000000" w:rsidDel="00000000" w:rsidP="00000000" w:rsidRDefault="00000000" w:rsidRPr="00000000" w14:paraId="000022E8">
            <w:pPr>
              <w:numPr>
                <w:ilvl w:val="1"/>
                <w:numId w:val="468"/>
              </w:numPr>
              <w:spacing w:line="240" w:lineRule="auto"/>
              <w:ind w:left="1440" w:hanging="360"/>
            </w:pPr>
            <w:r w:rsidDel="00000000" w:rsidR="00000000" w:rsidRPr="00000000">
              <w:rPr>
                <w:rtl w:val="0"/>
              </w:rPr>
              <w:t xml:space="preserve">Present a scenario: “Your community has faced repeated climate disasters, leading to high rates of eco-anxiety and climate-related trauma. Your team must propose a policy that addresses these issues while ensuring equity and resilience.”</w:t>
            </w:r>
          </w:p>
          <w:p w:rsidR="00000000" w:rsidDel="00000000" w:rsidP="00000000" w:rsidRDefault="00000000" w:rsidRPr="00000000" w14:paraId="000022E9">
            <w:pPr>
              <w:numPr>
                <w:ilvl w:val="1"/>
                <w:numId w:val="468"/>
              </w:numPr>
              <w:spacing w:line="240" w:lineRule="auto"/>
              <w:ind w:left="1440" w:hanging="360"/>
            </w:pPr>
            <w:r w:rsidDel="00000000" w:rsidR="00000000" w:rsidRPr="00000000">
              <w:rPr>
                <w:rtl w:val="0"/>
              </w:rPr>
              <w:t xml:space="preserve">Groups answer:</w:t>
            </w:r>
          </w:p>
          <w:p w:rsidR="00000000" w:rsidDel="00000000" w:rsidP="00000000" w:rsidRDefault="00000000" w:rsidRPr="00000000" w14:paraId="000022EA">
            <w:pPr>
              <w:numPr>
                <w:ilvl w:val="2"/>
                <w:numId w:val="468"/>
              </w:numPr>
              <w:spacing w:line="240" w:lineRule="auto"/>
              <w:ind w:left="2160" w:hanging="360"/>
            </w:pPr>
            <w:r w:rsidDel="00000000" w:rsidR="00000000" w:rsidRPr="00000000">
              <w:rPr>
                <w:rtl w:val="0"/>
              </w:rPr>
              <w:t xml:space="preserve">What are the key components of your policy?</w:t>
            </w:r>
          </w:p>
          <w:p w:rsidR="00000000" w:rsidDel="00000000" w:rsidP="00000000" w:rsidRDefault="00000000" w:rsidRPr="00000000" w14:paraId="000022EB">
            <w:pPr>
              <w:numPr>
                <w:ilvl w:val="2"/>
                <w:numId w:val="468"/>
              </w:numPr>
              <w:spacing w:line="240" w:lineRule="auto"/>
              <w:ind w:left="2160" w:hanging="360"/>
            </w:pPr>
            <w:r w:rsidDel="00000000" w:rsidR="00000000" w:rsidRPr="00000000">
              <w:rPr>
                <w:rtl w:val="0"/>
              </w:rPr>
              <w:t xml:space="preserve">How will you engage </w:t>
            </w:r>
            <w:r w:rsidDel="00000000" w:rsidR="00000000" w:rsidRPr="00000000">
              <w:rPr>
                <w:rtl w:val="0"/>
              </w:rPr>
              <w:t xml:space="preserve">vulnerable</w:t>
            </w:r>
            <w:r w:rsidDel="00000000" w:rsidR="00000000" w:rsidRPr="00000000">
              <w:rPr>
                <w:rtl w:val="0"/>
              </w:rPr>
              <w:t xml:space="preserve"> populations?</w:t>
            </w:r>
          </w:p>
          <w:p w:rsidR="00000000" w:rsidDel="00000000" w:rsidP="00000000" w:rsidRDefault="00000000" w:rsidRPr="00000000" w14:paraId="000022EC">
            <w:pPr>
              <w:numPr>
                <w:ilvl w:val="2"/>
                <w:numId w:val="468"/>
              </w:numPr>
              <w:spacing w:line="240" w:lineRule="auto"/>
              <w:ind w:left="2160" w:hanging="360"/>
            </w:pPr>
            <w:r w:rsidDel="00000000" w:rsidR="00000000" w:rsidRPr="00000000">
              <w:rPr>
                <w:rtl w:val="0"/>
              </w:rPr>
              <w:t xml:space="preserve">How will you balance urgency with long-term goals?</w:t>
            </w:r>
          </w:p>
          <w:p w:rsidR="00000000" w:rsidDel="00000000" w:rsidP="00000000" w:rsidRDefault="00000000" w:rsidRPr="00000000" w14:paraId="000022ED">
            <w:pPr>
              <w:numPr>
                <w:ilvl w:val="2"/>
                <w:numId w:val="468"/>
              </w:numPr>
              <w:spacing w:line="240" w:lineRule="auto"/>
              <w:ind w:left="2160" w:hanging="360"/>
            </w:pPr>
            <w:r w:rsidDel="00000000" w:rsidR="00000000" w:rsidRPr="00000000">
              <w:rPr>
                <w:rtl w:val="0"/>
              </w:rPr>
              <w:t xml:space="preserve">What communication strategies will build public trust?</w:t>
            </w:r>
          </w:p>
          <w:p w:rsidR="00000000" w:rsidDel="00000000" w:rsidP="00000000" w:rsidRDefault="00000000" w:rsidRPr="00000000" w14:paraId="000022EE">
            <w:pPr>
              <w:numPr>
                <w:ilvl w:val="0"/>
                <w:numId w:val="468"/>
              </w:numPr>
              <w:spacing w:line="240" w:lineRule="auto"/>
              <w:ind w:left="720" w:hanging="360"/>
            </w:pPr>
            <w:r w:rsidDel="00000000" w:rsidR="00000000" w:rsidRPr="00000000">
              <w:rPr>
                <w:rtl w:val="0"/>
              </w:rPr>
              <w:t xml:space="preserve">Policy Presentations (20 minutes):</w:t>
            </w:r>
          </w:p>
          <w:p w:rsidR="00000000" w:rsidDel="00000000" w:rsidP="00000000" w:rsidRDefault="00000000" w:rsidRPr="00000000" w14:paraId="000022EF">
            <w:pPr>
              <w:numPr>
                <w:ilvl w:val="1"/>
                <w:numId w:val="468"/>
              </w:numPr>
              <w:spacing w:line="240" w:lineRule="auto"/>
              <w:ind w:left="1440" w:hanging="360"/>
            </w:pPr>
            <w:r w:rsidDel="00000000" w:rsidR="00000000" w:rsidRPr="00000000">
              <w:rPr>
                <w:rtl w:val="0"/>
              </w:rPr>
              <w:t xml:space="preserve">Each group presents their policy to the larger group, focusing on how it addresses mental health, equity, and community resilience.</w:t>
            </w:r>
          </w:p>
          <w:p w:rsidR="00000000" w:rsidDel="00000000" w:rsidP="00000000" w:rsidRDefault="00000000" w:rsidRPr="00000000" w14:paraId="000022F0">
            <w:pPr>
              <w:numPr>
                <w:ilvl w:val="0"/>
                <w:numId w:val="468"/>
              </w:numPr>
              <w:spacing w:line="240" w:lineRule="auto"/>
              <w:ind w:left="720" w:hanging="360"/>
            </w:pPr>
            <w:r w:rsidDel="00000000" w:rsidR="00000000" w:rsidRPr="00000000">
              <w:rPr>
                <w:rtl w:val="0"/>
              </w:rPr>
              <w:t xml:space="preserve">Discussion and Debrief (15 minutes):</w:t>
            </w:r>
          </w:p>
          <w:p w:rsidR="00000000" w:rsidDel="00000000" w:rsidP="00000000" w:rsidRDefault="00000000" w:rsidRPr="00000000" w14:paraId="000022F1">
            <w:pPr>
              <w:numPr>
                <w:ilvl w:val="1"/>
                <w:numId w:val="468"/>
              </w:numPr>
              <w:spacing w:line="240" w:lineRule="auto"/>
              <w:ind w:left="1440" w:hanging="360"/>
            </w:pPr>
            <w:r w:rsidDel="00000000" w:rsidR="00000000" w:rsidRPr="00000000">
              <w:rPr>
                <w:rtl w:val="0"/>
              </w:rPr>
              <w:t xml:space="preserve">Facilitator guides a discussion:</w:t>
            </w:r>
          </w:p>
          <w:p w:rsidR="00000000" w:rsidDel="00000000" w:rsidP="00000000" w:rsidRDefault="00000000" w:rsidRPr="00000000" w14:paraId="000022F2">
            <w:pPr>
              <w:numPr>
                <w:ilvl w:val="2"/>
                <w:numId w:val="468"/>
              </w:numPr>
              <w:spacing w:line="240" w:lineRule="auto"/>
              <w:ind w:left="2160" w:hanging="360"/>
            </w:pPr>
            <w:r w:rsidDel="00000000" w:rsidR="00000000" w:rsidRPr="00000000">
              <w:rPr>
                <w:rtl w:val="0"/>
              </w:rPr>
              <w:t xml:space="preserve">What common themes emerged across policies?</w:t>
            </w:r>
          </w:p>
          <w:p w:rsidR="00000000" w:rsidDel="00000000" w:rsidP="00000000" w:rsidRDefault="00000000" w:rsidRPr="00000000" w14:paraId="000022F3">
            <w:pPr>
              <w:numPr>
                <w:ilvl w:val="2"/>
                <w:numId w:val="468"/>
              </w:numPr>
              <w:spacing w:line="240" w:lineRule="auto"/>
              <w:ind w:left="2160" w:hanging="360"/>
            </w:pPr>
            <w:r w:rsidDel="00000000" w:rsidR="00000000" w:rsidRPr="00000000">
              <w:rPr>
                <w:rtl w:val="0"/>
              </w:rPr>
              <w:t xml:space="preserve">What challenges were most difficult to address?</w:t>
            </w:r>
          </w:p>
          <w:p w:rsidR="00000000" w:rsidDel="00000000" w:rsidP="00000000" w:rsidRDefault="00000000" w:rsidRPr="00000000" w14:paraId="000022F4">
            <w:pPr>
              <w:numPr>
                <w:ilvl w:val="2"/>
                <w:numId w:val="468"/>
              </w:numPr>
              <w:spacing w:line="240" w:lineRule="auto"/>
              <w:ind w:left="2160" w:hanging="360"/>
            </w:pPr>
            <w:r w:rsidDel="00000000" w:rsidR="00000000" w:rsidRPr="00000000">
              <w:rPr>
                <w:rtl w:val="0"/>
              </w:rPr>
              <w:t xml:space="preserve">How can policy-makers better incorporate mental health and equity into climate action?</w:t>
            </w:r>
          </w:p>
          <w:p w:rsidR="00000000" w:rsidDel="00000000" w:rsidP="00000000" w:rsidRDefault="00000000" w:rsidRPr="00000000" w14:paraId="000022F5">
            <w:pPr>
              <w:spacing w:line="240" w:lineRule="auto"/>
              <w:rPr>
                <w:b w:val="1"/>
                <w:bCs w:val="1"/>
              </w:rPr>
            </w:pPr>
            <w:r w:rsidDel="00000000" w:rsidR="00000000" w:rsidRPr="00000000">
              <w:rPr>
                <w:b w:val="1"/>
                <w:bCs w:val="1"/>
                <w:rtl w:val="0"/>
              </w:rPr>
              <w:t xml:space="preserve">Optional Extensions:</w:t>
            </w:r>
          </w:p>
          <w:p w:rsidR="00000000" w:rsidDel="00000000" w:rsidP="00000000" w:rsidRDefault="00000000" w:rsidRPr="00000000" w14:paraId="000022F6">
            <w:pPr>
              <w:numPr>
                <w:ilvl w:val="0"/>
                <w:numId w:val="361"/>
              </w:numPr>
              <w:spacing w:line="240" w:lineRule="auto"/>
              <w:ind w:left="720" w:hanging="360"/>
            </w:pPr>
            <w:r w:rsidDel="00000000" w:rsidR="00000000" w:rsidRPr="00000000">
              <w:rPr>
                <w:rtl w:val="0"/>
              </w:rPr>
              <w:t xml:space="preserve">Stakeholder Mapping:</w:t>
            </w:r>
          </w:p>
          <w:p w:rsidR="00000000" w:rsidDel="00000000" w:rsidP="00000000" w:rsidRDefault="00000000" w:rsidRPr="00000000" w14:paraId="000022F7">
            <w:pPr>
              <w:numPr>
                <w:ilvl w:val="1"/>
                <w:numId w:val="361"/>
              </w:numPr>
              <w:spacing w:line="240" w:lineRule="auto"/>
              <w:ind w:left="1440" w:hanging="360"/>
            </w:pPr>
            <w:r w:rsidDel="00000000" w:rsidR="00000000" w:rsidRPr="00000000">
              <w:rPr>
                <w:rtl w:val="0"/>
              </w:rPr>
              <w:t xml:space="preserve">Identify stakeholders (e.g.,</w:t>
            </w:r>
            <w:r w:rsidDel="00000000" w:rsidR="00000000" w:rsidRPr="00000000">
              <w:rPr>
                <w:rtl w:val="0"/>
              </w:rPr>
              <w:t xml:space="preserve"> vulnerable</w:t>
            </w:r>
            <w:r w:rsidDel="00000000" w:rsidR="00000000" w:rsidRPr="00000000">
              <w:rPr>
                <w:rtl w:val="0"/>
              </w:rPr>
              <w:t xml:space="preserve"> populations, advocacy groups) and discuss how to engage them in policy design.</w:t>
            </w:r>
          </w:p>
          <w:p w:rsidR="00000000" w:rsidDel="00000000" w:rsidP="00000000" w:rsidRDefault="00000000" w:rsidRPr="00000000" w14:paraId="000022F8">
            <w:pPr>
              <w:numPr>
                <w:ilvl w:val="0"/>
                <w:numId w:val="361"/>
              </w:numPr>
              <w:spacing w:line="240" w:lineRule="auto"/>
              <w:ind w:left="720" w:hanging="360"/>
            </w:pPr>
            <w:r w:rsidDel="00000000" w:rsidR="00000000" w:rsidRPr="00000000">
              <w:rPr>
                <w:rtl w:val="0"/>
              </w:rPr>
              <w:t xml:space="preserve">Advocacy Plan:</w:t>
            </w:r>
          </w:p>
          <w:p w:rsidR="00000000" w:rsidDel="00000000" w:rsidP="00000000" w:rsidRDefault="00000000" w:rsidRPr="00000000" w14:paraId="000022F9">
            <w:pPr>
              <w:numPr>
                <w:ilvl w:val="1"/>
                <w:numId w:val="361"/>
              </w:numPr>
              <w:spacing w:line="240" w:lineRule="auto"/>
              <w:ind w:left="1440" w:hanging="360"/>
            </w:pPr>
            <w:r w:rsidDel="00000000" w:rsidR="00000000" w:rsidRPr="00000000">
              <w:rPr>
                <w:rtl w:val="0"/>
              </w:rPr>
              <w:t xml:space="preserve">Develop a plan for advocating the proposed policy to higher levels of government or international bodies.</w:t>
            </w:r>
          </w:p>
          <w:p w:rsidR="00000000" w:rsidDel="00000000" w:rsidP="00000000" w:rsidRDefault="00000000" w:rsidRPr="00000000" w14:paraId="000022FA">
            <w:pPr>
              <w:numPr>
                <w:ilvl w:val="0"/>
                <w:numId w:val="361"/>
              </w:numPr>
              <w:spacing w:line="240" w:lineRule="auto"/>
              <w:ind w:left="720" w:hanging="360"/>
            </w:pPr>
            <w:r w:rsidDel="00000000" w:rsidR="00000000" w:rsidRPr="00000000">
              <w:rPr>
                <w:rtl w:val="0"/>
              </w:rPr>
              <w:t xml:space="preserve">Interactive Simulation:</w:t>
            </w:r>
          </w:p>
          <w:p w:rsidR="00000000" w:rsidDel="00000000" w:rsidP="00000000" w:rsidRDefault="00000000" w:rsidRPr="00000000" w14:paraId="000022FB">
            <w:pPr>
              <w:numPr>
                <w:ilvl w:val="1"/>
                <w:numId w:val="361"/>
              </w:numPr>
              <w:spacing w:line="240" w:lineRule="auto"/>
              <w:ind w:left="1440" w:hanging="360"/>
            </w:pPr>
            <w:r w:rsidDel="00000000" w:rsidR="00000000" w:rsidRPr="00000000">
              <w:rPr>
                <w:rtl w:val="0"/>
              </w:rPr>
              <w:t xml:space="preserve">Participants act as opposing stakeholders debating a policy proposal, such as fossil fuel subsidies versus green mental health initiatives.</w:t>
            </w:r>
          </w:p>
        </w:tc>
      </w:tr>
      <w:tr>
        <w:trPr>
          <w:cantSplit w:val="0"/>
          <w:tblHeader w:val="0"/>
        </w:trPr>
        <w:tc>
          <w:tcPr>
            <w:shd w:fill="d5a6bd" w:val="clear"/>
          </w:tcPr>
          <w:p w:rsidR="00000000" w:rsidDel="00000000" w:rsidP="00000000" w:rsidRDefault="00000000" w:rsidRPr="00000000" w14:paraId="000022FC">
            <w:pPr>
              <w:widowControl w:val="0"/>
              <w:spacing w:line="240" w:lineRule="auto"/>
              <w:rPr>
                <w:b w:val="1"/>
                <w:bCs w:val="1"/>
              </w:rPr>
            </w:pPr>
            <w:r w:rsidDel="00000000" w:rsidR="00000000" w:rsidRPr="00000000">
              <w:rPr>
                <w:b w:val="1"/>
                <w:bCs w:val="1"/>
                <w:rtl w:val="0"/>
              </w:rPr>
              <w:t xml:space="preserve">References/Citations</w:t>
            </w:r>
          </w:p>
        </w:tc>
        <w:tc>
          <w:tcPr>
            <w:shd w:fill="ead1dc" w:val="clear"/>
          </w:tcPr>
          <w:p w:rsidR="00000000" w:rsidDel="00000000" w:rsidP="00000000" w:rsidRDefault="00000000" w:rsidRPr="00000000" w14:paraId="000022FD">
            <w:pPr>
              <w:widowControl w:val="0"/>
              <w:numPr>
                <w:ilvl w:val="0"/>
                <w:numId w:val="410"/>
              </w:numPr>
              <w:spacing w:line="240" w:lineRule="auto"/>
              <w:ind w:left="720" w:hanging="360"/>
            </w:pPr>
            <w:r w:rsidDel="00000000" w:rsidR="00000000" w:rsidRPr="00000000">
              <w:rPr>
                <w:rtl w:val="0"/>
              </w:rPr>
              <w:t xml:space="preserve">Alford, J., Massazza, A., Jennings, N. R., &amp; Lawrance, E. (2023). Developing global recommendations for action on climate change and mental health across sectors: A Delphi-style study. The Journal of Climate Change and Health, 12, 100252. </w:t>
            </w:r>
            <w:hyperlink r:id="rId1134">
              <w:r w:rsidDel="00000000" w:rsidR="00000000" w:rsidRPr="00000000">
                <w:rPr>
                  <w:color w:val="1155cc"/>
                  <w:u w:val="single"/>
                  <w:rtl w:val="0"/>
                </w:rPr>
                <w:t xml:space="preserve">https://doi.org/10.1016/j.joclim.2023.100252</w:t>
              </w:r>
            </w:hyperlink>
            <w:r w:rsidDel="00000000" w:rsidR="00000000" w:rsidRPr="00000000">
              <w:rPr>
                <w:rtl w:val="0"/>
              </w:rPr>
            </w:r>
          </w:p>
          <w:p w:rsidR="00000000" w:rsidDel="00000000" w:rsidP="00000000" w:rsidRDefault="00000000" w:rsidRPr="00000000" w14:paraId="000022FE">
            <w:pPr>
              <w:widowControl w:val="0"/>
              <w:spacing w:line="240" w:lineRule="auto"/>
              <w:rPr/>
            </w:pPr>
            <w:r w:rsidDel="00000000" w:rsidR="00000000" w:rsidRPr="00000000">
              <w:rPr>
                <w:rtl w:val="0"/>
              </w:rPr>
            </w:r>
          </w:p>
          <w:p w:rsidR="00000000" w:rsidDel="00000000" w:rsidP="00000000" w:rsidRDefault="00000000" w:rsidRPr="00000000" w14:paraId="000022FF">
            <w:pPr>
              <w:widowControl w:val="0"/>
              <w:numPr>
                <w:ilvl w:val="0"/>
                <w:numId w:val="410"/>
              </w:numPr>
              <w:spacing w:line="240" w:lineRule="auto"/>
              <w:ind w:left="720" w:hanging="360"/>
            </w:pPr>
            <w:r w:rsidDel="00000000" w:rsidR="00000000" w:rsidRPr="00000000">
              <w:rPr>
                <w:rtl w:val="0"/>
              </w:rPr>
              <w:t xml:space="preserve">Heeren, A., &amp; Asmundson, G. J. G. (2023). Understanding climate anxiety: What decision-makers, health care providers, and the mental health community need to know to promote adaptive coping. Journal of Anxiety Disorders, 93, 102654. </w:t>
            </w:r>
            <w:hyperlink r:id="rId1135">
              <w:r w:rsidDel="00000000" w:rsidR="00000000" w:rsidRPr="00000000">
                <w:rPr>
                  <w:color w:val="1155cc"/>
                  <w:u w:val="single"/>
                  <w:rtl w:val="0"/>
                </w:rPr>
                <w:t xml:space="preserve">https://doi.org/10.1016/j.janxdis.2022.102654</w:t>
              </w:r>
            </w:hyperlink>
            <w:r w:rsidDel="00000000" w:rsidR="00000000" w:rsidRPr="00000000">
              <w:rPr>
                <w:rtl w:val="0"/>
              </w:rPr>
            </w:r>
          </w:p>
          <w:p w:rsidR="00000000" w:rsidDel="00000000" w:rsidP="00000000" w:rsidRDefault="00000000" w:rsidRPr="00000000" w14:paraId="00002300">
            <w:pPr>
              <w:widowControl w:val="0"/>
              <w:spacing w:line="240" w:lineRule="auto"/>
              <w:rPr/>
            </w:pPr>
            <w:r w:rsidDel="00000000" w:rsidR="00000000" w:rsidRPr="00000000">
              <w:rPr>
                <w:rtl w:val="0"/>
              </w:rPr>
            </w:r>
          </w:p>
          <w:p w:rsidR="00000000" w:rsidDel="00000000" w:rsidP="00000000" w:rsidRDefault="00000000" w:rsidRPr="00000000" w14:paraId="00002301">
            <w:pPr>
              <w:widowControl w:val="0"/>
              <w:numPr>
                <w:ilvl w:val="0"/>
                <w:numId w:val="410"/>
              </w:numPr>
              <w:spacing w:line="240" w:lineRule="auto"/>
              <w:ind w:left="720" w:hanging="360"/>
            </w:pPr>
            <w:r w:rsidDel="00000000" w:rsidR="00000000" w:rsidRPr="00000000">
              <w:rPr>
                <w:rtl w:val="0"/>
              </w:rPr>
              <w:t xml:space="preserve">Turnpenny, J., &amp; Alexander, M. (2024). Addressing risks to mental health from climate change: A policy capacity analysis of England. Climate Policy, 24(9), 1211–1224. </w:t>
            </w:r>
            <w:hyperlink r:id="rId1136">
              <w:r w:rsidDel="00000000" w:rsidR="00000000" w:rsidRPr="00000000">
                <w:rPr>
                  <w:color w:val="1155cc"/>
                  <w:u w:val="single"/>
                  <w:rtl w:val="0"/>
                </w:rPr>
                <w:t xml:space="preserve">https://doi.org/10.1080/14693062.2024.2362848</w:t>
              </w:r>
            </w:hyperlink>
            <w:r w:rsidDel="00000000" w:rsidR="00000000" w:rsidRPr="00000000">
              <w:rPr>
                <w:rtl w:val="0"/>
              </w:rPr>
            </w:r>
          </w:p>
          <w:p w:rsidR="00000000" w:rsidDel="00000000" w:rsidP="00000000" w:rsidRDefault="00000000" w:rsidRPr="00000000" w14:paraId="00002302">
            <w:pPr>
              <w:widowControl w:val="0"/>
              <w:spacing w:line="240" w:lineRule="auto"/>
              <w:rPr/>
            </w:pPr>
            <w:r w:rsidDel="00000000" w:rsidR="00000000" w:rsidRPr="00000000">
              <w:rPr>
                <w:rtl w:val="0"/>
              </w:rPr>
            </w:r>
          </w:p>
        </w:tc>
      </w:tr>
    </w:tbl>
    <w:p w:rsidR="00000000" w:rsidDel="00000000" w:rsidP="00000000" w:rsidRDefault="00000000" w:rsidRPr="00000000" w14:paraId="00002303">
      <w:pPr>
        <w:rPr/>
        <w:sectPr>
          <w:headerReference r:id="rId1137" w:type="default"/>
          <w:footerReference r:id="rId1138"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23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39" w:type="default"/>
          <w:footerReference r:id="rId1140" w:type="default"/>
          <w:type w:val="nextPage"/>
          <w:pgSz w:h="12240" w:w="15840" w:orient="landscape"/>
          <w:pgMar w:bottom="1440.0000000000002" w:top="1440.0000000000002" w:left="1440.0000000000002" w:right="1440.0000000000002" w:header="720" w:footer="720"/>
          <w:pgNumType w:start="1"/>
        </w:sectPr>
      </w:pPr>
      <w:bookmarkStart w:colFirst="0" w:colLast="0" w:name="_dt1qkhk40bv2" w:id="525"/>
      <w:bookmarkEnd w:id="5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Quiz 5</w:t>
      </w:r>
      <w:r w:rsidDel="00000000" w:rsidR="00000000" w:rsidRPr="00000000">
        <w:rPr>
          <w:rtl w:val="0"/>
        </w:rPr>
      </w:r>
    </w:p>
    <w:p w:rsidR="00000000" w:rsidDel="00000000" w:rsidP="00000000" w:rsidRDefault="00000000" w:rsidRPr="00000000" w14:paraId="00002305">
      <w:pPr>
        <w:pStyle w:val="Heading1"/>
        <w:spacing w:after="240" w:before="240" w:lineRule="auto"/>
        <w:rPr>
          <w:b w:val="0"/>
          <w:bCs w:val="0"/>
        </w:rPr>
      </w:pPr>
      <w:bookmarkStart w:colFirst="0" w:colLast="0" w:name="_pvdllhha07uu" w:id="526"/>
      <w:bookmarkEnd w:id="526"/>
      <w:r w:rsidDel="00000000" w:rsidR="00000000" w:rsidRPr="00000000">
        <w:rPr>
          <w:rtl w:val="0"/>
        </w:rPr>
        <w:t xml:space="preserve">Quiz 5</w:t>
      </w:r>
      <w:r w:rsidDel="00000000" w:rsidR="00000000" w:rsidRPr="00000000">
        <w:rPr>
          <w:rtl w:val="0"/>
        </w:rPr>
      </w:r>
    </w:p>
    <w:tbl>
      <w:tblPr>
        <w:tblStyle w:val="Table268"/>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2306">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2307">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2308">
            <w:pPr>
              <w:widowControl w:val="0"/>
              <w:numPr>
                <w:ilvl w:val="0"/>
                <w:numId w:val="404"/>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2309">
            <w:pPr>
              <w:widowControl w:val="0"/>
              <w:numPr>
                <w:ilvl w:val="0"/>
                <w:numId w:val="404"/>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230A">
            <w:pPr>
              <w:widowControl w:val="0"/>
              <w:numPr>
                <w:ilvl w:val="0"/>
                <w:numId w:val="404"/>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230B">
            <w:pPr>
              <w:widowControl w:val="0"/>
              <w:numPr>
                <w:ilvl w:val="0"/>
                <w:numId w:val="404"/>
              </w:numPr>
              <w:spacing w:line="240" w:lineRule="auto"/>
              <w:ind w:left="720" w:hanging="360"/>
            </w:pPr>
            <w:ins w:author="Mike Marchand" w:id="692" w:date="2025-12-15T03:33:40Z">
              <w:r w:rsidDel="00000000" w:rsidR="00000000" w:rsidRPr="00000000">
                <w:rPr>
                  <w:rtl w:val="0"/>
                </w:rPr>
                <w:t xml:space="preserve">Michael Marchand, sqilxw, syilx Nation - Cultural Safety Consultant  </w:t>
              </w:r>
            </w:ins>
            <w:del w:author="Mike Marchand" w:id="692" w:date="2025-12-15T03:33:40Z">
              <w:r w:rsidDel="00000000" w:rsidR="00000000" w:rsidRPr="00000000">
                <w:rPr>
                  <w:rtl w:val="0"/>
                </w:rPr>
                <w:delText xml:space="preserve"> </w:delText>
              </w:r>
            </w:del>
            <w:r w:rsidDel="00000000" w:rsidR="00000000" w:rsidRPr="00000000">
              <w:rPr>
                <w:rtl w:val="0"/>
              </w:rPr>
            </w:r>
          </w:p>
          <w:p w:rsidR="00000000" w:rsidDel="00000000" w:rsidP="00000000" w:rsidRDefault="00000000" w:rsidRPr="00000000" w14:paraId="0000230C">
            <w:pPr>
              <w:widowControl w:val="0"/>
              <w:numPr>
                <w:ilvl w:val="0"/>
                <w:numId w:val="404"/>
              </w:numPr>
              <w:spacing w:line="240" w:lineRule="auto"/>
              <w:ind w:left="720" w:hanging="360"/>
            </w:pPr>
            <w:r w:rsidDel="00000000" w:rsidR="00000000" w:rsidRPr="00000000">
              <w:rPr>
                <w:rtl w:val="0"/>
              </w:rPr>
              <w:t xml:space="preserve"> </w:t>
            </w:r>
          </w:p>
          <w:p w:rsidR="00000000" w:rsidDel="00000000" w:rsidP="00000000" w:rsidRDefault="00000000" w:rsidRPr="00000000" w14:paraId="0000230D">
            <w:pPr>
              <w:widowControl w:val="0"/>
              <w:numPr>
                <w:ilvl w:val="0"/>
                <w:numId w:val="404"/>
              </w:numPr>
              <w:spacing w:line="240" w:lineRule="auto"/>
              <w:ind w:left="720" w:hanging="360"/>
            </w:pPr>
            <w:r w:rsidDel="00000000" w:rsidR="00000000" w:rsidRPr="00000000">
              <w:rPr>
                <w:rtl w:val="0"/>
              </w:rPr>
            </w:r>
          </w:p>
        </w:tc>
      </w:tr>
    </w:tbl>
    <w:p w:rsidR="00000000" w:rsidDel="00000000" w:rsidP="00000000" w:rsidRDefault="00000000" w:rsidRPr="00000000" w14:paraId="0000230E">
      <w:pPr>
        <w:spacing w:after="240" w:before="240" w:lineRule="auto"/>
        <w:rPr/>
      </w:pPr>
      <w:r w:rsidDel="00000000" w:rsidR="00000000" w:rsidRPr="00000000">
        <w:rPr>
          <w:rtl w:val="0"/>
        </w:rPr>
      </w:r>
    </w:p>
    <w:tbl>
      <w:tblPr>
        <w:tblStyle w:val="Table269"/>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230F">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2310">
            <w:pPr>
              <w:widowControl w:val="0"/>
              <w:spacing w:after="240" w:before="240" w:line="240" w:lineRule="auto"/>
              <w:rPr/>
            </w:pPr>
            <w:r w:rsidDel="00000000" w:rsidR="00000000" w:rsidRPr="00000000">
              <w:rPr>
                <w:rtl w:val="0"/>
              </w:rPr>
              <w:t xml:space="preserve">You've now completed the fifth and final section of our course! Great job, its amazing to see you join the ranks of those who've committed to making it this far! Before we move on to our closing remarks and final knowledge assessment, lets test your knowledge on the content presented in this section.</w:t>
            </w:r>
          </w:p>
        </w:tc>
      </w:tr>
      <w:tr>
        <w:trPr>
          <w:cantSplit w:val="0"/>
          <w:tblHeader w:val="0"/>
        </w:trPr>
        <w:tc>
          <w:tcPr>
            <w:shd w:fill="ea9999" w:val="clear"/>
          </w:tcPr>
          <w:p w:rsidR="00000000" w:rsidDel="00000000" w:rsidP="00000000" w:rsidRDefault="00000000" w:rsidRPr="00000000" w14:paraId="00002311">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2312">
            <w:pPr>
              <w:rPr/>
            </w:pPr>
            <w:r w:rsidDel="00000000" w:rsidR="00000000" w:rsidRPr="00000000">
              <w:rPr>
                <w:rtl w:val="0"/>
              </w:rPr>
              <w:t xml:space="preserve">Fantastic work completing Section 5! You’re making amazing progress. Take the quiz below to solidify your understanding and revisit key concepts from this section!</w:t>
            </w:r>
          </w:p>
          <w:p w:rsidR="00000000" w:rsidDel="00000000" w:rsidP="00000000" w:rsidRDefault="00000000" w:rsidRPr="00000000" w14:paraId="00002313">
            <w:pPr>
              <w:rPr/>
            </w:pPr>
            <w:r w:rsidDel="00000000" w:rsidR="00000000" w:rsidRPr="00000000">
              <w:rPr>
                <w:rtl w:val="0"/>
              </w:rPr>
            </w:r>
          </w:p>
          <w:p w:rsidR="00000000" w:rsidDel="00000000" w:rsidP="00000000" w:rsidRDefault="00000000" w:rsidRPr="00000000" w14:paraId="00002314">
            <w:pPr>
              <w:rPr>
                <w:b w:val="1"/>
                <w:bCs w:val="1"/>
              </w:rPr>
            </w:pPr>
            <w:r w:rsidDel="00000000" w:rsidR="00000000" w:rsidRPr="00000000">
              <w:rPr>
                <w:b w:val="1"/>
                <w:bCs w:val="1"/>
                <w:rtl w:val="0"/>
              </w:rPr>
              <w:t xml:space="preserve">1. Which statement best reflects the concept of a “whole-of-society” approach to addressing climate change</w:t>
            </w:r>
          </w:p>
          <w:p w:rsidR="00000000" w:rsidDel="00000000" w:rsidP="00000000" w:rsidRDefault="00000000" w:rsidRPr="00000000" w14:paraId="00002315">
            <w:pPr>
              <w:numPr>
                <w:ilvl w:val="0"/>
                <w:numId w:val="51"/>
              </w:numPr>
              <w:ind w:left="720" w:hanging="360"/>
            </w:pPr>
            <w:r w:rsidDel="00000000" w:rsidR="00000000" w:rsidRPr="00000000">
              <w:rPr>
                <w:rtl w:val="0"/>
              </w:rPr>
              <w:t xml:space="preserve"> It focuses solely on health sectors providing solutions for climate-related challenges.</w:t>
            </w:r>
          </w:p>
          <w:p w:rsidR="00000000" w:rsidDel="00000000" w:rsidP="00000000" w:rsidRDefault="00000000" w:rsidRPr="00000000" w14:paraId="00002316">
            <w:pPr>
              <w:numPr>
                <w:ilvl w:val="0"/>
                <w:numId w:val="51"/>
              </w:numPr>
              <w:ind w:left="720" w:hanging="360"/>
            </w:pPr>
            <w:r w:rsidDel="00000000" w:rsidR="00000000" w:rsidRPr="00000000">
              <w:rPr>
                <w:rtl w:val="0"/>
              </w:rPr>
              <w:t xml:space="preserve">It requires only environmental scientists to drive policy changes and solutions.</w:t>
            </w:r>
          </w:p>
          <w:p w:rsidR="00000000" w:rsidDel="00000000" w:rsidP="00000000" w:rsidRDefault="00000000" w:rsidRPr="00000000" w14:paraId="00002317">
            <w:pPr>
              <w:numPr>
                <w:ilvl w:val="0"/>
                <w:numId w:val="51"/>
              </w:numPr>
              <w:ind w:left="720" w:hanging="360"/>
            </w:pPr>
            <w:r w:rsidDel="00000000" w:rsidR="00000000" w:rsidRPr="00000000">
              <w:rPr>
                <w:rtl w:val="0"/>
              </w:rPr>
              <w:t xml:space="preserve">It integrates efforts from community and across all sectors—health, education, media, governance, etc.—to create coordinated, equitable climate adaptation.</w:t>
            </w:r>
          </w:p>
          <w:p w:rsidR="00000000" w:rsidDel="00000000" w:rsidP="00000000" w:rsidRDefault="00000000" w:rsidRPr="00000000" w14:paraId="00002318">
            <w:pPr>
              <w:numPr>
                <w:ilvl w:val="0"/>
                <w:numId w:val="51"/>
              </w:numPr>
              <w:ind w:left="720" w:hanging="360"/>
            </w:pPr>
            <w:r w:rsidDel="00000000" w:rsidR="00000000" w:rsidRPr="00000000">
              <w:rPr>
                <w:rtl w:val="0"/>
              </w:rPr>
              <w:t xml:space="preserve">It emphasizes technological innovations alone to reduce carbon emissions.</w:t>
            </w:r>
          </w:p>
          <w:p w:rsidR="00000000" w:rsidDel="00000000" w:rsidP="00000000" w:rsidRDefault="00000000" w:rsidRPr="00000000" w14:paraId="00002319">
            <w:pPr>
              <w:rPr/>
            </w:pPr>
            <w:r w:rsidDel="00000000" w:rsidR="00000000" w:rsidRPr="00000000">
              <w:rPr>
                <w:rtl w:val="0"/>
              </w:rPr>
            </w:r>
          </w:p>
          <w:p w:rsidR="00000000" w:rsidDel="00000000" w:rsidP="00000000" w:rsidRDefault="00000000" w:rsidRPr="00000000" w14:paraId="0000231A">
            <w:pPr>
              <w:rPr>
                <w:b w:val="1"/>
                <w:bCs w:val="1"/>
              </w:rPr>
            </w:pPr>
            <w:r w:rsidDel="00000000" w:rsidR="00000000" w:rsidRPr="00000000">
              <w:rPr>
                <w:b w:val="1"/>
                <w:bCs w:val="1"/>
                <w:rtl w:val="0"/>
              </w:rPr>
              <w:t xml:space="preserve">2. According to the content, why are educators uniquely positioned to support students’ climate-related mental health?</w:t>
            </w:r>
          </w:p>
          <w:p w:rsidR="00000000" w:rsidDel="00000000" w:rsidP="00000000" w:rsidRDefault="00000000" w:rsidRPr="00000000" w14:paraId="0000231B">
            <w:pPr>
              <w:numPr>
                <w:ilvl w:val="0"/>
                <w:numId w:val="485"/>
              </w:numPr>
              <w:ind w:left="720" w:hanging="360"/>
            </w:pPr>
            <w:r w:rsidDel="00000000" w:rsidR="00000000" w:rsidRPr="00000000">
              <w:rPr>
                <w:rtl w:val="0"/>
              </w:rPr>
              <w:t xml:space="preserve"> Educators only teach facts and are not concerned with emotional well-being.</w:t>
            </w:r>
          </w:p>
          <w:p w:rsidR="00000000" w:rsidDel="00000000" w:rsidP="00000000" w:rsidRDefault="00000000" w:rsidRPr="00000000" w14:paraId="0000231C">
            <w:pPr>
              <w:numPr>
                <w:ilvl w:val="0"/>
                <w:numId w:val="485"/>
              </w:numPr>
              <w:ind w:left="720" w:hanging="360"/>
            </w:pPr>
            <w:r w:rsidDel="00000000" w:rsidR="00000000" w:rsidRPr="00000000">
              <w:rPr>
                <w:rtl w:val="0"/>
              </w:rPr>
              <w:t xml:space="preserve">Educators primarily focus on activism and protests outside the classroom.</w:t>
            </w:r>
          </w:p>
          <w:p w:rsidR="00000000" w:rsidDel="00000000" w:rsidP="00000000" w:rsidRDefault="00000000" w:rsidRPr="00000000" w14:paraId="0000231D">
            <w:pPr>
              <w:numPr>
                <w:ilvl w:val="0"/>
                <w:numId w:val="485"/>
              </w:numPr>
              <w:ind w:left="720" w:hanging="360"/>
            </w:pPr>
            <w:r w:rsidDel="00000000" w:rsidR="00000000" w:rsidRPr="00000000">
              <w:rPr>
                <w:rtl w:val="0"/>
              </w:rPr>
              <w:t xml:space="preserve">They can integrate climate literacy with social-emotional learning, helping students process eco-anxiety and grief in a supportive environment.</w:t>
            </w:r>
          </w:p>
          <w:p w:rsidR="00000000" w:rsidDel="00000000" w:rsidP="00000000" w:rsidRDefault="00000000" w:rsidRPr="00000000" w14:paraId="0000231E">
            <w:pPr>
              <w:numPr>
                <w:ilvl w:val="0"/>
                <w:numId w:val="485"/>
              </w:numPr>
              <w:ind w:left="720" w:hanging="360"/>
            </w:pPr>
            <w:r w:rsidDel="00000000" w:rsidR="00000000" w:rsidRPr="00000000">
              <w:rPr>
                <w:rtl w:val="0"/>
              </w:rPr>
              <w:t xml:space="preserve">They are not responsible for addressing mental health and should refer every concern to healthcare providers.</w:t>
            </w:r>
          </w:p>
          <w:p w:rsidR="00000000" w:rsidDel="00000000" w:rsidP="00000000" w:rsidRDefault="00000000" w:rsidRPr="00000000" w14:paraId="0000231F">
            <w:pPr>
              <w:rPr/>
            </w:pPr>
            <w:r w:rsidDel="00000000" w:rsidR="00000000" w:rsidRPr="00000000">
              <w:rPr>
                <w:rtl w:val="0"/>
              </w:rPr>
            </w:r>
          </w:p>
          <w:p w:rsidR="00000000" w:rsidDel="00000000" w:rsidP="00000000" w:rsidRDefault="00000000" w:rsidRPr="00000000" w14:paraId="00002320">
            <w:pPr>
              <w:rPr>
                <w:b w:val="1"/>
                <w:bCs w:val="1"/>
              </w:rPr>
            </w:pPr>
            <w:r w:rsidDel="00000000" w:rsidR="00000000" w:rsidRPr="00000000">
              <w:rPr>
                <w:b w:val="1"/>
                <w:bCs w:val="1"/>
                <w:rtl w:val="0"/>
              </w:rPr>
              <w:t xml:space="preserve">3. Which ethical principle underlines the responsibility of professionals (e.g., health, media, policy-makers) to address climate-related mental health impacts?</w:t>
            </w:r>
          </w:p>
          <w:p w:rsidR="00000000" w:rsidDel="00000000" w:rsidP="00000000" w:rsidRDefault="00000000" w:rsidRPr="00000000" w14:paraId="00002321">
            <w:pPr>
              <w:numPr>
                <w:ilvl w:val="0"/>
                <w:numId w:val="438"/>
              </w:numPr>
              <w:ind w:left="720" w:hanging="360"/>
            </w:pPr>
            <w:r w:rsidDel="00000000" w:rsidR="00000000" w:rsidRPr="00000000">
              <w:rPr>
                <w:rtl w:val="0"/>
              </w:rPr>
              <w:t xml:space="preserve">Complete neutrality and avoidance of advocacy.</w:t>
            </w:r>
          </w:p>
          <w:p w:rsidR="00000000" w:rsidDel="00000000" w:rsidP="00000000" w:rsidRDefault="00000000" w:rsidRPr="00000000" w14:paraId="00002322">
            <w:pPr>
              <w:numPr>
                <w:ilvl w:val="0"/>
                <w:numId w:val="438"/>
              </w:numPr>
              <w:ind w:left="720" w:hanging="360"/>
            </w:pPr>
            <w:r w:rsidDel="00000000" w:rsidR="00000000" w:rsidRPr="00000000">
              <w:rPr>
                <w:rtl w:val="0"/>
              </w:rPr>
              <w:t xml:space="preserve">Commitment to the common good and promotion of societal well-being.</w:t>
            </w:r>
          </w:p>
          <w:p w:rsidR="00000000" w:rsidDel="00000000" w:rsidP="00000000" w:rsidRDefault="00000000" w:rsidRPr="00000000" w14:paraId="00002323">
            <w:pPr>
              <w:numPr>
                <w:ilvl w:val="0"/>
                <w:numId w:val="438"/>
              </w:numPr>
              <w:ind w:left="720" w:hanging="360"/>
            </w:pPr>
            <w:r w:rsidDel="00000000" w:rsidR="00000000" w:rsidRPr="00000000">
              <w:rPr>
                <w:rtl w:val="0"/>
              </w:rPr>
              <w:t xml:space="preserve">Narrow specialization focusing on one’s own discipline only.</w:t>
            </w:r>
          </w:p>
          <w:p w:rsidR="00000000" w:rsidDel="00000000" w:rsidP="00000000" w:rsidRDefault="00000000" w:rsidRPr="00000000" w14:paraId="00002324">
            <w:pPr>
              <w:numPr>
                <w:ilvl w:val="0"/>
                <w:numId w:val="438"/>
              </w:numPr>
              <w:ind w:left="720" w:hanging="360"/>
            </w:pPr>
            <w:r w:rsidDel="00000000" w:rsidR="00000000" w:rsidRPr="00000000">
              <w:rPr>
                <w:rtl w:val="0"/>
              </w:rPr>
              <w:t xml:space="preserve">Transfer of responsibility solely to private industry stakeholders.</w:t>
            </w:r>
          </w:p>
          <w:p w:rsidR="00000000" w:rsidDel="00000000" w:rsidP="00000000" w:rsidRDefault="00000000" w:rsidRPr="00000000" w14:paraId="00002325">
            <w:pPr>
              <w:rPr/>
            </w:pPr>
            <w:r w:rsidDel="00000000" w:rsidR="00000000" w:rsidRPr="00000000">
              <w:rPr>
                <w:rtl w:val="0"/>
              </w:rPr>
            </w:r>
          </w:p>
          <w:p w:rsidR="00000000" w:rsidDel="00000000" w:rsidP="00000000" w:rsidRDefault="00000000" w:rsidRPr="00000000" w14:paraId="00002326">
            <w:pPr>
              <w:rPr>
                <w:b w:val="1"/>
                <w:bCs w:val="1"/>
              </w:rPr>
            </w:pPr>
            <w:r w:rsidDel="00000000" w:rsidR="00000000" w:rsidRPr="00000000">
              <w:rPr>
                <w:b w:val="1"/>
                <w:bCs w:val="1"/>
                <w:rtl w:val="0"/>
              </w:rPr>
              <w:t xml:space="preserve">4. In the context of health and social care providers, what is one key role these professionals play in climate adaptation?</w:t>
            </w:r>
          </w:p>
          <w:p w:rsidR="00000000" w:rsidDel="00000000" w:rsidP="00000000" w:rsidRDefault="00000000" w:rsidRPr="00000000" w14:paraId="00002327">
            <w:pPr>
              <w:numPr>
                <w:ilvl w:val="0"/>
                <w:numId w:val="192"/>
              </w:numPr>
              <w:ind w:left="720" w:hanging="360"/>
            </w:pPr>
            <w:r w:rsidDel="00000000" w:rsidR="00000000" w:rsidRPr="00000000">
              <w:rPr>
                <w:rtl w:val="0"/>
              </w:rPr>
              <w:t xml:space="preserve"> Recommending only physical interventions while ignoring mental health aspects</w:t>
            </w:r>
          </w:p>
          <w:p w:rsidR="00000000" w:rsidDel="00000000" w:rsidP="00000000" w:rsidRDefault="00000000" w:rsidRPr="00000000" w14:paraId="00002328">
            <w:pPr>
              <w:numPr>
                <w:ilvl w:val="0"/>
                <w:numId w:val="192"/>
              </w:numPr>
              <w:ind w:left="720" w:hanging="360"/>
            </w:pPr>
            <w:r w:rsidDel="00000000" w:rsidR="00000000" w:rsidRPr="00000000">
              <w:rPr>
                <w:rtl w:val="0"/>
              </w:rPr>
              <w:t xml:space="preserve">Integrating mental health awareness into disaster preparedness and providing trauma-informed care post-crisis.</w:t>
            </w:r>
          </w:p>
          <w:p w:rsidR="00000000" w:rsidDel="00000000" w:rsidP="00000000" w:rsidRDefault="00000000" w:rsidRPr="00000000" w14:paraId="00002329">
            <w:pPr>
              <w:numPr>
                <w:ilvl w:val="0"/>
                <w:numId w:val="192"/>
              </w:numPr>
              <w:ind w:left="720" w:hanging="360"/>
            </w:pPr>
            <w:r w:rsidDel="00000000" w:rsidR="00000000" w:rsidRPr="00000000">
              <w:rPr>
                <w:rtl w:val="0"/>
              </w:rPr>
              <w:t xml:space="preserve">Restricting care to the wealthiest communities.</w:t>
            </w:r>
          </w:p>
          <w:p w:rsidR="00000000" w:rsidDel="00000000" w:rsidP="00000000" w:rsidRDefault="00000000" w:rsidRPr="00000000" w14:paraId="0000232A">
            <w:pPr>
              <w:numPr>
                <w:ilvl w:val="0"/>
                <w:numId w:val="192"/>
              </w:numPr>
              <w:ind w:left="720" w:hanging="360"/>
            </w:pPr>
            <w:r w:rsidDel="00000000" w:rsidR="00000000" w:rsidRPr="00000000">
              <w:rPr>
                <w:rtl w:val="0"/>
              </w:rPr>
              <w:t xml:space="preserve">Prioritizing financial gain over equitable distribution of resources.</w:t>
            </w:r>
          </w:p>
          <w:p w:rsidR="00000000" w:rsidDel="00000000" w:rsidP="00000000" w:rsidRDefault="00000000" w:rsidRPr="00000000" w14:paraId="0000232B">
            <w:pPr>
              <w:rPr/>
            </w:pPr>
            <w:r w:rsidDel="00000000" w:rsidR="00000000" w:rsidRPr="00000000">
              <w:rPr>
                <w:rtl w:val="0"/>
              </w:rPr>
            </w:r>
          </w:p>
          <w:p w:rsidR="00000000" w:rsidDel="00000000" w:rsidP="00000000" w:rsidRDefault="00000000" w:rsidRPr="00000000" w14:paraId="0000232C">
            <w:pPr>
              <w:rPr>
                <w:b w:val="1"/>
                <w:bCs w:val="1"/>
              </w:rPr>
            </w:pPr>
            <w:r w:rsidDel="00000000" w:rsidR="00000000" w:rsidRPr="00000000">
              <w:rPr>
                <w:b w:val="1"/>
                <w:bCs w:val="1"/>
                <w:rtl w:val="0"/>
              </w:rPr>
              <w:t xml:space="preserve">5. Why is a mental health and trauma-informed lens crucial for news and media professionals reporting on climate change?</w:t>
            </w:r>
          </w:p>
          <w:p w:rsidR="00000000" w:rsidDel="00000000" w:rsidP="00000000" w:rsidRDefault="00000000" w:rsidRPr="00000000" w14:paraId="0000232D">
            <w:pPr>
              <w:numPr>
                <w:ilvl w:val="0"/>
                <w:numId w:val="58"/>
              </w:numPr>
              <w:ind w:left="720" w:hanging="360"/>
            </w:pPr>
            <w:r w:rsidDel="00000000" w:rsidR="00000000" w:rsidRPr="00000000">
              <w:rPr>
                <w:rtl w:val="0"/>
              </w:rPr>
              <w:t xml:space="preserve">It is optional because the media's role is primarily to sensationalize news.</w:t>
            </w:r>
          </w:p>
          <w:p w:rsidR="00000000" w:rsidDel="00000000" w:rsidP="00000000" w:rsidRDefault="00000000" w:rsidRPr="00000000" w14:paraId="0000232E">
            <w:pPr>
              <w:numPr>
                <w:ilvl w:val="0"/>
                <w:numId w:val="58"/>
              </w:numPr>
              <w:ind w:left="720" w:hanging="360"/>
            </w:pPr>
            <w:r w:rsidDel="00000000" w:rsidR="00000000" w:rsidRPr="00000000">
              <w:rPr>
                <w:rtl w:val="0"/>
              </w:rPr>
              <w:t xml:space="preserve">It helps present urgent realities without paralyzing audiences, balancing accurate reporting with sensitivity to eco-anxiety and despair.</w:t>
            </w:r>
          </w:p>
          <w:p w:rsidR="00000000" w:rsidDel="00000000" w:rsidP="00000000" w:rsidRDefault="00000000" w:rsidRPr="00000000" w14:paraId="0000232F">
            <w:pPr>
              <w:numPr>
                <w:ilvl w:val="0"/>
                <w:numId w:val="58"/>
              </w:numPr>
              <w:ind w:left="720" w:hanging="360"/>
            </w:pPr>
            <w:r w:rsidDel="00000000" w:rsidR="00000000" w:rsidRPr="00000000">
              <w:rPr>
                <w:rtl w:val="0"/>
              </w:rPr>
              <w:t xml:space="preserve">It prevents them from mentioning any negative climate impacts, focusing only on positivity.</w:t>
            </w:r>
          </w:p>
          <w:p w:rsidR="00000000" w:rsidDel="00000000" w:rsidP="00000000" w:rsidRDefault="00000000" w:rsidRPr="00000000" w14:paraId="00002330">
            <w:pPr>
              <w:numPr>
                <w:ilvl w:val="0"/>
                <w:numId w:val="58"/>
              </w:numPr>
              <w:ind w:left="720" w:hanging="360"/>
            </w:pPr>
            <w:r w:rsidDel="00000000" w:rsidR="00000000" w:rsidRPr="00000000">
              <w:rPr>
                <w:rtl w:val="0"/>
              </w:rPr>
              <w:t xml:space="preserve">It allows them to fabricate details to comfort or alarm viewers as they see fit.</w:t>
            </w:r>
          </w:p>
          <w:p w:rsidR="00000000" w:rsidDel="00000000" w:rsidP="00000000" w:rsidRDefault="00000000" w:rsidRPr="00000000" w14:paraId="00002331">
            <w:pPr>
              <w:rPr/>
            </w:pPr>
            <w:r w:rsidDel="00000000" w:rsidR="00000000" w:rsidRPr="00000000">
              <w:rPr>
                <w:rtl w:val="0"/>
              </w:rPr>
            </w:r>
          </w:p>
          <w:p w:rsidR="00000000" w:rsidDel="00000000" w:rsidP="00000000" w:rsidRDefault="00000000" w:rsidRPr="00000000" w14:paraId="00002332">
            <w:pPr>
              <w:rPr>
                <w:b w:val="1"/>
                <w:bCs w:val="1"/>
              </w:rPr>
            </w:pPr>
            <w:r w:rsidDel="00000000" w:rsidR="00000000" w:rsidRPr="00000000">
              <w:rPr>
                <w:b w:val="1"/>
                <w:bCs w:val="1"/>
                <w:rtl w:val="0"/>
              </w:rPr>
              <w:t xml:space="preserve">6. Which of the following BEST describes moral and spiritual leaders’ role in climate adaptation and mental health?</w:t>
            </w:r>
          </w:p>
          <w:p w:rsidR="00000000" w:rsidDel="00000000" w:rsidP="00000000" w:rsidRDefault="00000000" w:rsidRPr="00000000" w14:paraId="00002333">
            <w:pPr>
              <w:numPr>
                <w:ilvl w:val="0"/>
                <w:numId w:val="502"/>
              </w:numPr>
              <w:ind w:left="720" w:hanging="360"/>
            </w:pPr>
            <w:r w:rsidDel="00000000" w:rsidR="00000000" w:rsidRPr="00000000">
              <w:rPr>
                <w:rtl w:val="0"/>
              </w:rPr>
              <w:t xml:space="preserve">Solely providing scientific data to communities.</w:t>
            </w:r>
          </w:p>
          <w:p w:rsidR="00000000" w:rsidDel="00000000" w:rsidP="00000000" w:rsidRDefault="00000000" w:rsidRPr="00000000" w14:paraId="00002334">
            <w:pPr>
              <w:numPr>
                <w:ilvl w:val="0"/>
                <w:numId w:val="502"/>
              </w:numPr>
              <w:ind w:left="720" w:hanging="360"/>
            </w:pPr>
            <w:r w:rsidDel="00000000" w:rsidR="00000000" w:rsidRPr="00000000">
              <w:rPr>
                <w:rtl w:val="0"/>
              </w:rPr>
              <w:t xml:space="preserve">Offering ethical and spiritual frameworks that foster hope, interconnectedness, and collective responsibility for environmental stewardship.</w:t>
            </w:r>
          </w:p>
          <w:p w:rsidR="00000000" w:rsidDel="00000000" w:rsidP="00000000" w:rsidRDefault="00000000" w:rsidRPr="00000000" w14:paraId="00002335">
            <w:pPr>
              <w:numPr>
                <w:ilvl w:val="0"/>
                <w:numId w:val="502"/>
              </w:numPr>
              <w:ind w:left="720" w:hanging="360"/>
            </w:pPr>
            <w:r w:rsidDel="00000000" w:rsidR="00000000" w:rsidRPr="00000000">
              <w:rPr>
                <w:rtl w:val="0"/>
              </w:rPr>
              <w:t xml:space="preserve">Adopting purely secular approaches that exclude value-based guidance.</w:t>
            </w:r>
          </w:p>
          <w:p w:rsidR="00000000" w:rsidDel="00000000" w:rsidP="00000000" w:rsidRDefault="00000000" w:rsidRPr="00000000" w14:paraId="00002336">
            <w:pPr>
              <w:numPr>
                <w:ilvl w:val="0"/>
                <w:numId w:val="502"/>
              </w:numPr>
              <w:ind w:left="720" w:hanging="360"/>
            </w:pPr>
            <w:r w:rsidDel="00000000" w:rsidR="00000000" w:rsidRPr="00000000">
              <w:rPr>
                <w:rtl w:val="0"/>
              </w:rPr>
              <w:t xml:space="preserve">Focusing on political activism rather than emotional and spiritual support.</w:t>
            </w:r>
          </w:p>
          <w:p w:rsidR="00000000" w:rsidDel="00000000" w:rsidP="00000000" w:rsidRDefault="00000000" w:rsidRPr="00000000" w14:paraId="00002337">
            <w:pPr>
              <w:rPr/>
            </w:pPr>
            <w:r w:rsidDel="00000000" w:rsidR="00000000" w:rsidRPr="00000000">
              <w:rPr>
                <w:rtl w:val="0"/>
              </w:rPr>
            </w:r>
          </w:p>
          <w:p w:rsidR="00000000" w:rsidDel="00000000" w:rsidP="00000000" w:rsidRDefault="00000000" w:rsidRPr="00000000" w14:paraId="00002338">
            <w:pPr>
              <w:rPr>
                <w:b w:val="1"/>
                <w:bCs w:val="1"/>
              </w:rPr>
            </w:pPr>
            <w:r w:rsidDel="00000000" w:rsidR="00000000" w:rsidRPr="00000000">
              <w:rPr>
                <w:b w:val="1"/>
                <w:bCs w:val="1"/>
                <w:rtl w:val="0"/>
              </w:rPr>
              <w:t xml:space="preserve">7. What is one key challenge policy and decision-makers face when integrating mental health needs into climate adaptation measures?</w:t>
            </w:r>
          </w:p>
          <w:p w:rsidR="00000000" w:rsidDel="00000000" w:rsidP="00000000" w:rsidRDefault="00000000" w:rsidRPr="00000000" w14:paraId="00002339">
            <w:pPr>
              <w:numPr>
                <w:ilvl w:val="0"/>
                <w:numId w:val="109"/>
              </w:numPr>
              <w:ind w:left="720" w:hanging="360"/>
            </w:pPr>
            <w:r w:rsidDel="00000000" w:rsidR="00000000" w:rsidRPr="00000000">
              <w:rPr>
                <w:rtl w:val="0"/>
              </w:rPr>
              <w:t xml:space="preserve">Lack of scientific consensus on climate change.</w:t>
            </w:r>
          </w:p>
          <w:p w:rsidR="00000000" w:rsidDel="00000000" w:rsidP="00000000" w:rsidRDefault="00000000" w:rsidRPr="00000000" w14:paraId="0000233A">
            <w:pPr>
              <w:numPr>
                <w:ilvl w:val="0"/>
                <w:numId w:val="109"/>
              </w:numPr>
              <w:ind w:left="720" w:hanging="360"/>
            </w:pPr>
            <w:r w:rsidDel="00000000" w:rsidR="00000000" w:rsidRPr="00000000">
              <w:rPr>
                <w:rtl w:val="0"/>
              </w:rPr>
              <w:t xml:space="preserve">Balancing urgent short-term concerns (e.g., immediate disaster relief) with long-term planning for mental health infrastructure.</w:t>
            </w:r>
          </w:p>
          <w:p w:rsidR="00000000" w:rsidDel="00000000" w:rsidP="00000000" w:rsidRDefault="00000000" w:rsidRPr="00000000" w14:paraId="0000233B">
            <w:pPr>
              <w:numPr>
                <w:ilvl w:val="0"/>
                <w:numId w:val="109"/>
              </w:numPr>
              <w:ind w:left="720" w:hanging="360"/>
            </w:pPr>
            <w:r w:rsidDel="00000000" w:rsidR="00000000" w:rsidRPr="00000000">
              <w:rPr>
                <w:rtl w:val="0"/>
              </w:rPr>
              <w:t xml:space="preserve">Full public agreement on budget allocations for mental health in climate policies.</w:t>
            </w:r>
          </w:p>
          <w:p w:rsidR="00000000" w:rsidDel="00000000" w:rsidP="00000000" w:rsidRDefault="00000000" w:rsidRPr="00000000" w14:paraId="0000233C">
            <w:pPr>
              <w:numPr>
                <w:ilvl w:val="0"/>
                <w:numId w:val="109"/>
              </w:numPr>
              <w:ind w:left="720" w:hanging="360"/>
            </w:pPr>
            <w:r w:rsidDel="00000000" w:rsidR="00000000" w:rsidRPr="00000000">
              <w:rPr>
                <w:rtl w:val="0"/>
              </w:rPr>
              <w:t xml:space="preserve">Having an overabundance of resources making decisions easier.</w:t>
            </w:r>
          </w:p>
          <w:p w:rsidR="00000000" w:rsidDel="00000000" w:rsidP="00000000" w:rsidRDefault="00000000" w:rsidRPr="00000000" w14:paraId="0000233D">
            <w:pPr>
              <w:rPr/>
            </w:pPr>
            <w:r w:rsidDel="00000000" w:rsidR="00000000" w:rsidRPr="00000000">
              <w:rPr>
                <w:rtl w:val="0"/>
              </w:rPr>
            </w:r>
          </w:p>
          <w:p w:rsidR="00000000" w:rsidDel="00000000" w:rsidP="00000000" w:rsidRDefault="00000000" w:rsidRPr="00000000" w14:paraId="0000233E">
            <w:pPr>
              <w:rPr>
                <w:b w:val="1"/>
                <w:bCs w:val="1"/>
              </w:rPr>
            </w:pPr>
            <w:r w:rsidDel="00000000" w:rsidR="00000000" w:rsidRPr="00000000">
              <w:rPr>
                <w:b w:val="1"/>
                <w:bCs w:val="1"/>
                <w:rtl w:val="0"/>
              </w:rPr>
              <w:t xml:space="preserve">8. In the context of professional ethics, why must business and industry leaders also address climate-related mental health impacts?</w:t>
            </w:r>
          </w:p>
          <w:p w:rsidR="00000000" w:rsidDel="00000000" w:rsidP="00000000" w:rsidRDefault="00000000" w:rsidRPr="00000000" w14:paraId="0000233F">
            <w:pPr>
              <w:numPr>
                <w:ilvl w:val="0"/>
                <w:numId w:val="216"/>
              </w:numPr>
              <w:ind w:left="720" w:hanging="360"/>
            </w:pPr>
            <w:r w:rsidDel="00000000" w:rsidR="00000000" w:rsidRPr="00000000">
              <w:rPr>
                <w:rtl w:val="0"/>
              </w:rPr>
              <w:t xml:space="preserve">Businesses are never impacted by community mental health issues.</w:t>
            </w:r>
          </w:p>
          <w:p w:rsidR="00000000" w:rsidDel="00000000" w:rsidP="00000000" w:rsidRDefault="00000000" w:rsidRPr="00000000" w14:paraId="00002340">
            <w:pPr>
              <w:numPr>
                <w:ilvl w:val="0"/>
                <w:numId w:val="216"/>
              </w:numPr>
              <w:ind w:left="720" w:hanging="360"/>
            </w:pPr>
            <w:r w:rsidDel="00000000" w:rsidR="00000000" w:rsidRPr="00000000">
              <w:rPr>
                <w:rtl w:val="0"/>
              </w:rPr>
              <w:t xml:space="preserve">Their operations and supply chains can exacerbate environmental harm, affecting workers and community well-being, giving them a responsibility to mitigate these effects.</w:t>
            </w:r>
          </w:p>
          <w:p w:rsidR="00000000" w:rsidDel="00000000" w:rsidP="00000000" w:rsidRDefault="00000000" w:rsidRPr="00000000" w14:paraId="00002341">
            <w:pPr>
              <w:numPr>
                <w:ilvl w:val="0"/>
                <w:numId w:val="216"/>
              </w:numPr>
              <w:ind w:left="720" w:hanging="360"/>
            </w:pPr>
            <w:r w:rsidDel="00000000" w:rsidR="00000000" w:rsidRPr="00000000">
              <w:rPr>
                <w:rtl w:val="0"/>
              </w:rPr>
              <w:t xml:space="preserve">Profit motives always override concerns about societal welfare.</w:t>
            </w:r>
          </w:p>
          <w:p w:rsidR="00000000" w:rsidDel="00000000" w:rsidP="00000000" w:rsidRDefault="00000000" w:rsidRPr="00000000" w14:paraId="00002342">
            <w:pPr>
              <w:numPr>
                <w:ilvl w:val="0"/>
                <w:numId w:val="216"/>
              </w:numPr>
              <w:ind w:left="720" w:hanging="360"/>
            </w:pPr>
            <w:r w:rsidDel="00000000" w:rsidR="00000000" w:rsidRPr="00000000">
              <w:rPr>
                <w:rtl w:val="0"/>
              </w:rPr>
              <w:t xml:space="preserve">Only healthcare sectors have ethical obligations regarding mental health.</w:t>
            </w:r>
          </w:p>
          <w:p w:rsidR="00000000" w:rsidDel="00000000" w:rsidP="00000000" w:rsidRDefault="00000000" w:rsidRPr="00000000" w14:paraId="00002343">
            <w:pPr>
              <w:rPr/>
            </w:pPr>
            <w:r w:rsidDel="00000000" w:rsidR="00000000" w:rsidRPr="00000000">
              <w:rPr>
                <w:rtl w:val="0"/>
              </w:rPr>
            </w:r>
          </w:p>
          <w:p w:rsidR="00000000" w:rsidDel="00000000" w:rsidP="00000000" w:rsidRDefault="00000000" w:rsidRPr="00000000" w14:paraId="00002344">
            <w:pPr>
              <w:rPr>
                <w:b w:val="1"/>
                <w:bCs w:val="1"/>
              </w:rPr>
            </w:pPr>
            <w:r w:rsidDel="00000000" w:rsidR="00000000" w:rsidRPr="00000000">
              <w:rPr>
                <w:b w:val="1"/>
                <w:bCs w:val="1"/>
                <w:rtl w:val="0"/>
              </w:rPr>
              <w:t xml:space="preserve">9. How can educators support activism and agency among students without encouraging fatalism or burnout?</w:t>
            </w:r>
          </w:p>
          <w:p w:rsidR="00000000" w:rsidDel="00000000" w:rsidP="00000000" w:rsidRDefault="00000000" w:rsidRPr="00000000" w14:paraId="00002345">
            <w:pPr>
              <w:numPr>
                <w:ilvl w:val="0"/>
                <w:numId w:val="348"/>
              </w:numPr>
              <w:ind w:left="720" w:hanging="360"/>
            </w:pPr>
            <w:r w:rsidDel="00000000" w:rsidR="00000000" w:rsidRPr="00000000">
              <w:rPr>
                <w:rtl w:val="0"/>
              </w:rPr>
              <w:t xml:space="preserve"> By disregarding any discussion of possible solutions, focusing instead on climate doom.</w:t>
            </w:r>
          </w:p>
          <w:p w:rsidR="00000000" w:rsidDel="00000000" w:rsidP="00000000" w:rsidRDefault="00000000" w:rsidRPr="00000000" w14:paraId="00002346">
            <w:pPr>
              <w:numPr>
                <w:ilvl w:val="0"/>
                <w:numId w:val="348"/>
              </w:numPr>
              <w:ind w:left="720" w:hanging="360"/>
            </w:pPr>
            <w:r w:rsidDel="00000000" w:rsidR="00000000" w:rsidRPr="00000000">
              <w:rPr>
                <w:rtl w:val="0"/>
              </w:rPr>
              <w:t xml:space="preserve">By integrating hands-on learning, community service projects, and critical thinking tasks that transform eco-anxiety into constructive action.</w:t>
            </w:r>
          </w:p>
          <w:p w:rsidR="00000000" w:rsidDel="00000000" w:rsidP="00000000" w:rsidRDefault="00000000" w:rsidRPr="00000000" w14:paraId="00002347">
            <w:pPr>
              <w:numPr>
                <w:ilvl w:val="0"/>
                <w:numId w:val="348"/>
              </w:numPr>
              <w:ind w:left="720" w:hanging="360"/>
            </w:pPr>
            <w:r w:rsidDel="00000000" w:rsidR="00000000" w:rsidRPr="00000000">
              <w:rPr>
                <w:rtl w:val="0"/>
              </w:rPr>
              <w:t xml:space="preserve">By banning climate discussions altogether in the curriculum.</w:t>
            </w:r>
          </w:p>
          <w:p w:rsidR="00000000" w:rsidDel="00000000" w:rsidP="00000000" w:rsidRDefault="00000000" w:rsidRPr="00000000" w14:paraId="00002348">
            <w:pPr>
              <w:numPr>
                <w:ilvl w:val="0"/>
                <w:numId w:val="348"/>
              </w:numPr>
              <w:ind w:left="720" w:hanging="360"/>
            </w:pPr>
            <w:r w:rsidDel="00000000" w:rsidR="00000000" w:rsidRPr="00000000">
              <w:rPr>
                <w:rtl w:val="0"/>
              </w:rPr>
              <w:t xml:space="preserve">By teaching that individual actions have no impact, so activism is pointless.</w:t>
            </w:r>
          </w:p>
          <w:p w:rsidR="00000000" w:rsidDel="00000000" w:rsidP="00000000" w:rsidRDefault="00000000" w:rsidRPr="00000000" w14:paraId="00002349">
            <w:pPr>
              <w:rPr/>
            </w:pPr>
            <w:r w:rsidDel="00000000" w:rsidR="00000000" w:rsidRPr="00000000">
              <w:rPr>
                <w:rtl w:val="0"/>
              </w:rPr>
            </w:r>
          </w:p>
          <w:p w:rsidR="00000000" w:rsidDel="00000000" w:rsidP="00000000" w:rsidRDefault="00000000" w:rsidRPr="00000000" w14:paraId="0000234A">
            <w:pPr>
              <w:rPr>
                <w:b w:val="1"/>
                <w:bCs w:val="1"/>
              </w:rPr>
            </w:pPr>
            <w:r w:rsidDel="00000000" w:rsidR="00000000" w:rsidRPr="00000000">
              <w:rPr>
                <w:b w:val="1"/>
                <w:bCs w:val="1"/>
                <w:rtl w:val="0"/>
              </w:rPr>
              <w:t xml:space="preserve">10. Which statement best reflects the ethical responsibility of professionals to ensure equity and justice in climate adaptation?</w:t>
            </w:r>
          </w:p>
          <w:p w:rsidR="00000000" w:rsidDel="00000000" w:rsidP="00000000" w:rsidRDefault="00000000" w:rsidRPr="00000000" w14:paraId="0000234B">
            <w:pPr>
              <w:numPr>
                <w:ilvl w:val="0"/>
                <w:numId w:val="156"/>
              </w:numPr>
              <w:ind w:left="720" w:hanging="360"/>
            </w:pPr>
            <w:r w:rsidDel="00000000" w:rsidR="00000000" w:rsidRPr="00000000">
              <w:rPr>
                <w:rtl w:val="0"/>
              </w:rPr>
              <w:t xml:space="preserve"> Allocate resources to communities already well-equipped and ignore marginalized groups.</w:t>
            </w:r>
          </w:p>
          <w:p w:rsidR="00000000" w:rsidDel="00000000" w:rsidP="00000000" w:rsidRDefault="00000000" w:rsidRPr="00000000" w14:paraId="0000234C">
            <w:pPr>
              <w:numPr>
                <w:ilvl w:val="0"/>
                <w:numId w:val="156"/>
              </w:numPr>
              <w:ind w:left="720" w:hanging="360"/>
            </w:pPr>
            <w:r w:rsidDel="00000000" w:rsidR="00000000" w:rsidRPr="00000000">
              <w:rPr>
                <w:rtl w:val="0"/>
              </w:rPr>
              <w:t xml:space="preserve">Promote self-interest above community needs to stimulate competition.</w:t>
            </w:r>
          </w:p>
          <w:p w:rsidR="00000000" w:rsidDel="00000000" w:rsidP="00000000" w:rsidRDefault="00000000" w:rsidRPr="00000000" w14:paraId="0000234D">
            <w:pPr>
              <w:numPr>
                <w:ilvl w:val="0"/>
                <w:numId w:val="156"/>
              </w:numPr>
              <w:ind w:left="720" w:hanging="360"/>
            </w:pPr>
            <w:r w:rsidDel="00000000" w:rsidR="00000000" w:rsidRPr="00000000">
              <w:rPr>
                <w:rtl w:val="0"/>
              </w:rPr>
              <w:t xml:space="preserve">Recognize that some populations, especially those marginalized, are disproportionately affected by climate change and commit to fair resource distribution and support.</w:t>
            </w:r>
          </w:p>
          <w:p w:rsidR="00000000" w:rsidDel="00000000" w:rsidP="00000000" w:rsidRDefault="00000000" w:rsidRPr="00000000" w14:paraId="0000234E">
            <w:pPr>
              <w:numPr>
                <w:ilvl w:val="0"/>
                <w:numId w:val="156"/>
              </w:numPr>
              <w:ind w:left="720" w:hanging="360"/>
            </w:pPr>
            <w:r w:rsidDel="00000000" w:rsidR="00000000" w:rsidRPr="00000000">
              <w:rPr>
                <w:rtl w:val="0"/>
              </w:rPr>
              <w:t xml:space="preserve">Impose uniform policies without assessing differing local vulnerabilities or cultural contexts.</w:t>
            </w:r>
          </w:p>
          <w:p w:rsidR="00000000" w:rsidDel="00000000" w:rsidP="00000000" w:rsidRDefault="00000000" w:rsidRPr="00000000" w14:paraId="0000234F">
            <w:pPr>
              <w:rPr/>
            </w:pPr>
            <w:r w:rsidDel="00000000" w:rsidR="00000000" w:rsidRPr="00000000">
              <w:rPr>
                <w:rtl w:val="0"/>
              </w:rPr>
            </w:r>
          </w:p>
          <w:p w:rsidR="00000000" w:rsidDel="00000000" w:rsidP="00000000" w:rsidRDefault="00000000" w:rsidRPr="00000000" w14:paraId="00002350">
            <w:pPr>
              <w:rPr>
                <w:b w:val="1"/>
                <w:bCs w:val="1"/>
              </w:rPr>
            </w:pPr>
            <w:r w:rsidDel="00000000" w:rsidR="00000000" w:rsidRPr="00000000">
              <w:rPr>
                <w:b w:val="1"/>
                <w:bCs w:val="1"/>
                <w:rtl w:val="0"/>
              </w:rPr>
              <w:t xml:space="preserve">11. True/False: A “whole-of-society” approach means each professional sector works independently on climate solutions without coordination.</w:t>
            </w:r>
          </w:p>
          <w:p w:rsidR="00000000" w:rsidDel="00000000" w:rsidP="00000000" w:rsidRDefault="00000000" w:rsidRPr="00000000" w14:paraId="00002351">
            <w:pPr>
              <w:rPr/>
            </w:pPr>
            <w:r w:rsidDel="00000000" w:rsidR="00000000" w:rsidRPr="00000000">
              <w:rPr>
                <w:rtl w:val="0"/>
              </w:rPr>
              <w:t xml:space="preserve"> True</w:t>
              <w:br w:type="textWrapping"/>
              <w:t xml:space="preserve"> False</w:t>
            </w:r>
          </w:p>
          <w:p w:rsidR="00000000" w:rsidDel="00000000" w:rsidP="00000000" w:rsidRDefault="00000000" w:rsidRPr="00000000" w14:paraId="00002352">
            <w:pPr>
              <w:rPr/>
            </w:pPr>
            <w:r w:rsidDel="00000000" w:rsidR="00000000" w:rsidRPr="00000000">
              <w:rPr>
                <w:rtl w:val="0"/>
              </w:rPr>
            </w:r>
          </w:p>
          <w:p w:rsidR="00000000" w:rsidDel="00000000" w:rsidP="00000000" w:rsidRDefault="00000000" w:rsidRPr="00000000" w14:paraId="00002353">
            <w:pPr>
              <w:rPr>
                <w:b w:val="1"/>
                <w:bCs w:val="1"/>
              </w:rPr>
            </w:pPr>
            <w:r w:rsidDel="00000000" w:rsidR="00000000" w:rsidRPr="00000000">
              <w:rPr>
                <w:b w:val="1"/>
                <w:bCs w:val="1"/>
                <w:rtl w:val="0"/>
              </w:rPr>
              <w:t xml:space="preserve">12. True/False: Policy and decision-makers can incorporate climate emotions into national mental health strategies by recognizing eco-anxiety and grief as legitimate concerns.</w:t>
            </w:r>
          </w:p>
          <w:p w:rsidR="00000000" w:rsidDel="00000000" w:rsidP="00000000" w:rsidRDefault="00000000" w:rsidRPr="00000000" w14:paraId="00002354">
            <w:pPr>
              <w:rPr/>
            </w:pPr>
            <w:r w:rsidDel="00000000" w:rsidR="00000000" w:rsidRPr="00000000">
              <w:rPr>
                <w:rtl w:val="0"/>
              </w:rPr>
              <w:t xml:space="preserve"> True</w:t>
              <w:br w:type="textWrapping"/>
              <w:t xml:space="preserve"> False</w:t>
            </w:r>
          </w:p>
          <w:p w:rsidR="00000000" w:rsidDel="00000000" w:rsidP="00000000" w:rsidRDefault="00000000" w:rsidRPr="00000000" w14:paraId="00002355">
            <w:pPr>
              <w:rPr/>
            </w:pPr>
            <w:r w:rsidDel="00000000" w:rsidR="00000000" w:rsidRPr="00000000">
              <w:rPr>
                <w:rtl w:val="0"/>
              </w:rPr>
            </w:r>
          </w:p>
          <w:p w:rsidR="00000000" w:rsidDel="00000000" w:rsidP="00000000" w:rsidRDefault="00000000" w:rsidRPr="00000000" w14:paraId="00002356">
            <w:pPr>
              <w:rPr>
                <w:b w:val="1"/>
                <w:bCs w:val="1"/>
              </w:rPr>
            </w:pPr>
            <w:r w:rsidDel="00000000" w:rsidR="00000000" w:rsidRPr="00000000">
              <w:rPr>
                <w:b w:val="1"/>
                <w:bCs w:val="1"/>
                <w:rtl w:val="0"/>
              </w:rPr>
              <w:t xml:space="preserve">13. True/False: Moral and spiritual leaders contribute to climate adaptation only by providing scientific data and technical advice.</w:t>
            </w:r>
          </w:p>
          <w:p w:rsidR="00000000" w:rsidDel="00000000" w:rsidP="00000000" w:rsidRDefault="00000000" w:rsidRPr="00000000" w14:paraId="00002357">
            <w:pPr>
              <w:rPr/>
            </w:pPr>
            <w:r w:rsidDel="00000000" w:rsidR="00000000" w:rsidRPr="00000000">
              <w:rPr>
                <w:rtl w:val="0"/>
              </w:rPr>
              <w:t xml:space="preserve"> True</w:t>
              <w:br w:type="textWrapping"/>
              <w:t xml:space="preserve"> False</w:t>
            </w:r>
          </w:p>
          <w:p w:rsidR="00000000" w:rsidDel="00000000" w:rsidP="00000000" w:rsidRDefault="00000000" w:rsidRPr="00000000" w14:paraId="00002358">
            <w:pPr>
              <w:rPr/>
            </w:pPr>
            <w:r w:rsidDel="00000000" w:rsidR="00000000" w:rsidRPr="00000000">
              <w:rPr>
                <w:rtl w:val="0"/>
              </w:rPr>
            </w:r>
          </w:p>
          <w:p w:rsidR="00000000" w:rsidDel="00000000" w:rsidP="00000000" w:rsidRDefault="00000000" w:rsidRPr="00000000" w14:paraId="00002359">
            <w:pPr>
              <w:rPr>
                <w:b w:val="1"/>
                <w:bCs w:val="1"/>
              </w:rPr>
            </w:pPr>
            <w:r w:rsidDel="00000000" w:rsidR="00000000" w:rsidRPr="00000000">
              <w:rPr>
                <w:b w:val="1"/>
                <w:bCs w:val="1"/>
                <w:rtl w:val="0"/>
              </w:rPr>
              <w:t xml:space="preserve">14. True/False: Journalists have the ethical responsibility to balance urgency and hope in climate reporting to avoid audience burnout or paralysis.</w:t>
            </w:r>
          </w:p>
          <w:p w:rsidR="00000000" w:rsidDel="00000000" w:rsidP="00000000" w:rsidRDefault="00000000" w:rsidRPr="00000000" w14:paraId="0000235A">
            <w:pPr>
              <w:rPr/>
            </w:pPr>
            <w:r w:rsidDel="00000000" w:rsidR="00000000" w:rsidRPr="00000000">
              <w:rPr>
                <w:rtl w:val="0"/>
              </w:rPr>
              <w:t xml:space="preserve"> True</w:t>
              <w:br w:type="textWrapping"/>
              <w:t xml:space="preserve"> False</w:t>
            </w:r>
          </w:p>
          <w:p w:rsidR="00000000" w:rsidDel="00000000" w:rsidP="00000000" w:rsidRDefault="00000000" w:rsidRPr="00000000" w14:paraId="0000235B">
            <w:pPr>
              <w:rPr/>
            </w:pPr>
            <w:r w:rsidDel="00000000" w:rsidR="00000000" w:rsidRPr="00000000">
              <w:rPr>
                <w:rtl w:val="0"/>
              </w:rPr>
            </w:r>
          </w:p>
          <w:p w:rsidR="00000000" w:rsidDel="00000000" w:rsidP="00000000" w:rsidRDefault="00000000" w:rsidRPr="00000000" w14:paraId="0000235C">
            <w:pPr>
              <w:rPr>
                <w:b w:val="1"/>
                <w:bCs w:val="1"/>
              </w:rPr>
            </w:pPr>
            <w:r w:rsidDel="00000000" w:rsidR="00000000" w:rsidRPr="00000000">
              <w:rPr>
                <w:b w:val="1"/>
                <w:bCs w:val="1"/>
                <w:rtl w:val="0"/>
              </w:rPr>
              <w:t xml:space="preserve">15. True/False: Health and social care providers have no role in addressing social inequities exacerbated by climate change.</w:t>
            </w:r>
          </w:p>
          <w:p w:rsidR="00000000" w:rsidDel="00000000" w:rsidP="00000000" w:rsidRDefault="00000000" w:rsidRPr="00000000" w14:paraId="0000235D">
            <w:pPr>
              <w:rPr/>
            </w:pPr>
            <w:r w:rsidDel="00000000" w:rsidR="00000000" w:rsidRPr="00000000">
              <w:rPr>
                <w:rtl w:val="0"/>
              </w:rPr>
              <w:t xml:space="preserve"> True</w:t>
              <w:br w:type="textWrapping"/>
              <w:t xml:space="preserve"> False</w:t>
            </w:r>
          </w:p>
          <w:p w:rsidR="00000000" w:rsidDel="00000000" w:rsidP="00000000" w:rsidRDefault="00000000" w:rsidRPr="00000000" w14:paraId="0000235E">
            <w:pPr>
              <w:rPr/>
            </w:pPr>
            <w:r w:rsidDel="00000000" w:rsidR="00000000" w:rsidRPr="00000000">
              <w:rPr>
                <w:rtl w:val="0"/>
              </w:rPr>
            </w:r>
          </w:p>
          <w:p w:rsidR="00000000" w:rsidDel="00000000" w:rsidP="00000000" w:rsidRDefault="00000000" w:rsidRPr="00000000" w14:paraId="0000235F">
            <w:pPr>
              <w:rPr/>
            </w:pPr>
            <w:r w:rsidDel="00000000" w:rsidR="00000000" w:rsidRPr="00000000">
              <w:rPr>
                <w:rtl w:val="0"/>
              </w:rPr>
              <w:t xml:space="preserve">16. From an ethical standpoint, why is it important for diverse professionals—educators, health providers, media workers, spiritual leaders, policymakers—to collaborate in addressing climate-related mental health challenges?</w:t>
            </w:r>
          </w:p>
          <w:p w:rsidR="00000000" w:rsidDel="00000000" w:rsidP="00000000" w:rsidRDefault="00000000" w:rsidRPr="00000000" w14:paraId="00002360">
            <w:pPr>
              <w:rPr/>
            </w:pPr>
            <w:r w:rsidDel="00000000" w:rsidR="00000000" w:rsidRPr="00000000">
              <w:rPr>
                <w:rtl w:val="0"/>
              </w:rPr>
            </w:r>
          </w:p>
          <w:p w:rsidR="00000000" w:rsidDel="00000000" w:rsidP="00000000" w:rsidRDefault="00000000" w:rsidRPr="00000000" w14:paraId="00002361">
            <w:pPr>
              <w:rPr/>
            </w:pPr>
            <w:r w:rsidDel="00000000" w:rsidR="00000000" w:rsidRPr="00000000">
              <w:rPr>
                <w:rtl w:val="0"/>
              </w:rPr>
              <w:t xml:space="preserve">17. Describe a scenario where a spiritual/moral leader or a policy-maker could integrate Indigenous knowledge into climate action to support both environmental stewardship and community mental well-being</w:t>
            </w:r>
          </w:p>
          <w:p w:rsidR="00000000" w:rsidDel="00000000" w:rsidP="00000000" w:rsidRDefault="00000000" w:rsidRPr="00000000" w14:paraId="00002362">
            <w:pPr>
              <w:widowControl w:val="0"/>
              <w:spacing w:line="240" w:lineRule="auto"/>
              <w:rPr/>
            </w:pPr>
            <w:r w:rsidDel="00000000" w:rsidR="00000000" w:rsidRPr="00000000">
              <w:rPr>
                <w:rtl w:val="0"/>
              </w:rPr>
            </w:r>
          </w:p>
        </w:tc>
      </w:tr>
    </w:tbl>
    <w:p w:rsidR="00000000" w:rsidDel="00000000" w:rsidP="00000000" w:rsidRDefault="00000000" w:rsidRPr="00000000" w14:paraId="00002363">
      <w:pPr>
        <w:rPr/>
      </w:pPr>
      <w:r w:rsidDel="00000000" w:rsidR="00000000" w:rsidRPr="00000000">
        <w:rPr>
          <w:rtl w:val="0"/>
        </w:rPr>
      </w:r>
    </w:p>
    <w:p w:rsidR="00000000" w:rsidDel="00000000" w:rsidP="00000000" w:rsidRDefault="00000000" w:rsidRPr="00000000" w14:paraId="00002364">
      <w:pPr>
        <w:rPr/>
        <w:sectPr>
          <w:headerReference r:id="rId1141" w:type="default"/>
          <w:footerReference r:id="rId1142"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23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43" w:type="default"/>
          <w:footerReference r:id="rId1144" w:type="default"/>
          <w:type w:val="nextPage"/>
          <w:pgSz w:h="12240" w:w="15840" w:orient="landscape"/>
          <w:pgMar w:bottom="1440.0000000000002" w:top="1440.0000000000002" w:left="1440.0000000000002" w:right="1440.0000000000002" w:header="720" w:footer="720"/>
          <w:pgNumType w:start="1"/>
        </w:sectPr>
      </w:pPr>
      <w:bookmarkStart w:colFirst="0" w:colLast="0" w:name="_9k6qqzqtdpw5" w:id="527"/>
      <w:bookmarkEnd w:id="5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Section 6: Conclusion</w:t>
      </w:r>
      <w:r w:rsidDel="00000000" w:rsidR="00000000" w:rsidRPr="00000000">
        <w:rPr>
          <w:rtl w:val="0"/>
        </w:rPr>
      </w:r>
    </w:p>
    <w:p w:rsidR="00000000" w:rsidDel="00000000" w:rsidP="00000000" w:rsidRDefault="00000000" w:rsidRPr="00000000" w14:paraId="00002366">
      <w:pPr>
        <w:pStyle w:val="Heading2"/>
        <w:keepNext w:val="0"/>
        <w:keepLines w:val="0"/>
        <w:spacing w:after="460" w:before="460" w:line="240" w:lineRule="auto"/>
        <w:rPr/>
      </w:pPr>
      <w:bookmarkStart w:colFirst="0" w:colLast="0" w:name="_af5zhwk57rsy" w:id="528"/>
      <w:bookmarkEnd w:id="528"/>
      <w:r w:rsidDel="00000000" w:rsidR="00000000" w:rsidRPr="00000000">
        <w:rPr>
          <w:rtl w:val="0"/>
        </w:rPr>
        <w:t xml:space="preserve">Closing Remarks</w:t>
      </w:r>
      <w:r w:rsidDel="00000000" w:rsidR="00000000" w:rsidRPr="00000000">
        <w:rPr>
          <w:rtl w:val="0"/>
        </w:rPr>
      </w:r>
    </w:p>
    <w:tbl>
      <w:tblPr>
        <w:tblStyle w:val="Table27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2367">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2368">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2369">
            <w:pPr>
              <w:widowControl w:val="0"/>
              <w:numPr>
                <w:ilvl w:val="0"/>
                <w:numId w:val="232"/>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236A">
            <w:pPr>
              <w:widowControl w:val="0"/>
              <w:numPr>
                <w:ilvl w:val="0"/>
                <w:numId w:val="232"/>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236B">
            <w:pPr>
              <w:widowControl w:val="0"/>
              <w:numPr>
                <w:ilvl w:val="0"/>
                <w:numId w:val="232"/>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236C">
            <w:pPr>
              <w:widowControl w:val="0"/>
              <w:numPr>
                <w:ilvl w:val="0"/>
                <w:numId w:val="232"/>
              </w:numPr>
              <w:spacing w:line="240" w:lineRule="auto"/>
              <w:ind w:left="720" w:hanging="360"/>
            </w:pPr>
            <w:ins w:author="Mike Marchand" w:id="693" w:date="2025-12-15T03:36:41Z">
              <w:r w:rsidDel="00000000" w:rsidR="00000000" w:rsidRPr="00000000">
                <w:rPr>
                  <w:rtl w:val="0"/>
                </w:rPr>
                <w:t xml:space="preserve">Michael Marchand, sqilxw, syilx Nation - Cultural Safety Consultant  </w:t>
              </w:r>
            </w:ins>
            <w:r w:rsidDel="00000000" w:rsidR="00000000" w:rsidRPr="00000000">
              <w:rPr>
                <w:rtl w:val="0"/>
              </w:rPr>
              <w:t xml:space="preserve"> </w:t>
            </w:r>
          </w:p>
          <w:p w:rsidR="00000000" w:rsidDel="00000000" w:rsidP="00000000" w:rsidRDefault="00000000" w:rsidRPr="00000000" w14:paraId="0000236D">
            <w:pPr>
              <w:widowControl w:val="0"/>
              <w:numPr>
                <w:ilvl w:val="0"/>
                <w:numId w:val="232"/>
              </w:numPr>
              <w:spacing w:line="240" w:lineRule="auto"/>
              <w:ind w:left="720" w:hanging="360"/>
            </w:pPr>
            <w:r w:rsidDel="00000000" w:rsidR="00000000" w:rsidRPr="00000000">
              <w:rPr>
                <w:rtl w:val="0"/>
              </w:rPr>
              <w:t xml:space="preserve"> </w:t>
            </w:r>
          </w:p>
          <w:p w:rsidR="00000000" w:rsidDel="00000000" w:rsidP="00000000" w:rsidRDefault="00000000" w:rsidRPr="00000000" w14:paraId="0000236E">
            <w:pPr>
              <w:widowControl w:val="0"/>
              <w:numPr>
                <w:ilvl w:val="0"/>
                <w:numId w:val="232"/>
              </w:numPr>
              <w:spacing w:line="240" w:lineRule="auto"/>
              <w:ind w:left="720" w:hanging="360"/>
            </w:pPr>
            <w:r w:rsidDel="00000000" w:rsidR="00000000" w:rsidRPr="00000000">
              <w:rPr>
                <w:rtl w:val="0"/>
              </w:rPr>
            </w:r>
          </w:p>
        </w:tc>
      </w:tr>
    </w:tbl>
    <w:p w:rsidR="00000000" w:rsidDel="00000000" w:rsidP="00000000" w:rsidRDefault="00000000" w:rsidRPr="00000000" w14:paraId="0000236F">
      <w:pPr>
        <w:spacing w:after="240" w:before="240" w:lineRule="auto"/>
        <w:rPr/>
      </w:pPr>
      <w:r w:rsidDel="00000000" w:rsidR="00000000" w:rsidRPr="00000000">
        <w:rPr>
          <w:rtl w:val="0"/>
        </w:rPr>
      </w:r>
    </w:p>
    <w:tbl>
      <w:tblPr>
        <w:tblStyle w:val="Table27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2370">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2371">
            <w:pPr>
              <w:widowControl w:val="0"/>
              <w:spacing w:after="240" w:before="240" w:line="240" w:lineRule="auto"/>
              <w:rPr/>
            </w:pPr>
            <w:r w:rsidDel="00000000" w:rsidR="00000000" w:rsidRPr="00000000">
              <w:rPr>
                <w:rtl w:val="0"/>
              </w:rPr>
              <w:t xml:space="preserve">Congratulations on reaching this final chapter in our journey together. We’ve traversed a landscape of emotions</w:t>
            </w:r>
            <w:ins w:author="Susan Clayton" w:id="694" w:date="2026-01-03T21:10:34Z">
              <w:r w:rsidDel="00000000" w:rsidR="00000000" w:rsidRPr="00000000">
                <w:rPr>
                  <w:rtl w:val="0"/>
                </w:rPr>
                <w:t xml:space="preserve">, including </w:t>
              </w:r>
            </w:ins>
            <w:del w:author="Susan Clayton" w:id="694" w:date="2026-01-03T21:10:34Z">
              <w:r w:rsidDel="00000000" w:rsidR="00000000" w:rsidRPr="00000000">
                <w:rPr>
                  <w:rtl w:val="0"/>
                </w:rPr>
                <w:delText xml:space="preserve">—</w:delText>
              </w:r>
            </w:del>
            <w:r w:rsidDel="00000000" w:rsidR="00000000" w:rsidRPr="00000000">
              <w:rPr>
                <w:rtl w:val="0"/>
              </w:rPr>
              <w:t xml:space="preserve">anxiety, guilt, anger, </w:t>
            </w:r>
            <w:ins w:author="Susan Clayton" w:id="695" w:date="2026-01-03T21:10:45Z">
              <w:r w:rsidDel="00000000" w:rsidR="00000000" w:rsidRPr="00000000">
                <w:rPr>
                  <w:rtl w:val="0"/>
                </w:rPr>
                <w:t xml:space="preserve">and </w:t>
              </w:r>
            </w:ins>
            <w:r w:rsidDel="00000000" w:rsidR="00000000" w:rsidRPr="00000000">
              <w:rPr>
                <w:rtl w:val="0"/>
              </w:rPr>
              <w:t xml:space="preserve">hope</w:t>
            </w:r>
            <w:ins w:author="Susan Clayton" w:id="696" w:date="2026-01-03T21:10:49Z">
              <w:r w:rsidDel="00000000" w:rsidR="00000000" w:rsidRPr="00000000">
                <w:rPr>
                  <w:rtl w:val="0"/>
                </w:rPr>
                <w:t xml:space="preserve">, </w:t>
              </w:r>
            </w:ins>
            <w:del w:author="Susan Clayton" w:id="696" w:date="2026-01-03T21:10:49Z">
              <w:r w:rsidDel="00000000" w:rsidR="00000000" w:rsidRPr="00000000">
                <w:rPr>
                  <w:rtl w:val="0"/>
                </w:rPr>
                <w:delText xml:space="preserve">—</w:delText>
              </w:r>
            </w:del>
            <w:r w:rsidDel="00000000" w:rsidR="00000000" w:rsidRPr="00000000">
              <w:rPr>
                <w:rtl w:val="0"/>
              </w:rPr>
              <w:t xml:space="preserve">and explored how these feelings intertwine with the urgent realities of climate change. We’ve looked at the science behind climate impacts and their psychological effects, while also delving into practical strategies to foster resilience and well-being. Along the way, we’ve seen that no role is too small and no profession too distant: from educators and health providers to media professionals, policymakers, and spiritual leaders, we all share in the responsibility to address climate change and its growing influence on mental health.</w:t>
            </w:r>
          </w:p>
          <w:p w:rsidR="00000000" w:rsidDel="00000000" w:rsidP="00000000" w:rsidRDefault="00000000" w:rsidRPr="00000000" w14:paraId="00002372">
            <w:pPr>
              <w:widowControl w:val="0"/>
              <w:spacing w:after="240" w:before="240" w:line="240" w:lineRule="auto"/>
              <w:rPr/>
            </w:pPr>
            <w:r w:rsidDel="00000000" w:rsidR="00000000" w:rsidRPr="00000000">
              <w:rPr>
                <w:rtl w:val="0"/>
              </w:rPr>
              <w:t xml:space="preserve">The challenges we face are, by nature, interconnected. Many stem from a period in human history—the Anthropocene—when industrialization, resource extraction, and the separation from small, sustainable community living have pushed our planet to its limits. This disconnection from our Indigenous roots and traditional ecological knowledge has not only harmed the ecosystems we depend on; it has also taken a toll on our collective psyche. Reorienting ourselves toward more sustainable ways of living requires us to acknowledge and learn from those communities—past and present—that have long understood the value of reciprocity with the Earth.</w:t>
            </w:r>
          </w:p>
          <w:p w:rsidR="00000000" w:rsidDel="00000000" w:rsidP="00000000" w:rsidRDefault="00000000" w:rsidRPr="00000000" w14:paraId="00002373">
            <w:pPr>
              <w:widowControl w:val="0"/>
              <w:spacing w:after="240" w:before="240" w:line="240" w:lineRule="auto"/>
              <w:rPr/>
            </w:pPr>
            <w:r w:rsidDel="00000000" w:rsidR="00000000" w:rsidRPr="00000000">
              <w:rPr>
                <w:rtl w:val="0"/>
              </w:rPr>
              <w:t xml:space="preserve">Throughout this course, we’ve studied how climate emotions, from eco-anxiety to solastalgia, can be a natural response to overwhelming threats. The strategies we’ve covered—differentiating adaptive from maladaptive coping, building resilience, validating emotions, and collaborating across sectors—are meant to help us honor the authenticity of these reactions while moving toward effective solutions. Indeed, caring for our mental health in this changing climate is just one piece of a much larger puzzle. No single individual, therapy, or policy can turn the tide alone. But our ethical conduct, grounded in empathy and compassion, can form a foundation for collective resilience.</w:t>
            </w:r>
          </w:p>
          <w:p w:rsidR="00000000" w:rsidDel="00000000" w:rsidP="00000000" w:rsidRDefault="00000000" w:rsidRPr="00000000" w14:paraId="00002374">
            <w:pPr>
              <w:widowControl w:val="0"/>
              <w:spacing w:after="240" w:before="240" w:line="240" w:lineRule="auto"/>
              <w:rPr/>
            </w:pPr>
            <w:r w:rsidDel="00000000" w:rsidR="00000000" w:rsidRPr="00000000">
              <w:rPr>
                <w:rtl w:val="0"/>
              </w:rPr>
              <w:t xml:space="preserve">You may leave this course aware that your actions won’t magically erase all the outcomes of climate change. The world will continue to experience unpredictable challenges. But the work you do—as an educator, health practitioner, media producer, spiritual leader, policymaker, or community member—can still create pockets of adaptation and well-being, reducing harm and kindling hope. This spirit of collaboration and persistence is what enables us to transcend barriers and remain deeply committed to each other and to our planet.</w:t>
            </w:r>
          </w:p>
          <w:p w:rsidR="00000000" w:rsidDel="00000000" w:rsidP="00000000" w:rsidRDefault="00000000" w:rsidRPr="00000000" w14:paraId="00002375">
            <w:pPr>
              <w:widowControl w:val="0"/>
              <w:spacing w:after="240" w:before="240" w:line="240" w:lineRule="auto"/>
              <w:rPr/>
            </w:pPr>
            <w:r w:rsidDel="00000000" w:rsidR="00000000" w:rsidRPr="00000000">
              <w:rPr>
                <w:rtl w:val="0"/>
              </w:rPr>
              <w:t xml:space="preserve">By weaving mental health awareness into every layer of our efforts—from policy-making to grassroots organizing—we signal a new way forward, one where people’s psychological and emotional realities are not overlooked but integrated into the broader mission of sustainability. In this way, no matter the hurdles, we can adapt, endure, and maintain our shared sense of purpose.</w:t>
            </w:r>
          </w:p>
          <w:p w:rsidR="00000000" w:rsidDel="00000000" w:rsidP="00000000" w:rsidRDefault="00000000" w:rsidRPr="00000000" w14:paraId="00002376">
            <w:pPr>
              <w:widowControl w:val="0"/>
              <w:spacing w:after="240" w:before="240" w:line="240" w:lineRule="auto"/>
              <w:rPr/>
            </w:pPr>
            <w:r w:rsidDel="00000000" w:rsidR="00000000" w:rsidRPr="00000000">
              <w:rPr>
                <w:rtl w:val="0"/>
              </w:rPr>
              <w:t xml:space="preserve">Thank you for accompanying us on this voyage. Your dedication to understanding climate change and mental health, and to applying that knowledge with empathy, is a powerful step toward a more sustainable and caring world. As you bring what you’ve learned into your work and communities, remember that change happens when we unite across disciplines and viewpoints. May you feel both empowered and supported in the endeavors that lie ahead—knowing that, together, our collective efforts truly can make a difference. </w:t>
            </w:r>
          </w:p>
          <w:p w:rsidR="00000000" w:rsidDel="00000000" w:rsidP="00000000" w:rsidRDefault="00000000" w:rsidRPr="00000000" w14:paraId="00002377">
            <w:pPr>
              <w:widowControl w:val="0"/>
              <w:spacing w:line="240" w:lineRule="auto"/>
              <w:rPr/>
            </w:pPr>
            <w:r w:rsidDel="00000000" w:rsidR="00000000" w:rsidRPr="00000000">
              <w:rPr>
                <w:rtl w:val="0"/>
              </w:rPr>
            </w:r>
          </w:p>
        </w:tc>
      </w:tr>
      <w:tr>
        <w:trPr>
          <w:cantSplit w:val="0"/>
          <w:tblHeader w:val="0"/>
        </w:trPr>
        <w:tc>
          <w:tcPr>
            <w:shd w:fill="ea9999" w:val="clear"/>
          </w:tcPr>
          <w:p w:rsidR="00000000" w:rsidDel="00000000" w:rsidP="00000000" w:rsidRDefault="00000000" w:rsidRPr="00000000" w14:paraId="00002378">
            <w:pPr>
              <w:widowControl w:val="0"/>
              <w:spacing w:line="240" w:lineRule="auto"/>
              <w:rPr>
                <w:b w:val="1"/>
                <w:bCs w:val="1"/>
              </w:rPr>
            </w:pPr>
            <w:r w:rsidDel="00000000" w:rsidR="00000000" w:rsidRPr="00000000">
              <w:rPr>
                <w:b w:val="1"/>
                <w:bCs w:val="1"/>
                <w:rtl w:val="0"/>
              </w:rPr>
              <w:t xml:space="preserve">Content</w:t>
            </w:r>
          </w:p>
        </w:tc>
        <w:tc>
          <w:tcPr>
            <w:shd w:fill="f4cccc" w:val="clear"/>
          </w:tcPr>
          <w:p w:rsidR="00000000" w:rsidDel="00000000" w:rsidP="00000000" w:rsidRDefault="00000000" w:rsidRPr="00000000" w14:paraId="00002379">
            <w:pPr>
              <w:pStyle w:val="Heading2"/>
              <w:spacing w:line="240" w:lineRule="auto"/>
              <w:rPr/>
            </w:pPr>
            <w:bookmarkStart w:colFirst="0" w:colLast="0" w:name="_do4h0ls1k6n7" w:id="529"/>
            <w:bookmarkEnd w:id="529"/>
            <w:r w:rsidDel="00000000" w:rsidR="00000000" w:rsidRPr="00000000">
              <w:rPr>
                <w:rtl w:val="0"/>
              </w:rPr>
              <w:t xml:space="preserve">You’ve reached the end! Look at How Far We’ve Come!</w:t>
            </w:r>
          </w:p>
          <w:p w:rsidR="00000000" w:rsidDel="00000000" w:rsidP="00000000" w:rsidRDefault="00000000" w:rsidRPr="00000000" w14:paraId="0000237A">
            <w:pPr>
              <w:widowControl w:val="0"/>
              <w:spacing w:line="240" w:lineRule="auto"/>
              <w:rPr/>
            </w:pPr>
            <w:r w:rsidDel="00000000" w:rsidR="00000000" w:rsidRPr="00000000">
              <w:rPr>
                <w:rtl w:val="0"/>
              </w:rPr>
            </w:r>
          </w:p>
          <w:p w:rsidR="00000000" w:rsidDel="00000000" w:rsidP="00000000" w:rsidRDefault="00000000" w:rsidRPr="00000000" w14:paraId="0000237B">
            <w:pPr>
              <w:widowControl w:val="0"/>
              <w:spacing w:line="240" w:lineRule="auto"/>
              <w:rPr/>
            </w:pPr>
            <w:r w:rsidDel="00000000" w:rsidR="00000000" w:rsidRPr="00000000">
              <w:rPr>
                <w:rtl w:val="0"/>
              </w:rPr>
              <w:t xml:space="preserve">Together, we’ve explored the emotions tied to climate change—anxiety, guilt, anger, and hope—and how they shape our response to this global challenge.</w:t>
            </w:r>
          </w:p>
          <w:p w:rsidR="00000000" w:rsidDel="00000000" w:rsidP="00000000" w:rsidRDefault="00000000" w:rsidRPr="00000000" w14:paraId="0000237C">
            <w:pPr>
              <w:widowControl w:val="0"/>
              <w:spacing w:line="240" w:lineRule="auto"/>
              <w:rPr/>
            </w:pPr>
            <w:r w:rsidDel="00000000" w:rsidR="00000000" w:rsidRPr="00000000">
              <w:rPr>
                <w:rtl w:val="0"/>
              </w:rPr>
            </w:r>
          </w:p>
          <w:p w:rsidR="00000000" w:rsidDel="00000000" w:rsidP="00000000" w:rsidRDefault="00000000" w:rsidRPr="00000000" w14:paraId="0000237D">
            <w:pPr>
              <w:widowControl w:val="0"/>
              <w:spacing w:line="240" w:lineRule="auto"/>
              <w:rPr/>
            </w:pPr>
            <w:r w:rsidDel="00000000" w:rsidR="00000000" w:rsidRPr="00000000">
              <w:rPr>
                <w:rtl w:val="0"/>
              </w:rPr>
              <w:t xml:space="preserve">You’ve learned about how different emotional responses to climate change emerge as a result of exposures, life course and developmental factors, the ways that climate change impacts some populations disproportionately and can worsen existing inequities and the intersection of all these factors.</w:t>
            </w:r>
          </w:p>
          <w:p w:rsidR="00000000" w:rsidDel="00000000" w:rsidP="00000000" w:rsidRDefault="00000000" w:rsidRPr="00000000" w14:paraId="0000237E">
            <w:pPr>
              <w:widowControl w:val="0"/>
              <w:spacing w:line="240" w:lineRule="auto"/>
              <w:rPr/>
            </w:pPr>
            <w:r w:rsidDel="00000000" w:rsidR="00000000" w:rsidRPr="00000000">
              <w:rPr>
                <w:rtl w:val="0"/>
              </w:rPr>
            </w:r>
          </w:p>
          <w:p w:rsidR="00000000" w:rsidDel="00000000" w:rsidP="00000000" w:rsidRDefault="00000000" w:rsidRPr="00000000" w14:paraId="0000237F">
            <w:pPr>
              <w:widowControl w:val="0"/>
              <w:spacing w:line="240" w:lineRule="auto"/>
              <w:rPr/>
            </w:pPr>
            <w:r w:rsidDel="00000000" w:rsidR="00000000" w:rsidRPr="00000000">
              <w:rPr>
                <w:rtl w:val="0"/>
              </w:rPr>
              <w:t xml:space="preserve">We’ve examined the science behind climate impacts and their psychological effects, alongside practical strategies for resilience and well-being.</w:t>
            </w:r>
          </w:p>
          <w:p w:rsidR="00000000" w:rsidDel="00000000" w:rsidP="00000000" w:rsidRDefault="00000000" w:rsidRPr="00000000" w14:paraId="00002380">
            <w:pPr>
              <w:widowControl w:val="0"/>
              <w:spacing w:line="240" w:lineRule="auto"/>
              <w:rPr/>
            </w:pPr>
            <w:r w:rsidDel="00000000" w:rsidR="00000000" w:rsidRPr="00000000">
              <w:rPr>
                <w:rtl w:val="0"/>
              </w:rPr>
            </w:r>
          </w:p>
          <w:p w:rsidR="00000000" w:rsidDel="00000000" w:rsidP="00000000" w:rsidRDefault="00000000" w:rsidRPr="00000000" w14:paraId="00002381">
            <w:pPr>
              <w:widowControl w:val="0"/>
              <w:spacing w:line="240" w:lineRule="auto"/>
              <w:rPr/>
            </w:pPr>
            <w:r w:rsidDel="00000000" w:rsidR="00000000" w:rsidRPr="00000000">
              <w:rPr>
                <w:rtl w:val="0"/>
              </w:rPr>
              <w:t xml:space="preserve">Finally, we explored the responsibilities of professionals in helping support mental health in the context of climate change.</w:t>
            </w:r>
          </w:p>
          <w:p w:rsidR="00000000" w:rsidDel="00000000" w:rsidP="00000000" w:rsidRDefault="00000000" w:rsidRPr="00000000" w14:paraId="00002382">
            <w:pPr>
              <w:widowControl w:val="0"/>
              <w:spacing w:line="240" w:lineRule="auto"/>
              <w:rPr/>
            </w:pPr>
            <w:r w:rsidDel="00000000" w:rsidR="00000000" w:rsidRPr="00000000">
              <w:rPr>
                <w:rtl w:val="0"/>
              </w:rPr>
            </w:r>
          </w:p>
          <w:p w:rsidR="00000000" w:rsidDel="00000000" w:rsidP="00000000" w:rsidRDefault="00000000" w:rsidRPr="00000000" w14:paraId="00002383">
            <w:pPr>
              <w:widowControl w:val="0"/>
              <w:spacing w:line="240" w:lineRule="auto"/>
              <w:rPr/>
            </w:pPr>
            <w:r w:rsidDel="00000000" w:rsidR="00000000" w:rsidRPr="00000000">
              <w:rPr>
                <w:rtl w:val="0"/>
              </w:rPr>
              <w:t xml:space="preserve">It is our hope that in exploring each of these areas you will now be ready to go forward with an increased capacity and commitment to support healthy and resilient communities. </w:t>
            </w:r>
            <w:commentRangeStart w:id="402"/>
            <w:r w:rsidDel="00000000" w:rsidR="00000000" w:rsidRPr="00000000">
              <w:rPr>
                <w:rtl w:val="0"/>
              </w:rPr>
            </w:r>
          </w:p>
          <w:p w:rsidR="00000000" w:rsidDel="00000000" w:rsidP="00000000" w:rsidRDefault="00000000" w:rsidRPr="00000000" w14:paraId="00002384">
            <w:pPr>
              <w:widowControl w:val="0"/>
              <w:spacing w:line="240" w:lineRule="auto"/>
              <w:rPr/>
            </w:pPr>
            <w:commentRangeEnd w:id="402"/>
            <w:r w:rsidDel="00000000" w:rsidR="00000000" w:rsidRPr="00000000">
              <w:commentReference w:id="402"/>
            </w:r>
            <w:r w:rsidDel="00000000" w:rsidR="00000000" w:rsidRPr="00000000">
              <w:rPr>
                <w:rtl w:val="0"/>
              </w:rPr>
            </w:r>
          </w:p>
        </w:tc>
      </w:tr>
    </w:tbl>
    <w:p w:rsidR="00000000" w:rsidDel="00000000" w:rsidP="00000000" w:rsidRDefault="00000000" w:rsidRPr="00000000" w14:paraId="00002385">
      <w:pPr>
        <w:rPr/>
        <w:sectPr>
          <w:headerReference r:id="rId1145" w:type="default"/>
          <w:footerReference r:id="rId1146" w:type="default"/>
          <w:type w:val="nextPage"/>
          <w:pgSz w:h="12240" w:w="15840"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23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47" w:type="default"/>
          <w:footerReference r:id="rId1148" w:type="default"/>
          <w:type w:val="nextPage"/>
          <w:pgSz w:h="12240" w:w="15840" w:orient="landscape"/>
          <w:pgMar w:bottom="1440.0000000000002" w:top="1440.0000000000002" w:left="1440.0000000000002" w:right="1440.0000000000002" w:header="720" w:footer="720"/>
          <w:pgNumType w:start="1"/>
        </w:sectPr>
      </w:pPr>
      <w:bookmarkStart w:colFirst="0" w:colLast="0" w:name="_4zvec68xw4fg" w:id="530"/>
      <w:bookmarkEnd w:id="5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Knowledge Check and Course Certificate</w:t>
      </w:r>
      <w:r w:rsidDel="00000000" w:rsidR="00000000" w:rsidRPr="00000000">
        <w:rPr>
          <w:rtl w:val="0"/>
        </w:rPr>
      </w:r>
    </w:p>
    <w:p w:rsidR="00000000" w:rsidDel="00000000" w:rsidP="00000000" w:rsidRDefault="00000000" w:rsidRPr="00000000" w14:paraId="00002387">
      <w:pPr>
        <w:pStyle w:val="Heading1"/>
        <w:spacing w:after="240" w:before="240" w:lineRule="auto"/>
        <w:rPr>
          <w:b w:val="0"/>
          <w:bCs w:val="0"/>
        </w:rPr>
      </w:pPr>
      <w:bookmarkStart w:colFirst="0" w:colLast="0" w:name="_z9pmonrqbaun" w:id="531"/>
      <w:bookmarkEnd w:id="531"/>
      <w:r w:rsidDel="00000000" w:rsidR="00000000" w:rsidRPr="00000000">
        <w:rPr>
          <w:rtl w:val="0"/>
        </w:rPr>
        <w:t xml:space="preserve">Final Knowledge Assessment</w:t>
      </w:r>
      <w:r w:rsidDel="00000000" w:rsidR="00000000" w:rsidRPr="00000000">
        <w:rPr>
          <w:rtl w:val="0"/>
        </w:rPr>
      </w:r>
    </w:p>
    <w:tbl>
      <w:tblPr>
        <w:tblStyle w:val="Table27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485"/>
        <w:tblGridChange w:id="0">
          <w:tblGrid>
            <w:gridCol w:w="2475"/>
            <w:gridCol w:w="10485"/>
          </w:tblGrid>
        </w:tblGridChange>
      </w:tblGrid>
      <w:tr>
        <w:trPr>
          <w:cantSplit w:val="0"/>
          <w:tblHeader w:val="0"/>
        </w:trPr>
        <w:tc>
          <w:tcPr/>
          <w:p w:rsidR="00000000" w:rsidDel="00000000" w:rsidP="00000000" w:rsidRDefault="00000000" w:rsidRPr="00000000" w14:paraId="00002388">
            <w:pPr>
              <w:widowControl w:val="0"/>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2389">
            <w:pPr>
              <w:widowControl w:val="0"/>
              <w:spacing w:line="240" w:lineRule="auto"/>
              <w:rPr>
                <w:i w:val="1"/>
                <w:iCs w:val="1"/>
              </w:rPr>
            </w:pPr>
            <w:r w:rsidDel="00000000" w:rsidR="00000000" w:rsidRPr="00000000">
              <w:rPr>
                <w:i w:val="1"/>
                <w:iCs w:val="1"/>
                <w:rtl w:val="0"/>
              </w:rPr>
              <w:t xml:space="preserve">Please list your name and affiliation, as you would like it to appear in the contributors section for this module.</w:t>
            </w:r>
          </w:p>
        </w:tc>
        <w:tc>
          <w:tcPr/>
          <w:p w:rsidR="00000000" w:rsidDel="00000000" w:rsidP="00000000" w:rsidRDefault="00000000" w:rsidRPr="00000000" w14:paraId="0000238A">
            <w:pPr>
              <w:widowControl w:val="0"/>
              <w:numPr>
                <w:ilvl w:val="0"/>
                <w:numId w:val="501"/>
              </w:numPr>
              <w:spacing w:line="240" w:lineRule="auto"/>
              <w:ind w:left="720" w:hanging="360"/>
            </w:pPr>
            <w:r w:rsidDel="00000000" w:rsidR="00000000" w:rsidRPr="00000000">
              <w:rPr>
                <w:rtl w:val="0"/>
              </w:rPr>
              <w:t xml:space="preserve">Kiffer G. Card, Faculty of Health Sciences, Simon Fraser University</w:t>
            </w:r>
          </w:p>
          <w:p w:rsidR="00000000" w:rsidDel="00000000" w:rsidP="00000000" w:rsidRDefault="00000000" w:rsidRPr="00000000" w14:paraId="0000238B">
            <w:pPr>
              <w:widowControl w:val="0"/>
              <w:numPr>
                <w:ilvl w:val="0"/>
                <w:numId w:val="501"/>
              </w:numPr>
              <w:spacing w:line="240" w:lineRule="auto"/>
              <w:ind w:left="720" w:hanging="360"/>
            </w:pPr>
            <w:r w:rsidDel="00000000" w:rsidR="00000000" w:rsidRPr="00000000">
              <w:rPr>
                <w:rtl w:val="0"/>
              </w:rPr>
              <w:t xml:space="preserve">Kaylie Higgs, Mental Health and Climate Change Alliance</w:t>
            </w:r>
          </w:p>
          <w:p w:rsidR="00000000" w:rsidDel="00000000" w:rsidP="00000000" w:rsidRDefault="00000000" w:rsidRPr="00000000" w14:paraId="0000238C">
            <w:pPr>
              <w:widowControl w:val="0"/>
              <w:numPr>
                <w:ilvl w:val="0"/>
                <w:numId w:val="501"/>
              </w:numPr>
              <w:spacing w:line="240" w:lineRule="auto"/>
              <w:ind w:left="720" w:hanging="360"/>
            </w:pPr>
            <w:r w:rsidDel="00000000" w:rsidR="00000000" w:rsidRPr="00000000">
              <w:rPr>
                <w:rtl w:val="0"/>
              </w:rPr>
              <w:t xml:space="preserve">Dana De Benetti, Mental Health and Climate Change Alliance</w:t>
            </w:r>
          </w:p>
          <w:p w:rsidR="00000000" w:rsidDel="00000000" w:rsidP="00000000" w:rsidRDefault="00000000" w:rsidRPr="00000000" w14:paraId="0000238D">
            <w:pPr>
              <w:widowControl w:val="0"/>
              <w:numPr>
                <w:ilvl w:val="0"/>
                <w:numId w:val="501"/>
              </w:numPr>
              <w:spacing w:line="240" w:lineRule="auto"/>
              <w:ind w:left="720" w:hanging="360"/>
            </w:pPr>
            <w:ins w:author="Mike Marchand" w:id="697" w:date="2025-12-15T03:39:51Z">
              <w:r w:rsidDel="00000000" w:rsidR="00000000" w:rsidRPr="00000000">
                <w:rPr>
                  <w:rtl w:val="0"/>
                </w:rPr>
                <w:t xml:space="preserve">Michael Marchand, sqilxw, syilx Nation - Cultural Safety Consultant  </w:t>
              </w:r>
            </w:ins>
            <w:r w:rsidDel="00000000" w:rsidR="00000000" w:rsidRPr="00000000">
              <w:rPr>
                <w:rtl w:val="0"/>
              </w:rPr>
              <w:t xml:space="preserve"> </w:t>
            </w:r>
          </w:p>
          <w:p w:rsidR="00000000" w:rsidDel="00000000" w:rsidP="00000000" w:rsidRDefault="00000000" w:rsidRPr="00000000" w14:paraId="0000238E">
            <w:pPr>
              <w:widowControl w:val="0"/>
              <w:numPr>
                <w:ilvl w:val="0"/>
                <w:numId w:val="501"/>
              </w:numPr>
              <w:spacing w:line="240" w:lineRule="auto"/>
              <w:ind w:left="720" w:hanging="360"/>
            </w:pPr>
            <w:del w:author="Susan Clayton" w:id="698" w:date="2025-12-30T18:53:55Z">
              <w:r w:rsidDel="00000000" w:rsidR="00000000" w:rsidRPr="00000000">
                <w:rPr>
                  <w:rtl w:val="0"/>
                </w:rPr>
                <w:delText xml:space="preserve"> </w:delText>
              </w:r>
            </w:del>
            <w:ins w:author="Susan Clayton" w:id="698" w:date="2025-12-30T18:53:55Z">
              <w:r w:rsidDel="00000000" w:rsidR="00000000" w:rsidRPr="00000000">
                <w:rPr>
                  <w:rtl w:val="0"/>
                </w:rPr>
                <w:t xml:space="preserve">Susan Clayton, Psychology Department, The College of Wooster</w:t>
              </w:r>
            </w:ins>
            <w:r w:rsidDel="00000000" w:rsidR="00000000" w:rsidRPr="00000000">
              <w:rPr>
                <w:rtl w:val="0"/>
              </w:rPr>
            </w:r>
          </w:p>
          <w:p w:rsidR="00000000" w:rsidDel="00000000" w:rsidP="00000000" w:rsidRDefault="00000000" w:rsidRPr="00000000" w14:paraId="0000238F">
            <w:pPr>
              <w:widowControl w:val="0"/>
              <w:numPr>
                <w:ilvl w:val="0"/>
                <w:numId w:val="501"/>
              </w:numPr>
              <w:spacing w:line="240" w:lineRule="auto"/>
              <w:ind w:left="720" w:hanging="360"/>
            </w:pPr>
            <w:r w:rsidDel="00000000" w:rsidR="00000000" w:rsidRPr="00000000">
              <w:rPr>
                <w:rtl w:val="0"/>
              </w:rPr>
            </w:r>
          </w:p>
        </w:tc>
      </w:tr>
    </w:tbl>
    <w:p w:rsidR="00000000" w:rsidDel="00000000" w:rsidP="00000000" w:rsidRDefault="00000000" w:rsidRPr="00000000" w14:paraId="00002390">
      <w:pPr>
        <w:spacing w:after="240" w:before="240" w:lineRule="auto"/>
        <w:rPr/>
      </w:pPr>
      <w:r w:rsidDel="00000000" w:rsidR="00000000" w:rsidRPr="00000000">
        <w:rPr>
          <w:rtl w:val="0"/>
        </w:rPr>
      </w:r>
    </w:p>
    <w:tbl>
      <w:tblPr>
        <w:tblStyle w:val="Table27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0440"/>
        <w:tblGridChange w:id="0">
          <w:tblGrid>
            <w:gridCol w:w="2520"/>
            <w:gridCol w:w="10440"/>
          </w:tblGrid>
        </w:tblGridChange>
      </w:tblGrid>
      <w:tr>
        <w:trPr>
          <w:cantSplit w:val="0"/>
          <w:tblHeader w:val="0"/>
        </w:trPr>
        <w:tc>
          <w:tcPr>
            <w:shd w:fill="f9cb9c" w:val="clear"/>
          </w:tcPr>
          <w:p w:rsidR="00000000" w:rsidDel="00000000" w:rsidP="00000000" w:rsidRDefault="00000000" w:rsidRPr="00000000" w14:paraId="00002391">
            <w:pPr>
              <w:widowControl w:val="0"/>
              <w:spacing w:line="240" w:lineRule="auto"/>
              <w:rPr>
                <w:b w:val="1"/>
                <w:bCs w:val="1"/>
              </w:rPr>
            </w:pPr>
            <w:r w:rsidDel="00000000" w:rsidR="00000000" w:rsidRPr="00000000">
              <w:rPr>
                <w:b w:val="1"/>
                <w:bCs w:val="1"/>
                <w:rtl w:val="0"/>
              </w:rPr>
              <w:t xml:space="preserve">Script for Audio Overview</w:t>
            </w:r>
          </w:p>
        </w:tc>
        <w:tc>
          <w:tcPr>
            <w:shd w:fill="fce5cd" w:val="clear"/>
          </w:tcPr>
          <w:p w:rsidR="00000000" w:rsidDel="00000000" w:rsidP="00000000" w:rsidRDefault="00000000" w:rsidRPr="00000000" w14:paraId="00002392">
            <w:pPr>
              <w:widowControl w:val="0"/>
              <w:spacing w:after="240" w:before="240" w:line="240" w:lineRule="auto"/>
              <w:rPr/>
            </w:pPr>
            <w:r w:rsidDel="00000000" w:rsidR="00000000" w:rsidRPr="00000000">
              <w:rPr>
                <w:rtl w:val="0"/>
              </w:rPr>
              <w:t xml:space="preserve">Congratulations once more on completing this course, and best wishes as you continue your vital contributions to the well-being of people and planet alike.Now, we’ve reached the culminating moment of your learning journey. Before you officially wrap up, we invite you to put everything you’ve explored into practice by completing the final knowledge assessment. This assessment is your chance to review the key concepts, frameworks, and skills you’ve gained regarding the mental health impacts of climate change and how to address them in various professional and community contexts.</w:t>
            </w:r>
          </w:p>
          <w:p w:rsidR="00000000" w:rsidDel="00000000" w:rsidP="00000000" w:rsidRDefault="00000000" w:rsidRPr="00000000" w14:paraId="00002393">
            <w:pPr>
              <w:widowControl w:val="0"/>
              <w:spacing w:after="240" w:before="240" w:line="240" w:lineRule="auto"/>
              <w:rPr/>
            </w:pPr>
            <w:r w:rsidDel="00000000" w:rsidR="00000000" w:rsidRPr="00000000">
              <w:rPr>
                <w:rtl w:val="0"/>
              </w:rPr>
              <w:t xml:space="preserve">Once you’ve successfully passed the assessment, you’ll be able to download your certificate of completion—an acknowledgment of the hard work, thoughtfulness, and commitment you’ve invested in understanding this complex and vital issue. This certificate not only reflects your dedication to mental well-being in the era of climate change but also your readiness to act as a compassionate advocate and informed professional in your field or community.</w:t>
            </w:r>
          </w:p>
          <w:p w:rsidR="00000000" w:rsidDel="00000000" w:rsidP="00000000" w:rsidRDefault="00000000" w:rsidRPr="00000000" w14:paraId="00002394">
            <w:pPr>
              <w:widowControl w:val="0"/>
              <w:spacing w:after="240" w:before="240" w:line="240" w:lineRule="auto"/>
              <w:rPr/>
            </w:pPr>
            <w:r w:rsidDel="00000000" w:rsidR="00000000" w:rsidRPr="00000000">
              <w:rPr>
                <w:rtl w:val="0"/>
              </w:rPr>
              <w:t xml:space="preserve">We wish you the very best on this final step, and we thank you for your dedication to expanding your knowledge and skills to better serve both people and the planet. Good luck on your assessment, and we look forward to celebrating your achievement once you’ve crossed this last threshold.</w:t>
            </w:r>
          </w:p>
          <w:p w:rsidR="00000000" w:rsidDel="00000000" w:rsidP="00000000" w:rsidRDefault="00000000" w:rsidRPr="00000000" w14:paraId="00002395">
            <w:pPr>
              <w:widowControl w:val="0"/>
              <w:spacing w:line="240" w:lineRule="auto"/>
              <w:rPr/>
            </w:pPr>
            <w:r w:rsidDel="00000000" w:rsidR="00000000" w:rsidRPr="00000000">
              <w:rPr>
                <w:rtl w:val="0"/>
              </w:rPr>
            </w:r>
          </w:p>
        </w:tc>
      </w:tr>
      <w:tr>
        <w:trPr>
          <w:cantSplit w:val="0"/>
          <w:tblHeader w:val="0"/>
        </w:trPr>
        <w:tc>
          <w:tcPr>
            <w:shd w:fill="ea9999" w:val="clear"/>
          </w:tcPr>
          <w:p w:rsidR="00000000" w:rsidDel="00000000" w:rsidP="00000000" w:rsidRDefault="00000000" w:rsidRPr="00000000" w14:paraId="00002396">
            <w:pPr>
              <w:widowControl w:val="0"/>
              <w:spacing w:line="240" w:lineRule="auto"/>
              <w:rPr>
                <w:b w:val="1"/>
                <w:bCs w:val="1"/>
              </w:rPr>
            </w:pPr>
            <w:r w:rsidDel="00000000" w:rsidR="00000000" w:rsidRPr="00000000">
              <w:rPr>
                <w:b w:val="1"/>
                <w:bCs w:val="1"/>
                <w:rtl w:val="0"/>
              </w:rPr>
              <w:t xml:space="preserve">Page Content</w:t>
            </w:r>
          </w:p>
        </w:tc>
        <w:tc>
          <w:tcPr>
            <w:shd w:fill="f4cccc" w:val="clear"/>
          </w:tcPr>
          <w:p w:rsidR="00000000" w:rsidDel="00000000" w:rsidP="00000000" w:rsidRDefault="00000000" w:rsidRPr="00000000" w14:paraId="00002397">
            <w:pPr>
              <w:rPr>
                <w:b w:val="1"/>
                <w:bCs w:val="1"/>
              </w:rPr>
            </w:pPr>
            <w:r w:rsidDel="00000000" w:rsidR="00000000" w:rsidRPr="00000000">
              <w:rPr>
                <w:b w:val="1"/>
                <w:bCs w:val="1"/>
                <w:rtl w:val="0"/>
              </w:rPr>
              <w:t xml:space="preserve">Congratulations on completing the course! You’ve made incredible progress, and your commitment to supporting the well-being of people and the planet is truly inspiring.</w:t>
            </w:r>
          </w:p>
          <w:p w:rsidR="00000000" w:rsidDel="00000000" w:rsidP="00000000" w:rsidRDefault="00000000" w:rsidRPr="00000000" w14:paraId="00002398">
            <w:pPr>
              <w:rPr>
                <w:b w:val="1"/>
                <w:bCs w:val="1"/>
              </w:rPr>
            </w:pPr>
            <w:r w:rsidDel="00000000" w:rsidR="00000000" w:rsidRPr="00000000">
              <w:rPr>
                <w:rtl w:val="0"/>
              </w:rPr>
            </w:r>
          </w:p>
          <w:p w:rsidR="00000000" w:rsidDel="00000000" w:rsidP="00000000" w:rsidRDefault="00000000" w:rsidRPr="00000000" w14:paraId="00002399">
            <w:pPr>
              <w:rPr>
                <w:b w:val="1"/>
                <w:bCs w:val="1"/>
              </w:rPr>
            </w:pPr>
            <w:r w:rsidDel="00000000" w:rsidR="00000000" w:rsidRPr="00000000">
              <w:rPr>
                <w:b w:val="1"/>
                <w:bCs w:val="1"/>
                <w:rtl w:val="0"/>
              </w:rPr>
              <w:t xml:space="preserve">Take the final knowledge assessment below and we’ll get you a course certificate!</w:t>
            </w:r>
          </w:p>
          <w:p w:rsidR="00000000" w:rsidDel="00000000" w:rsidP="00000000" w:rsidRDefault="00000000" w:rsidRPr="00000000" w14:paraId="0000239A">
            <w:pPr>
              <w:rPr/>
            </w:pPr>
            <w:r w:rsidDel="00000000" w:rsidR="00000000" w:rsidRPr="00000000">
              <w:rPr>
                <w:rtl w:val="0"/>
              </w:rPr>
            </w:r>
          </w:p>
          <w:p w:rsidR="00000000" w:rsidDel="00000000" w:rsidP="00000000" w:rsidRDefault="00000000" w:rsidRPr="00000000" w14:paraId="0000239B">
            <w:pPr>
              <w:rPr>
                <w:b w:val="1"/>
                <w:bCs w:val="1"/>
              </w:rPr>
            </w:pPr>
            <w:r w:rsidDel="00000000" w:rsidR="00000000" w:rsidRPr="00000000">
              <w:rPr>
                <w:b w:val="1"/>
                <w:bCs w:val="1"/>
                <w:rtl w:val="0"/>
              </w:rPr>
              <w:t xml:space="preserve">1. Which statement best describes “climate change”?</w:t>
            </w:r>
          </w:p>
          <w:p w:rsidR="00000000" w:rsidDel="00000000" w:rsidP="00000000" w:rsidRDefault="00000000" w:rsidRPr="00000000" w14:paraId="0000239C">
            <w:pPr>
              <w:numPr>
                <w:ilvl w:val="0"/>
                <w:numId w:val="62"/>
              </w:numPr>
              <w:ind w:left="720" w:hanging="360"/>
            </w:pPr>
            <w:r w:rsidDel="00000000" w:rsidR="00000000" w:rsidRPr="00000000">
              <w:rPr>
                <w:rtl w:val="0"/>
              </w:rPr>
              <w:t xml:space="preserve">A short-term fluctuation in weather patterns</w:t>
            </w:r>
          </w:p>
          <w:p w:rsidR="00000000" w:rsidDel="00000000" w:rsidP="00000000" w:rsidRDefault="00000000" w:rsidRPr="00000000" w14:paraId="0000239D">
            <w:pPr>
              <w:numPr>
                <w:ilvl w:val="0"/>
                <w:numId w:val="62"/>
              </w:numPr>
              <w:ind w:left="720" w:hanging="360"/>
            </w:pPr>
            <w:r w:rsidDel="00000000" w:rsidR="00000000" w:rsidRPr="00000000">
              <w:rPr>
                <w:rtl w:val="0"/>
              </w:rPr>
              <w:t xml:space="preserve">A naturally occurring, quick change in atmospheric conditions only</w:t>
            </w:r>
          </w:p>
          <w:p w:rsidR="00000000" w:rsidDel="00000000" w:rsidP="00000000" w:rsidRDefault="00000000" w:rsidRPr="00000000" w14:paraId="0000239E">
            <w:pPr>
              <w:numPr>
                <w:ilvl w:val="0"/>
                <w:numId w:val="62"/>
              </w:numPr>
              <w:ind w:left="720" w:hanging="360"/>
            </w:pPr>
            <w:r w:rsidDel="00000000" w:rsidR="00000000" w:rsidRPr="00000000">
              <w:rPr>
                <w:rtl w:val="0"/>
              </w:rPr>
              <w:t xml:space="preserve">Long-term alterations in temperature and weather patterns, primarily driven by human activities</w:t>
            </w:r>
          </w:p>
          <w:p w:rsidR="00000000" w:rsidDel="00000000" w:rsidP="00000000" w:rsidRDefault="00000000" w:rsidRPr="00000000" w14:paraId="0000239F">
            <w:pPr>
              <w:numPr>
                <w:ilvl w:val="0"/>
                <w:numId w:val="62"/>
              </w:numPr>
              <w:ind w:left="720" w:hanging="360"/>
            </w:pPr>
            <w:r w:rsidDel="00000000" w:rsidR="00000000" w:rsidRPr="00000000">
              <w:rPr>
                <w:rtl w:val="0"/>
              </w:rPr>
              <w:t xml:space="preserve">An irreversible phase of global cooling</w:t>
            </w:r>
          </w:p>
          <w:p w:rsidR="00000000" w:rsidDel="00000000" w:rsidP="00000000" w:rsidRDefault="00000000" w:rsidRPr="00000000" w14:paraId="000023A0">
            <w:pPr>
              <w:rPr/>
            </w:pPr>
            <w:r w:rsidDel="00000000" w:rsidR="00000000" w:rsidRPr="00000000">
              <w:rPr>
                <w:rtl w:val="0"/>
              </w:rPr>
            </w:r>
          </w:p>
          <w:p w:rsidR="00000000" w:rsidDel="00000000" w:rsidP="00000000" w:rsidRDefault="00000000" w:rsidRPr="00000000" w14:paraId="000023A1">
            <w:pPr>
              <w:rPr>
                <w:b w:val="1"/>
                <w:bCs w:val="1"/>
              </w:rPr>
            </w:pPr>
            <w:r w:rsidDel="00000000" w:rsidR="00000000" w:rsidRPr="00000000">
              <w:rPr>
                <w:b w:val="1"/>
                <w:bCs w:val="1"/>
                <w:rtl w:val="0"/>
              </w:rPr>
              <w:t xml:space="preserve">2. What distinguishes “climate worry” from “climate anxiety”?</w:t>
            </w:r>
          </w:p>
          <w:p w:rsidR="00000000" w:rsidDel="00000000" w:rsidP="00000000" w:rsidRDefault="00000000" w:rsidRPr="00000000" w14:paraId="000023A2">
            <w:pPr>
              <w:numPr>
                <w:ilvl w:val="0"/>
                <w:numId w:val="172"/>
              </w:numPr>
              <w:ind w:left="720" w:hanging="360"/>
            </w:pPr>
            <w:r w:rsidDel="00000000" w:rsidR="00000000" w:rsidRPr="00000000">
              <w:rPr>
                <w:rtl w:val="0"/>
              </w:rPr>
              <w:t xml:space="preserve">Climate worry is purely positive, while climate anxiety is always negative.</w:t>
            </w:r>
          </w:p>
          <w:p w:rsidR="00000000" w:rsidDel="00000000" w:rsidP="00000000" w:rsidRDefault="00000000" w:rsidRPr="00000000" w14:paraId="000023A3">
            <w:pPr>
              <w:numPr>
                <w:ilvl w:val="0"/>
                <w:numId w:val="172"/>
              </w:numPr>
              <w:ind w:left="720" w:hanging="360"/>
            </w:pPr>
            <w:r w:rsidDel="00000000" w:rsidR="00000000" w:rsidRPr="00000000">
              <w:rPr>
                <w:rtl w:val="0"/>
              </w:rPr>
              <w:t xml:space="preserve">Climate worry is a more general sense of concern, while climate anxiety tends to be more intense, chronic, and disruptive to daily life.</w:t>
            </w:r>
          </w:p>
          <w:p w:rsidR="00000000" w:rsidDel="00000000" w:rsidP="00000000" w:rsidRDefault="00000000" w:rsidRPr="00000000" w14:paraId="000023A4">
            <w:pPr>
              <w:numPr>
                <w:ilvl w:val="0"/>
                <w:numId w:val="172"/>
              </w:numPr>
              <w:ind w:left="720" w:hanging="360"/>
            </w:pPr>
            <w:r w:rsidDel="00000000" w:rsidR="00000000" w:rsidRPr="00000000">
              <w:rPr>
                <w:rtl w:val="0"/>
              </w:rPr>
              <w:t xml:space="preserve">Climate worry only occurs after a natural disaster, while climate anxiety arises from reading news articles.</w:t>
            </w:r>
          </w:p>
          <w:p w:rsidR="00000000" w:rsidDel="00000000" w:rsidP="00000000" w:rsidRDefault="00000000" w:rsidRPr="00000000" w14:paraId="000023A5">
            <w:pPr>
              <w:numPr>
                <w:ilvl w:val="0"/>
                <w:numId w:val="172"/>
              </w:numPr>
              <w:ind w:left="720" w:hanging="360"/>
            </w:pPr>
            <w:r w:rsidDel="00000000" w:rsidR="00000000" w:rsidRPr="00000000">
              <w:rPr>
                <w:rtl w:val="0"/>
              </w:rPr>
              <w:t xml:space="preserve">There is no meaningful difference; they are synonymous emotional states.</w:t>
            </w:r>
          </w:p>
          <w:p w:rsidR="00000000" w:rsidDel="00000000" w:rsidP="00000000" w:rsidRDefault="00000000" w:rsidRPr="00000000" w14:paraId="000023A6">
            <w:pPr>
              <w:rPr/>
            </w:pPr>
            <w:r w:rsidDel="00000000" w:rsidR="00000000" w:rsidRPr="00000000">
              <w:rPr>
                <w:rtl w:val="0"/>
              </w:rPr>
            </w:r>
          </w:p>
          <w:p w:rsidR="00000000" w:rsidDel="00000000" w:rsidP="00000000" w:rsidRDefault="00000000" w:rsidRPr="00000000" w14:paraId="000023A7">
            <w:pPr>
              <w:rPr>
                <w:b w:val="1"/>
                <w:bCs w:val="1"/>
              </w:rPr>
            </w:pPr>
            <w:r w:rsidDel="00000000" w:rsidR="00000000" w:rsidRPr="00000000">
              <w:rPr>
                <w:b w:val="1"/>
                <w:bCs w:val="1"/>
                <w:rtl w:val="0"/>
              </w:rPr>
              <w:t xml:space="preserve">3. According to the modules, “intersectionality” in climate contexts highlights that:</w:t>
            </w:r>
          </w:p>
          <w:p w:rsidR="00000000" w:rsidDel="00000000" w:rsidP="00000000" w:rsidRDefault="00000000" w:rsidRPr="00000000" w14:paraId="000023A8">
            <w:pPr>
              <w:numPr>
                <w:ilvl w:val="0"/>
                <w:numId w:val="249"/>
              </w:numPr>
              <w:ind w:left="720" w:hanging="360"/>
            </w:pPr>
            <w:r w:rsidDel="00000000" w:rsidR="00000000" w:rsidRPr="00000000">
              <w:rPr>
                <w:rtl w:val="0"/>
              </w:rPr>
              <w:t xml:space="preserve"> Climate change equally impacts everyone, regardless of social identity.</w:t>
            </w:r>
          </w:p>
          <w:p w:rsidR="00000000" w:rsidDel="00000000" w:rsidP="00000000" w:rsidRDefault="00000000" w:rsidRPr="00000000" w14:paraId="000023A9">
            <w:pPr>
              <w:numPr>
                <w:ilvl w:val="0"/>
                <w:numId w:val="249"/>
              </w:numPr>
              <w:ind w:left="720" w:hanging="360"/>
            </w:pPr>
            <w:r w:rsidDel="00000000" w:rsidR="00000000" w:rsidRPr="00000000">
              <w:rPr>
                <w:rtl w:val="0"/>
              </w:rPr>
              <w:t xml:space="preserve">Multiple overlapping identities (race, gender, class, etc.) shape unique experiences of climate impacts and vulnerabilities.</w:t>
            </w:r>
          </w:p>
          <w:p w:rsidR="00000000" w:rsidDel="00000000" w:rsidP="00000000" w:rsidRDefault="00000000" w:rsidRPr="00000000" w14:paraId="000023AA">
            <w:pPr>
              <w:numPr>
                <w:ilvl w:val="0"/>
                <w:numId w:val="249"/>
              </w:numPr>
              <w:ind w:left="720" w:hanging="360"/>
            </w:pPr>
            <w:r w:rsidDel="00000000" w:rsidR="00000000" w:rsidRPr="00000000">
              <w:rPr>
                <w:rtl w:val="0"/>
              </w:rPr>
              <w:t xml:space="preserve">Intersectionality applies strictly to legal contexts, not environmental issues.</w:t>
            </w:r>
          </w:p>
          <w:p w:rsidR="00000000" w:rsidDel="00000000" w:rsidP="00000000" w:rsidRDefault="00000000" w:rsidRPr="00000000" w14:paraId="000023AB">
            <w:pPr>
              <w:numPr>
                <w:ilvl w:val="0"/>
                <w:numId w:val="249"/>
              </w:numPr>
              <w:ind w:left="720" w:hanging="360"/>
            </w:pPr>
            <w:r w:rsidDel="00000000" w:rsidR="00000000" w:rsidRPr="00000000">
              <w:rPr>
                <w:rtl w:val="0"/>
              </w:rPr>
              <w:t xml:space="preserve">It is a theory that supports a one-size-fits-all approach to climate adaptation.</w:t>
            </w:r>
          </w:p>
          <w:p w:rsidR="00000000" w:rsidDel="00000000" w:rsidP="00000000" w:rsidRDefault="00000000" w:rsidRPr="00000000" w14:paraId="000023AC">
            <w:pPr>
              <w:rPr/>
            </w:pPr>
            <w:r w:rsidDel="00000000" w:rsidR="00000000" w:rsidRPr="00000000">
              <w:rPr>
                <w:rtl w:val="0"/>
              </w:rPr>
            </w:r>
          </w:p>
          <w:p w:rsidR="00000000" w:rsidDel="00000000" w:rsidP="00000000" w:rsidRDefault="00000000" w:rsidRPr="00000000" w14:paraId="000023AD">
            <w:pPr>
              <w:rPr>
                <w:b w:val="1"/>
                <w:bCs w:val="1"/>
              </w:rPr>
            </w:pPr>
            <w:r w:rsidDel="00000000" w:rsidR="00000000" w:rsidRPr="00000000">
              <w:rPr>
                <w:b w:val="1"/>
                <w:bCs w:val="1"/>
                <w:rtl w:val="0"/>
              </w:rPr>
              <w:t xml:space="preserve">4. Which of the following </w:t>
            </w:r>
            <w:ins w:author="Susan Clayton" w:id="699" w:date="2025-12-30T18:48:59Z">
              <w:commentRangeStart w:id="403"/>
              <w:r w:rsidDel="00000000" w:rsidR="00000000" w:rsidRPr="00000000">
                <w:rPr>
                  <w:b w:val="1"/>
                  <w:bCs w:val="1"/>
                  <w:rtl w:val="0"/>
                </w:rPr>
                <w:t xml:space="preserve">is the most </w:t>
              </w:r>
            </w:ins>
            <w:del w:author="Susan Clayton" w:id="699" w:date="2025-12-30T18:48:59Z">
              <w:commentRangeEnd w:id="403"/>
              <w:r w:rsidDel="00000000" w:rsidR="00000000" w:rsidRPr="00000000">
                <w:commentReference w:id="403"/>
              </w:r>
              <w:r w:rsidDel="00000000" w:rsidR="00000000" w:rsidRPr="00000000">
                <w:rPr>
                  <w:b w:val="1"/>
                  <w:bCs w:val="1"/>
                  <w:rtl w:val="0"/>
                </w:rPr>
                <w:delText xml:space="preserve">best describes an </w:delText>
              </w:r>
            </w:del>
            <w:r w:rsidDel="00000000" w:rsidR="00000000" w:rsidRPr="00000000">
              <w:rPr>
                <w:b w:val="1"/>
                <w:bCs w:val="1"/>
                <w:rtl w:val="0"/>
              </w:rPr>
              <w:t xml:space="preserve">adaptive response to climate distress?</w:t>
            </w:r>
          </w:p>
          <w:p w:rsidR="00000000" w:rsidDel="00000000" w:rsidP="00000000" w:rsidRDefault="00000000" w:rsidRPr="00000000" w14:paraId="000023AE">
            <w:pPr>
              <w:numPr>
                <w:ilvl w:val="0"/>
                <w:numId w:val="121"/>
              </w:numPr>
              <w:ind w:left="720" w:hanging="360"/>
            </w:pPr>
            <w:r w:rsidDel="00000000" w:rsidR="00000000" w:rsidRPr="00000000">
              <w:rPr>
                <w:rtl w:val="0"/>
              </w:rPr>
              <w:t xml:space="preserve"> Avoiding all news about climate change to stay calm</w:t>
            </w:r>
          </w:p>
          <w:p w:rsidR="00000000" w:rsidDel="00000000" w:rsidP="00000000" w:rsidRDefault="00000000" w:rsidRPr="00000000" w14:paraId="000023AF">
            <w:pPr>
              <w:numPr>
                <w:ilvl w:val="0"/>
                <w:numId w:val="121"/>
              </w:numPr>
              <w:ind w:left="720" w:hanging="360"/>
            </w:pPr>
            <w:r w:rsidDel="00000000" w:rsidR="00000000" w:rsidRPr="00000000">
              <w:rPr>
                <w:rtl w:val="0"/>
              </w:rPr>
              <w:t xml:space="preserve">Acknowledging the seriousness of climate impacts and channeling emotions into proactive, solution-oriented action</w:t>
            </w:r>
          </w:p>
          <w:p w:rsidR="00000000" w:rsidDel="00000000" w:rsidP="00000000" w:rsidRDefault="00000000" w:rsidRPr="00000000" w14:paraId="000023B0">
            <w:pPr>
              <w:numPr>
                <w:ilvl w:val="0"/>
                <w:numId w:val="121"/>
              </w:numPr>
              <w:ind w:left="720" w:hanging="360"/>
            </w:pPr>
            <w:r w:rsidDel="00000000" w:rsidR="00000000" w:rsidRPr="00000000">
              <w:rPr>
                <w:rtl w:val="0"/>
              </w:rPr>
              <w:t xml:space="preserve">Believing one’s small choices make no difference, thus ignoring the issue</w:t>
            </w:r>
          </w:p>
          <w:p w:rsidR="00000000" w:rsidDel="00000000" w:rsidP="00000000" w:rsidRDefault="00000000" w:rsidRPr="00000000" w14:paraId="000023B1">
            <w:pPr>
              <w:numPr>
                <w:ilvl w:val="0"/>
                <w:numId w:val="121"/>
              </w:numPr>
              <w:ind w:left="720" w:hanging="360"/>
            </w:pPr>
            <w:r w:rsidDel="00000000" w:rsidR="00000000" w:rsidRPr="00000000">
              <w:rPr>
                <w:rtl w:val="0"/>
              </w:rPr>
              <w:t xml:space="preserve">Dismissing or denying climate science as fake or exaggerated</w:t>
            </w:r>
          </w:p>
          <w:p w:rsidR="00000000" w:rsidDel="00000000" w:rsidP="00000000" w:rsidRDefault="00000000" w:rsidRPr="00000000" w14:paraId="000023B2">
            <w:pPr>
              <w:rPr/>
            </w:pPr>
            <w:r w:rsidDel="00000000" w:rsidR="00000000" w:rsidRPr="00000000">
              <w:rPr>
                <w:rtl w:val="0"/>
              </w:rPr>
            </w:r>
          </w:p>
          <w:p w:rsidR="00000000" w:rsidDel="00000000" w:rsidP="00000000" w:rsidRDefault="00000000" w:rsidRPr="00000000" w14:paraId="000023B3">
            <w:pPr>
              <w:rPr>
                <w:b w:val="1"/>
                <w:bCs w:val="1"/>
              </w:rPr>
            </w:pPr>
            <w:r w:rsidDel="00000000" w:rsidR="00000000" w:rsidRPr="00000000">
              <w:rPr>
                <w:b w:val="1"/>
                <w:bCs w:val="1"/>
                <w:rtl w:val="0"/>
              </w:rPr>
              <w:t xml:space="preserve">5. Which coping style focuses on directly solving or addressing the problem at hand rather than only managing emotions?</w:t>
            </w:r>
          </w:p>
          <w:p w:rsidR="00000000" w:rsidDel="00000000" w:rsidP="00000000" w:rsidRDefault="00000000" w:rsidRPr="00000000" w14:paraId="000023B4">
            <w:pPr>
              <w:numPr>
                <w:ilvl w:val="0"/>
                <w:numId w:val="312"/>
              </w:numPr>
              <w:ind w:left="720" w:hanging="360"/>
            </w:pPr>
            <w:r w:rsidDel="00000000" w:rsidR="00000000" w:rsidRPr="00000000">
              <w:rPr>
                <w:rtl w:val="0"/>
              </w:rPr>
              <w:t xml:space="preserve"> Emotion-Focused Coping</w:t>
            </w:r>
          </w:p>
          <w:p w:rsidR="00000000" w:rsidDel="00000000" w:rsidP="00000000" w:rsidRDefault="00000000" w:rsidRPr="00000000" w14:paraId="000023B5">
            <w:pPr>
              <w:numPr>
                <w:ilvl w:val="0"/>
                <w:numId w:val="312"/>
              </w:numPr>
              <w:ind w:left="720" w:hanging="360"/>
            </w:pPr>
            <w:r w:rsidDel="00000000" w:rsidR="00000000" w:rsidRPr="00000000">
              <w:rPr>
                <w:rtl w:val="0"/>
              </w:rPr>
              <w:t xml:space="preserve">Avoidance Coping</w:t>
            </w:r>
          </w:p>
          <w:p w:rsidR="00000000" w:rsidDel="00000000" w:rsidP="00000000" w:rsidRDefault="00000000" w:rsidRPr="00000000" w14:paraId="000023B6">
            <w:pPr>
              <w:numPr>
                <w:ilvl w:val="0"/>
                <w:numId w:val="312"/>
              </w:numPr>
              <w:ind w:left="720" w:hanging="360"/>
            </w:pPr>
            <w:r w:rsidDel="00000000" w:rsidR="00000000" w:rsidRPr="00000000">
              <w:rPr>
                <w:rtl w:val="0"/>
              </w:rPr>
              <w:t xml:space="preserve">Problem-Focused Coping</w:t>
            </w:r>
          </w:p>
          <w:p w:rsidR="00000000" w:rsidDel="00000000" w:rsidP="00000000" w:rsidRDefault="00000000" w:rsidRPr="00000000" w14:paraId="000023B7">
            <w:pPr>
              <w:numPr>
                <w:ilvl w:val="0"/>
                <w:numId w:val="312"/>
              </w:numPr>
              <w:ind w:left="720" w:hanging="360"/>
            </w:pPr>
            <w:r w:rsidDel="00000000" w:rsidR="00000000" w:rsidRPr="00000000">
              <w:rPr>
                <w:rtl w:val="0"/>
              </w:rPr>
              <w:t xml:space="preserve">Meaning-Focused Coping</w:t>
            </w:r>
          </w:p>
          <w:p w:rsidR="00000000" w:rsidDel="00000000" w:rsidP="00000000" w:rsidRDefault="00000000" w:rsidRPr="00000000" w14:paraId="000023B8">
            <w:pPr>
              <w:rPr/>
            </w:pPr>
            <w:r w:rsidDel="00000000" w:rsidR="00000000" w:rsidRPr="00000000">
              <w:rPr>
                <w:rtl w:val="0"/>
              </w:rPr>
            </w:r>
          </w:p>
          <w:p w:rsidR="00000000" w:rsidDel="00000000" w:rsidP="00000000" w:rsidRDefault="00000000" w:rsidRPr="00000000" w14:paraId="000023B9">
            <w:pPr>
              <w:rPr>
                <w:b w:val="1"/>
                <w:bCs w:val="1"/>
              </w:rPr>
            </w:pPr>
            <w:r w:rsidDel="00000000" w:rsidR="00000000" w:rsidRPr="00000000">
              <w:rPr>
                <w:b w:val="1"/>
                <w:bCs w:val="1"/>
                <w:rtl w:val="0"/>
              </w:rPr>
              <w:t xml:space="preserve">6. “</w:t>
            </w:r>
            <w:commentRangeStart w:id="404"/>
            <w:r w:rsidDel="00000000" w:rsidR="00000000" w:rsidRPr="00000000">
              <w:rPr>
                <w:b w:val="1"/>
                <w:bCs w:val="1"/>
                <w:rtl w:val="0"/>
              </w:rPr>
              <w:t xml:space="preserve">Eco-anxiety</w:t>
            </w:r>
            <w:commentRangeEnd w:id="404"/>
            <w:r w:rsidDel="00000000" w:rsidR="00000000" w:rsidRPr="00000000">
              <w:commentReference w:id="404"/>
            </w:r>
            <w:r w:rsidDel="00000000" w:rsidR="00000000" w:rsidRPr="00000000">
              <w:rPr>
                <w:b w:val="1"/>
                <w:bCs w:val="1"/>
                <w:rtl w:val="0"/>
              </w:rPr>
              <w:t xml:space="preserve">” often manifests as:</w:t>
            </w:r>
          </w:p>
          <w:p w:rsidR="00000000" w:rsidDel="00000000" w:rsidP="00000000" w:rsidRDefault="00000000" w:rsidRPr="00000000" w14:paraId="000023BA">
            <w:pPr>
              <w:numPr>
                <w:ilvl w:val="0"/>
                <w:numId w:val="426"/>
              </w:numPr>
              <w:ind w:left="720" w:hanging="360"/>
            </w:pPr>
            <w:r w:rsidDel="00000000" w:rsidR="00000000" w:rsidRPr="00000000">
              <w:rPr>
                <w:rtl w:val="0"/>
              </w:rPr>
              <w:t xml:space="preserve">A short burst of anger toward wildlife conservation efforts</w:t>
            </w:r>
          </w:p>
          <w:p w:rsidR="00000000" w:rsidDel="00000000" w:rsidP="00000000" w:rsidRDefault="00000000" w:rsidRPr="00000000" w14:paraId="000023BB">
            <w:pPr>
              <w:numPr>
                <w:ilvl w:val="0"/>
                <w:numId w:val="426"/>
              </w:numPr>
              <w:ind w:left="720" w:hanging="360"/>
            </w:pPr>
            <w:r w:rsidDel="00000000" w:rsidR="00000000" w:rsidRPr="00000000">
              <w:rPr>
                <w:rtl w:val="0"/>
              </w:rPr>
              <w:t xml:space="preserve">Chronic worry or fear about the future due to environmental threats</w:t>
            </w:r>
          </w:p>
          <w:p w:rsidR="00000000" w:rsidDel="00000000" w:rsidP="00000000" w:rsidRDefault="00000000" w:rsidRPr="00000000" w14:paraId="000023BC">
            <w:pPr>
              <w:numPr>
                <w:ilvl w:val="0"/>
                <w:numId w:val="426"/>
              </w:numPr>
              <w:ind w:left="720" w:hanging="360"/>
            </w:pPr>
            <w:r w:rsidDel="00000000" w:rsidR="00000000" w:rsidRPr="00000000">
              <w:rPr>
                <w:rtl w:val="0"/>
              </w:rPr>
              <w:t xml:space="preserve">A denial that climate change will have any effect</w:t>
            </w:r>
          </w:p>
          <w:p w:rsidR="00000000" w:rsidDel="00000000" w:rsidP="00000000" w:rsidRDefault="00000000" w:rsidRPr="00000000" w14:paraId="000023BD">
            <w:pPr>
              <w:numPr>
                <w:ilvl w:val="0"/>
                <w:numId w:val="426"/>
              </w:numPr>
              <w:ind w:left="720" w:hanging="360"/>
            </w:pPr>
            <w:r w:rsidDel="00000000" w:rsidR="00000000" w:rsidRPr="00000000">
              <w:rPr>
                <w:rtl w:val="0"/>
              </w:rPr>
              <w:t xml:space="preserve">Euphoria about environmental disasters</w:t>
            </w:r>
          </w:p>
          <w:p w:rsidR="00000000" w:rsidDel="00000000" w:rsidP="00000000" w:rsidRDefault="00000000" w:rsidRPr="00000000" w14:paraId="000023BE">
            <w:pPr>
              <w:rPr/>
            </w:pPr>
            <w:r w:rsidDel="00000000" w:rsidR="00000000" w:rsidRPr="00000000">
              <w:rPr>
                <w:rtl w:val="0"/>
              </w:rPr>
            </w:r>
          </w:p>
          <w:p w:rsidR="00000000" w:rsidDel="00000000" w:rsidP="00000000" w:rsidRDefault="00000000" w:rsidRPr="00000000" w14:paraId="000023BF">
            <w:pPr>
              <w:rPr>
                <w:b w:val="1"/>
                <w:bCs w:val="1"/>
              </w:rPr>
            </w:pPr>
            <w:r w:rsidDel="00000000" w:rsidR="00000000" w:rsidRPr="00000000">
              <w:rPr>
                <w:b w:val="1"/>
                <w:bCs w:val="1"/>
                <w:rtl w:val="0"/>
              </w:rPr>
              <w:t xml:space="preserve">7. According to “hope” frameworks like Joanna Macy’s “Active Hope,” hope is defined as:</w:t>
            </w:r>
          </w:p>
          <w:p w:rsidR="00000000" w:rsidDel="00000000" w:rsidP="00000000" w:rsidRDefault="00000000" w:rsidRPr="00000000" w14:paraId="000023C0">
            <w:pPr>
              <w:numPr>
                <w:ilvl w:val="0"/>
                <w:numId w:val="38"/>
              </w:numPr>
              <w:ind w:left="720" w:hanging="360"/>
            </w:pPr>
            <w:r w:rsidDel="00000000" w:rsidR="00000000" w:rsidRPr="00000000">
              <w:rPr>
                <w:rtl w:val="0"/>
              </w:rPr>
              <w:t xml:space="preserve">Blind optimism that all problems will fix themselves</w:t>
            </w:r>
          </w:p>
          <w:p w:rsidR="00000000" w:rsidDel="00000000" w:rsidP="00000000" w:rsidRDefault="00000000" w:rsidRPr="00000000" w14:paraId="000023C1">
            <w:pPr>
              <w:numPr>
                <w:ilvl w:val="0"/>
                <w:numId w:val="38"/>
              </w:numPr>
              <w:ind w:left="720" w:hanging="360"/>
            </w:pPr>
            <w:r w:rsidDel="00000000" w:rsidR="00000000" w:rsidRPr="00000000">
              <w:rPr>
                <w:rtl w:val="0"/>
              </w:rPr>
              <w:t xml:space="preserve">A practice of actively engaging in efforts to create a better future, even amidst uncertainty</w:t>
            </w:r>
          </w:p>
          <w:p w:rsidR="00000000" w:rsidDel="00000000" w:rsidP="00000000" w:rsidRDefault="00000000" w:rsidRPr="00000000" w14:paraId="000023C2">
            <w:pPr>
              <w:numPr>
                <w:ilvl w:val="0"/>
                <w:numId w:val="38"/>
              </w:numPr>
              <w:ind w:left="720" w:hanging="360"/>
            </w:pPr>
            <w:r w:rsidDel="00000000" w:rsidR="00000000" w:rsidRPr="00000000">
              <w:rPr>
                <w:rtl w:val="0"/>
              </w:rPr>
              <w:t xml:space="preserve">A feeling of certainty that no solutions are needed</w:t>
            </w:r>
          </w:p>
          <w:p w:rsidR="00000000" w:rsidDel="00000000" w:rsidP="00000000" w:rsidRDefault="00000000" w:rsidRPr="00000000" w14:paraId="000023C3">
            <w:pPr>
              <w:numPr>
                <w:ilvl w:val="0"/>
                <w:numId w:val="38"/>
              </w:numPr>
              <w:ind w:left="720" w:hanging="360"/>
            </w:pPr>
            <w:r w:rsidDel="00000000" w:rsidR="00000000" w:rsidRPr="00000000">
              <w:rPr>
                <w:rtl w:val="0"/>
              </w:rPr>
              <w:t xml:space="preserve">The belief that technology alone will resolve all climate issues</w:t>
            </w:r>
          </w:p>
          <w:p w:rsidR="00000000" w:rsidDel="00000000" w:rsidP="00000000" w:rsidRDefault="00000000" w:rsidRPr="00000000" w14:paraId="000023C4">
            <w:pPr>
              <w:rPr/>
            </w:pPr>
            <w:r w:rsidDel="00000000" w:rsidR="00000000" w:rsidRPr="00000000">
              <w:rPr>
                <w:rtl w:val="0"/>
              </w:rPr>
            </w:r>
          </w:p>
          <w:p w:rsidR="00000000" w:rsidDel="00000000" w:rsidP="00000000" w:rsidRDefault="00000000" w:rsidRPr="00000000" w14:paraId="000023C5">
            <w:pPr>
              <w:rPr>
                <w:b w:val="1"/>
                <w:bCs w:val="1"/>
              </w:rPr>
            </w:pPr>
            <w:r w:rsidDel="00000000" w:rsidR="00000000" w:rsidRPr="00000000">
              <w:rPr>
                <w:b w:val="1"/>
                <w:bCs w:val="1"/>
                <w:rtl w:val="0"/>
              </w:rPr>
              <w:t xml:space="preserve">8. Which statement about “resilience” in the context of climate challenges is MOST accurate?</w:t>
            </w:r>
          </w:p>
          <w:p w:rsidR="00000000" w:rsidDel="00000000" w:rsidP="00000000" w:rsidRDefault="00000000" w:rsidRPr="00000000" w14:paraId="000023C6">
            <w:pPr>
              <w:numPr>
                <w:ilvl w:val="0"/>
                <w:numId w:val="305"/>
              </w:numPr>
              <w:ind w:left="720" w:hanging="360"/>
            </w:pPr>
            <w:r w:rsidDel="00000000" w:rsidR="00000000" w:rsidRPr="00000000">
              <w:rPr>
                <w:rtl w:val="0"/>
              </w:rPr>
              <w:t xml:space="preserve">Resilience is a fixed trait that people are born with, unaffected by environment.</w:t>
            </w:r>
          </w:p>
          <w:p w:rsidR="00000000" w:rsidDel="00000000" w:rsidP="00000000" w:rsidRDefault="00000000" w:rsidRPr="00000000" w14:paraId="000023C7">
            <w:pPr>
              <w:numPr>
                <w:ilvl w:val="0"/>
                <w:numId w:val="305"/>
              </w:numPr>
              <w:ind w:left="720" w:hanging="360"/>
            </w:pPr>
            <w:r w:rsidDel="00000000" w:rsidR="00000000" w:rsidRPr="00000000">
              <w:rPr>
                <w:rtl w:val="0"/>
              </w:rPr>
              <w:t xml:space="preserve">Resilience involves the ability to adapt, recover, and grow amidst climate-related adversity, influenced by biological, psychological, and social factors.</w:t>
            </w:r>
          </w:p>
          <w:p w:rsidR="00000000" w:rsidDel="00000000" w:rsidP="00000000" w:rsidRDefault="00000000" w:rsidRPr="00000000" w14:paraId="000023C8">
            <w:pPr>
              <w:numPr>
                <w:ilvl w:val="0"/>
                <w:numId w:val="305"/>
              </w:numPr>
              <w:ind w:left="720" w:hanging="360"/>
            </w:pPr>
            <w:r w:rsidDel="00000000" w:rsidR="00000000" w:rsidRPr="00000000">
              <w:rPr>
                <w:rtl w:val="0"/>
              </w:rPr>
              <w:t xml:space="preserve">Only communities, not individuals, can display resilience.</w:t>
            </w:r>
          </w:p>
          <w:p w:rsidR="00000000" w:rsidDel="00000000" w:rsidP="00000000" w:rsidRDefault="00000000" w:rsidRPr="00000000" w14:paraId="000023C9">
            <w:pPr>
              <w:numPr>
                <w:ilvl w:val="0"/>
                <w:numId w:val="305"/>
              </w:numPr>
              <w:ind w:left="720" w:hanging="360"/>
            </w:pPr>
            <w:r w:rsidDel="00000000" w:rsidR="00000000" w:rsidRPr="00000000">
              <w:rPr>
                <w:rtl w:val="0"/>
              </w:rPr>
              <w:t xml:space="preserve">Resilience opposes all forms of emotional expression.</w:t>
            </w:r>
          </w:p>
          <w:p w:rsidR="00000000" w:rsidDel="00000000" w:rsidP="00000000" w:rsidRDefault="00000000" w:rsidRPr="00000000" w14:paraId="000023CA">
            <w:pPr>
              <w:rPr/>
            </w:pPr>
            <w:r w:rsidDel="00000000" w:rsidR="00000000" w:rsidRPr="00000000">
              <w:rPr>
                <w:rtl w:val="0"/>
              </w:rPr>
            </w:r>
          </w:p>
          <w:p w:rsidR="00000000" w:rsidDel="00000000" w:rsidP="00000000" w:rsidRDefault="00000000" w:rsidRPr="00000000" w14:paraId="000023CB">
            <w:pPr>
              <w:rPr>
                <w:b w:val="1"/>
                <w:bCs w:val="1"/>
              </w:rPr>
            </w:pPr>
            <w:r w:rsidDel="00000000" w:rsidR="00000000" w:rsidRPr="00000000">
              <w:rPr>
                <w:b w:val="1"/>
                <w:bCs w:val="1"/>
                <w:rtl w:val="0"/>
              </w:rPr>
              <w:t xml:space="preserve">9. One reason “acknowledging and validating climate emotions” is crucial is that it:</w:t>
            </w:r>
          </w:p>
          <w:p w:rsidR="00000000" w:rsidDel="00000000" w:rsidP="00000000" w:rsidRDefault="00000000" w:rsidRPr="00000000" w14:paraId="000023CC">
            <w:pPr>
              <w:numPr>
                <w:ilvl w:val="0"/>
                <w:numId w:val="524"/>
              </w:numPr>
              <w:ind w:left="720" w:hanging="360"/>
            </w:pPr>
            <w:r w:rsidDel="00000000" w:rsidR="00000000" w:rsidRPr="00000000">
              <w:rPr>
                <w:rtl w:val="0"/>
              </w:rPr>
              <w:t xml:space="preserve"> Immediately cures eco-anxiety or grief.</w:t>
            </w:r>
          </w:p>
          <w:p w:rsidR="00000000" w:rsidDel="00000000" w:rsidP="00000000" w:rsidRDefault="00000000" w:rsidRPr="00000000" w14:paraId="000023CD">
            <w:pPr>
              <w:numPr>
                <w:ilvl w:val="0"/>
                <w:numId w:val="524"/>
              </w:numPr>
              <w:ind w:left="720" w:hanging="360"/>
            </w:pPr>
            <w:r w:rsidDel="00000000" w:rsidR="00000000" w:rsidRPr="00000000">
              <w:rPr>
                <w:rtl w:val="0"/>
              </w:rPr>
              <w:t xml:space="preserve">Normalizes emotional responses and creates a supportive environment for coping and action.</w:t>
            </w:r>
          </w:p>
          <w:p w:rsidR="00000000" w:rsidDel="00000000" w:rsidP="00000000" w:rsidRDefault="00000000" w:rsidRPr="00000000" w14:paraId="000023CE">
            <w:pPr>
              <w:numPr>
                <w:ilvl w:val="0"/>
                <w:numId w:val="524"/>
              </w:numPr>
              <w:ind w:left="720" w:hanging="360"/>
            </w:pPr>
            <w:r w:rsidDel="00000000" w:rsidR="00000000" w:rsidRPr="00000000">
              <w:rPr>
                <w:rtl w:val="0"/>
              </w:rPr>
              <w:t xml:space="preserve">Encourages individuals to suppress their concerns.</w:t>
            </w:r>
          </w:p>
          <w:p w:rsidR="00000000" w:rsidDel="00000000" w:rsidP="00000000" w:rsidRDefault="00000000" w:rsidRPr="00000000" w14:paraId="000023CF">
            <w:pPr>
              <w:numPr>
                <w:ilvl w:val="0"/>
                <w:numId w:val="524"/>
              </w:numPr>
              <w:ind w:left="720" w:hanging="360"/>
            </w:pPr>
            <w:r w:rsidDel="00000000" w:rsidR="00000000" w:rsidRPr="00000000">
              <w:rPr>
                <w:rtl w:val="0"/>
              </w:rPr>
              <w:t xml:space="preserve">Removes any need for therapy or collective action.</w:t>
            </w:r>
          </w:p>
          <w:p w:rsidR="00000000" w:rsidDel="00000000" w:rsidP="00000000" w:rsidRDefault="00000000" w:rsidRPr="00000000" w14:paraId="000023D0">
            <w:pPr>
              <w:rPr/>
            </w:pPr>
            <w:r w:rsidDel="00000000" w:rsidR="00000000" w:rsidRPr="00000000">
              <w:rPr>
                <w:rtl w:val="0"/>
              </w:rPr>
            </w:r>
          </w:p>
          <w:p w:rsidR="00000000" w:rsidDel="00000000" w:rsidP="00000000" w:rsidRDefault="00000000" w:rsidRPr="00000000" w14:paraId="000023D1">
            <w:pPr>
              <w:rPr>
                <w:b w:val="1"/>
                <w:bCs w:val="1"/>
              </w:rPr>
            </w:pPr>
            <w:r w:rsidDel="00000000" w:rsidR="00000000" w:rsidRPr="00000000">
              <w:rPr>
                <w:b w:val="1"/>
                <w:bCs w:val="1"/>
                <w:rtl w:val="0"/>
              </w:rPr>
              <w:t xml:space="preserve">10. Which of the following best captures the rationale behind “nature-based approaches” to mental health?</w:t>
            </w:r>
          </w:p>
          <w:p w:rsidR="00000000" w:rsidDel="00000000" w:rsidP="00000000" w:rsidRDefault="00000000" w:rsidRPr="00000000" w14:paraId="000023D2">
            <w:pPr>
              <w:numPr>
                <w:ilvl w:val="0"/>
                <w:numId w:val="308"/>
              </w:numPr>
              <w:ind w:left="720" w:hanging="360"/>
            </w:pPr>
            <w:r w:rsidDel="00000000" w:rsidR="00000000" w:rsidRPr="00000000">
              <w:rPr>
                <w:rtl w:val="0"/>
              </w:rPr>
              <w:t xml:space="preserve">Nature is irrelevant to psychological well-being</w:t>
            </w:r>
          </w:p>
          <w:p w:rsidR="00000000" w:rsidDel="00000000" w:rsidP="00000000" w:rsidRDefault="00000000" w:rsidRPr="00000000" w14:paraId="000023D3">
            <w:pPr>
              <w:numPr>
                <w:ilvl w:val="0"/>
                <w:numId w:val="308"/>
              </w:numPr>
              <w:ind w:left="720" w:hanging="360"/>
            </w:pPr>
            <w:r w:rsidDel="00000000" w:rsidR="00000000" w:rsidRPr="00000000">
              <w:rPr>
                <w:rtl w:val="0"/>
              </w:rPr>
              <w:t xml:space="preserve">Exposure to natural environments can reduce stress, restore mental energy, and provide emotional relief from climate distress.</w:t>
            </w:r>
          </w:p>
          <w:p w:rsidR="00000000" w:rsidDel="00000000" w:rsidP="00000000" w:rsidRDefault="00000000" w:rsidRPr="00000000" w14:paraId="000023D4">
            <w:pPr>
              <w:numPr>
                <w:ilvl w:val="0"/>
                <w:numId w:val="308"/>
              </w:numPr>
              <w:ind w:left="720" w:hanging="360"/>
            </w:pPr>
            <w:r w:rsidDel="00000000" w:rsidR="00000000" w:rsidRPr="00000000">
              <w:rPr>
                <w:rtl w:val="0"/>
              </w:rPr>
              <w:t xml:space="preserve">Connecting with nature can only be done if you live far from cities.</w:t>
            </w:r>
          </w:p>
          <w:p w:rsidR="00000000" w:rsidDel="00000000" w:rsidP="00000000" w:rsidRDefault="00000000" w:rsidRPr="00000000" w14:paraId="000023D5">
            <w:pPr>
              <w:numPr>
                <w:ilvl w:val="0"/>
                <w:numId w:val="308"/>
              </w:numPr>
              <w:ind w:left="720" w:hanging="360"/>
            </w:pPr>
            <w:r w:rsidDel="00000000" w:rsidR="00000000" w:rsidRPr="00000000">
              <w:rPr>
                <w:rtl w:val="0"/>
              </w:rPr>
              <w:t xml:space="preserve">People’s attitudes toward nature have no bearing on mental health.</w:t>
            </w:r>
          </w:p>
          <w:p w:rsidR="00000000" w:rsidDel="00000000" w:rsidP="00000000" w:rsidRDefault="00000000" w:rsidRPr="00000000" w14:paraId="000023D6">
            <w:pPr>
              <w:rPr/>
            </w:pPr>
            <w:r w:rsidDel="00000000" w:rsidR="00000000" w:rsidRPr="00000000">
              <w:rPr>
                <w:rtl w:val="0"/>
              </w:rPr>
            </w:r>
          </w:p>
          <w:p w:rsidR="00000000" w:rsidDel="00000000" w:rsidP="00000000" w:rsidRDefault="00000000" w:rsidRPr="00000000" w14:paraId="000023D7">
            <w:pPr>
              <w:rPr>
                <w:b w:val="1"/>
                <w:bCs w:val="1"/>
              </w:rPr>
            </w:pPr>
            <w:r w:rsidDel="00000000" w:rsidR="00000000" w:rsidRPr="00000000">
              <w:rPr>
                <w:b w:val="1"/>
                <w:bCs w:val="1"/>
                <w:rtl w:val="0"/>
              </w:rPr>
              <w:t xml:space="preserve">11. Why are educators central to addressing climate-related mental health in students?</w:t>
            </w:r>
          </w:p>
          <w:p w:rsidR="00000000" w:rsidDel="00000000" w:rsidP="00000000" w:rsidRDefault="00000000" w:rsidRPr="00000000" w14:paraId="000023D8">
            <w:pPr>
              <w:numPr>
                <w:ilvl w:val="0"/>
                <w:numId w:val="190"/>
              </w:numPr>
              <w:ind w:left="720" w:hanging="360"/>
            </w:pPr>
            <w:r w:rsidDel="00000000" w:rsidR="00000000" w:rsidRPr="00000000">
              <w:rPr>
                <w:rtl w:val="0"/>
              </w:rPr>
              <w:t xml:space="preserve"> They focus solely on scientific content, ignoring emotions.</w:t>
            </w:r>
          </w:p>
          <w:p w:rsidR="00000000" w:rsidDel="00000000" w:rsidP="00000000" w:rsidRDefault="00000000" w:rsidRPr="00000000" w14:paraId="000023D9">
            <w:pPr>
              <w:numPr>
                <w:ilvl w:val="0"/>
                <w:numId w:val="190"/>
              </w:numPr>
              <w:ind w:left="720" w:hanging="360"/>
            </w:pPr>
            <w:r w:rsidDel="00000000" w:rsidR="00000000" w:rsidRPr="00000000">
              <w:rPr>
                <w:rtl w:val="0"/>
              </w:rPr>
              <w:t xml:space="preserve">They must remain neutral and discourage student activism.</w:t>
            </w:r>
          </w:p>
          <w:p w:rsidR="00000000" w:rsidDel="00000000" w:rsidP="00000000" w:rsidRDefault="00000000" w:rsidRPr="00000000" w14:paraId="000023DA">
            <w:pPr>
              <w:numPr>
                <w:ilvl w:val="0"/>
                <w:numId w:val="190"/>
              </w:numPr>
              <w:ind w:left="720" w:hanging="360"/>
            </w:pPr>
            <w:r w:rsidDel="00000000" w:rsidR="00000000" w:rsidRPr="00000000">
              <w:rPr>
                <w:rtl w:val="0"/>
              </w:rPr>
              <w:t xml:space="preserve">They integrate climate literacy with emotional resilience practices, helping students process eco-anxiety and engage in constructive activities.</w:t>
            </w:r>
          </w:p>
          <w:p w:rsidR="00000000" w:rsidDel="00000000" w:rsidP="00000000" w:rsidRDefault="00000000" w:rsidRPr="00000000" w14:paraId="000023DB">
            <w:pPr>
              <w:numPr>
                <w:ilvl w:val="0"/>
                <w:numId w:val="190"/>
              </w:numPr>
              <w:ind w:left="720" w:hanging="360"/>
            </w:pPr>
            <w:r w:rsidDel="00000000" w:rsidR="00000000" w:rsidRPr="00000000">
              <w:rPr>
                <w:rtl w:val="0"/>
              </w:rPr>
              <w:t xml:space="preserve">Only parents, not educators, are responsible for building resilience in children.</w:t>
            </w:r>
          </w:p>
          <w:p w:rsidR="00000000" w:rsidDel="00000000" w:rsidP="00000000" w:rsidRDefault="00000000" w:rsidRPr="00000000" w14:paraId="000023DC">
            <w:pPr>
              <w:rPr/>
            </w:pPr>
            <w:r w:rsidDel="00000000" w:rsidR="00000000" w:rsidRPr="00000000">
              <w:rPr>
                <w:rtl w:val="0"/>
              </w:rPr>
            </w:r>
          </w:p>
          <w:p w:rsidR="00000000" w:rsidDel="00000000" w:rsidP="00000000" w:rsidRDefault="00000000" w:rsidRPr="00000000" w14:paraId="000023DD">
            <w:pPr>
              <w:rPr>
                <w:b w:val="1"/>
                <w:bCs w:val="1"/>
              </w:rPr>
            </w:pPr>
            <w:r w:rsidDel="00000000" w:rsidR="00000000" w:rsidRPr="00000000">
              <w:rPr>
                <w:b w:val="1"/>
                <w:bCs w:val="1"/>
                <w:rtl w:val="0"/>
              </w:rPr>
              <w:t xml:space="preserve">12. In a “whole-of-society” approach, health and social care providers are especially important because they:</w:t>
            </w:r>
          </w:p>
          <w:p w:rsidR="00000000" w:rsidDel="00000000" w:rsidP="00000000" w:rsidRDefault="00000000" w:rsidRPr="00000000" w14:paraId="000023DE">
            <w:pPr>
              <w:numPr>
                <w:ilvl w:val="0"/>
                <w:numId w:val="133"/>
              </w:numPr>
              <w:ind w:left="720" w:hanging="360"/>
            </w:pPr>
            <w:r w:rsidDel="00000000" w:rsidR="00000000" w:rsidRPr="00000000">
              <w:rPr>
                <w:rtl w:val="0"/>
              </w:rPr>
              <w:t xml:space="preserve"> Only give medications to manage climate stress.</w:t>
            </w:r>
          </w:p>
          <w:p w:rsidR="00000000" w:rsidDel="00000000" w:rsidP="00000000" w:rsidRDefault="00000000" w:rsidRPr="00000000" w14:paraId="000023DF">
            <w:pPr>
              <w:numPr>
                <w:ilvl w:val="0"/>
                <w:numId w:val="133"/>
              </w:numPr>
              <w:ind w:left="720" w:hanging="360"/>
            </w:pPr>
            <w:r w:rsidDel="00000000" w:rsidR="00000000" w:rsidRPr="00000000">
              <w:rPr>
                <w:rtl w:val="0"/>
              </w:rPr>
              <w:t xml:space="preserve">Have no role in addressing climate-related traumas.</w:t>
            </w:r>
          </w:p>
          <w:p w:rsidR="00000000" w:rsidDel="00000000" w:rsidP="00000000" w:rsidRDefault="00000000" w:rsidRPr="00000000" w14:paraId="000023E0">
            <w:pPr>
              <w:numPr>
                <w:ilvl w:val="0"/>
                <w:numId w:val="133"/>
              </w:numPr>
              <w:ind w:left="720" w:hanging="360"/>
            </w:pPr>
            <w:r w:rsidDel="00000000" w:rsidR="00000000" w:rsidRPr="00000000">
              <w:rPr>
                <w:rtl w:val="0"/>
              </w:rPr>
              <w:t xml:space="preserve">Offer direct care and trauma-informed support to vulnerable populations, bridging equity gaps in climate adaptation.</w:t>
            </w:r>
          </w:p>
          <w:p w:rsidR="00000000" w:rsidDel="00000000" w:rsidP="00000000" w:rsidRDefault="00000000" w:rsidRPr="00000000" w14:paraId="000023E1">
            <w:pPr>
              <w:numPr>
                <w:ilvl w:val="0"/>
                <w:numId w:val="133"/>
              </w:numPr>
              <w:ind w:left="720" w:hanging="360"/>
            </w:pPr>
            <w:r w:rsidDel="00000000" w:rsidR="00000000" w:rsidRPr="00000000">
              <w:rPr>
                <w:rtl w:val="0"/>
              </w:rPr>
              <w:t xml:space="preserve">Primarily create climate models and scientific forecasts for policy-makers.</w:t>
            </w:r>
          </w:p>
          <w:p w:rsidR="00000000" w:rsidDel="00000000" w:rsidP="00000000" w:rsidRDefault="00000000" w:rsidRPr="00000000" w14:paraId="000023E2">
            <w:pPr>
              <w:rPr/>
            </w:pPr>
            <w:r w:rsidDel="00000000" w:rsidR="00000000" w:rsidRPr="00000000">
              <w:rPr>
                <w:rtl w:val="0"/>
              </w:rPr>
            </w:r>
          </w:p>
          <w:p w:rsidR="00000000" w:rsidDel="00000000" w:rsidP="00000000" w:rsidRDefault="00000000" w:rsidRPr="00000000" w14:paraId="000023E3">
            <w:pPr>
              <w:rPr>
                <w:b w:val="1"/>
                <w:bCs w:val="1"/>
              </w:rPr>
            </w:pPr>
            <w:r w:rsidDel="00000000" w:rsidR="00000000" w:rsidRPr="00000000">
              <w:rPr>
                <w:b w:val="1"/>
                <w:bCs w:val="1"/>
                <w:rtl w:val="0"/>
              </w:rPr>
              <w:t xml:space="preserve">13. Which statement best reflects the unique ethical duty of news and media professionals regarding climate change?</w:t>
            </w:r>
          </w:p>
          <w:p w:rsidR="00000000" w:rsidDel="00000000" w:rsidP="00000000" w:rsidRDefault="00000000" w:rsidRPr="00000000" w14:paraId="000023E4">
            <w:pPr>
              <w:numPr>
                <w:ilvl w:val="0"/>
                <w:numId w:val="391"/>
              </w:numPr>
              <w:ind w:left="720" w:hanging="360"/>
            </w:pPr>
            <w:r w:rsidDel="00000000" w:rsidR="00000000" w:rsidRPr="00000000">
              <w:rPr>
                <w:rtl w:val="0"/>
              </w:rPr>
              <w:t xml:space="preserve">Maintain a strictly alarmist tone to push immediate political action.</w:t>
            </w:r>
          </w:p>
          <w:p w:rsidR="00000000" w:rsidDel="00000000" w:rsidP="00000000" w:rsidRDefault="00000000" w:rsidRPr="00000000" w14:paraId="000023E5">
            <w:pPr>
              <w:numPr>
                <w:ilvl w:val="0"/>
                <w:numId w:val="391"/>
              </w:numPr>
              <w:ind w:left="720" w:hanging="360"/>
            </w:pPr>
            <w:r w:rsidDel="00000000" w:rsidR="00000000" w:rsidRPr="00000000">
              <w:rPr>
                <w:rtl w:val="0"/>
              </w:rPr>
              <w:t xml:space="preserve">Provide accurate reporting that balances urgency with constructive possibilities, fostering informed public engagement.</w:t>
            </w:r>
          </w:p>
          <w:p w:rsidR="00000000" w:rsidDel="00000000" w:rsidP="00000000" w:rsidRDefault="00000000" w:rsidRPr="00000000" w14:paraId="000023E6">
            <w:pPr>
              <w:numPr>
                <w:ilvl w:val="0"/>
                <w:numId w:val="391"/>
              </w:numPr>
              <w:ind w:left="720" w:hanging="360"/>
            </w:pPr>
            <w:r w:rsidDel="00000000" w:rsidR="00000000" w:rsidRPr="00000000">
              <w:rPr>
                <w:rtl w:val="0"/>
              </w:rPr>
              <w:t xml:space="preserve">Downplay negative impacts to avoid frightening audiences.</w:t>
            </w:r>
          </w:p>
          <w:p w:rsidR="00000000" w:rsidDel="00000000" w:rsidP="00000000" w:rsidRDefault="00000000" w:rsidRPr="00000000" w14:paraId="000023E7">
            <w:pPr>
              <w:numPr>
                <w:ilvl w:val="0"/>
                <w:numId w:val="391"/>
              </w:numPr>
              <w:ind w:left="720" w:hanging="360"/>
            </w:pPr>
            <w:r w:rsidDel="00000000" w:rsidR="00000000" w:rsidRPr="00000000">
              <w:rPr>
                <w:rtl w:val="0"/>
              </w:rPr>
              <w:t xml:space="preserve">Present all climate data as exclusively hopeful or exclusively catastrophic.</w:t>
            </w:r>
          </w:p>
          <w:p w:rsidR="00000000" w:rsidDel="00000000" w:rsidP="00000000" w:rsidRDefault="00000000" w:rsidRPr="00000000" w14:paraId="000023E8">
            <w:pPr>
              <w:rPr/>
            </w:pPr>
            <w:r w:rsidDel="00000000" w:rsidR="00000000" w:rsidRPr="00000000">
              <w:rPr>
                <w:rtl w:val="0"/>
              </w:rPr>
            </w:r>
          </w:p>
          <w:p w:rsidR="00000000" w:rsidDel="00000000" w:rsidP="00000000" w:rsidRDefault="00000000" w:rsidRPr="00000000" w14:paraId="000023E9">
            <w:pPr>
              <w:rPr>
                <w:b w:val="1"/>
                <w:bCs w:val="1"/>
              </w:rPr>
            </w:pPr>
            <w:r w:rsidDel="00000000" w:rsidR="00000000" w:rsidRPr="00000000">
              <w:rPr>
                <w:b w:val="1"/>
                <w:bCs w:val="1"/>
                <w:rtl w:val="0"/>
              </w:rPr>
              <w:t xml:space="preserve">14. Which concept underscores why moral and spiritual leaders are pivotal in climate adaptation?</w:t>
            </w:r>
          </w:p>
          <w:p w:rsidR="00000000" w:rsidDel="00000000" w:rsidP="00000000" w:rsidRDefault="00000000" w:rsidRPr="00000000" w14:paraId="000023EA">
            <w:pPr>
              <w:numPr>
                <w:ilvl w:val="0"/>
                <w:numId w:val="556"/>
              </w:numPr>
              <w:ind w:left="720" w:hanging="360"/>
            </w:pPr>
            <w:r w:rsidDel="00000000" w:rsidR="00000000" w:rsidRPr="00000000">
              <w:rPr>
                <w:rtl w:val="0"/>
              </w:rPr>
              <w:t xml:space="preserve"> They discourage any emotional expression or group unity.</w:t>
            </w:r>
          </w:p>
          <w:p w:rsidR="00000000" w:rsidDel="00000000" w:rsidP="00000000" w:rsidRDefault="00000000" w:rsidRPr="00000000" w14:paraId="000023EB">
            <w:pPr>
              <w:numPr>
                <w:ilvl w:val="0"/>
                <w:numId w:val="556"/>
              </w:numPr>
              <w:ind w:left="720" w:hanging="360"/>
            </w:pPr>
            <w:r w:rsidDel="00000000" w:rsidR="00000000" w:rsidRPr="00000000">
              <w:rPr>
                <w:rtl w:val="0"/>
              </w:rPr>
              <w:t xml:space="preserve">They rely solely on policy changes with no ethical or spiritual dimensions.</w:t>
            </w:r>
          </w:p>
          <w:p w:rsidR="00000000" w:rsidDel="00000000" w:rsidP="00000000" w:rsidRDefault="00000000" w:rsidRPr="00000000" w14:paraId="000023EC">
            <w:pPr>
              <w:numPr>
                <w:ilvl w:val="0"/>
                <w:numId w:val="556"/>
              </w:numPr>
              <w:ind w:left="720" w:hanging="360"/>
            </w:pPr>
            <w:r w:rsidDel="00000000" w:rsidR="00000000" w:rsidRPr="00000000">
              <w:rPr>
                <w:rtl w:val="0"/>
              </w:rPr>
              <w:t xml:space="preserve">They provide spiritual frameworks that promote interconnectedness, hope, and ethical responsibility for both humanity and the Earth.</w:t>
            </w:r>
          </w:p>
          <w:p w:rsidR="00000000" w:rsidDel="00000000" w:rsidP="00000000" w:rsidRDefault="00000000" w:rsidRPr="00000000" w14:paraId="000023ED">
            <w:pPr>
              <w:numPr>
                <w:ilvl w:val="0"/>
                <w:numId w:val="556"/>
              </w:numPr>
              <w:ind w:left="720" w:hanging="360"/>
            </w:pPr>
            <w:r w:rsidDel="00000000" w:rsidR="00000000" w:rsidRPr="00000000">
              <w:rPr>
                <w:rtl w:val="0"/>
              </w:rPr>
              <w:t xml:space="preserve">They focus on purely scientific arguments without moral guidance.</w:t>
            </w:r>
          </w:p>
          <w:p w:rsidR="00000000" w:rsidDel="00000000" w:rsidP="00000000" w:rsidRDefault="00000000" w:rsidRPr="00000000" w14:paraId="000023EE">
            <w:pPr>
              <w:rPr/>
            </w:pPr>
            <w:r w:rsidDel="00000000" w:rsidR="00000000" w:rsidRPr="00000000">
              <w:rPr>
                <w:rtl w:val="0"/>
              </w:rPr>
            </w:r>
          </w:p>
          <w:p w:rsidR="00000000" w:rsidDel="00000000" w:rsidP="00000000" w:rsidRDefault="00000000" w:rsidRPr="00000000" w14:paraId="000023EF">
            <w:pPr>
              <w:rPr>
                <w:b w:val="1"/>
                <w:bCs w:val="1"/>
              </w:rPr>
            </w:pPr>
            <w:r w:rsidDel="00000000" w:rsidR="00000000" w:rsidRPr="00000000">
              <w:rPr>
                <w:b w:val="1"/>
                <w:bCs w:val="1"/>
                <w:rtl w:val="0"/>
              </w:rPr>
              <w:t xml:space="preserve">15. Policy and decision-makers can address climate emotions at the systemic level by:</w:t>
            </w:r>
          </w:p>
          <w:p w:rsidR="00000000" w:rsidDel="00000000" w:rsidP="00000000" w:rsidRDefault="00000000" w:rsidRPr="00000000" w14:paraId="000023F0">
            <w:pPr>
              <w:numPr>
                <w:ilvl w:val="0"/>
                <w:numId w:val="56"/>
              </w:numPr>
              <w:ind w:left="720" w:hanging="360"/>
            </w:pPr>
            <w:r w:rsidDel="00000000" w:rsidR="00000000" w:rsidRPr="00000000">
              <w:rPr>
                <w:rtl w:val="0"/>
              </w:rPr>
              <w:t xml:space="preserve"> Denying the existence of eco-anxiety in their constituents.</w:t>
            </w:r>
          </w:p>
          <w:p w:rsidR="00000000" w:rsidDel="00000000" w:rsidP="00000000" w:rsidRDefault="00000000" w:rsidRPr="00000000" w14:paraId="000023F1">
            <w:pPr>
              <w:numPr>
                <w:ilvl w:val="0"/>
                <w:numId w:val="56"/>
              </w:numPr>
              <w:ind w:left="720" w:hanging="360"/>
            </w:pPr>
            <w:r w:rsidDel="00000000" w:rsidR="00000000" w:rsidRPr="00000000">
              <w:rPr>
                <w:rtl w:val="0"/>
              </w:rPr>
              <w:t xml:space="preserve">Integrating mental health measures into climate legislation, ensuring equitable resources and supportive services for </w:t>
            </w:r>
            <w:r w:rsidDel="00000000" w:rsidR="00000000" w:rsidRPr="00000000">
              <w:rPr>
                <w:rtl w:val="0"/>
              </w:rPr>
              <w:t xml:space="preserve">vulnerable</w:t>
            </w:r>
            <w:r w:rsidDel="00000000" w:rsidR="00000000" w:rsidRPr="00000000">
              <w:rPr>
                <w:rtl w:val="0"/>
              </w:rPr>
              <w:t xml:space="preserve"> groups.</w:t>
            </w:r>
          </w:p>
          <w:p w:rsidR="00000000" w:rsidDel="00000000" w:rsidP="00000000" w:rsidRDefault="00000000" w:rsidRPr="00000000" w14:paraId="000023F2">
            <w:pPr>
              <w:numPr>
                <w:ilvl w:val="0"/>
                <w:numId w:val="56"/>
              </w:numPr>
              <w:ind w:left="720" w:hanging="360"/>
            </w:pPr>
            <w:r w:rsidDel="00000000" w:rsidR="00000000" w:rsidRPr="00000000">
              <w:rPr>
                <w:rtl w:val="0"/>
              </w:rPr>
              <w:t xml:space="preserve">Delegating all mental health services to private interest groups.</w:t>
            </w:r>
          </w:p>
          <w:p w:rsidR="00000000" w:rsidDel="00000000" w:rsidP="00000000" w:rsidRDefault="00000000" w:rsidRPr="00000000" w14:paraId="000023F3">
            <w:pPr>
              <w:numPr>
                <w:ilvl w:val="0"/>
                <w:numId w:val="56"/>
              </w:numPr>
              <w:ind w:left="720" w:hanging="360"/>
            </w:pPr>
            <w:r w:rsidDel="00000000" w:rsidR="00000000" w:rsidRPr="00000000">
              <w:rPr>
                <w:rtl w:val="0"/>
              </w:rPr>
              <w:t xml:space="preserve">Restricting adaptation funding to high-income neighborhoods only.</w:t>
            </w:r>
          </w:p>
          <w:p w:rsidR="00000000" w:rsidDel="00000000" w:rsidP="00000000" w:rsidRDefault="00000000" w:rsidRPr="00000000" w14:paraId="000023F4">
            <w:pPr>
              <w:rPr/>
            </w:pPr>
            <w:r w:rsidDel="00000000" w:rsidR="00000000" w:rsidRPr="00000000">
              <w:rPr>
                <w:rtl w:val="0"/>
              </w:rPr>
            </w:r>
          </w:p>
          <w:p w:rsidR="00000000" w:rsidDel="00000000" w:rsidP="00000000" w:rsidRDefault="00000000" w:rsidRPr="00000000" w14:paraId="000023F5">
            <w:pPr>
              <w:rPr>
                <w:b w:val="1"/>
                <w:bCs w:val="1"/>
              </w:rPr>
            </w:pPr>
            <w:r w:rsidDel="00000000" w:rsidR="00000000" w:rsidRPr="00000000">
              <w:rPr>
                <w:b w:val="1"/>
                <w:bCs w:val="1"/>
                <w:rtl w:val="0"/>
              </w:rPr>
              <w:t xml:space="preserve">16. Which of the following are considered key climate emotions covered in the materials? (Select all that apply)</w:t>
            </w:r>
          </w:p>
          <w:p w:rsidR="00000000" w:rsidDel="00000000" w:rsidP="00000000" w:rsidRDefault="00000000" w:rsidRPr="00000000" w14:paraId="000023F6">
            <w:pPr>
              <w:rPr/>
            </w:pPr>
            <w:r w:rsidDel="00000000" w:rsidR="00000000" w:rsidRPr="00000000">
              <w:rPr>
                <w:rtl w:val="0"/>
              </w:rPr>
              <w:t xml:space="preserve"> A. Eco-anxiety</w:t>
              <w:br w:type="textWrapping"/>
              <w:t xml:space="preserve"> B. Climate boredom</w:t>
              <w:br w:type="textWrapping"/>
              <w:t xml:space="preserve"> C. Eco-grief / solastalgia</w:t>
              <w:br w:type="textWrapping"/>
              <w:t xml:space="preserve"> D. Rage or anger at perceived inaction</w:t>
              <w:br w:type="textWrapping"/>
              <w:t xml:space="preserve"> E. Deep relief that climate challenges are exaggerated</w:t>
            </w:r>
          </w:p>
          <w:p w:rsidR="00000000" w:rsidDel="00000000" w:rsidP="00000000" w:rsidRDefault="00000000" w:rsidRPr="00000000" w14:paraId="000023F7">
            <w:pPr>
              <w:rPr/>
            </w:pPr>
            <w:r w:rsidDel="00000000" w:rsidR="00000000" w:rsidRPr="00000000">
              <w:rPr>
                <w:rtl w:val="0"/>
              </w:rPr>
            </w:r>
          </w:p>
          <w:p w:rsidR="00000000" w:rsidDel="00000000" w:rsidP="00000000" w:rsidRDefault="00000000" w:rsidRPr="00000000" w14:paraId="000023F8">
            <w:pPr>
              <w:rPr>
                <w:b w:val="1"/>
                <w:bCs w:val="1"/>
              </w:rPr>
            </w:pPr>
            <w:r w:rsidDel="00000000" w:rsidR="00000000" w:rsidRPr="00000000">
              <w:rPr>
                <w:b w:val="1"/>
                <w:bCs w:val="1"/>
                <w:rtl w:val="0"/>
              </w:rPr>
              <w:t xml:space="preserve">17. Major theories or frameworks referenced for understanding or addressing climate-related mental health include: (Select all that apply)</w:t>
            </w:r>
          </w:p>
          <w:p w:rsidR="00000000" w:rsidDel="00000000" w:rsidP="00000000" w:rsidRDefault="00000000" w:rsidRPr="00000000" w14:paraId="000023F9">
            <w:pPr>
              <w:rPr/>
            </w:pPr>
            <w:r w:rsidDel="00000000" w:rsidR="00000000" w:rsidRPr="00000000">
              <w:rPr>
                <w:rtl w:val="0"/>
              </w:rPr>
              <w:t xml:space="preserve"> A. Cognitive Behavioral Therapy (CBT)</w:t>
              <w:br w:type="textWrapping"/>
              <w:t xml:space="preserve"> B. Polyvagal Theory</w:t>
              <w:br w:type="textWrapping"/>
              <w:t xml:space="preserve"> C. Dinosaur Extinction Theory</w:t>
              <w:br w:type="textWrapping"/>
              <w:t xml:space="preserve"> D. Emotion Regulation Theory</w:t>
              <w:br w:type="textWrapping"/>
              <w:t xml:space="preserve"> E. Constructive Journalism</w:t>
            </w:r>
          </w:p>
          <w:p w:rsidR="00000000" w:rsidDel="00000000" w:rsidP="00000000" w:rsidRDefault="00000000" w:rsidRPr="00000000" w14:paraId="000023FA">
            <w:pPr>
              <w:rPr/>
            </w:pPr>
            <w:r w:rsidDel="00000000" w:rsidR="00000000" w:rsidRPr="00000000">
              <w:rPr>
                <w:rtl w:val="0"/>
              </w:rPr>
            </w:r>
          </w:p>
          <w:p w:rsidR="00000000" w:rsidDel="00000000" w:rsidP="00000000" w:rsidRDefault="00000000" w:rsidRPr="00000000" w14:paraId="000023FB">
            <w:pPr>
              <w:rPr>
                <w:b w:val="1"/>
                <w:bCs w:val="1"/>
              </w:rPr>
            </w:pPr>
            <w:r w:rsidDel="00000000" w:rsidR="00000000" w:rsidRPr="00000000">
              <w:rPr>
                <w:b w:val="1"/>
                <w:bCs w:val="1"/>
                <w:rtl w:val="0"/>
              </w:rPr>
              <w:t xml:space="preserve">18. Which practices can help build psychological resilience against climate distress? (Select all that apply)</w:t>
            </w:r>
          </w:p>
          <w:p w:rsidR="00000000" w:rsidDel="00000000" w:rsidP="00000000" w:rsidRDefault="00000000" w:rsidRPr="00000000" w14:paraId="000023FC">
            <w:pPr>
              <w:rPr/>
            </w:pPr>
            <w:r w:rsidDel="00000000" w:rsidR="00000000" w:rsidRPr="00000000">
              <w:rPr>
                <w:rtl w:val="0"/>
              </w:rPr>
              <w:t xml:space="preserve"> A. Emotion regulation techniques (e.g., reappraisal)</w:t>
              <w:br w:type="textWrapping"/>
              <w:t xml:space="preserve"> B. Avoiding any mention of climate change</w:t>
              <w:br w:type="textWrapping"/>
              <w:t xml:space="preserve"> C. Community-based support groups</w:t>
              <w:br w:type="textWrapping"/>
              <w:t xml:space="preserve"> D. Grounding and mindfulness exercises</w:t>
              <w:br w:type="textWrapping"/>
              <w:t xml:space="preserve"> E. Chronic rumination on worst-case scenarios</w:t>
            </w:r>
          </w:p>
          <w:p w:rsidR="00000000" w:rsidDel="00000000" w:rsidP="00000000" w:rsidRDefault="00000000" w:rsidRPr="00000000" w14:paraId="000023FD">
            <w:pPr>
              <w:rPr/>
            </w:pPr>
            <w:r w:rsidDel="00000000" w:rsidR="00000000" w:rsidRPr="00000000">
              <w:rPr>
                <w:rtl w:val="0"/>
              </w:rPr>
            </w:r>
          </w:p>
          <w:p w:rsidR="00000000" w:rsidDel="00000000" w:rsidP="00000000" w:rsidRDefault="00000000" w:rsidRPr="00000000" w14:paraId="000023FE">
            <w:pPr>
              <w:rPr>
                <w:b w:val="1"/>
                <w:bCs w:val="1"/>
              </w:rPr>
            </w:pPr>
            <w:r w:rsidDel="00000000" w:rsidR="00000000" w:rsidRPr="00000000">
              <w:rPr>
                <w:b w:val="1"/>
                <w:bCs w:val="1"/>
                <w:rtl w:val="0"/>
              </w:rPr>
              <w:t xml:space="preserve">19. Moral and spiritual leaders can help communities by: (Select all that apply)</w:t>
            </w:r>
          </w:p>
          <w:p w:rsidR="00000000" w:rsidDel="00000000" w:rsidP="00000000" w:rsidRDefault="00000000" w:rsidRPr="00000000" w14:paraId="000023FF">
            <w:pPr>
              <w:rPr/>
            </w:pPr>
            <w:r w:rsidDel="00000000" w:rsidR="00000000" w:rsidRPr="00000000">
              <w:rPr>
                <w:rtl w:val="0"/>
              </w:rPr>
              <w:t xml:space="preserve"> A. Dismissing feelings of fear or grief as irrelevant</w:t>
              <w:br w:type="textWrapping"/>
              <w:t xml:space="preserve"> B. Providing ethical perspectives that encourage stewardship</w:t>
              <w:br w:type="textWrapping"/>
              <w:t xml:space="preserve"> C. Offering rituals or practices that build community cohesion</w:t>
              <w:br w:type="textWrapping"/>
              <w:t xml:space="preserve"> D. Undermining local traditions in favor of a single global solution</w:t>
              <w:br w:type="textWrapping"/>
              <w:t xml:space="preserve"> E. Highlighting hope and compassion in collective efforts</w:t>
            </w:r>
          </w:p>
          <w:p w:rsidR="00000000" w:rsidDel="00000000" w:rsidP="00000000" w:rsidRDefault="00000000" w:rsidRPr="00000000" w14:paraId="00002400">
            <w:pPr>
              <w:rPr/>
            </w:pPr>
            <w:r w:rsidDel="00000000" w:rsidR="00000000" w:rsidRPr="00000000">
              <w:rPr>
                <w:rtl w:val="0"/>
              </w:rPr>
            </w:r>
          </w:p>
          <w:p w:rsidR="00000000" w:rsidDel="00000000" w:rsidP="00000000" w:rsidRDefault="00000000" w:rsidRPr="00000000" w14:paraId="00002401">
            <w:pPr>
              <w:rPr>
                <w:b w:val="1"/>
                <w:bCs w:val="1"/>
              </w:rPr>
            </w:pPr>
            <w:r w:rsidDel="00000000" w:rsidR="00000000" w:rsidRPr="00000000">
              <w:rPr>
                <w:b w:val="1"/>
                <w:bCs w:val="1"/>
                <w:rtl w:val="0"/>
              </w:rPr>
              <w:t xml:space="preserve">20. A “whole-of-society” approach to climate adaptation requires: (Select all that apply)</w:t>
            </w:r>
          </w:p>
          <w:p w:rsidR="00000000" w:rsidDel="00000000" w:rsidP="00000000" w:rsidRDefault="00000000" w:rsidRPr="00000000" w14:paraId="00002402">
            <w:pPr>
              <w:rPr/>
            </w:pPr>
            <w:r w:rsidDel="00000000" w:rsidR="00000000" w:rsidRPr="00000000">
              <w:rPr>
                <w:rtl w:val="0"/>
              </w:rPr>
              <w:t xml:space="preserve"> A. Collaboration across sectors (education, health, policy, etc.)</w:t>
              <w:br w:type="textWrapping"/>
              <w:t xml:space="preserve"> B. Isolated actions by each profession, rarely coordinating with others</w:t>
              <w:br w:type="textWrapping"/>
              <w:t xml:space="preserve"> C. Recognizing and addressing social inequities</w:t>
              <w:br w:type="textWrapping"/>
              <w:t xml:space="preserve"> D. Integrating mental health considerations into climate policies</w:t>
              <w:br w:type="textWrapping"/>
              <w:t xml:space="preserve"> E. Complete exclusion of community voices</w:t>
            </w:r>
          </w:p>
          <w:p w:rsidR="00000000" w:rsidDel="00000000" w:rsidP="00000000" w:rsidRDefault="00000000" w:rsidRPr="00000000" w14:paraId="00002403">
            <w:pPr>
              <w:rPr/>
            </w:pPr>
            <w:r w:rsidDel="00000000" w:rsidR="00000000" w:rsidRPr="00000000">
              <w:rPr>
                <w:rtl w:val="0"/>
              </w:rPr>
            </w:r>
          </w:p>
          <w:p w:rsidR="00000000" w:rsidDel="00000000" w:rsidP="00000000" w:rsidRDefault="00000000" w:rsidRPr="00000000" w14:paraId="00002404">
            <w:pPr>
              <w:rPr>
                <w:b w:val="1"/>
                <w:bCs w:val="1"/>
              </w:rPr>
            </w:pPr>
            <w:r w:rsidDel="00000000" w:rsidR="00000000" w:rsidRPr="00000000">
              <w:rPr>
                <w:b w:val="1"/>
                <w:bCs w:val="1"/>
                <w:rtl w:val="0"/>
              </w:rPr>
              <w:t xml:space="preserve">21. True/False: Adaptive responses to climate change emotions allow individuals to acknowledge challenges, regulate distress, and take proactive steps toward solutions.</w:t>
            </w:r>
          </w:p>
          <w:p w:rsidR="00000000" w:rsidDel="00000000" w:rsidP="00000000" w:rsidRDefault="00000000" w:rsidRPr="00000000" w14:paraId="00002405">
            <w:pPr>
              <w:rPr/>
            </w:pPr>
            <w:r w:rsidDel="00000000" w:rsidR="00000000" w:rsidRPr="00000000">
              <w:rPr>
                <w:rtl w:val="0"/>
              </w:rPr>
              <w:t xml:space="preserve"> True</w:t>
              <w:br w:type="textWrapping"/>
              <w:t xml:space="preserve"> False</w:t>
            </w:r>
          </w:p>
          <w:p w:rsidR="00000000" w:rsidDel="00000000" w:rsidP="00000000" w:rsidRDefault="00000000" w:rsidRPr="00000000" w14:paraId="00002406">
            <w:pPr>
              <w:rPr/>
            </w:pPr>
            <w:r w:rsidDel="00000000" w:rsidR="00000000" w:rsidRPr="00000000">
              <w:rPr>
                <w:rtl w:val="0"/>
              </w:rPr>
            </w:r>
          </w:p>
          <w:p w:rsidR="00000000" w:rsidDel="00000000" w:rsidP="00000000" w:rsidRDefault="00000000" w:rsidRPr="00000000" w14:paraId="00002407">
            <w:pPr>
              <w:rPr>
                <w:b w:val="1"/>
                <w:bCs w:val="1"/>
              </w:rPr>
            </w:pPr>
            <w:r w:rsidDel="00000000" w:rsidR="00000000" w:rsidRPr="00000000">
              <w:rPr>
                <w:b w:val="1"/>
                <w:bCs w:val="1"/>
                <w:rtl w:val="0"/>
              </w:rPr>
              <w:t xml:space="preserve">22. True/False: Marginalization and vulnerability do not affect how severely communities experience climate impacts or mental health challenges.</w:t>
            </w:r>
          </w:p>
          <w:p w:rsidR="00000000" w:rsidDel="00000000" w:rsidP="00000000" w:rsidRDefault="00000000" w:rsidRPr="00000000" w14:paraId="00002408">
            <w:pPr>
              <w:rPr/>
            </w:pPr>
            <w:r w:rsidDel="00000000" w:rsidR="00000000" w:rsidRPr="00000000">
              <w:rPr>
                <w:rtl w:val="0"/>
              </w:rPr>
              <w:t xml:space="preserve"> True</w:t>
              <w:br w:type="textWrapping"/>
              <w:t xml:space="preserve"> False</w:t>
            </w:r>
          </w:p>
          <w:p w:rsidR="00000000" w:rsidDel="00000000" w:rsidP="00000000" w:rsidRDefault="00000000" w:rsidRPr="00000000" w14:paraId="00002409">
            <w:pPr>
              <w:rPr/>
            </w:pPr>
            <w:r w:rsidDel="00000000" w:rsidR="00000000" w:rsidRPr="00000000">
              <w:rPr>
                <w:rtl w:val="0"/>
              </w:rPr>
            </w:r>
          </w:p>
          <w:p w:rsidR="00000000" w:rsidDel="00000000" w:rsidP="00000000" w:rsidRDefault="00000000" w:rsidRPr="00000000" w14:paraId="0000240A">
            <w:pPr>
              <w:rPr>
                <w:b w:val="1"/>
                <w:bCs w:val="1"/>
              </w:rPr>
            </w:pPr>
            <w:r w:rsidDel="00000000" w:rsidR="00000000" w:rsidRPr="00000000">
              <w:rPr>
                <w:b w:val="1"/>
                <w:bCs w:val="1"/>
                <w:rtl w:val="0"/>
              </w:rPr>
              <w:t xml:space="preserve">23. True/False: Journalists have a responsibility to avoid misinformation and balance urgent realities with constructive narratives to prevent audience overwhelm.</w:t>
            </w:r>
          </w:p>
          <w:p w:rsidR="00000000" w:rsidDel="00000000" w:rsidP="00000000" w:rsidRDefault="00000000" w:rsidRPr="00000000" w14:paraId="0000240B">
            <w:pPr>
              <w:rPr/>
            </w:pPr>
            <w:r w:rsidDel="00000000" w:rsidR="00000000" w:rsidRPr="00000000">
              <w:rPr>
                <w:rtl w:val="0"/>
              </w:rPr>
              <w:t xml:space="preserve"> True</w:t>
              <w:br w:type="textWrapping"/>
              <w:t xml:space="preserve"> False</w:t>
            </w:r>
          </w:p>
          <w:p w:rsidR="00000000" w:rsidDel="00000000" w:rsidP="00000000" w:rsidRDefault="00000000" w:rsidRPr="00000000" w14:paraId="0000240C">
            <w:pPr>
              <w:rPr/>
            </w:pPr>
            <w:r w:rsidDel="00000000" w:rsidR="00000000" w:rsidRPr="00000000">
              <w:rPr>
                <w:rtl w:val="0"/>
              </w:rPr>
            </w:r>
          </w:p>
          <w:p w:rsidR="00000000" w:rsidDel="00000000" w:rsidP="00000000" w:rsidRDefault="00000000" w:rsidRPr="00000000" w14:paraId="0000240D">
            <w:pPr>
              <w:rPr>
                <w:b w:val="1"/>
                <w:bCs w:val="1"/>
              </w:rPr>
            </w:pPr>
            <w:r w:rsidDel="00000000" w:rsidR="00000000" w:rsidRPr="00000000">
              <w:rPr>
                <w:b w:val="1"/>
                <w:bCs w:val="1"/>
                <w:rtl w:val="0"/>
              </w:rPr>
              <w:t xml:space="preserve">24. True/False: Spiritual and moral leaders focus only on technical solutions and do not engage with ethical or emotional dimensions of climate change.</w:t>
            </w:r>
          </w:p>
          <w:p w:rsidR="00000000" w:rsidDel="00000000" w:rsidP="00000000" w:rsidRDefault="00000000" w:rsidRPr="00000000" w14:paraId="0000240E">
            <w:pPr>
              <w:rPr/>
            </w:pPr>
            <w:r w:rsidDel="00000000" w:rsidR="00000000" w:rsidRPr="00000000">
              <w:rPr>
                <w:rtl w:val="0"/>
              </w:rPr>
              <w:t xml:space="preserve"> True</w:t>
              <w:br w:type="textWrapping"/>
              <w:t xml:space="preserve"> False</w:t>
            </w:r>
          </w:p>
          <w:p w:rsidR="00000000" w:rsidDel="00000000" w:rsidP="00000000" w:rsidRDefault="00000000" w:rsidRPr="00000000" w14:paraId="0000240F">
            <w:pPr>
              <w:rPr/>
            </w:pPr>
            <w:r w:rsidDel="00000000" w:rsidR="00000000" w:rsidRPr="00000000">
              <w:rPr>
                <w:rtl w:val="0"/>
              </w:rPr>
            </w:r>
          </w:p>
          <w:p w:rsidR="00000000" w:rsidDel="00000000" w:rsidP="00000000" w:rsidRDefault="00000000" w:rsidRPr="00000000" w14:paraId="00002410">
            <w:pPr>
              <w:rPr>
                <w:b w:val="1"/>
                <w:bCs w:val="1"/>
              </w:rPr>
            </w:pPr>
            <w:r w:rsidDel="00000000" w:rsidR="00000000" w:rsidRPr="00000000">
              <w:rPr>
                <w:b w:val="1"/>
                <w:bCs w:val="1"/>
                <w:rtl w:val="0"/>
              </w:rPr>
              <w:t xml:space="preserve">25. True/False: Policy-makers can play a key role in addressing climate emotions by funding mental health resources, promoting equity, and normalizing eco-anxiety in public discourse.</w:t>
            </w:r>
          </w:p>
          <w:p w:rsidR="00000000" w:rsidDel="00000000" w:rsidP="00000000" w:rsidRDefault="00000000" w:rsidRPr="00000000" w14:paraId="00002411">
            <w:pPr>
              <w:rPr/>
            </w:pPr>
            <w:r w:rsidDel="00000000" w:rsidR="00000000" w:rsidRPr="00000000">
              <w:rPr>
                <w:rtl w:val="0"/>
              </w:rPr>
              <w:t xml:space="preserve"> True</w:t>
              <w:br w:type="textWrapping"/>
              <w:t xml:space="preserve"> False</w:t>
            </w:r>
          </w:p>
          <w:p w:rsidR="00000000" w:rsidDel="00000000" w:rsidP="00000000" w:rsidRDefault="00000000" w:rsidRPr="00000000" w14:paraId="00002412">
            <w:pPr>
              <w:rPr/>
            </w:pPr>
            <w:r w:rsidDel="00000000" w:rsidR="00000000" w:rsidRPr="00000000">
              <w:rPr>
                <w:rtl w:val="0"/>
              </w:rPr>
            </w:r>
          </w:p>
          <w:p w:rsidR="00000000" w:rsidDel="00000000" w:rsidP="00000000" w:rsidRDefault="00000000" w:rsidRPr="00000000" w14:paraId="00002413">
            <w:pPr>
              <w:rPr>
                <w:b w:val="1"/>
                <w:bCs w:val="1"/>
              </w:rPr>
            </w:pPr>
            <w:r w:rsidDel="00000000" w:rsidR="00000000" w:rsidRPr="00000000">
              <w:rPr>
                <w:b w:val="1"/>
                <w:bCs w:val="1"/>
                <w:rtl w:val="0"/>
              </w:rPr>
              <w:t xml:space="preserve">26. Drawing from the content on “professional roles,” describe how at least two different sectors (e.g., educators, health providers, policymakers, media, moral/spiritual leaders) can collaborate to support mental health and resilience in a community experiencing severe climate impacts.</w:t>
            </w:r>
          </w:p>
          <w:p w:rsidR="00000000" w:rsidDel="00000000" w:rsidP="00000000" w:rsidRDefault="00000000" w:rsidRPr="00000000" w14:paraId="00002414">
            <w:pPr>
              <w:rPr/>
            </w:pPr>
            <w:r w:rsidDel="00000000" w:rsidR="00000000" w:rsidRPr="00000000">
              <w:rPr>
                <w:rtl w:val="0"/>
              </w:rPr>
            </w:r>
          </w:p>
          <w:p w:rsidR="00000000" w:rsidDel="00000000" w:rsidP="00000000" w:rsidRDefault="00000000" w:rsidRPr="00000000" w14:paraId="00002415">
            <w:pPr>
              <w:rPr>
                <w:b w:val="1"/>
                <w:bCs w:val="1"/>
                <w:sz w:val="24"/>
                <w:szCs w:val="24"/>
              </w:rPr>
            </w:pPr>
            <w:r w:rsidDel="00000000" w:rsidR="00000000" w:rsidRPr="00000000">
              <w:rPr>
                <w:b w:val="1"/>
                <w:bCs w:val="1"/>
                <w:rtl w:val="0"/>
              </w:rPr>
              <w:t xml:space="preserve">27. Reflect on an example where hope and resilience can coexist with the acknowledgment of real climate threats. How would you explain the balance between confronting difficult climate realities and maintaining motivation or optimism for change?</w:t>
            </w:r>
            <w:commentRangeStart w:id="405"/>
            <w:commentRangeStart w:id="406"/>
            <w:r w:rsidDel="00000000" w:rsidR="00000000" w:rsidRPr="00000000">
              <w:rPr>
                <w:rtl w:val="0"/>
              </w:rPr>
            </w:r>
          </w:p>
          <w:p w:rsidR="00000000" w:rsidDel="00000000" w:rsidP="00000000" w:rsidRDefault="00000000" w:rsidRPr="00000000" w14:paraId="00002416">
            <w:pPr>
              <w:rPr/>
            </w:pPr>
            <w:commentRangeEnd w:id="405"/>
            <w:r w:rsidDel="00000000" w:rsidR="00000000" w:rsidRPr="00000000">
              <w:commentReference w:id="405"/>
            </w:r>
            <w:commentRangeEnd w:id="406"/>
            <w:r w:rsidDel="00000000" w:rsidR="00000000" w:rsidRPr="00000000">
              <w:commentReference w:id="406"/>
            </w:r>
            <w:r w:rsidDel="00000000" w:rsidR="00000000" w:rsidRPr="00000000">
              <w:rPr>
                <w:rtl w:val="0"/>
              </w:rPr>
            </w:r>
          </w:p>
        </w:tc>
      </w:tr>
    </w:tbl>
    <w:p w:rsidR="00000000" w:rsidDel="00000000" w:rsidP="00000000" w:rsidRDefault="00000000" w:rsidRPr="00000000" w14:paraId="00002417">
      <w:pPr>
        <w:rPr/>
      </w:pPr>
      <w:r w:rsidDel="00000000" w:rsidR="00000000" w:rsidRPr="00000000">
        <w:rPr>
          <w:rtl w:val="0"/>
        </w:rPr>
      </w:r>
    </w:p>
    <w:sectPr>
      <w:headerReference r:id="rId1149" w:type="default"/>
      <w:footerReference r:id="rId1150" w:type="default"/>
      <w:type w:val="nextPage"/>
      <w:pgSz w:h="12240" w:w="15840" w:orient="landscape"/>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ianna Aspinall" w:id="293" w:date="2025-12-14T18:04:07Z">
    <w:p w:rsidR="00000000" w:rsidDel="00000000" w:rsidP="00000000" w:rsidRDefault="00000000" w:rsidRPr="00000000" w14:paraId="00002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instead saying "a hope they strive towards"</w:t>
      </w:r>
    </w:p>
  </w:comment>
  <w:comment w:author="Brianna Aspinall" w:id="294" w:date="2025-12-14T18:02:35Z">
    <w:p w:rsidR="00000000" w:rsidDel="00000000" w:rsidP="00000000" w:rsidRDefault="00000000" w:rsidRPr="00000000" w14:paraId="00002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sure if this narrows it down to much but I feel it would be good for them to be connecting to hope as a verb and not just as a noun.</w:t>
      </w:r>
    </w:p>
  </w:comment>
  <w:comment w:author="Brianna Aspinall" w:id="290" w:date="2025-12-14T18:12:47Z">
    <w:p w:rsidR="00000000" w:rsidDel="00000000" w:rsidP="00000000" w:rsidRDefault="00000000" w:rsidRPr="00000000" w14:paraId="00002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 relinked it to the introduction you had.</w:t>
      </w:r>
    </w:p>
    <w:p w:rsidR="00000000" w:rsidDel="00000000" w:rsidP="00000000" w:rsidRDefault="00000000" w:rsidRPr="00000000" w14:paraId="00002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this activity with a group of youth and it was really energetic and interesting discussion!</w:t>
      </w:r>
    </w:p>
  </w:comment>
  <w:comment w:author="Ashley Stoltz" w:id="240" w:date="2025-12-15T05:48:17Z">
    <w:p w:rsidR="00000000" w:rsidDel="00000000" w:rsidP="00000000" w:rsidRDefault="00000000" w:rsidRPr="00000000" w14:paraId="00002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little ambiguous and almost makes it seem like the emotions are the "problem". would recommend replacing this with either "the feelings" or adding "the problem of climate change"</w:t>
      </w:r>
    </w:p>
  </w:comment>
  <w:comment w:author="Ashley Stoltz" w:id="185" w:date="2025-12-15T05:15:17Z">
    <w:p w:rsidR="00000000" w:rsidDel="00000000" w:rsidP="00000000" w:rsidRDefault="00000000" w:rsidRPr="00000000" w14:paraId="00002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here to include a gendered perspective, considering the historical and ongoing policing, dismissal, and silencing of women's anger and how women are still fighting to counter these narratives today. replaced with idea that anger is a mobilizing force to overcome feelings of powerlessness and represent solidarity for one another.</w:t>
      </w:r>
    </w:p>
  </w:comment>
  <w:comment w:author="Ashley Stoltz" w:id="262" w:date="2025-12-15T06:24:31Z">
    <w:p w:rsidR="00000000" w:rsidDel="00000000" w:rsidP="00000000" w:rsidRDefault="00000000" w:rsidRPr="00000000" w14:paraId="00002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to include caring for your physical health (which is deeply tied to mental health), such as engaging in regular enjoyable exercise, eating well, and getting enough sleep.</w:t>
      </w:r>
    </w:p>
  </w:comment>
  <w:comment w:author="Claire Perry" w:id="304" w:date="2025-12-03T01:24:44Z">
    <w:p w:rsidR="00000000" w:rsidDel="00000000" w:rsidP="00000000" w:rsidRDefault="00000000" w:rsidRPr="00000000" w14:paraId="00002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we’ve just discussed hope in the previous module, and these concepts are quite similar maybe we can have a sentence or a few lines distinguishing them as separate concepts?</w:t>
      </w:r>
    </w:p>
  </w:comment>
  <w:comment w:author="Judy Wu" w:id="76" w:date="2025-12-09T06:03:41Z">
    <w:p w:rsidR="00000000" w:rsidDel="00000000" w:rsidP="00000000" w:rsidRDefault="00000000" w:rsidRPr="00000000" w14:paraId="00002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also include impacts on sleep? Many youth have reported being unable to sleep due to worries about climate change.</w:t>
      </w:r>
    </w:p>
  </w:comment>
  <w:comment w:author="Ashley Stoltz" w:id="265" w:date="2025-12-15T06:26:42Z">
    <w:p w:rsidR="00000000" w:rsidDel="00000000" w:rsidP="00000000" w:rsidRDefault="00000000" w:rsidRPr="00000000" w14:paraId="00002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highlighting the use of the word "manage" regarding these emotions again</w:t>
      </w:r>
    </w:p>
  </w:comment>
  <w:comment w:author="Brianna Aspinall" w:id="291" w:date="2025-12-14T18:45:06Z">
    <w:p w:rsidR="00000000" w:rsidDel="00000000" w:rsidP="00000000" w:rsidRDefault="00000000" w:rsidRPr="00000000" w14:paraId="00002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that its hard to truly tap into our hopeful future. I have a statistic on this but I dont have the book in hand. It was from Sarah Jaquette Ray (Book: A Climate Anxiety Field Guide) who was. a prof and tried to have her students imagine a hopeful future - the room was silent. At least this is the idea that stayed with me after reading that section. </w:t>
      </w:r>
    </w:p>
    <w:p w:rsidR="00000000" w:rsidDel="00000000" w:rsidP="00000000" w:rsidRDefault="00000000" w:rsidRPr="00000000" w14:paraId="00002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Therefore this moment might be a great opportunity to collectively tap into imagining a hopeful future. This I feel could be done with:</w:t>
      </w:r>
    </w:p>
    <w:p w:rsidR="00000000" w:rsidDel="00000000" w:rsidP="00000000" w:rsidRDefault="00000000" w:rsidRPr="00000000" w14:paraId="00002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activity on the individual section "Creative Expression of Hope"</w:t>
      </w:r>
    </w:p>
    <w:p w:rsidR="00000000" w:rsidDel="00000000" w:rsidP="00000000" w:rsidRDefault="00000000" w:rsidRPr="00000000" w14:paraId="00002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having the "Hope Sharing Circle" where people share their expression of hope (if they wish)</w:t>
      </w:r>
    </w:p>
    <w:p w:rsidR="00000000" w:rsidDel="00000000" w:rsidP="00000000" w:rsidRDefault="00000000" w:rsidRPr="00000000" w14:paraId="00002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 believe would leave participants feeling a buzz and the hopeful mapping could be an activity they do at hope or it could be left as an ending reflective question "How can we work to continue to foster this hopeful future? What are some practical strategies to do this?</w:t>
      </w:r>
    </w:p>
  </w:comment>
  <w:comment w:author="Judy Wu" w:id="104" w:date="2025-12-09T06:09:31Z">
    <w:p w:rsidR="00000000" w:rsidDel="00000000" w:rsidP="00000000" w:rsidRDefault="00000000" w:rsidRPr="00000000" w14:paraId="00002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 note, but should these have periods at the end? Sentence fragments?</w:t>
      </w:r>
    </w:p>
  </w:comment>
  <w:comment w:author="Brianna Aspinall" w:id="289" w:date="2025-12-14T18:21:19Z">
    <w:p w:rsidR="00000000" w:rsidDel="00000000" w:rsidP="00000000" w:rsidRDefault="00000000" w:rsidRPr="00000000" w14:paraId="00002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also do this activity in an online setting. However, if this activity does not feel right for you. Another option to generate conversation and reflection on hope is using some quotes from the different thinkers around Hope. I will share these two I used during my workshops.</w:t>
      </w:r>
    </w:p>
    <w:p w:rsidR="00000000" w:rsidDel="00000000" w:rsidP="00000000" w:rsidRDefault="00000000" w:rsidRPr="00000000" w14:paraId="00002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Paulo Freire “a Brazilian educator and philosopher of Marxist orientation ,advocate of critical pedagogy” </w:t>
      </w:r>
    </w:p>
    <w:p w:rsidR="00000000" w:rsidDel="00000000" w:rsidP="00000000" w:rsidRDefault="00000000" w:rsidRPr="00000000" w14:paraId="00002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“Foremost for Freire is the recognition that the struggle for our humanity and our liberation is impossible without hope - for without hope, fatalism can overcome us, disintegrating our dreams and leaving us in the oppressive zone of antidialogical existence.” … </w:t>
      </w:r>
    </w:p>
    <w:p w:rsidR="00000000" w:rsidDel="00000000" w:rsidP="00000000" w:rsidRDefault="00000000" w:rsidRPr="00000000" w14:paraId="00002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an antidialogical climate of hopelessness, it is nearly impossible to envision our lives beyond the limit-situations that bind our humanity. Nor can hope manifest in a context of crossing ones arms and waiting. Instead, Freire affirms, As long as I fight, I am moved by hope; and if I fight with hope, then I can wait.”</w:t>
      </w:r>
    </w:p>
    <w:p w:rsidR="00000000" w:rsidDel="00000000" w:rsidP="00000000" w:rsidRDefault="00000000" w:rsidRPr="00000000" w14:paraId="00002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(Darder, 2018, 124) </w:t>
      </w:r>
    </w:p>
    <w:p w:rsidR="00000000" w:rsidDel="00000000" w:rsidP="00000000" w:rsidRDefault="00000000" w:rsidRPr="00000000" w14:paraId="00002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Joanna Macy a poem on Active Hope: https://www.activehope.info/videos</w:t>
      </w:r>
    </w:p>
  </w:comment>
  <w:comment w:author="Brianna Aspinall" w:id="295" w:date="2025-12-14T18:28:38Z">
    <w:p w:rsidR="00000000" w:rsidDel="00000000" w:rsidP="00000000" w:rsidRDefault="00000000" w:rsidRPr="00000000" w14:paraId="00002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actions on their own is not necessarily that hopeful, but its about being able to imagine a hopeful future and see that we can be a part of it. Actions alone can still feel small in comparison to the challenge -&gt; but its hard to word this.</w:t>
      </w:r>
    </w:p>
    <w:p w:rsidR="00000000" w:rsidDel="00000000" w:rsidP="00000000" w:rsidRDefault="00000000" w:rsidRPr="00000000" w14:paraId="00002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its about saying "sharing positive climate stories or their hope for the future and what steps they are taking to help make it happen"</w:t>
      </w:r>
    </w:p>
    <w:p w:rsidR="00000000" w:rsidDel="00000000" w:rsidP="00000000" w:rsidRDefault="00000000" w:rsidRPr="00000000" w14:paraId="00002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I will add some potential edits on the doc.</w:t>
      </w:r>
    </w:p>
  </w:comment>
  <w:comment w:author="Judy Wu" w:id="105" w:date="2025-12-09T06:12:32Z">
    <w:p w:rsidR="00000000" w:rsidDel="00000000" w:rsidP="00000000" w:rsidRDefault="00000000" w:rsidRPr="00000000" w14:paraId="00002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this definition is a bit too limited considering the various other ways in which eco-anxiety has been described. </w:t>
      </w:r>
    </w:p>
    <w:p w:rsidR="00000000" w:rsidDel="00000000" w:rsidP="00000000" w:rsidRDefault="00000000" w:rsidRPr="00000000" w14:paraId="00002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if it would be better to delve more into the various definitions of eco-anxiety (e.g., just any general anxiety/worry/fear about climate change/environment, etc.)</w:t>
      </w:r>
    </w:p>
  </w:comment>
  <w:comment w:author="Maya Gislason" w:id="106" w:date="2025-12-16T07:38:46Z">
    <w:p w:rsidR="00000000" w:rsidDel="00000000" w:rsidP="00000000" w:rsidRDefault="00000000" w:rsidRPr="00000000" w14:paraId="00002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w:t>
      </w:r>
    </w:p>
  </w:comment>
  <w:comment w:author="Susan Clayton" w:id="107" w:date="2025-12-30T18:45:37Z">
    <w:p w:rsidR="00000000" w:rsidDel="00000000" w:rsidP="00000000" w:rsidRDefault="00000000" w:rsidRPr="00000000" w14:paraId="00002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too</w:t>
      </w:r>
    </w:p>
  </w:comment>
  <w:comment w:author="Judy Wu" w:id="16" w:date="2025-12-09T05:50:52Z">
    <w:p w:rsidR="00000000" w:rsidDel="00000000" w:rsidP="00000000" w:rsidRDefault="00000000" w:rsidRPr="00000000" w14:paraId="00002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it make more sense to use eco-emotions if we are using the terms like eco-anxiety as well? Or climate- and eco-emotions?</w:t>
      </w:r>
    </w:p>
  </w:comment>
  <w:comment w:author="Judy Wu" w:id="110" w:date="2025-12-09T06:14:32Z">
    <w:p w:rsidR="00000000" w:rsidDel="00000000" w:rsidP="00000000" w:rsidRDefault="00000000" w:rsidRPr="00000000" w14:paraId="00002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inclusion of 'positive' emotions like hope, optimism, empowerment?</w:t>
      </w:r>
    </w:p>
    <w:p w:rsidR="00000000" w:rsidDel="00000000" w:rsidP="00000000" w:rsidRDefault="00000000" w:rsidRPr="00000000" w14:paraId="00002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total reactions</w:t>
      </w:r>
    </w:p>
    <w:p w:rsidR="00000000" w:rsidDel="00000000" w:rsidP="00000000" w:rsidRDefault="00000000" w:rsidRPr="00000000" w14:paraId="00002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Canadian Coalition Seniors Mental Health reacted with 👍 at 2025-12-09 20:40 p.m.</w:t>
      </w:r>
    </w:p>
    <w:p w:rsidR="00000000" w:rsidDel="00000000" w:rsidP="00000000" w:rsidRDefault="00000000" w:rsidRPr="00000000" w14:paraId="00002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Stoltz reacted with 👍 at 2025-12-15 04:05 a.m.</w:t>
      </w:r>
    </w:p>
    <w:p w:rsidR="00000000" w:rsidDel="00000000" w:rsidP="00000000" w:rsidRDefault="00000000" w:rsidRPr="00000000" w14:paraId="00002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Maya Gislason reacted with 👍 at 2025-12-16 07:41 a.m.</w:t>
      </w:r>
    </w:p>
  </w:comment>
  <w:comment w:author="Ashley Stoltz" w:id="249" w:date="2025-12-15T06:10:35Z">
    <w:p w:rsidR="00000000" w:rsidDel="00000000" w:rsidP="00000000" w:rsidRDefault="00000000" w:rsidRPr="00000000" w14:paraId="00002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could be reframed from "managing" (negative connotation) to a more trauma-informed approach, i.e., encouraging people to acknowledge, accept, and move through and with these emotions in ways that preserve mental health and agency.</w:t>
      </w:r>
    </w:p>
  </w:comment>
  <w:comment w:author="Brianna Aspinall" w:id="309" w:date="2025-12-14T19:03:32Z">
    <w:p w:rsidR="00000000" w:rsidDel="00000000" w:rsidP="00000000" w:rsidRDefault="00000000" w:rsidRPr="00000000" w14:paraId="00002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Wondering if this would be a good spot to start sharing a resilience story and linking that to the Resilience Model. </w:t>
      </w:r>
    </w:p>
    <w:p w:rsidR="00000000" w:rsidDel="00000000" w:rsidP="00000000" w:rsidRDefault="00000000" w:rsidRPr="00000000" w14:paraId="00002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its about the facilitator reflecting in a resilience story they have experienced or they saw in their community + connecting it to the model.</w:t>
      </w:r>
    </w:p>
  </w:comment>
  <w:comment w:author="Kelly Guilbeau" w:id="61" w:date="2025-12-02T14:49:22Z">
    <w:p w:rsidR="00000000" w:rsidDel="00000000" w:rsidP="00000000" w:rsidRDefault="00000000" w:rsidRPr="00000000" w14:paraId="00002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first time this term is used - may need to be defined.</w:t>
      </w:r>
    </w:p>
  </w:comment>
  <w:comment w:author="Judy Wu" w:id="69" w:date="2025-12-09T06:01:57Z">
    <w:p w:rsidR="00000000" w:rsidDel="00000000" w:rsidP="00000000" w:rsidRDefault="00000000" w:rsidRPr="00000000" w14:paraId="00002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https://ecoanxious.ca/stories/</w:t>
      </w:r>
    </w:p>
    <w:p w:rsidR="00000000" w:rsidDel="00000000" w:rsidP="00000000" w:rsidRDefault="00000000" w:rsidRPr="00000000" w14:paraId="00002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Potentially another resource with some stories to include? </w:t>
      </w:r>
    </w:p>
    <w:p w:rsidR="00000000" w:rsidDel="00000000" w:rsidP="00000000" w:rsidRDefault="00000000" w:rsidRPr="00000000" w14:paraId="00002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the BCCDC EcoLens project that just launched?</w:t>
      </w:r>
    </w:p>
  </w:comment>
  <w:comment w:author="Brianna Aspinall" w:id="299" w:date="2025-12-14T18:49:49Z">
    <w:p w:rsidR="00000000" w:rsidDel="00000000" w:rsidP="00000000" w:rsidRDefault="00000000" w:rsidRPr="00000000" w14:paraId="00002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 they do not have a climate example</w:t>
      </w:r>
    </w:p>
  </w:comment>
  <w:comment w:author="Brianna Aspinall" w:id="292" w:date="2025-12-14T18:33:45Z">
    <w:p w:rsidR="00000000" w:rsidDel="00000000" w:rsidP="00000000" w:rsidRDefault="00000000" w:rsidRPr="00000000" w14:paraId="00002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it be helpful to give people 1 min to reflect on what they want to share</w:t>
      </w:r>
    </w:p>
  </w:comment>
  <w:comment w:author="Brianna Aspinall" w:id="340" w:date="2025-12-14T19:17:51Z">
    <w:p w:rsidR="00000000" w:rsidDel="00000000" w:rsidP="00000000" w:rsidRDefault="00000000" w:rsidRPr="00000000" w14:paraId="00002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Johstone adds a layer to this where he asks you to draw an arrow showing how much you provide support and how much support you receive. The thicker the arrow the more support you receive or give. </w:t>
      </w:r>
    </w:p>
    <w:p w:rsidR="00000000" w:rsidDel="00000000" w:rsidP="00000000" w:rsidRDefault="00000000" w:rsidRPr="00000000" w14:paraId="00002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this can be helpful in seeing if you might be giving too much and thus needing to nourish yourself more. </w:t>
      </w:r>
    </w:p>
    <w:p w:rsidR="00000000" w:rsidDel="00000000" w:rsidP="00000000" w:rsidRDefault="00000000" w:rsidRPr="00000000" w14:paraId="00002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https://chrisjohnstone.info/books</w:t>
      </w:r>
    </w:p>
  </w:comment>
  <w:comment w:author="Ashley Stoltz" w:id="276" w:date="2025-12-15T06:39:29Z">
    <w:p w:rsidR="00000000" w:rsidDel="00000000" w:rsidP="00000000" w:rsidRDefault="00000000" w:rsidRPr="00000000" w14:paraId="00002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include more creative options for engaging with the material in this module, especially for emotion-focused coping. Creative personal reflection ideas/invitations such as drawing, painting, or taking a photograph of something that evokes emotion (like litter in a park for anxiety, contrasted with a natural that has personal meaning and gives them hope).</w:t>
      </w:r>
    </w:p>
  </w:comment>
  <w:comment w:author="Kelly Guilbeau" w:id="20" w:date="2025-12-02T14:19:26Z">
    <w:p w:rsidR="00000000" w:rsidDel="00000000" w:rsidP="00000000" w:rsidRDefault="00000000" w:rsidRPr="00000000" w14:paraId="00002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 percentage correct on the quiz to "pass"? Might be good to state here.</w:t>
      </w:r>
    </w:p>
  </w:comment>
  <w:comment w:author="Ashley Stoltz" w:id="278" w:date="2025-12-15T06:40:41Z">
    <w:p w:rsidR="00000000" w:rsidDel="00000000" w:rsidP="00000000" w:rsidRDefault="00000000" w:rsidRPr="00000000" w14:paraId="00002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reiterating an opportunity for creative engagement beyond writing, such as drawing or taking photographs and sharing their emotions behind them.</w:t>
      </w:r>
    </w:p>
  </w:comment>
  <w:comment w:author="Dana De Benetti" w:id="156" w:date="2025-10-16T04:30:29Z">
    <w:p w:rsidR="00000000" w:rsidDel="00000000" w:rsidP="00000000" w:rsidRDefault="00000000" w:rsidRPr="00000000" w14:paraId="00002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Invitation to add more resources to this list</w:t>
      </w:r>
    </w:p>
  </w:comment>
  <w:comment w:author="Mike Marchand" w:id="157" w:date="2025-11-30T22:35:16Z">
    <w:p w:rsidR="00000000" w:rsidDel="00000000" w:rsidP="00000000" w:rsidRDefault="00000000" w:rsidRPr="00000000" w14:paraId="00002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 Indigenous-specific and intersectional perspectives are definitely options given the longstanding experiences in adapting to chronic stress/harm</w:t>
      </w:r>
    </w:p>
  </w:comment>
  <w:comment w:author="Lily Barraclough" w:id="17" w:date="2025-10-28T17:21:52Z">
    <w:p w:rsidR="00000000" w:rsidDel="00000000" w:rsidP="00000000" w:rsidRDefault="00000000" w:rsidRPr="00000000" w14:paraId="00002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rationale for eco anxiety and climate grief? Climate anxiety and ecological grief are also very common, is there a distinction? Should they both be either climate or ecological?</w:t>
      </w:r>
    </w:p>
  </w:comment>
  <w:comment w:author="Susan Clayton" w:id="18" w:date="2025-12-30T18:41:52Z">
    <w:p w:rsidR="00000000" w:rsidDel="00000000" w:rsidP="00000000" w:rsidRDefault="00000000" w:rsidRPr="00000000" w14:paraId="00002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Opinions differ, but I use the term "climate anxiety" to refer to  anxiety that is specifically linked to climate change. "Climate anxiety" also appears much more often on google scholar. It's unclear why the terms used here would be "eco-anxiety" and "climate grief".</w:t>
      </w:r>
    </w:p>
  </w:comment>
  <w:comment w:author="Kelly Guilbeau" w:id="29" w:date="2025-12-02T14:24:53Z">
    <w:p w:rsidR="00000000" w:rsidDel="00000000" w:rsidP="00000000" w:rsidRDefault="00000000" w:rsidRPr="00000000" w14:paraId="00002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may or may not be true. Some communities are much more concerned with the direct or indirect impacts of climate change (e.g., flooding, disease spread) as opposed to recognizing climate change itself as the issue. I think you could lose the sentence altogether and still maintain the impact of the section.</w:t>
      </w:r>
    </w:p>
  </w:comment>
  <w:comment w:author="Ashley Stoltz" w:id="264" w:date="2025-12-15T06:56:53Z">
    <w:p w:rsidR="00000000" w:rsidDel="00000000" w:rsidP="00000000" w:rsidRDefault="00000000" w:rsidRPr="00000000" w14:paraId="00002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to add spending time outdoors in nature, especially with others</w:t>
      </w:r>
    </w:p>
  </w:comment>
  <w:comment w:author="Kelly Guilbeau" w:id="31" w:date="2025-12-02T14:28:43Z">
    <w:p w:rsidR="00000000" w:rsidDel="00000000" w:rsidP="00000000" w:rsidRDefault="00000000" w:rsidRPr="00000000" w14:paraId="00002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difference between these two words? Is ecosystems meant to reference species biodiversity, whereas environment brings in air and water quality, for example?</w:t>
      </w:r>
    </w:p>
  </w:comment>
  <w:comment w:author="Kelly Guilbeau" w:id="42" w:date="2025-12-02T14:35:23Z">
    <w:p w:rsidR="00000000" w:rsidDel="00000000" w:rsidP="00000000" w:rsidRDefault="00000000" w:rsidRPr="00000000" w14:paraId="00002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link did not work for me. Might also (or instead) reference the Planetary Health Alliance, an international partnership based on the planetary boundaries. Here is their page about the boundaries, especially nice because it is framed by their connection with health: https://planetaryhealthalliance.org/planetary-health-planetary-boundaries/</w:t>
      </w:r>
    </w:p>
  </w:comment>
  <w:comment w:author="Kelly Guilbeau" w:id="43" w:date="2025-12-02T14:36:19Z">
    <w:p w:rsidR="00000000" w:rsidDel="00000000" w:rsidP="00000000" w:rsidRDefault="00000000" w:rsidRPr="00000000" w14:paraId="00002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PHA is also linked below...</w:t>
      </w:r>
    </w:p>
  </w:comment>
  <w:comment w:author="Claire Perry" w:id="311" w:date="2025-12-03T03:30:48Z">
    <w:p w:rsidR="00000000" w:rsidDel="00000000" w:rsidP="00000000" w:rsidRDefault="00000000" w:rsidRPr="00000000" w14:paraId="00002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also include a comment here acknowledging key criticisms of CBT (e.g. labeling thinking patterns as cognitive distortions can sometimes feel invalidating).</w:t>
      </w:r>
    </w:p>
  </w:comment>
  <w:comment w:author="Claire Perry" w:id="312" w:date="2025-12-03T03:32:27Z">
    <w:p w:rsidR="00000000" w:rsidDel="00000000" w:rsidP="00000000" w:rsidRDefault="00000000" w:rsidRPr="00000000" w14:paraId="00002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wonder if a more powerful example would be when a person "shoulds" themselves and criticizes their own behavior</w:t>
      </w:r>
    </w:p>
  </w:comment>
  <w:comment w:author="Ashley Stoltz" w:id="324" w:date="2025-12-15T07:11:56Z">
    <w:p w:rsidR="00000000" w:rsidDel="00000000" w:rsidP="00000000" w:rsidRDefault="00000000" w:rsidRPr="00000000" w14:paraId="00002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to include Indigenous ways of knowing and deep holistic connection with nature</w:t>
      </w:r>
    </w:p>
  </w:comment>
  <w:comment w:author="Kaylie Higgs" w:id="378" w:date="2026-04-13T22:13:20Z">
    <w:p w:rsidR="00000000" w:rsidDel="00000000" w:rsidP="00000000" w:rsidRDefault="00000000" w:rsidRPr="00000000" w14:paraId="00002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could be a resource to use, reference, or include in some form in this section: https://stemteachingtools.org/brief/108</w:t>
      </w:r>
    </w:p>
  </w:comment>
  <w:comment w:author="Kaylie Higgs" w:id="379" w:date="2026-04-13T22:14:39Z">
    <w:p w:rsidR="00000000" w:rsidDel="00000000" w:rsidP="00000000" w:rsidRDefault="00000000" w:rsidRPr="00000000" w14:paraId="00002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potential resource: https://eepsa.org/resources/curriculum-development/</w:t>
      </w:r>
    </w:p>
  </w:comment>
  <w:comment w:author="Kaylie Higgs" w:id="380" w:date="2026-04-13T22:15:47Z">
    <w:p w:rsidR="00000000" w:rsidDel="00000000" w:rsidP="00000000" w:rsidRDefault="00000000" w:rsidRPr="00000000" w14:paraId="00002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https://stemteachingtools.org/sp/climate-learning</w:t>
      </w:r>
    </w:p>
  </w:comment>
  <w:comment w:author="Kaylie Higgs" w:id="381" w:date="2026-04-13T22:17:02Z">
    <w:p w:rsidR="00000000" w:rsidDel="00000000" w:rsidP="00000000" w:rsidRDefault="00000000" w:rsidRPr="00000000" w14:paraId="00002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picture books as one entry way -- potential to follow up with this survey: https://news.viu.ca/using-childrens-picture-books-teach-about-climate-change</w:t>
      </w:r>
    </w:p>
  </w:comment>
  <w:comment w:author="Kaylie Higgs" w:id="382" w:date="2026-04-13T22:18:30Z">
    <w:p w:rsidR="00000000" w:rsidDel="00000000" w:rsidP="00000000" w:rsidRDefault="00000000" w:rsidRPr="00000000" w14:paraId="00002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https://lsf-lst.ca/research-policy/survey-2022/</w:t>
      </w:r>
    </w:p>
  </w:comment>
  <w:comment w:author="Kaylie Higgs" w:id="383" w:date="2026-04-13T22:19:05Z">
    <w:p w:rsidR="00000000" w:rsidDel="00000000" w:rsidP="00000000" w:rsidRDefault="00000000" w:rsidRPr="00000000" w14:paraId="00002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 of Canadians</w:t>
      </w:r>
    </w:p>
    <w:p w:rsidR="00000000" w:rsidDel="00000000" w:rsidP="00000000" w:rsidRDefault="00000000" w:rsidRPr="00000000" w14:paraId="00002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teachers to focus</w:t>
      </w:r>
    </w:p>
    <w:p w:rsidR="00000000" w:rsidDel="00000000" w:rsidP="00000000" w:rsidRDefault="00000000" w:rsidRPr="00000000" w14:paraId="00002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how to address anxiety</w:t>
      </w:r>
    </w:p>
    <w:p w:rsidR="00000000" w:rsidDel="00000000" w:rsidP="00000000" w:rsidRDefault="00000000" w:rsidRPr="00000000" w14:paraId="00002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other emotions</w:t>
      </w:r>
    </w:p>
    <w:p w:rsidR="00000000" w:rsidDel="00000000" w:rsidP="00000000" w:rsidRDefault="00000000" w:rsidRPr="00000000" w14:paraId="00002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brought about</w:t>
      </w:r>
    </w:p>
    <w:p w:rsidR="00000000" w:rsidDel="00000000" w:rsidP="00000000" w:rsidRDefault="00000000" w:rsidRPr="00000000" w14:paraId="00002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climate change</w:t>
      </w:r>
    </w:p>
    <w:p w:rsidR="00000000" w:rsidDel="00000000" w:rsidP="00000000" w:rsidRDefault="00000000" w:rsidRPr="00000000" w14:paraId="00002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https://lsf-lst.ca/wp-content/uploads/2023/05/Feelings-infographic.pdf</w:t>
      </w:r>
    </w:p>
  </w:comment>
  <w:comment w:author="Kaylie Higgs" w:id="384" w:date="2026-04-13T22:38:40Z">
    <w:p w:rsidR="00000000" w:rsidDel="00000000" w:rsidP="00000000" w:rsidRDefault="00000000" w:rsidRPr="00000000" w14:paraId="00002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https://www2.gov.bc.ca/gov/content/education-training/k-12/administration/program-management/climatechangeeducation</w:t>
      </w:r>
    </w:p>
  </w:comment>
  <w:comment w:author="Tajrin Faurschou" w:id="160" w:date="2025-10-28T17:57:31Z">
    <w:p w:rsidR="00000000" w:rsidDel="00000000" w:rsidP="00000000" w:rsidRDefault="00000000" w:rsidRPr="00000000" w14:paraId="00002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agree with this distinction, I think climate worry can also reflect deeper fears about the future but the key difference is that worry is a healthy appropriate emotional reaction whereas anxiety reflects a level of worry that is more strongly negatively impacting someone at a pathological level. </w:t>
      </w:r>
    </w:p>
    <w:p w:rsidR="00000000" w:rsidDel="00000000" w:rsidP="00000000" w:rsidRDefault="00000000" w:rsidRPr="00000000" w14:paraId="00002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being said people use climate anxiety much more commonly and interchangeably with climate worry all the time. However the importance in distinguishing the two is that most people are experiencing climate worry and not to pathologize this particular emotion because it is an appropriate response to the global climate crisis. I think throughout most of this module it does a good job of distinguishing the two but I would change this wording here and invite you to add information about the actual prevalence and magnitude of climate change worry and anxiety from these papers: </w:t>
      </w:r>
    </w:p>
    <w:p w:rsidR="00000000" w:rsidDel="00000000" w:rsidP="00000000" w:rsidRDefault="00000000" w:rsidRPr="00000000" w14:paraId="00002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Harper, S.L., Cunsolo, A., Aylward, B. et al. Prevalence, magnitude and distribution of climate change anxiety in Canada: an interdisciplinary study. Nat. Mental Health (2025). https://doi.org/10.1038/s44220-025-00521-4</w:t>
      </w:r>
    </w:p>
    <w:p w:rsidR="00000000" w:rsidDel="00000000" w:rsidP="00000000" w:rsidRDefault="00000000" w:rsidRPr="00000000" w14:paraId="00002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Aylward, Breanne &amp; Cunsolo, Ashlee &amp; Clayton, Susan &amp; Minor, Kelton &amp; Cooper, Madison &amp; Chatwood, Susan &amp; Harper, Sherilee. (2025). Young people in Canada feel worried and hopeless about climate change: a national cross-sectional survey. Regional Environmental Change. 25. 10.1007/s10113-025-02422-9.</w:t>
      </w:r>
    </w:p>
  </w:comment>
  <w:comment w:author="Claire Perry" w:id="314" w:date="2025-12-03T03:39:45Z">
    <w:p w:rsidR="00000000" w:rsidDel="00000000" w:rsidP="00000000" w:rsidRDefault="00000000" w:rsidRPr="00000000" w14:paraId="00002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folks have an example of this?</w:t>
      </w:r>
    </w:p>
  </w:comment>
  <w:comment w:author="Claire Perry" w:id="313" w:date="2025-12-03T03:39:58Z">
    <w:p w:rsidR="00000000" w:rsidDel="00000000" w:rsidP="00000000" w:rsidRDefault="00000000" w:rsidRPr="00000000" w14:paraId="00002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for this one?</w:t>
      </w:r>
    </w:p>
  </w:comment>
  <w:comment w:author="Claire Perry" w:id="316" w:date="2025-12-06T21:55:00Z">
    <w:p w:rsidR="00000000" w:rsidDel="00000000" w:rsidP="00000000" w:rsidRDefault="00000000" w:rsidRPr="00000000" w14:paraId="00002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also recommend adding an example that can be based on the individual’s memories/personal “safe space” (including people, places, objects, or a memories that have brought them comfort in the past)</w:t>
      </w:r>
    </w:p>
  </w:comment>
  <w:comment w:author="Claire Perry" w:id="315" w:date="2025-12-06T21:52:41Z">
    <w:p w:rsidR="00000000" w:rsidDel="00000000" w:rsidP="00000000" w:rsidRDefault="00000000" w:rsidRPr="00000000" w14:paraId="00002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me this being based in temperature seems more aligned sensory than physical?</w:t>
      </w:r>
    </w:p>
  </w:comment>
  <w:comment w:author="Claire Perry" w:id="318" w:date="2025-12-06T21:59:57Z">
    <w:p w:rsidR="00000000" w:rsidDel="00000000" w:rsidP="00000000" w:rsidRDefault="00000000" w:rsidRPr="00000000" w14:paraId="00002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me this strategy seems more aligned with grounding since it seems to be more focused on the external environment?</w:t>
      </w:r>
    </w:p>
  </w:comment>
  <w:comment w:author="Brianna Aspinall" w:id="3" w:date="2025-12-13T19:05:04Z">
    <w:p w:rsidR="00000000" w:rsidDel="00000000" w:rsidP="00000000" w:rsidRDefault="00000000" w:rsidRPr="00000000" w14:paraId="00002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choose to apply my suggestion of adding a 'grounding activity' at the beginning of each section or module. You could have an activity here that encourages participants to connect with their body and how they feel. It links with some of the content you go over so it would reinforce some of the content and put it into practice.</w:t>
      </w:r>
    </w:p>
  </w:comment>
  <w:comment w:author="Ashley Stoltz" w:id="326" w:date="2025-12-15T07:14:13Z">
    <w:p w:rsidR="00000000" w:rsidDel="00000000" w:rsidP="00000000" w:rsidRDefault="00000000" w:rsidRPr="00000000" w14:paraId="00002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to include Indigenous perspectives as communities are currently living in close relationship with the land, eating traditional foods and engaging in reciprocal relationship with both living and non-living beings in an ecosystem.</w:t>
      </w:r>
    </w:p>
  </w:comment>
  <w:comment w:author="Susan Clayton" w:id="64" w:date="2026-01-03T21:05:29Z">
    <w:p w:rsidR="00000000" w:rsidDel="00000000" w:rsidP="00000000" w:rsidRDefault="00000000" w:rsidRPr="00000000" w14:paraId="00002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would benefit from some reorganization. Air pollution, and water and food scarcity, would not normally be considered extreme events. And rising temperatures have an impact even outside of extreme heat exposure.</w:t>
      </w:r>
    </w:p>
  </w:comment>
  <w:comment w:author="Ashley Stoltz" w:id="353" w:date="2025-12-15T07:41:45Z">
    <w:p w:rsidR="00000000" w:rsidDel="00000000" w:rsidP="00000000" w:rsidRDefault="00000000" w:rsidRPr="00000000" w14:paraId="00002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to mention the Just Transition Guide, an Indigenous-led initiative created in combination with Sacred Solar Earth and Indigenous Climate Action. I tried creating an "Explore" box with the "click here" hyperlink start but um, couldn't figure it out.</w:t>
      </w:r>
    </w:p>
  </w:comment>
  <w:comment w:author="Brianna Aspinall" w:id="135" w:date="2025-12-13T19:13:11Z">
    <w:p w:rsidR="00000000" w:rsidDel="00000000" w:rsidP="00000000" w:rsidRDefault="00000000" w:rsidRPr="00000000" w14:paraId="00002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providing people an option between writing or coloring/doodling.</w:t>
      </w:r>
    </w:p>
    <w:p w:rsidR="00000000" w:rsidDel="00000000" w:rsidP="00000000" w:rsidRDefault="00000000" w:rsidRPr="00000000" w14:paraId="00002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done a very simple 'coloring of emotions' I have also been part of workshops that tell you to draw. Here is the description of the activity: https://www.carbonconversationsto.com/colouring-exercise</w:t>
      </w:r>
    </w:p>
  </w:comment>
  <w:comment w:author="Brianna Aspinall" w:id="132" w:date="2025-12-13T19:14:25Z">
    <w:p w:rsidR="00000000" w:rsidDel="00000000" w:rsidP="00000000" w:rsidRDefault="00000000" w:rsidRPr="00000000" w14:paraId="00002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an empathy map be a useful tool here?</w:t>
      </w:r>
    </w:p>
  </w:comment>
  <w:comment w:author="Ashley Stoltz" w:id="330" w:date="2025-12-15T07:29:50Z">
    <w:p w:rsidR="00000000" w:rsidDel="00000000" w:rsidP="00000000" w:rsidRDefault="00000000" w:rsidRPr="00000000" w14:paraId="00002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to include artistic expression other than writing, including drawing or photography</w:t>
      </w:r>
    </w:p>
  </w:comment>
  <w:comment w:author="Kelly Guilbeau" w:id="60" w:date="2025-12-02T14:54:05Z">
    <w:p w:rsidR="00000000" w:rsidDel="00000000" w:rsidP="00000000" w:rsidRDefault="00000000" w:rsidRPr="00000000" w14:paraId="00002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bullet here</w:t>
      </w:r>
    </w:p>
  </w:comment>
  <w:comment w:author="Mike Marchand" w:id="269" w:date="2025-12-14T23:45:00Z">
    <w:p w:rsidR="00000000" w:rsidDel="00000000" w:rsidP="00000000" w:rsidRDefault="00000000" w:rsidRPr="00000000" w14:paraId="00002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to include Indigenous framing/example where the intersection between individual and community can also be explored with a potential specific articulation</w:t>
      </w:r>
    </w:p>
  </w:comment>
  <w:comment w:author="Claire Perry" w:id="307" w:date="2025-12-03T01:50:40Z">
    <w:p w:rsidR="00000000" w:rsidDel="00000000" w:rsidP="00000000" w:rsidRDefault="00000000" w:rsidRPr="00000000" w14:paraId="00002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models meant to be essentially based on the same exact content? Does anything distinguish them?</w:t>
      </w:r>
    </w:p>
  </w:comment>
  <w:comment w:author="Maya Gislason" w:id="67" w:date="2025-12-16T07:15:22Z">
    <w:p w:rsidR="00000000" w:rsidDel="00000000" w:rsidP="00000000" w:rsidRDefault="00000000" w:rsidRPr="00000000" w14:paraId="00002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 there is also important work on the impacts on different genders, relating to their social roles and responsibilities, caring giving roles, gender norms etc. Men can feel helpless and women can be held responsible for the wellbeing of the family. Gender based violence can increase etc etc.</w:t>
      </w:r>
    </w:p>
  </w:comment>
  <w:comment w:author="Maya Gislason" w:id="59" w:date="2025-12-16T07:13:18Z">
    <w:p w:rsidR="00000000" w:rsidDel="00000000" w:rsidP="00000000" w:rsidRDefault="00000000" w:rsidRPr="00000000" w14:paraId="00002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in this section is where we should also invoke the nuanced language and organization of climate emotions offered by Lindsay Galway.</w:t>
      </w:r>
    </w:p>
  </w:comment>
  <w:comment w:author="Mike Marchand" w:id="270" w:date="2025-12-14T23:45:21Z">
    <w:p w:rsidR="00000000" w:rsidDel="00000000" w:rsidP="00000000" w:rsidRDefault="00000000" w:rsidRPr="00000000" w14:paraId="00002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to include Indigenous framing/example</w:t>
      </w:r>
    </w:p>
  </w:comment>
  <w:comment w:author="Maya Gislason" w:id="89" w:date="2025-12-16T07:25:45Z">
    <w:p w:rsidR="00000000" w:rsidDel="00000000" w:rsidP="00000000" w:rsidRDefault="00000000" w:rsidRPr="00000000" w14:paraId="00002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a disorder? freaking out about climate change, a force that can forever alter our lives and even lead to our demise sounds like sanity. We should not pathologize sanity. We should have so much empathy and compassion for the impossible situation we are in, where certain (bad faith) actors like large corporations continue to put the planet in peril, where profit and industry are more important than health.</w:t>
      </w:r>
    </w:p>
  </w:comment>
  <w:comment w:author="Maya Gislason" w:id="99" w:date="2025-12-16T07:31:38Z">
    <w:p w:rsidR="00000000" w:rsidDel="00000000" w:rsidP="00000000" w:rsidRDefault="00000000" w:rsidRPr="00000000" w14:paraId="00002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here talk about solistalgia</w:t>
      </w:r>
    </w:p>
  </w:comment>
  <w:comment w:author="Maya Gislason" w:id="103" w:date="2025-12-16T07:38:00Z">
    <w:p w:rsidR="00000000" w:rsidDel="00000000" w:rsidP="00000000" w:rsidRDefault="00000000" w:rsidRPr="00000000" w14:paraId="00002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terms of assessment we are asking which and what questions with one why question. If we look at Blooms taxonomy we may want to shift the nature of the questions a bit https://www.psia-nw.org/newsletter-articles/blooms-taxonomy-levels-of-understanding/. In some of these kinds of modules they also have different exercises like linking key concepts, populating a word cloud etc. to test other competencies.</w:t>
      </w:r>
    </w:p>
  </w:comment>
  <w:comment w:author="Claire Perry" w:id="305" w:date="2025-12-03T01:37:10Z">
    <w:p w:rsidR="00000000" w:rsidDel="00000000" w:rsidP="00000000" w:rsidRDefault="00000000" w:rsidRPr="00000000" w14:paraId="00002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these are two different concepts-with hope usually being slightly more favored in the context of resilience building</w:t>
      </w:r>
    </w:p>
  </w:comment>
  <w:comment w:author="Maya Gislason" w:id="91" w:date="2025-12-16T07:27:30Z">
    <w:p w:rsidR="00000000" w:rsidDel="00000000" w:rsidP="00000000" w:rsidRDefault="00000000" w:rsidRPr="00000000" w14:paraId="00002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here we should talk about can inform changes without our spheres of influence.</w:t>
      </w:r>
    </w:p>
  </w:comment>
  <w:comment w:author="Claire Perry" w:id="331" w:date="2025-12-14T23:31:34Z">
    <w:p w:rsidR="00000000" w:rsidDel="00000000" w:rsidP="00000000" w:rsidRDefault="00000000" w:rsidRPr="00000000" w14:paraId="00002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recommend including details and examples on how health professionals/clinicians are able to do this at the organizational level, as sometimes this is more feasible and accessible compared to policy-level</w:t>
      </w:r>
    </w:p>
  </w:comment>
  <w:comment w:author="Maya Gislason" w:id="102" w:date="2025-12-16T07:34:02Z">
    <w:p w:rsidR="00000000" w:rsidDel="00000000" w:rsidP="00000000" w:rsidRDefault="00000000" w:rsidRPr="00000000" w14:paraId="00002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pedagogical purpose of this quiz. is it to remember (e.g. rote learning) or reflect or to prove that the material has been done and then is that tied to the certificate?</w:t>
      </w:r>
    </w:p>
  </w:comment>
  <w:comment w:author="Maya Gislason" w:id="90" w:date="2025-12-16T07:26:49Z">
    <w:p w:rsidR="00000000" w:rsidDel="00000000" w:rsidP="00000000" w:rsidRDefault="00000000" w:rsidRPr="00000000" w14:paraId="00002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this. is this our goal? Our goal might be more mental resilience instead? Mental wellness, coping strategies....</w:t>
      </w:r>
    </w:p>
  </w:comment>
  <w:comment w:author="Judy Wu" w:id="49" w:date="2025-12-09T05:47:55Z">
    <w:p w:rsidR="00000000" w:rsidDel="00000000" w:rsidP="00000000" w:rsidRDefault="00000000" w:rsidRPr="00000000" w14:paraId="00002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noting here that if text in the section above gets changed/added to, this text should also be changed in parallel.</w:t>
      </w:r>
    </w:p>
  </w:comment>
  <w:comment w:author="Kelly Guilbeau" w:id="72" w:date="2025-12-02T15:09:02Z">
    <w:p w:rsidR="00000000" w:rsidDel="00000000" w:rsidP="00000000" w:rsidRDefault="00000000" w:rsidRPr="00000000" w14:paraId="00002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doesn't fit squarely in this section about chronic stress, but it seemed like the best section considering the others.</w:t>
      </w:r>
    </w:p>
  </w:comment>
  <w:comment w:author="Kelly Guilbeau" w:id="73" w:date="2025-12-02T15:10:18Z">
    <w:p w:rsidR="00000000" w:rsidDel="00000000" w:rsidP="00000000" w:rsidRDefault="00000000" w:rsidRPr="00000000" w14:paraId="00002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Perhaps it should go in the section above, actually, related to direct impacts of climate change related heat.</w:t>
      </w:r>
    </w:p>
  </w:comment>
  <w:comment w:author="Claire Perry" w:id="345" w:date="2026-01-06T04:47:26Z">
    <w:p w:rsidR="00000000" w:rsidDel="00000000" w:rsidP="00000000" w:rsidRDefault="00000000" w:rsidRPr="00000000" w14:paraId="00002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wonder about including another section on the importance of centering lived experience knowledge (specifically lived experience of climate distress) as a community-based knowledge? Right now the sections seem to focus on community in more of a generic sense.</w:t>
      </w:r>
    </w:p>
  </w:comment>
  <w:comment w:author="Mike Marchand" w:id="277" w:date="2025-12-14T23:56:07Z">
    <w:p w:rsidR="00000000" w:rsidDel="00000000" w:rsidP="00000000" w:rsidRDefault="00000000" w:rsidRPr="00000000" w14:paraId="00002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as previous comment where option to engage as a group on the topic of a structured and strengths based reflections on how Indigenous teachings/ways of knowing and scholarship opens up wider discussions about adaptive and maladaptive strategies for coping especially where communities might co-exist and even if they don't the teachings can still be a valuable source of coping strategies to consider</w:t>
      </w:r>
    </w:p>
  </w:comment>
  <w:comment w:author="Maya Gislason" w:id="97" w:date="2025-12-16T07:30:59Z">
    <w:p w:rsidR="00000000" w:rsidDel="00000000" w:rsidP="00000000" w:rsidRDefault="00000000" w:rsidRPr="00000000" w14:paraId="00002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work within your sphere of influence. Identify what a sphere of influence is, why it is an effective place to work, and how it gives every person an arena within which to take action and see it make a difference.</w:t>
      </w:r>
    </w:p>
  </w:comment>
  <w:comment w:author="Mike Marchand" w:id="258" w:date="2025-12-14T23:42:56Z">
    <w:p w:rsidR="00000000" w:rsidDel="00000000" w:rsidP="00000000" w:rsidRDefault="00000000" w:rsidRPr="00000000" w14:paraId="00002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to include Indigenous framing/example</w:t>
      </w:r>
    </w:p>
  </w:comment>
  <w:comment w:author="Maya Gislason" w:id="116" w:date="2025-12-16T07:51:51Z">
    <w:p w:rsidR="00000000" w:rsidDel="00000000" w:rsidP="00000000" w:rsidRDefault="00000000" w:rsidRPr="00000000" w14:paraId="00002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need to move beyond classic western theories of emotion.</w:t>
      </w:r>
    </w:p>
  </w:comment>
  <w:comment w:author="Maya Gislason" w:id="109" w:date="2025-12-16T07:39:48Z">
    <w:p w:rsidR="00000000" w:rsidDel="00000000" w:rsidP="00000000" w:rsidRDefault="00000000" w:rsidRPr="00000000" w14:paraId="00002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experience of or anticipation of displacement?</w:t>
      </w:r>
    </w:p>
  </w:comment>
  <w:comment w:author="Mike Marchand" w:id="259" w:date="2025-12-14T23:43:10Z">
    <w:p w:rsidR="00000000" w:rsidDel="00000000" w:rsidP="00000000" w:rsidRDefault="00000000" w:rsidRPr="00000000" w14:paraId="00002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to include Indigenous framing/example</w:t>
      </w:r>
    </w:p>
  </w:comment>
  <w:comment w:author="Maya Gislason" w:id="108" w:date="2025-12-16T07:39:28Z">
    <w:p w:rsidR="00000000" w:rsidDel="00000000" w:rsidP="00000000" w:rsidRDefault="00000000" w:rsidRPr="00000000" w14:paraId="00002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if this is a useful question. maybe ask why youth are so full of dread</w:t>
      </w:r>
    </w:p>
  </w:comment>
  <w:comment w:author="Mike Marchand" w:id="273" w:date="2025-12-14T23:47:28Z">
    <w:p w:rsidR="00000000" w:rsidDel="00000000" w:rsidP="00000000" w:rsidRDefault="00000000" w:rsidRPr="00000000" w14:paraId="00002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or specific examples could be woven into each strategy sort of along the lines of potential examples of coping/adaptive strategies: For example ceremony could be thought of as meaning focused and or emotional regulation can be found by reconnecting with land etc. I added several different places where this could be done. Likely not all, but many potential options to integrate and expand on the concepts as colonial resistance is often closely linked to coping and climate so lots of potential ways to enhance and showcase that</w:t>
      </w:r>
    </w:p>
  </w:comment>
  <w:comment w:author="Mike Marchand" w:id="261" w:date="2025-12-14T23:42:18Z">
    <w:p w:rsidR="00000000" w:rsidDel="00000000" w:rsidP="00000000" w:rsidRDefault="00000000" w:rsidRPr="00000000" w14:paraId="00002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to include Indigenous framing/example</w:t>
      </w:r>
    </w:p>
  </w:comment>
  <w:comment w:author="Claire Perry" w:id="310" w:date="2025-12-03T02:43:45Z">
    <w:p w:rsidR="00000000" w:rsidDel="00000000" w:rsidP="00000000" w:rsidRDefault="00000000" w:rsidRPr="00000000" w14:paraId="00002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90% of the content from this module is in regards to anticipating and responding to climate disasters?</w:t>
      </w:r>
    </w:p>
  </w:comment>
  <w:comment w:author="Mike Marchand" w:id="279" w:date="2025-12-14T23:57:49Z">
    <w:p w:rsidR="00000000" w:rsidDel="00000000" w:rsidP="00000000" w:rsidRDefault="00000000" w:rsidRPr="00000000" w14:paraId="00002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wonderful example of how Indigenous ways of knowing can be integrated seamlessly into the curriculum :)</w:t>
      </w:r>
    </w:p>
  </w:comment>
  <w:comment w:author="Maya Gislason" w:id="92" w:date="2025-12-16T07:28:41Z">
    <w:p w:rsidR="00000000" w:rsidDel="00000000" w:rsidP="00000000" w:rsidRDefault="00000000" w:rsidRPr="00000000" w14:paraId="00002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what we want? I don't think this is the scope of this section which is on understanding the connections. Taking action seems like a module farther down this course.</w:t>
      </w:r>
    </w:p>
  </w:comment>
  <w:comment w:author="Mike Marchand" w:id="260" w:date="2025-12-14T23:43:33Z">
    <w:p w:rsidR="00000000" w:rsidDel="00000000" w:rsidP="00000000" w:rsidRDefault="00000000" w:rsidRPr="00000000" w14:paraId="00002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to include Indigenous framing/example</w:t>
      </w:r>
    </w:p>
  </w:comment>
  <w:comment w:author="Maya Gislason" w:id="115" w:date="2025-12-16T07:51:24Z">
    <w:p w:rsidR="00000000" w:rsidDel="00000000" w:rsidP="00000000" w:rsidRDefault="00000000" w:rsidRPr="00000000" w14:paraId="00002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cover biopsychosocial emotions </w:t>
      </w:r>
    </w:p>
    <w:p w:rsidR="00000000" w:rsidDel="00000000" w:rsidP="00000000" w:rsidRDefault="00000000" w:rsidRPr="00000000" w14:paraId="00002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this is a very western notion of emotions. What about Indigenous notions of emotions?</w:t>
      </w:r>
    </w:p>
    <w:p w:rsidR="00000000" w:rsidDel="00000000" w:rsidP="00000000" w:rsidRDefault="00000000" w:rsidRPr="00000000" w14:paraId="00002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https://www.anthropocenemagazine.org/2025/03/huge-new-study-exposes-disparate-climate-emotions-around-the-world-and-their-consequences/</w:t>
      </w:r>
    </w:p>
    <w:p w:rsidR="00000000" w:rsidDel="00000000" w:rsidP="00000000" w:rsidRDefault="00000000" w:rsidRPr="00000000" w14:paraId="00002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https://pmc.ncbi.nlm.nih.gov/articles/PMC10358841/</w:t>
      </w:r>
    </w:p>
    <w:p w:rsidR="00000000" w:rsidDel="00000000" w:rsidP="00000000" w:rsidRDefault="00000000" w:rsidRPr="00000000" w14:paraId="00002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https://indigenousclimatehub.ca/2022/11/the-impacts-of-climate-change-on-the-mental-wellness-of-indigenous-peoples-around-the-world/</w:t>
      </w:r>
    </w:p>
    <w:p w:rsidR="00000000" w:rsidDel="00000000" w:rsidP="00000000" w:rsidRDefault="00000000" w:rsidRPr="00000000" w14:paraId="00002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also work on the feeling planet: https://thepolyphony.org/2025/03/05/feeling-planet/</w:t>
      </w:r>
    </w:p>
    <w:p w:rsidR="00000000" w:rsidDel="00000000" w:rsidP="00000000" w:rsidRDefault="00000000" w:rsidRPr="00000000" w14:paraId="00002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there is word on language, emotion and climate change: https://www.researchgate.net/publication/384912809_The_role_of_language_and_culture_in_conceptualization_of_climate_change</w:t>
      </w:r>
    </w:p>
  </w:comment>
  <w:comment w:author="Mike Marchand" w:id="275" w:date="2025-12-14T23:51:43Z">
    <w:p w:rsidR="00000000" w:rsidDel="00000000" w:rsidP="00000000" w:rsidRDefault="00000000" w:rsidRPr="00000000" w14:paraId="00002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section where an activity that gives participants options to explore parallels overlaps and contrasts of Indigenous and Western styles might be supportive. If we ground the activity with awareness of culturally safe ways to consider and engage with these teachings in good ways. That might be a part of the activity -reflecting on how to engage with Indigenous ways of knowing in good ways especially if this section includes some robust inclusion of Indigenous content</w:t>
      </w:r>
    </w:p>
    <w:p w:rsidR="00000000" w:rsidDel="00000000" w:rsidP="00000000" w:rsidRDefault="00000000" w:rsidRPr="00000000" w14:paraId="00002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2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Stoltz reacted with 👍 at 2025-12-15 06:33 a.m.</w:t>
      </w:r>
    </w:p>
  </w:comment>
  <w:comment w:author="Mike Marchand" w:id="263" w:date="2025-12-14T23:43:53Z">
    <w:p w:rsidR="00000000" w:rsidDel="00000000" w:rsidP="00000000" w:rsidRDefault="00000000" w:rsidRPr="00000000" w14:paraId="00002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to include Indigenous framing/example</w:t>
      </w:r>
    </w:p>
  </w:comment>
  <w:comment w:author="Maya Gislason" w:id="114" w:date="2025-12-16T07:54:35Z">
    <w:p w:rsidR="00000000" w:rsidDel="00000000" w:rsidP="00000000" w:rsidRDefault="00000000" w:rsidRPr="00000000" w14:paraId="00002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this so? What do theories help us understand about emotions? How do the theories we chose to think about emotions shape how we think, know, act etc. around emotions? What about the impacts of cultural understandings of emotions, emotional expressions, experiences of worry and pain etc. impact climate emotions? What about the language we use to describe climate change, describe emotions? If we are going to be transformative we can't just reproduce western psychological theories.... I think.</w:t>
      </w:r>
    </w:p>
  </w:comment>
  <w:comment w:author="Judy Wu" w:id="32" w:date="2025-12-09T05:40:22Z">
    <w:p w:rsidR="00000000" w:rsidDel="00000000" w:rsidP="00000000" w:rsidRDefault="00000000" w:rsidRPr="00000000" w14:paraId="00002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add societal and economic impacts as well.</w:t>
      </w:r>
    </w:p>
  </w:comment>
  <w:comment w:author="Claire Perry" w:id="306" w:date="2025-12-03T02:11:09Z">
    <w:p w:rsidR="00000000" w:rsidDel="00000000" w:rsidP="00000000" w:rsidRDefault="00000000" w:rsidRPr="00000000" w14:paraId="00002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this section would benefit from more application/examples relevant to climate emotions (e.g. what does competence look like in the climate crisis context, what does confidence look like) I feel like this was done very effectively in the previous sections/modules</w:t>
      </w:r>
    </w:p>
  </w:comment>
  <w:comment w:author="Maya Gislason" w:id="129" w:date="2025-12-16T07:58:34Z">
    <w:p w:rsidR="00000000" w:rsidDel="00000000" w:rsidP="00000000" w:rsidRDefault="00000000" w:rsidRPr="00000000" w14:paraId="00002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we can, in good conscious, have so much western thinking on emotions and a little statement here about them. This centres colonial thinking. https://www.tandfonline.com/doi/full/10.1111/ap.12367?casa_token=-YFgQzjLy3wAAAAA%3A0nqEDaFAicbDJ0XuCmyLVdKQY51OrSBZFmXcULGnvvyNXF7sPdOETsfqcvdceX_oiMLqg5XKOtrPvg</w:t>
      </w:r>
    </w:p>
  </w:comment>
  <w:comment w:author="Mike Marchand" w:id="280" w:date="2025-12-14T23:59:45Z">
    <w:p w:rsidR="00000000" w:rsidDel="00000000" w:rsidP="00000000" w:rsidRDefault="00000000" w:rsidRPr="00000000" w14:paraId="00002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potential for Indigenous inclusion of an example with and Indigenous lens</w:t>
      </w:r>
    </w:p>
  </w:comment>
  <w:comment w:author="Claire Perry" w:id="308" w:date="2025-12-03T02:00:55Z">
    <w:p w:rsidR="00000000" w:rsidDel="00000000" w:rsidP="00000000" w:rsidRDefault="00000000" w:rsidRPr="00000000" w14:paraId="00002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is this distinct from the first bullet?</w:t>
      </w:r>
    </w:p>
  </w:comment>
  <w:comment w:author="Kelly Guilbeau" w:id="118" w:date="2025-12-02T16:43:25Z">
    <w:p w:rsidR="00000000" w:rsidDel="00000000" w:rsidP="00000000" w:rsidRDefault="00000000" w:rsidRPr="00000000" w14:paraId="00002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try to avoid describing any emotion as "positive" or "negative," so as to not perpetuate the related perception that they are good or bad. Lately, I use an energizing - draining continuum.</w:t>
      </w:r>
    </w:p>
  </w:comment>
  <w:comment w:author="Canadian Coalition Seniors Mental Health" w:id="119" w:date="2025-12-09T20:46:18Z">
    <w:p w:rsidR="00000000" w:rsidDel="00000000" w:rsidP="00000000" w:rsidRDefault="00000000" w:rsidRPr="00000000" w14:paraId="00002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that! I'm going to start using this continuum! :)</w:t>
      </w:r>
    </w:p>
  </w:comment>
  <w:comment w:author="Kelly Guilbeau" w:id="122" w:date="2025-12-02T16:49:04Z">
    <w:p w:rsidR="00000000" w:rsidDel="00000000" w:rsidP="00000000" w:rsidRDefault="00000000" w:rsidRPr="00000000" w14:paraId="00002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helpful if the flashcards could be displayed on a timeline of sorts, in case the reader misses the years associated with these theories. Some theoretical foundations are very old - and some have been challenged or overturned by more modern theories. I think that is an important message to convey, that our understanding of emotional cause and expression has evolved over time (like any good science!).</w:t>
      </w:r>
    </w:p>
  </w:comment>
  <w:comment w:author="Kelly Guilbeau" w:id="123" w:date="2025-12-02T16:50:26Z">
    <w:p w:rsidR="00000000" w:rsidDel="00000000" w:rsidP="00000000" w:rsidRDefault="00000000" w:rsidRPr="00000000" w14:paraId="00002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of the above theories would we put in this category?</w:t>
      </w:r>
    </w:p>
  </w:comment>
  <w:comment w:author="Claire Perry" w:id="172" w:date="2026-01-06T02:03:54Z">
    <w:p w:rsidR="00000000" w:rsidDel="00000000" w:rsidP="00000000" w:rsidRDefault="00000000" w:rsidRPr="00000000" w14:paraId="00002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seem more like coping strategies than symptoms to me</w:t>
      </w:r>
    </w:p>
  </w:comment>
  <w:comment w:author="Claire Perry" w:id="173" w:date="2026-01-06T02:05:50Z">
    <w:p w:rsidR="00000000" w:rsidDel="00000000" w:rsidP="00000000" w:rsidRDefault="00000000" w:rsidRPr="00000000" w14:paraId="00002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categorize as a coping strategy</w:t>
      </w:r>
    </w:p>
  </w:comment>
  <w:comment w:author="Canadian Coalition Seniors Mental Health" w:id="213" w:date="2025-12-09T22:22:18Z">
    <w:p w:rsidR="00000000" w:rsidDel="00000000" w:rsidP="00000000" w:rsidRDefault="00000000" w:rsidRPr="00000000" w14:paraId="00002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ageing or is it being old?</w:t>
      </w:r>
    </w:p>
  </w:comment>
  <w:comment w:author="Mike Marchand" w:id="200" w:date="2025-12-08T21:39:13Z">
    <w:p w:rsidR="00000000" w:rsidDel="00000000" w:rsidP="00000000" w:rsidRDefault="00000000" w:rsidRPr="00000000" w14:paraId="00002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can be be ablest based on accessibility audits in prior circumstances</w:t>
      </w:r>
    </w:p>
  </w:comment>
  <w:comment w:author="Ashley Stoltz" w:id="111" w:date="2025-12-15T04:42:14Z">
    <w:p w:rsidR="00000000" w:rsidDel="00000000" w:rsidP="00000000" w:rsidRDefault="00000000" w:rsidRPr="00000000" w14:paraId="00002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copy-pasting from the "Our Varied Climate Emotions" section later</w:t>
      </w:r>
    </w:p>
  </w:comment>
  <w:comment w:author="Brianna Aspinall" w:id="287" w:date="2025-12-14T17:53:36Z">
    <w:p w:rsidR="00000000" w:rsidDel="00000000" w:rsidP="00000000" w:rsidRDefault="00000000" w:rsidRPr="00000000" w14:paraId="00002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saying "write or draw" or "write or close your eyes and recall a moment you felt hopeful"</w:t>
      </w:r>
    </w:p>
    <w:p w:rsidR="00000000" w:rsidDel="00000000" w:rsidP="00000000" w:rsidRDefault="00000000" w:rsidRPr="00000000" w14:paraId="00002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Mainly trying to add other ways to connect with the content that are different to writing.</w:t>
      </w:r>
    </w:p>
  </w:comment>
  <w:comment w:author="Brianna Aspinall" w:id="288" w:date="2025-12-14T17:55:41Z">
    <w:p w:rsidR="00000000" w:rsidDel="00000000" w:rsidP="00000000" w:rsidRDefault="00000000" w:rsidRPr="00000000" w14:paraId="00002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day challenge: https://www.ted.com/talks/matt_cutts_try_something_new_for_30_days</w:t>
      </w:r>
    </w:p>
  </w:comment>
  <w:comment w:author="Canadian Coalition Seniors Mental Health" w:id="233" w:date="2025-12-10T19:20:15Z">
    <w:p w:rsidR="00000000" w:rsidDel="00000000" w:rsidP="00000000" w:rsidRDefault="00000000" w:rsidRPr="00000000" w14:paraId="00002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require capital letters?</w:t>
      </w:r>
    </w:p>
  </w:comment>
  <w:comment w:author="Susan Clayton" w:id="137" w:date="2025-12-30T18:59:18Z">
    <w:p w:rsidR="00000000" w:rsidDel="00000000" w:rsidP="00000000" w:rsidRDefault="00000000" w:rsidRPr="00000000" w14:paraId="00002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really always say emotions are adaptive, or can they just be neutral?</w:t>
      </w:r>
    </w:p>
  </w:comment>
  <w:comment w:author="Susan Clayton" w:id="138" w:date="2025-12-30T19:01:09Z">
    <w:p w:rsidR="00000000" w:rsidDel="00000000" w:rsidP="00000000" w:rsidRDefault="00000000" w:rsidRPr="00000000" w14:paraId="00002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disagree. I think climate anxiety can be persistent. If what you mean is that it is a response to an external situation, that could be clearer.</w:t>
      </w:r>
    </w:p>
  </w:comment>
  <w:comment w:author="Susan Clayton" w:id="403" w:date="2025-12-30T18:50:15Z">
    <w:p w:rsidR="00000000" w:rsidDel="00000000" w:rsidP="00000000" w:rsidRDefault="00000000" w:rsidRPr="00000000" w14:paraId="00002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might be times when avoiding the news is adaptive. I think it would be better to avoid a binary categorization where  something is either adaptive or not. There could be a gradation.</w:t>
      </w:r>
    </w:p>
  </w:comment>
  <w:comment w:author="Susan Clayton" w:id="10" w:date="2025-12-30T18:38:39Z">
    <w:p w:rsidR="00000000" w:rsidDel="00000000" w:rsidP="00000000" w:rsidRDefault="00000000" w:rsidRPr="00000000" w14:paraId="00002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confused. Is the course "understanding climate emotions" (the title in the email I received) or "mental health and climate change"? These are different.</w:t>
      </w:r>
    </w:p>
  </w:comment>
  <w:comment w:author="Susan Clayton" w:id="161" w:date="2025-12-30T19:04:42Z">
    <w:p w:rsidR="00000000" w:rsidDel="00000000" w:rsidP="00000000" w:rsidRDefault="00000000" w:rsidRPr="00000000" w14:paraId="00002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important message that emotions are not the same as mental health problems, is it confusing to include pre- and post-traumatic stress as an emotional category?</w:t>
      </w:r>
    </w:p>
  </w:comment>
  <w:comment w:author="Susan Clayton" w:id="404" w:date="2025-12-30T18:52:46Z">
    <w:p w:rsidR="00000000" w:rsidDel="00000000" w:rsidP="00000000" w:rsidRDefault="00000000" w:rsidRPr="00000000" w14:paraId="00002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course is not consistent in the way it uses "eco-anxiety" or "climate anxiety". We should accept the terms as interchangeable (and say so) -- although I would discourage this approach; pick one term and use it; or describe the difference between them.</w:t>
      </w:r>
    </w:p>
  </w:comment>
  <w:comment w:author="Susan Clayton" w:id="406" w:date="2025-12-30T18:53:47Z">
    <w:p w:rsidR="00000000" w:rsidDel="00000000" w:rsidP="00000000" w:rsidRDefault="00000000" w:rsidRPr="00000000" w14:paraId="00002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going to be graded? How?</w:t>
      </w:r>
    </w:p>
  </w:comment>
  <w:comment w:author="Mike Marchand" w:id="211" w:date="2025-12-08T22:41:34Z">
    <w:p w:rsidR="00000000" w:rsidDel="00000000" w:rsidP="00000000" w:rsidRDefault="00000000" w:rsidRPr="00000000" w14:paraId="00002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seems like a module where Indigenous Perspectives might be woven into the content more holistically given how so many concepts being explored have Indigenous analogues or opportunities to examine their intersections.  Like in this module perhaps this section goes at the beginning and then participants are given the opportunity to reflect on how the ways that Indigenous Peoples might also understand or navigate the complexities. Another might be to give the participant the opportunity to reflect on the connections that might be made to specific teachings beliefs and scholarship in an activity below. There are many ways this could be done. This section feel particularly one where stronger integration and connection makes sense as Indigenous ways of knowing have much to say on the topics of life stages, roles connections and how to manage relationships across each of those domains</w:t>
      </w:r>
    </w:p>
  </w:comment>
  <w:comment w:author="Abhay Singh Sachal" w:id="224" w:date="2025-11-08T21:39:42Z">
    <w:p w:rsidR="00000000" w:rsidDel="00000000" w:rsidP="00000000" w:rsidRDefault="00000000" w:rsidRPr="00000000" w14:paraId="00002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love to work together to build some more resources and pull together information on racialized communities. </w:t>
      </w:r>
    </w:p>
    <w:p w:rsidR="00000000" w:rsidDel="00000000" w:rsidP="00000000" w:rsidRDefault="00000000" w:rsidRPr="00000000" w14:paraId="00002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hosted groups with racialized youth where the topic of cultural stigma in accessing mental health care and a lack of culturally-relevant mental health supports has come up. </w:t>
      </w:r>
    </w:p>
    <w:p w:rsidR="00000000" w:rsidDel="00000000" w:rsidP="00000000" w:rsidRDefault="00000000" w:rsidRPr="00000000" w14:paraId="00002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https://www.oxfam.ca/story/confronting-climate-inequality-how-it-hurts-racialized-communities/</w:t>
      </w:r>
    </w:p>
    <w:p w:rsidR="00000000" w:rsidDel="00000000" w:rsidP="00000000" w:rsidRDefault="00000000" w:rsidRPr="00000000" w14:paraId="00002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https://climateinstitute.ca/centring-social-justice-is-sound-climate-policy/</w:t>
      </w:r>
    </w:p>
  </w:comment>
  <w:comment w:author="Abhay Singh Sachal" w:id="225" w:date="2025-11-08T21:41:01Z">
    <w:p w:rsidR="00000000" w:rsidDel="00000000" w:rsidP="00000000" w:rsidRDefault="00000000" w:rsidRPr="00000000" w14:paraId="00002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also insights from Gov't of Canada's National Environmental Racism and Environmental Justice Symposium in 2024 that could be relevant here: </w:t>
      </w:r>
    </w:p>
    <w:p w:rsidR="00000000" w:rsidDel="00000000" w:rsidP="00000000" w:rsidRDefault="00000000" w:rsidRPr="00000000" w14:paraId="00002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https://www.canada.ca/en/environment-climate-change/services/strategic-policy-branch/environmental-justice/pi-symposium.html</w:t>
      </w:r>
    </w:p>
    <w:p w:rsidR="00000000" w:rsidDel="00000000" w:rsidP="00000000" w:rsidRDefault="00000000" w:rsidRPr="00000000" w14:paraId="00002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a focus on environmental racism could be expanded on a lot here.</w:t>
      </w:r>
    </w:p>
  </w:comment>
  <w:comment w:author="Mike Marchand" w:id="226" w:date="2025-12-08T23:30:41Z">
    <w:p w:rsidR="00000000" w:rsidDel="00000000" w:rsidP="00000000" w:rsidRDefault="00000000" w:rsidRPr="00000000" w14:paraId="00002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wonder if part of the discussion is to flip the script to put critical focus on the ways that privilege and proximity to the 'centre' means services etc that are purpose built to meet your needs and those needs universalized as normal and the baseline that others need aspire to as well? like acknowledge both the vulnerable and marginalized but also the advantaged and privileged so that the centre isn't seen as neutral but rather the other side of amore complex spectrum?</w:t>
      </w:r>
    </w:p>
  </w:comment>
  <w:comment w:author="Mike Marchand" w:id="212" w:date="2025-12-08T22:42:13Z">
    <w:p w:rsidR="00000000" w:rsidDel="00000000" w:rsidP="00000000" w:rsidRDefault="00000000" w:rsidRPr="00000000" w14:paraId="00002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previous comment about potential extension or enrichment activity</w:t>
      </w:r>
    </w:p>
  </w:comment>
  <w:comment w:author="Susan Clayton" w:id="175" w:date="2025-12-31T16:18:57Z">
    <w:p w:rsidR="00000000" w:rsidDel="00000000" w:rsidP="00000000" w:rsidRDefault="00000000" w:rsidRPr="00000000" w14:paraId="00002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they are universal. Not everyone feels them. Or do you mean something different?</w:t>
      </w:r>
    </w:p>
  </w:comment>
  <w:comment w:author="Susan Clayton" w:id="40" w:date="2025-12-30T18:44:10Z">
    <w:p w:rsidR="00000000" w:rsidDel="00000000" w:rsidP="00000000" w:rsidRDefault="00000000" w:rsidRPr="00000000" w14:paraId="00002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get the feeling, but I don't think it's helpful to list something this broad as an impact of climate change.</w:t>
      </w:r>
    </w:p>
  </w:comment>
  <w:comment w:author="Canadian Coalition Seniors Mental Health" w:id="197" w:date="2025-12-09T21:30:44Z">
    <w:p w:rsidR="00000000" w:rsidDel="00000000" w:rsidP="00000000" w:rsidRDefault="00000000" w:rsidRPr="00000000" w14:paraId="00002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familiar with these tools. Have they been found to be valid and reliable for all age groups and varying cultures?</w:t>
      </w:r>
    </w:p>
  </w:comment>
  <w:comment w:author="Canadian Coalition Seniors Mental Health" w:id="188" w:date="2025-12-09T21:23:57Z">
    <w:p w:rsidR="00000000" w:rsidDel="00000000" w:rsidP="00000000" w:rsidRDefault="00000000" w:rsidRPr="00000000" w14:paraId="00002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here...bulleting for the next two items should be different</w:t>
      </w:r>
    </w:p>
  </w:comment>
  <w:comment w:author="Abhay Singh Sachal" w:id="237" w:date="2025-11-08T21:43:28Z">
    <w:p w:rsidR="00000000" w:rsidDel="00000000" w:rsidP="00000000" w:rsidRDefault="00000000" w:rsidRPr="00000000" w14:paraId="00002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there are some insights from the Environmental Racism and Justice Symposium that could be applied here: https://www.canada.ca/en/environment-climate-change/services/strategic-policy-branch/environmental-justice/pi-symposium.html</w:t>
      </w:r>
    </w:p>
  </w:comment>
  <w:comment w:author="Canadian Coalition Seniors Mental Health" w:id="187" w:date="2025-12-09T21:23:21Z">
    <w:p w:rsidR="00000000" w:rsidDel="00000000" w:rsidP="00000000" w:rsidRDefault="00000000" w:rsidRPr="00000000" w14:paraId="00002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assuming the two items that follow are the examples? The bulleting needs to be different.</w:t>
      </w:r>
    </w:p>
  </w:comment>
  <w:comment w:author="Canadian Coalition Seniors Mental Health" w:id="136" w:date="2025-12-09T20:58:09Z">
    <w:p w:rsidR="00000000" w:rsidDel="00000000" w:rsidP="00000000" w:rsidRDefault="00000000" w:rsidRPr="00000000" w14:paraId="00002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lay person, I would suggest that the "Impact" of emotions can be quite disruptive but temporary whereas a mental health condition can be disruptive, continually over time.</w:t>
      </w:r>
    </w:p>
  </w:comment>
  <w:comment w:author="Canadian Coalition Seniors Mental Health" w:id="176" w:date="2025-12-09T21:16:13Z">
    <w:p w:rsidR="00000000" w:rsidDel="00000000" w:rsidP="00000000" w:rsidRDefault="00000000" w:rsidRPr="00000000" w14:paraId="00002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riffing on this but I wonder where blame factors into the guilt and shame piece? I'm not sure...is there a difference between the shame we feel ourselves and the shame or guilt we feel when others blame us. For instance, younger generations blaming older generations for the choices that have led to the climate crisis.</w:t>
      </w:r>
    </w:p>
  </w:comment>
  <w:comment w:author="Dana De Benetti" w:id="205" w:date="2025-10-16T17:06:11Z">
    <w:p w:rsidR="00000000" w:rsidDel="00000000" w:rsidP="00000000" w:rsidRDefault="00000000" w:rsidRPr="00000000" w14:paraId="00002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Invitation to add more content or resources relating to youth activism and leadership and/or intergenerational collaboration.</w:t>
      </w:r>
    </w:p>
  </w:comment>
  <w:comment w:author="Dana De Benetti" w:id="206" w:date="2025-10-16T17:06:11Z">
    <w:p w:rsidR="00000000" w:rsidDel="00000000" w:rsidP="00000000" w:rsidRDefault="00000000" w:rsidRPr="00000000" w14:paraId="00002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Invitation to add more content or resources relating to youth activism and leadership and/or intergenerational collaboration.</w:t>
      </w:r>
    </w:p>
  </w:comment>
  <w:comment w:author="Susan Bodnar" w:id="6" w:date="2026-01-13T22:48:04Z">
    <w:p w:rsidR="00000000" w:rsidDel="00000000" w:rsidP="00000000" w:rsidRDefault="00000000" w:rsidRPr="00000000" w14:paraId="00002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a small study that suggests that people become more relational when climate events take place, we are running the study again in different countries that experience a climate event to see if it can be replicated. My sense is that relational networks will be crucial during climate events, but less utilized until then.</w:t>
      </w:r>
    </w:p>
  </w:comment>
  <w:comment w:author="Susan Bodnar" w:id="5" w:date="2026-01-13T22:45:38Z">
    <w:p w:rsidR="00000000" w:rsidDel="00000000" w:rsidP="00000000" w:rsidRDefault="00000000" w:rsidRPr="00000000" w14:paraId="00002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Developmental perspectives are important because they help define the human relationship to the outside world as a dynamic process over time. We are currently working on understanding how the child and adult perspectives shift and change. One finding we are still analyzing is that children are much more likely to conceive of themselves as part of the outside world, and that feeling of connectedness gradually becomes a memory adults often call up when in need of regulation or comfort.</w:t>
      </w:r>
    </w:p>
  </w:comment>
  <w:comment w:author="Susan Bodnar" w:id="4" w:date="2026-01-13T22:41:35Z">
    <w:p w:rsidR="00000000" w:rsidDel="00000000" w:rsidP="00000000" w:rsidRDefault="00000000" w:rsidRPr="00000000" w14:paraId="00002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it would be helpful to map the human relationship to the outside world to contextualize climate emotions.  Why do people feel the way they do about climate and the environment? Of course, this speaks to my research but even if it didn't, making the case for people being a part of and in a relationship with the environment can be more readily understood.</w:t>
      </w:r>
    </w:p>
  </w:comment>
  <w:comment w:author="Dana De Benetti" w:id="191" w:date="2025-10-16T17:01:56Z">
    <w:p w:rsidR="00000000" w:rsidDel="00000000" w:rsidP="00000000" w:rsidRDefault="00000000" w:rsidRPr="00000000" w14:paraId="00002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Invitation to provide supportive resources related to loneliness, isolation and alienation.</w:t>
      </w:r>
    </w:p>
  </w:comment>
  <w:comment w:author="Mike Marchand" w:id="227" w:date="2025-12-08T23:33:41Z">
    <w:p w:rsidR="00000000" w:rsidDel="00000000" w:rsidP="00000000" w:rsidRDefault="00000000" w:rsidRPr="00000000" w14:paraId="00002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opportunities for  both Indigenous experiences of vulnerability and marginalization to be made more explicit and concrete as well as to also highlight Indigenous though leadership in the space. As an example this article was linked to the front page of one of the resources Abhay shared above https://climatechoices.ca/publications/environmental-racism-and-climate-change/</w:t>
      </w:r>
    </w:p>
  </w:comment>
  <w:comment w:author="Mike Marchand" w:id="228" w:date="2025-12-08T23:33:47Z">
    <w:p w:rsidR="00000000" w:rsidDel="00000000" w:rsidP="00000000" w:rsidRDefault="00000000" w:rsidRPr="00000000" w14:paraId="00002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Mike Marchand" w:id="229" w:date="2025-12-08T23:34:59Z">
    <w:p w:rsidR="00000000" w:rsidDel="00000000" w:rsidP="00000000" w:rsidRDefault="00000000" w:rsidRPr="00000000" w14:paraId="00002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Mike Marchand" w:id="207" w:date="2025-12-08T22:32:57Z">
    <w:p w:rsidR="00000000" w:rsidDel="00000000" w:rsidP="00000000" w:rsidRDefault="00000000" w:rsidRPr="00000000" w14:paraId="00002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wonder also about the impacts of bearing witness? like witnessing the degradation is one form of grief and then the emotional labour in having to hold and transmit that understanding as well.  I think  about this from Indigenous teachings that discuss this so perhaps there is an opportunity to expand on that here and bring in some perspectives to augment/enhance/enrich the knowledge and learning.</w:t>
      </w:r>
    </w:p>
  </w:comment>
  <w:comment w:author="Dana De Benetti" w:id="356" w:date="2025-10-16T17:08:07Z">
    <w:p w:rsidR="00000000" w:rsidDel="00000000" w:rsidP="00000000" w:rsidRDefault="00000000" w:rsidRPr="00000000" w14:paraId="00002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Invitation to provide resources or recommendations for additional content.</w:t>
      </w:r>
    </w:p>
  </w:comment>
  <w:comment w:author="Mike Marchand" w:id="208" w:date="2025-12-08T22:34:32Z">
    <w:p w:rsidR="00000000" w:rsidDel="00000000" w:rsidP="00000000" w:rsidRDefault="00000000" w:rsidRPr="00000000" w14:paraId="00002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possible enrichment to add in Indigenous perspectives on cultural and community attachment</w:t>
      </w:r>
    </w:p>
  </w:comment>
  <w:comment w:author="Susan Clayton" w:id="152" w:date="2025-12-31T15:48:20Z">
    <w:p w:rsidR="00000000" w:rsidDel="00000000" w:rsidP="00000000" w:rsidRDefault="00000000" w:rsidRPr="00000000" w14:paraId="00002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 say elsewhere, I think it's better to enhance clarity. Say something like "although eco-anxiety refers to a wider range of environmental concerns, in practice the terms are often used interchangeably."</w:t>
      </w:r>
    </w:p>
  </w:comment>
  <w:comment w:author="Mike Marchand" w:id="214" w:date="2025-12-08T22:58:41Z">
    <w:p w:rsidR="00000000" w:rsidDel="00000000" w:rsidP="00000000" w:rsidRDefault="00000000" w:rsidRPr="00000000" w14:paraId="00002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order is important here as there is a tendency to hierarchically rank lists like this from most to least important. One way is to be direct and say something like In no particular order or something like that. I think about it because my first instinct as an Indigenous person male identifying was to want to rank colonization and race before patriarchy - which given my intersections makes sense so something  to consider in how to approach this.  I don't think this is a yes or no just a moment to reflect and be mindful. </w:t>
      </w:r>
    </w:p>
    <w:p w:rsidR="00000000" w:rsidDel="00000000" w:rsidP="00000000" w:rsidRDefault="00000000" w:rsidRPr="00000000" w14:paraId="00002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Additionally in the same way what is left unsaid under the other systems of oppression might similarly be picked up differently for folx under that umbrella. So I wonder if listing more of them makes sense so no one feels excluded - I know that might not be possible and can bring other complexities, but even a small shift to ... "other systems of oppression that are equally impactful" or something like that can be a way to acknowledge the need for brevity while also also giving pause to acknowledge the importance and vastness of that phrase. Again chance to be mindful about who might feel included or excluded and how to best hold all the complexities while also acknowledging that it is very challenging to include everyone all the time in every instance who is equity deserving.</w:t>
      </w:r>
    </w:p>
  </w:comment>
  <w:comment w:author="Canadian Coalition Seniors Mental Health" w:id="215" w:date="2025-12-09T22:30:37Z">
    <w:p w:rsidR="00000000" w:rsidDel="00000000" w:rsidP="00000000" w:rsidRDefault="00000000" w:rsidRPr="00000000" w14:paraId="00002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As an older woman, I think sexism and ageism but there are other "-isms" that could be included.</w:t>
      </w:r>
    </w:p>
  </w:comment>
  <w:comment w:author="Susan Clayton" w:id="150" w:date="2025-12-31T15:46:12Z">
    <w:p w:rsidR="00000000" w:rsidDel="00000000" w:rsidP="00000000" w:rsidRDefault="00000000" w:rsidRPr="00000000" w14:paraId="00002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Guilt is discussed in a separate section; should this section stay focused on anxiety?</w:t>
      </w:r>
    </w:p>
  </w:comment>
  <w:comment w:author="Mike Marchand" w:id="120" w:date="2025-11-30T19:30:34Z">
    <w:p w:rsidR="00000000" w:rsidDel="00000000" w:rsidP="00000000" w:rsidRDefault="00000000" w:rsidRPr="00000000" w14:paraId="00002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there is an opportunity to add some contexts on how in settler-colonial contexts certain beliefs are privileged as acceptable and correct while others are seen as deviant or threatening</w:t>
      </w:r>
    </w:p>
  </w:comment>
  <w:comment w:author="Mike Marchand" w:id="121" w:date="2025-11-30T19:33:57Z">
    <w:p w:rsidR="00000000" w:rsidDel="00000000" w:rsidP="00000000" w:rsidRDefault="00000000" w:rsidRPr="00000000" w14:paraId="00002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to weave in how might this be impacted by colonial disruptions and interference in these processes. Or how this disruption was carried out systematically and how that might impact specific communities more acutely</w:t>
      </w:r>
    </w:p>
  </w:comment>
  <w:comment w:author="Susan Bodnar" w:id="7" w:date="2026-01-13T22:49:28Z">
    <w:p w:rsidR="00000000" w:rsidDel="00000000" w:rsidP="00000000" w:rsidRDefault="00000000" w:rsidRPr="00000000" w14:paraId="00002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whole course should be framed by and give credit to TEK because much of Western thinking about this topic already exists in these knowledge systems. Consider leading with this?</w:t>
      </w:r>
    </w:p>
  </w:comment>
  <w:comment w:author="Mike Marchand" w:id="124" w:date="2025-11-30T19:36:54Z">
    <w:p w:rsidR="00000000" w:rsidDel="00000000" w:rsidP="00000000" w:rsidRDefault="00000000" w:rsidRPr="00000000" w14:paraId="00002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internalized bias and unconscious stereotyping functions somewhat similarly</w:t>
      </w:r>
    </w:p>
  </w:comment>
  <w:comment w:author="Susan Clayton" w:id="181" w:date="2025-12-31T16:26:29Z">
    <w:p w:rsidR="00000000" w:rsidDel="00000000" w:rsidP="00000000" w:rsidRDefault="00000000" w:rsidRPr="00000000" w14:paraId="00002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this section is not covering contempt. Is it confusing to include this here? Are you saying that contempt can lead to anger, or that it is an alternative to anger? I think more description of the relationship between these emotions is needed if you want to include a discussion of contempt.</w:t>
      </w:r>
    </w:p>
  </w:comment>
  <w:comment w:author="Mike Marchand" w:id="125" w:date="2025-11-30T20:10:25Z">
    <w:p w:rsidR="00000000" w:rsidDel="00000000" w:rsidP="00000000" w:rsidRDefault="00000000" w:rsidRPr="00000000" w14:paraId="00002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to consider is how these perspectives might connect back to the theories described above, I offered a couple of suggestions, but an important piece of cultural safety can be interrupting tendencies to consider settler and Indigenous as distinct and mutually unintelligible. Much in the same way as Barrett's perspectives are connected to the depth of historical thinking on the topic of emotion something similar could be done with specific Indigenous perspectives as well. </w:t>
      </w:r>
    </w:p>
    <w:p w:rsidR="00000000" w:rsidDel="00000000" w:rsidP="00000000" w:rsidRDefault="00000000" w:rsidRPr="00000000" w14:paraId="00002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could be done strategically throughout he training as well where a specific tradition, teaching, way of knowing or Indigenous scholars work could be highlighted and the participant could make those connections to the material as a way to integrate the understanding that Indigenous Peoples ways of knowing are as worthy of rigour and analysis and integration while also acknowledging and respecting that settler-colonial structures have/do often appropriate Indigenous knowledges - so how can respectful understanding collaboration and integration be accomplished as while distinct there is over lap and points of connection that should be taken up so that Indigenous knowledge wisdom and perspectives are not ignored. Its a bit of a delicate balance, but one that can be accomplished with mindfulness, humility and grace.</w:t>
      </w:r>
    </w:p>
    <w:p w:rsidR="00000000" w:rsidDel="00000000" w:rsidP="00000000" w:rsidRDefault="00000000" w:rsidRPr="00000000" w14:paraId="00002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instance vide content could be added that features a specific teaching or perspective or speaker and the PT can be asked to consider how this aligns or differs from the Western perspectives - what might be gained by considering the overlaps as well as the differences? How might this become foundational to any research etc. while somewhat outside the specific content it hints/supports habits and actions that support Cultural awareness, safety, humility etc. </w:t>
      </w:r>
    </w:p>
    <w:p w:rsidR="00000000" w:rsidDel="00000000" w:rsidP="00000000" w:rsidRDefault="00000000" w:rsidRPr="00000000" w14:paraId="00002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moving where the Indigenous perspectives section sits in the modules might be a structural way to embody this concept in the instructional design</w:t>
      </w:r>
    </w:p>
  </w:comment>
  <w:comment w:author="Mike Marchand" w:id="126" w:date="2025-11-30T20:22:10Z">
    <w:p w:rsidR="00000000" w:rsidDel="00000000" w:rsidP="00000000" w:rsidRDefault="00000000" w:rsidRPr="00000000" w14:paraId="00002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technique can be to ask the PTs to consider the Indigenous Perspectives on the topic and ask them how they might do so while providing references and guideposts to the correct pathways forward :) so a mix of show tell and do or an I do we do you do pedagogical framework can align well with Cultural Safety' strong action and self-reflective orientation</w:t>
      </w:r>
    </w:p>
  </w:comment>
  <w:comment w:author="Kelly Guilbeau" w:id="127" w:date="2025-12-02T17:01:37Z">
    <w:p w:rsidR="00000000" w:rsidDel="00000000" w:rsidP="00000000" w:rsidRDefault="00000000" w:rsidRPr="00000000" w14:paraId="00002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in particular "theories of emotion" seems like an important place to hold Indigenous ways of knowing alongside the other content. I could see a section as robust and integrative as the section on Barret's theory.</w:t>
      </w:r>
    </w:p>
  </w:comment>
  <w:comment w:author="Maya Gislason" w:id="128" w:date="2025-12-16T07:55:51Z">
    <w:p w:rsidR="00000000" w:rsidDel="00000000" w:rsidP="00000000" w:rsidRDefault="00000000" w:rsidRPr="00000000" w14:paraId="00002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appreciate all of this, thank you.</w:t>
      </w:r>
    </w:p>
  </w:comment>
  <w:comment w:author="Mike Marchand" w:id="236" w:date="2025-12-08T23:45:31Z">
    <w:p w:rsidR="00000000" w:rsidDel="00000000" w:rsidP="00000000" w:rsidRDefault="00000000" w:rsidRPr="00000000" w14:paraId="00002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traditional can have negative connotations so perhaps Non-allopathic medicine, complementary etc. might be options as can non-Western as well</w:t>
      </w:r>
    </w:p>
  </w:comment>
  <w:comment w:author="Mike Marchand" w:id="234" w:date="2025-12-08T23:39:17Z">
    <w:p w:rsidR="00000000" w:rsidDel="00000000" w:rsidP="00000000" w:rsidRDefault="00000000" w:rsidRPr="00000000" w14:paraId="00002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contemporary</w:t>
      </w:r>
    </w:p>
  </w:comment>
  <w:comment w:author="Susan Bodnar" w:id="9" w:date="2026-01-13T23:00:44Z">
    <w:p w:rsidR="00000000" w:rsidDel="00000000" w:rsidP="00000000" w:rsidRDefault="00000000" w:rsidRPr="00000000" w14:paraId="00002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whole curriculum is excellent and a wonderful idea.  Thank you for inviting me to comment. I'm happy to offer more comments as needed.</w:t>
      </w:r>
    </w:p>
  </w:comment>
  <w:comment w:author="Mike Marchand" w:id="238" w:date="2025-12-08T23:46:35Z">
    <w:p w:rsidR="00000000" w:rsidDel="00000000" w:rsidP="00000000" w:rsidRDefault="00000000" w:rsidRPr="00000000" w14:paraId="00002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to give some examples of this and how it manifests</w:t>
      </w:r>
    </w:p>
  </w:comment>
  <w:comment w:author="Susan Bodnar" w:id="8" w:date="2026-01-13T22:57:42Z">
    <w:p w:rsidR="00000000" w:rsidDel="00000000" w:rsidP="00000000" w:rsidRDefault="00000000" w:rsidRPr="00000000" w14:paraId="00002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good because it gets practical and focuses on what people can do. From a clinical perspective therapy can happen outside, and the outside can be brought inside.  Outside work tends to evoke deeper-level feelings. Here is a sample of things (Bodnar 2026) that clinicians can do: 1) Use the pyramid structure (Bodnar 2023) - person, therapist, the outside world, and history</w:t>
      </w:r>
    </w:p>
    <w:p w:rsidR="00000000" w:rsidDel="00000000" w:rsidP="00000000" w:rsidRDefault="00000000" w:rsidRPr="00000000" w14:paraId="00002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Look for and validate references to important and influential outside experiences</w:t>
      </w:r>
    </w:p>
    <w:p w:rsidR="00000000" w:rsidDel="00000000" w:rsidP="00000000" w:rsidRDefault="00000000" w:rsidRPr="00000000" w14:paraId="00002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Allow the outside world to stimulate memory and unconscious affect</w:t>
      </w:r>
    </w:p>
    <w:p w:rsidR="00000000" w:rsidDel="00000000" w:rsidP="00000000" w:rsidRDefault="00000000" w:rsidRPr="00000000" w14:paraId="00002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Recognize how the outside world can mark developmental time</w:t>
      </w:r>
    </w:p>
    <w:p w:rsidR="00000000" w:rsidDel="00000000" w:rsidP="00000000" w:rsidRDefault="00000000" w:rsidRPr="00000000" w14:paraId="00002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Boundaries for outside sessions differ from those within built spaces</w:t>
      </w:r>
    </w:p>
    <w:p w:rsidR="00000000" w:rsidDel="00000000" w:rsidP="00000000" w:rsidRDefault="00000000" w:rsidRPr="00000000" w14:paraId="00002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teach clinicians how to make use of environmental meaning within a therapeutic context. </w:t>
      </w:r>
    </w:p>
    <w:p w:rsidR="00000000" w:rsidDel="00000000" w:rsidP="00000000" w:rsidRDefault="00000000" w:rsidRPr="00000000" w14:paraId="00002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AMA is including climate training in its curriculum. The APA isn't yet, but they are increasingly including more information about psychology and climate change.</w:t>
      </w:r>
    </w:p>
  </w:comment>
  <w:comment w:author="Dana De Benetti" w:id="220" w:date="2025-10-16T19:35:04Z">
    <w:p w:rsidR="00000000" w:rsidDel="00000000" w:rsidP="00000000" w:rsidRDefault="00000000" w:rsidRPr="00000000" w14:paraId="00002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 exploration into each group and impacts.</w:t>
      </w:r>
    </w:p>
  </w:comment>
  <w:comment w:author="Kaylie Higgs" w:id="221" w:date="2025-10-16T20:01:21Z">
    <w:p w:rsidR="00000000" w:rsidDel="00000000" w:rsidP="00000000" w:rsidRDefault="00000000" w:rsidRPr="00000000" w14:paraId="00002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invitation: </w:t>
      </w:r>
    </w:p>
    <w:p w:rsidR="00000000" w:rsidDel="00000000" w:rsidP="00000000" w:rsidRDefault="00000000" w:rsidRPr="00000000" w14:paraId="00002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planning to expand on each of the groups listed here and provide more information to contextualize this information. </w:t>
      </w:r>
    </w:p>
    <w:p w:rsidR="00000000" w:rsidDel="00000000" w:rsidP="00000000" w:rsidRDefault="00000000" w:rsidRPr="00000000" w14:paraId="00002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feel free to add groups and/or resources that outline some of the impacts and barriers faced by these groups, as well as their leadership and resilience.</w:t>
      </w:r>
    </w:p>
  </w:comment>
  <w:comment w:author="Canadian Coalition Seniors Mental Health" w:id="222" w:date="2025-12-09T22:44:04Z">
    <w:p w:rsidR="00000000" w:rsidDel="00000000" w:rsidP="00000000" w:rsidRDefault="00000000" w:rsidRPr="00000000" w14:paraId="00002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"Chronic Health Conditions" include mental illness? I'm not sure many people would think about mental health illness with this phrase.</w:t>
      </w:r>
    </w:p>
  </w:comment>
  <w:comment w:author="Canadian Coalition Seniors Mental Health" w:id="223" w:date="2025-12-09T22:51:16Z">
    <w:p w:rsidR="00000000" w:rsidDel="00000000" w:rsidP="00000000" w:rsidRDefault="00000000" w:rsidRPr="00000000" w14:paraId="00002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this is for a different section but housing conditions, housing precarity and the unhoused (all related to income security) also makes many people vulnerable to climate-related impacts. Would a category like housing precarity be appropriate? I realize the other categories listed are unmodifiable so maybe that's the distinction?</w:t>
      </w:r>
    </w:p>
  </w:comment>
  <w:comment w:author="Brianna Aspinall" w:id="0" w:date="2025-10-29T20:21:45Z">
    <w:p w:rsidR="00000000" w:rsidDel="00000000" w:rsidP="00000000" w:rsidRDefault="00000000" w:rsidRPr="00000000" w14:paraId="00002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wondering if it would be beneficial to add a section at the beginning of each Section or Module where there is a guided 'grounding activity'. The intent would be 2 folded to help participants prepare to take in this heavy content (fill their cup) and for them to practice/experience different resilience techniques that can be used when we have activated our 'flight or flight' response.</w:t>
      </w:r>
    </w:p>
    <w:p w:rsidR="00000000" w:rsidDel="00000000" w:rsidP="00000000" w:rsidRDefault="00000000" w:rsidRPr="00000000" w14:paraId="00002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could be a:</w:t>
      </w:r>
    </w:p>
    <w:p w:rsidR="00000000" w:rsidDel="00000000" w:rsidP="00000000" w:rsidRDefault="00000000" w:rsidRPr="00000000" w14:paraId="00002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-Breathing exercises</w:t>
      </w:r>
    </w:p>
    <w:p w:rsidR="00000000" w:rsidDel="00000000" w:rsidP="00000000" w:rsidRDefault="00000000" w:rsidRPr="00000000" w14:paraId="00002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where you are focusing on your body</w:t>
      </w:r>
    </w:p>
    <w:p w:rsidR="00000000" w:rsidDel="00000000" w:rsidP="00000000" w:rsidRDefault="00000000" w:rsidRPr="00000000" w14:paraId="00002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out the window</w:t>
      </w:r>
    </w:p>
    <w:p w:rsidR="00000000" w:rsidDel="00000000" w:rsidP="00000000" w:rsidRDefault="00000000" w:rsidRPr="00000000" w14:paraId="00002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-Walking?</w:t>
      </w:r>
    </w:p>
    <w:p w:rsidR="00000000" w:rsidDel="00000000" w:rsidP="00000000" w:rsidRDefault="00000000" w:rsidRPr="00000000" w14:paraId="00002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-Visualization of a safe space (studies show that when you imagine these spaces your brain for a decent amount of time your get the benefits as if you are there)</w:t>
      </w:r>
    </w:p>
    <w:p w:rsidR="00000000" w:rsidDel="00000000" w:rsidP="00000000" w:rsidRDefault="00000000" w:rsidRPr="00000000" w14:paraId="00002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-Repeat some or leave it open where you encourage the participant to reflect on this</w:t>
      </w:r>
    </w:p>
    <w:p w:rsidR="00000000" w:rsidDel="00000000" w:rsidP="00000000" w:rsidRDefault="00000000" w:rsidRPr="00000000" w14:paraId="00002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2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Canadian Coalition Seniors Mental Health reacted with 👍 at 2025-11-25 18:36 p.m.</w:t>
      </w:r>
    </w:p>
  </w:comment>
  <w:comment w:author="Rachel Davies" w:id="1" w:date="2025-11-03T22:28:49Z">
    <w:p w:rsidR="00000000" w:rsidDel="00000000" w:rsidP="00000000" w:rsidRDefault="00000000" w:rsidRPr="00000000" w14:paraId="00002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like this idea... also maybe after the Quiz having a 'recharge' activity? Participant could choose between a guided accessible movement video (thinking simple qigong), prompt to take a moment away from the screen - go for a short walk/roll, grab a cup of tea, etc...</w:t>
      </w:r>
    </w:p>
    <w:p w:rsidR="00000000" w:rsidDel="00000000" w:rsidP="00000000" w:rsidRDefault="00000000" w:rsidRPr="00000000" w14:paraId="00002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2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Canadian Coalition Seniors Mental Health reacted with 👍 at 2025-11-25 18:36 p.m.</w:t>
      </w:r>
    </w:p>
  </w:comment>
  <w:comment w:author="Brianna Aspinall" w:id="62" w:date="2025-11-27T20:32:55Z">
    <w:p w:rsidR="00000000" w:rsidDel="00000000" w:rsidP="00000000" w:rsidRDefault="00000000" w:rsidRPr="00000000" w14:paraId="00002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wonder about acknowledging the challenges oil and gas workers will have when we truly say no to fossil fuel. Part of the challenge of transitioning is to implement a just transition for oil workers. So maybe its about adding them here. I also feel not thinking about them as job losses might show our mind cant fully imagine or grasp a fossil free future (personally speaking!).</w:t>
      </w:r>
    </w:p>
  </w:comment>
  <w:comment w:author="Kelly Guilbeau" w:id="63" w:date="2025-12-02T14:51:31Z">
    <w:p w:rsidR="00000000" w:rsidDel="00000000" w:rsidP="00000000" w:rsidRDefault="00000000" w:rsidRPr="00000000" w14:paraId="00002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point, I am in a region heavily reliant on this industry (the Gulf Coast, south Louisiana) and this is 100% true for this workforce and their families.</w:t>
      </w:r>
    </w:p>
  </w:comment>
  <w:comment w:author="Kaylie Higgs" w:id="368" w:date="2025-10-16T19:51:09Z">
    <w:p w:rsidR="00000000" w:rsidDel="00000000" w:rsidP="00000000" w:rsidRDefault="00000000" w:rsidRPr="00000000" w14:paraId="00002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Invitation:</w:t>
      </w:r>
    </w:p>
    <w:p w:rsidR="00000000" w:rsidDel="00000000" w:rsidP="00000000" w:rsidRDefault="00000000" w:rsidRPr="00000000" w14:paraId="00002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plan to add a short description of each of the reports listed here. If you know of other key reports or examples that should be highlighted at any level, please add them here! :)</w:t>
      </w:r>
    </w:p>
  </w:comment>
  <w:comment w:author="Mike Marchand" w:id="369" w:date="2025-12-15T01:28:53Z">
    <w:p w:rsidR="00000000" w:rsidDel="00000000" w:rsidP="00000000" w:rsidRDefault="00000000" w:rsidRPr="00000000" w14:paraId="00002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reference to TRC and UNDRIP might be good here as well</w:t>
      </w:r>
    </w:p>
  </w:comment>
  <w:comment w:author="Canadian Coalition Seniors Mental Health" w:id="246" w:date="2025-12-10T22:18:28Z">
    <w:p w:rsidR="00000000" w:rsidDel="00000000" w:rsidP="00000000" w:rsidRDefault="00000000" w:rsidRPr="00000000" w14:paraId="00002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find that all the examples of adaptive responses are are very "climate activist" in nature that requires time commitments and certain skill sets and abilities--organizing groups/networks/forums, planting trees, etc. There are different ways to be a climate activist (perhaps some quieter and not as big as others) and I wonder if some of the examples of adaptive responses could be address those? I'm thinking about things like making a donation, suggesting a climate change-related book for a book club, attending a lecture, walking instead of driving.</w:t>
      </w:r>
    </w:p>
  </w:comment>
  <w:comment w:author="Brianna Aspinall" w:id="83" w:date="2025-11-27T20:45:59Z">
    <w:p w:rsidR="00000000" w:rsidDel="00000000" w:rsidP="00000000" w:rsidRDefault="00000000" w:rsidRPr="00000000" w14:paraId="00002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add a question around "Look for a story of resilience (individual, community, national, global) that connects to this psychological effect of climate change" I would add that its okay if its not directly linked to a climate change scenario. I just feel it would be a good exercise to start searching for that natural human/natural resilience in us.</w:t>
      </w:r>
    </w:p>
  </w:comment>
  <w:comment w:author="Kelly Guilbeau" w:id="84" w:date="2025-12-02T15:19:18Z">
    <w:p w:rsidR="00000000" w:rsidDel="00000000" w:rsidP="00000000" w:rsidRDefault="00000000" w:rsidRPr="00000000" w14:paraId="00002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love incorporating resiliency/hope/assets throughout, especially in these beginnings sections which will otherwise seem heavy. The encouragement of considering factors outside of climate change could emphasize the interconnectivity of systems.</w:t>
      </w:r>
    </w:p>
  </w:comment>
  <w:comment w:author="Maya Gislason" w:id="85" w:date="2025-12-16T07:21:47Z">
    <w:p w:rsidR="00000000" w:rsidDel="00000000" w:rsidP="00000000" w:rsidRDefault="00000000" w:rsidRPr="00000000" w14:paraId="00002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coming back to hope and resilience, restoration and regeneration at the end of each module is important.</w:t>
      </w:r>
    </w:p>
  </w:comment>
  <w:comment w:author="Brianna Aspinall" w:id="347" w:date="2025-12-15T02:56:42Z">
    <w:p w:rsidR="00000000" w:rsidDel="00000000" w:rsidP="00000000" w:rsidRDefault="00000000" w:rsidRPr="00000000" w14:paraId="00002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 difference here between doing this as an individual that represents a bottom up approach (e.g an individual in a community) vrs a top down (individual in a funding org or who works at the government)? If yes then maybe provide that context before the activity so people can think with that lense.</w:t>
      </w:r>
    </w:p>
  </w:comment>
  <w:comment w:author="Brianna Aspinall" w:id="87" w:date="2025-11-27T21:05:58Z">
    <w:p w:rsidR="00000000" w:rsidDel="00000000" w:rsidP="00000000" w:rsidRDefault="00000000" w:rsidRPr="00000000" w14:paraId="00002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you thought about having this section first (before the overview of climate change) and then before the quiz have a spot to reconnect to the learning activity. For the part of reconnecting with the learning activity it would be like "after the last two sections/modules is there anything you would add to your reflections.</w:t>
      </w:r>
    </w:p>
    <w:p w:rsidR="00000000" w:rsidDel="00000000" w:rsidP="00000000" w:rsidRDefault="00000000" w:rsidRPr="00000000" w14:paraId="00002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reason I ask is because the modules "Overview of Climate Change and Its Impacts </w:t>
      </w:r>
    </w:p>
    <w:p w:rsidR="00000000" w:rsidDel="00000000" w:rsidP="00000000" w:rsidRDefault="00000000" w:rsidRPr="00000000" w14:paraId="00002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 Dimensions and Psychological Effects of Climate Change" are quite heavy and I wonder if it would be helpful to equip people with the why before hand. I feel if they are doing this course they will have a why even if they dont know all the content from "Overview of Climate Change and Its Impacts </w:t>
      </w:r>
    </w:p>
    <w:p w:rsidR="00000000" w:rsidDel="00000000" w:rsidP="00000000" w:rsidRDefault="00000000" w:rsidRPr="00000000" w14:paraId="00002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 Dimensions and Psychological Effects of Climate Change"</w:t>
      </w:r>
    </w:p>
  </w:comment>
  <w:comment w:author="Kelly Guilbeau" w:id="88" w:date="2025-12-02T15:33:57Z">
    <w:p w:rsidR="00000000" w:rsidDel="00000000" w:rsidP="00000000" w:rsidRDefault="00000000" w:rsidRPr="00000000" w14:paraId="00002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with this suggestion. Starting with why (of the curriculum and of the individual) will provide important grounding for what comes next. Especially in reading the activities at the end, participants creating their own connections can be referred to again and again throughout the remaining modules.</w:t>
      </w:r>
    </w:p>
  </w:comment>
  <w:comment w:author="Dana De Benetti" w:id="371" w:date="2025-10-16T19:30:31Z">
    <w:p w:rsidR="00000000" w:rsidDel="00000000" w:rsidP="00000000" w:rsidRDefault="00000000" w:rsidRPr="00000000" w14:paraId="00002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Invitation to add more overarching resources to support this module.</w:t>
      </w:r>
    </w:p>
  </w:comment>
  <w:comment w:author="Kaylie Higgs" w:id="372" w:date="2025-10-16T20:27:23Z">
    <w:p w:rsidR="00000000" w:rsidDel="00000000" w:rsidP="00000000" w:rsidRDefault="00000000" w:rsidRPr="00000000" w14:paraId="00002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good to add this here or in the area above: https://afn.ca/environment/environmental-protection-climate-action/</w:t>
      </w:r>
    </w:p>
  </w:comment>
  <w:comment w:author="Kaylie Higgs" w:id="373" w:date="2025-10-16T20:28:53Z">
    <w:p w:rsidR="00000000" w:rsidDel="00000000" w:rsidP="00000000" w:rsidRDefault="00000000" w:rsidRPr="00000000" w14:paraId="00002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potential link of Indigenous Climate Justice literature compiled by Dr. Kyle Whyte (Potawatomi scholar) and students: https://kylewhyte.seas.umich.edu/climate-justice/</w:t>
      </w:r>
    </w:p>
  </w:comment>
  <w:comment w:author="Kaylie Higgs" w:id="374" w:date="2026-01-06T19:50:11Z">
    <w:p w:rsidR="00000000" w:rsidDel="00000000" w:rsidP="00000000" w:rsidRDefault="00000000" w:rsidRPr="00000000" w14:paraId="00002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if this is of interest to include here or elsewhere, but I recently came across this article about decolonizing mental health and it made me think about the course: https://psycnet.apa.org/fulltext/2026-99383-016.html</w:t>
      </w:r>
    </w:p>
  </w:comment>
  <w:comment w:author="Brianna Aspinall" w:id="343" w:date="2025-12-15T02:56:44Z">
    <w:p w:rsidR="00000000" w:rsidDel="00000000" w:rsidP="00000000" w:rsidRDefault="00000000" w:rsidRPr="00000000" w14:paraId="00002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Reading this made me wonder how does this connect to the role of traditional knowledge from migrant communities? Working in Toronto (Park People), especially in underserved areas, I would support community groups from various countries - they had strong cultural connections to their home country. They also had interest in understanding more about Indeginous Communities here.</w:t>
      </w:r>
    </w:p>
    <w:p w:rsidR="00000000" w:rsidDel="00000000" w:rsidP="00000000" w:rsidRDefault="00000000" w:rsidRPr="00000000" w14:paraId="00002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became a Canadian Citizen I remember in my ceremony or when studying for my citizenship test that Canada sees itself as "Cultural Mosaic". The idea is that cultural groups maintain their identity while coexisting with each other. </w:t>
      </w:r>
    </w:p>
    <w:p w:rsidR="00000000" w:rsidDel="00000000" w:rsidP="00000000" w:rsidRDefault="00000000" w:rsidRPr="00000000" w14:paraId="00002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perhaps its about having a small "box" acknowledging this and having some reflective questions on how we can learn from each others traditions and ways of knowing.</w:t>
      </w:r>
    </w:p>
  </w:comment>
  <w:comment w:author="Mike Marchand" w:id="391" w:date="2025-12-15T03:09:52Z">
    <w:p w:rsidR="00000000" w:rsidDel="00000000" w:rsidP="00000000" w:rsidRDefault="00000000" w:rsidRPr="00000000" w14:paraId="00002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 picture Question/consideration:  what does it mean to be a media professional in an attention economy</w:t>
      </w:r>
    </w:p>
  </w:comment>
  <w:comment w:author="Mike Marchand" w:id="377" w:date="2025-12-15T02:45:25Z">
    <w:p w:rsidR="00000000" w:rsidDel="00000000" w:rsidP="00000000" w:rsidRDefault="00000000" w:rsidRPr="00000000" w14:paraId="00002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time where this framing works as a contrast to the material that feels intentional</w:t>
      </w:r>
    </w:p>
  </w:comment>
  <w:comment w:author="Brianna Aspinall" w:id="338" w:date="2025-12-15T02:56:46Z">
    <w:p w:rsidR="00000000" w:rsidDel="00000000" w:rsidP="00000000" w:rsidRDefault="00000000" w:rsidRPr="00000000" w14:paraId="00002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spot or maybe the (Role of Community Based Approaches) might be a good spot to share Climate Cafes.</w:t>
      </w:r>
    </w:p>
    <w:p w:rsidR="00000000" w:rsidDel="00000000" w:rsidP="00000000" w:rsidRDefault="00000000" w:rsidRPr="00000000" w14:paraId="00002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could be two example or resources:</w:t>
      </w:r>
    </w:p>
    <w:p w:rsidR="00000000" w:rsidDel="00000000" w:rsidP="00000000" w:rsidRDefault="00000000" w:rsidRPr="00000000" w14:paraId="00002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https://www.forceofnature.xyz/climate-cafe</w:t>
      </w:r>
    </w:p>
    <w:p w:rsidR="00000000" w:rsidDel="00000000" w:rsidP="00000000" w:rsidRDefault="00000000" w:rsidRPr="00000000" w14:paraId="00002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https://climatepsychology.ca/events-trainings</w:t>
      </w:r>
    </w:p>
  </w:comment>
  <w:comment w:author="Mike Marchand" w:id="386" w:date="2025-12-15T02:53:31Z">
    <w:p w:rsidR="00000000" w:rsidDel="00000000" w:rsidP="00000000" w:rsidRDefault="00000000" w:rsidRPr="00000000" w14:paraId="00002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 of a reframe or addition where culturally or community connected, relevant appropriate educators is centered as part of the takeaways.</w:t>
      </w:r>
    </w:p>
  </w:comment>
  <w:comment w:author="Mike Marchand" w:id="385" w:date="2025-12-15T02:51:57Z">
    <w:p w:rsidR="00000000" w:rsidDel="00000000" w:rsidP="00000000" w:rsidRDefault="00000000" w:rsidRPr="00000000" w14:paraId="00002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feels like a section where this framing also flows - would recommend that given the content here an option to explore the power of story and storytelling in activities below withe the potential to bring in a specific Indigenous story or storyteller might be an great opportunity.  Another option or enhancement might be a reflection on how to connect and find local knowledge keepers who might be willing to partner and how to support doing this in good ways - lots of options :)</w:t>
      </w:r>
    </w:p>
  </w:comment>
  <w:comment w:author="Mike Marchand" w:id="393" w:date="2025-12-15T03:12:19Z">
    <w:p w:rsidR="00000000" w:rsidDel="00000000" w:rsidP="00000000" w:rsidRDefault="00000000" w:rsidRPr="00000000" w14:paraId="00002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section for influencers? Do they count as a completely separate 'subtrade'? should they? What moral obligation exists to support ethics and ethical behavior especially for potential climate influencers?</w:t>
      </w:r>
    </w:p>
  </w:comment>
  <w:comment w:author="Mike Marchand" w:id="388" w:date="2025-12-15T03:00:02Z">
    <w:p w:rsidR="00000000" w:rsidDel="00000000" w:rsidP="00000000" w:rsidRDefault="00000000" w:rsidRPr="00000000" w14:paraId="00002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for culturally specific and relevant supports that might exist alongside or in parallel to this? I am thinking how do we capture the aunties, grandmothers, mentors, and other supports that many equity seeking communities rely on. Like pathfinders and guides for folx navigating intersections and cultivating and maintaining safe spaces and oases in hostile territories?</w:t>
      </w:r>
    </w:p>
  </w:comment>
  <w:comment w:author="Mike Marchand" w:id="400" w:date="2025-12-15T03:32:47Z">
    <w:p w:rsidR="00000000" w:rsidDel="00000000" w:rsidP="00000000" w:rsidRDefault="00000000" w:rsidRPr="00000000" w14:paraId="00002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 adding specific and concrete language here around DRIPA/UNDRIP TRC etc. As legislative and policy frameworks all have to be in alignment with these 'North Star' legislation that is already impacting decisions and court cases like the the Cowichan decision.</w:t>
      </w:r>
    </w:p>
  </w:comment>
  <w:comment w:author="Mike Marchand" w:id="401" w:date="2025-12-15T03:33:30Z">
    <w:p w:rsidR="00000000" w:rsidDel="00000000" w:rsidP="00000000" w:rsidRDefault="00000000" w:rsidRPr="00000000" w14:paraId="00002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specific area where I can support with language and thought leadership as well as knowledge translation work</w:t>
      </w:r>
    </w:p>
  </w:comment>
  <w:comment w:author="Mike Marchand" w:id="390" w:date="2025-12-15T03:01:15Z">
    <w:p w:rsidR="00000000" w:rsidDel="00000000" w:rsidP="00000000" w:rsidRDefault="00000000" w:rsidRPr="00000000" w14:paraId="00002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to consider how could be woven more seamlessly into the module</w:t>
      </w:r>
    </w:p>
  </w:comment>
  <w:comment w:author="Brianna Aspinall" w:id="348" w:date="2025-12-15T02:56:40Z">
    <w:p w:rsidR="00000000" w:rsidDel="00000000" w:rsidP="00000000" w:rsidRDefault="00000000" w:rsidRPr="00000000" w14:paraId="00002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in this case its better to remove imagine as it does not feel right to imagine/assume what a traditional knowledge system would be...Maybe its "Research and connect to local, traditional or Indigenous knowledge system</w:t>
      </w:r>
    </w:p>
  </w:comment>
  <w:comment w:author="Brianna Aspinall" w:id="349" w:date="2025-12-15T02:56:48Z">
    <w:p w:rsidR="00000000" w:rsidDel="00000000" w:rsidP="00000000" w:rsidRDefault="00000000" w:rsidRPr="00000000" w14:paraId="00002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unsure of the wording but I believe there needs to be care when working with knowledge that has been extracted before and not properly acknowledged..</w:t>
      </w:r>
    </w:p>
  </w:comment>
  <w:comment w:author="Kaylie Higgs" w:id="216" w:date="2025-10-16T20:00:17Z">
    <w:p w:rsidR="00000000" w:rsidDel="00000000" w:rsidP="00000000" w:rsidRDefault="00000000" w:rsidRPr="00000000" w14:paraId="00002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invitation:</w:t>
      </w:r>
    </w:p>
    <w:p w:rsidR="00000000" w:rsidDel="00000000" w:rsidP="00000000" w:rsidRDefault="00000000" w:rsidRPr="00000000" w14:paraId="00002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planning to more clearly define each of these terms and critically reflect on terminology throughout the course to avoid perpetuating harm. </w:t>
      </w:r>
    </w:p>
    <w:p w:rsidR="00000000" w:rsidDel="00000000" w:rsidP="00000000" w:rsidRDefault="00000000" w:rsidRPr="00000000" w14:paraId="00002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invite feedback and suggestions on terminology and key things to address and consider in this module!</w:t>
      </w:r>
    </w:p>
  </w:comment>
  <w:comment w:author="Kelly Guilbeau" w:id="217" w:date="2025-12-02T19:30:11Z">
    <w:p w:rsidR="00000000" w:rsidDel="00000000" w:rsidP="00000000" w:rsidRDefault="00000000" w:rsidRPr="00000000" w14:paraId="00002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acknowledgement of neurodiversity fit within this module? I was thinking about it during the basics of emotions module, especially in reference to neurological, cognitive, and sensory connections to emotions and their expressions. An earlier mention would be great, and then perhaps including here with the "health groups" category?</w:t>
      </w:r>
    </w:p>
  </w:comment>
  <w:comment w:author="Mike Marchand" w:id="218" w:date="2025-12-08T23:07:42Z">
    <w:p w:rsidR="00000000" w:rsidDel="00000000" w:rsidP="00000000" w:rsidRDefault="00000000" w:rsidRPr="00000000" w14:paraId="00002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 great request/question!</w:t>
      </w:r>
    </w:p>
    <w:p w:rsidR="00000000" w:rsidDel="00000000" w:rsidP="00000000" w:rsidRDefault="00000000" w:rsidRPr="00000000" w14:paraId="00002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shift I might offer from my own work is equity seeking' and/or 'equity deserving' when discussing marginalization as it can offer a subtle reframe that reinforces the inherent right and dignity to be treated fairly whereas marginalized can be taken up as something either deserving or as a result of ones own actions - I think of the example of being voted off the island as a natural consequence of not playing the game well enough  as a concrete example where marginalization is normalized and seen as the natural or inevitable result of individual failings or inadequacy rather than as a result of structural violence and systemic disenfranchisement :) so even as we talk about the process of marginalization and vulnerability we do so with some mindfulness that destigmatizes the victims of those processes. :)</w:t>
      </w:r>
    </w:p>
  </w:comment>
  <w:comment w:author="Canadian Coalition Seniors Mental Health" w:id="219" w:date="2025-12-09T22:42:04Z">
    <w:p w:rsidR="00000000" w:rsidDel="00000000" w:rsidP="00000000" w:rsidRDefault="00000000" w:rsidRPr="00000000" w14:paraId="00002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with Kelly's comment about neurodiversity and would suggest considering people living with dementia as well. I know it doesn't fall into the traditional category of neurodiversity but rather it's more like an acquired neurodiversity.</w:t>
      </w:r>
    </w:p>
    <w:p w:rsidR="00000000" w:rsidDel="00000000" w:rsidP="00000000" w:rsidRDefault="00000000" w:rsidRPr="00000000" w14:paraId="00002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also echo Mike's comment to steer more toward language like 'equity seeking' or 'equity deserving'.</w:t>
      </w:r>
    </w:p>
  </w:comment>
  <w:comment w:author="Mike Marchand" w:id="389" w:date="2025-12-15T02:56:15Z">
    <w:p w:rsidR="00000000" w:rsidDel="00000000" w:rsidP="00000000" w:rsidRDefault="00000000" w:rsidRPr="00000000" w14:paraId="00002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to consider including Elders and other Indigenous healers and community workers here?</w:t>
      </w:r>
    </w:p>
  </w:comment>
  <w:comment w:author="Mike Marchand" w:id="395" w:date="2025-12-15T03:13:14Z">
    <w:p w:rsidR="00000000" w:rsidDel="00000000" w:rsidP="00000000" w:rsidRDefault="00000000" w:rsidRPr="00000000" w14:paraId="00002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case I like this being its own section. As always specificity can always boost impact. :)</w:t>
      </w:r>
    </w:p>
  </w:comment>
  <w:comment w:author="Mike Marchand" w:id="392" w:date="2025-12-15T03:03:36Z">
    <w:p w:rsidR="00000000" w:rsidDel="00000000" w:rsidP="00000000" w:rsidRDefault="00000000" w:rsidRPr="00000000" w14:paraId="00002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outside my area of expertise but how does the tension between legacy media and social media impact on this. Again not my specific expertise but feels significant to explore given the ways that new and emerging media has shifted the landscape of journalism</w:t>
      </w:r>
    </w:p>
  </w:comment>
  <w:comment w:author="Brianna Aspinall" w:id="342" w:date="2025-12-15T03:08:29Z">
    <w:p w:rsidR="00000000" w:rsidDel="00000000" w:rsidP="00000000" w:rsidRDefault="00000000" w:rsidRPr="00000000" w14:paraId="00002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need example of these types of groups or approaches?</w:t>
      </w:r>
    </w:p>
    <w:p w:rsidR="00000000" w:rsidDel="00000000" w:rsidP="00000000" w:rsidRDefault="00000000" w:rsidRPr="00000000" w14:paraId="00002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thought about:</w:t>
      </w:r>
    </w:p>
    <w:p w:rsidR="00000000" w:rsidDel="00000000" w:rsidP="00000000" w:rsidRDefault="00000000" w:rsidRPr="00000000" w14:paraId="00002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 Neighbours Network of Toronto (https://gnntoronto.ca/)</w:t>
      </w:r>
    </w:p>
    <w:p w:rsidR="00000000" w:rsidDel="00000000" w:rsidP="00000000" w:rsidRDefault="00000000" w:rsidRPr="00000000" w14:paraId="00002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-Transition Towns</w:t>
      </w:r>
    </w:p>
    <w:p w:rsidR="00000000" w:rsidDel="00000000" w:rsidP="00000000" w:rsidRDefault="00000000" w:rsidRPr="00000000" w14:paraId="00002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-Park People as an example of an organization that I believe connects top down and bottom up approaches -&gt; https://parkpeople.ca/who-we-are/</w:t>
      </w:r>
    </w:p>
  </w:comment>
  <w:comment w:author="Mike Marchand" w:id="396" w:date="2025-12-15T03:16:39Z">
    <w:p w:rsidR="00000000" w:rsidDel="00000000" w:rsidP="00000000" w:rsidRDefault="00000000" w:rsidRPr="00000000" w14:paraId="00002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whole module provides a model for the kind of holistic and seamless integration throughout that my comments have encouraged.</w:t>
      </w:r>
    </w:p>
  </w:comment>
  <w:comment w:author="Canadian Coalition Seniors Mental Health" w:id="242" w:date="2025-12-10T21:53:03Z">
    <w:p w:rsidR="00000000" w:rsidDel="00000000" w:rsidP="00000000" w:rsidRDefault="00000000" w:rsidRPr="00000000" w14:paraId="00002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you think that disengaging sometimes is a good thing? I wouldn't want people thinking that stepping away for awhile is a maladaptive response.</w:t>
      </w:r>
    </w:p>
  </w:comment>
  <w:comment w:author="Mike Marchand" w:id="394" w:date="2025-12-15T03:08:08Z">
    <w:p w:rsidR="00000000" w:rsidDel="00000000" w:rsidP="00000000" w:rsidRDefault="00000000" w:rsidRPr="00000000" w14:paraId="00002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scaffolding on the above how do influencers fit into this space  - again outside my area of expertise, but something I think could be acknowledged.  Even a few lines or paragraphs on how  social media and influencers shift the balance even if its just an admission that its a developing area of ethics etc. AI sort or exists in this as well where its acknowledged as impacting on the conversations with an acknowledgement that its still in flux? Curious to pick this piece up with the team as I think its really important to consider how to harness these new and emerging technology and cultural artifacts to support climate change awareness and mental health.</w:t>
      </w:r>
    </w:p>
  </w:comment>
  <w:comment w:author="Amy Castator" w:id="209" w:date="2026-01-11T18:54:18Z">
    <w:p w:rsidR="00000000" w:rsidDel="00000000" w:rsidP="00000000" w:rsidRDefault="00000000" w:rsidRPr="00000000" w14:paraId="00002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examples of what this could look like?</w:t>
      </w:r>
    </w:p>
  </w:comment>
  <w:comment w:author="Mike Marchand" w:id="397" w:date="2025-12-15T03:20:48Z">
    <w:p w:rsidR="00000000" w:rsidDel="00000000" w:rsidP="00000000" w:rsidRDefault="00000000" w:rsidRPr="00000000" w14:paraId="00002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wonder if the 'pastoral' moral and spiritual duties of many faith workers can be more closely linked to climate action - as a metaphor the flock cannot survive if the fields are barren and dead - that might be too explicit but name the thing as many faith workers are very explicit about the role that the duty to serve the needs of the community is directly linked to social activism - its implied but maybe there is room to call them in a way that they might be familiar with? I hope that makes sense</w:t>
      </w:r>
    </w:p>
  </w:comment>
  <w:comment w:author="Mike Marchand" w:id="399" w:date="2025-12-15T03:26:33Z">
    <w:p w:rsidR="00000000" w:rsidDel="00000000" w:rsidP="00000000" w:rsidRDefault="00000000" w:rsidRPr="00000000" w14:paraId="00002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specifically in Indigenous community relations often regional districts and municipalities interface most often and directly with Indigenous Nations and communities. At least in my experience where municipal and reserve boundaries can co exist and often overlap. Federal and Provincial gov't often dictate and shape the relationships, but its at that level where the interface happens. Especially in climate crises like fires and flooding.  So just an opportunity to center that truth in a good way in a clause or sentence might be a good way to acknowledge this</w:t>
      </w:r>
    </w:p>
  </w:comment>
  <w:comment w:author="Mike Marchand" w:id="398" w:date="2025-12-15T03:28:35Z">
    <w:p w:rsidR="00000000" w:rsidDel="00000000" w:rsidP="00000000" w:rsidRDefault="00000000" w:rsidRPr="00000000" w14:paraId="00002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to name Friendship Societies as a specific example of community org that can do so much in local communities in terms of leadership and advocacy if you wanted a concrete and Indigenous-specific example</w:t>
      </w:r>
    </w:p>
  </w:comment>
  <w:comment w:author="Mike Marchand" w:id="402" w:date="2025-12-15T03:39:08Z">
    <w:p w:rsidR="00000000" w:rsidDel="00000000" w:rsidP="00000000" w:rsidRDefault="00000000" w:rsidRPr="00000000" w14:paraId="00002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always like to end with an uplifting quote or video - I wonder if there is an opportunity to have something that provides honest and measured optimism - something along the lines of the problems are hard, but the solutions exist in the people willing to take this course and in large and small ways every day be the change -  something to consider :)</w:t>
      </w:r>
    </w:p>
  </w:comment>
  <w:comment w:author="Mike Marchand" w:id="405" w:date="2025-12-15T03:40:28Z">
    <w:p w:rsidR="00000000" w:rsidDel="00000000" w:rsidP="00000000" w:rsidRDefault="00000000" w:rsidRPr="00000000" w14:paraId="00002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 great final takeaway reflection :)</w:t>
      </w:r>
    </w:p>
  </w:comment>
  <w:comment w:author="Ashley Stoltz" w:id="44" w:date="2025-12-15T04:03:55Z">
    <w:p w:rsidR="00000000" w:rsidDel="00000000" w:rsidP="00000000" w:rsidRDefault="00000000" w:rsidRPr="00000000" w14:paraId="00002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sentence feels like it need an ending. "as not only an environmental issue, but also a ___ issue"</w:t>
      </w:r>
    </w:p>
  </w:comment>
  <w:comment w:author="Brianna Aspinall" w:id="154" w:date="2025-12-14T02:13:18Z">
    <w:p w:rsidR="00000000" w:rsidDel="00000000" w:rsidP="00000000" w:rsidRDefault="00000000" w:rsidRPr="00000000" w14:paraId="00002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add to "Ask them if they would like help problem solving or if they are just looking for someone to hear them. If they say they just want to be heard, accept that and let them know you are there to support if needed. Then in a couple weeks check in again". I learned that when doing this people are more open to receiving advice.</w:t>
      </w:r>
    </w:p>
  </w:comment>
  <w:comment w:author="Brianna Aspinall" w:id="155" w:date="2025-12-14T02:16:00Z">
    <w:p w:rsidR="00000000" w:rsidDel="00000000" w:rsidP="00000000" w:rsidRDefault="00000000" w:rsidRPr="00000000" w14:paraId="00002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bit of a pet peeve - recycling is great but i do feel it get over emphasized - could we use other examples like "reducing red meat consumption" or so</w:t>
      </w:r>
    </w:p>
  </w:comment>
  <w:comment w:author="Brianna Aspinall" w:id="143" w:date="2025-12-14T02:06:44Z">
    <w:p w:rsidR="00000000" w:rsidDel="00000000" w:rsidP="00000000" w:rsidRDefault="00000000" w:rsidRPr="00000000" w14:paraId="00002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might be a good spot for sharing some stories or mini case studies of what people do. There is a chance people feel a bit stuck on this and stories have a way of inspiring us and motivating us</w:t>
      </w:r>
    </w:p>
  </w:comment>
  <w:comment w:author="Brianna Aspinall" w:id="153" w:date="2025-12-14T02:10:46Z">
    <w:p w:rsidR="00000000" w:rsidDel="00000000" w:rsidP="00000000" w:rsidRDefault="00000000" w:rsidRPr="00000000" w14:paraId="00002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this be a good spot to *normalize* the climate emotion - sharing that it makes sense to feel strong feelings around the state of the world?</w:t>
      </w:r>
    </w:p>
  </w:comment>
  <w:comment w:author="Amy Castator" w:id="210" w:date="2026-01-11T18:58:06Z">
    <w:p w:rsidR="00000000" w:rsidDel="00000000" w:rsidP="00000000" w:rsidRDefault="00000000" w:rsidRPr="00000000" w14:paraId="00002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I see this model as also being a very clear way to bring awareness to the interconnectedness of our decisions and actions - and challenge a common belief that "my individual actions don't matter." Not just for school based classrooms but for adult education as well</w:t>
      </w:r>
    </w:p>
  </w:comment>
  <w:comment w:author="Brianna Aspinall" w:id="203" w:date="2025-12-14T02:32:44Z">
    <w:p w:rsidR="00000000" w:rsidDel="00000000" w:rsidP="00000000" w:rsidRDefault="00000000" w:rsidRPr="00000000" w14:paraId="00002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adding "Are certain drivers more likely to lead you to a helpful outcome"</w:t>
      </w:r>
    </w:p>
    <w:p w:rsidR="00000000" w:rsidDel="00000000" w:rsidP="00000000" w:rsidRDefault="00000000" w:rsidRPr="00000000" w14:paraId="00002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sure if this fits here - but what I am trying to encourage discussion is that some social drivers can make us more or less motivated. The more you are aware of this - then you have an opportunity to change something. E.g being around fellow community members that take action help me take action</w:t>
      </w:r>
    </w:p>
  </w:comment>
  <w:comment w:author="Kelly Guilbeau" w:id="79" w:date="2025-12-02T15:14:48Z">
    <w:p w:rsidR="00000000" w:rsidDel="00000000" w:rsidP="00000000" w:rsidRDefault="00000000" w:rsidRPr="00000000" w14:paraId="00002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Mike's point above, here is also a chance to recognize mental health challenges as not an individual issue to "solve" but (even moreso) a systemic societal issue.</w:t>
      </w:r>
    </w:p>
  </w:comment>
  <w:comment w:author="Brianna Aspinall" w:id="239" w:date="2025-12-14T03:13:19Z">
    <w:p w:rsidR="00000000" w:rsidDel="00000000" w:rsidP="00000000" w:rsidRDefault="00000000" w:rsidRPr="00000000" w14:paraId="00002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so interesting! One question that came to mind as some new to this language was "can I have both?" If the answer is no, no change. If the answer is yes then maybe its worth mentioning to normalize "maladaptive responses".</w:t>
      </w:r>
    </w:p>
  </w:comment>
  <w:comment w:author="Brianna Aspinall" w:id="252" w:date="2025-12-14T03:03:07Z">
    <w:p w:rsidR="00000000" w:rsidDel="00000000" w:rsidP="00000000" w:rsidRDefault="00000000" w:rsidRPr="00000000" w14:paraId="00002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like this definition of resilience "Resilience is the ability to deal with, find strengths in, and/or recover from, difficult times." This is from Chris Johnstone (co-wrote Active hope) book on Seven ways to build Resilience p.19.</w:t>
      </w:r>
    </w:p>
    <w:p w:rsidR="00000000" w:rsidDel="00000000" w:rsidP="00000000" w:rsidRDefault="00000000" w:rsidRPr="00000000" w14:paraId="00002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talks about resilience as:</w:t>
      </w:r>
    </w:p>
    <w:p w:rsidR="00000000" w:rsidDel="00000000" w:rsidP="00000000" w:rsidRDefault="00000000" w:rsidRPr="00000000" w14:paraId="00002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-Bouncing forward (transformative)</w:t>
      </w:r>
    </w:p>
    <w:p w:rsidR="00000000" w:rsidDel="00000000" w:rsidP="00000000" w:rsidRDefault="00000000" w:rsidRPr="00000000" w14:paraId="00002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-Bouncing with (adaptive)</w:t>
      </w:r>
    </w:p>
    <w:p w:rsidR="00000000" w:rsidDel="00000000" w:rsidP="00000000" w:rsidRDefault="00000000" w:rsidRPr="00000000" w14:paraId="00002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-Bouncing back (recovery)</w:t>
      </w:r>
    </w:p>
    <w:p w:rsidR="00000000" w:rsidDel="00000000" w:rsidP="00000000" w:rsidRDefault="00000000" w:rsidRPr="00000000" w14:paraId="00002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also believe he describes other types of bounces, as he mentioned some others in a training I am taking with him.</w:t>
      </w:r>
    </w:p>
    <w:p w:rsidR="00000000" w:rsidDel="00000000" w:rsidP="00000000" w:rsidRDefault="00000000" w:rsidRPr="00000000" w14:paraId="00002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2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Stoltz reacted with 👍 at 2025-12-15 06:11 a.m.</w:t>
      </w:r>
    </w:p>
  </w:comment>
  <w:comment w:author="Brianna Aspinall" w:id="244" w:date="2025-12-14T02:48:47Z">
    <w:p w:rsidR="00000000" w:rsidDel="00000000" w:rsidP="00000000" w:rsidRDefault="00000000" w:rsidRPr="00000000" w14:paraId="00002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we add a world like "stuck in parlays" in this sentence it feels like these 2 ways of responding are binaries and I am not sure if they are...</w:t>
      </w:r>
    </w:p>
  </w:comment>
  <w:comment w:author="Ashley Stoltz" w:id="245" w:date="2025-12-15T06:01:17Z">
    <w:p w:rsidR="00000000" w:rsidDel="00000000" w:rsidP="00000000" w:rsidRDefault="00000000" w:rsidRPr="00000000" w14:paraId="00002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and could also add some middle words/phrases to compare more broadly, like "that helps us accept the emotion and even take action, versus withdrawing or feeling overwhelmed", for example</w:t>
      </w:r>
    </w:p>
  </w:comment>
  <w:comment w:author="Brianna Aspinall" w:id="241" w:date="2025-12-14T03:16:45Z">
    <w:p w:rsidR="00000000" w:rsidDel="00000000" w:rsidP="00000000" w:rsidRDefault="00000000" w:rsidRPr="00000000" w14:paraId="00002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3 words capture a similar image. Someone disempowered and taking no action.</w:t>
      </w:r>
    </w:p>
    <w:p w:rsidR="00000000" w:rsidDel="00000000" w:rsidP="00000000" w:rsidRDefault="00000000" w:rsidRPr="00000000" w14:paraId="00002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it be maladaptive to take action but burnout or start passing on your feelings to others (e.g yelling - judging)? If so then maybe this could say "others become overwhelmed, immobilized or engaging in a way that harms their well-being"</w:t>
      </w:r>
    </w:p>
  </w:comment>
  <w:comment w:author="Brianna Aspinall" w:id="48" w:date="2025-10-29T20:04:48Z">
    <w:p w:rsidR="00000000" w:rsidDel="00000000" w:rsidP="00000000" w:rsidRDefault="00000000" w:rsidRPr="00000000" w14:paraId="00002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section would it be good to also include the key take away from the Indigenous perspective section?</w:t>
      </w:r>
    </w:p>
  </w:comment>
  <w:comment w:author="Brianna Aspinall" w:id="28" w:date="2025-10-29T20:14:38Z">
    <w:p w:rsidR="00000000" w:rsidDel="00000000" w:rsidP="00000000" w:rsidRDefault="00000000" w:rsidRPr="00000000" w14:paraId="00002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if it makes sense to add my name in the Modules where I am just sharing feedback on the activities and not really the full content</w:t>
      </w:r>
    </w:p>
  </w:comment>
  <w:comment w:author="Brianna Aspinall" w:id="50" w:date="2025-10-29T20:12:56Z">
    <w:p w:rsidR="00000000" w:rsidDel="00000000" w:rsidP="00000000" w:rsidRDefault="00000000" w:rsidRPr="00000000" w14:paraId="00002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how you have an individual and group option for this activity.</w:t>
      </w:r>
    </w:p>
    <w:p w:rsidR="00000000" w:rsidDel="00000000" w:rsidP="00000000" w:rsidRDefault="00000000" w:rsidRPr="00000000" w14:paraId="00002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specific section I feel an activity that connects to the Indigenous perspective would also be beneficial and something that could have a win-win situation in terms of providing mental health benefits/practice to participants.</w:t>
      </w:r>
    </w:p>
    <w:p w:rsidR="00000000" w:rsidDel="00000000" w:rsidP="00000000" w:rsidRDefault="00000000" w:rsidRPr="00000000" w14:paraId="00002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thinking of an activity that helps participants build their relationship to nature. It could involve having the individual reflect on what this would mean to them and then select a place near them they wish to develop a relationship with. From there they can do a sit spot activity. I encouraged this in a training I did and could share the document I did (pretty simple)</w:t>
      </w:r>
    </w:p>
  </w:comment>
  <w:comment w:author="Kelly Guilbeau" w:id="51" w:date="2025-12-02T14:41:38Z">
    <w:p w:rsidR="00000000" w:rsidDel="00000000" w:rsidP="00000000" w:rsidRDefault="00000000" w:rsidRPr="00000000" w14:paraId="00002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often encourage activities the reflect on connection to place and how that relationship may be shifting. It brings in the opportunity to speak to solastalgia and related place-based terminology.</w:t>
      </w:r>
    </w:p>
  </w:comment>
  <w:comment w:author="Maya Gislason" w:id="52" w:date="2025-12-16T07:01:34Z">
    <w:p w:rsidR="00000000" w:rsidDel="00000000" w:rsidP="00000000" w:rsidRDefault="00000000" w:rsidRPr="00000000" w14:paraId="00002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w:t>
      </w:r>
    </w:p>
  </w:comment>
  <w:comment w:author="Mike Marchand" w:id="15" w:date="2025-11-06T03:43:05Z">
    <w:p w:rsidR="00000000" w:rsidDel="00000000" w:rsidP="00000000" w:rsidRDefault="00000000" w:rsidRPr="00000000" w14:paraId="00002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to consider if this could this be extended to include grass roots organizer, community activist, community member, carer etc. - there can exist s sense that grassroots organizers are not of the leadership class especially in some communities where leadership might be in inherited or class title</w:t>
      </w:r>
    </w:p>
  </w:comment>
  <w:comment w:author="Mike Marchand" w:id="198" w:date="2025-12-08T21:35:50Z">
    <w:p w:rsidR="00000000" w:rsidDel="00000000" w:rsidP="00000000" w:rsidRDefault="00000000" w:rsidRPr="00000000" w14:paraId="00002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potential improvement with increased specificity and examples</w:t>
      </w:r>
    </w:p>
  </w:comment>
  <w:comment w:author="Claire Perry" w:id="296" w:date="2025-12-01T02:53:19Z">
    <w:p w:rsidR="00000000" w:rsidDel="00000000" w:rsidP="00000000" w:rsidRDefault="00000000" w:rsidRPr="00000000" w14:paraId="00002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wonder if there would be a benefit to including a section regarding steps for self-validation (ie validation where there’s no conversation partner)? This is a skill (associated with DBT) and can be helpful for folks that are experiencing climate distress and may need to independently validate their own emotional experience for themselves in the moment.</w:t>
      </w:r>
    </w:p>
  </w:comment>
  <w:comment w:author="Kelly Guilbeau" w:id="297" w:date="2025-12-02T19:49:29Z">
    <w:p w:rsidR="00000000" w:rsidDel="00000000" w:rsidP="00000000" w:rsidRDefault="00000000" w:rsidRPr="00000000" w14:paraId="00002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Even a simple suggestion folks can walk through in the moment. We've used this five step process for moments of environmental related distress: </w:t>
      </w:r>
    </w:p>
    <w:p w:rsidR="00000000" w:rsidDel="00000000" w:rsidP="00000000" w:rsidRDefault="00000000" w:rsidRPr="00000000" w14:paraId="00002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where do you feel sensation(s) in your body?</w:t>
      </w:r>
    </w:p>
    <w:p w:rsidR="00000000" w:rsidDel="00000000" w:rsidP="00000000" w:rsidRDefault="00000000" w:rsidRPr="00000000" w14:paraId="00002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what emotion(s) seem connected to these feelings?</w:t>
      </w:r>
    </w:p>
    <w:p w:rsidR="00000000" w:rsidDel="00000000" w:rsidP="00000000" w:rsidRDefault="00000000" w:rsidRPr="00000000" w14:paraId="00002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Who could you talk to or connect with about this experience?</w:t>
      </w:r>
    </w:p>
    <w:p w:rsidR="00000000" w:rsidDel="00000000" w:rsidP="00000000" w:rsidRDefault="00000000" w:rsidRPr="00000000" w14:paraId="00002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How could you connect with nature in this moment?</w:t>
      </w:r>
    </w:p>
    <w:p w:rsidR="00000000" w:rsidDel="00000000" w:rsidP="00000000" w:rsidRDefault="00000000" w:rsidRPr="00000000" w14:paraId="00002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What else are you needing most in this moment?</w:t>
      </w:r>
    </w:p>
  </w:comment>
  <w:comment w:author="Claire Perry" w:id="300" w:date="2025-12-01T02:56:00Z">
    <w:p w:rsidR="00000000" w:rsidDel="00000000" w:rsidP="00000000" w:rsidRDefault="00000000" w:rsidRPr="00000000" w14:paraId="00002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addition to this, could also have a pair reflection, where pair members give each other feedback regarding their active listening skills?</w:t>
      </w:r>
    </w:p>
  </w:comment>
  <w:comment w:author="Claire Perry" w:id="301" w:date="2025-12-01T02:56:46Z">
    <w:p w:rsidR="00000000" w:rsidDel="00000000" w:rsidP="00000000" w:rsidRDefault="00000000" w:rsidRPr="00000000" w14:paraId="00002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Claire Perry" w:id="302" w:date="2025-12-01T02:57:00Z">
    <w:p w:rsidR="00000000" w:rsidDel="00000000" w:rsidP="00000000" w:rsidRDefault="00000000" w:rsidRPr="00000000" w14:paraId="00002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Claire Perry" w:id="303" w:date="2025-12-01T02:58:37Z">
    <w:p w:rsidR="00000000" w:rsidDel="00000000" w:rsidP="00000000" w:rsidRDefault="00000000" w:rsidRPr="00000000" w14:paraId="00002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also include a self-validation journaling exercise</w:t>
      </w:r>
    </w:p>
  </w:comment>
  <w:comment w:author="Claire Perry" w:id="298" w:date="2025-12-01T02:49:26Z">
    <w:p w:rsidR="00000000" w:rsidDel="00000000" w:rsidP="00000000" w:rsidRDefault="00000000" w:rsidRPr="00000000" w14:paraId="00002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comments from previous modules, recommending moving this section up to beginning of module</w:t>
      </w:r>
    </w:p>
  </w:comment>
  <w:comment w:author="Kaylie Higgs" w:id="351" w:date="2025-11-14T22:04:54Z">
    <w:p w:rsidR="00000000" w:rsidDel="00000000" w:rsidP="00000000" w:rsidRDefault="00000000" w:rsidRPr="00000000" w14:paraId="00002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could be great to amplify some of SUTE's work around this and some of the resources they highlight here:</w:t>
      </w:r>
    </w:p>
    <w:p w:rsidR="00000000" w:rsidDel="00000000" w:rsidP="00000000" w:rsidRDefault="00000000" w:rsidRPr="00000000" w14:paraId="00002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https://shakeuptheestab.org/unpacking-decolonial-approaches-towards-mental-health/</w:t>
      </w:r>
    </w:p>
  </w:comment>
  <w:comment w:author="Dana De Benetti" w:id="360" w:date="2025-10-15T04:52:45Z">
    <w:p w:rsidR="00000000" w:rsidDel="00000000" w:rsidP="00000000" w:rsidRDefault="00000000" w:rsidRPr="00000000" w14:paraId="00002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https://ecopsychepedia.org/glossary/indigenous-knowledges/</w:t>
      </w:r>
    </w:p>
  </w:comment>
  <w:comment w:author="Canadian Coalition Seniors Mental Health" w:id="100" w:date="2025-11-25T20:04:53Z">
    <w:p w:rsidR="00000000" w:rsidDel="00000000" w:rsidP="00000000" w:rsidRDefault="00000000" w:rsidRPr="00000000" w14:paraId="00002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noticed that the group activity sections in each module seem to be geared to students. Is the term being used very broadly? I can see all kinds of groups doing this work together. I wonder if the term 'participant' would be more inclusive?</w:t>
      </w:r>
    </w:p>
  </w:comment>
  <w:comment w:author="Kaylie Higgs" w:id="365" w:date="2025-11-14T22:27:23Z">
    <w:p w:rsidR="00000000" w:rsidDel="00000000" w:rsidP="00000000" w:rsidRDefault="00000000" w:rsidRPr="00000000" w14:paraId="00002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this be plural or more specific to a certain nation? (e.g. Medicine Wheels)</w:t>
      </w:r>
    </w:p>
    <w:p w:rsidR="00000000" w:rsidDel="00000000" w:rsidP="00000000" w:rsidRDefault="00000000" w:rsidRPr="00000000" w14:paraId="00002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are suggesting this kind of application, are there Indigenous-led resources we can direct people to to help avoid appropriation?</w:t>
      </w:r>
    </w:p>
  </w:comment>
  <w:comment w:author="Kaylie Higgs" w:id="366" w:date="2025-11-14T22:28:22Z">
    <w:p w:rsidR="00000000" w:rsidDel="00000000" w:rsidP="00000000" w:rsidRDefault="00000000" w:rsidRPr="00000000" w14:paraId="00002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recently came across this book by Dr. Jennifer Grenz that could be an additional resource to include here or elsewhere :) </w:t>
      </w:r>
    </w:p>
    <w:p w:rsidR="00000000" w:rsidDel="00000000" w:rsidP="00000000" w:rsidRDefault="00000000" w:rsidRPr="00000000" w14:paraId="00002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https://www.jennifergrenz.com</w:t>
      </w:r>
    </w:p>
    <w:p w:rsidR="00000000" w:rsidDel="00000000" w:rsidP="00000000" w:rsidRDefault="00000000" w:rsidRPr="00000000" w14:paraId="00002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https://www.indigenousecology.com/about/</w:t>
      </w:r>
    </w:p>
  </w:comment>
  <w:comment w:author="Mike Marchand" w:id="367" w:date="2025-12-15T01:18:06Z">
    <w:p w:rsidR="00000000" w:rsidDel="00000000" w:rsidP="00000000" w:rsidRDefault="00000000" w:rsidRPr="00000000" w14:paraId="00002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think we would want to be clear on the distinctions and diversity of these concepts from Nation to Nation culture to culture to avid Pan-Indigeneity.</w:t>
      </w:r>
    </w:p>
  </w:comment>
  <w:comment w:author="Canadian Coalition Seniors Mental Health" w:id="101" w:date="2025-11-25T20:06:44Z">
    <w:p w:rsidR="00000000" w:rsidDel="00000000" w:rsidP="00000000" w:rsidRDefault="00000000" w:rsidRPr="00000000" w14:paraId="00002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implies classroom. Could "larger group" or "all participants" be used instead?</w:t>
      </w:r>
    </w:p>
  </w:comment>
  <w:comment w:author="Mike Marchand" w:id="195" w:date="2025-12-01T01:31:12Z">
    <w:p w:rsidR="00000000" w:rsidDel="00000000" w:rsidP="00000000" w:rsidRDefault="00000000" w:rsidRPr="00000000" w14:paraId="00002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shift from community to Nations</w:t>
      </w:r>
    </w:p>
  </w:comment>
  <w:comment w:author="Mike Marchand" w:id="196" w:date="2025-12-01T01:32:56Z">
    <w:p w:rsidR="00000000" w:rsidDel="00000000" w:rsidP="00000000" w:rsidRDefault="00000000" w:rsidRPr="00000000" w14:paraId="00002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for specific examples of how this works in practice and specific communities/Nations</w:t>
      </w:r>
    </w:p>
  </w:comment>
  <w:comment w:author="Mike Marchand" w:id="202" w:date="2025-12-08T22:13:37Z">
    <w:p w:rsidR="00000000" w:rsidDel="00000000" w:rsidP="00000000" w:rsidRDefault="00000000" w:rsidRPr="00000000" w14:paraId="00002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for specific examples</w:t>
      </w:r>
    </w:p>
  </w:comment>
  <w:comment w:author="Melissa Lem" w:id="199" w:date="2026-02-11T06:22:06Z">
    <w:p w:rsidR="00000000" w:rsidDel="00000000" w:rsidP="00000000" w:rsidRDefault="00000000" w:rsidRPr="00000000" w14:paraId="00002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adding political inaction here (ie. what research tells us young people are most distressed about)</w:t>
      </w:r>
    </w:p>
  </w:comment>
  <w:comment w:author="Mike Marchand" w:id="23" w:date="2025-11-06T03:58:38Z">
    <w:p w:rsidR="00000000" w:rsidDel="00000000" w:rsidP="00000000" w:rsidRDefault="00000000" w:rsidRPr="00000000" w14:paraId="00002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slight shift that centres the participant and decentres curriculum. Trade off is that we can be more relational if relationality/rapport has been established</w:t>
      </w:r>
    </w:p>
  </w:comment>
  <w:comment w:author="Mike Marchand" w:id="194" w:date="2025-12-01T01:23:37Z">
    <w:p w:rsidR="00000000" w:rsidDel="00000000" w:rsidP="00000000" w:rsidRDefault="00000000" w:rsidRPr="00000000" w14:paraId="00002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to include Indigenous thought leadership</w:t>
      </w:r>
    </w:p>
  </w:comment>
  <w:comment w:author="Canadian Coalition Seniors Mental Health" w:id="250" w:date="2025-12-10T22:26:12Z">
    <w:p w:rsidR="00000000" w:rsidDel="00000000" w:rsidP="00000000" w:rsidRDefault="00000000" w:rsidRPr="00000000" w14:paraId="00002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does it have to be community-level action or could it be individual action?</w:t>
      </w:r>
    </w:p>
  </w:comment>
  <w:comment w:author="Brianna Aspinall" w:id="251" w:date="2025-12-14T02:57:02Z">
    <w:p w:rsidR="00000000" w:rsidDel="00000000" w:rsidP="00000000" w:rsidRDefault="00000000" w:rsidRPr="00000000" w14:paraId="00002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point - individual action can lead to collective. Also after I became a mother individual action was my way of still feeling connected to climate action until I slowly was able to take other actions.</w:t>
      </w:r>
    </w:p>
  </w:comment>
  <w:comment w:author="Claire Perry" w:id="361" w:date="2025-12-21T00:48:16Z">
    <w:p w:rsidR="00000000" w:rsidDel="00000000" w:rsidP="00000000" w:rsidRDefault="00000000" w:rsidRPr="00000000" w14:paraId="00002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wonder if there is a benefit in moving this module/section up towards the beginning of the course (it’s possible that having this information presented at the beginning of the course can support in our own efforts to combat epistemic injustice by intentionally positioning Indigenous ways of knowing as foundational to this worl).</w:t>
      </w:r>
    </w:p>
  </w:comment>
  <w:comment w:author="Claire Perry" w:id="327" w:date="2025-12-10T02:41:36Z">
    <w:p w:rsidR="00000000" w:rsidDel="00000000" w:rsidP="00000000" w:rsidRDefault="00000000" w:rsidRPr="00000000" w14:paraId="00002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we comment here more on geographic location rather than SES-may benefit from adding in a sentence or two regarding this here</w:t>
      </w:r>
    </w:p>
  </w:comment>
  <w:comment w:author="Ashley Stoltz" w:id="328" w:date="2025-12-15T07:27:33Z">
    <w:p w:rsidR="00000000" w:rsidDel="00000000" w:rsidP="00000000" w:rsidRDefault="00000000" w:rsidRPr="00000000" w14:paraId="00002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also an opportunity to incorporate environmental racism and injustice as marginalized folks have historically systemically been placed in areas with poor access to green spaces, and in closer proximity to industrial processes and pollution.</w:t>
      </w:r>
    </w:p>
  </w:comment>
  <w:comment w:author="Canadian Coalition Seniors Mental Health" w:id="71" w:date="2025-11-25T19:52:22Z">
    <w:p w:rsidR="00000000" w:rsidDel="00000000" w:rsidP="00000000" w:rsidRDefault="00000000" w:rsidRPr="00000000" w14:paraId="00002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keep coming back to this but I'm not sure how to articulate it. I'm thinking of people with pre-existing chronic physical health conditions (who are at higher risk of developing mental health conditions) and how climate-related anxiety and stress may exacerbate their physical and mental health symptoms. And, in the case, of dementia, behavioural and psychological symptoms.</w:t>
      </w:r>
    </w:p>
  </w:comment>
  <w:comment w:author="Claire Perry" w:id="272" w:date="2025-11-26T05:43:46Z">
    <w:p w:rsidR="00000000" w:rsidDel="00000000" w:rsidP="00000000" w:rsidRDefault="00000000" w:rsidRPr="00000000" w14:paraId="00002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content can still flow well, would recommend moving this section further up in the module to emphasize the prioritization of indigenous ways of knowing in our climate distress knowledge systems</w:t>
      </w:r>
    </w:p>
  </w:comment>
  <w:comment w:author="Claire Perry" w:id="274" w:date="2025-11-26T05:44:55Z">
    <w:p w:rsidR="00000000" w:rsidDel="00000000" w:rsidP="00000000" w:rsidRDefault="00000000" w:rsidRPr="00000000" w14:paraId="00002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doesn't seem like it was touched on as much throughout this module?</w:t>
      </w:r>
    </w:p>
  </w:comment>
  <w:comment w:author="Kiffer Card" w:id="112" w:date="2026-04-14T20:20:51Z">
    <w:p w:rsidR="00000000" w:rsidDel="00000000" w:rsidP="00000000" w:rsidRDefault="00000000" w:rsidRPr="00000000" w14:paraId="00002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@danadebenetti@gmail.com, here is my draft for the wellbeing module that you asked for; wasn't sure where you wanted it...</w:t>
      </w:r>
    </w:p>
    <w:p w:rsidR="00000000" w:rsidDel="00000000" w:rsidP="00000000" w:rsidRDefault="00000000" w:rsidRPr="00000000" w14:paraId="00002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address the gap well enough that instigated us to producing this new module?</w:t>
      </w:r>
    </w:p>
    <w:p w:rsidR="00000000" w:rsidDel="00000000" w:rsidP="00000000" w:rsidRDefault="00000000" w:rsidRPr="00000000" w14:paraId="00002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danadebenetti@gmail.com_</w:t>
      </w:r>
    </w:p>
  </w:comment>
  <w:comment w:author="Kiffer Card" w:id="113" w:date="2026-04-14T20:21:55Z">
    <w:p w:rsidR="00000000" w:rsidDel="00000000" w:rsidP="00000000" w:rsidRDefault="00000000" w:rsidRPr="00000000" w14:paraId="00002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@danadebenetti@gmail.com @khiggs@mhcca.ca @michael_jmarchand@yahoo.ca </w:t>
      </w:r>
    </w:p>
    <w:p w:rsidR="00000000" w:rsidDel="00000000" w:rsidP="00000000" w:rsidRDefault="00000000" w:rsidRPr="00000000" w14:paraId="00002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add yourselves as reviewers.</w:t>
      </w:r>
    </w:p>
  </w:comment>
  <w:comment w:author="Canadian Coalition Seniors Mental Health" w:id="68" w:date="2025-11-25T19:28:18Z">
    <w:p w:rsidR="00000000" w:rsidDel="00000000" w:rsidP="00000000" w:rsidRDefault="00000000" w:rsidRPr="00000000" w14:paraId="00002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if this course will be evergreen or will undergo updates along the way but there is a photovoice project happening right now with older adults in B.C. who are addressing how climate change and climate-related disasters are impacting their mental health. There will be a virtual photo exhibit near the conclusion of the study which will be next spring.</w:t>
      </w:r>
    </w:p>
  </w:comment>
  <w:comment w:author="Claire Perry" w:id="271" w:date="2025-11-26T05:38:35Z">
    <w:p w:rsidR="00000000" w:rsidDel="00000000" w:rsidP="00000000" w:rsidRDefault="00000000" w:rsidRPr="00000000" w14:paraId="00002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most of these examples portray avoidance in a negative light, however according to the dual-process model, avoidance can be helpful as support in the short-term. can we include one example demonstrating the positives of avoidance for coping in this context?</w:t>
      </w:r>
    </w:p>
    <w:p w:rsidR="00000000" w:rsidDel="00000000" w:rsidP="00000000" w:rsidRDefault="00000000" w:rsidRPr="00000000" w14:paraId="00002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total reactions</w:t>
      </w:r>
    </w:p>
    <w:p w:rsidR="00000000" w:rsidDel="00000000" w:rsidP="00000000" w:rsidRDefault="00000000" w:rsidRPr="00000000" w14:paraId="00002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Ptbo Greenie reacted with 👍 at 2025-12-12 18:38 p.m.</w:t>
      </w:r>
    </w:p>
    <w:p w:rsidR="00000000" w:rsidDel="00000000" w:rsidP="00000000" w:rsidRDefault="00000000" w:rsidRPr="00000000" w14:paraId="00002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Canadian Coalition Seniors Mental Health reacted with 👍 at 2025-12-12 18:39 p.m.</w:t>
      </w:r>
    </w:p>
  </w:comment>
  <w:comment w:author="Ashley Stoltz" w:id="144" w:date="2025-12-15T04:35:09Z">
    <w:p w:rsidR="00000000" w:rsidDel="00000000" w:rsidP="00000000" w:rsidRDefault="00000000" w:rsidRPr="00000000" w14:paraId="00002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we've already been discussing climate emotions in previous sections—don't think we necessarily need to add quotation marks here</w:t>
      </w:r>
    </w:p>
  </w:comment>
  <w:comment w:author="Canadian Coalition Seniors Mental Health" w:id="66" w:date="2025-11-25T19:25:25Z">
    <w:p w:rsidR="00000000" w:rsidDel="00000000" w:rsidP="00000000" w:rsidRDefault="00000000" w:rsidRPr="00000000" w14:paraId="00002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the literature in this area but I wonder about vicarious trauma and other mental health impacts of witnessing other people go through these experiences (not just at a distance but within your own community especially when it's a small area where everyone knows everyone else including the first responders and emergency management folx who might be your neighbour, friend or family member).</w:t>
      </w:r>
    </w:p>
  </w:comment>
  <w:comment w:author="Canadian Coalition Seniors Mental Health" w:id="387" w:date="2025-12-12T18:58:18Z">
    <w:p w:rsidR="00000000" w:rsidDel="00000000" w:rsidP="00000000" w:rsidRDefault="00000000" w:rsidRPr="00000000" w14:paraId="00002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also, potentially being directly impacted personally and in their workplace, by the emergency/disaster.</w:t>
      </w:r>
    </w:p>
  </w:comment>
  <w:comment w:author="Brianna Aspinall" w:id="19" w:date="2025-10-29T18:41:49Z">
    <w:p w:rsidR="00000000" w:rsidDel="00000000" w:rsidP="00000000" w:rsidRDefault="00000000" w:rsidRPr="00000000" w14:paraId="00002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an idea of the length of time this course might take? Is it realistic to assume you can do 1 section per week? </w:t>
      </w:r>
    </w:p>
    <w:p w:rsidR="00000000" w:rsidDel="00000000" w:rsidP="00000000" w:rsidRDefault="00000000" w:rsidRPr="00000000" w14:paraId="00002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helpful to communicate this so people can then assess if its something they can do.</w:t>
      </w:r>
    </w:p>
  </w:comment>
  <w:comment w:author="Claire Perry" w:id="352" w:date="2025-12-17T02:32:52Z">
    <w:p w:rsidR="00000000" w:rsidDel="00000000" w:rsidP="00000000" w:rsidRDefault="00000000" w:rsidRPr="00000000" w14:paraId="00002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wondering how this concept is specifically relevant to the topic of meaningful action?</w:t>
      </w:r>
    </w:p>
  </w:comment>
  <w:comment w:author="Claire Perry" w:id="266" w:date="2025-11-25T22:16:20Z">
    <w:p w:rsidR="00000000" w:rsidDel="00000000" w:rsidP="00000000" w:rsidRDefault="00000000" w:rsidRPr="00000000" w14:paraId="00002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me this seems like content that belongs in the avoidance coping section-this doesn’t seem to be referring to limitations of emotion-focused coping but rather limitations when coping moves beyond being categorized as emotion-focused coping into avoidance coping?</w:t>
      </w:r>
    </w:p>
  </w:comment>
  <w:comment w:author="Claire Perry" w:id="267" w:date="2025-11-25T22:19:42Z">
    <w:p w:rsidR="00000000" w:rsidDel="00000000" w:rsidP="00000000" w:rsidRDefault="00000000" w:rsidRPr="00000000" w14:paraId="00002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Claire Perry" w:id="268" w:date="2025-11-26T05:35:58Z">
    <w:p w:rsidR="00000000" w:rsidDel="00000000" w:rsidP="00000000" w:rsidRDefault="00000000" w:rsidRPr="00000000" w14:paraId="00002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Brianna Aspinall" w:id="21" w:date="2025-10-29T18:45:17Z">
    <w:p w:rsidR="00000000" w:rsidDel="00000000" w:rsidP="00000000" w:rsidRDefault="00000000" w:rsidRPr="00000000" w14:paraId="00002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recommend to have people do this with a circle of peers or a partner? </w:t>
      </w:r>
    </w:p>
    <w:p w:rsidR="00000000" w:rsidDel="00000000" w:rsidP="00000000" w:rsidRDefault="00000000" w:rsidRPr="00000000" w14:paraId="00002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inspired by the "All we can save book club" where they helped you facilitate a book club by reading the book over a couple of weeks and having a 'check in' with the group after each chapter. Ref -&gt; https://www.allwecansave.earth/circles</w:t>
      </w:r>
    </w:p>
    <w:p w:rsidR="00000000" w:rsidDel="00000000" w:rsidP="00000000" w:rsidRDefault="00000000" w:rsidRPr="00000000" w14:paraId="00002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wonder if there is a simplified version of that in this context. This way it can help combat that feeling of loneliness that we get ... and that narrative that "no one cares and might as well give up".</w:t>
      </w:r>
    </w:p>
  </w:comment>
  <w:comment w:author="Maya Gislason" w:id="22" w:date="2025-12-16T06:39:31Z">
    <w:p w:rsidR="00000000" w:rsidDel="00000000" w:rsidP="00000000" w:rsidRDefault="00000000" w:rsidRPr="00000000" w14:paraId="00002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that connection to others is important to this work. it is a protective factor...as is taking action.</w:t>
      </w:r>
    </w:p>
  </w:comment>
  <w:comment w:author="Claire Perry" w:id="255" w:date="2025-11-22T21:28:13Z">
    <w:p w:rsidR="00000000" w:rsidDel="00000000" w:rsidP="00000000" w:rsidRDefault="00000000" w:rsidRPr="00000000" w14:paraId="00002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wondering if the indigenous perspectives section should be moved up more towards the beginning of the module to emphasize the reality that most of our current knowledge regarding psychological theories originally stemmed from Indigenous teachings</w:t>
      </w:r>
    </w:p>
  </w:comment>
  <w:comment w:author="Mike Marchand" w:id="256" w:date="2025-12-09T00:14:08Z">
    <w:p w:rsidR="00000000" w:rsidDel="00000000" w:rsidP="00000000" w:rsidRDefault="00000000" w:rsidRPr="00000000" w14:paraId="00002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wanting to affirm that strategic integration of these section and contexts as well as more specific connections and examples is important to consider</w:t>
      </w:r>
    </w:p>
  </w:comment>
  <w:comment w:author="Claire Perry" w:id="253" w:date="2025-11-22T21:24:22Z">
    <w:p w:rsidR="00000000" w:rsidDel="00000000" w:rsidP="00000000" w:rsidRDefault="00000000" w:rsidRPr="00000000" w14:paraId="00002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"they" is used here-are we referring to the harmful stereotypes?</w:t>
      </w:r>
    </w:p>
  </w:comment>
  <w:comment w:author="Canadian Coalition Seniors Mental Health" w:id="254" w:date="2025-12-10T22:36:01Z">
    <w:p w:rsidR="00000000" w:rsidDel="00000000" w:rsidP="00000000" w:rsidRDefault="00000000" w:rsidRPr="00000000" w14:paraId="00002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read it as "they," the climate activists.</w:t>
      </w:r>
    </w:p>
  </w:comment>
  <w:comment w:author="Lily Barraclough" w:id="350" w:date="2025-11-06T16:53:24Z">
    <w:p w:rsidR="00000000" w:rsidDel="00000000" w:rsidP="00000000" w:rsidRDefault="00000000" w:rsidRPr="00000000" w14:paraId="00002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Discussion of transformative justice may also be good, as it goes hand in hand with restorative justice and looks at transforming the ways that we relate to each other in our communities, hold each other accountable, and contribute to positive social change.</w:t>
      </w:r>
    </w:p>
  </w:comment>
  <w:comment w:author="Lily Barraclough" w:id="354" w:date="2025-11-06T16:55:29Z">
    <w:p w:rsidR="00000000" w:rsidDel="00000000" w:rsidP="00000000" w:rsidRDefault="00000000" w:rsidRPr="00000000" w14:paraId="00002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Queer ecologies and ecofeminism also are important components</w:t>
      </w:r>
    </w:p>
  </w:comment>
  <w:comment w:author="Lily Barraclough" w:id="355" w:date="2025-11-06T16:55:01Z">
    <w:p w:rsidR="00000000" w:rsidDel="00000000" w:rsidP="00000000" w:rsidRDefault="00000000" w:rsidRPr="00000000" w14:paraId="00002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really came out of the 1991 People of Colour Environmental Leaders Summit Principles for Environmental Justice</w:t>
      </w:r>
    </w:p>
  </w:comment>
  <w:comment w:author="Lily Barraclough" w:id="235" w:date="2025-11-06T16:47:04Z">
    <w:p w:rsidR="00000000" w:rsidDel="00000000" w:rsidP="00000000" w:rsidRDefault="00000000" w:rsidRPr="00000000" w14:paraId="00002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https://out4s.org/, also youth climate lab</w:t>
      </w:r>
    </w:p>
  </w:comment>
  <w:comment w:author="Naomi Leung" w:id="230" w:date="2026-02-02T22:15:49Z">
    <w:p w:rsidR="00000000" w:rsidDel="00000000" w:rsidP="00000000" w:rsidRDefault="00000000" w:rsidRPr="00000000" w14:paraId="00002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eroded maybe is better word</w:t>
      </w:r>
    </w:p>
  </w:comment>
  <w:comment w:author="Lily Barraclough" w:id="231" w:date="2025-11-06T16:43:45Z">
    <w:p w:rsidR="00000000" w:rsidDel="00000000" w:rsidP="00000000" w:rsidRDefault="00000000" w:rsidRPr="00000000" w14:paraId="00002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strengthen this to also consider diverse gender and sexual identities (2SLGBTQIA+) in considering intersectionality - more likely to be housing insecure, more exposure to extreme weather; less access to healthcare, less resilience in face of climate; high rates of mental illness, and as such more at risk of climate-related mental illness. Less likely to have familial support networks</w:t>
      </w:r>
    </w:p>
  </w:comment>
  <w:comment w:author="Naomi Leung" w:id="232" w:date="2026-02-02T22:20:41Z">
    <w:p w:rsidR="00000000" w:rsidDel="00000000" w:rsidP="00000000" w:rsidRDefault="00000000" w:rsidRPr="00000000" w14:paraId="00002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w:t>
      </w:r>
    </w:p>
  </w:comment>
  <w:comment w:author="Lily Barraclough" w:id="34" w:date="2025-11-06T16:25:34Z">
    <w:p w:rsidR="00000000" w:rsidDel="00000000" w:rsidP="00000000" w:rsidRDefault="00000000" w:rsidRPr="00000000" w14:paraId="00002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Lyme disease is another one that could be mentioned</w:t>
      </w:r>
    </w:p>
  </w:comment>
  <w:comment w:author="Canadian Coalition Seniors Mental Health" w:id="35" w:date="2025-11-25T18:58:43Z">
    <w:p w:rsidR="00000000" w:rsidDel="00000000" w:rsidP="00000000" w:rsidRDefault="00000000" w:rsidRPr="00000000" w14:paraId="00002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agree. Since malaria and dengue aren't endemic yet in Canada and most cases are brought here by travellers, I wonder if Lyme Disease and West Nile Virus would be more relatable? Assuming this is mostly a Canadian audience?</w:t>
      </w:r>
    </w:p>
  </w:comment>
  <w:comment w:author="Kelly Guilbeau" w:id="36" w:date="2025-12-02T14:31:46Z">
    <w:p w:rsidR="00000000" w:rsidDel="00000000" w:rsidP="00000000" w:rsidRDefault="00000000" w:rsidRPr="00000000" w14:paraId="00002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I added in Lyme disease before reading this comment.</w:t>
      </w:r>
    </w:p>
  </w:comment>
  <w:comment w:author="Lily Barraclough" w:id="65" w:date="2025-11-06T16:29:07Z">
    <w:p w:rsidR="00000000" w:rsidDel="00000000" w:rsidP="00000000" w:rsidRDefault="00000000" w:rsidRPr="00000000" w14:paraId="00002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2SLGBTQIA+ communities and individuals (https://www-sciencedirect-com.ezproxy.lakeheadu.ca/science/article/pii/S2667278224000075)</w:t>
      </w:r>
    </w:p>
    <w:p w:rsidR="00000000" w:rsidDel="00000000" w:rsidP="00000000" w:rsidRDefault="00000000" w:rsidRPr="00000000" w14:paraId="00002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2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Marchand reacted with 👍🏼 at 2025-11-27 02:32 a.m.</w:t>
      </w:r>
    </w:p>
  </w:comment>
  <w:comment w:author="Maya Gislason" w:id="13" w:date="2025-12-16T06:26:40Z">
    <w:p w:rsidR="00000000" w:rsidDel="00000000" w:rsidP="00000000" w:rsidRDefault="00000000" w:rsidRPr="00000000" w14:paraId="00002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using the term 'vulnerable populations' and why? Setting up our course using terms like vulnerable populations, high risk etc. sets a tone of passivity, victimhood and a deficit based medicalized approach to mental health. I think we should talk about structurally marginalized populations or vulnerability due to a range of factors...</w:t>
      </w:r>
    </w:p>
  </w:comment>
  <w:comment w:author="Mike Marchand" w:id="284" w:date="2025-12-15T00:07:36Z">
    <w:p w:rsidR="00000000" w:rsidDel="00000000" w:rsidP="00000000" w:rsidRDefault="00000000" w:rsidRPr="00000000" w14:paraId="00002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to include in policy/legislation the ways in which both UNDRIP/DRIPA contain specific language regarding land and stewardship. Like perhaps a bullet on Indigenous Rights regarding sovereignty and stewardship as a way to promote resilience.</w:t>
      </w:r>
    </w:p>
  </w:comment>
  <w:comment w:author="Maya Gislason" w:id="12" w:date="2025-12-16T06:24:34Z">
    <w:p w:rsidR="00000000" w:rsidDel="00000000" w:rsidP="00000000" w:rsidRDefault="00000000" w:rsidRPr="00000000" w14:paraId="00002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wondering if we also want to talk about the psychological impacts of thinking about the causes of climate change (anthropogenic drivers) as well as the anticipated, living experiences that make up our experiences of climate change and its impacts on our mental health and wellbeing.</w:t>
      </w:r>
    </w:p>
  </w:comment>
  <w:comment w:author="Mike Marchand" w:id="320" w:date="2025-12-15T00:28:53Z">
    <w:p w:rsidR="00000000" w:rsidDel="00000000" w:rsidP="00000000" w:rsidRDefault="00000000" w:rsidRPr="00000000" w14:paraId="00002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might benefit from a small framing that different cultures might practice or have marked differences in social norms that govern interpersonal relationship and relationality - this awareness can be key to cultural safety</w:t>
      </w:r>
    </w:p>
  </w:comment>
  <w:comment w:author="Maya Gislason" w:id="11" w:date="2025-12-16T06:31:16Z">
    <w:p w:rsidR="00000000" w:rsidDel="00000000" w:rsidP="00000000" w:rsidRDefault="00000000" w:rsidRPr="00000000" w14:paraId="00002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that our work centres on 'mental health'. But this is a complex term. Mental health is imbued with a range of disciplinary and professional orientations, including a focus on medicalization and pathology. And a focus on the individual rather than on systems and structures. I want us to define what we mean in this course. Lower down we talk about emotions and mental health and so I think that we need to really explicitly make some declarations about what we mean by our key terms and what we intend to teach people.</w:t>
      </w:r>
    </w:p>
    <w:p w:rsidR="00000000" w:rsidDel="00000000" w:rsidP="00000000" w:rsidRDefault="00000000" w:rsidRPr="00000000" w14:paraId="00002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2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Susan Clayton reacted with 👍 at 2025-12-30 18:39 p.m.</w:t>
      </w:r>
    </w:p>
  </w:comment>
  <w:comment w:author="Mike Marchand" w:id="46" w:date="2025-11-25T18:57:48Z">
    <w:p w:rsidR="00000000" w:rsidDel="00000000" w:rsidP="00000000" w:rsidRDefault="00000000" w:rsidRPr="00000000" w14:paraId="00002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part of the revisions it might be a good opportunity to provide some specific references and examples of the teachings - it provides both enrichment opportunities and also ensures that Indigenous knowledge is seen as rigorous as Western scholarship and while teachings are often seen as not owned by specific individuals in the same ways we can also acknowledge that complexity while ensuring that we also acknowledge the holders and transmitters of that knowledge in good ways</w:t>
      </w:r>
    </w:p>
    <w:p w:rsidR="00000000" w:rsidDel="00000000" w:rsidP="00000000" w:rsidRDefault="00000000" w:rsidRPr="00000000" w14:paraId="00002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2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Kaylie Higgs reacted with ♥️ at 2025-12-17 23:39 p.m.</w:t>
      </w:r>
    </w:p>
  </w:comment>
  <w:comment w:author="Mike Marchand" w:id="47" w:date="2025-11-25T19:08:46Z">
    <w:p w:rsidR="00000000" w:rsidDel="00000000" w:rsidP="00000000" w:rsidRDefault="00000000" w:rsidRPr="00000000" w14:paraId="00002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https://climateatlas.ca/indigenous-knowledges-and-climate-change might be referenced or adapted. https://youtu.be/fNkE_QCM3Dk</w:t>
      </w:r>
    </w:p>
  </w:comment>
  <w:comment w:author="Mike Marchand" w:id="283" w:date="2025-12-15T00:04:20Z">
    <w:p w:rsidR="00000000" w:rsidDel="00000000" w:rsidP="00000000" w:rsidRDefault="00000000" w:rsidRPr="00000000" w14:paraId="00002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potential to expand to include wider net of faith/spiritual organizations</w:t>
      </w:r>
    </w:p>
  </w:comment>
  <w:comment w:author="Maya Gislason" w:id="14" w:date="2025-12-16T06:28:24Z">
    <w:p w:rsidR="00000000" w:rsidDel="00000000" w:rsidP="00000000" w:rsidRDefault="00000000" w:rsidRPr="00000000" w14:paraId="00002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anticipating that we are going to define climate change and clarify the pathways through which climate change works to impact mental health and wellbeing but a brief sentence about perhaps direct and indirect paths of climate change and climate events might be in order here.</w:t>
      </w:r>
    </w:p>
  </w:comment>
  <w:comment w:author="Claire Perry" w:id="158" w:date="2026-01-04T02:26:43Z">
    <w:p w:rsidR="00000000" w:rsidDel="00000000" w:rsidP="00000000" w:rsidRDefault="00000000" w:rsidRPr="00000000" w14:paraId="00002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recommend changing these to “application to climate anxiety”</w:t>
      </w:r>
    </w:p>
  </w:comment>
  <w:comment w:author="Maya Gislason" w:id="30" w:date="2025-12-16T06:41:34Z">
    <w:p w:rsidR="00000000" w:rsidDel="00000000" w:rsidP="00000000" w:rsidRDefault="00000000" w:rsidRPr="00000000" w14:paraId="00002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how the UN puts it: Climate change refers to long-term shifts in temperatures and weather patterns. Such shifts can be natural, due to changes in the sun’s activity or large volcanic eruptions. But since the 1800s, human activities have been the main driver of climate change, primarily due to the burning of fossil fuels like coal, oil and gas.</w:t>
      </w:r>
    </w:p>
  </w:comment>
  <w:comment w:author="Mike Marchand" w:id="159" w:date="2025-11-30T22:35:54Z">
    <w:p w:rsidR="00000000" w:rsidDel="00000000" w:rsidP="00000000" w:rsidRDefault="00000000" w:rsidRPr="00000000" w14:paraId="00002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for Indigenous-specific examples as well</w:t>
      </w:r>
    </w:p>
  </w:comment>
  <w:comment w:author="Mike Marchand" w:id="317" w:date="2025-12-15T00:17:32Z">
    <w:p w:rsidR="00000000" w:rsidDel="00000000" w:rsidP="00000000" w:rsidRDefault="00000000" w:rsidRPr="00000000" w14:paraId="00002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to enhance with an Indigenous-specific example/lens</w:t>
      </w:r>
    </w:p>
  </w:comment>
  <w:comment w:author="Mike Marchand" w:id="117" w:date="2025-11-27T03:45:46Z">
    <w:p w:rsidR="00000000" w:rsidDel="00000000" w:rsidP="00000000" w:rsidRDefault="00000000" w:rsidRPr="00000000" w14:paraId="00002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noting that the order in the audio is not maintained here - not sure if that was deliberate or incidental - and since it stood out to me I also wonder if this might also be something that others might also note.</w:t>
      </w:r>
    </w:p>
  </w:comment>
  <w:comment w:author="Mike Marchand" w:id="98" w:date="2025-11-27T03:15:31Z">
    <w:p w:rsidR="00000000" w:rsidDel="00000000" w:rsidP="00000000" w:rsidRDefault="00000000" w:rsidRPr="00000000" w14:paraId="00002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loss of not only cultural connection to lands but also autonomy and agency to fufull duties to safeguard and steward the lands can also be a specific source of ongoing distress given how deeply rooted that sacred and community duty is. There may also be space somewhere to examine how UNDRIP and DRIPA legislation affirms these in the language of Rights and how that connects to above :)</w:t>
      </w:r>
    </w:p>
  </w:comment>
  <w:comment w:author="Mike Marchand" w:id="81" w:date="2025-11-27T02:59:01Z">
    <w:p w:rsidR="00000000" w:rsidDel="00000000" w:rsidP="00000000" w:rsidRDefault="00000000" w:rsidRPr="00000000" w14:paraId="00002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as previous comment - the language and sentiments are correct, however they exist outside of specific contexts, Nations, Peoples etc. so the more specificity we can have the greater the cultural safety  so one way to frame it is something like 'in many Indigenous worldviews, health is ....... waters. For example for ________ Nation this connection is articulated as  _______.  In this way we can hold both the diversity and distinctions of Indigenous Peoples while also describing more universal shared or collective perspectives. :)</w:t>
      </w:r>
    </w:p>
  </w:comment>
  <w:comment w:author="Kelly Guilbeau" w:id="82" w:date="2025-12-02T15:16:11Z">
    <w:p w:rsidR="00000000" w:rsidDel="00000000" w:rsidP="00000000" w:rsidRDefault="00000000" w:rsidRPr="00000000" w14:paraId="00002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ike Marchand" w:id="281" w:date="2025-12-15T00:02:28Z">
    <w:p w:rsidR="00000000" w:rsidDel="00000000" w:rsidP="00000000" w:rsidRDefault="00000000" w:rsidRPr="00000000" w14:paraId="00002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enhancement opportunity with Indigenous-specific examples as well as other equity deserving groups perspectives as well</w:t>
      </w:r>
    </w:p>
  </w:comment>
  <w:comment w:author="Mike Marchand" w:id="54" w:date="2025-11-25T18:59:13Z">
    <w:p w:rsidR="00000000" w:rsidDel="00000000" w:rsidP="00000000" w:rsidRDefault="00000000" w:rsidRPr="00000000" w14:paraId="00002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comment above re: providing some links and references to Indigenous knowledge being referenced.</w:t>
      </w:r>
    </w:p>
  </w:comment>
  <w:comment w:author="Mike Marchand" w:id="55" w:date="2025-11-25T19:10:48Z">
    <w:p w:rsidR="00000000" w:rsidDel="00000000" w:rsidP="00000000" w:rsidRDefault="00000000" w:rsidRPr="00000000" w14:paraId="00002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possible source for Indigenous specific contexts https://indigenousclimatehub.ca/</w:t>
      </w:r>
    </w:p>
  </w:comment>
  <w:comment w:author="Mike Marchand" w:id="166" w:date="2025-11-30T23:07:47Z">
    <w:p w:rsidR="00000000" w:rsidDel="00000000" w:rsidP="00000000" w:rsidRDefault="00000000" w:rsidRPr="00000000" w14:paraId="00002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above about opportunity to also explicitly connect chronic stressors and disasters in the form of persistent and cumulative discrimination, poverty etc. to climate disasters and stressors that can also disproportionately impact equity deserving communities</w:t>
      </w:r>
    </w:p>
  </w:comment>
  <w:comment w:author="Mike Marchand" w:id="149" w:date="2025-11-30T22:25:10Z">
    <w:p w:rsidR="00000000" w:rsidDel="00000000" w:rsidP="00000000" w:rsidRDefault="00000000" w:rsidRPr="00000000" w14:paraId="00002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can be taken as ableist and for an audio overview specifically so</w:t>
      </w:r>
    </w:p>
  </w:comment>
  <w:comment w:author="Mike Marchand" w:id="329" w:date="2025-12-15T00:42:50Z">
    <w:p w:rsidR="00000000" w:rsidDel="00000000" w:rsidP="00000000" w:rsidRDefault="00000000" w:rsidRPr="00000000" w14:paraId="00002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section where I think deeper exploration and integration of these perspectives might be an excellent enhancement and where the Indigenous perspectives might be brought more to the fore rather than at the end of the module</w:t>
      </w:r>
    </w:p>
    <w:p w:rsidR="00000000" w:rsidDel="00000000" w:rsidP="00000000" w:rsidRDefault="00000000" w:rsidRPr="00000000" w14:paraId="00002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2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Stoltz reacted with 👍 at 2025-12-15 07:11 a.m.</w:t>
      </w:r>
    </w:p>
  </w:comment>
  <w:comment w:author="Maya Gislason" w:id="24" w:date="2025-12-16T06:38:13Z">
    <w:p w:rsidR="00000000" w:rsidDel="00000000" w:rsidP="00000000" w:rsidRDefault="00000000" w:rsidRPr="00000000" w14:paraId="00002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first time in this introduction that the word injustices has been used. IF this is a theme then I think we need to say something about it above first.</w:t>
      </w:r>
    </w:p>
  </w:comment>
  <w:comment w:author="Ashley Stoltz" w:id="325" w:date="2025-12-15T07:19:15Z">
    <w:p w:rsidR="00000000" w:rsidDel="00000000" w:rsidP="00000000" w:rsidRDefault="00000000" w:rsidRPr="00000000" w14:paraId="00002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building off this excellent comment to say that a more connected and reciprocal relationship with the land can look like growing food on a balcony, community gardening, or planting trees. Promoting mutual flourishing and a sense of gratitude to nature. Where we give to the land and the land gives back. As Robin Wall Kimmerer says, "How are you going to fall in love with the land if you don't pick berries? We need reserves which are not just about biodiversity protection, but are places of engagement with the living world—so that we can come to love the world again."</w:t>
      </w:r>
    </w:p>
  </w:comment>
  <w:comment w:author="Claire Perry" w:id="339" w:date="2025-12-15T00:17:37Z">
    <w:p w:rsidR="00000000" w:rsidDel="00000000" w:rsidP="00000000" w:rsidRDefault="00000000" w:rsidRPr="00000000" w14:paraId="00002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appreciate this section acknowledging that some folks will undeniably experience challenges finding connections and that a solution to this can be foraging new community networks-I also wonder if there’s an opportunity here to 1) provide information on tangible ways/steps to locate natural community supports (e.g. community centre postings, searching different websites, etc) and 2) provide a longer resource list of some examples of online groups (e.g. subreddits, discord communities, listservs, websites).</w:t>
      </w:r>
    </w:p>
  </w:comment>
  <w:comment w:author="Mike Marchand" w:id="286" w:date="2025-12-15T00:12:01Z">
    <w:p w:rsidR="00000000" w:rsidDel="00000000" w:rsidP="00000000" w:rsidRDefault="00000000" w:rsidRPr="00000000" w14:paraId="00002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Echoing Claire this is another section where Indigenous Perspectives could be woven into the material given the leadership in these spaces by Indigenous Peoples around environmental protection, preservation and stewardship</w:t>
      </w:r>
    </w:p>
  </w:comment>
  <w:comment w:author="Mike Marchand" w:id="151" w:date="2025-11-30T22:31:50Z">
    <w:p w:rsidR="00000000" w:rsidDel="00000000" w:rsidP="00000000" w:rsidRDefault="00000000" w:rsidRPr="00000000" w14:paraId="00002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what about specific inclusion of the older generation - seems important to also include them as well as youth and mid career folx. Especially as they still have a great deal of power and influence over current systems and also participate in leadership and response also many might have more time and resources to spend on specific climate action given there positionality</w:t>
      </w:r>
    </w:p>
  </w:comment>
  <w:comment w:author="Mike Marchand" w:id="322" w:date="2025-12-15T00:33:10Z">
    <w:p w:rsidR="00000000" w:rsidDel="00000000" w:rsidP="00000000" w:rsidRDefault="00000000" w:rsidRPr="00000000" w14:paraId="00002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all shifts of season are subtle and subtlety can have both positive and negative connotations</w:t>
      </w:r>
    </w:p>
  </w:comment>
  <w:comment w:author="Mike Marchand" w:id="80" w:date="2025-11-27T02:51:35Z">
    <w:p w:rsidR="00000000" w:rsidDel="00000000" w:rsidP="00000000" w:rsidRDefault="00000000" w:rsidRPr="00000000" w14:paraId="00002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possibility to add sources for this so that Indigenous Peoples are speaking for themselves about themselves</w:t>
      </w:r>
    </w:p>
  </w:comment>
  <w:comment w:author="Mike Marchand" w:id="346" w:date="2025-12-15T01:07:01Z">
    <w:p w:rsidR="00000000" w:rsidDel="00000000" w:rsidP="00000000" w:rsidRDefault="00000000" w:rsidRPr="00000000" w14:paraId="00002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section above that Ieans into Indigenous perspectives - is this separate section needed?</w:t>
      </w:r>
    </w:p>
  </w:comment>
  <w:comment w:author="Claire Perry" w:id="341" w:date="2025-12-15T00:23:31Z">
    <w:p w:rsidR="00000000" w:rsidDel="00000000" w:rsidP="00000000" w:rsidRDefault="00000000" w:rsidRPr="00000000" w14:paraId="00002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we mean by diverse here in this context?</w:t>
      </w:r>
    </w:p>
  </w:comment>
  <w:comment w:author="Maya Gislason" w:id="41" w:date="2025-12-16T06:46:44Z">
    <w:p w:rsidR="00000000" w:rsidDel="00000000" w:rsidP="00000000" w:rsidRDefault="00000000" w:rsidRPr="00000000" w14:paraId="00002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w:t>
      </w:r>
    </w:p>
  </w:comment>
  <w:comment w:author="Mike Marchand" w:id="332" w:date="2025-12-15T00:46:49Z">
    <w:p w:rsidR="00000000" w:rsidDel="00000000" w:rsidP="00000000" w:rsidRDefault="00000000" w:rsidRPr="00000000" w14:paraId="00002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my wider role something we emphasize is that culturally appropriate and and supportive mental health services are critical to safety so a small add here could really embed that awareness without needing to go deeply into it at this specific point, but does communicate awareness of this complexity to participants</w:t>
      </w:r>
    </w:p>
  </w:comment>
  <w:comment w:author="Mike Marchand" w:id="86" w:date="2025-11-27T03:02:47Z">
    <w:p w:rsidR="00000000" w:rsidDel="00000000" w:rsidP="00000000" w:rsidRDefault="00000000" w:rsidRPr="00000000" w14:paraId="00002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potential enrichment to add additional references and perspectives?</w:t>
      </w:r>
    </w:p>
  </w:comment>
  <w:comment w:author="Claire Perry" w:id="334" w:date="2025-12-15T00:34:22Z">
    <w:p w:rsidR="00000000" w:rsidDel="00000000" w:rsidP="00000000" w:rsidRDefault="00000000" w:rsidRPr="00000000" w14:paraId="00002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wondering if we should just keep it to “social support” as opposed to “social and peer support” as in many contexts peer support is considered to be a very formal service offered in many health care and community orgs, whereas this module seems to be focused on more informal forms of social support? Therefore taking it out may be less confusing for folks that conceptualize peer support as a formal service offering</w:t>
      </w:r>
    </w:p>
  </w:comment>
  <w:comment w:author="Maya Gislason" w:id="45" w:date="2025-12-16T06:58:03Z">
    <w:p w:rsidR="00000000" w:rsidDel="00000000" w:rsidP="00000000" w:rsidRDefault="00000000" w:rsidRPr="00000000" w14:paraId="00002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https://www.thelancet.com/journals/lanplh/article/PIIS2542-5196(21)00354-5/fulltext</w:t>
      </w:r>
    </w:p>
  </w:comment>
  <w:comment w:author="Mike Marchand" w:id="323" w:date="2025-12-15T00:35:22Z">
    <w:p w:rsidR="00000000" w:rsidDel="00000000" w:rsidP="00000000" w:rsidRDefault="00000000" w:rsidRPr="00000000" w14:paraId="00002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line with previous comments that there are opportunities to consider how these sections might be seamlessly distributed in the curriculum</w:t>
      </w:r>
    </w:p>
  </w:comment>
  <w:comment w:author="Mike Marchand" w:id="147" w:date="2025-11-30T22:12:44Z">
    <w:p w:rsidR="00000000" w:rsidDel="00000000" w:rsidP="00000000" w:rsidRDefault="00000000" w:rsidRPr="00000000" w14:paraId="00002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to boost specificity and specific connection to body of work on climate emotions</w:t>
      </w:r>
    </w:p>
  </w:comment>
  <w:comment w:author="Canadian Coalition Seniors Mental Health" w:id="201" w:date="2025-12-09T21:49:34Z">
    <w:p w:rsidR="00000000" w:rsidDel="00000000" w:rsidP="00000000" w:rsidRDefault="00000000" w:rsidRPr="00000000" w14:paraId="00002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 word missing after "communities"? For example, "...socioeconomically disadvantaged racialized communities" or "racialized and socioeconomically disadvantaged communities."</w:t>
      </w:r>
    </w:p>
  </w:comment>
  <w:comment w:author="Maya Gislason" w:id="56" w:date="2025-12-16T07:06:40Z">
    <w:p w:rsidR="00000000" w:rsidDel="00000000" w:rsidP="00000000" w:rsidRDefault="00000000" w:rsidRPr="00000000" w14:paraId="00002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phrasing</w:t>
      </w:r>
    </w:p>
  </w:comment>
  <w:comment w:author="Mike Marchand" w:id="333" w:date="2025-12-15T00:54:31Z">
    <w:p w:rsidR="00000000" w:rsidDel="00000000" w:rsidP="00000000" w:rsidRDefault="00000000" w:rsidRPr="00000000" w14:paraId="00002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community and collective resilience with an equity deserving and or Indigenous-specific example? as a counterpoint to rugged individualism?</w:t>
      </w:r>
    </w:p>
  </w:comment>
  <w:comment w:author="Maya Gislason" w:id="58" w:date="2025-12-16T07:12:23Z">
    <w:p w:rsidR="00000000" w:rsidDel="00000000" w:rsidP="00000000" w:rsidRDefault="00000000" w:rsidRPr="00000000" w14:paraId="00002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reading this makes me feel really anxious. This means that our course design is adding to the mental health burden of climate change. Let's be trauma informed. In fact, let's think about whether we want to make being trauma informed a principle of this course that we speak to in the first section.</w:t>
      </w:r>
    </w:p>
    <w:p w:rsidR="00000000" w:rsidDel="00000000" w:rsidP="00000000" w:rsidRDefault="00000000" w:rsidRPr="00000000" w14:paraId="00002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I think that we should begin with some kind of a visualization where we make sure that people have some tools at hand and that we let them know we are going to go through a list of possible ways in which climate change can cause disruptions which may lead to experiences or apprehension around climate events but that we also have a suite of tools to draw on. Such as, we can remind ourselves that we are going through this list in order to learn and reflect on the possibilities that can arise, that these events are not occurring now and may not impacts us and loved ones in the future, that understanding what can happen is a form of preparation, that we can stop and take a breath etc. take a break etc. </w:t>
      </w:r>
    </w:p>
    <w:p w:rsidR="00000000" w:rsidDel="00000000" w:rsidP="00000000" w:rsidRDefault="00000000" w:rsidRPr="00000000" w14:paraId="00002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Etc etc.</w:t>
      </w:r>
    </w:p>
  </w:comment>
  <w:comment w:author="Maya Gislason" w:id="53" w:date="2025-12-16T07:05:02Z">
    <w:p w:rsidR="00000000" w:rsidDel="00000000" w:rsidP="00000000" w:rsidRDefault="00000000" w:rsidRPr="00000000" w14:paraId="00002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you could also ask how will these events affect wildlife (salmon, nesting birds)</w:t>
      </w:r>
    </w:p>
    <w:p w:rsidR="00000000" w:rsidDel="00000000" w:rsidP="00000000" w:rsidRDefault="00000000" w:rsidRPr="00000000" w14:paraId="00002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also impacts to culture, traditional foods and medicines etc.</w:t>
      </w:r>
    </w:p>
  </w:comment>
  <w:comment w:author="Maya Gislason" w:id="93" w:date="2025-12-16T07:29:18Z">
    <w:p w:rsidR="00000000" w:rsidDel="00000000" w:rsidP="00000000" w:rsidRDefault="00000000" w:rsidRPr="00000000" w14:paraId="00002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I would talk about critical hope</w:t>
      </w:r>
    </w:p>
  </w:comment>
  <w:comment w:author="Dora Rebelo" w:id="94" w:date="2025-12-02T11:24:21Z">
    <w:p w:rsidR="00000000" w:rsidDel="00000000" w:rsidP="00000000" w:rsidRDefault="00000000" w:rsidRPr="00000000" w14:paraId="00002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added this suggestion to use a more systemic lens to mental health</w:t>
      </w:r>
    </w:p>
  </w:comment>
  <w:comment w:author="Kelly Guilbeau" w:id="95" w:date="2025-12-02T15:28:54Z">
    <w:p w:rsidR="00000000" w:rsidDel="00000000" w:rsidP="00000000" w:rsidRDefault="00000000" w:rsidRPr="00000000" w14:paraId="00002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addition is so important - brava, Dora!</w:t>
      </w:r>
    </w:p>
  </w:comment>
  <w:comment w:author="Ashley Stoltz" w:id="96" w:date="2025-12-15T05:29:24Z">
    <w:p w:rsidR="00000000" w:rsidDel="00000000" w:rsidP="00000000" w:rsidRDefault="00000000" w:rsidRPr="00000000" w14:paraId="00002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this perspective is much needed and should be emphasized very early on!</w:t>
      </w:r>
    </w:p>
  </w:comment>
  <w:comment w:author="Dora Rebelo" w:id="77" w:date="2025-12-02T11:14:23Z">
    <w:p w:rsidR="00000000" w:rsidDel="00000000" w:rsidP="00000000" w:rsidRDefault="00000000" w:rsidRPr="00000000" w14:paraId="00002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that a more broad political overview  is missing: Climate change is not only an environmental crisis but a profound political challenge. As its impacts intensify, states and societies will confront questions of governance, legitimacy, resource distribution, and coercive control.  Climate change may reshape political systems and how unequal capacities to adapt may enable a small governing elite—states, corporations, or technocratic actors—to exert increasing control over larger populations.</w:t>
      </w:r>
    </w:p>
  </w:comment>
  <w:comment w:author="Maya Gislason" w:id="57" w:date="2025-12-16T07:08:22Z">
    <w:p w:rsidR="00000000" w:rsidDel="00000000" w:rsidP="00000000" w:rsidRDefault="00000000" w:rsidRPr="00000000" w14:paraId="00002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 we should be careful about throwing this term around, mental health crisis. I also think that we need to validate that there is something very sane about struggling with actual impacts from climate events as well as worrying about future events and the long term impacts of humanity. This is the 'critical' dimension within the framework of 'critical hope'.</w:t>
      </w:r>
    </w:p>
  </w:comment>
  <w:comment w:author="Canadian Coalition Seniors Mental Health" w:id="39" w:date="2025-11-25T19:00:04Z">
    <w:p w:rsidR="00000000" w:rsidDel="00000000" w:rsidP="00000000" w:rsidRDefault="00000000" w:rsidRPr="00000000" w14:paraId="00002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bullet is missing</w:t>
      </w:r>
    </w:p>
  </w:comment>
  <w:comment w:author="Dora Rebelo" w:id="25" w:date="2025-12-02T11:02:29Z">
    <w:p w:rsidR="00000000" w:rsidDel="00000000" w:rsidP="00000000" w:rsidRDefault="00000000" w:rsidRPr="00000000" w14:paraId="00002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it's important to build community as participants start exploring these contents. I would advise either a specific forum to interact in the course website  or other form of connection.</w:t>
      </w:r>
    </w:p>
  </w:comment>
  <w:comment w:author="Maya Gislason" w:id="26" w:date="2025-12-16T06:38:27Z">
    <w:p w:rsidR="00000000" w:rsidDel="00000000" w:rsidP="00000000" w:rsidRDefault="00000000" w:rsidRPr="00000000" w14:paraId="00002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w:t>
      </w:r>
    </w:p>
  </w:comment>
  <w:comment w:author="Mike Marchand" w:id="145" w:date="2025-11-30T22:08:38Z">
    <w:p w:rsidR="00000000" w:rsidDel="00000000" w:rsidP="00000000" w:rsidRDefault="00000000" w:rsidRPr="00000000" w14:paraId="00002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to integrate Indigenous and intersectional perspectives here as well</w:t>
      </w:r>
    </w:p>
  </w:comment>
  <w:comment w:author="Judy Wu" w:id="33" w:date="2025-12-09T05:42:03Z">
    <w:p w:rsidR="00000000" w:rsidDel="00000000" w:rsidP="00000000" w:rsidRDefault="00000000" w:rsidRPr="00000000" w14:paraId="00002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wondering if this should be considered in weather events or in it's own category?</w:t>
      </w:r>
    </w:p>
  </w:comment>
  <w:comment w:author="Mike Marchand" w:id="70" w:date="2025-11-25T19:11:28Z">
    <w:p w:rsidR="00000000" w:rsidDel="00000000" w:rsidP="00000000" w:rsidRDefault="00000000" w:rsidRPr="00000000" w14:paraId="00002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Potential Enhancement: https://indigenousclimatemonitoring.ca/stories/</w:t>
      </w:r>
    </w:p>
  </w:comment>
  <w:comment w:id="337" w:date="2025-12-15T01:00:04Z">
    <w:p w:rsidR="00000000" w:rsidDel="00000000" w:rsidP="00000000" w:rsidRDefault="00000000" w:rsidRPr="00000000" w14:paraId="00002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2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Marchand reacted with 😀 at 2025-12-15 01:00 a.m.</w:t>
      </w:r>
    </w:p>
  </w:comment>
  <w:comment w:author="Mike Marchand" w:id="37" w:date="2025-11-25T18:50:35Z">
    <w:p w:rsidR="00000000" w:rsidDel="00000000" w:rsidP="00000000" w:rsidRDefault="00000000" w:rsidRPr="00000000" w14:paraId="00002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wonder if we can weave in something here briefly that acknowledges how it also  further entrench structural disparities and  economic polarization as impacts are often felt disproportionately by lower socioeconomics and the global south - so how climate justice connects to social justice and Indigenous Rights etc.</w:t>
      </w:r>
    </w:p>
  </w:comment>
  <w:comment w:author="Maya Gislason" w:id="38" w:date="2025-12-16T06:46:18Z">
    <w:p w:rsidR="00000000" w:rsidDel="00000000" w:rsidP="00000000" w:rsidRDefault="00000000" w:rsidRPr="00000000" w14:paraId="00002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please!</w:t>
      </w:r>
    </w:p>
  </w:comment>
  <w:comment w:author="Mike Marchand" w:id="141" w:date="2025-11-30T21:58:37Z">
    <w:p w:rsidR="00000000" w:rsidDel="00000000" w:rsidP="00000000" w:rsidRDefault="00000000" w:rsidRPr="00000000" w14:paraId="00002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to consider adaptations and resistance to colonial interference connects to above as contemporary Indigeneity is deeply connected and intertwined with the experience of settler-colonialism</w:t>
      </w:r>
    </w:p>
  </w:comment>
  <w:comment w:author="Mike Marchand" w:id="148" w:date="2025-11-30T22:19:46Z">
    <w:p w:rsidR="00000000" w:rsidDel="00000000" w:rsidP="00000000" w:rsidRDefault="00000000" w:rsidRPr="00000000" w14:paraId="00002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didn't work https://static1.squarespace.com/static/5ee04898a57c3c2169b94bdf/t/66eb84a76e39a30af02bf130/1726710956084/Study+Report.pdf?utm_source=chatgpt.com - i think the [?utm_source=chatgpt.com] is causing the issue as I was able to find it at this address: https://static1.squarespace.com/static/5ee04898a57c3c2169b94bdf/t/67e49c36e33f0470430ac106/1743035459376/Study+Report.pdf</w:t>
      </w:r>
    </w:p>
  </w:comment>
  <w:comment w:author="Mike Marchand" w:id="142" w:date="2025-11-30T22:01:20Z">
    <w:p w:rsidR="00000000" w:rsidDel="00000000" w:rsidP="00000000" w:rsidRDefault="00000000" w:rsidRPr="00000000" w14:paraId="00002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to consider what intersectional resilience strategies might offer for supporting climate resilience - how are they interconnected? What can be learned from the experiences of groups that also experience persistent anxiety and concern over circumstances and systems largely beyond their control that also deeply impact on them.</w:t>
      </w:r>
    </w:p>
  </w:comment>
  <w:comment w:author="Mike Marchand" w:id="335" w:date="2025-12-15T00:57:20Z">
    <w:p w:rsidR="00000000" w:rsidDel="00000000" w:rsidP="00000000" w:rsidRDefault="00000000" w:rsidRPr="00000000" w14:paraId="00002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 examples could enhance this</w:t>
      </w:r>
    </w:p>
  </w:comment>
  <w:comment w:author="Mike Marchand" w:id="375" w:date="2025-12-15T01:33:00Z">
    <w:p w:rsidR="00000000" w:rsidDel="00000000" w:rsidP="00000000" w:rsidRDefault="00000000" w:rsidRPr="00000000" w14:paraId="00002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we work on the revisions etc. I can happily support this process.</w:t>
      </w:r>
    </w:p>
  </w:comment>
  <w:comment w:author="Mike Marchand" w:id="336" w:date="2025-12-15T00:59:27Z">
    <w:p w:rsidR="00000000" w:rsidDel="00000000" w:rsidP="00000000" w:rsidRDefault="00000000" w:rsidRPr="00000000" w14:paraId="00002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where Indigenous-specific example could be added</w:t>
      </w:r>
    </w:p>
  </w:comment>
  <w:comment w:author="Claire Perry" w:id="285" w:date="2025-11-27T02:28:07Z">
    <w:p w:rsidR="00000000" w:rsidDel="00000000" w:rsidP="00000000" w:rsidRDefault="00000000" w:rsidRPr="00000000" w14:paraId="00002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 to feedback provided for previous modules-would consider moving this further up in the module</w:t>
      </w:r>
    </w:p>
  </w:comment>
  <w:comment w:author="Mike Marchand" w:id="357" w:date="2025-12-15T01:12:47Z">
    <w:p w:rsidR="00000000" w:rsidDel="00000000" w:rsidP="00000000" w:rsidRDefault="00000000" w:rsidRPr="00000000" w14:paraId="00002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to add section on Indigneous climate justice especially re: UNDRIP/DRIPA and other constitutional and legislative Rights - possible space to introduce concepts of Distinct and inherent Rights as well ceded unceded treaty non-treaty etc. in a good way in a short paragraph</w:t>
      </w:r>
    </w:p>
  </w:comment>
  <w:comment w:author="Claire Perry" w:id="321" w:date="2025-12-06T22:49:50Z">
    <w:p w:rsidR="00000000" w:rsidDel="00000000" w:rsidP="00000000" w:rsidRDefault="00000000" w:rsidRPr="00000000" w14:paraId="00002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if there’s already an example of how to respond to something like this in one of MHCCA’s conversation guides?</w:t>
      </w:r>
    </w:p>
  </w:comment>
  <w:comment w:author="Mike Marchand" w:id="344" w:date="2025-12-15T01:05:02Z">
    <w:p w:rsidR="00000000" w:rsidDel="00000000" w:rsidP="00000000" w:rsidRDefault="00000000" w:rsidRPr="00000000" w14:paraId="00002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concrete example that could be used as a model for more seamless integration of Indigenous perspectives</w:t>
      </w:r>
    </w:p>
  </w:comment>
  <w:comment w:author="Brianna Aspinall" w:id="2" w:date="2025-12-13T18:45:50Z">
    <w:p w:rsidR="00000000" w:rsidDel="00000000" w:rsidP="00000000" w:rsidRDefault="00000000" w:rsidRPr="00000000" w14:paraId="00002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put a comment on this section around moving this module to go after the Course Overview and Objectives to 'fill' people with their motivation on their why of doing this hard work, before learning/reading about the difficult realities of climate impact.</w:t>
      </w:r>
    </w:p>
    <w:p w:rsidR="00000000" w:rsidDel="00000000" w:rsidP="00000000" w:rsidRDefault="00000000" w:rsidRPr="00000000" w14:paraId="00002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second point I had was around somewhat applying the framework of The Work that Reconnects from Joanna Macy on this course. So that would look like seeing if there are any activities that can be done at the beginning that link to the feeling of gratitude. I am not sure how to do this without minimizing the pain of this impact, as these impacts are actively happening to certain communities. But maybe its something around thinking about the perspectives, people, systems, or organizations that they are grateful for when it comes to doing things around climate mitigation or adaptation. In a way this could help people connect to gratitude and the strengths they or their community has access too.</w:t>
      </w:r>
    </w:p>
  </w:comment>
  <w:comment w:author="Mike Marchand" w:id="146" w:date="2025-11-30T22:10:40Z">
    <w:p w:rsidR="00000000" w:rsidDel="00000000" w:rsidP="00000000" w:rsidRDefault="00000000" w:rsidRPr="00000000" w14:paraId="00002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to connect how this can be magnified in communities already experiencing significant internal, cultural and identity displacement or denial</w:t>
      </w:r>
    </w:p>
  </w:comment>
  <w:comment w:author="Mike Marchand" w:id="78" w:date="2025-11-27T02:47:47Z">
    <w:p w:rsidR="00000000" w:rsidDel="00000000" w:rsidP="00000000" w:rsidRDefault="00000000" w:rsidRPr="00000000" w14:paraId="00002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 choice: global? the world can suggest its planetary rather than human problem - I often hear denialism in my own networks manifested as the world will be fine and has faced worse in the past. Or narratives like 'an asteroid might come at any time' etc.  So something to consider is how language can be used to support the focus on human impacts and causes as well as human actions accountability (if that is something we want to do as agency can support wellness and psychological resilience et al</w:t>
      </w:r>
    </w:p>
  </w:comment>
  <w:comment w:author="Mike Marchand" w:id="359" w:date="2025-12-15T01:37:59Z">
    <w:p w:rsidR="00000000" w:rsidDel="00000000" w:rsidP="00000000" w:rsidRDefault="00000000" w:rsidRPr="00000000" w14:paraId="00002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part of my wider analysis I wonder whether we want to have this as its own section or find ways to integrate this into wider curriculum to present a more holistic vision of the relationships - however it can also be important to have a specific and separate conversation about Indigenous Knowledges Systems and Frameworks - perhaps expanding to be explicit about experiences as well. Depending on what decisions are made about some of the structural pieces that we can discuss I think there are ways to do both and this section can be explicit in its bringing together themes explored throughout the training in this specific space and context with a perhaps more deliberate and overt framing</w:t>
      </w:r>
    </w:p>
  </w:comment>
  <w:comment w:author="Mike Marchand" w:id="362" w:date="2025-12-15T01:21:42Z">
    <w:p w:rsidR="00000000" w:rsidDel="00000000" w:rsidP="00000000" w:rsidRDefault="00000000" w:rsidRPr="00000000" w14:paraId="00002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to include some language that speaks specifically to decolonization and decolonial thinking practices as integral to resilience, resistance and restoration.</w:t>
      </w:r>
    </w:p>
    <w:p w:rsidR="00000000" w:rsidDel="00000000" w:rsidP="00000000" w:rsidRDefault="00000000" w:rsidRPr="00000000" w14:paraId="00002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2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Kaylie Higgs reacted with ♥️ at 2025-12-17 22:17 p.m.</w:t>
      </w:r>
    </w:p>
  </w:comment>
  <w:comment w:author="Mike Marchand" w:id="358" w:date="2025-12-15T01:15:00Z">
    <w:p w:rsidR="00000000" w:rsidDel="00000000" w:rsidP="00000000" w:rsidRDefault="00000000" w:rsidRPr="00000000" w14:paraId="00002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above comment, but there is opportunity to be clear on the not only the connections and stewardship, but also how increasingly legislation is upholding and articulating these as protected Rights that have legislative accountabilities etc.</w:t>
      </w:r>
    </w:p>
  </w:comment>
  <w:comment w:author="Mike Marchand" w:id="363" w:date="2025-12-15T01:25:26Z">
    <w:p w:rsidR="00000000" w:rsidDel="00000000" w:rsidP="00000000" w:rsidRDefault="00000000" w:rsidRPr="00000000" w14:paraId="00002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concept of resilience can sometimes be a bit contentious for Indigenous Peoples and communities for a variety of reasons. </w:t>
      </w:r>
    </w:p>
    <w:p w:rsidR="00000000" w:rsidDel="00000000" w:rsidP="00000000" w:rsidRDefault="00000000" w:rsidRPr="00000000" w14:paraId="00002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options to resilience when discussing Indigenous Peoples  can be continuation, strength, healing, and action </w:t>
      </w:r>
    </w:p>
    <w:p w:rsidR="00000000" w:rsidDel="00000000" w:rsidP="00000000" w:rsidRDefault="00000000" w:rsidRPr="00000000" w14:paraId="00002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ongoing survival, cultural revitalization, self-determination, and resistance. Thriving, Continuity, Reconciliation, Reclamation, Sovereignty, Resurgence, Adaptation, Healing, Connection, Ceremony, and Resistance are all ways to also consider this to link into this as well</w:t>
      </w:r>
    </w:p>
  </w:comment>
  <w:comment w:author="Claire Perry" w:id="364" w:date="2025-12-21T00:08:59Z">
    <w:p w:rsidR="00000000" w:rsidDel="00000000" w:rsidP="00000000" w:rsidRDefault="00000000" w:rsidRPr="00000000" w14:paraId="00002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like this point about the challenges of resilience and the alternatives that Mike has suggested!</w:t>
      </w:r>
    </w:p>
  </w:comment>
  <w:comment w:author="Mike Marchand" w:id="139" w:date="2025-11-30T21:50:09Z">
    <w:p w:rsidR="00000000" w:rsidDel="00000000" w:rsidP="00000000" w:rsidRDefault="00000000" w:rsidRPr="00000000" w14:paraId="00002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to explore how climate specific mental health effects can also interact with chronic impacts of discrimination - how intersectional thinking might align with climate mental health affects</w:t>
      </w:r>
    </w:p>
  </w:comment>
  <w:comment w:author="Canadian Coalition Seniors Mental Health" w:id="27" w:date="2025-11-25T18:50:00Z">
    <w:p w:rsidR="00000000" w:rsidDel="00000000" w:rsidP="00000000" w:rsidRDefault="00000000" w:rsidRPr="00000000" w14:paraId="00002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resources are these? Self-Care and mental health supports?</w:t>
      </w:r>
    </w:p>
  </w:comment>
  <w:comment w:author="Mike Marchand" w:id="74" w:date="2025-11-27T02:38:12Z">
    <w:p w:rsidR="00000000" w:rsidDel="00000000" w:rsidP="00000000" w:rsidRDefault="00000000" w:rsidRPr="00000000" w14:paraId="00002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literature on the impacts for adult learners as well? Thinking about mature students, lifelong learners, professional learnings for say healthcare workers etc - would this be an educational or occupational impact when the learning is tied to employment and ongoing professional development? Somewhat niche concern, and likely something the target audience is already engaging in so maybe something that acknowledges this might boost relational uptake for learners and also support how this learning and awareness can have associated benefits as they ripple outwards</w:t>
      </w:r>
    </w:p>
  </w:comment>
  <w:comment w:author="Kelly Guilbeau" w:id="75" w:date="2025-12-02T15:05:31Z">
    <w:p w:rsidR="00000000" w:rsidDel="00000000" w:rsidP="00000000" w:rsidRDefault="00000000" w:rsidRPr="00000000" w14:paraId="00002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know that we're seeing shifts in major selection at the higher education level, as entire degrees become more or less relevant in a changing climate. May be pointing out, however, that this isn't all bad news: in some cases, students report feeling more inspired, empowered, emboldened to pursue their interests because they see solutions to solving climate-related issues.</w:t>
      </w:r>
    </w:p>
  </w:comment>
  <w:comment w:author="Mike Marchand" w:id="140" w:date="2025-11-30T21:54:15Z">
    <w:p w:rsidR="00000000" w:rsidDel="00000000" w:rsidP="00000000" w:rsidRDefault="00000000" w:rsidRPr="00000000" w14:paraId="00002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removing the modifier feels like these are generative examples rather than special interests : It might give an more inclusive connotation</w:t>
      </w:r>
    </w:p>
  </w:comment>
  <w:comment w:author="Canadian Coalition Seniors Mental Health" w:id="204" w:date="2025-12-09T22:13:32Z">
    <w:p w:rsidR="00000000" w:rsidDel="00000000" w:rsidP="00000000" w:rsidRDefault="00000000" w:rsidRPr="00000000" w14:paraId="00002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reviewed the content but didn't add anything. Don't feel you need to add me in. :)</w:t>
      </w:r>
    </w:p>
  </w:comment>
  <w:comment w:author="Mike Marchand" w:id="370" w:date="2025-12-15T01:32:06Z">
    <w:p w:rsidR="00000000" w:rsidDel="00000000" w:rsidP="00000000" w:rsidRDefault="00000000" w:rsidRPr="00000000" w14:paraId="00002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of these are coastal Nations - suggestion would be to include additional materials from Interior North Coast, and Northern perspectives to have a better representation within BC - this could also be expanded to National and International as well depending on the scope and scale - perhaps we could offer options for participants and mindfully state that depending on their location and interest they can click om some or all?</w:t>
      </w:r>
    </w:p>
  </w:comment>
  <w:comment w:author="Mike Marchand" w:id="134" w:date="2025-11-30T21:45:32Z">
    <w:p w:rsidR="00000000" w:rsidDel="00000000" w:rsidP="00000000" w:rsidRDefault="00000000" w:rsidRPr="00000000" w14:paraId="00002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plural supports distinctions and diversity of Indigenous perspectives and worldviews</w:t>
      </w:r>
    </w:p>
  </w:comment>
  <w:comment w:author="Claire Perry" w:id="282" w:date="2025-11-27T02:15:18Z">
    <w:p w:rsidR="00000000" w:rsidDel="00000000" w:rsidP="00000000" w:rsidRDefault="00000000" w:rsidRPr="00000000" w14:paraId="00002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there anything regarding spirituality in this model?</w:t>
      </w:r>
    </w:p>
  </w:comment>
  <w:comment w:author="Mike Marchand" w:id="133" w:date="2025-11-30T21:25:00Z">
    <w:p w:rsidR="00000000" w:rsidDel="00000000" w:rsidP="00000000" w:rsidRDefault="00000000" w:rsidRPr="00000000" w14:paraId="00002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for a 'compare and contrast type activity with an Indigenous modality like the medicine wheel or other Indigenous representational model</w:t>
      </w:r>
    </w:p>
  </w:comment>
  <w:comment w:author="Mike Marchand" w:id="376" w:date="2025-12-15T01:41:38Z">
    <w:p w:rsidR="00000000" w:rsidDel="00000000" w:rsidP="00000000" w:rsidRDefault="00000000" w:rsidRPr="00000000" w14:paraId="00002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depending on what is decided and how the edits etc shape up - I will likely want to have another deeper pass at this section specifically, but really want to make that a collaborative process so I can support some knowledge translation to the team that can be carried forward - sort of a train the trainer for lack of a better metaphor</w:t>
      </w:r>
    </w:p>
  </w:comment>
  <w:comment w:author="Mike Marchand" w:id="131" w:date="2025-11-27T04:11:03Z">
    <w:p w:rsidR="00000000" w:rsidDel="00000000" w:rsidP="00000000" w:rsidRDefault="00000000" w:rsidRPr="00000000" w14:paraId="00002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 example could be added here.</w:t>
      </w:r>
    </w:p>
  </w:comment>
  <w:comment w:author="Mike Marchand" w:id="130" w:date="2025-11-27T04:10:30Z">
    <w:p w:rsidR="00000000" w:rsidDel="00000000" w:rsidP="00000000" w:rsidRDefault="00000000" w:rsidRPr="00000000" w14:paraId="00002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to bring in some specific teachings and Indigenous thought leaders - Michael Yellowbird comes to mind as an exemplar at top of mind, but potential area of enrichment and expansion</w:t>
      </w:r>
    </w:p>
  </w:comment>
  <w:comment w:author="Mike Marchand" w:id="190" w:date="2025-12-01T00:22:11Z">
    <w:p w:rsidR="00000000" w:rsidDel="00000000" w:rsidP="00000000" w:rsidRDefault="00000000" w:rsidRPr="00000000" w14:paraId="00002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to add a graphic to further reinforce this: a Venn diagram or interconnected cycle chart could be supportive here</w:t>
      </w:r>
    </w:p>
  </w:comment>
  <w:comment w:author="Mike Marchand" w:id="192" w:date="2025-12-01T00:26:59Z">
    <w:p w:rsidR="00000000" w:rsidDel="00000000" w:rsidP="00000000" w:rsidRDefault="00000000" w:rsidRPr="00000000" w14:paraId="00002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to connect these to the strategies above and provide specific contexts of what is shared here.</w:t>
      </w:r>
    </w:p>
  </w:comment>
  <w:comment w:author="Mike Marchand" w:id="193" w:date="2025-12-01T00:29:00Z">
    <w:p w:rsidR="00000000" w:rsidDel="00000000" w:rsidP="00000000" w:rsidRDefault="00000000" w:rsidRPr="00000000" w14:paraId="00002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a specific teaching or perspective could be added here and above - this could also connect to the supportive resources Dana connects to especially given how community based connection story work etc are also foundational in Indigenous communities as well</w:t>
      </w:r>
    </w:p>
  </w:comment>
  <w:comment w:author="Mike Marchand" w:id="183" w:date="2025-12-01T00:02:48Z">
    <w:p w:rsidR="00000000" w:rsidDel="00000000" w:rsidP="00000000" w:rsidRDefault="00000000" w:rsidRPr="00000000" w14:paraId="00002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connected to above specific communities can often become convenient scapegoats for blame - even for climate impacts. A concrete Example might be: how failure of Salmon runs can be blamed on Indigenous communities who have exerted their Rights and Title rather than histories over fishing at the hands of commercial and sportfishing. Perhaps an activity or extension might pick up on this complexity?</w:t>
      </w:r>
    </w:p>
  </w:comment>
  <w:comment w:author="Mike Marchand" w:id="184" w:date="2025-12-01T00:03:30Z">
    <w:p w:rsidR="00000000" w:rsidDel="00000000" w:rsidP="00000000" w:rsidRDefault="00000000" w:rsidRPr="00000000" w14:paraId="00002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above comment</w:t>
      </w:r>
    </w:p>
  </w:comment>
  <w:comment w:author="Mike Marchand" w:id="189" w:date="2025-12-01T00:19:33Z">
    <w:p w:rsidR="00000000" w:rsidDel="00000000" w:rsidP="00000000" w:rsidRDefault="00000000" w:rsidRPr="00000000" w14:paraId="00002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for specificity here</w:t>
      </w:r>
    </w:p>
  </w:comment>
  <w:comment w:author="Mike Marchand" w:id="182" w:date="2025-11-30T23:56:07Z">
    <w:p w:rsidR="00000000" w:rsidDel="00000000" w:rsidP="00000000" w:rsidRDefault="00000000" w:rsidRPr="00000000" w14:paraId="00002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terms of Indigenous Cultural Safety an important consideration can be how anger and rage are perceived and picked up by others and whose anger is seen as generative versus whose is dismissed or threatening and invite to violent discipline and how this is internalized</w:t>
      </w:r>
    </w:p>
  </w:comment>
  <w:comment w:author="Mike Marchand" w:id="186" w:date="2025-12-01T00:05:26Z">
    <w:p w:rsidR="00000000" w:rsidDel="00000000" w:rsidP="00000000" w:rsidRDefault="00000000" w:rsidRPr="00000000" w14:paraId="00002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for a specific example</w:t>
      </w:r>
    </w:p>
  </w:comment>
  <w:comment w:author="Mike Marchand" w:id="178" w:date="2025-11-30T23:47:08Z">
    <w:p w:rsidR="00000000" w:rsidDel="00000000" w:rsidP="00000000" w:rsidRDefault="00000000" w:rsidRPr="00000000" w14:paraId="00002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definition here of what this means might be supportive</w:t>
      </w:r>
    </w:p>
  </w:comment>
  <w:comment w:author="Mike Marchand" w:id="179" w:date="2025-11-30T23:47:53Z">
    <w:p w:rsidR="00000000" w:rsidDel="00000000" w:rsidP="00000000" w:rsidRDefault="00000000" w:rsidRPr="00000000" w14:paraId="00002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to include relationality as well as responsibility</w:t>
      </w:r>
    </w:p>
  </w:comment>
  <w:comment w:author="Mike Marchand" w:id="180" w:date="2025-11-30T23:48:48Z">
    <w:p w:rsidR="00000000" w:rsidDel="00000000" w:rsidP="00000000" w:rsidRDefault="00000000" w:rsidRPr="00000000" w14:paraId="00002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'Indigenous approaches' might be better to center distinction and and diversity</w:t>
      </w:r>
    </w:p>
  </w:comment>
  <w:comment w:author="Mike Marchand" w:id="177" w:date="2025-11-30T23:46:18Z">
    <w:p w:rsidR="00000000" w:rsidDel="00000000" w:rsidP="00000000" w:rsidRDefault="00000000" w:rsidRPr="00000000" w14:paraId="00002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for specific exemplars</w:t>
      </w:r>
    </w:p>
  </w:comment>
  <w:comment w:author="Kelly Guilbeau" w:id="169" w:date="2025-12-02T18:46:16Z">
    <w:p w:rsidR="00000000" w:rsidDel="00000000" w:rsidP="00000000" w:rsidRDefault="00000000" w:rsidRPr="00000000" w14:paraId="00002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this is an accurate example to mention, solastalgia can also come from more subtle ecological transformations, where for example one forest type transforms into a different forest type (boreal forests a prime example). I think the subtlety is important to recognize because someone else might think "but it's still a forest!" whereas the individual has lost the particular relationship (use of, connection to) with the former system.</w:t>
      </w:r>
    </w:p>
  </w:comment>
  <w:comment w:author="Mike Marchand" w:id="174" w:date="2025-11-30T23:42:46Z">
    <w:p w:rsidR="00000000" w:rsidDel="00000000" w:rsidP="00000000" w:rsidRDefault="00000000" w:rsidRPr="00000000" w14:paraId="00002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for specific exemplars like above in the module that included Braiding Sweetgrass</w:t>
      </w:r>
    </w:p>
  </w:comment>
  <w:comment w:author="Mike Marchand" w:id="171" w:date="2025-11-30T23:38:49Z">
    <w:p w:rsidR="00000000" w:rsidDel="00000000" w:rsidP="00000000" w:rsidRDefault="00000000" w:rsidRPr="00000000" w14:paraId="00002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sequencing: noting this term was used earlier in the modules might want to move this to earliest example? also might be worth considering having a glossary 'tab' for PTs to access.</w:t>
      </w:r>
    </w:p>
  </w:comment>
  <w:comment w:author="Claire Perry" w:id="319" w:date="2025-12-06T22:11:54Z">
    <w:p w:rsidR="00000000" w:rsidDel="00000000" w:rsidP="00000000" w:rsidRDefault="00000000" w:rsidRPr="00000000" w14:paraId="00002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there’s another P technique included in TIPP: progressive muscle relaxation?</w:t>
      </w:r>
    </w:p>
  </w:comment>
  <w:comment w:author="Claire Perry" w:id="247" w:date="2025-11-22T21:07:53Z">
    <w:p w:rsidR="00000000" w:rsidDel="00000000" w:rsidP="00000000" w:rsidRDefault="00000000" w:rsidRPr="00000000" w14:paraId="00002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wondering if we can remove genuine here as the descriptor-what do we mean by "genuine well-being"?</w:t>
      </w:r>
    </w:p>
  </w:comment>
  <w:comment w:author="Brianna Aspinall" w:id="257" w:date="2025-12-14T03:06:22Z">
    <w:p w:rsidR="00000000" w:rsidDel="00000000" w:rsidP="00000000" w:rsidRDefault="00000000" w:rsidRPr="00000000" w14:paraId="00002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we also add "what was my immediate reaction? Did this reaction change with time?</w:t>
      </w:r>
    </w:p>
  </w:comment>
  <w:comment w:author="Canadian Coalition Seniors Mental Health" w:id="248" w:date="2025-12-10T22:01:06Z">
    <w:p w:rsidR="00000000" w:rsidDel="00000000" w:rsidP="00000000" w:rsidRDefault="00000000" w:rsidRPr="00000000" w14:paraId="00002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with this</w:t>
      </w:r>
    </w:p>
  </w:comment>
  <w:comment w:author="Claire Perry" w:id="243" w:date="2025-11-22T21:00:38Z">
    <w:p w:rsidR="00000000" w:rsidDel="00000000" w:rsidP="00000000" w:rsidRDefault="00000000" w:rsidRPr="00000000" w14:paraId="00002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introduction to CBT, I would also have a sentence recognizing that there are many folks that are skeptical regarding using CBT to address topics at the intersection of social justice and mental health (e.g. climate distress, mental health for racialized, etc), as sometimes CBT strategies can result in emotional invalidation/gaslighting.</w:t>
      </w:r>
    </w:p>
  </w:comment>
  <w:comment w:author="Mike Marchand" w:id="170" w:date="2025-11-30T23:37:43Z">
    <w:p w:rsidR="00000000" w:rsidDel="00000000" w:rsidP="00000000" w:rsidRDefault="00000000" w:rsidRPr="00000000" w14:paraId="00002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to add Indigenous-specific/intersectional example as well</w:t>
      </w:r>
    </w:p>
  </w:comment>
  <w:comment w:author="Mike Marchand" w:id="168" w:date="2025-11-30T23:25:19Z">
    <w:p w:rsidR="00000000" w:rsidDel="00000000" w:rsidP="00000000" w:rsidRDefault="00000000" w:rsidRPr="00000000" w14:paraId="00002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to specifically and mindfully include intersectional and Indigenous perspectives</w:t>
      </w:r>
    </w:p>
  </w:comment>
  <w:comment w:author="Mike Marchand" w:id="165" w:date="2025-11-30T22:59:35Z">
    <w:p w:rsidR="00000000" w:rsidDel="00000000" w:rsidP="00000000" w:rsidRDefault="00000000" w:rsidRPr="00000000" w14:paraId="00002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could be an opportunity to add in Indigenous-specific and/or intersectional perspectives as well</w:t>
      </w:r>
    </w:p>
  </w:comment>
  <w:comment w:author="Mike Marchand" w:id="167" w:date="2025-11-30T23:23:17Z">
    <w:p w:rsidR="00000000" w:rsidDel="00000000" w:rsidP="00000000" w:rsidRDefault="00000000" w:rsidRPr="00000000" w14:paraId="00002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 examples?</w:t>
      </w:r>
    </w:p>
  </w:comment>
  <w:comment w:author="Mike Marchand" w:id="162" w:date="2025-11-30T22:47:51Z">
    <w:p w:rsidR="00000000" w:rsidDel="00000000" w:rsidP="00000000" w:rsidRDefault="00000000" w:rsidRPr="00000000" w14:paraId="00002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how does this connect to ideas about chronic stress and their impacts on personal and community health - like chronic impacts of racism/discrimination epigenetics etc.?</w:t>
      </w:r>
    </w:p>
  </w:comment>
  <w:comment w:author="Mike Marchand" w:id="163" w:date="2025-11-30T22:49:26Z">
    <w:p w:rsidR="00000000" w:rsidDel="00000000" w:rsidP="00000000" w:rsidRDefault="00000000" w:rsidRPr="00000000" w14:paraId="00002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specifically how might these responses be heightened if similar behavioral and cognitive patterns are present?</w:t>
      </w:r>
    </w:p>
  </w:comment>
  <w:comment w:author="Mike Marchand" w:id="164" w:date="2025-11-30T22:56:37Z">
    <w:p w:rsidR="00000000" w:rsidDel="00000000" w:rsidP="00000000" w:rsidRDefault="00000000" w:rsidRPr="00000000" w14:paraId="00002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Often this is examined as more in line with  post traumatic impacts in what I have learned - but I wonder if there is also pre-traumatic responses - this might be a tad out of the focus - but I am curios how this might connect and what that might mean for this learning and for those seeking to translate this learning to wider communities that would have widely divergent experiences of intersections, chronic stressors, pre and post traumatic stress etc.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4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70">
    <w:pPr>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88">
    <w:pPr>
      <w:rPr/>
    </w:pP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1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32">
    <w:pPr>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54">
    <w:pPr>
      <w:rPr/>
    </w:pPr>
    <w:r w:rsidDel="00000000" w:rsidR="00000000" w:rsidRPr="00000000">
      <w:rPr>
        <w:rtl w:val="0"/>
      </w:rPr>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B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 w:type="table" w:styleId="Table172">
    <w:basedOn w:val="TableNormal"/>
    <w:tblPr>
      <w:tblStyleRowBandSize w:val="1"/>
      <w:tblStyleColBandSize w:val="1"/>
    </w:tblPr>
  </w:style>
  <w:style w:type="table" w:styleId="Table173">
    <w:basedOn w:val="TableNormal"/>
    <w:tblPr>
      <w:tblStyleRowBandSize w:val="1"/>
      <w:tblStyleColBandSize w:val="1"/>
    </w:tblPr>
  </w:style>
  <w:style w:type="table" w:styleId="Table174">
    <w:basedOn w:val="TableNormal"/>
    <w:tblPr>
      <w:tblStyleRowBandSize w:val="1"/>
      <w:tblStyleColBandSize w:val="1"/>
    </w:tblPr>
  </w:style>
  <w:style w:type="table" w:styleId="Table175">
    <w:basedOn w:val="TableNormal"/>
    <w:tblPr>
      <w:tblStyleRowBandSize w:val="1"/>
      <w:tblStyleColBandSize w:val="1"/>
    </w:tblPr>
  </w:style>
  <w:style w:type="table" w:styleId="Table176">
    <w:basedOn w:val="TableNormal"/>
    <w:tblPr>
      <w:tblStyleRowBandSize w:val="1"/>
      <w:tblStyleColBandSize w:val="1"/>
    </w:tblPr>
  </w:style>
  <w:style w:type="table" w:styleId="Table177">
    <w:basedOn w:val="TableNormal"/>
    <w:tblPr>
      <w:tblStyleRowBandSize w:val="1"/>
      <w:tblStyleColBandSize w:val="1"/>
    </w:tblPr>
  </w:style>
  <w:style w:type="table" w:styleId="Table178">
    <w:basedOn w:val="TableNormal"/>
    <w:tblPr>
      <w:tblStyleRowBandSize w:val="1"/>
      <w:tblStyleColBandSize w:val="1"/>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 w:type="table" w:styleId="Table181">
    <w:basedOn w:val="TableNormal"/>
    <w:tblPr>
      <w:tblStyleRowBandSize w:val="1"/>
      <w:tblStyleColBandSize w:val="1"/>
    </w:tblPr>
  </w:style>
  <w:style w:type="table" w:styleId="Table182">
    <w:basedOn w:val="TableNormal"/>
    <w:tblPr>
      <w:tblStyleRowBandSize w:val="1"/>
      <w:tblStyleColBandSize w:val="1"/>
    </w:tblPr>
  </w:style>
  <w:style w:type="table" w:styleId="Table183">
    <w:basedOn w:val="TableNormal"/>
    <w:tblPr>
      <w:tblStyleRowBandSize w:val="1"/>
      <w:tblStyleColBandSize w:val="1"/>
    </w:tblPr>
  </w:style>
  <w:style w:type="table" w:styleId="Table184">
    <w:basedOn w:val="TableNormal"/>
    <w:tblPr>
      <w:tblStyleRowBandSize w:val="1"/>
      <w:tblStyleColBandSize w:val="1"/>
    </w:tblPr>
  </w:style>
  <w:style w:type="table" w:styleId="Table185">
    <w:basedOn w:val="TableNormal"/>
    <w:tblPr>
      <w:tblStyleRowBandSize w:val="1"/>
      <w:tblStyleColBandSize w:val="1"/>
    </w:tblPr>
  </w:style>
  <w:style w:type="table" w:styleId="Table186">
    <w:basedOn w:val="TableNormal"/>
    <w:tblPr>
      <w:tblStyleRowBandSize w:val="1"/>
      <w:tblStyleColBandSize w:val="1"/>
    </w:tblPr>
  </w:style>
  <w:style w:type="table" w:styleId="Table187">
    <w:basedOn w:val="TableNormal"/>
    <w:tblPr>
      <w:tblStyleRowBandSize w:val="1"/>
      <w:tblStyleColBandSize w:val="1"/>
    </w:tblPr>
  </w:style>
  <w:style w:type="table" w:styleId="Table188">
    <w:basedOn w:val="TableNormal"/>
    <w:tblPr>
      <w:tblStyleRowBandSize w:val="1"/>
      <w:tblStyleColBandSize w:val="1"/>
    </w:tblPr>
  </w:style>
  <w:style w:type="table" w:styleId="Table189">
    <w:basedOn w:val="TableNormal"/>
    <w:tblPr>
      <w:tblStyleRowBandSize w:val="1"/>
      <w:tblStyleColBandSize w:val="1"/>
    </w:tblPr>
  </w:style>
  <w:style w:type="table" w:styleId="Table190">
    <w:basedOn w:val="TableNormal"/>
    <w:tblPr>
      <w:tblStyleRowBandSize w:val="1"/>
      <w:tblStyleColBandSize w:val="1"/>
    </w:tblPr>
  </w:style>
  <w:style w:type="table" w:styleId="Table191">
    <w:basedOn w:val="TableNormal"/>
    <w:tblPr>
      <w:tblStyleRowBandSize w:val="1"/>
      <w:tblStyleColBandSize w:val="1"/>
    </w:tblPr>
  </w:style>
  <w:style w:type="table" w:styleId="Table192">
    <w:basedOn w:val="TableNormal"/>
    <w:tblPr>
      <w:tblStyleRowBandSize w:val="1"/>
      <w:tblStyleColBandSize w:val="1"/>
    </w:tblPr>
  </w:style>
  <w:style w:type="table" w:styleId="Table193">
    <w:basedOn w:val="TableNormal"/>
    <w:tblPr>
      <w:tblStyleRowBandSize w:val="1"/>
      <w:tblStyleColBandSize w:val="1"/>
    </w:tblPr>
  </w:style>
  <w:style w:type="table" w:styleId="Table194">
    <w:basedOn w:val="TableNormal"/>
    <w:tblPr>
      <w:tblStyleRowBandSize w:val="1"/>
      <w:tblStyleColBandSize w:val="1"/>
    </w:tblPr>
  </w:style>
  <w:style w:type="table" w:styleId="Table195">
    <w:basedOn w:val="TableNormal"/>
    <w:tblPr>
      <w:tblStyleRowBandSize w:val="1"/>
      <w:tblStyleColBandSize w:val="1"/>
    </w:tblPr>
  </w:style>
  <w:style w:type="table" w:styleId="Table196">
    <w:basedOn w:val="TableNormal"/>
    <w:tblPr>
      <w:tblStyleRowBandSize w:val="1"/>
      <w:tblStyleColBandSize w:val="1"/>
    </w:tblPr>
  </w:style>
  <w:style w:type="table" w:styleId="Table197">
    <w:basedOn w:val="TableNormal"/>
    <w:tblPr>
      <w:tblStyleRowBandSize w:val="1"/>
      <w:tblStyleColBandSize w:val="1"/>
    </w:tblPr>
  </w:style>
  <w:style w:type="table" w:styleId="Table198">
    <w:basedOn w:val="TableNormal"/>
    <w:tblPr>
      <w:tblStyleRowBandSize w:val="1"/>
      <w:tblStyleColBandSize w:val="1"/>
    </w:tblPr>
  </w:style>
  <w:style w:type="table" w:styleId="Table199">
    <w:basedOn w:val="TableNormal"/>
    <w:tblPr>
      <w:tblStyleRowBandSize w:val="1"/>
      <w:tblStyleColBandSize w:val="1"/>
    </w:tblPr>
  </w:style>
  <w:style w:type="table" w:styleId="Table200">
    <w:basedOn w:val="TableNormal"/>
    <w:tblPr>
      <w:tblStyleRowBandSize w:val="1"/>
      <w:tblStyleColBandSize w:val="1"/>
    </w:tblPr>
  </w:style>
  <w:style w:type="table" w:styleId="Table201">
    <w:basedOn w:val="TableNormal"/>
    <w:tblPr>
      <w:tblStyleRowBandSize w:val="1"/>
      <w:tblStyleColBandSize w:val="1"/>
    </w:tblPr>
  </w:style>
  <w:style w:type="table" w:styleId="Table202">
    <w:basedOn w:val="TableNormal"/>
    <w:tblPr>
      <w:tblStyleRowBandSize w:val="1"/>
      <w:tblStyleColBandSize w:val="1"/>
    </w:tblPr>
  </w:style>
  <w:style w:type="table" w:styleId="Table203">
    <w:basedOn w:val="TableNormal"/>
    <w:tblPr>
      <w:tblStyleRowBandSize w:val="1"/>
      <w:tblStyleColBandSize w:val="1"/>
    </w:tblPr>
  </w:style>
  <w:style w:type="table" w:styleId="Table204">
    <w:basedOn w:val="TableNormal"/>
    <w:tblPr>
      <w:tblStyleRowBandSize w:val="1"/>
      <w:tblStyleColBandSize w:val="1"/>
    </w:tblPr>
  </w:style>
  <w:style w:type="table" w:styleId="Table205">
    <w:basedOn w:val="TableNormal"/>
    <w:tblPr>
      <w:tblStyleRowBandSize w:val="1"/>
      <w:tblStyleColBandSize w:val="1"/>
    </w:tblPr>
  </w:style>
  <w:style w:type="table" w:styleId="Table206">
    <w:basedOn w:val="TableNormal"/>
    <w:tblPr>
      <w:tblStyleRowBandSize w:val="1"/>
      <w:tblStyleColBandSize w:val="1"/>
    </w:tblPr>
  </w:style>
  <w:style w:type="table" w:styleId="Table207">
    <w:basedOn w:val="TableNormal"/>
    <w:tblPr>
      <w:tblStyleRowBandSize w:val="1"/>
      <w:tblStyleColBandSize w:val="1"/>
    </w:tblPr>
  </w:style>
  <w:style w:type="table" w:styleId="Table208">
    <w:basedOn w:val="TableNormal"/>
    <w:tblPr>
      <w:tblStyleRowBandSize w:val="1"/>
      <w:tblStyleColBandSize w:val="1"/>
    </w:tblPr>
  </w:style>
  <w:style w:type="table" w:styleId="Table209">
    <w:basedOn w:val="TableNormal"/>
    <w:tblPr>
      <w:tblStyleRowBandSize w:val="1"/>
      <w:tblStyleColBandSize w:val="1"/>
    </w:tblPr>
  </w:style>
  <w:style w:type="table" w:styleId="Table210">
    <w:basedOn w:val="TableNormal"/>
    <w:tblPr>
      <w:tblStyleRowBandSize w:val="1"/>
      <w:tblStyleColBandSize w:val="1"/>
    </w:tblPr>
  </w:style>
  <w:style w:type="table" w:styleId="Table211">
    <w:basedOn w:val="TableNormal"/>
    <w:tblPr>
      <w:tblStyleRowBandSize w:val="1"/>
      <w:tblStyleColBandSize w:val="1"/>
    </w:tblPr>
  </w:style>
  <w:style w:type="table" w:styleId="Table212">
    <w:basedOn w:val="TableNormal"/>
    <w:tblPr>
      <w:tblStyleRowBandSize w:val="1"/>
      <w:tblStyleColBandSize w:val="1"/>
    </w:tblPr>
  </w:style>
  <w:style w:type="table" w:styleId="Table213">
    <w:basedOn w:val="TableNormal"/>
    <w:tblPr>
      <w:tblStyleRowBandSize w:val="1"/>
      <w:tblStyleColBandSize w:val="1"/>
    </w:tblPr>
  </w:style>
  <w:style w:type="table" w:styleId="Table214">
    <w:basedOn w:val="TableNormal"/>
    <w:tblPr>
      <w:tblStyleRowBandSize w:val="1"/>
      <w:tblStyleColBandSize w:val="1"/>
    </w:tblPr>
  </w:style>
  <w:style w:type="table" w:styleId="Table215">
    <w:basedOn w:val="TableNormal"/>
    <w:tblPr>
      <w:tblStyleRowBandSize w:val="1"/>
      <w:tblStyleColBandSize w:val="1"/>
    </w:tblPr>
  </w:style>
  <w:style w:type="table" w:styleId="Table216">
    <w:basedOn w:val="TableNormal"/>
    <w:tblPr>
      <w:tblStyleRowBandSize w:val="1"/>
      <w:tblStyleColBandSize w:val="1"/>
    </w:tblPr>
  </w:style>
  <w:style w:type="table" w:styleId="Table217">
    <w:basedOn w:val="TableNormal"/>
    <w:tblPr>
      <w:tblStyleRowBandSize w:val="1"/>
      <w:tblStyleColBandSize w:val="1"/>
    </w:tblPr>
  </w:style>
  <w:style w:type="table" w:styleId="Table218">
    <w:basedOn w:val="TableNormal"/>
    <w:tblPr>
      <w:tblStyleRowBandSize w:val="1"/>
      <w:tblStyleColBandSize w:val="1"/>
    </w:tblPr>
  </w:style>
  <w:style w:type="table" w:styleId="Table219">
    <w:basedOn w:val="TableNormal"/>
    <w:tblPr>
      <w:tblStyleRowBandSize w:val="1"/>
      <w:tblStyleColBandSize w:val="1"/>
    </w:tblPr>
  </w:style>
  <w:style w:type="table" w:styleId="Table220">
    <w:basedOn w:val="TableNormal"/>
    <w:tblPr>
      <w:tblStyleRowBandSize w:val="1"/>
      <w:tblStyleColBandSize w:val="1"/>
    </w:tblPr>
  </w:style>
  <w:style w:type="table" w:styleId="Table221">
    <w:basedOn w:val="TableNormal"/>
    <w:tblPr>
      <w:tblStyleRowBandSize w:val="1"/>
      <w:tblStyleColBandSize w:val="1"/>
    </w:tblPr>
  </w:style>
  <w:style w:type="table" w:styleId="Table222">
    <w:basedOn w:val="TableNormal"/>
    <w:tblPr>
      <w:tblStyleRowBandSize w:val="1"/>
      <w:tblStyleColBandSize w:val="1"/>
    </w:tblPr>
  </w:style>
  <w:style w:type="table" w:styleId="Table223">
    <w:basedOn w:val="TableNormal"/>
    <w:tblPr>
      <w:tblStyleRowBandSize w:val="1"/>
      <w:tblStyleColBandSize w:val="1"/>
    </w:tblPr>
  </w:style>
  <w:style w:type="table" w:styleId="Table224">
    <w:basedOn w:val="TableNormal"/>
    <w:tblPr>
      <w:tblStyleRowBandSize w:val="1"/>
      <w:tblStyleColBandSize w:val="1"/>
    </w:tblPr>
  </w:style>
  <w:style w:type="table" w:styleId="Table225">
    <w:basedOn w:val="TableNormal"/>
    <w:tblPr>
      <w:tblStyleRowBandSize w:val="1"/>
      <w:tblStyleColBandSize w:val="1"/>
    </w:tblPr>
  </w:style>
  <w:style w:type="table" w:styleId="Table226">
    <w:basedOn w:val="TableNormal"/>
    <w:tblPr>
      <w:tblStyleRowBandSize w:val="1"/>
      <w:tblStyleColBandSize w:val="1"/>
    </w:tblPr>
  </w:style>
  <w:style w:type="table" w:styleId="Table227">
    <w:basedOn w:val="TableNormal"/>
    <w:tblPr>
      <w:tblStyleRowBandSize w:val="1"/>
      <w:tblStyleColBandSize w:val="1"/>
    </w:tblPr>
  </w:style>
  <w:style w:type="table" w:styleId="Table228">
    <w:basedOn w:val="TableNormal"/>
    <w:tblPr>
      <w:tblStyleRowBandSize w:val="1"/>
      <w:tblStyleColBandSize w:val="1"/>
    </w:tblPr>
  </w:style>
  <w:style w:type="table" w:styleId="Table229">
    <w:basedOn w:val="TableNormal"/>
    <w:tblPr>
      <w:tblStyleRowBandSize w:val="1"/>
      <w:tblStyleColBandSize w:val="1"/>
    </w:tblPr>
  </w:style>
  <w:style w:type="table" w:styleId="Table230">
    <w:basedOn w:val="TableNormal"/>
    <w:tblPr>
      <w:tblStyleRowBandSize w:val="1"/>
      <w:tblStyleColBandSize w:val="1"/>
    </w:tblPr>
  </w:style>
  <w:style w:type="table" w:styleId="Table231">
    <w:basedOn w:val="TableNormal"/>
    <w:tblPr>
      <w:tblStyleRowBandSize w:val="1"/>
      <w:tblStyleColBandSize w:val="1"/>
    </w:tblPr>
  </w:style>
  <w:style w:type="table" w:styleId="Table232">
    <w:basedOn w:val="TableNormal"/>
    <w:tblPr>
      <w:tblStyleRowBandSize w:val="1"/>
      <w:tblStyleColBandSize w:val="1"/>
    </w:tblPr>
  </w:style>
  <w:style w:type="table" w:styleId="Table233">
    <w:basedOn w:val="TableNormal"/>
    <w:tblPr>
      <w:tblStyleRowBandSize w:val="1"/>
      <w:tblStyleColBandSize w:val="1"/>
    </w:tblPr>
  </w:style>
  <w:style w:type="table" w:styleId="Table234">
    <w:basedOn w:val="TableNormal"/>
    <w:tblPr>
      <w:tblStyleRowBandSize w:val="1"/>
      <w:tblStyleColBandSize w:val="1"/>
    </w:tblPr>
  </w:style>
  <w:style w:type="table" w:styleId="Table235">
    <w:basedOn w:val="TableNormal"/>
    <w:tblPr>
      <w:tblStyleRowBandSize w:val="1"/>
      <w:tblStyleColBandSize w:val="1"/>
    </w:tblPr>
  </w:style>
  <w:style w:type="table" w:styleId="Table236">
    <w:basedOn w:val="TableNormal"/>
    <w:tblPr>
      <w:tblStyleRowBandSize w:val="1"/>
      <w:tblStyleColBandSize w:val="1"/>
    </w:tblPr>
  </w:style>
  <w:style w:type="table" w:styleId="Table237">
    <w:basedOn w:val="TableNormal"/>
    <w:tblPr>
      <w:tblStyleRowBandSize w:val="1"/>
      <w:tblStyleColBandSize w:val="1"/>
    </w:tblPr>
  </w:style>
  <w:style w:type="table" w:styleId="Table238">
    <w:basedOn w:val="TableNormal"/>
    <w:tblPr>
      <w:tblStyleRowBandSize w:val="1"/>
      <w:tblStyleColBandSize w:val="1"/>
    </w:tblPr>
  </w:style>
  <w:style w:type="table" w:styleId="Table239">
    <w:basedOn w:val="TableNormal"/>
    <w:tblPr>
      <w:tblStyleRowBandSize w:val="1"/>
      <w:tblStyleColBandSize w:val="1"/>
    </w:tblPr>
  </w:style>
  <w:style w:type="table" w:styleId="Table240">
    <w:basedOn w:val="TableNormal"/>
    <w:tblPr>
      <w:tblStyleRowBandSize w:val="1"/>
      <w:tblStyleColBandSize w:val="1"/>
    </w:tblPr>
  </w:style>
  <w:style w:type="table" w:styleId="Table241">
    <w:basedOn w:val="TableNormal"/>
    <w:tblPr>
      <w:tblStyleRowBandSize w:val="1"/>
      <w:tblStyleColBandSize w:val="1"/>
    </w:tblPr>
  </w:style>
  <w:style w:type="table" w:styleId="Table242">
    <w:basedOn w:val="TableNormal"/>
    <w:tblPr>
      <w:tblStyleRowBandSize w:val="1"/>
      <w:tblStyleColBandSize w:val="1"/>
    </w:tblPr>
  </w:style>
  <w:style w:type="table" w:styleId="Table243">
    <w:basedOn w:val="TableNormal"/>
    <w:tblPr>
      <w:tblStyleRowBandSize w:val="1"/>
      <w:tblStyleColBandSize w:val="1"/>
    </w:tblPr>
  </w:style>
  <w:style w:type="table" w:styleId="Table244">
    <w:basedOn w:val="TableNormal"/>
    <w:tblPr>
      <w:tblStyleRowBandSize w:val="1"/>
      <w:tblStyleColBandSize w:val="1"/>
    </w:tblPr>
  </w:style>
  <w:style w:type="table" w:styleId="Table245">
    <w:basedOn w:val="TableNormal"/>
    <w:tblPr>
      <w:tblStyleRowBandSize w:val="1"/>
      <w:tblStyleColBandSize w:val="1"/>
    </w:tblPr>
  </w:style>
  <w:style w:type="table" w:styleId="Table246">
    <w:basedOn w:val="TableNormal"/>
    <w:tblPr>
      <w:tblStyleRowBandSize w:val="1"/>
      <w:tblStyleColBandSize w:val="1"/>
    </w:tblPr>
  </w:style>
  <w:style w:type="table" w:styleId="Table247">
    <w:basedOn w:val="TableNormal"/>
    <w:tblPr>
      <w:tblStyleRowBandSize w:val="1"/>
      <w:tblStyleColBandSize w:val="1"/>
    </w:tblPr>
  </w:style>
  <w:style w:type="table" w:styleId="Table248">
    <w:basedOn w:val="TableNormal"/>
    <w:tblPr>
      <w:tblStyleRowBandSize w:val="1"/>
      <w:tblStyleColBandSize w:val="1"/>
    </w:tblPr>
  </w:style>
  <w:style w:type="table" w:styleId="Table249">
    <w:basedOn w:val="TableNormal"/>
    <w:tblPr>
      <w:tblStyleRowBandSize w:val="1"/>
      <w:tblStyleColBandSize w:val="1"/>
    </w:tblPr>
  </w:style>
  <w:style w:type="table" w:styleId="Table250">
    <w:basedOn w:val="TableNormal"/>
    <w:tblPr>
      <w:tblStyleRowBandSize w:val="1"/>
      <w:tblStyleColBandSize w:val="1"/>
    </w:tblPr>
  </w:style>
  <w:style w:type="table" w:styleId="Table251">
    <w:basedOn w:val="TableNormal"/>
    <w:tblPr>
      <w:tblStyleRowBandSize w:val="1"/>
      <w:tblStyleColBandSize w:val="1"/>
    </w:tblPr>
  </w:style>
  <w:style w:type="table" w:styleId="Table252">
    <w:basedOn w:val="TableNormal"/>
    <w:tblPr>
      <w:tblStyleRowBandSize w:val="1"/>
      <w:tblStyleColBandSize w:val="1"/>
    </w:tblPr>
  </w:style>
  <w:style w:type="table" w:styleId="Table253">
    <w:basedOn w:val="TableNormal"/>
    <w:tblPr>
      <w:tblStyleRowBandSize w:val="1"/>
      <w:tblStyleColBandSize w:val="1"/>
    </w:tblPr>
  </w:style>
  <w:style w:type="table" w:styleId="Table254">
    <w:basedOn w:val="TableNormal"/>
    <w:tblPr>
      <w:tblStyleRowBandSize w:val="1"/>
      <w:tblStyleColBandSize w:val="1"/>
    </w:tblPr>
  </w:style>
  <w:style w:type="table" w:styleId="Table255">
    <w:basedOn w:val="TableNormal"/>
    <w:tblPr>
      <w:tblStyleRowBandSize w:val="1"/>
      <w:tblStyleColBandSize w:val="1"/>
    </w:tblPr>
  </w:style>
  <w:style w:type="table" w:styleId="Table256">
    <w:basedOn w:val="TableNormal"/>
    <w:tblPr>
      <w:tblStyleRowBandSize w:val="1"/>
      <w:tblStyleColBandSize w:val="1"/>
    </w:tblPr>
  </w:style>
  <w:style w:type="table" w:styleId="Table257">
    <w:basedOn w:val="TableNormal"/>
    <w:tblPr>
      <w:tblStyleRowBandSize w:val="1"/>
      <w:tblStyleColBandSize w:val="1"/>
    </w:tblPr>
  </w:style>
  <w:style w:type="table" w:styleId="Table258">
    <w:basedOn w:val="TableNormal"/>
    <w:tblPr>
      <w:tblStyleRowBandSize w:val="1"/>
      <w:tblStyleColBandSize w:val="1"/>
    </w:tblPr>
  </w:style>
  <w:style w:type="table" w:styleId="Table259">
    <w:basedOn w:val="TableNormal"/>
    <w:tblPr>
      <w:tblStyleRowBandSize w:val="1"/>
      <w:tblStyleColBandSize w:val="1"/>
    </w:tblPr>
  </w:style>
  <w:style w:type="table" w:styleId="Table260">
    <w:basedOn w:val="TableNormal"/>
    <w:tblPr>
      <w:tblStyleRowBandSize w:val="1"/>
      <w:tblStyleColBandSize w:val="1"/>
    </w:tblPr>
  </w:style>
  <w:style w:type="table" w:styleId="Table261">
    <w:basedOn w:val="TableNormal"/>
    <w:tblPr>
      <w:tblStyleRowBandSize w:val="1"/>
      <w:tblStyleColBandSize w:val="1"/>
    </w:tblPr>
  </w:style>
  <w:style w:type="table" w:styleId="Table262">
    <w:basedOn w:val="TableNormal"/>
    <w:tblPr>
      <w:tblStyleRowBandSize w:val="1"/>
      <w:tblStyleColBandSize w:val="1"/>
    </w:tblPr>
  </w:style>
  <w:style w:type="table" w:styleId="Table263">
    <w:basedOn w:val="TableNormal"/>
    <w:tblPr>
      <w:tblStyleRowBandSize w:val="1"/>
      <w:tblStyleColBandSize w:val="1"/>
    </w:tblPr>
  </w:style>
  <w:style w:type="table" w:styleId="Table264">
    <w:basedOn w:val="TableNormal"/>
    <w:tblPr>
      <w:tblStyleRowBandSize w:val="1"/>
      <w:tblStyleColBandSize w:val="1"/>
    </w:tblPr>
  </w:style>
  <w:style w:type="table" w:styleId="Table265">
    <w:basedOn w:val="TableNormal"/>
    <w:tblPr>
      <w:tblStyleRowBandSize w:val="1"/>
      <w:tblStyleColBandSize w:val="1"/>
    </w:tblPr>
  </w:style>
  <w:style w:type="table" w:styleId="Table266">
    <w:basedOn w:val="TableNormal"/>
    <w:tblPr>
      <w:tblStyleRowBandSize w:val="1"/>
      <w:tblStyleColBandSize w:val="1"/>
    </w:tblPr>
  </w:style>
  <w:style w:type="table" w:styleId="Table267">
    <w:basedOn w:val="TableNormal"/>
    <w:tblPr>
      <w:tblStyleRowBandSize w:val="1"/>
      <w:tblStyleColBandSize w:val="1"/>
    </w:tblPr>
  </w:style>
  <w:style w:type="table" w:styleId="Table268">
    <w:basedOn w:val="TableNormal"/>
    <w:tblPr>
      <w:tblStyleRowBandSize w:val="1"/>
      <w:tblStyleColBandSize w:val="1"/>
    </w:tblPr>
  </w:style>
  <w:style w:type="table" w:styleId="Table269">
    <w:basedOn w:val="TableNormal"/>
    <w:tblPr>
      <w:tblStyleRowBandSize w:val="1"/>
      <w:tblStyleColBandSize w:val="1"/>
    </w:tblPr>
  </w:style>
  <w:style w:type="table" w:styleId="Table270">
    <w:basedOn w:val="TableNormal"/>
    <w:tblPr>
      <w:tblStyleRowBandSize w:val="1"/>
      <w:tblStyleColBandSize w:val="1"/>
    </w:tblPr>
  </w:style>
  <w:style w:type="table" w:styleId="Table271">
    <w:basedOn w:val="TableNormal"/>
    <w:tblPr>
      <w:tblStyleRowBandSize w:val="1"/>
      <w:tblStyleColBandSize w:val="1"/>
    </w:tblPr>
  </w:style>
  <w:style w:type="table" w:styleId="Table272">
    <w:basedOn w:val="TableNormal"/>
    <w:tblPr>
      <w:tblStyleRowBandSize w:val="1"/>
      <w:tblStyleColBandSize w:val="1"/>
    </w:tblPr>
  </w:style>
  <w:style w:type="table" w:styleId="Table273">
    <w:basedOn w:val="TableNormal"/>
    <w:tblPr>
      <w:tblStyleRowBandSize w:val="1"/>
      <w:tblStyleColBandSize w:val="1"/>
    </w:tblPr>
  </w:style>
</w:styles>
</file>

<file path=word/_rels/document.xml.rels><?xml version="1.0" encoding="UTF-8" standalone="yes"?><Relationships xmlns="http://schemas.openxmlformats.org/package/2006/relationships"><Relationship Id="rId190" Type="http://schemas.openxmlformats.org/officeDocument/2006/relationships/hyperlink" Target="https://doi.org/10.1207/s15327965pli1501_01?utm_source=chatgpt.com" TargetMode="External"/><Relationship Id="rId194" Type="http://schemas.openxmlformats.org/officeDocument/2006/relationships/hyperlink" Target="https://doi.org/10.1089/eco.2015.0024?utm_source=chatgpt.com" TargetMode="External"/><Relationship Id="rId193" Type="http://schemas.openxmlformats.org/officeDocument/2006/relationships/hyperlink" Target="https://www.amazon.ca/Body-Keeps-Score-Healing-Trauma/dp/0143127748" TargetMode="External"/><Relationship Id="rId192" Type="http://schemas.openxmlformats.org/officeDocument/2006/relationships/hyperlink" Target="https://www.amazon.ca/Body-Keeps-Score-Healing-Trauma/dp/0143127748?utm_source=chatgpt.com" TargetMode="External"/><Relationship Id="rId191" Type="http://schemas.openxmlformats.org/officeDocument/2006/relationships/hyperlink" Target="https://doi.org/10.1207/s15327965pli1501_01" TargetMode="External"/><Relationship Id="rId187" Type="http://schemas.openxmlformats.org/officeDocument/2006/relationships/hyperlink" Target="https://doi.org/10.1080/20008066.2024.2343509" TargetMode="External"/><Relationship Id="rId186" Type="http://schemas.openxmlformats.org/officeDocument/2006/relationships/hyperlink" Target="https://doi.org/10.1080/20008066.2024.2343509?utm_source=chatgpt.com" TargetMode="External"/><Relationship Id="rId185" Type="http://schemas.openxmlformats.org/officeDocument/2006/relationships/hyperlink" Target="https://doi.org/10.1017/S0033291707001353" TargetMode="External"/><Relationship Id="rId184" Type="http://schemas.openxmlformats.org/officeDocument/2006/relationships/hyperlink" Target="https://doi.org/10.1017/S0033291707001353?utm_source=chatgpt.com" TargetMode="External"/><Relationship Id="rId189" Type="http://schemas.openxmlformats.org/officeDocument/2006/relationships/hyperlink" Target="https://doi.org/10.1017/gmh.2024.119" TargetMode="External"/><Relationship Id="rId188" Type="http://schemas.openxmlformats.org/officeDocument/2006/relationships/hyperlink" Target="https://doi.org/10.1017/gmh.2024.119?utm_source=chatgpt.com" TargetMode="External"/><Relationship Id="rId183" Type="http://schemas.openxmlformats.org/officeDocument/2006/relationships/hyperlink" Target="https://doi.org/10.1016/S0893-133X(99)00129-3" TargetMode="External"/><Relationship Id="rId182" Type="http://schemas.openxmlformats.org/officeDocument/2006/relationships/hyperlink" Target="https://doi.org/10.1016/S0893-133X(99)00129-3?utm_source=chatgpt.com" TargetMode="External"/><Relationship Id="rId181" Type="http://schemas.openxmlformats.org/officeDocument/2006/relationships/hyperlink" Target="https://www.amazon.ca/Waking-Tiger-Peter-Levine-Ph-D/dp/155643233X" TargetMode="External"/><Relationship Id="rId180" Type="http://schemas.openxmlformats.org/officeDocument/2006/relationships/hyperlink" Target="https://www.amazon.ca/Waking-Tiger-Peter-Levine-Ph-D/dp/155643233X?utm_source=chatgpt.com" TargetMode="External"/><Relationship Id="rId176" Type="http://schemas.openxmlformats.org/officeDocument/2006/relationships/hyperlink" Target="https://doi.org/10.1111/j.1539-6924.1988.tb01168.x?utm_source=chatgpt.com" TargetMode="External"/><Relationship Id="rId175" Type="http://schemas.openxmlformats.org/officeDocument/2006/relationships/hyperlink" Target="https://dx.doi.org/10.1353/aim.2020.0004" TargetMode="External"/><Relationship Id="rId174" Type="http://schemas.openxmlformats.org/officeDocument/2006/relationships/hyperlink" Target="https://dx.doi.org/10.1353/aim.2020.0004?utm_source=chatgpt.com" TargetMode="External"/><Relationship Id="rId173" Type="http://schemas.openxmlformats.org/officeDocument/2006/relationships/hyperlink" Target="https://www.amazon.ca/Trauma-Recovery-Aftermath-Violence-Political/dp/0465087302" TargetMode="External"/><Relationship Id="rId179" Type="http://schemas.openxmlformats.org/officeDocument/2006/relationships/hyperlink" Target="https://psycnet.apa.org/record/1996-98824-000" TargetMode="External"/><Relationship Id="rId178" Type="http://schemas.openxmlformats.org/officeDocument/2006/relationships/hyperlink" Target="https://psycnet.apa.org/record/1996-98824-000?utm_source=chatgpt.com" TargetMode="External"/><Relationship Id="rId177" Type="http://schemas.openxmlformats.org/officeDocument/2006/relationships/hyperlink" Target="https://doi.org/10.1111/j.1539-6924.1988.tb01168.x" TargetMode="External"/><Relationship Id="rId198" Type="http://schemas.openxmlformats.org/officeDocument/2006/relationships/hyperlink" Target="https://www.youtube.com/watch?v=B7CLXgbHyyk" TargetMode="External"/><Relationship Id="rId197" Type="http://schemas.openxmlformats.org/officeDocument/2006/relationships/header" Target="header28.xml"/><Relationship Id="rId196" Type="http://schemas.openxmlformats.org/officeDocument/2006/relationships/header" Target="header27.xml"/><Relationship Id="rId195" Type="http://schemas.openxmlformats.org/officeDocument/2006/relationships/hyperlink" Target="https://doi.org/10.1089/eco.2015.0024?utm_source=chatgpt.com" TargetMode="External"/><Relationship Id="rId199" Type="http://schemas.openxmlformats.org/officeDocument/2006/relationships/hyperlink" Target="https://www.youtube.com/watch?v=B7CLXgbHyyk" TargetMode="External"/><Relationship Id="rId150" Type="http://schemas.openxmlformats.org/officeDocument/2006/relationships/hyperlink" Target="https://doi.org/10.1037/a0023141?utm_source=chatgpt.com" TargetMode="External"/><Relationship Id="rId392" Type="http://schemas.openxmlformats.org/officeDocument/2006/relationships/hyperlink" Target="https://doi.org/10.1038/s44184-024-00054-1?utm_source=chatgpt.com" TargetMode="External"/><Relationship Id="rId391" Type="http://schemas.openxmlformats.org/officeDocument/2006/relationships/hyperlink" Target="https://doi.org/10.1080/00963402.2023.2266942?utm_source=chatgpt.com" TargetMode="External"/><Relationship Id="rId390" Type="http://schemas.openxmlformats.org/officeDocument/2006/relationships/hyperlink" Target="https://doi.org/10.1080/00963402.2023.2266942?utm_source=chatgpt.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doi.org/10.1016/j.jenvp.2020.101434?utm_source=chatgpt.com" TargetMode="External"/><Relationship Id="rId4" Type="http://schemas.openxmlformats.org/officeDocument/2006/relationships/fontTable" Target="fontTable.xml"/><Relationship Id="rId148" Type="http://schemas.openxmlformats.org/officeDocument/2006/relationships/hyperlink" Target="https://doi.org/10.1016/j.jenvp.2020.101434?utm_source=chatgpt.com" TargetMode="External"/><Relationship Id="rId1090" Type="http://schemas.openxmlformats.org/officeDocument/2006/relationships/hyperlink" Target="https://www.activehope.info/the-book" TargetMode="External"/><Relationship Id="rId1091" Type="http://schemas.openxmlformats.org/officeDocument/2006/relationships/hyperlink" Target="https://www.andrewharvey.net/sacredactivism" TargetMode="External"/><Relationship Id="rId1092" Type="http://schemas.openxmlformats.org/officeDocument/2006/relationships/hyperlink" Target="https://www.youtube.com/watch?v=OxJUFGlPYn4" TargetMode="External"/><Relationship Id="rId1093" Type="http://schemas.openxmlformats.org/officeDocument/2006/relationships/hyperlink" Target="https://workthatreconnects.org" TargetMode="External"/><Relationship Id="rId1094" Type="http://schemas.openxmlformats.org/officeDocument/2006/relationships/hyperlink" Target="https://www.youtube.com/watch?v=sZcs0gcnXxc" TargetMode="External"/><Relationship Id="rId9" Type="http://schemas.openxmlformats.org/officeDocument/2006/relationships/hyperlink" Target="https://www.canada.ca/en/public-health/services/mental-health-services/mental-health-get-help.html" TargetMode="External"/><Relationship Id="rId143" Type="http://schemas.openxmlformats.org/officeDocument/2006/relationships/hyperlink" Target="https://weadapt.org/knowledge-base/youth-and-intergenerational-climate-justice/climate-anxiety-toolbox/" TargetMode="External"/><Relationship Id="rId385" Type="http://schemas.openxmlformats.org/officeDocument/2006/relationships/hyperlink" Target="https://doi.org/10.1046/j.1525-1497.2001.016009606.x?utm_source=chatgpt.com" TargetMode="External"/><Relationship Id="rId1095" Type="http://schemas.openxmlformats.org/officeDocument/2006/relationships/hyperlink" Target="https://mhcca.ca/moral-and-spiritual-leaders" TargetMode="External"/><Relationship Id="rId142" Type="http://schemas.openxmlformats.org/officeDocument/2006/relationships/header" Target="header24.xml"/><Relationship Id="rId384" Type="http://schemas.openxmlformats.org/officeDocument/2006/relationships/hyperlink" Target="https://doi.org/10.1046/j.1525-1497.2001.016009606.x?utm_source=chatgpt.com" TargetMode="External"/><Relationship Id="rId1096" Type="http://schemas.openxmlformats.org/officeDocument/2006/relationships/hyperlink" Target="https://doi.org/10.1186/s40359-024-01942-z" TargetMode="External"/><Relationship Id="rId141" Type="http://schemas.openxmlformats.org/officeDocument/2006/relationships/header" Target="header23.xml"/><Relationship Id="rId383" Type="http://schemas.openxmlformats.org/officeDocument/2006/relationships/hyperlink" Target="https://doi.org/10.1016/j.gloenvcha.2023.102744?utm_source=chatgpt.com" TargetMode="External"/><Relationship Id="rId1097" Type="http://schemas.openxmlformats.org/officeDocument/2006/relationships/hyperlink" Target="https://doi.org/10.1186/s40359-024-01942-z" TargetMode="External"/><Relationship Id="rId140" Type="http://schemas.openxmlformats.org/officeDocument/2006/relationships/hyperlink" Target="https://doi.org/10.3389/fclim.2021.738154?utm_source=chatgpt.com" TargetMode="External"/><Relationship Id="rId382" Type="http://schemas.openxmlformats.org/officeDocument/2006/relationships/hyperlink" Target="https://doi.org/10.1016/j.gloenvcha.2023.102744?utm_source=chatgpt.com" TargetMode="External"/><Relationship Id="rId1098" Type="http://schemas.openxmlformats.org/officeDocument/2006/relationships/hyperlink" Target="https://doi.org/10.1016/j.joclim.2023.100283" TargetMode="External"/><Relationship Id="rId5" Type="http://schemas.openxmlformats.org/officeDocument/2006/relationships/numbering" Target="numbering.xml"/><Relationship Id="rId147" Type="http://schemas.openxmlformats.org/officeDocument/2006/relationships/hyperlink" Target="https://doi.org/10.1016/j.janxdis.2020.102263?utm_source=chatgpt.com" TargetMode="External"/><Relationship Id="rId389" Type="http://schemas.openxmlformats.org/officeDocument/2006/relationships/hyperlink" Target="https://doi.org/10.3390/ijerph18020494?utm_source=chatgpt.com" TargetMode="External"/><Relationship Id="rId1099" Type="http://schemas.openxmlformats.org/officeDocument/2006/relationships/hyperlink" Target="https://doi.org/10.1016/j.joclim.2023.100283" TargetMode="External"/><Relationship Id="rId6" Type="http://schemas.openxmlformats.org/officeDocument/2006/relationships/styles" Target="styles.xml"/><Relationship Id="rId146" Type="http://schemas.openxmlformats.org/officeDocument/2006/relationships/hyperlink" Target="https://doi.org/10.1016/j.janxdis.2020.102263?utm_source=chatgpt.com" TargetMode="External"/><Relationship Id="rId388" Type="http://schemas.openxmlformats.org/officeDocument/2006/relationships/hyperlink" Target="https://doi.org/10.3390/ijerph18020494?utm_source=chatgpt.com" TargetMode="External"/><Relationship Id="rId7" Type="http://schemas.openxmlformats.org/officeDocument/2006/relationships/header" Target="header1.xml"/><Relationship Id="rId145" Type="http://schemas.openxmlformats.org/officeDocument/2006/relationships/hyperlink" Target="https://doi.org/10.1016/j.jenvp.2022.101904?utm_source=chatgpt.com" TargetMode="External"/><Relationship Id="rId387" Type="http://schemas.openxmlformats.org/officeDocument/2006/relationships/hyperlink" Target="https://doi.org/10.1001/archinte.166.10.1092?utm_source=chatgpt.com" TargetMode="External"/><Relationship Id="rId8" Type="http://schemas.openxmlformats.org/officeDocument/2006/relationships/header" Target="header2.xml"/><Relationship Id="rId144" Type="http://schemas.openxmlformats.org/officeDocument/2006/relationships/hyperlink" Target="https://doi.org/10.1016/j.jenvp.2022.101904?utm_source=chatgpt.com" TargetMode="External"/><Relationship Id="rId386" Type="http://schemas.openxmlformats.org/officeDocument/2006/relationships/hyperlink" Target="https://doi.org/10.1001/archinte.166.10.1092?utm_source=chatgpt.com" TargetMode="External"/><Relationship Id="rId381" Type="http://schemas.openxmlformats.org/officeDocument/2006/relationships/hyperlink" Target="https://doi.org/10.1016/j.gloenvcha.2021.102391?utm_source=chatgpt.com" TargetMode="External"/><Relationship Id="rId380" Type="http://schemas.openxmlformats.org/officeDocument/2006/relationships/hyperlink" Target="https://doi.org/10.1016/j.gloenvcha.2021.102391?utm_source=chatgpt.com" TargetMode="External"/><Relationship Id="rId139" Type="http://schemas.openxmlformats.org/officeDocument/2006/relationships/hyperlink" Target="https://doi.org/10.3389/fclim.2021.738154?utm_source=chatgpt.com" TargetMode="External"/><Relationship Id="rId138" Type="http://schemas.openxmlformats.org/officeDocument/2006/relationships/hyperlink" Target="https://doi.org/10.3390/su122310149?utm_source=chatgpt.com" TargetMode="External"/><Relationship Id="rId137" Type="http://schemas.openxmlformats.org/officeDocument/2006/relationships/hyperlink" Target="https://doi.org/10.3390/su122310149?utm_source=chatgpt.com" TargetMode="External"/><Relationship Id="rId379" Type="http://schemas.openxmlformats.org/officeDocument/2006/relationships/hyperlink" Target="https://doi.org/10.1007/s10393-006-0069-x?utm_source=chatgpt.com" TargetMode="External"/><Relationship Id="rId1080" Type="http://schemas.openxmlformats.org/officeDocument/2006/relationships/hyperlink" Target="https://doi.org/10.1080/1461670X.2021.2023324" TargetMode="External"/><Relationship Id="rId1081" Type="http://schemas.openxmlformats.org/officeDocument/2006/relationships/hyperlink" Target="https://doi.org/10.1080/1461670X.2021.2023324" TargetMode="External"/><Relationship Id="rId1082" Type="http://schemas.openxmlformats.org/officeDocument/2006/relationships/header" Target="header95.xml"/><Relationship Id="rId1083" Type="http://schemas.openxmlformats.org/officeDocument/2006/relationships/footer" Target="footer43.xml"/><Relationship Id="rId132" Type="http://schemas.openxmlformats.org/officeDocument/2006/relationships/hyperlink" Target="https://www.amazon.ca/Active-Hope-without-Going-Crazy/dp/1577319729?utm_source=chatgpt.com" TargetMode="External"/><Relationship Id="rId374" Type="http://schemas.openxmlformats.org/officeDocument/2006/relationships/hyperlink" Target="https://doi.org/10.1007/s10393-024-01673-y?utm_source=chatgpt.com" TargetMode="External"/><Relationship Id="rId1084" Type="http://schemas.openxmlformats.org/officeDocument/2006/relationships/header" Target="header96.xml"/><Relationship Id="rId131" Type="http://schemas.openxmlformats.org/officeDocument/2006/relationships/hyperlink" Target="https://www.amazon.ca/Active-Hope-without-Going-Crazy/dp/1577319729?utm_source=chatgpt.com" TargetMode="External"/><Relationship Id="rId373" Type="http://schemas.openxmlformats.org/officeDocument/2006/relationships/hyperlink" Target="https://doi.org/10.1016/j.jenvp.2020.101434?utm_source=chatgpt.com" TargetMode="External"/><Relationship Id="rId1085" Type="http://schemas.openxmlformats.org/officeDocument/2006/relationships/footer" Target="footer44.xml"/><Relationship Id="rId130" Type="http://schemas.openxmlformats.org/officeDocument/2006/relationships/hyperlink" Target="https://doi.org/10.1080/1047840X.2014.940781?utm_source=chatgpt.com" TargetMode="External"/><Relationship Id="rId372" Type="http://schemas.openxmlformats.org/officeDocument/2006/relationships/hyperlink" Target="https://doi.org/10.1016/j.jenvp.2020.101434?utm_source=chatgpt.com" TargetMode="External"/><Relationship Id="rId1086" Type="http://schemas.openxmlformats.org/officeDocument/2006/relationships/hyperlink" Target="https://www.ifees.org.uk" TargetMode="External"/><Relationship Id="rId371" Type="http://schemas.openxmlformats.org/officeDocument/2006/relationships/header" Target="header40.xml"/><Relationship Id="rId1087" Type="http://schemas.openxmlformats.org/officeDocument/2006/relationships/hyperlink" Target="https://ecodharma.com" TargetMode="External"/><Relationship Id="rId136" Type="http://schemas.openxmlformats.org/officeDocument/2006/relationships/hyperlink" Target="https://doi.org/10.5281/zenodo.13776973?utm_source=chatgpt.com" TargetMode="External"/><Relationship Id="rId378" Type="http://schemas.openxmlformats.org/officeDocument/2006/relationships/hyperlink" Target="https://doi.org/10.1007/s10393-006-0069-x?utm_source=chatgpt.com" TargetMode="External"/><Relationship Id="rId1088" Type="http://schemas.openxmlformats.org/officeDocument/2006/relationships/hyperlink" Target="https://www.vatican.va/content/dam/francesco/pdf/encyclicals/documents/papa-francesco_20150524_enciclica-laudato-si_en.pdf" TargetMode="External"/><Relationship Id="rId135" Type="http://schemas.openxmlformats.org/officeDocument/2006/relationships/hyperlink" Target="https://doi.org/10.5281/zenodo.13776973?utm_source=chatgpt.com" TargetMode="External"/><Relationship Id="rId377" Type="http://schemas.openxmlformats.org/officeDocument/2006/relationships/hyperlink" Target="https://doi.org/10.1038/s41598-023-37573-4?utm_source=chatgpt.com" TargetMode="External"/><Relationship Id="rId1089" Type="http://schemas.openxmlformats.org/officeDocument/2006/relationships/hyperlink" Target="https://www.vatican.va/content/dam/francesco/pdf/encyclicals/documents/papa-francesco_20150524_enciclica-laudato-si_en.pdf" TargetMode="External"/><Relationship Id="rId134" Type="http://schemas.openxmlformats.org/officeDocument/2006/relationships/hyperlink" Target="https://doi.org/10.1111/camh.12525?utm_source=chatgpt.com" TargetMode="External"/><Relationship Id="rId376" Type="http://schemas.openxmlformats.org/officeDocument/2006/relationships/hyperlink" Target="https://doi.org/10.1038/s41598-023-37573-4?utm_source=chatgpt.com" TargetMode="External"/><Relationship Id="rId133" Type="http://schemas.openxmlformats.org/officeDocument/2006/relationships/hyperlink" Target="https://doi.org/10.1111/camh.12525?utm_source=chatgpt.com" TargetMode="External"/><Relationship Id="rId375" Type="http://schemas.openxmlformats.org/officeDocument/2006/relationships/hyperlink" Target="https://doi.org/10.1007/s10393-024-01673-y?utm_source=chatgpt.com" TargetMode="External"/><Relationship Id="rId172" Type="http://schemas.openxmlformats.org/officeDocument/2006/relationships/hyperlink" Target="https://www.amazon.ca/Trauma-Recovery-Aftermath-Violence-Political/dp/0465087302?utm_source=chatgpt.com" TargetMode="External"/><Relationship Id="rId171" Type="http://schemas.openxmlformats.org/officeDocument/2006/relationships/hyperlink" Target="https://doi.org/10.1037/0033-2909.99.1.20" TargetMode="External"/><Relationship Id="rId170" Type="http://schemas.openxmlformats.org/officeDocument/2006/relationships/hyperlink" Target="https://doi.org/10.1037/0033-2909.99.1.20?utm_source=chatgpt.com" TargetMode="External"/><Relationship Id="rId165" Type="http://schemas.openxmlformats.org/officeDocument/2006/relationships/hyperlink" Target="https://doi.org/10.59249/EARX2427?utm_source=chatgpt.com" TargetMode="External"/><Relationship Id="rId164" Type="http://schemas.openxmlformats.org/officeDocument/2006/relationships/hyperlink" Target="https://www.youtube.com/watch?v=iTefkqYQz8g" TargetMode="External"/><Relationship Id="rId163" Type="http://schemas.openxmlformats.org/officeDocument/2006/relationships/header" Target="header26.xml"/><Relationship Id="rId162" Type="http://schemas.openxmlformats.org/officeDocument/2006/relationships/header" Target="header25.xml"/><Relationship Id="rId169" Type="http://schemas.openxmlformats.org/officeDocument/2006/relationships/hyperlink" Target="https://www.amazon.com/New-Species-Trouble-Experience-Disasters/dp/0393313190" TargetMode="External"/><Relationship Id="rId168" Type="http://schemas.openxmlformats.org/officeDocument/2006/relationships/hyperlink" Target="https://www.amazon.com/New-Species-Trouble-Experience-Disasters/dp/0393313190?utm_source=chatgpt.com" TargetMode="External"/><Relationship Id="rId167" Type="http://schemas.openxmlformats.org/officeDocument/2006/relationships/hyperlink" Target="https://files.eric.ed.gov/fulltext/ED459383.pdf?utm_source=chatgpt.com" TargetMode="External"/><Relationship Id="rId166" Type="http://schemas.openxmlformats.org/officeDocument/2006/relationships/hyperlink" Target="https://doi.org/10.59249/EARX2427" TargetMode="External"/><Relationship Id="rId161" Type="http://schemas.openxmlformats.org/officeDocument/2006/relationships/hyperlink" Target="https://doi.org/10.1007/s12144-022-02735-6?utm_source=chatgpt.com" TargetMode="External"/><Relationship Id="rId160" Type="http://schemas.openxmlformats.org/officeDocument/2006/relationships/hyperlink" Target="https://doi.org/10.1007/s12144-022-02735-6?utm_source=chatgpt.com" TargetMode="External"/><Relationship Id="rId159" Type="http://schemas.openxmlformats.org/officeDocument/2006/relationships/hyperlink" Target="https://doi.org/10.1525/collabra.67838" TargetMode="External"/><Relationship Id="rId154" Type="http://schemas.openxmlformats.org/officeDocument/2006/relationships/hyperlink" Target="https://doi.org/10.1007/s10393-006-0069-x?utm_source=chatgpt.com" TargetMode="External"/><Relationship Id="rId396" Type="http://schemas.openxmlformats.org/officeDocument/2006/relationships/header" Target="header43.xml"/><Relationship Id="rId153" Type="http://schemas.openxmlformats.org/officeDocument/2006/relationships/hyperlink" Target="https://doi.org/10.1007/978-1-4419-1005-9_215" TargetMode="External"/><Relationship Id="rId395" Type="http://schemas.openxmlformats.org/officeDocument/2006/relationships/header" Target="header42.xml"/><Relationship Id="rId152" Type="http://schemas.openxmlformats.org/officeDocument/2006/relationships/hyperlink" Target="https://doi.org/10.1007/978-1-4419-1005-9_215?utm_source=chatgpt.com" TargetMode="External"/><Relationship Id="rId394" Type="http://schemas.openxmlformats.org/officeDocument/2006/relationships/header" Target="header41.xml"/><Relationship Id="rId151" Type="http://schemas.openxmlformats.org/officeDocument/2006/relationships/hyperlink" Target="https://doi.org/10.1037/a0023141?utm_source=chatgpt.com" TargetMode="External"/><Relationship Id="rId393" Type="http://schemas.openxmlformats.org/officeDocument/2006/relationships/hyperlink" Target="https://doi.org/10.1038/s44184-024-00054-1?utm_source=chatgpt.com" TargetMode="External"/><Relationship Id="rId158" Type="http://schemas.openxmlformats.org/officeDocument/2006/relationships/hyperlink" Target="https://doi.org/10.1525/collabra.67838?utm_source=chatgpt.com" TargetMode="External"/><Relationship Id="rId157" Type="http://schemas.openxmlformats.org/officeDocument/2006/relationships/hyperlink" Target="https://doi.org/10.1111/j.1539-6924.1988.tb01168.x" TargetMode="External"/><Relationship Id="rId399" Type="http://schemas.openxmlformats.org/officeDocument/2006/relationships/header" Target="header46.xml"/><Relationship Id="rId156" Type="http://schemas.openxmlformats.org/officeDocument/2006/relationships/hyperlink" Target="https://doi.org/10.1111/j.1539-6924.1988.tb01168.x?utm_source=chatgpt.com" TargetMode="External"/><Relationship Id="rId398" Type="http://schemas.openxmlformats.org/officeDocument/2006/relationships/header" Target="header45.xml"/><Relationship Id="rId155" Type="http://schemas.openxmlformats.org/officeDocument/2006/relationships/hyperlink" Target="https://doi.org/10.1007/s10393-006-0069-x" TargetMode="External"/><Relationship Id="rId397" Type="http://schemas.openxmlformats.org/officeDocument/2006/relationships/header" Target="header44.xml"/><Relationship Id="rId808" Type="http://schemas.openxmlformats.org/officeDocument/2006/relationships/hyperlink" Target="https://www.cpa-apc.org/wp-content/uploads/Mental-Health-and-the-Climate-Crisis-A-Call-to-Action-for-Canadian-Psychiatrists.pdf" TargetMode="External"/><Relationship Id="rId807" Type="http://schemas.openxmlformats.org/officeDocument/2006/relationships/hyperlink" Target="https://doi.org/10.1097/MD.0000000000032554" TargetMode="External"/><Relationship Id="rId806" Type="http://schemas.openxmlformats.org/officeDocument/2006/relationships/hyperlink" Target="https://doi.org/10.1097/MD.0000000000032554" TargetMode="External"/><Relationship Id="rId805" Type="http://schemas.openxmlformats.org/officeDocument/2006/relationships/hyperlink" Target="https://doi.org/10.1007/s10464-007-9156-6" TargetMode="External"/><Relationship Id="rId809" Type="http://schemas.openxmlformats.org/officeDocument/2006/relationships/hyperlink" Target="https://www.cpa-apc.org/wp-content/uploads/Mental-Health-and-the-Climate-Crisis-A-Call-to-Action-for-Canadian-Psychiatrists.pdf" TargetMode="External"/><Relationship Id="rId800" Type="http://schemas.openxmlformats.org/officeDocument/2006/relationships/hyperlink" Target="https://doi.org/10.1126/science.847460" TargetMode="External"/><Relationship Id="rId804" Type="http://schemas.openxmlformats.org/officeDocument/2006/relationships/hyperlink" Target="https://doi.org/10.1007/s10464-007-9156-6" TargetMode="External"/><Relationship Id="rId803" Type="http://schemas.openxmlformats.org/officeDocument/2006/relationships/hyperlink" Target="https://doi.org/10.1186/s13033-018-0210-6" TargetMode="External"/><Relationship Id="rId802" Type="http://schemas.openxmlformats.org/officeDocument/2006/relationships/hyperlink" Target="https://doi.org/10.1186/s13033-018-0210-6" TargetMode="External"/><Relationship Id="rId801" Type="http://schemas.openxmlformats.org/officeDocument/2006/relationships/hyperlink" Target="https://doi.org/10.1126/science.847460" TargetMode="External"/><Relationship Id="rId40" Type="http://schemas.openxmlformats.org/officeDocument/2006/relationships/hyperlink" Target="https://doi.org/10.1080/09540261.2022.2128725?utm_source=chatgpt.com" TargetMode="External"/><Relationship Id="rId42" Type="http://schemas.openxmlformats.org/officeDocument/2006/relationships/hyperlink" Target="https://doi.org/10.1017/ipm.2021.70?utm_source=chatgpt.com" TargetMode="External"/><Relationship Id="rId41" Type="http://schemas.openxmlformats.org/officeDocument/2006/relationships/hyperlink" Target="https://doi.org/10.1080/09540261.2022.2128725?utm_source=chatgpt.com" TargetMode="External"/><Relationship Id="rId44" Type="http://schemas.openxmlformats.org/officeDocument/2006/relationships/header" Target="header9.xml"/><Relationship Id="rId43" Type="http://schemas.openxmlformats.org/officeDocument/2006/relationships/hyperlink" Target="https://doi.org/10.1017/ipm.2021.70?utm_source=chatgpt.com" TargetMode="External"/><Relationship Id="rId46" Type="http://schemas.openxmlformats.org/officeDocument/2006/relationships/header" Target="header11.xml"/><Relationship Id="rId45" Type="http://schemas.openxmlformats.org/officeDocument/2006/relationships/header" Target="header10.xml"/><Relationship Id="rId509" Type="http://schemas.openxmlformats.org/officeDocument/2006/relationships/hyperlink" Target="https://doi.org/10.3389/fpsyg.2023.1126031" TargetMode="External"/><Relationship Id="rId508" Type="http://schemas.openxmlformats.org/officeDocument/2006/relationships/hyperlink" Target="https://doi.org/10.3389/fpsyg.2023.1126031" TargetMode="External"/><Relationship Id="rId503" Type="http://schemas.openxmlformats.org/officeDocument/2006/relationships/hyperlink" Target="https://doi.org/10.3389/fpos.2022.1063741" TargetMode="External"/><Relationship Id="rId745" Type="http://schemas.openxmlformats.org/officeDocument/2006/relationships/hyperlink" Target="https://doi.org/10.1002/cpp.388" TargetMode="External"/><Relationship Id="rId987" Type="http://schemas.openxmlformats.org/officeDocument/2006/relationships/hyperlink" Target="https://doi.org/10.1186/1478-4505-12-51" TargetMode="External"/><Relationship Id="rId502" Type="http://schemas.openxmlformats.org/officeDocument/2006/relationships/hyperlink" Target="https://doi.org/10.3389/fpos.2022.1063741" TargetMode="External"/><Relationship Id="rId744" Type="http://schemas.openxmlformats.org/officeDocument/2006/relationships/hyperlink" Target="https://doi.org/10.1002/cpp.388" TargetMode="External"/><Relationship Id="rId986" Type="http://schemas.openxmlformats.org/officeDocument/2006/relationships/hyperlink" Target="https://doi.org/10.1186/1478-4505-12-51" TargetMode="External"/><Relationship Id="rId501" Type="http://schemas.openxmlformats.org/officeDocument/2006/relationships/hyperlink" Target="https://doi.org/10.59249/EARX2427" TargetMode="External"/><Relationship Id="rId743" Type="http://schemas.openxmlformats.org/officeDocument/2006/relationships/hyperlink" Target="https://doi.org/10.4324/9781315159416-5" TargetMode="External"/><Relationship Id="rId985" Type="http://schemas.openxmlformats.org/officeDocument/2006/relationships/hyperlink" Target="https://doi.org/10.5751/ES-12067-250419" TargetMode="External"/><Relationship Id="rId500" Type="http://schemas.openxmlformats.org/officeDocument/2006/relationships/hyperlink" Target="https://doi.org/10.59249/EARX2427" TargetMode="External"/><Relationship Id="rId742" Type="http://schemas.openxmlformats.org/officeDocument/2006/relationships/hyperlink" Target="https://doi.org/10.4324/9781315159416-5" TargetMode="External"/><Relationship Id="rId984" Type="http://schemas.openxmlformats.org/officeDocument/2006/relationships/hyperlink" Target="https://doi.org/10.5751/ES-12067-250419" TargetMode="External"/><Relationship Id="rId507" Type="http://schemas.openxmlformats.org/officeDocument/2006/relationships/hyperlink" Target="https://doi.org/10.1016/S2542-5196(20)30144-3" TargetMode="External"/><Relationship Id="rId749" Type="http://schemas.openxmlformats.org/officeDocument/2006/relationships/hyperlink" Target="https://scholar.uwindsor.ca/major-papers/200/" TargetMode="External"/><Relationship Id="rId506" Type="http://schemas.openxmlformats.org/officeDocument/2006/relationships/hyperlink" Target="https://doi.org/10.1016/S2542-5196(20)30144-3" TargetMode="External"/><Relationship Id="rId748" Type="http://schemas.openxmlformats.org/officeDocument/2006/relationships/hyperlink" Target="https://scholar.uwindsor.ca/major-papers/200/" TargetMode="External"/><Relationship Id="rId505" Type="http://schemas.openxmlformats.org/officeDocument/2006/relationships/hyperlink" Target="https://doi.org/10.1007/s44202-024-00212-8" TargetMode="External"/><Relationship Id="rId747" Type="http://schemas.openxmlformats.org/officeDocument/2006/relationships/hyperlink" Target="https://doi.org/10.1007/s12671-024-02427-1" TargetMode="External"/><Relationship Id="rId989" Type="http://schemas.openxmlformats.org/officeDocument/2006/relationships/hyperlink" Target="https://doi.org/10.1037/ort0000668" TargetMode="External"/><Relationship Id="rId504" Type="http://schemas.openxmlformats.org/officeDocument/2006/relationships/hyperlink" Target="https://doi.org/10.1007/s44202-024-00212-8" TargetMode="External"/><Relationship Id="rId746" Type="http://schemas.openxmlformats.org/officeDocument/2006/relationships/hyperlink" Target="https://doi.org/10.1007/s12671-024-02427-1" TargetMode="External"/><Relationship Id="rId988" Type="http://schemas.openxmlformats.org/officeDocument/2006/relationships/hyperlink" Target="https://doi.org/10.1037/ort0000668" TargetMode="External"/><Relationship Id="rId48" Type="http://schemas.openxmlformats.org/officeDocument/2006/relationships/header" Target="header13.xml"/><Relationship Id="rId47" Type="http://schemas.openxmlformats.org/officeDocument/2006/relationships/header" Target="header12.xml"/><Relationship Id="rId49" Type="http://schemas.openxmlformats.org/officeDocument/2006/relationships/header" Target="header14.xml"/><Relationship Id="rId741" Type="http://schemas.openxmlformats.org/officeDocument/2006/relationships/hyperlink" Target="https://mhcca.ca/resources-self-help-guides-and-toolkits" TargetMode="External"/><Relationship Id="rId983" Type="http://schemas.openxmlformats.org/officeDocument/2006/relationships/hyperlink" Target="http://www.jstor.org/stable/26268331" TargetMode="External"/><Relationship Id="rId740" Type="http://schemas.openxmlformats.org/officeDocument/2006/relationships/hyperlink" Target="https://mhcca.ca/grounding-and-presencing-techniques" TargetMode="External"/><Relationship Id="rId982" Type="http://schemas.openxmlformats.org/officeDocument/2006/relationships/hyperlink" Target="http://www.jstor.org/stable/26268331" TargetMode="External"/><Relationship Id="rId981" Type="http://schemas.openxmlformats.org/officeDocument/2006/relationships/hyperlink" Target="https://doi.org/10.1016/j.joclim.2021.100086" TargetMode="External"/><Relationship Id="rId980" Type="http://schemas.openxmlformats.org/officeDocument/2006/relationships/hyperlink" Target="https://doi.org/10.1016/j.joclim.2021.100086" TargetMode="External"/><Relationship Id="rId31" Type="http://schemas.openxmlformats.org/officeDocument/2006/relationships/header" Target="header6.xml"/><Relationship Id="rId30" Type="http://schemas.openxmlformats.org/officeDocument/2006/relationships/header" Target="header5.xml"/><Relationship Id="rId33" Type="http://schemas.openxmlformats.org/officeDocument/2006/relationships/hyperlink" Target="https://storymaps.arcgis.com/stories/cafc1497295e46d59ab23326844132a3" TargetMode="External"/><Relationship Id="rId32" Type="http://schemas.openxmlformats.org/officeDocument/2006/relationships/hyperlink" Target="https://climatedisasterproject.com/stories-archive/" TargetMode="External"/><Relationship Id="rId35" Type="http://schemas.openxmlformats.org/officeDocument/2006/relationships/hyperlink" Target="https://doi.org/10.3389/fpsyt.2020.00074" TargetMode="External"/><Relationship Id="rId34" Type="http://schemas.openxmlformats.org/officeDocument/2006/relationships/hyperlink" Target="https://doi.org/10.1186/s13033-018-0210-6" TargetMode="External"/><Relationship Id="rId739" Type="http://schemas.openxmlformats.org/officeDocument/2006/relationships/hyperlink" Target="https://www.youtube.com/watch?v=xlp28qjrF3E" TargetMode="External"/><Relationship Id="rId734" Type="http://schemas.openxmlformats.org/officeDocument/2006/relationships/hyperlink" Target="https://doi.org/10.1016/j.jenvp.2023.102134" TargetMode="External"/><Relationship Id="rId976" Type="http://schemas.openxmlformats.org/officeDocument/2006/relationships/hyperlink" Target="https://papers.ssrn.com/sol3/papers.cfm?abstract_id=1694549" TargetMode="External"/><Relationship Id="rId733" Type="http://schemas.openxmlformats.org/officeDocument/2006/relationships/hyperlink" Target="https://doi.org/10.1016/j.jenvp.2023.102134" TargetMode="External"/><Relationship Id="rId975" Type="http://schemas.openxmlformats.org/officeDocument/2006/relationships/hyperlink" Target="https://unfccc.int/process-and-meetings/the-paris-agreement" TargetMode="External"/><Relationship Id="rId732" Type="http://schemas.openxmlformats.org/officeDocument/2006/relationships/hyperlink" Target="https://doi.org/10.1177/1754073908097189" TargetMode="External"/><Relationship Id="rId974" Type="http://schemas.openxmlformats.org/officeDocument/2006/relationships/footer" Target="footer36.xml"/><Relationship Id="rId731" Type="http://schemas.openxmlformats.org/officeDocument/2006/relationships/hyperlink" Target="https://doi.org/10.1177/1754073908097189" TargetMode="External"/><Relationship Id="rId973" Type="http://schemas.openxmlformats.org/officeDocument/2006/relationships/header" Target="header88.xml"/><Relationship Id="rId738" Type="http://schemas.openxmlformats.org/officeDocument/2006/relationships/footer" Target="footer18.xml"/><Relationship Id="rId737" Type="http://schemas.openxmlformats.org/officeDocument/2006/relationships/header" Target="header70.xml"/><Relationship Id="rId979" Type="http://schemas.openxmlformats.org/officeDocument/2006/relationships/hyperlink" Target="https://doi.org/10.1038/s41598-023-47746-w" TargetMode="External"/><Relationship Id="rId736" Type="http://schemas.openxmlformats.org/officeDocument/2006/relationships/footer" Target="footer17.xml"/><Relationship Id="rId978" Type="http://schemas.openxmlformats.org/officeDocument/2006/relationships/hyperlink" Target="https://doi.org/10.1038/s41598-023-47746-w" TargetMode="External"/><Relationship Id="rId735" Type="http://schemas.openxmlformats.org/officeDocument/2006/relationships/header" Target="header69.xml"/><Relationship Id="rId977" Type="http://schemas.openxmlformats.org/officeDocument/2006/relationships/hyperlink" Target="https://papers.ssrn.com/sol3/papers.cfm?abstract_id=1694549" TargetMode="External"/><Relationship Id="rId37" Type="http://schemas.openxmlformats.org/officeDocument/2006/relationships/header" Target="header8.xml"/><Relationship Id="rId36" Type="http://schemas.openxmlformats.org/officeDocument/2006/relationships/header" Target="header7.xml"/><Relationship Id="rId39" Type="http://schemas.openxmlformats.org/officeDocument/2006/relationships/hyperlink" Target="https://doi.org/10.1007/s40596-018-0885-7" TargetMode="External"/><Relationship Id="rId38" Type="http://schemas.openxmlformats.org/officeDocument/2006/relationships/hyperlink" Target="https://doi.org/10.1007/s40596-018-0885-7?utm_source=chatgpt.com" TargetMode="External"/><Relationship Id="rId730" Type="http://schemas.openxmlformats.org/officeDocument/2006/relationships/hyperlink" Target="https://doi.org/10.3389/fnint.2022.871227" TargetMode="External"/><Relationship Id="rId972" Type="http://schemas.openxmlformats.org/officeDocument/2006/relationships/footer" Target="footer35.xml"/><Relationship Id="rId971" Type="http://schemas.openxmlformats.org/officeDocument/2006/relationships/header" Target="header87.xml"/><Relationship Id="rId970" Type="http://schemas.openxmlformats.org/officeDocument/2006/relationships/footer" Target="footer34.xml"/><Relationship Id="rId1114" Type="http://schemas.openxmlformats.org/officeDocument/2006/relationships/hyperlink" Target="https://doi.org/10.1016/j.copsyc.2020.09.013" TargetMode="External"/><Relationship Id="rId1115" Type="http://schemas.openxmlformats.org/officeDocument/2006/relationships/hyperlink" Target="https://doi.org/10.1016/j.copsyc.2020.09.013" TargetMode="External"/><Relationship Id="rId20" Type="http://schemas.openxmlformats.org/officeDocument/2006/relationships/hyperlink" Target="https://planetaryhealthalliance.org/what-is-planetary-health/" TargetMode="External"/><Relationship Id="rId1116" Type="http://schemas.openxmlformats.org/officeDocument/2006/relationships/hyperlink" Target="https://doi.org/10.1016/j.isci.2023.106191" TargetMode="External"/><Relationship Id="rId1117" Type="http://schemas.openxmlformats.org/officeDocument/2006/relationships/hyperlink" Target="https://doi.org/10.1016/j.isci.2023.106191" TargetMode="External"/><Relationship Id="rId22" Type="http://schemas.openxmlformats.org/officeDocument/2006/relationships/hyperlink" Target="https://doi.org/10.1007/s11356-022-19718-6?utm_source=chatgpt.com" TargetMode="External"/><Relationship Id="rId1118" Type="http://schemas.openxmlformats.org/officeDocument/2006/relationships/hyperlink" Target="https://doi.org/10.1016/S2542-5196(24)00277-8" TargetMode="External"/><Relationship Id="rId21" Type="http://schemas.openxmlformats.org/officeDocument/2006/relationships/hyperlink" Target="https://www.fraserhealth.ca/-/media/Project/FraserHealth/FraserHealth/Health-Topics/Climate-and-environment/Planetary-Health-Strategy-Report-Final-2023-09-19.pdf" TargetMode="External"/><Relationship Id="rId1119" Type="http://schemas.openxmlformats.org/officeDocument/2006/relationships/hyperlink" Target="https://doi.org/10.1016/S2542-5196(24)00277-8" TargetMode="External"/><Relationship Id="rId24" Type="http://schemas.openxmlformats.org/officeDocument/2006/relationships/hyperlink" Target="https://planetaryhealthalliance.org/what-is-planetary-health/?utm_source=chatgpt.com" TargetMode="External"/><Relationship Id="rId23" Type="http://schemas.openxmlformats.org/officeDocument/2006/relationships/hyperlink" Target="https://doi.org/10.1007/s11356-022-19718-6" TargetMode="External"/><Relationship Id="rId525" Type="http://schemas.openxmlformats.org/officeDocument/2006/relationships/hyperlink" Target="https://doi.org/10.1016/j.oneear.2020.09.015" TargetMode="External"/><Relationship Id="rId767" Type="http://schemas.openxmlformats.org/officeDocument/2006/relationships/hyperlink" Target="https://doi.org/10.1177/15598276231165662" TargetMode="External"/><Relationship Id="rId524" Type="http://schemas.openxmlformats.org/officeDocument/2006/relationships/hyperlink" Target="https://doi.org/10.1016/j.oneear.2020.09.015" TargetMode="External"/><Relationship Id="rId766" Type="http://schemas.openxmlformats.org/officeDocument/2006/relationships/hyperlink" Target="https://doi.org/10.1177/15598276231165662" TargetMode="External"/><Relationship Id="rId523" Type="http://schemas.openxmlformats.org/officeDocument/2006/relationships/hyperlink" Target="https://doi.org/10.1093/bjsw/bcae129" TargetMode="External"/><Relationship Id="rId765" Type="http://schemas.openxmlformats.org/officeDocument/2006/relationships/footer" Target="footer20.xml"/><Relationship Id="rId522" Type="http://schemas.openxmlformats.org/officeDocument/2006/relationships/hyperlink" Target="https://doi.org/10.1093/bjsw/bcae129" TargetMode="External"/><Relationship Id="rId764" Type="http://schemas.openxmlformats.org/officeDocument/2006/relationships/header" Target="header72.xml"/><Relationship Id="rId529" Type="http://schemas.openxmlformats.org/officeDocument/2006/relationships/footer" Target="footer7.xml"/><Relationship Id="rId528" Type="http://schemas.openxmlformats.org/officeDocument/2006/relationships/header" Target="header59.xml"/><Relationship Id="rId527" Type="http://schemas.openxmlformats.org/officeDocument/2006/relationships/hyperlink" Target="https://doi.org/10.3389/fpsyg.2018.00629" TargetMode="External"/><Relationship Id="rId769" Type="http://schemas.openxmlformats.org/officeDocument/2006/relationships/hyperlink" Target="https://doi.org/10.1177/2158244019841925" TargetMode="External"/><Relationship Id="rId526" Type="http://schemas.openxmlformats.org/officeDocument/2006/relationships/hyperlink" Target="https://doi.org/10.3389/fpsyg.2018.00629" TargetMode="External"/><Relationship Id="rId768" Type="http://schemas.openxmlformats.org/officeDocument/2006/relationships/hyperlink" Target="https://doi.org/10.1177/2158244019841925" TargetMode="External"/><Relationship Id="rId26" Type="http://schemas.openxmlformats.org/officeDocument/2006/relationships/hyperlink" Target="https://doi.org/10.1136/bmjopen-2020-046333?utm_source=chatgpt.com" TargetMode="External"/><Relationship Id="rId25" Type="http://schemas.openxmlformats.org/officeDocument/2006/relationships/hyperlink" Target="https://doi.org/10.1136/bmjopen-2020-046333?utm_source=chatgpt.com" TargetMode="External"/><Relationship Id="rId28" Type="http://schemas.openxmlformats.org/officeDocument/2006/relationships/hyperlink" Target="https://www.stockholmresilience.org/research/planetary-boundaries.htm" TargetMode="External"/><Relationship Id="rId27" Type="http://schemas.openxmlformats.org/officeDocument/2006/relationships/hyperlink" Target="https://www.stockholmresilience.org/research/planetary-boundaries.html?utm_source=chatgpt.com" TargetMode="External"/><Relationship Id="rId521" Type="http://schemas.openxmlformats.org/officeDocument/2006/relationships/hyperlink" Target="https://doi.org/10.1016/j.jenvp.2024.102327" TargetMode="External"/><Relationship Id="rId763" Type="http://schemas.openxmlformats.org/officeDocument/2006/relationships/footer" Target="footer19.xml"/><Relationship Id="rId1110" Type="http://schemas.openxmlformats.org/officeDocument/2006/relationships/hyperlink" Target="https://doi.org/10.3390/ijerph18179358" TargetMode="External"/><Relationship Id="rId29" Type="http://schemas.openxmlformats.org/officeDocument/2006/relationships/hyperlink" Target="https://www.un.org/en/climatechange/what-is-climate-change" TargetMode="External"/><Relationship Id="rId520" Type="http://schemas.openxmlformats.org/officeDocument/2006/relationships/hyperlink" Target="https://doi.org/10.1016/j.jenvp.2024.102327" TargetMode="External"/><Relationship Id="rId762" Type="http://schemas.openxmlformats.org/officeDocument/2006/relationships/header" Target="header71.xml"/><Relationship Id="rId1111" Type="http://schemas.openxmlformats.org/officeDocument/2006/relationships/hyperlink" Target="https://doi.org/10.3390/ijerph18179358" TargetMode="External"/><Relationship Id="rId761" Type="http://schemas.openxmlformats.org/officeDocument/2006/relationships/hyperlink" Target="https://doi.org/10.1017/S1754470X23000247" TargetMode="External"/><Relationship Id="rId1112" Type="http://schemas.openxmlformats.org/officeDocument/2006/relationships/hyperlink" Target="https://doi.org/10.3390/rel15091052" TargetMode="External"/><Relationship Id="rId760" Type="http://schemas.openxmlformats.org/officeDocument/2006/relationships/hyperlink" Target="https://doi.org/10.1017/S1754470X23000247" TargetMode="External"/><Relationship Id="rId1113" Type="http://schemas.openxmlformats.org/officeDocument/2006/relationships/hyperlink" Target="https://doi.org/10.3390/rel15091052" TargetMode="External"/><Relationship Id="rId1103" Type="http://schemas.openxmlformats.org/officeDocument/2006/relationships/hyperlink" Target="https://doi.org/10.5281/zenodo.11068942" TargetMode="External"/><Relationship Id="rId1104" Type="http://schemas.openxmlformats.org/officeDocument/2006/relationships/hyperlink" Target="https://doi.org/10.1177/11771801241251869" TargetMode="External"/><Relationship Id="rId1105" Type="http://schemas.openxmlformats.org/officeDocument/2006/relationships/hyperlink" Target="https://doi.org/10.1177/11771801241251869" TargetMode="External"/><Relationship Id="rId1106" Type="http://schemas.openxmlformats.org/officeDocument/2006/relationships/hyperlink" Target="https://doi.org/10.15608/iccc.2021.58" TargetMode="External"/><Relationship Id="rId11" Type="http://schemas.openxmlformats.org/officeDocument/2006/relationships/hyperlink" Target="https://doi.org/10.3389/fpsyg.2023.1298623?utm_source=chatgpt.com" TargetMode="External"/><Relationship Id="rId1107" Type="http://schemas.openxmlformats.org/officeDocument/2006/relationships/hyperlink" Target="https://doi.org/10.15608/iccc.2021.58" TargetMode="External"/><Relationship Id="rId10" Type="http://schemas.openxmlformats.org/officeDocument/2006/relationships/hyperlink" Target="https://doi.org/10.3389/fpsyg.2023.1298623?utm_source=chatgpt.com" TargetMode="External"/><Relationship Id="rId1108" Type="http://schemas.openxmlformats.org/officeDocument/2006/relationships/hyperlink" Target="https://doi.org/10.1007/978-3-319-50782-8" TargetMode="External"/><Relationship Id="rId13" Type="http://schemas.openxmlformats.org/officeDocument/2006/relationships/hyperlink" Target="https://doi.org/10.1007/s40596-022-01625-0?utm_source=chatgpt.com" TargetMode="External"/><Relationship Id="rId1109" Type="http://schemas.openxmlformats.org/officeDocument/2006/relationships/hyperlink" Target="https://doi.org/10.1007/978-3-319-50782-8" TargetMode="External"/><Relationship Id="rId12" Type="http://schemas.openxmlformats.org/officeDocument/2006/relationships/hyperlink" Target="https://doi.org/10.1007/s40596-022-01625-0?utm_source=chatgpt.com" TargetMode="External"/><Relationship Id="rId519" Type="http://schemas.openxmlformats.org/officeDocument/2006/relationships/hyperlink" Target="https://doi.org/10.3390/su15108115" TargetMode="External"/><Relationship Id="rId514" Type="http://schemas.openxmlformats.org/officeDocument/2006/relationships/hyperlink" Target="https://doi.org/10.1098/rstb.2004.1512" TargetMode="External"/><Relationship Id="rId756" Type="http://schemas.openxmlformats.org/officeDocument/2006/relationships/hyperlink" Target="https://doi.org/10.1177/1754073908097189" TargetMode="External"/><Relationship Id="rId998" Type="http://schemas.openxmlformats.org/officeDocument/2006/relationships/hyperlink" Target="https://doi.org/10.1371/journal.pstr.0000074" TargetMode="External"/><Relationship Id="rId513" Type="http://schemas.openxmlformats.org/officeDocument/2006/relationships/hyperlink" Target="https://doi.org/10.1038/s41598-024-60632-3" TargetMode="External"/><Relationship Id="rId755" Type="http://schemas.openxmlformats.org/officeDocument/2006/relationships/hyperlink" Target="https://doi.org/10.3389/fpsyg.2015.00093" TargetMode="External"/><Relationship Id="rId997" Type="http://schemas.openxmlformats.org/officeDocument/2006/relationships/hyperlink" Target="https://doi.org/10.1016/j.jeph.2024.202750" TargetMode="External"/><Relationship Id="rId512" Type="http://schemas.openxmlformats.org/officeDocument/2006/relationships/hyperlink" Target="https://doi.org/10.1038/s41598-024-60632-3" TargetMode="External"/><Relationship Id="rId754" Type="http://schemas.openxmlformats.org/officeDocument/2006/relationships/hyperlink" Target="https://doi.org/10.3389/fpsyg.2015.00093" TargetMode="External"/><Relationship Id="rId996" Type="http://schemas.openxmlformats.org/officeDocument/2006/relationships/hyperlink" Target="https://doi.org/10.1016/j.jeph.2024.202750" TargetMode="External"/><Relationship Id="rId511" Type="http://schemas.openxmlformats.org/officeDocument/2006/relationships/hyperlink" Target="https://doi.org/10.1007/BF02354453" TargetMode="External"/><Relationship Id="rId753" Type="http://schemas.openxmlformats.org/officeDocument/2006/relationships/hyperlink" Target="https://doi.org/10.1016/j.jad.2016.07.019" TargetMode="External"/><Relationship Id="rId995" Type="http://schemas.openxmlformats.org/officeDocument/2006/relationships/hyperlink" Target="https://doi.org/10.1136/bmjpo-2021-001375" TargetMode="External"/><Relationship Id="rId518" Type="http://schemas.openxmlformats.org/officeDocument/2006/relationships/hyperlink" Target="https://doi.org/10.3390/su15108115" TargetMode="External"/><Relationship Id="rId517" Type="http://schemas.openxmlformats.org/officeDocument/2006/relationships/hyperlink" Target="https://doi.org/10.1016/j.gloenvcha.2005.01.002" TargetMode="External"/><Relationship Id="rId759" Type="http://schemas.openxmlformats.org/officeDocument/2006/relationships/hyperlink" Target="https://doi.org/10.1016/j.jenvp.2023.102134" TargetMode="External"/><Relationship Id="rId516" Type="http://schemas.openxmlformats.org/officeDocument/2006/relationships/hyperlink" Target="https://doi.org/10.1016/j.gloenvcha.2005.01.002" TargetMode="External"/><Relationship Id="rId758" Type="http://schemas.openxmlformats.org/officeDocument/2006/relationships/hyperlink" Target="https://doi.org/10.1016/j.jenvp.2023.102134" TargetMode="External"/><Relationship Id="rId515" Type="http://schemas.openxmlformats.org/officeDocument/2006/relationships/hyperlink" Target="https://doi.org/10.1098/rstb.2004.1512" TargetMode="External"/><Relationship Id="rId757" Type="http://schemas.openxmlformats.org/officeDocument/2006/relationships/hyperlink" Target="https://doi.org/10.1177/1754073908097189" TargetMode="External"/><Relationship Id="rId999" Type="http://schemas.openxmlformats.org/officeDocument/2006/relationships/hyperlink" Target="https://doi.org/10.1371/journal.pstr.0000074" TargetMode="External"/><Relationship Id="rId15" Type="http://schemas.openxmlformats.org/officeDocument/2006/relationships/hyperlink" Target="https://doi.org/10.1007/s40037-019-00541-8?utm_source=chatgpt.com" TargetMode="External"/><Relationship Id="rId990" Type="http://schemas.openxmlformats.org/officeDocument/2006/relationships/hyperlink" Target="https://doi.org/10.1289/EHP9889" TargetMode="External"/><Relationship Id="rId14" Type="http://schemas.openxmlformats.org/officeDocument/2006/relationships/hyperlink" Target="https://doi.org/10.1007/s40037-019-00541-8?utm_source=chatgpt.com" TargetMode="External"/><Relationship Id="rId17" Type="http://schemas.openxmlformats.org/officeDocument/2006/relationships/header" Target="header4.xml"/><Relationship Id="rId16" Type="http://schemas.openxmlformats.org/officeDocument/2006/relationships/header" Target="header3.xml"/><Relationship Id="rId19" Type="http://schemas.openxmlformats.org/officeDocument/2006/relationships/hyperlink" Target="https://planetaryhealthalliance.org" TargetMode="External"/><Relationship Id="rId510" Type="http://schemas.openxmlformats.org/officeDocument/2006/relationships/hyperlink" Target="https://doi.org/10.1007/BF02354453" TargetMode="External"/><Relationship Id="rId752" Type="http://schemas.openxmlformats.org/officeDocument/2006/relationships/hyperlink" Target="https://doi.org/10.1016/j.jad.2016.07.019" TargetMode="External"/><Relationship Id="rId994" Type="http://schemas.openxmlformats.org/officeDocument/2006/relationships/hyperlink" Target="https://doi.org/10.1136/bmjpo-2021-001375" TargetMode="External"/><Relationship Id="rId18" Type="http://schemas.openxmlformats.org/officeDocument/2006/relationships/hyperlink" Target="https://www.stockholmresilience.org/research/planetary-bouhttps://www.stockholmresilience.org/research/planetary-boundaries.htmlndaries.html" TargetMode="External"/><Relationship Id="rId751" Type="http://schemas.openxmlformats.org/officeDocument/2006/relationships/hyperlink" Target="https://doi.org/10.3389/fpsyg.2015.00093" TargetMode="External"/><Relationship Id="rId993" Type="http://schemas.openxmlformats.org/officeDocument/2006/relationships/hyperlink" Target="https://doi.org/10.1192/bjb.2021.16" TargetMode="External"/><Relationship Id="rId1100" Type="http://schemas.openxmlformats.org/officeDocument/2006/relationships/hyperlink" Target="https://doi.org/10.3389/fpsyg.2022.970362" TargetMode="External"/><Relationship Id="rId750" Type="http://schemas.openxmlformats.org/officeDocument/2006/relationships/hyperlink" Target="https://doi.org/10.3389/fpsyg.2015.00093" TargetMode="External"/><Relationship Id="rId992" Type="http://schemas.openxmlformats.org/officeDocument/2006/relationships/hyperlink" Target="https://doi.org/10.1192/bjb.2021.16" TargetMode="External"/><Relationship Id="rId1101" Type="http://schemas.openxmlformats.org/officeDocument/2006/relationships/hyperlink" Target="https://doi.org/10.3389/fpsyg.2022.970362" TargetMode="External"/><Relationship Id="rId991" Type="http://schemas.openxmlformats.org/officeDocument/2006/relationships/hyperlink" Target="https://doi.org/10.1289/EHP9889" TargetMode="External"/><Relationship Id="rId1102" Type="http://schemas.openxmlformats.org/officeDocument/2006/relationships/hyperlink" Target="https://doi.org/10.5281/zenodo.11068942" TargetMode="External"/><Relationship Id="rId84" Type="http://schemas.openxmlformats.org/officeDocument/2006/relationships/hyperlink" Target="https://doi.org/10.1111/j.1745-6916.2007.00044.x?utm_source=chatgpt.com" TargetMode="External"/><Relationship Id="rId83" Type="http://schemas.openxmlformats.org/officeDocument/2006/relationships/hyperlink" Target="https://doi.org/10.1080/02699939208411068?utm_source=chatgpt.com" TargetMode="External"/><Relationship Id="rId86" Type="http://schemas.openxmlformats.org/officeDocument/2006/relationships/hyperlink" Target="https://psycnet.apa.org/record/1991-98760-000?utm_source=chatgpt.com" TargetMode="External"/><Relationship Id="rId85" Type="http://schemas.openxmlformats.org/officeDocument/2006/relationships/hyperlink" Target="https://doi.org/10.1111/j.1745-6916.2007.00044.x?utm_source=chatgpt.com" TargetMode="External"/><Relationship Id="rId88" Type="http://schemas.openxmlformats.org/officeDocument/2006/relationships/hyperlink" Target="https://doi.org/10.1017/CBO9780511806582.020?utm_source=chatgpt.com" TargetMode="External"/><Relationship Id="rId87" Type="http://schemas.openxmlformats.org/officeDocument/2006/relationships/hyperlink" Target="https://psycnet.apa.org/record/1991-98760-000?utm_source=chatgpt.com" TargetMode="External"/><Relationship Id="rId89" Type="http://schemas.openxmlformats.org/officeDocument/2006/relationships/hyperlink" Target="https://doi.org/10.1017/CBO9780511806582.020?utm_source=chatgpt.com" TargetMode="External"/><Relationship Id="rId709" Type="http://schemas.openxmlformats.org/officeDocument/2006/relationships/hyperlink" Target="https://doi.org/10.1186/cc1059" TargetMode="External"/><Relationship Id="rId708" Type="http://schemas.openxmlformats.org/officeDocument/2006/relationships/hyperlink" Target="https://doi.org/10.1080/09540261.2021.2016661" TargetMode="External"/><Relationship Id="rId707" Type="http://schemas.openxmlformats.org/officeDocument/2006/relationships/hyperlink" Target="https://doi.org/10.1080/09540261.2021.2016661" TargetMode="External"/><Relationship Id="rId949" Type="http://schemas.openxmlformats.org/officeDocument/2006/relationships/hyperlink" Target="https://www.sciencedirect.com/science/article/abs/pii/S2212420919304443?via%3Dihub" TargetMode="External"/><Relationship Id="rId706" Type="http://schemas.openxmlformats.org/officeDocument/2006/relationships/hyperlink" Target="https://doi.org/10.1176/appi.ps.201300255" TargetMode="External"/><Relationship Id="rId948" Type="http://schemas.openxmlformats.org/officeDocument/2006/relationships/hyperlink" Target="https://www.sciencedirect.com/science/article/abs/pii/S2212420919304443?via%3Dihub" TargetMode="External"/><Relationship Id="rId80" Type="http://schemas.openxmlformats.org/officeDocument/2006/relationships/hyperlink" Target="https://doi.org/10.1207/s15327957pspr1001_2?utm_source=chatgpt.com" TargetMode="External"/><Relationship Id="rId82" Type="http://schemas.openxmlformats.org/officeDocument/2006/relationships/hyperlink" Target="https://doi.org/10.1080/02699939208411068?utm_source=chatgpt.com" TargetMode="External"/><Relationship Id="rId81" Type="http://schemas.openxmlformats.org/officeDocument/2006/relationships/hyperlink" Target="https://doi.org/10.1207/s15327957pspr1001_2?utm_source=chatgpt.com" TargetMode="External"/><Relationship Id="rId701" Type="http://schemas.openxmlformats.org/officeDocument/2006/relationships/hyperlink" Target="https://doi.org/10.1016/B978-012109890-2/50032-9" TargetMode="External"/><Relationship Id="rId943" Type="http://schemas.openxmlformats.org/officeDocument/2006/relationships/hyperlink" Target="https://twnation.ca/wp-content/uploads/2025/08/TWN_CCCH-Health-Plan-Summary-Report-17July2023-PP.pdf" TargetMode="External"/><Relationship Id="rId700" Type="http://schemas.openxmlformats.org/officeDocument/2006/relationships/hyperlink" Target="https://www.nicabm.com/trauma-how-to-help-your-clients-understand-their-window-of-tolerance/" TargetMode="External"/><Relationship Id="rId942" Type="http://schemas.openxmlformats.org/officeDocument/2006/relationships/hyperlink" Target="https://www.squamish.net/wp-content/uploads/2024/10/ClimateLegacyStrategy_Final_Sep16_DIGITAL_Booklet.pdf" TargetMode="External"/><Relationship Id="rId941" Type="http://schemas.openxmlformats.org/officeDocument/2006/relationships/hyperlink" Target="https://www.mnbc.ca/media/3786" TargetMode="External"/><Relationship Id="rId940" Type="http://schemas.openxmlformats.org/officeDocument/2006/relationships/hyperlink" Target="https://fnlcclimatestrategy.ca/wp-content/uploads/2023/04/FNCSAP_2022.pdf#guiding-principles" TargetMode="External"/><Relationship Id="rId705" Type="http://schemas.openxmlformats.org/officeDocument/2006/relationships/hyperlink" Target="https://doi.org/10.1176/appi.ps.201300255" TargetMode="External"/><Relationship Id="rId947" Type="http://schemas.openxmlformats.org/officeDocument/2006/relationships/hyperlink" Target="https://static.aer.ca/prd/documents/reports/Indigenous%20Knowledge%20Remediation%20Reclamation%20and%20AER%205%2023%2019.pdf" TargetMode="External"/><Relationship Id="rId704" Type="http://schemas.openxmlformats.org/officeDocument/2006/relationships/hyperlink" Target="https://doi.org/10.1136/emj.12.4.255" TargetMode="External"/><Relationship Id="rId946" Type="http://schemas.openxmlformats.org/officeDocument/2006/relationships/hyperlink" Target="https://static.aer.ca/prd/documents/reports/Indigenous%20Knowledge%20Remediation%20Reclamation%20and%20AER%205%2023%2019.pdf" TargetMode="External"/><Relationship Id="rId703" Type="http://schemas.openxmlformats.org/officeDocument/2006/relationships/hyperlink" Target="https://doi.org/10.1136/emj.12.4.255" TargetMode="External"/><Relationship Id="rId945" Type="http://schemas.openxmlformats.org/officeDocument/2006/relationships/hyperlink" Target="https://www.nccih.ca/Publications/Lists/Publications/Attachments/10367/Climate_Change_and_Indigenous_Peoples_Health_EN_Web_2022-03-22.pdf" TargetMode="External"/><Relationship Id="rId702" Type="http://schemas.openxmlformats.org/officeDocument/2006/relationships/hyperlink" Target="https://doi.org/10.1016/B978-012109890-2/50032-9" TargetMode="External"/><Relationship Id="rId944" Type="http://schemas.openxmlformats.org/officeDocument/2006/relationships/hyperlink" Target="https://indigenouspeoplesatlasofcanada.ca" TargetMode="External"/><Relationship Id="rId73" Type="http://schemas.openxmlformats.org/officeDocument/2006/relationships/hyperlink" Target="https://doi.org/10.2307/j.ctvjf9vz4?utm_source=chatgpt.com" TargetMode="External"/><Relationship Id="rId72" Type="http://schemas.openxmlformats.org/officeDocument/2006/relationships/hyperlink" Target="https://doi.org/10.1037/h0046234?utm_source=chatgpt.com" TargetMode="External"/><Relationship Id="rId75" Type="http://schemas.openxmlformats.org/officeDocument/2006/relationships/header" Target="header17.xml"/><Relationship Id="rId74" Type="http://schemas.openxmlformats.org/officeDocument/2006/relationships/hyperlink" Target="https://doi.org/10.2307/j.ctvjf9vz4?utm_source=chatgpt.com" TargetMode="External"/><Relationship Id="rId77" Type="http://schemas.openxmlformats.org/officeDocument/2006/relationships/image" Target="media/image3.png"/><Relationship Id="rId76" Type="http://schemas.openxmlformats.org/officeDocument/2006/relationships/header" Target="header18.xml"/><Relationship Id="rId79" Type="http://schemas.openxmlformats.org/officeDocument/2006/relationships/image" Target="media/image9.png"/><Relationship Id="rId78" Type="http://schemas.openxmlformats.org/officeDocument/2006/relationships/image" Target="media/image6.png"/><Relationship Id="rId939" Type="http://schemas.openxmlformats.org/officeDocument/2006/relationships/hyperlink" Target="https://www.bcafn.ca/sites/default/files/docs/reports-presentations/BC%20First%20Nations%20Spiritual%20Knowledge%20Keepers%20Gathering%20on%20Climate%20Change%20WWHR%20-%20single%20pages%20for%20print%20with%20crop%20marks.pdf" TargetMode="External"/><Relationship Id="rId938" Type="http://schemas.openxmlformats.org/officeDocument/2006/relationships/hyperlink" Target="https://www.itk.ca/national-inuit-climate-change-strategy/" TargetMode="External"/><Relationship Id="rId937" Type="http://schemas.openxmlformats.org/officeDocument/2006/relationships/hyperlink" Target="https://thunderbirdpf.org/fnmwc/" TargetMode="External"/><Relationship Id="rId71" Type="http://schemas.openxmlformats.org/officeDocument/2006/relationships/hyperlink" Target="https://doi.org/10.1037/h0046234?utm_source=chatgpt.com" TargetMode="External"/><Relationship Id="rId70" Type="http://schemas.openxmlformats.org/officeDocument/2006/relationships/hyperlink" Target="http://www.jstor.org/stable/27857503?utm_source=chatgpt.com" TargetMode="External"/><Relationship Id="rId932" Type="http://schemas.openxmlformats.org/officeDocument/2006/relationships/hyperlink" Target="https://static1.squarespace.com/static/5ee04898a57c3c2169b94bdf/t/6751e4788a8121352ebe34b4/1733420161903/Two-eyed_Climate+Change_Mental+Health.pdf" TargetMode="External"/><Relationship Id="rId931" Type="http://schemas.openxmlformats.org/officeDocument/2006/relationships/hyperlink" Target="https://www.youtube.com/watch?v=85PPdUE8Mb0&amp;t=2s" TargetMode="External"/><Relationship Id="rId930" Type="http://schemas.openxmlformats.org/officeDocument/2006/relationships/hyperlink" Target="https://www.youtube.com/watch?v=qoR4nnzG13U" TargetMode="External"/><Relationship Id="rId936" Type="http://schemas.openxmlformats.org/officeDocument/2006/relationships/hyperlink" Target="https://www.metisnation.ca/wp-content/uploads/2025/09/MNC-Metis-Nation-Climate-Change-Strategy-FNL-PDF.pdf" TargetMode="External"/><Relationship Id="rId935" Type="http://schemas.openxmlformats.org/officeDocument/2006/relationships/hyperlink" Target="https://indigenousclimatehub.ca/2024/04/traditional-ecological-knowledge-the-cornerstone-of-indigenous-climate-adaptation-in-canada/" TargetMode="External"/><Relationship Id="rId934" Type="http://schemas.openxmlformats.org/officeDocument/2006/relationships/hyperlink" Target="https://aiatsis.gov.au/sites/default/files/research_pub/benefits-cfc_0_3.pdf" TargetMode="External"/><Relationship Id="rId933" Type="http://schemas.openxmlformats.org/officeDocument/2006/relationships/hyperlink" Target="https://www.wlu.ca/academics/research/partnerships/gnwt/stories/resources/2024/on-the-land-camps.html" TargetMode="External"/><Relationship Id="rId62" Type="http://schemas.openxmlformats.org/officeDocument/2006/relationships/hyperlink" Target="http://www.jstor.org/stable/2246769?utm_source=chatgpt.com" TargetMode="External"/><Relationship Id="rId61" Type="http://schemas.openxmlformats.org/officeDocument/2006/relationships/hyperlink" Target="http://www.jstor.org/stable/2246769?utm_source=chatgpt.com" TargetMode="External"/><Relationship Id="rId64" Type="http://schemas.openxmlformats.org/officeDocument/2006/relationships/hyperlink" Target="https://doi.org/10.1037/0003-066X.37.9.1019?utm_source=chatgpt.com" TargetMode="External"/><Relationship Id="rId63" Type="http://schemas.openxmlformats.org/officeDocument/2006/relationships/hyperlink" Target="https://doi.org/10.1037/0003-066X.37.9.1019?utm_source=chatgpt.com" TargetMode="External"/><Relationship Id="rId66" Type="http://schemas.openxmlformats.org/officeDocument/2006/relationships/hyperlink" Target="https://www.amazon.ca/Emotional-Brain-Mysterious-Underpinnings-Life/dp/0684836599?utm_source=chatgpt.com" TargetMode="External"/><Relationship Id="rId65" Type="http://schemas.openxmlformats.org/officeDocument/2006/relationships/hyperlink" Target="https://www.amazon.ca/Emotional-Brain-Mysterious-Underpinnings-Life/dp/0684836599?utm_source=chatgpt.com" TargetMode="External"/><Relationship Id="rId68" Type="http://schemas.openxmlformats.org/officeDocument/2006/relationships/hyperlink" Target="https://www.amazon.ca/Affective-Neuroscience-Foundations-Emotions-Science-ebook/dp/B00590X4HM?utm_source=chatgpt.com" TargetMode="External"/><Relationship Id="rId67" Type="http://schemas.openxmlformats.org/officeDocument/2006/relationships/hyperlink" Target="https://www.amazon.ca/Affective-Neuroscience-Foundations-Emotions-Science-ebook/dp/B00590X4HM?utm_source=chatgpt.com" TargetMode="External"/><Relationship Id="rId729" Type="http://schemas.openxmlformats.org/officeDocument/2006/relationships/hyperlink" Target="https://doi.org/10.3389/fnint.2022.871227" TargetMode="External"/><Relationship Id="rId728" Type="http://schemas.openxmlformats.org/officeDocument/2006/relationships/hyperlink" Target="https://doi.org/10.3390/ijerph192315847" TargetMode="External"/><Relationship Id="rId60" Type="http://schemas.openxmlformats.org/officeDocument/2006/relationships/hyperlink" Target="https://doi.org/10.1037/0022-3514.53.4.712?utm_source=chatgpt.com" TargetMode="External"/><Relationship Id="rId723" Type="http://schemas.openxmlformats.org/officeDocument/2006/relationships/hyperlink" Target="https://www.nicabm.com/trauma-how-to-help-your-clients-understand-their-window-of-tolerance/?utm_source=chatgpt.com" TargetMode="External"/><Relationship Id="rId965" Type="http://schemas.openxmlformats.org/officeDocument/2006/relationships/header" Target="header84.xml"/><Relationship Id="rId722" Type="http://schemas.openxmlformats.org/officeDocument/2006/relationships/hyperlink" Target="https://psycnet.apa.org/record/2009-02305-071" TargetMode="External"/><Relationship Id="rId964" Type="http://schemas.openxmlformats.org/officeDocument/2006/relationships/footer" Target="footer31.xml"/><Relationship Id="rId721" Type="http://schemas.openxmlformats.org/officeDocument/2006/relationships/hyperlink" Target="https://psycnet.apa.org/record/2009-02305-071" TargetMode="External"/><Relationship Id="rId963" Type="http://schemas.openxmlformats.org/officeDocument/2006/relationships/header" Target="header83.xml"/><Relationship Id="rId720" Type="http://schemas.openxmlformats.org/officeDocument/2006/relationships/hyperlink" Target="https://doi.org/10.1007/978-1-4419-7988-9_5" TargetMode="External"/><Relationship Id="rId962" Type="http://schemas.openxmlformats.org/officeDocument/2006/relationships/hyperlink" Target="https://libguides.ucalgary.ca/c.php?g=531839&amp;p=5190140" TargetMode="External"/><Relationship Id="rId727" Type="http://schemas.openxmlformats.org/officeDocument/2006/relationships/hyperlink" Target="https://doi.org/10.3390/ijerph192315847" TargetMode="External"/><Relationship Id="rId969" Type="http://schemas.openxmlformats.org/officeDocument/2006/relationships/header" Target="header86.xml"/><Relationship Id="rId726" Type="http://schemas.openxmlformats.org/officeDocument/2006/relationships/hyperlink" Target="https://doi.org/10.3390/ijerph17228562" TargetMode="External"/><Relationship Id="rId968" Type="http://schemas.openxmlformats.org/officeDocument/2006/relationships/footer" Target="footer33.xml"/><Relationship Id="rId725" Type="http://schemas.openxmlformats.org/officeDocument/2006/relationships/hyperlink" Target="https://doi.org/10.3390/ijerph17228562" TargetMode="External"/><Relationship Id="rId967" Type="http://schemas.openxmlformats.org/officeDocument/2006/relationships/header" Target="header85.xml"/><Relationship Id="rId724" Type="http://schemas.openxmlformats.org/officeDocument/2006/relationships/hyperlink" Target="https://www.nicabm.com/trauma-how-to-help-your-clients-understand-their-window-of-tolerance/" TargetMode="External"/><Relationship Id="rId966" Type="http://schemas.openxmlformats.org/officeDocument/2006/relationships/footer" Target="footer32.xml"/><Relationship Id="rId69" Type="http://schemas.openxmlformats.org/officeDocument/2006/relationships/hyperlink" Target="http://www.jstor.org/stable/27857503?utm_source=chatgpt.com" TargetMode="External"/><Relationship Id="rId961" Type="http://schemas.openxmlformats.org/officeDocument/2006/relationships/hyperlink" Target="https://www.un.org/en/fight-racism/vulnerable-groups/indigenous-peoples" TargetMode="External"/><Relationship Id="rId960" Type="http://schemas.openxmlformats.org/officeDocument/2006/relationships/hyperlink" Target="https://www.nlm.nih.gov/nativevoices/exhibition/healing-ways/medicine-ways/medicine-wheel.html?utm_source=chatgpt.com" TargetMode="External"/><Relationship Id="rId51" Type="http://schemas.openxmlformats.org/officeDocument/2006/relationships/header" Target="header16.xml"/><Relationship Id="rId50" Type="http://schemas.openxmlformats.org/officeDocument/2006/relationships/header" Target="header15.xml"/><Relationship Id="rId53" Type="http://schemas.openxmlformats.org/officeDocument/2006/relationships/hyperlink" Target="https://www.amazon.ca/How-Emotions-Are-Made-Secret/dp/0544133315?utm_source=chatgpt.com" TargetMode="External"/><Relationship Id="rId52" Type="http://schemas.openxmlformats.org/officeDocument/2006/relationships/hyperlink" Target="https://www.youtube.com/watch?v=mJLROKV2SzU" TargetMode="External"/><Relationship Id="rId55" Type="http://schemas.openxmlformats.org/officeDocument/2006/relationships/hyperlink" Target="https://doi.org/10.2307/1415404?utm_source=chatgpt.com" TargetMode="External"/><Relationship Id="rId54" Type="http://schemas.openxmlformats.org/officeDocument/2006/relationships/hyperlink" Target="https://www.amazon.ca/How-Emotions-Are-Made-Secret/dp/0544133315?utm_source=chatgpt.com" TargetMode="External"/><Relationship Id="rId57" Type="http://schemas.openxmlformats.org/officeDocument/2006/relationships/hyperlink" Target="https://doi.org/10.1037/10001-000?utm_source=chatgpt.com" TargetMode="External"/><Relationship Id="rId56" Type="http://schemas.openxmlformats.org/officeDocument/2006/relationships/hyperlink" Target="https://doi.org/10.2307/1415404?utm_source=chatgpt.com" TargetMode="External"/><Relationship Id="rId719" Type="http://schemas.openxmlformats.org/officeDocument/2006/relationships/hyperlink" Target="https://doi.org/10.1007/978-1-4419-7988-9_5" TargetMode="External"/><Relationship Id="rId718" Type="http://schemas.openxmlformats.org/officeDocument/2006/relationships/hyperlink" Target="https://doi.org/10.1371/journal.pone.0109013" TargetMode="External"/><Relationship Id="rId717" Type="http://schemas.openxmlformats.org/officeDocument/2006/relationships/hyperlink" Target="https://doi.org/10.1371/journal.pone.0109013" TargetMode="External"/><Relationship Id="rId959" Type="http://schemas.openxmlformats.org/officeDocument/2006/relationships/hyperlink" Target="http://www.integrativescience.ca/Principles/" TargetMode="External"/><Relationship Id="rId712" Type="http://schemas.openxmlformats.org/officeDocument/2006/relationships/hyperlink" Target="https://doi.org/10.3389/fpsyg.2018.01441" TargetMode="External"/><Relationship Id="rId954" Type="http://schemas.openxmlformats.org/officeDocument/2006/relationships/hyperlink" Target="https://utoronto.scholaris.ca/server/api/core/bitstreams/f8a0441d-2b9f-49dc-b30d-a6439a5cb142/content" TargetMode="External"/><Relationship Id="rId711" Type="http://schemas.openxmlformats.org/officeDocument/2006/relationships/hyperlink" Target="https://doi.org/10.3389/fpsyg.2018.01441" TargetMode="External"/><Relationship Id="rId953" Type="http://schemas.openxmlformats.org/officeDocument/2006/relationships/hyperlink" Target="https://en.ccunesco.ca/idealab/indigenous-land-based-education?utm_source=chatgpt.com" TargetMode="External"/><Relationship Id="rId710" Type="http://schemas.openxmlformats.org/officeDocument/2006/relationships/hyperlink" Target="https://doi.org/10.1186/cc1059" TargetMode="External"/><Relationship Id="rId952" Type="http://schemas.openxmlformats.org/officeDocument/2006/relationships/hyperlink" Target="https://changingclimate.ca/site/assets/uploads/sites/5/2022/02/CCHA-REPORT-EN.pdf" TargetMode="External"/><Relationship Id="rId951" Type="http://schemas.openxmlformats.org/officeDocument/2006/relationships/hyperlink" Target="https://changingclimate.ca/site/assets/uploads/sites/5/2022/02/CCHA-REPORT-EN.pdf" TargetMode="External"/><Relationship Id="rId716" Type="http://schemas.openxmlformats.org/officeDocument/2006/relationships/hyperlink" Target="https://doi.org/10.1016/j.gaceta.2017.07.018" TargetMode="External"/><Relationship Id="rId958" Type="http://schemas.openxmlformats.org/officeDocument/2006/relationships/hyperlink" Target="https://www.sac-isc.gc.ca/eng/1100100021003/1612465942223?utm_source=chatgpt.com" TargetMode="External"/><Relationship Id="rId715" Type="http://schemas.openxmlformats.org/officeDocument/2006/relationships/hyperlink" Target="https://doi.org/10.1016/j.gaceta.2017.07.018" TargetMode="External"/><Relationship Id="rId957" Type="http://schemas.openxmlformats.org/officeDocument/2006/relationships/hyperlink" Target="https://indigenousclimatemonitoring.ca/ethical-space/" TargetMode="External"/><Relationship Id="rId714" Type="http://schemas.openxmlformats.org/officeDocument/2006/relationships/hyperlink" Target="https://doi.org/10.1016/j.cresp.2024.100197" TargetMode="External"/><Relationship Id="rId956" Type="http://schemas.openxmlformats.org/officeDocument/2006/relationships/hyperlink" Target="https://indigenousclimatemonitoring.ca/ethical-space/" TargetMode="External"/><Relationship Id="rId713" Type="http://schemas.openxmlformats.org/officeDocument/2006/relationships/hyperlink" Target="https://doi.org/10.1016/j.cresp.2024.100197" TargetMode="External"/><Relationship Id="rId955" Type="http://schemas.openxmlformats.org/officeDocument/2006/relationships/hyperlink" Target="https://www2.gov.bc.ca/gov/content/governments/indigenous-people/supporting-communities/culture-language?utm_source=chatgpt.com" TargetMode="External"/><Relationship Id="rId59" Type="http://schemas.openxmlformats.org/officeDocument/2006/relationships/hyperlink" Target="https://doi.org/10.1037/0022-3514.53.4.712?utm_source=chatgpt.com" TargetMode="External"/><Relationship Id="rId58" Type="http://schemas.openxmlformats.org/officeDocument/2006/relationships/hyperlink" Target="https://doi.org/10.1037/10001-000?utm_source=chatgpt.com" TargetMode="External"/><Relationship Id="rId950" Type="http://schemas.openxmlformats.org/officeDocument/2006/relationships/hyperlink" Target="https://doi.org/10.1007/" TargetMode="External"/><Relationship Id="rId590" Type="http://schemas.openxmlformats.org/officeDocument/2006/relationships/hyperlink" Target="https://doi.org/10.1016/j.envsci.2024.103866" TargetMode="External"/><Relationship Id="rId107" Type="http://schemas.openxmlformats.org/officeDocument/2006/relationships/hyperlink" Target="https://doi.org/10.2139/ssrn.3918955?utm_source=chatgpt.com" TargetMode="External"/><Relationship Id="rId349" Type="http://schemas.openxmlformats.org/officeDocument/2006/relationships/hyperlink" Target="https://doi.org/10.1007/978-1-4613-9564-5_10?utm_source=chatgpt.com" TargetMode="External"/><Relationship Id="rId106" Type="http://schemas.openxmlformats.org/officeDocument/2006/relationships/hyperlink" Target="https://ecoamerica.org/wp-content/uploads/2014/06/eA_Beyond_Storms_and_Droughts_Psych_Impacts_of_Climate_Change.pdf?utm_source=chatgpt.com" TargetMode="External"/><Relationship Id="rId348" Type="http://schemas.openxmlformats.org/officeDocument/2006/relationships/hyperlink" Target="https://doi.org/10.1007/978-1-4613-9564-5_10?utm_source=chatgpt.com" TargetMode="External"/><Relationship Id="rId105" Type="http://schemas.openxmlformats.org/officeDocument/2006/relationships/hyperlink" Target="https://ecoamerica.org/wp-content/uploads/2014/06/eA_Beyond_Storms_and_Droughts_Psych_Impacts_of_Climate_Change.pdf?utm_source=chatgpt.com" TargetMode="External"/><Relationship Id="rId347" Type="http://schemas.openxmlformats.org/officeDocument/2006/relationships/hyperlink" Target="https://studenttheses.uu.nl/bitstream/handle/20.500.12932/44321/Thesis_Floor_Egberink_4380223.pdf?sequence=1&amp;utm_source=chatgpt.com" TargetMode="External"/><Relationship Id="rId589" Type="http://schemas.openxmlformats.org/officeDocument/2006/relationships/hyperlink" Target="https://doi.org/10.1016/j.envsci.2024.103866" TargetMode="External"/><Relationship Id="rId104" Type="http://schemas.openxmlformats.org/officeDocument/2006/relationships/hyperlink" Target="https://doi.org/10.1007/s00038-009-0112-0?utm_source=chatgpt.com" TargetMode="External"/><Relationship Id="rId346" Type="http://schemas.openxmlformats.org/officeDocument/2006/relationships/hyperlink" Target="https://studenttheses.uu.nl/bitstream/handle/20.500.12932/44321/Thesis_Floor_Egberink_4380223.pdf?sequence=1&amp;utm_source=chatgpt.com" TargetMode="External"/><Relationship Id="rId588" Type="http://schemas.openxmlformats.org/officeDocument/2006/relationships/hyperlink" Target="https://ueaeprints.uea.ac.uk/id/eprint/74470/" TargetMode="External"/><Relationship Id="rId109" Type="http://schemas.openxmlformats.org/officeDocument/2006/relationships/hyperlink" Target="https://doi.org/10.3390/su122310149?utm_source=chatgpt.com" TargetMode="External"/><Relationship Id="rId108" Type="http://schemas.openxmlformats.org/officeDocument/2006/relationships/hyperlink" Target="https://doi.org/10.2139/ssrn.3918955?utm_source=chatgpt.com" TargetMode="External"/><Relationship Id="rId341" Type="http://schemas.openxmlformats.org/officeDocument/2006/relationships/header" Target="header38.xml"/><Relationship Id="rId583" Type="http://schemas.openxmlformats.org/officeDocument/2006/relationships/hyperlink" Target="https://doi.org/10.1111/jpc.15649" TargetMode="External"/><Relationship Id="rId340" Type="http://schemas.openxmlformats.org/officeDocument/2006/relationships/header" Target="header37.xml"/><Relationship Id="rId582" Type="http://schemas.openxmlformats.org/officeDocument/2006/relationships/hyperlink" Target="https://doi.org/10.1111/bjso.12837" TargetMode="External"/><Relationship Id="rId581" Type="http://schemas.openxmlformats.org/officeDocument/2006/relationships/hyperlink" Target="https://doi.org/10.1111/bjso.12837" TargetMode="External"/><Relationship Id="rId580" Type="http://schemas.openxmlformats.org/officeDocument/2006/relationships/hyperlink" Target="https://doi.org/10.4236/psych.2024.155039" TargetMode="External"/><Relationship Id="rId103" Type="http://schemas.openxmlformats.org/officeDocument/2006/relationships/hyperlink" Target="https://doi.org/10.1007/s00038-009-0112-0?utm_source=chatgpt.com" TargetMode="External"/><Relationship Id="rId345" Type="http://schemas.openxmlformats.org/officeDocument/2006/relationships/hyperlink" Target="https://doi.org/10.1007/978-3-031-54790-4_15?utm_source=chatgpt.com" TargetMode="External"/><Relationship Id="rId587" Type="http://schemas.openxmlformats.org/officeDocument/2006/relationships/hyperlink" Target="https://ueaeprints.uea.ac.uk/id/eprint/74470/" TargetMode="External"/><Relationship Id="rId102" Type="http://schemas.openxmlformats.org/officeDocument/2006/relationships/hyperlink" Target="https://doi.org/10.1176/appi.books.9780890425596?utm_source=chatgpt.com" TargetMode="External"/><Relationship Id="rId344" Type="http://schemas.openxmlformats.org/officeDocument/2006/relationships/hyperlink" Target="https://doi.org/10.1007/978-3-031-54790-4_15?utm_source=chatgpt.com" TargetMode="External"/><Relationship Id="rId586" Type="http://schemas.openxmlformats.org/officeDocument/2006/relationships/hyperlink" Target="https://doi.org/10.1146/annurev.ecolsys.31.1.425" TargetMode="External"/><Relationship Id="rId101" Type="http://schemas.openxmlformats.org/officeDocument/2006/relationships/hyperlink" Target="https://doi.org/10.1176/appi.books.9780890425596?utm_source=chatgpt.com" TargetMode="External"/><Relationship Id="rId343" Type="http://schemas.openxmlformats.org/officeDocument/2006/relationships/hyperlink" Target="https://doi.org/10.1007/978-3-031-22098-3_4?utm_source=chatgpt.com" TargetMode="External"/><Relationship Id="rId585" Type="http://schemas.openxmlformats.org/officeDocument/2006/relationships/hyperlink" Target="https://doi.org/10.1146/annurev.ecolsys.31.1.425" TargetMode="External"/><Relationship Id="rId100" Type="http://schemas.openxmlformats.org/officeDocument/2006/relationships/hyperlink" Target="https://doi.org/10.1080/10398560701701288?utm_source=chatgpt.com" TargetMode="External"/><Relationship Id="rId342" Type="http://schemas.openxmlformats.org/officeDocument/2006/relationships/hyperlink" Target="https://doi.org/10.1007/978-3-031-22098-3_4?utm_source=chatgpt.com" TargetMode="External"/><Relationship Id="rId584" Type="http://schemas.openxmlformats.org/officeDocument/2006/relationships/hyperlink" Target="https://doi.org/10.1111/jpc.15649" TargetMode="External"/><Relationship Id="rId338" Type="http://schemas.openxmlformats.org/officeDocument/2006/relationships/hyperlink" Target="https://doi.org/10.1016/j.cosust.2019.11.008?utm_source=chatgpt.com" TargetMode="External"/><Relationship Id="rId337" Type="http://schemas.openxmlformats.org/officeDocument/2006/relationships/hyperlink" Target="https://doi.org/10.3389/fpsyg.2023.1126922?utm_source=chatgpt.com" TargetMode="External"/><Relationship Id="rId579" Type="http://schemas.openxmlformats.org/officeDocument/2006/relationships/hyperlink" Target="https://doi.org/10.4236/psych.2024.155039" TargetMode="External"/><Relationship Id="rId336" Type="http://schemas.openxmlformats.org/officeDocument/2006/relationships/hyperlink" Target="https://doi.org/10.3389/fpsyg.2023.1126922?utm_source=chatgpt.com" TargetMode="External"/><Relationship Id="rId578" Type="http://schemas.openxmlformats.org/officeDocument/2006/relationships/hyperlink" Target="https://doi.org/10.4324/9781351283885" TargetMode="External"/><Relationship Id="rId335" Type="http://schemas.openxmlformats.org/officeDocument/2006/relationships/hyperlink" Target="https://doi.org/10.1073/pnas.2405973121?utm_source=chatgpt.com" TargetMode="External"/><Relationship Id="rId577" Type="http://schemas.openxmlformats.org/officeDocument/2006/relationships/hyperlink" Target="https://doi.org/10.4324/9781351283885" TargetMode="External"/><Relationship Id="rId339" Type="http://schemas.openxmlformats.org/officeDocument/2006/relationships/hyperlink" Target="https://doi.org/10.1016/j.cosust.2019.11.008?utm_source=chatgpt.com" TargetMode="External"/><Relationship Id="rId330" Type="http://schemas.openxmlformats.org/officeDocument/2006/relationships/hyperlink" Target="https://doi.org/10.1080/08941920.2015.1054978?utm_source=chatgpt.com" TargetMode="External"/><Relationship Id="rId572" Type="http://schemas.openxmlformats.org/officeDocument/2006/relationships/hyperlink" Target="https://www.heyneighbourcollective.ca/wp-content/uploads/2023/08/Building-Hope-Through-Climate-Action.pdf" TargetMode="External"/><Relationship Id="rId571" Type="http://schemas.openxmlformats.org/officeDocument/2006/relationships/hyperlink" Target="https://www.outrageandoptimism.org" TargetMode="External"/><Relationship Id="rId570" Type="http://schemas.openxmlformats.org/officeDocument/2006/relationships/hyperlink" Target="https://www.youtube.com/watch?v=KVVW5eGiETI" TargetMode="External"/><Relationship Id="rId334" Type="http://schemas.openxmlformats.org/officeDocument/2006/relationships/hyperlink" Target="https://doi.org/10.1073/pnas.2405973121?utm_source=chatgpt.com" TargetMode="External"/><Relationship Id="rId576" Type="http://schemas.openxmlformats.org/officeDocument/2006/relationships/hyperlink" Target="https://doi.org/10.1038/s41558-018-0092-2" TargetMode="External"/><Relationship Id="rId333" Type="http://schemas.openxmlformats.org/officeDocument/2006/relationships/hyperlink" Target="https://doi.org/10.1016/j.jenvp.2017.12.003?utm_source=chatgpt.com" TargetMode="External"/><Relationship Id="rId575" Type="http://schemas.openxmlformats.org/officeDocument/2006/relationships/hyperlink" Target="https://doi.org/10.1038/s41558-018-0092-2" TargetMode="External"/><Relationship Id="rId332" Type="http://schemas.openxmlformats.org/officeDocument/2006/relationships/hyperlink" Target="https://doi.org/10.1016/j.jenvp.2017.12.003?utm_source=chatgpt.com" TargetMode="External"/><Relationship Id="rId574" Type="http://schemas.openxmlformats.org/officeDocument/2006/relationships/hyperlink" Target="https://doi.org/10.1163/9789004436990" TargetMode="External"/><Relationship Id="rId331" Type="http://schemas.openxmlformats.org/officeDocument/2006/relationships/hyperlink" Target="https://doi.org/10.1080/08941920.2015.1054978?utm_source=chatgpt.com" TargetMode="External"/><Relationship Id="rId573" Type="http://schemas.openxmlformats.org/officeDocument/2006/relationships/hyperlink" Target="https://doi.org/10.1163/9789004436990" TargetMode="External"/><Relationship Id="rId370" Type="http://schemas.openxmlformats.org/officeDocument/2006/relationships/header" Target="header39.xml"/><Relationship Id="rId129" Type="http://schemas.openxmlformats.org/officeDocument/2006/relationships/hyperlink" Target="https://doi.org/10.1080/1047840X.2014.940781?utm_source=chatgpt.com" TargetMode="External"/><Relationship Id="rId128" Type="http://schemas.openxmlformats.org/officeDocument/2006/relationships/hyperlink" Target="https://doi.org/10.3389/fpsyg.2022.920313?utm_source=chatgpt.com" TargetMode="External"/><Relationship Id="rId127" Type="http://schemas.openxmlformats.org/officeDocument/2006/relationships/hyperlink" Target="https://doi.org/10.3389/fpsyg.2022.920313?utm_source=chatgpt.com" TargetMode="External"/><Relationship Id="rId369" Type="http://schemas.openxmlformats.org/officeDocument/2006/relationships/hyperlink" Target="https://doi.org/10.1037/0003-066X.39.1.40?utm_source=chatgpt.com" TargetMode="External"/><Relationship Id="rId126" Type="http://schemas.openxmlformats.org/officeDocument/2006/relationships/hyperlink" Target="https://doi.org/10.1037//0003-066x.56.3.218?utm_source=chatgpt.com" TargetMode="External"/><Relationship Id="rId368" Type="http://schemas.openxmlformats.org/officeDocument/2006/relationships/hyperlink" Target="https://doi.org/10.1037/0003-066X.39.1.40?utm_source=chatgpt.com" TargetMode="External"/><Relationship Id="rId121" Type="http://schemas.openxmlformats.org/officeDocument/2006/relationships/hyperlink" Target="https://doi.org/10.1016/S2542-5196(21)00318-1?utm_source=chatgpt.com" TargetMode="External"/><Relationship Id="rId363" Type="http://schemas.openxmlformats.org/officeDocument/2006/relationships/hyperlink" Target="https://doi.org/10.1080/14693062.2018.1532872?utm_source=chatgpt.com" TargetMode="External"/><Relationship Id="rId120" Type="http://schemas.openxmlformats.org/officeDocument/2006/relationships/hyperlink" Target="https://static1.squarespace.com/static/5ee04898a57c3c2169b94bdf/t/66eb84a76e39a30af02bf130/1726710956084/Study+Report.pdf?utm_source=chatgpt.com" TargetMode="External"/><Relationship Id="rId362" Type="http://schemas.openxmlformats.org/officeDocument/2006/relationships/hyperlink" Target="https://doi.org/10.1080/14693062.2018.1532872?utm_source=chatgpt.com" TargetMode="External"/><Relationship Id="rId361" Type="http://schemas.openxmlformats.org/officeDocument/2006/relationships/hyperlink" Target="https://doi.org/10.1080/09669582.2023.2266778?utm_source=chatgpt.com" TargetMode="External"/><Relationship Id="rId360" Type="http://schemas.openxmlformats.org/officeDocument/2006/relationships/hyperlink" Target="https://doi.org/10.1080/09669582.2023.2266778?utm_source=chatgpt.com" TargetMode="External"/><Relationship Id="rId125" Type="http://schemas.openxmlformats.org/officeDocument/2006/relationships/hyperlink" Target="https://doi.org/10.1037//0003-066x.56.3.218?utm_source=chatgpt.com" TargetMode="External"/><Relationship Id="rId367" Type="http://schemas.openxmlformats.org/officeDocument/2006/relationships/hyperlink" Target="https://doi.org/10.1207/S15327965PLI1304_01?utm_source=chatgpt.com" TargetMode="External"/><Relationship Id="rId124" Type="http://schemas.openxmlformats.org/officeDocument/2006/relationships/hyperlink" Target="https://doi.org/10.1037/0022-3514.54.3.466?utm_source=chatgpt.com" TargetMode="External"/><Relationship Id="rId366" Type="http://schemas.openxmlformats.org/officeDocument/2006/relationships/hyperlink" Target="https://doi.org/10.1207/S15327965PLI1304_01?utm_source=chatgpt.com" TargetMode="External"/><Relationship Id="rId123" Type="http://schemas.openxmlformats.org/officeDocument/2006/relationships/hyperlink" Target="https://doi.org/10.1037/0022-3514.54.3.466?utm_source=chatgpt.com" TargetMode="External"/><Relationship Id="rId365" Type="http://schemas.openxmlformats.org/officeDocument/2006/relationships/hyperlink" Target="https://doi.org/10.1111/ropr.12539?utm_source=chatgpt.com" TargetMode="External"/><Relationship Id="rId122" Type="http://schemas.openxmlformats.org/officeDocument/2006/relationships/hyperlink" Target="https://doi.org/10.1016/S2542-5196(21)00318-1?utm_source=chatgpt.com" TargetMode="External"/><Relationship Id="rId364" Type="http://schemas.openxmlformats.org/officeDocument/2006/relationships/hyperlink" Target="https://doi.org/10.1111/ropr.12539?utm_source=chatgpt.com" TargetMode="External"/><Relationship Id="rId95" Type="http://schemas.openxmlformats.org/officeDocument/2006/relationships/hyperlink" Target="https://doi.org/10.1111/j.0956-7976.2004.01503008.x?utm_source=chatgpt.com" TargetMode="External"/><Relationship Id="rId94" Type="http://schemas.openxmlformats.org/officeDocument/2006/relationships/hyperlink" Target="https://doi.org/10.1111/j.0956-7976.2004.01503008.x?utm_source=chatgpt.com" TargetMode="External"/><Relationship Id="rId97" Type="http://schemas.openxmlformats.org/officeDocument/2006/relationships/header" Target="header20.xml"/><Relationship Id="rId96" Type="http://schemas.openxmlformats.org/officeDocument/2006/relationships/header" Target="header19.xml"/><Relationship Id="rId99" Type="http://schemas.openxmlformats.org/officeDocument/2006/relationships/hyperlink" Target="https://doi.org/10.1080/10398560701701288?utm_source=chatgpt.com" TargetMode="External"/><Relationship Id="rId98" Type="http://schemas.openxmlformats.org/officeDocument/2006/relationships/image" Target="media/image1.png"/><Relationship Id="rId91" Type="http://schemas.openxmlformats.org/officeDocument/2006/relationships/hyperlink" Target="https://doi.org/10.1016/B978-0-12-558701-3.50007-7?utm_source=chatgpt.com" TargetMode="External"/><Relationship Id="rId90" Type="http://schemas.openxmlformats.org/officeDocument/2006/relationships/hyperlink" Target="https://doi.org/10.1016/B978-0-12-558701-3.50007-7?utm_source=chatgpt.com" TargetMode="External"/><Relationship Id="rId93" Type="http://schemas.openxmlformats.org/officeDocument/2006/relationships/hyperlink" Target="https://doi.org/10.1037/h0077714?utm_source=chatgpt.com" TargetMode="External"/><Relationship Id="rId92" Type="http://schemas.openxmlformats.org/officeDocument/2006/relationships/hyperlink" Target="https://doi.org/10.1037/h0077714?utm_source=chatgpt.com" TargetMode="External"/><Relationship Id="rId118" Type="http://schemas.openxmlformats.org/officeDocument/2006/relationships/image" Target="media/image5.png"/><Relationship Id="rId117" Type="http://schemas.openxmlformats.org/officeDocument/2006/relationships/image" Target="media/image2.png"/><Relationship Id="rId359" Type="http://schemas.openxmlformats.org/officeDocument/2006/relationships/hyperlink" Target="https://doi.org/10.1080/17524030903529749?utm_source=chatgpt.com" TargetMode="External"/><Relationship Id="rId116" Type="http://schemas.openxmlformats.org/officeDocument/2006/relationships/header" Target="header22.xml"/><Relationship Id="rId358" Type="http://schemas.openxmlformats.org/officeDocument/2006/relationships/hyperlink" Target="https://doi.org/10.1080/17524030903529749?utm_source=chatgpt.com" TargetMode="External"/><Relationship Id="rId115" Type="http://schemas.openxmlformats.org/officeDocument/2006/relationships/header" Target="header21.xml"/><Relationship Id="rId357" Type="http://schemas.openxmlformats.org/officeDocument/2006/relationships/hyperlink" Target="https://doi.org/10.1016/j.jenvp.2022.101822?utm_source=chatgpt.com" TargetMode="External"/><Relationship Id="rId599" Type="http://schemas.openxmlformats.org/officeDocument/2006/relationships/hyperlink" Target="https://doi.org/10.26613/esic.3.1.110" TargetMode="External"/><Relationship Id="rId119" Type="http://schemas.openxmlformats.org/officeDocument/2006/relationships/hyperlink" Target="https://static1.squarespace.com/static/5ee04898a57c3c2169b94bdf/t/66eb84a76e39a30af02bf130/1726710956084/Study+Report.pdf?utm_source=chatgpt.com" TargetMode="External"/><Relationship Id="rId110" Type="http://schemas.openxmlformats.org/officeDocument/2006/relationships/hyperlink" Target="https://doi.org/10.3390/su122310149?utm_source=chatgpt.com" TargetMode="External"/><Relationship Id="rId352" Type="http://schemas.openxmlformats.org/officeDocument/2006/relationships/hyperlink" Target="https://doi.org/10.3390/ijerph20043085?utm_source=chatgpt.com" TargetMode="External"/><Relationship Id="rId594" Type="http://schemas.openxmlformats.org/officeDocument/2006/relationships/hyperlink" Target="https://doi.org/10.1016/j.jenvp.2023.102091" TargetMode="External"/><Relationship Id="rId351" Type="http://schemas.openxmlformats.org/officeDocument/2006/relationships/hyperlink" Target="https://doi.org/10.1111/j.2042-7166.2003.tb04008.x?utm_source=chatgpt.com" TargetMode="External"/><Relationship Id="rId593" Type="http://schemas.openxmlformats.org/officeDocument/2006/relationships/hyperlink" Target="https://doi.org/10.1016/j.jenvp.2023.102091" TargetMode="External"/><Relationship Id="rId350" Type="http://schemas.openxmlformats.org/officeDocument/2006/relationships/hyperlink" Target="https://doi.org/10.1111/j.2042-7166.2003.tb04008.x?utm_source=chatgpt.com" TargetMode="External"/><Relationship Id="rId592" Type="http://schemas.openxmlformats.org/officeDocument/2006/relationships/hyperlink" Target="https://viurrspace.ca/handle/10613/15232" TargetMode="External"/><Relationship Id="rId591" Type="http://schemas.openxmlformats.org/officeDocument/2006/relationships/hyperlink" Target="https://viurrspace.ca/handle/10613/15232" TargetMode="External"/><Relationship Id="rId114" Type="http://schemas.openxmlformats.org/officeDocument/2006/relationships/hyperlink" Target="https://doi.org/10.1016/B978-0-12-813130-5.00002-3?utm_source=chatgpt.com" TargetMode="External"/><Relationship Id="rId356" Type="http://schemas.openxmlformats.org/officeDocument/2006/relationships/hyperlink" Target="https://doi.org/10.1016/j.jenvp.2022.101822?utm_source=chatgpt.com" TargetMode="External"/><Relationship Id="rId598" Type="http://schemas.openxmlformats.org/officeDocument/2006/relationships/hyperlink" Target="https://doi.org/10.1037/0003-066X.56.3.227" TargetMode="External"/><Relationship Id="rId113" Type="http://schemas.openxmlformats.org/officeDocument/2006/relationships/hyperlink" Target="https://doi.org/10.1016/B978-0-12-813130-5.00002-3?utm_source=chatgpt.com" TargetMode="External"/><Relationship Id="rId355" Type="http://schemas.openxmlformats.org/officeDocument/2006/relationships/hyperlink" Target="https://doi.org/10.1007/s12671-024-02427-1?utm_source=chatgpt.com" TargetMode="External"/><Relationship Id="rId597" Type="http://schemas.openxmlformats.org/officeDocument/2006/relationships/hyperlink" Target="https://doi.org/10.1037/0003-066X.56.3.227" TargetMode="External"/><Relationship Id="rId112" Type="http://schemas.openxmlformats.org/officeDocument/2006/relationships/hyperlink" Target="https://climatecommunication.yale.edu/wp-content/uploads/2016/02/2010_12_Knowledge-of-Climate-Change-Across-Global-Warming%E2%80%99s-Six-Americas.pdf?utm_source=chatgpt.com" TargetMode="External"/><Relationship Id="rId354" Type="http://schemas.openxmlformats.org/officeDocument/2006/relationships/hyperlink" Target="https://doi.org/10.1007/s12671-024-02427-1?utm_source=chatgpt.com" TargetMode="External"/><Relationship Id="rId596" Type="http://schemas.openxmlformats.org/officeDocument/2006/relationships/hyperlink" Target="https://www.amazon.ca/Active-Hope-without-Going-Crazy/dp/1577319729" TargetMode="External"/><Relationship Id="rId111" Type="http://schemas.openxmlformats.org/officeDocument/2006/relationships/hyperlink" Target="https://climatecommunication.yale.edu/wp-content/uploads/2016/02/2010_12_Knowledge-of-Climate-Change-Across-Global-Warming%E2%80%99s-Six-Americas.pdf?utm_source=chatgpt.com" TargetMode="External"/><Relationship Id="rId353" Type="http://schemas.openxmlformats.org/officeDocument/2006/relationships/hyperlink" Target="https://doi.org/10.3390/ijerph20043085?utm_source=chatgpt.com" TargetMode="External"/><Relationship Id="rId595" Type="http://schemas.openxmlformats.org/officeDocument/2006/relationships/hyperlink" Target="https://www.amazon.ca/Active-Hope-without-Going-Crazy/dp/1577319729" TargetMode="External"/><Relationship Id="rId1136" Type="http://schemas.openxmlformats.org/officeDocument/2006/relationships/hyperlink" Target="https://doi.org/10.1080/14693062.2024.2362848" TargetMode="External"/><Relationship Id="rId1137" Type="http://schemas.openxmlformats.org/officeDocument/2006/relationships/header" Target="header99.xml"/><Relationship Id="rId1138" Type="http://schemas.openxmlformats.org/officeDocument/2006/relationships/footer" Target="footer47.xml"/><Relationship Id="rId1139" Type="http://schemas.openxmlformats.org/officeDocument/2006/relationships/header" Target="header100.xml"/><Relationship Id="rId305" Type="http://schemas.openxmlformats.org/officeDocument/2006/relationships/hyperlink" Target="https://doi.org/10.1037/amp0000103" TargetMode="External"/><Relationship Id="rId547" Type="http://schemas.openxmlformats.org/officeDocument/2006/relationships/hyperlink" Target="https://doi.org/10.1016/0191-8869(91)90099-W" TargetMode="External"/><Relationship Id="rId789" Type="http://schemas.openxmlformats.org/officeDocument/2006/relationships/hyperlink" Target="https://doi.org/10.1016/j.jenvp.2023.102278" TargetMode="External"/><Relationship Id="rId304" Type="http://schemas.openxmlformats.org/officeDocument/2006/relationships/hyperlink" Target="https://doi.org/10.1037/amp0000103?utm_source=chatgpt.com" TargetMode="External"/><Relationship Id="rId546" Type="http://schemas.openxmlformats.org/officeDocument/2006/relationships/hyperlink" Target="https://doi.org/10.1016/0191-8869(91)90099-W" TargetMode="External"/><Relationship Id="rId788" Type="http://schemas.openxmlformats.org/officeDocument/2006/relationships/hyperlink" Target="https://doi.org/10.1016/j.jenvp.2023.102278" TargetMode="External"/><Relationship Id="rId303" Type="http://schemas.openxmlformats.org/officeDocument/2006/relationships/hyperlink" Target="https://doi.org/10.3390/ijerph192214991" TargetMode="External"/><Relationship Id="rId545" Type="http://schemas.openxmlformats.org/officeDocument/2006/relationships/hyperlink" Target="https://doi.org/10.1016/j.envsci.2024.103866" TargetMode="External"/><Relationship Id="rId787" Type="http://schemas.openxmlformats.org/officeDocument/2006/relationships/hyperlink" Target="https://doi.org/10.2307/j.ctvk12s6h" TargetMode="External"/><Relationship Id="rId302" Type="http://schemas.openxmlformats.org/officeDocument/2006/relationships/hyperlink" Target="https://doi.org/10.3390/ijerph192214991?utm_source=chatgpt.com" TargetMode="External"/><Relationship Id="rId544" Type="http://schemas.openxmlformats.org/officeDocument/2006/relationships/hyperlink" Target="https://doi.org/10.1016/j.envsci.2024.103866" TargetMode="External"/><Relationship Id="rId786" Type="http://schemas.openxmlformats.org/officeDocument/2006/relationships/hyperlink" Target="https://doi.org/10.2307/j.ctvk12s6h" TargetMode="External"/><Relationship Id="rId309" Type="http://schemas.openxmlformats.org/officeDocument/2006/relationships/hyperlink" Target="https://doi.org/10.1177/13684310211021579" TargetMode="External"/><Relationship Id="rId308" Type="http://schemas.openxmlformats.org/officeDocument/2006/relationships/hyperlink" Target="https://doi.org/10.1177/13684310211021579?utm_source=chatgpt.com" TargetMode="External"/><Relationship Id="rId307" Type="http://schemas.openxmlformats.org/officeDocument/2006/relationships/hyperlink" Target="https://doi.org/10.1016/j.jenvp.2016.08.003?utm_source=chatgpt.com" TargetMode="External"/><Relationship Id="rId549" Type="http://schemas.openxmlformats.org/officeDocument/2006/relationships/hyperlink" Target="https://doi.org/10.1016/j.jenvp.2012.02.004" TargetMode="External"/><Relationship Id="rId306" Type="http://schemas.openxmlformats.org/officeDocument/2006/relationships/hyperlink" Target="https://doi.org/10.1016/j.jenvp.2016.08.003?utm_source=chatgpt.com" TargetMode="External"/><Relationship Id="rId548" Type="http://schemas.openxmlformats.org/officeDocument/2006/relationships/hyperlink" Target="https://doi.org/10.1016/j.jenvp.2012.02.004" TargetMode="External"/><Relationship Id="rId781" Type="http://schemas.openxmlformats.org/officeDocument/2006/relationships/hyperlink" Target="https://doi.org/10.3389/fpsyg.2023.1241400" TargetMode="External"/><Relationship Id="rId780" Type="http://schemas.openxmlformats.org/officeDocument/2006/relationships/hyperlink" Target="https://doi.org/10.3389/fpsyg.2023.1241400" TargetMode="External"/><Relationship Id="rId1130" Type="http://schemas.openxmlformats.org/officeDocument/2006/relationships/header" Target="header98.xml"/><Relationship Id="rId1131" Type="http://schemas.openxmlformats.org/officeDocument/2006/relationships/footer" Target="footer46.xml"/><Relationship Id="rId301" Type="http://schemas.openxmlformats.org/officeDocument/2006/relationships/hyperlink" Target="https://doi.org/10.1016/j.copsyc.2014.12.021" TargetMode="External"/><Relationship Id="rId543" Type="http://schemas.openxmlformats.org/officeDocument/2006/relationships/hyperlink" Target="https://doi.org/10.1037/0003-066X.44.3.513" TargetMode="External"/><Relationship Id="rId785" Type="http://schemas.openxmlformats.org/officeDocument/2006/relationships/hyperlink" Target="https://doi.org/10.1038/s41598-019-44097-3" TargetMode="External"/><Relationship Id="rId1132" Type="http://schemas.openxmlformats.org/officeDocument/2006/relationships/hyperlink" Target="https://iris.who.int/server/api/core/bitstreams/63c28858-bafe-4ba0-881a-af0517b7e1bf/content" TargetMode="External"/><Relationship Id="rId300" Type="http://schemas.openxmlformats.org/officeDocument/2006/relationships/hyperlink" Target="https://doi.org/10.1016/j.copsyc.2014.12.021?utm_source=chatgpt.com" TargetMode="External"/><Relationship Id="rId542" Type="http://schemas.openxmlformats.org/officeDocument/2006/relationships/hyperlink" Target="https://doi.org/10.1037/0003-066X.44.3.513" TargetMode="External"/><Relationship Id="rId784" Type="http://schemas.openxmlformats.org/officeDocument/2006/relationships/hyperlink" Target="https://doi.org/10.1038/s41598-019-44097-3" TargetMode="External"/><Relationship Id="rId1133" Type="http://schemas.openxmlformats.org/officeDocument/2006/relationships/hyperlink" Target="https://mhcca.ca/policy-decision-makers" TargetMode="External"/><Relationship Id="rId541" Type="http://schemas.openxmlformats.org/officeDocument/2006/relationships/hyperlink" Target="https://doi.org/10.1037/1089-2680.2.3.271" TargetMode="External"/><Relationship Id="rId783" Type="http://schemas.openxmlformats.org/officeDocument/2006/relationships/hyperlink" Target="https://doi.org/10.1017/S1049023X13009266" TargetMode="External"/><Relationship Id="rId1134" Type="http://schemas.openxmlformats.org/officeDocument/2006/relationships/hyperlink" Target="https://doi.org/10.1016/j.joclim.2023.100252" TargetMode="External"/><Relationship Id="rId540" Type="http://schemas.openxmlformats.org/officeDocument/2006/relationships/hyperlink" Target="https://doi.org/10.1037/1089-2680.2.3.271" TargetMode="External"/><Relationship Id="rId782" Type="http://schemas.openxmlformats.org/officeDocument/2006/relationships/hyperlink" Target="https://doi.org/10.1017/S1049023X13009266" TargetMode="External"/><Relationship Id="rId1135" Type="http://schemas.openxmlformats.org/officeDocument/2006/relationships/hyperlink" Target="https://doi.org/10.1016/j.janxdis.2022.102654" TargetMode="External"/><Relationship Id="rId1125" Type="http://schemas.openxmlformats.org/officeDocument/2006/relationships/hyperlink" Target="https://doi.org/10.1038/s44184-024-00054-1" TargetMode="External"/><Relationship Id="rId1126" Type="http://schemas.openxmlformats.org/officeDocument/2006/relationships/hyperlink" Target="https://www.jstor.org/stable/26605737" TargetMode="External"/><Relationship Id="rId1127" Type="http://schemas.openxmlformats.org/officeDocument/2006/relationships/hyperlink" Target="https://www.jstor.org/stable/26605737" TargetMode="External"/><Relationship Id="rId1128" Type="http://schemas.openxmlformats.org/officeDocument/2006/relationships/header" Target="header97.xml"/><Relationship Id="rId1129" Type="http://schemas.openxmlformats.org/officeDocument/2006/relationships/footer" Target="footer45.xml"/><Relationship Id="rId536" Type="http://schemas.openxmlformats.org/officeDocument/2006/relationships/hyperlink" Target="https://doi.org/10.3389/fpsyg.2023.1126031" TargetMode="External"/><Relationship Id="rId778" Type="http://schemas.openxmlformats.org/officeDocument/2006/relationships/hyperlink" Target="https://doi.org/10.1016/j.jenvman.2015.05.022" TargetMode="External"/><Relationship Id="rId535" Type="http://schemas.openxmlformats.org/officeDocument/2006/relationships/hyperlink" Target="https://doi.org/10.3200/JOEE.40.2.39-49" TargetMode="External"/><Relationship Id="rId777" Type="http://schemas.openxmlformats.org/officeDocument/2006/relationships/hyperlink" Target="https://doi.org/10.3389/fpsyg.2019.02942" TargetMode="External"/><Relationship Id="rId534" Type="http://schemas.openxmlformats.org/officeDocument/2006/relationships/hyperlink" Target="https://doi.org/10.3200/JOEE.40.2.39-49" TargetMode="External"/><Relationship Id="rId776" Type="http://schemas.openxmlformats.org/officeDocument/2006/relationships/hyperlink" Target="https://doi.org/10.3389/fpsyg.2019.02942" TargetMode="External"/><Relationship Id="rId533" Type="http://schemas.openxmlformats.org/officeDocument/2006/relationships/hyperlink" Target="https://doi.org/10.1002/9781118993811.ch21" TargetMode="External"/><Relationship Id="rId775" Type="http://schemas.openxmlformats.org/officeDocument/2006/relationships/hyperlink" Target="https://doi.org/10.1016/j.jenvp.2004.10.001" TargetMode="External"/><Relationship Id="rId539" Type="http://schemas.openxmlformats.org/officeDocument/2006/relationships/hyperlink" Target="https://doi.org/10.1016/S0065-2601(08)60016-7" TargetMode="External"/><Relationship Id="rId538" Type="http://schemas.openxmlformats.org/officeDocument/2006/relationships/hyperlink" Target="https://doi.org/10.1016/S0065-2601(08)60016-7" TargetMode="External"/><Relationship Id="rId537" Type="http://schemas.openxmlformats.org/officeDocument/2006/relationships/hyperlink" Target="https://doi.org/10.3389/fpsyg.2023.1126031" TargetMode="External"/><Relationship Id="rId779" Type="http://schemas.openxmlformats.org/officeDocument/2006/relationships/hyperlink" Target="https://doi.org/10.1016/j.jenvman.2015.05.022" TargetMode="External"/><Relationship Id="rId770" Type="http://schemas.openxmlformats.org/officeDocument/2006/relationships/hyperlink" Target="https://doi.org/10.3389/fpsyg.2022.750245" TargetMode="External"/><Relationship Id="rId1120" Type="http://schemas.openxmlformats.org/officeDocument/2006/relationships/hyperlink" Target="https://www.um.edu.mt/library/oar/handle/123456789/88100" TargetMode="External"/><Relationship Id="rId532" Type="http://schemas.openxmlformats.org/officeDocument/2006/relationships/hyperlink" Target="https://doi.org/10.1002/9781118993811.ch21" TargetMode="External"/><Relationship Id="rId774" Type="http://schemas.openxmlformats.org/officeDocument/2006/relationships/hyperlink" Target="https://doi.org/10.1016/j.jenvp.2004.10.001" TargetMode="External"/><Relationship Id="rId1121" Type="http://schemas.openxmlformats.org/officeDocument/2006/relationships/hyperlink" Target="https://www.um.edu.mt/library/oar/handle/123456789/88100" TargetMode="External"/><Relationship Id="rId531" Type="http://schemas.openxmlformats.org/officeDocument/2006/relationships/footer" Target="footer8.xml"/><Relationship Id="rId773" Type="http://schemas.openxmlformats.org/officeDocument/2006/relationships/hyperlink" Target="https://doi.org/10.31128/AJGP-01-23-6671" TargetMode="External"/><Relationship Id="rId1122" Type="http://schemas.openxmlformats.org/officeDocument/2006/relationships/hyperlink" Target="https://doi.org/10.1016/j.erss.2014.03.007" TargetMode="External"/><Relationship Id="rId530" Type="http://schemas.openxmlformats.org/officeDocument/2006/relationships/header" Target="header60.xml"/><Relationship Id="rId772" Type="http://schemas.openxmlformats.org/officeDocument/2006/relationships/hyperlink" Target="https://doi.org/10.31128/AJGP-01-23-6671" TargetMode="External"/><Relationship Id="rId1123" Type="http://schemas.openxmlformats.org/officeDocument/2006/relationships/hyperlink" Target="https://doi.org/10.1016/j.erss.2014.03.007" TargetMode="External"/><Relationship Id="rId771" Type="http://schemas.openxmlformats.org/officeDocument/2006/relationships/hyperlink" Target="https://doi.org/10.3389/fpsyg.2022.750245" TargetMode="External"/><Relationship Id="rId1124" Type="http://schemas.openxmlformats.org/officeDocument/2006/relationships/hyperlink" Target="https://doi.org/10.1038/s44184-024-00054-1" TargetMode="External"/><Relationship Id="rId327" Type="http://schemas.openxmlformats.org/officeDocument/2006/relationships/hyperlink" Target="https://doi.org/10.1037/1089-2680.2.3.271?utm_source=chatgpt.com" TargetMode="External"/><Relationship Id="rId569" Type="http://schemas.openxmlformats.org/officeDocument/2006/relationships/hyperlink" Target="https://www.youtube.com/watch?v=VEXAbX1f3Nc" TargetMode="External"/><Relationship Id="rId326" Type="http://schemas.openxmlformats.org/officeDocument/2006/relationships/hyperlink" Target="https://doi.org/10.1037/1089-2680.2.3.271?utm_source=chatgpt.com" TargetMode="External"/><Relationship Id="rId568" Type="http://schemas.openxmlformats.org/officeDocument/2006/relationships/hyperlink" Target="https://www.youtube.com/watch?v=VEXAbX1f3Nc" TargetMode="External"/><Relationship Id="rId325" Type="http://schemas.openxmlformats.org/officeDocument/2006/relationships/hyperlink" Target="https://doi.org/10.1037/a0023566?utm_source=chatgpt.com" TargetMode="External"/><Relationship Id="rId567" Type="http://schemas.openxmlformats.org/officeDocument/2006/relationships/hyperlink" Target="https://reneelertzman.com/project-inside-out" TargetMode="External"/><Relationship Id="rId324" Type="http://schemas.openxmlformats.org/officeDocument/2006/relationships/hyperlink" Target="https://doi.org/10.1037/a0023566?utm_source=chatgpt.com" TargetMode="External"/><Relationship Id="rId566" Type="http://schemas.openxmlformats.org/officeDocument/2006/relationships/hyperlink" Target="https://www.goodreads.com/book/show/18148841-environmental-melancholia" TargetMode="External"/><Relationship Id="rId329" Type="http://schemas.openxmlformats.org/officeDocument/2006/relationships/hyperlink" Target="https://scholarworks.uark.edu/csesuht/41?utm_source=chatgpt.com" TargetMode="External"/><Relationship Id="rId328" Type="http://schemas.openxmlformats.org/officeDocument/2006/relationships/hyperlink" Target="https://scholarworks.uark.edu/csesuht/41?utm_source=chatgpt.com" TargetMode="External"/><Relationship Id="rId561" Type="http://schemas.openxmlformats.org/officeDocument/2006/relationships/hyperlink" Target="https://doi.org/10.1080/074811899201046" TargetMode="External"/><Relationship Id="rId1150" Type="http://schemas.openxmlformats.org/officeDocument/2006/relationships/footer" Target="footer53.xml"/><Relationship Id="rId560" Type="http://schemas.openxmlformats.org/officeDocument/2006/relationships/hyperlink" Target="https://doi.org/10.1080/074811899201046" TargetMode="External"/><Relationship Id="rId323" Type="http://schemas.openxmlformats.org/officeDocument/2006/relationships/hyperlink" Target="https://www.amazon.ca/Theory-Cognitive-Dissonance-Leon-Festinger/dp/0804701318?utm_source=chatgpt.com" TargetMode="External"/><Relationship Id="rId565" Type="http://schemas.openxmlformats.org/officeDocument/2006/relationships/footer" Target="footer10.xml"/><Relationship Id="rId322" Type="http://schemas.openxmlformats.org/officeDocument/2006/relationships/hyperlink" Target="https://www.amazon.ca/Theory-Cognitive-Dissonance-Leon-Festinger/dp/0804701318?utm_source=chatgpt.com" TargetMode="External"/><Relationship Id="rId564" Type="http://schemas.openxmlformats.org/officeDocument/2006/relationships/header" Target="header62.xml"/><Relationship Id="rId321" Type="http://schemas.openxmlformats.org/officeDocument/2006/relationships/hyperlink" Target="https://doi.org/10.1177/0146167209351435?utm_source=chatgpt.com" TargetMode="External"/><Relationship Id="rId563" Type="http://schemas.openxmlformats.org/officeDocument/2006/relationships/footer" Target="footer9.xml"/><Relationship Id="rId320" Type="http://schemas.openxmlformats.org/officeDocument/2006/relationships/hyperlink" Target="https://doi.org/10.1177/0146167209351435?utm_source=chatgpt.com" TargetMode="External"/><Relationship Id="rId562" Type="http://schemas.openxmlformats.org/officeDocument/2006/relationships/header" Target="header61.xml"/><Relationship Id="rId1147" Type="http://schemas.openxmlformats.org/officeDocument/2006/relationships/header" Target="header104.xml"/><Relationship Id="rId1148" Type="http://schemas.openxmlformats.org/officeDocument/2006/relationships/footer" Target="footer52.xml"/><Relationship Id="rId1149" Type="http://schemas.openxmlformats.org/officeDocument/2006/relationships/header" Target="header105.xml"/><Relationship Id="rId316" Type="http://schemas.openxmlformats.org/officeDocument/2006/relationships/hyperlink" Target="https://doi.org/10.1038/s41558-018-0360-1?utm_source=chatgpt.com" TargetMode="External"/><Relationship Id="rId558" Type="http://schemas.openxmlformats.org/officeDocument/2006/relationships/hyperlink" Target="https://doi.org/10.1037//0003-066x.55.1.5" TargetMode="External"/><Relationship Id="rId315" Type="http://schemas.openxmlformats.org/officeDocument/2006/relationships/hyperlink" Target="https://doi.org/10.1016/j.cobeha.2021.02.009?utm_source=chatgpt.com" TargetMode="External"/><Relationship Id="rId557" Type="http://schemas.openxmlformats.org/officeDocument/2006/relationships/hyperlink" Target="https://doi.org/10.1007/s10433-015-0336-1" TargetMode="External"/><Relationship Id="rId799" Type="http://schemas.openxmlformats.org/officeDocument/2006/relationships/hyperlink" Target="https://doi.org/10.1016/j.envint.2021.106984" TargetMode="External"/><Relationship Id="rId314" Type="http://schemas.openxmlformats.org/officeDocument/2006/relationships/hyperlink" Target="https://doi.org/10.1016/j.cobeha.2021.02.009?utm_source=chatgpt.com" TargetMode="External"/><Relationship Id="rId556" Type="http://schemas.openxmlformats.org/officeDocument/2006/relationships/hyperlink" Target="https://doi.org/10.1007/s10433-015-0336-1" TargetMode="External"/><Relationship Id="rId798" Type="http://schemas.openxmlformats.org/officeDocument/2006/relationships/hyperlink" Target="https://doi.org/10.1016/j.envint.2021.106984" TargetMode="External"/><Relationship Id="rId313" Type="http://schemas.openxmlformats.org/officeDocument/2006/relationships/header" Target="header36.xml"/><Relationship Id="rId555" Type="http://schemas.openxmlformats.org/officeDocument/2006/relationships/hyperlink" Target="https://doi.org/10.1177/0013916511421196" TargetMode="External"/><Relationship Id="rId797" Type="http://schemas.openxmlformats.org/officeDocument/2006/relationships/hyperlink" Target="https://www.ncbi.nlm.nih.gov/books/NBK207195/" TargetMode="External"/><Relationship Id="rId319" Type="http://schemas.openxmlformats.org/officeDocument/2006/relationships/hyperlink" Target="https://doi.org/10.1111/phc3.12828?utm_source=chatgpt.com" TargetMode="External"/><Relationship Id="rId318" Type="http://schemas.openxmlformats.org/officeDocument/2006/relationships/hyperlink" Target="https://doi.org/10.1111/phc3.12828?utm_source=chatgpt.com" TargetMode="External"/><Relationship Id="rId317" Type="http://schemas.openxmlformats.org/officeDocument/2006/relationships/hyperlink" Target="https://doi.org/10.1038/s41558-018-0360-1?utm_source=chatgpt.com" TargetMode="External"/><Relationship Id="rId559" Type="http://schemas.openxmlformats.org/officeDocument/2006/relationships/hyperlink" Target="https://doi.org/10.1037//0003-066x.55.1.5" TargetMode="External"/><Relationship Id="rId550" Type="http://schemas.openxmlformats.org/officeDocument/2006/relationships/hyperlink" Target="https://doi.org/10.3390/su5052191" TargetMode="External"/><Relationship Id="rId792" Type="http://schemas.openxmlformats.org/officeDocument/2006/relationships/header" Target="header74.xml"/><Relationship Id="rId791" Type="http://schemas.openxmlformats.org/officeDocument/2006/relationships/footer" Target="footer21.xml"/><Relationship Id="rId1140" Type="http://schemas.openxmlformats.org/officeDocument/2006/relationships/footer" Target="footer48.xml"/><Relationship Id="rId790" Type="http://schemas.openxmlformats.org/officeDocument/2006/relationships/header" Target="header73.xml"/><Relationship Id="rId1141" Type="http://schemas.openxmlformats.org/officeDocument/2006/relationships/header" Target="header101.xml"/><Relationship Id="rId1142" Type="http://schemas.openxmlformats.org/officeDocument/2006/relationships/footer" Target="footer49.xml"/><Relationship Id="rId312" Type="http://schemas.openxmlformats.org/officeDocument/2006/relationships/header" Target="header35.xml"/><Relationship Id="rId554" Type="http://schemas.openxmlformats.org/officeDocument/2006/relationships/hyperlink" Target="https://doi.org/10.1177/0013916511421196" TargetMode="External"/><Relationship Id="rId796" Type="http://schemas.openxmlformats.org/officeDocument/2006/relationships/hyperlink" Target="https://www.ncbi.nlm.nih.gov/books/NBK207195/" TargetMode="External"/><Relationship Id="rId1143" Type="http://schemas.openxmlformats.org/officeDocument/2006/relationships/header" Target="header102.xml"/><Relationship Id="rId311" Type="http://schemas.openxmlformats.org/officeDocument/2006/relationships/hyperlink" Target="http://www.jstor.org/stable/23557052?utm_source=chatgpt.com" TargetMode="External"/><Relationship Id="rId553" Type="http://schemas.openxmlformats.org/officeDocument/2006/relationships/hyperlink" Target="https://doi.org/10.1177/0013916518763894" TargetMode="External"/><Relationship Id="rId795" Type="http://schemas.openxmlformats.org/officeDocument/2006/relationships/hyperlink" Target="https://www.apha.org/policies-and-advocacy/public-health-policy-statements/policy-database/2020/01/13/addressing-the-impacts-of-climate-change-on-mental-health-and-well-being" TargetMode="External"/><Relationship Id="rId1144" Type="http://schemas.openxmlformats.org/officeDocument/2006/relationships/footer" Target="footer50.xml"/><Relationship Id="rId310" Type="http://schemas.openxmlformats.org/officeDocument/2006/relationships/hyperlink" Target="http://www.jstor.org/stable/23557052?utm_source=chatgpt.com" TargetMode="External"/><Relationship Id="rId552" Type="http://schemas.openxmlformats.org/officeDocument/2006/relationships/hyperlink" Target="https://doi.org/10.1177/0013916518763894" TargetMode="External"/><Relationship Id="rId794" Type="http://schemas.openxmlformats.org/officeDocument/2006/relationships/hyperlink" Target="https://www.apha.org/policies-and-advocacy/public-health-policy-statements/policy-database/2020/01/13/addressing-the-impacts-of-climate-change-on-mental-health-and-well-being" TargetMode="External"/><Relationship Id="rId1145" Type="http://schemas.openxmlformats.org/officeDocument/2006/relationships/header" Target="header103.xml"/><Relationship Id="rId551" Type="http://schemas.openxmlformats.org/officeDocument/2006/relationships/hyperlink" Target="https://doi.org/10.3390/su5052191" TargetMode="External"/><Relationship Id="rId793" Type="http://schemas.openxmlformats.org/officeDocument/2006/relationships/footer" Target="footer22.xml"/><Relationship Id="rId1146" Type="http://schemas.openxmlformats.org/officeDocument/2006/relationships/footer" Target="footer51.xml"/><Relationship Id="rId297" Type="http://schemas.openxmlformats.org/officeDocument/2006/relationships/hyperlink" Target="https://doi.org/10.1111/1467-8721.00064" TargetMode="External"/><Relationship Id="rId296" Type="http://schemas.openxmlformats.org/officeDocument/2006/relationships/hyperlink" Target="https://doi.org/10.1111/1467-8721.00064?utm_source=chatgpt.com" TargetMode="External"/><Relationship Id="rId295" Type="http://schemas.openxmlformats.org/officeDocument/2006/relationships/image" Target="media/image7.png"/><Relationship Id="rId294" Type="http://schemas.openxmlformats.org/officeDocument/2006/relationships/header" Target="header34.xml"/><Relationship Id="rId299" Type="http://schemas.openxmlformats.org/officeDocument/2006/relationships/hyperlink" Target="https://doi.org/10.5281/zenodo.8226568" TargetMode="External"/><Relationship Id="rId298" Type="http://schemas.openxmlformats.org/officeDocument/2006/relationships/hyperlink" Target="https://doi.org/10.5281/zenodo.8226568?utm_source=chatgpt.com" TargetMode="External"/><Relationship Id="rId271" Type="http://schemas.openxmlformats.org/officeDocument/2006/relationships/hyperlink" Target="https://doi.org/10.1016/j.geoforum.2020.11.006?utm_source=chatgpt.com" TargetMode="External"/><Relationship Id="rId270" Type="http://schemas.openxmlformats.org/officeDocument/2006/relationships/hyperlink" Target="https://doi.org/10.1016/S2542-5196(21)00278-3" TargetMode="External"/><Relationship Id="rId269" Type="http://schemas.openxmlformats.org/officeDocument/2006/relationships/hyperlink" Target="https://doi.org/10.1016/S2542-5196(21)00278-3?utm_source=chatgpt.com" TargetMode="External"/><Relationship Id="rId264" Type="http://schemas.openxmlformats.org/officeDocument/2006/relationships/hyperlink" Target="https://doi.org/10.1037/0033-295X.108.4.814" TargetMode="External"/><Relationship Id="rId263" Type="http://schemas.openxmlformats.org/officeDocument/2006/relationships/hyperlink" Target="https://doi.org/10.1037/0033-295X.108.4.814?utm_source=chatgpt.com" TargetMode="External"/><Relationship Id="rId262" Type="http://schemas.openxmlformats.org/officeDocument/2006/relationships/hyperlink" Target="https://doi.org/10.1007/s11089-024-01196-x" TargetMode="External"/><Relationship Id="rId261" Type="http://schemas.openxmlformats.org/officeDocument/2006/relationships/hyperlink" Target="https://doi.org/10.1007/s11089-024-01196-x?utm_source=chatgpt.com" TargetMode="External"/><Relationship Id="rId268" Type="http://schemas.openxmlformats.org/officeDocument/2006/relationships/hyperlink" Target="https://psycnet.apa.org/record/2009-07773-044" TargetMode="External"/><Relationship Id="rId267" Type="http://schemas.openxmlformats.org/officeDocument/2006/relationships/hyperlink" Target="https://psycnet.apa.org/record/2009-07773-044?utm_source=chatgpt.com" TargetMode="External"/><Relationship Id="rId266" Type="http://schemas.openxmlformats.org/officeDocument/2006/relationships/hyperlink" Target="https://psycnet.apa.org/record/2006-04192-000" TargetMode="External"/><Relationship Id="rId265" Type="http://schemas.openxmlformats.org/officeDocument/2006/relationships/hyperlink" Target="https://psycnet.apa.org/record/2006-04192-000?utm_source=chatgpt.com" TargetMode="External"/><Relationship Id="rId260" Type="http://schemas.openxmlformats.org/officeDocument/2006/relationships/hyperlink" Target="https://doi.org/10.1037/10022-000" TargetMode="External"/><Relationship Id="rId259" Type="http://schemas.openxmlformats.org/officeDocument/2006/relationships/hyperlink" Target="https://doi.org/10.1037/10022-000?utm_source=chatgpt.com" TargetMode="External"/><Relationship Id="rId258" Type="http://schemas.openxmlformats.org/officeDocument/2006/relationships/hyperlink" Target="https://doi.org/10.1177/0001839219879646" TargetMode="External"/><Relationship Id="rId253" Type="http://schemas.openxmlformats.org/officeDocument/2006/relationships/hyperlink" Target="https://doi.org/10.1007/s42048-023-00149-y?utm_source=chatgpt.com" TargetMode="External"/><Relationship Id="rId495" Type="http://schemas.openxmlformats.org/officeDocument/2006/relationships/footer" Target="footer6.xml"/><Relationship Id="rId252" Type="http://schemas.openxmlformats.org/officeDocument/2006/relationships/hyperlink" Target="https://psycnet.apa.org/record/1979-05015-000" TargetMode="External"/><Relationship Id="rId494" Type="http://schemas.openxmlformats.org/officeDocument/2006/relationships/header" Target="header58.xml"/><Relationship Id="rId251" Type="http://schemas.openxmlformats.org/officeDocument/2006/relationships/hyperlink" Target="https://psycnet.apa.org/record/1979-05015-000?utm_source=chatgpt.com" TargetMode="External"/><Relationship Id="rId493" Type="http://schemas.openxmlformats.org/officeDocument/2006/relationships/footer" Target="footer5.xml"/><Relationship Id="rId250" Type="http://schemas.openxmlformats.org/officeDocument/2006/relationships/header" Target="header32.xml"/><Relationship Id="rId492" Type="http://schemas.openxmlformats.org/officeDocument/2006/relationships/header" Target="header57.xml"/><Relationship Id="rId257" Type="http://schemas.openxmlformats.org/officeDocument/2006/relationships/hyperlink" Target="https://doi.org/10.1177/0001839219879646?utm_source=chatgpt.com" TargetMode="External"/><Relationship Id="rId499" Type="http://schemas.openxmlformats.org/officeDocument/2006/relationships/hyperlink" Target="https://doi.org/10.5751/ES-14099-280214" TargetMode="External"/><Relationship Id="rId256" Type="http://schemas.openxmlformats.org/officeDocument/2006/relationships/hyperlink" Target="https://www.amazon.ca/Confronting-Environmental-Racism-Voices-Grassroots/dp/0896084469" TargetMode="External"/><Relationship Id="rId498" Type="http://schemas.openxmlformats.org/officeDocument/2006/relationships/hyperlink" Target="https://doi.org/10.5751/ES-14099-280214" TargetMode="External"/><Relationship Id="rId255" Type="http://schemas.openxmlformats.org/officeDocument/2006/relationships/hyperlink" Target="https://www.amazon.ca/Confronting-Environmental-Racism-Voices-Grassroots/dp/0896084469?utm_source=chatgpt.com" TargetMode="External"/><Relationship Id="rId497" Type="http://schemas.openxmlformats.org/officeDocument/2006/relationships/hyperlink" Target="https://doi.org/10.1002/9781118993811.ch21" TargetMode="External"/><Relationship Id="rId254" Type="http://schemas.openxmlformats.org/officeDocument/2006/relationships/hyperlink" Target="https://doi.org/10.1007/s42048-023-00149-y" TargetMode="External"/><Relationship Id="rId496" Type="http://schemas.openxmlformats.org/officeDocument/2006/relationships/hyperlink" Target="https://doi.org/10.1002/9781118993811.ch21" TargetMode="External"/><Relationship Id="rId293" Type="http://schemas.openxmlformats.org/officeDocument/2006/relationships/header" Target="header33.xml"/><Relationship Id="rId292" Type="http://schemas.openxmlformats.org/officeDocument/2006/relationships/hyperlink" Target="https://doi.org/10.5964/gep.11465?utm_source=chatgpt.com" TargetMode="External"/><Relationship Id="rId291" Type="http://schemas.openxmlformats.org/officeDocument/2006/relationships/hyperlink" Target="https://doi.org/10.5964/gep.11465?utm_source=chatgpt.com" TargetMode="External"/><Relationship Id="rId290" Type="http://schemas.openxmlformats.org/officeDocument/2006/relationships/hyperlink" Target="https://doi.org/10.1177/0160597618802537" TargetMode="External"/><Relationship Id="rId286" Type="http://schemas.openxmlformats.org/officeDocument/2006/relationships/hyperlink" Target="https://www.amazon.ca/One-Too-Small-Make-Difference/dp/0141991747" TargetMode="External"/><Relationship Id="rId285" Type="http://schemas.openxmlformats.org/officeDocument/2006/relationships/hyperlink" Target="https://www.amazon.ca/One-Too-Small-Make-Difference/dp/0141991747?utm_source=chatgpt.com" TargetMode="External"/><Relationship Id="rId284" Type="http://schemas.openxmlformats.org/officeDocument/2006/relationships/hyperlink" Target="https://doi.org/10.1016/j.jenvp.2024.102490" TargetMode="External"/><Relationship Id="rId283" Type="http://schemas.openxmlformats.org/officeDocument/2006/relationships/hyperlink" Target="https://doi.org/10.1016/j.jenvp.2024.102490?utm_source=chatgpt.com" TargetMode="External"/><Relationship Id="rId289" Type="http://schemas.openxmlformats.org/officeDocument/2006/relationships/hyperlink" Target="https://doi.org/10.1177/0160597618802537?utm_source=chatgpt.com" TargetMode="External"/><Relationship Id="rId288" Type="http://schemas.openxmlformats.org/officeDocument/2006/relationships/hyperlink" Target="https://doi.org/10.1017/CBO9780511973529" TargetMode="External"/><Relationship Id="rId287" Type="http://schemas.openxmlformats.org/officeDocument/2006/relationships/hyperlink" Target="https://doi.org/10.1017/CBO9780511973529?utm_source=chatgpt.com" TargetMode="External"/><Relationship Id="rId282" Type="http://schemas.openxmlformats.org/officeDocument/2006/relationships/hyperlink" Target="https://doi.org/10.1016/j.joclim.2021.100003" TargetMode="External"/><Relationship Id="rId281" Type="http://schemas.openxmlformats.org/officeDocument/2006/relationships/hyperlink" Target="https://doi.org/10.1016/j.joclim.2021.100003?utm_source=chatgpt.com" TargetMode="External"/><Relationship Id="rId280" Type="http://schemas.openxmlformats.org/officeDocument/2006/relationships/hyperlink" Target="https://doi.org/10.1016/j.outlook.2020.07.006" TargetMode="External"/><Relationship Id="rId275" Type="http://schemas.openxmlformats.org/officeDocument/2006/relationships/hyperlink" Target="https://psycnet.apa.org/record/1991-98760-000?utm_source=chatgpt.com" TargetMode="External"/><Relationship Id="rId274" Type="http://schemas.openxmlformats.org/officeDocument/2006/relationships/hyperlink" Target="https://doi.org/10.1080/14742837.2017.1344546" TargetMode="External"/><Relationship Id="rId273" Type="http://schemas.openxmlformats.org/officeDocument/2006/relationships/hyperlink" Target="https://doi.org/10.1080/14742837.2017.1344546?utm_source=chatgpt.com" TargetMode="External"/><Relationship Id="rId272" Type="http://schemas.openxmlformats.org/officeDocument/2006/relationships/hyperlink" Target="https://doi.org/10.1016/j.geoforum.2020.11.006" TargetMode="External"/><Relationship Id="rId279" Type="http://schemas.openxmlformats.org/officeDocument/2006/relationships/hyperlink" Target="https://doi.org/10.1016/j.outlook.2020.07.006?utm_source=chatgpt.com" TargetMode="External"/><Relationship Id="rId278" Type="http://schemas.openxmlformats.org/officeDocument/2006/relationships/hyperlink" Target="https://doi.org/10.1111/1468-5922.12870" TargetMode="External"/><Relationship Id="rId277" Type="http://schemas.openxmlformats.org/officeDocument/2006/relationships/hyperlink" Target="https://doi.org/10.1111/1468-5922.12870?utm_source=chatgpt.com" TargetMode="External"/><Relationship Id="rId276" Type="http://schemas.openxmlformats.org/officeDocument/2006/relationships/hyperlink" Target="https://psycnet.apa.org/record/1991-98760-000" TargetMode="External"/><Relationship Id="rId907" Type="http://schemas.openxmlformats.org/officeDocument/2006/relationships/hyperlink" Target="https://www.amazon.ca/All-Our-Relations-Native-Struggles/dp/0896085996" TargetMode="External"/><Relationship Id="rId906" Type="http://schemas.openxmlformats.org/officeDocument/2006/relationships/hyperlink" Target="https://www.amazon.ca/All-Our-Relations-Native-Struggles/dp/0896085996" TargetMode="External"/><Relationship Id="rId905" Type="http://schemas.openxmlformats.org/officeDocument/2006/relationships/hyperlink" Target="https://doi.org/10.1080/09644016.2023.2172869" TargetMode="External"/><Relationship Id="rId904" Type="http://schemas.openxmlformats.org/officeDocument/2006/relationships/hyperlink" Target="https://doi.org/10.1080/09644016.2023.2172869" TargetMode="External"/><Relationship Id="rId909" Type="http://schemas.openxmlformats.org/officeDocument/2006/relationships/hyperlink" Target="https://doi.org/10.1016/j.joclim.2023.100240" TargetMode="External"/><Relationship Id="rId908" Type="http://schemas.openxmlformats.org/officeDocument/2006/relationships/hyperlink" Target="https://doi.org/10.1016/j.joclim.2023.100240" TargetMode="External"/><Relationship Id="rId903" Type="http://schemas.openxmlformats.org/officeDocument/2006/relationships/hyperlink" Target="https://doi.org/10.1089/eco.2022.0032" TargetMode="External"/><Relationship Id="rId902" Type="http://schemas.openxmlformats.org/officeDocument/2006/relationships/hyperlink" Target="https://doi.org/10.1089/eco.2022.0032" TargetMode="External"/><Relationship Id="rId901" Type="http://schemas.openxmlformats.org/officeDocument/2006/relationships/hyperlink" Target="https://doi.org/10.1093/pnasnexus/pgae157" TargetMode="External"/><Relationship Id="rId900" Type="http://schemas.openxmlformats.org/officeDocument/2006/relationships/hyperlink" Target="https://doi.org/10.1093/pnasnexus/pgae157" TargetMode="External"/><Relationship Id="rId929" Type="http://schemas.openxmlformats.org/officeDocument/2006/relationships/image" Target="media/image4.png"/><Relationship Id="rId928" Type="http://schemas.openxmlformats.org/officeDocument/2006/relationships/footer" Target="footer30.xml"/><Relationship Id="rId927" Type="http://schemas.openxmlformats.org/officeDocument/2006/relationships/header" Target="header82.xml"/><Relationship Id="rId926" Type="http://schemas.openxmlformats.org/officeDocument/2006/relationships/footer" Target="footer29.xml"/><Relationship Id="rId921" Type="http://schemas.openxmlformats.org/officeDocument/2006/relationships/hyperlink" Target="https://digitalcommons.schulichlaw.dal.ca/cgi/viewcontent.cgi?article=1105&amp;context=llm_theses" TargetMode="External"/><Relationship Id="rId920" Type="http://schemas.openxmlformats.org/officeDocument/2006/relationships/hyperlink" Target="https://digitalcommons.schulichlaw.dal.ca/cgi/viewcontent.cgi?article=1105&amp;context=llm_theses" TargetMode="External"/><Relationship Id="rId925" Type="http://schemas.openxmlformats.org/officeDocument/2006/relationships/header" Target="header81.xml"/><Relationship Id="rId924" Type="http://schemas.openxmlformats.org/officeDocument/2006/relationships/hyperlink" Target="https://doi.org/10.1016/j.ecolecon.2023.107937" TargetMode="External"/><Relationship Id="rId923" Type="http://schemas.openxmlformats.org/officeDocument/2006/relationships/hyperlink" Target="https://doi.org/10.1016/j.ecolecon.2023.107937" TargetMode="External"/><Relationship Id="rId922" Type="http://schemas.openxmlformats.org/officeDocument/2006/relationships/hyperlink" Target="https://www.wits.ac.za/news/latest-news/opinion/2024/2024-11/will-the-cop29-climate-talks-tackle-injustice.html?utm_source=chatgpt.com" TargetMode="External"/><Relationship Id="rId918" Type="http://schemas.openxmlformats.org/officeDocument/2006/relationships/hyperlink" Target="https://doi.org/10.1016/S2542-5196(21)00087-5" TargetMode="External"/><Relationship Id="rId917" Type="http://schemas.openxmlformats.org/officeDocument/2006/relationships/hyperlink" Target="https://doi.org/10.1111/bioe.13042" TargetMode="External"/><Relationship Id="rId916" Type="http://schemas.openxmlformats.org/officeDocument/2006/relationships/hyperlink" Target="https://doi.org/10.1111/bioe.13042" TargetMode="External"/><Relationship Id="rId915" Type="http://schemas.openxmlformats.org/officeDocument/2006/relationships/hyperlink" Target="https://doi.org/10.1371/journal.pgph.0002474" TargetMode="External"/><Relationship Id="rId919" Type="http://schemas.openxmlformats.org/officeDocument/2006/relationships/hyperlink" Target="https://doi.org/10.1016/S2542-5196(21)00087-5" TargetMode="External"/><Relationship Id="rId910" Type="http://schemas.openxmlformats.org/officeDocument/2006/relationships/hyperlink" Target="https://doi.org/10.1186/s12889-023-17458-x" TargetMode="External"/><Relationship Id="rId914" Type="http://schemas.openxmlformats.org/officeDocument/2006/relationships/hyperlink" Target="https://doi.org/10.1371/journal.pgph.0002474" TargetMode="External"/><Relationship Id="rId913" Type="http://schemas.openxmlformats.org/officeDocument/2006/relationships/hyperlink" Target="https://doi.org/10.1080/14649357.2020.1748959" TargetMode="External"/><Relationship Id="rId912" Type="http://schemas.openxmlformats.org/officeDocument/2006/relationships/hyperlink" Target="https://doi.org/10.1080/14649357.2020.1748959" TargetMode="External"/><Relationship Id="rId911" Type="http://schemas.openxmlformats.org/officeDocument/2006/relationships/hyperlink" Target="https://doi.org/10.1186/s12889-023-17458-x" TargetMode="External"/><Relationship Id="rId629" Type="http://schemas.openxmlformats.org/officeDocument/2006/relationships/header" Target="header64.xml"/><Relationship Id="rId624" Type="http://schemas.openxmlformats.org/officeDocument/2006/relationships/hyperlink" Target="https://doi.org/10.1007/s10668-012-9346-8" TargetMode="External"/><Relationship Id="rId866" Type="http://schemas.openxmlformats.org/officeDocument/2006/relationships/hyperlink" Target="https://doi.org/10.1016/S2542-5196(21)00087-5" TargetMode="External"/><Relationship Id="rId623" Type="http://schemas.openxmlformats.org/officeDocument/2006/relationships/hyperlink" Target="https://doi.org/10.1007/s10668-012-9346-8" TargetMode="External"/><Relationship Id="rId865" Type="http://schemas.openxmlformats.org/officeDocument/2006/relationships/hyperlink" Target="https://doi.org/10.1371/journal.pgph.0002474" TargetMode="External"/><Relationship Id="rId622" Type="http://schemas.openxmlformats.org/officeDocument/2006/relationships/hyperlink" Target="https://doi.org/10.3390/philosophies6030061" TargetMode="External"/><Relationship Id="rId864" Type="http://schemas.openxmlformats.org/officeDocument/2006/relationships/hyperlink" Target="https://doi.org/10.1371/journal.pgph.0002474" TargetMode="External"/><Relationship Id="rId621" Type="http://schemas.openxmlformats.org/officeDocument/2006/relationships/hyperlink" Target="https://doi.org/10.3390/philosophies6030061" TargetMode="External"/><Relationship Id="rId863" Type="http://schemas.openxmlformats.org/officeDocument/2006/relationships/hyperlink" Target="https://doi.org/10.1007/s00267-003-0101-7" TargetMode="External"/><Relationship Id="rId628" Type="http://schemas.openxmlformats.org/officeDocument/2006/relationships/footer" Target="footer11.xml"/><Relationship Id="rId627" Type="http://schemas.openxmlformats.org/officeDocument/2006/relationships/header" Target="header63.xml"/><Relationship Id="rId869" Type="http://schemas.openxmlformats.org/officeDocument/2006/relationships/hyperlink" Target="https://doi.org/10.3390/soc7020006" TargetMode="External"/><Relationship Id="rId626" Type="http://schemas.openxmlformats.org/officeDocument/2006/relationships/hyperlink" Target="https://doi.org/10.2979/ethicsenviro.17.2.165" TargetMode="External"/><Relationship Id="rId868" Type="http://schemas.openxmlformats.org/officeDocument/2006/relationships/hyperlink" Target="https://doi.org/10.3390/soc7020006" TargetMode="External"/><Relationship Id="rId625" Type="http://schemas.openxmlformats.org/officeDocument/2006/relationships/hyperlink" Target="https://doi.org/10.2979/ethicsenviro.17.2.165" TargetMode="External"/><Relationship Id="rId867" Type="http://schemas.openxmlformats.org/officeDocument/2006/relationships/hyperlink" Target="https://doi.org/10.1016/S2542-5196(21)00087-5" TargetMode="External"/><Relationship Id="rId620" Type="http://schemas.openxmlformats.org/officeDocument/2006/relationships/hyperlink" Target="https://doi.org/10.1007/BF02103658" TargetMode="External"/><Relationship Id="rId862" Type="http://schemas.openxmlformats.org/officeDocument/2006/relationships/hyperlink" Target="https://doi.org/10.1007/s00267-003-0101-7" TargetMode="External"/><Relationship Id="rId861" Type="http://schemas.openxmlformats.org/officeDocument/2006/relationships/hyperlink" Target="https://doi.org/10.1186/s12889-023-17458-x" TargetMode="External"/><Relationship Id="rId860" Type="http://schemas.openxmlformats.org/officeDocument/2006/relationships/hyperlink" Target="https://doi.org/10.1186/s12889-023-17458-x" TargetMode="External"/><Relationship Id="rId619" Type="http://schemas.openxmlformats.org/officeDocument/2006/relationships/hyperlink" Target="https://doi.org/10.1007/BF02103658" TargetMode="External"/><Relationship Id="rId618" Type="http://schemas.openxmlformats.org/officeDocument/2006/relationships/hyperlink" Target="https://doi.org/10.1016/j.oneear.2020.09.015" TargetMode="External"/><Relationship Id="rId613" Type="http://schemas.openxmlformats.org/officeDocument/2006/relationships/hyperlink" Target="https://www.amazon.ca/Paradise-Built-Hell-Extraordinary-Communities/dp/0143118072" TargetMode="External"/><Relationship Id="rId855" Type="http://schemas.openxmlformats.org/officeDocument/2006/relationships/hyperlink" Target="https://doi.org/10.1089/eco.2022.0032" TargetMode="External"/><Relationship Id="rId612" Type="http://schemas.openxmlformats.org/officeDocument/2006/relationships/hyperlink" Target="https://doi.org/10.1016/j.gloenvcha.2022.102569" TargetMode="External"/><Relationship Id="rId854" Type="http://schemas.openxmlformats.org/officeDocument/2006/relationships/hyperlink" Target="https://doi.org/10.1089/eco.2022.0032" TargetMode="External"/><Relationship Id="rId611" Type="http://schemas.openxmlformats.org/officeDocument/2006/relationships/hyperlink" Target="https://doi.org/10.1016/j.gloenvcha.2022.102569" TargetMode="External"/><Relationship Id="rId853" Type="http://schemas.openxmlformats.org/officeDocument/2006/relationships/hyperlink" Target="https://doi.org/10.1016/j.joclim.2023.100235" TargetMode="External"/><Relationship Id="rId610" Type="http://schemas.openxmlformats.org/officeDocument/2006/relationships/hyperlink" Target="https://www.rainforestinfo.org.au/climate/ccdeSA.pdf" TargetMode="External"/><Relationship Id="rId852" Type="http://schemas.openxmlformats.org/officeDocument/2006/relationships/hyperlink" Target="https://doi.org/10.1016/j.joclim.2023.100235" TargetMode="External"/><Relationship Id="rId617" Type="http://schemas.openxmlformats.org/officeDocument/2006/relationships/hyperlink" Target="https://doi.org/10.1016/j.oneear.2020.09.015" TargetMode="External"/><Relationship Id="rId859" Type="http://schemas.openxmlformats.org/officeDocument/2006/relationships/hyperlink" Target="https://doi.org/10.1016/j.joclim.2023.100240" TargetMode="External"/><Relationship Id="rId616" Type="http://schemas.openxmlformats.org/officeDocument/2006/relationships/hyperlink" Target="http://www.jstor.org/stable/1448867" TargetMode="External"/><Relationship Id="rId858" Type="http://schemas.openxmlformats.org/officeDocument/2006/relationships/hyperlink" Target="https://doi.org/10.1016/j.joclim.2023.100240" TargetMode="External"/><Relationship Id="rId615" Type="http://schemas.openxmlformats.org/officeDocument/2006/relationships/hyperlink" Target="http://www.jstor.org/stable/1448867" TargetMode="External"/><Relationship Id="rId857" Type="http://schemas.openxmlformats.org/officeDocument/2006/relationships/hyperlink" Target="https://doi.org/10.1016/S2542-5196(22)00197-8" TargetMode="External"/><Relationship Id="rId614" Type="http://schemas.openxmlformats.org/officeDocument/2006/relationships/hyperlink" Target="https://www.amazon.ca/Paradise-Built-Hell-Extraordinary-Communities/dp/0143118072" TargetMode="External"/><Relationship Id="rId856" Type="http://schemas.openxmlformats.org/officeDocument/2006/relationships/hyperlink" Target="https://doi.org/10.1016/S2542-5196(22)00197-8" TargetMode="External"/><Relationship Id="rId851" Type="http://schemas.openxmlformats.org/officeDocument/2006/relationships/hyperlink" Target="https://doi.org/10.1007/s44168-022-00027-0" TargetMode="External"/><Relationship Id="rId850" Type="http://schemas.openxmlformats.org/officeDocument/2006/relationships/hyperlink" Target="https://doi.org/10.1007/s44168-022-00027-0" TargetMode="External"/><Relationship Id="rId409" Type="http://schemas.openxmlformats.org/officeDocument/2006/relationships/hyperlink" Target="https://doi.org/10.3389/fpsyg.2021.700709?utm_source=chatgpt.com" TargetMode="External"/><Relationship Id="rId404" Type="http://schemas.openxmlformats.org/officeDocument/2006/relationships/hyperlink" Target="https://doi.org/10.1080/10398560701701288?utm_source=chatgpt.com" TargetMode="External"/><Relationship Id="rId646" Type="http://schemas.openxmlformats.org/officeDocument/2006/relationships/hyperlink" Target="http://www.jstor.org/stable/j.ctv1chs3nj" TargetMode="External"/><Relationship Id="rId888" Type="http://schemas.openxmlformats.org/officeDocument/2006/relationships/hyperlink" Target="https://doi.org/10.1111/geoj.12417" TargetMode="External"/><Relationship Id="rId403" Type="http://schemas.openxmlformats.org/officeDocument/2006/relationships/hyperlink" Target="https://doi.org/10.1080/10398560701701288?utm_source=chatgpt.com" TargetMode="External"/><Relationship Id="rId645" Type="http://schemas.openxmlformats.org/officeDocument/2006/relationships/hyperlink" Target="https://psycnet.apa.org/record/2018-39784-016" TargetMode="External"/><Relationship Id="rId887" Type="http://schemas.openxmlformats.org/officeDocument/2006/relationships/hyperlink" Target="https://www.amazon.com/Braiding-Sweetgrass-Indigenous-Scientific-Knowledge/dp/1571313567/" TargetMode="External"/><Relationship Id="rId402" Type="http://schemas.openxmlformats.org/officeDocument/2006/relationships/hyperlink" Target="https://www.youtube.com/watch?v=5Ol_Zh7Qg4A" TargetMode="External"/><Relationship Id="rId644" Type="http://schemas.openxmlformats.org/officeDocument/2006/relationships/hyperlink" Target="https://psycnet.apa.org/record/2018-39784-016" TargetMode="External"/><Relationship Id="rId886" Type="http://schemas.openxmlformats.org/officeDocument/2006/relationships/hyperlink" Target="https://www.amazon.com/Braiding-Sweetgrass-Indigenous-Scientific-Knowledge/dp/1571313567/" TargetMode="External"/><Relationship Id="rId401" Type="http://schemas.openxmlformats.org/officeDocument/2006/relationships/hyperlink" Target="https://www.youtube.com/watch?v=5Ol_Zh7Qg4A" TargetMode="External"/><Relationship Id="rId643" Type="http://schemas.openxmlformats.org/officeDocument/2006/relationships/hyperlink" Target="https://doi.org/10.1017/S1754470X24000235" TargetMode="External"/><Relationship Id="rId885" Type="http://schemas.openxmlformats.org/officeDocument/2006/relationships/hyperlink" Target="https://doi.org/10.1017/cjlj.2020.13" TargetMode="External"/><Relationship Id="rId408" Type="http://schemas.openxmlformats.org/officeDocument/2006/relationships/hyperlink" Target="https://doi.org/10.1080/13504509.2020.1754959?utm_source=chatgpt.com" TargetMode="External"/><Relationship Id="rId407" Type="http://schemas.openxmlformats.org/officeDocument/2006/relationships/hyperlink" Target="https://doi.org/10.1080/13504509.2020.1754959?utm_source=chatgpt.com" TargetMode="External"/><Relationship Id="rId649" Type="http://schemas.openxmlformats.org/officeDocument/2006/relationships/hyperlink" Target="https://doi.org/10.1007/s41811-020-00096-1" TargetMode="External"/><Relationship Id="rId406" Type="http://schemas.openxmlformats.org/officeDocument/2006/relationships/hyperlink" Target="https://doi.org/10.1080/15205436.2023.2297829?utm_source=chatgpt.com" TargetMode="External"/><Relationship Id="rId648" Type="http://schemas.openxmlformats.org/officeDocument/2006/relationships/hyperlink" Target="https://doi.org/10.1007/s41811-020-00096-1" TargetMode="External"/><Relationship Id="rId405" Type="http://schemas.openxmlformats.org/officeDocument/2006/relationships/hyperlink" Target="https://doi.org/10.1080/15205436.2023.2297829?utm_source=chatgpt.com" TargetMode="External"/><Relationship Id="rId647" Type="http://schemas.openxmlformats.org/officeDocument/2006/relationships/hyperlink" Target="http://www.jstor.org/stable/j.ctv1chs3nj" TargetMode="External"/><Relationship Id="rId889" Type="http://schemas.openxmlformats.org/officeDocument/2006/relationships/hyperlink" Target="https://doi.org/10.1111/geoj.12417" TargetMode="External"/><Relationship Id="rId880" Type="http://schemas.openxmlformats.org/officeDocument/2006/relationships/hyperlink" Target="https://hub.connectingclimateminds.org/research-and-action/case-studies/12" TargetMode="External"/><Relationship Id="rId400" Type="http://schemas.openxmlformats.org/officeDocument/2006/relationships/hyperlink" Target="https://www.goodreads.com/book/show/153269.The_Biophilia_Hypothesis" TargetMode="External"/><Relationship Id="rId642" Type="http://schemas.openxmlformats.org/officeDocument/2006/relationships/hyperlink" Target="https://doi.org/10.1017/S1754470X24000235" TargetMode="External"/><Relationship Id="rId884" Type="http://schemas.openxmlformats.org/officeDocument/2006/relationships/hyperlink" Target="https://doi.org/10.1017/cjlj.2020.13" TargetMode="External"/><Relationship Id="rId641" Type="http://schemas.openxmlformats.org/officeDocument/2006/relationships/hyperlink" Target="https://digitalcommons.georgefox.edu/gsc/15" TargetMode="External"/><Relationship Id="rId883" Type="http://schemas.openxmlformats.org/officeDocument/2006/relationships/hyperlink" Target="https://doi.org/10.1016/j.uclim.2021.101053" TargetMode="External"/><Relationship Id="rId640" Type="http://schemas.openxmlformats.org/officeDocument/2006/relationships/hyperlink" Target="https://digitalcommons.georgefox.edu/gsc/15" TargetMode="External"/><Relationship Id="rId882" Type="http://schemas.openxmlformats.org/officeDocument/2006/relationships/hyperlink" Target="https://doi.org/10.1016/j.uclim.2021.101053" TargetMode="External"/><Relationship Id="rId881" Type="http://schemas.openxmlformats.org/officeDocument/2006/relationships/hyperlink" Target="https://hub.connectingclimateminds.org/research-and-action/case-studies/33" TargetMode="External"/><Relationship Id="rId635" Type="http://schemas.openxmlformats.org/officeDocument/2006/relationships/hyperlink" Target="https://doi.org/10.1080/03069885.2024.2384745" TargetMode="External"/><Relationship Id="rId877" Type="http://schemas.openxmlformats.org/officeDocument/2006/relationships/footer" Target="footer28.xml"/><Relationship Id="rId634" Type="http://schemas.openxmlformats.org/officeDocument/2006/relationships/hyperlink" Target="https://doi.org/10.1080/03069885.2024.2384745" TargetMode="External"/><Relationship Id="rId876" Type="http://schemas.openxmlformats.org/officeDocument/2006/relationships/header" Target="header80.xml"/><Relationship Id="rId633" Type="http://schemas.openxmlformats.org/officeDocument/2006/relationships/hyperlink" Target="https://doi.org/10.3390/ijerph18189636" TargetMode="External"/><Relationship Id="rId875" Type="http://schemas.openxmlformats.org/officeDocument/2006/relationships/footer" Target="footer27.xml"/><Relationship Id="rId632" Type="http://schemas.openxmlformats.org/officeDocument/2006/relationships/hyperlink" Target="https://doi.org/10.3390/ijerph18189636" TargetMode="External"/><Relationship Id="rId874" Type="http://schemas.openxmlformats.org/officeDocument/2006/relationships/header" Target="header79.xml"/><Relationship Id="rId639" Type="http://schemas.openxmlformats.org/officeDocument/2006/relationships/hyperlink" Target="https://scholarship.claremont.edu/pitzer_theses/159/" TargetMode="External"/><Relationship Id="rId638" Type="http://schemas.openxmlformats.org/officeDocument/2006/relationships/hyperlink" Target="https://scholarship.claremont.edu/pitzer_theses/159/" TargetMode="External"/><Relationship Id="rId637" Type="http://schemas.openxmlformats.org/officeDocument/2006/relationships/hyperlink" Target="https://www.ncbi.nlm.nih.gov/books/NBK64952/" TargetMode="External"/><Relationship Id="rId879" Type="http://schemas.openxmlformats.org/officeDocument/2006/relationships/hyperlink" Target="https://hub.connectingclimateminds.org/research-and-action/case-studies/13" TargetMode="External"/><Relationship Id="rId636" Type="http://schemas.openxmlformats.org/officeDocument/2006/relationships/hyperlink" Target="https://www.ncbi.nlm.nih.gov/books/NBK64952/" TargetMode="External"/><Relationship Id="rId878" Type="http://schemas.openxmlformats.org/officeDocument/2006/relationships/hyperlink" Target="https://hub.connectingclimateminds.org/research-and-action/case-studies" TargetMode="External"/><Relationship Id="rId631" Type="http://schemas.openxmlformats.org/officeDocument/2006/relationships/hyperlink" Target="https://www.youtube.com/watch?v=aDMtx5ivKK0" TargetMode="External"/><Relationship Id="rId873" Type="http://schemas.openxmlformats.org/officeDocument/2006/relationships/hyperlink" Target="https://www.tamarackcommunity.ca/hubfs/Resources/CDC%20ABCD%20resources/ABCD%20at%20a%20Glance.pdf" TargetMode="External"/><Relationship Id="rId630" Type="http://schemas.openxmlformats.org/officeDocument/2006/relationships/footer" Target="footer12.xml"/><Relationship Id="rId872" Type="http://schemas.openxmlformats.org/officeDocument/2006/relationships/hyperlink" Target="https://www.tamarackcommunity.ca/hubfs/Resources/CDC%20ABCD%20resources/ABCD%20at%20a%20Glance.pdf" TargetMode="External"/><Relationship Id="rId871" Type="http://schemas.openxmlformats.org/officeDocument/2006/relationships/hyperlink" Target="https://ssrn.com/abstract=2925514" TargetMode="External"/><Relationship Id="rId870" Type="http://schemas.openxmlformats.org/officeDocument/2006/relationships/hyperlink" Target="https://ssrn.com/abstract=2925514" TargetMode="External"/><Relationship Id="rId829" Type="http://schemas.openxmlformats.org/officeDocument/2006/relationships/hyperlink" Target="https://doi.org/10.3389/fpsyt.2022.1070681" TargetMode="External"/><Relationship Id="rId828" Type="http://schemas.openxmlformats.org/officeDocument/2006/relationships/hyperlink" Target="https://doi.org/10.3389/fpsyt.2022.1070681" TargetMode="External"/><Relationship Id="rId827" Type="http://schemas.openxmlformats.org/officeDocument/2006/relationships/hyperlink" Target="https://doi.org/10.1016/j.wpsyc.2012.01.003" TargetMode="External"/><Relationship Id="rId822" Type="http://schemas.openxmlformats.org/officeDocument/2006/relationships/hyperlink" Target="https://doi.org/10.3389/fsoc.2022.728541" TargetMode="External"/><Relationship Id="rId821" Type="http://schemas.openxmlformats.org/officeDocument/2006/relationships/hyperlink" Target="https://www.allwecansave.earth/circles" TargetMode="External"/><Relationship Id="rId820" Type="http://schemas.openxmlformats.org/officeDocument/2006/relationships/hyperlink" Target="https://theresilientactivist.org" TargetMode="External"/><Relationship Id="rId826" Type="http://schemas.openxmlformats.org/officeDocument/2006/relationships/hyperlink" Target="https://doi.org/10.1016/j.wpsyc.2012.01.003" TargetMode="External"/><Relationship Id="rId825" Type="http://schemas.openxmlformats.org/officeDocument/2006/relationships/hyperlink" Target="https://doi.org/10.1007/s10464-007-9156-6" TargetMode="External"/><Relationship Id="rId824" Type="http://schemas.openxmlformats.org/officeDocument/2006/relationships/hyperlink" Target="https://doi.org/10.1007/s10464-007-9156-6" TargetMode="External"/><Relationship Id="rId823" Type="http://schemas.openxmlformats.org/officeDocument/2006/relationships/hyperlink" Target="https://doi.org/10.3389/fsoc.2022.728541" TargetMode="External"/><Relationship Id="rId819" Type="http://schemas.openxmlformats.org/officeDocument/2006/relationships/footer" Target="footer24.xml"/><Relationship Id="rId818" Type="http://schemas.openxmlformats.org/officeDocument/2006/relationships/header" Target="header76.xml"/><Relationship Id="rId817" Type="http://schemas.openxmlformats.org/officeDocument/2006/relationships/footer" Target="footer23.xml"/><Relationship Id="rId816" Type="http://schemas.openxmlformats.org/officeDocument/2006/relationships/header" Target="header75.xml"/><Relationship Id="rId811" Type="http://schemas.openxmlformats.org/officeDocument/2006/relationships/hyperlink" Target="https://doi.org/10.3389/fpsyt.2022.898009" TargetMode="External"/><Relationship Id="rId810" Type="http://schemas.openxmlformats.org/officeDocument/2006/relationships/hyperlink" Target="https://doi.org/10.3389/fpsyt.2022.898009" TargetMode="External"/><Relationship Id="rId815" Type="http://schemas.openxmlformats.org/officeDocument/2006/relationships/hyperlink" Target="https://www.who.int/publications-detail/9789241565073" TargetMode="External"/><Relationship Id="rId814" Type="http://schemas.openxmlformats.org/officeDocument/2006/relationships/hyperlink" Target="https://www.who.int/publications-detail/9789241565073" TargetMode="External"/><Relationship Id="rId813" Type="http://schemas.openxmlformats.org/officeDocument/2006/relationships/hyperlink" Target="https://doi.org/10.1080/14693062.2024.2362848" TargetMode="External"/><Relationship Id="rId812" Type="http://schemas.openxmlformats.org/officeDocument/2006/relationships/hyperlink" Target="https://doi.org/10.1080/14693062.2024.2362848" TargetMode="External"/><Relationship Id="rId609" Type="http://schemas.openxmlformats.org/officeDocument/2006/relationships/hyperlink" Target="https://www.rainforestinfo.org.au/climate/ccdeSA.pdf" TargetMode="External"/><Relationship Id="rId608" Type="http://schemas.openxmlformats.org/officeDocument/2006/relationships/hyperlink" Target="https://doi.org/10.1080/00958964.2015.1021662" TargetMode="External"/><Relationship Id="rId607" Type="http://schemas.openxmlformats.org/officeDocument/2006/relationships/hyperlink" Target="https://doi.org/10.1080/00958964.2015.1021662" TargetMode="External"/><Relationship Id="rId849" Type="http://schemas.openxmlformats.org/officeDocument/2006/relationships/hyperlink" Target="https://doi.org/10.1007/978-94-017-0149-5_4" TargetMode="External"/><Relationship Id="rId602" Type="http://schemas.openxmlformats.org/officeDocument/2006/relationships/hyperlink" Target="https://doi.org/10.1016/j.jenvp.2012.02.004" TargetMode="External"/><Relationship Id="rId844" Type="http://schemas.openxmlformats.org/officeDocument/2006/relationships/hyperlink" Target="https://www.youtube.com/watch?v=35JAwbTZ9nE" TargetMode="External"/><Relationship Id="rId601" Type="http://schemas.openxmlformats.org/officeDocument/2006/relationships/hyperlink" Target="https://doi.org/10.1016/j.jenvp.2012.02.004" TargetMode="External"/><Relationship Id="rId843" Type="http://schemas.openxmlformats.org/officeDocument/2006/relationships/hyperlink" Target="https://www.youtube.com/watch?v=SjiMzZY1Msw" TargetMode="External"/><Relationship Id="rId600" Type="http://schemas.openxmlformats.org/officeDocument/2006/relationships/hyperlink" Target="https://doi.org/10.26613/esic.3.1.110" TargetMode="External"/><Relationship Id="rId842" Type="http://schemas.openxmlformats.org/officeDocument/2006/relationships/hyperlink" Target="https://www.youtube.com/watch?v=SjiMzZY1Msw" TargetMode="External"/><Relationship Id="rId841" Type="http://schemas.openxmlformats.org/officeDocument/2006/relationships/footer" Target="footer26.xml"/><Relationship Id="rId606" Type="http://schemas.openxmlformats.org/officeDocument/2006/relationships/hyperlink" Target="https://doi.org/10.1016/j.copsyc.2022.101514" TargetMode="External"/><Relationship Id="rId848" Type="http://schemas.openxmlformats.org/officeDocument/2006/relationships/hyperlink" Target="https://doi.org/10.1007/978-94-017-0149-5_4" TargetMode="External"/><Relationship Id="rId605" Type="http://schemas.openxmlformats.org/officeDocument/2006/relationships/hyperlink" Target="https://doi.org/10.1016/j.copsyc.2022.101514" TargetMode="External"/><Relationship Id="rId847" Type="http://schemas.openxmlformats.org/officeDocument/2006/relationships/hyperlink" Target="https://doi.org/10.1007/978-3-031-54790-4_15" TargetMode="External"/><Relationship Id="rId604" Type="http://schemas.openxmlformats.org/officeDocument/2006/relationships/hyperlink" Target="https://doi.org/10.3390/su5052191" TargetMode="External"/><Relationship Id="rId846" Type="http://schemas.openxmlformats.org/officeDocument/2006/relationships/hyperlink" Target="https://doi.org/10.1007/978-3-031-54790-4_15" TargetMode="External"/><Relationship Id="rId603" Type="http://schemas.openxmlformats.org/officeDocument/2006/relationships/hyperlink" Target="https://doi.org/10.3390/su5052191" TargetMode="External"/><Relationship Id="rId845" Type="http://schemas.openxmlformats.org/officeDocument/2006/relationships/hyperlink" Target="https://www.youtube.com/watch?v=35JAwbTZ9nE" TargetMode="External"/><Relationship Id="rId840" Type="http://schemas.openxmlformats.org/officeDocument/2006/relationships/header" Target="header78.xml"/><Relationship Id="rId839" Type="http://schemas.openxmlformats.org/officeDocument/2006/relationships/footer" Target="footer25.xml"/><Relationship Id="rId838" Type="http://schemas.openxmlformats.org/officeDocument/2006/relationships/header" Target="header77.xml"/><Relationship Id="rId833" Type="http://schemas.openxmlformats.org/officeDocument/2006/relationships/hyperlink" Target="https://doi.org/10.1037/0033-2909.98.2.310" TargetMode="External"/><Relationship Id="rId832" Type="http://schemas.openxmlformats.org/officeDocument/2006/relationships/hyperlink" Target="https://doi.org/10.1037/0033-2909.98.2.310" TargetMode="External"/><Relationship Id="rId831" Type="http://schemas.openxmlformats.org/officeDocument/2006/relationships/hyperlink" Target="https://doi.org/10.1057/s41285-018-0065-6" TargetMode="External"/><Relationship Id="rId830" Type="http://schemas.openxmlformats.org/officeDocument/2006/relationships/hyperlink" Target="https://doi.org/10.1057/s41285-018-0065-6" TargetMode="External"/><Relationship Id="rId837" Type="http://schemas.openxmlformats.org/officeDocument/2006/relationships/hyperlink" Target="https://doi.org/10.1017/S1754470X24000096" TargetMode="External"/><Relationship Id="rId836" Type="http://schemas.openxmlformats.org/officeDocument/2006/relationships/hyperlink" Target="https://doi.org/10.1017/S1754470X24000096" TargetMode="External"/><Relationship Id="rId835" Type="http://schemas.openxmlformats.org/officeDocument/2006/relationships/hyperlink" Target="https://doi.org/10.1111/bjso.12837" TargetMode="External"/><Relationship Id="rId834" Type="http://schemas.openxmlformats.org/officeDocument/2006/relationships/hyperlink" Target="https://doi.org/10.1111/bjso.12837" TargetMode="External"/><Relationship Id="rId1059" Type="http://schemas.openxmlformats.org/officeDocument/2006/relationships/hyperlink" Target="https://doi.org/10.3389/fcomm.2024.1301400" TargetMode="External"/><Relationship Id="rId228" Type="http://schemas.openxmlformats.org/officeDocument/2006/relationships/hyperlink" Target="https://doi.org/10.3390/ijerph19042461" TargetMode="External"/><Relationship Id="rId227" Type="http://schemas.openxmlformats.org/officeDocument/2006/relationships/hyperlink" Target="https://doi.org/10.3390/ijerph19042461?utm_source=chatgpt.com" TargetMode="External"/><Relationship Id="rId469" Type="http://schemas.openxmlformats.org/officeDocument/2006/relationships/header" Target="header52.xml"/><Relationship Id="rId226" Type="http://schemas.openxmlformats.org/officeDocument/2006/relationships/hyperlink" Target="https://doi.org/10.1016/j.crm.2022.100441" TargetMode="External"/><Relationship Id="rId468" Type="http://schemas.openxmlformats.org/officeDocument/2006/relationships/header" Target="header51.xml"/><Relationship Id="rId225" Type="http://schemas.openxmlformats.org/officeDocument/2006/relationships/hyperlink" Target="https://doi.org/10.1016/j.crm.2022.100441?utm_source=chatgpt.com" TargetMode="External"/><Relationship Id="rId467" Type="http://schemas.openxmlformats.org/officeDocument/2006/relationships/header" Target="header50.xml"/><Relationship Id="rId229" Type="http://schemas.openxmlformats.org/officeDocument/2006/relationships/hyperlink" Target="https://doi.org/10.1038/s41598-021-91472-0?utm_source=chatgpt.com" TargetMode="External"/><Relationship Id="rId1050" Type="http://schemas.openxmlformats.org/officeDocument/2006/relationships/hyperlink" Target="https://drive.google.com/file/d/1mr6B1Ee8-KJxwFNnGQ1WQbHWH51PCX2w/view?pli=1" TargetMode="External"/><Relationship Id="rId220" Type="http://schemas.openxmlformats.org/officeDocument/2006/relationships/hyperlink" Target="https://www.amazon.ca/Grief-Counseling-Therapy-Handbook-Practitioner/dp/0826134742" TargetMode="External"/><Relationship Id="rId462" Type="http://schemas.openxmlformats.org/officeDocument/2006/relationships/hyperlink" Target="https://doi.org/10.1073/pnas.2101046118?utm_source=chatgpt.com" TargetMode="External"/><Relationship Id="rId1051" Type="http://schemas.openxmlformats.org/officeDocument/2006/relationships/hyperlink" Target="https://www.mindset-mediaguide.ca" TargetMode="External"/><Relationship Id="rId461" Type="http://schemas.openxmlformats.org/officeDocument/2006/relationships/hyperlink" Target="https://doi.org/10.1073/pnas.2101046118?utm_source=chatgpt.com" TargetMode="External"/><Relationship Id="rId1052" Type="http://schemas.openxmlformats.org/officeDocument/2006/relationships/hyperlink" Target="https://www.traumaawarejournalism.org/climate-journalism-mental-health-all" TargetMode="External"/><Relationship Id="rId460" Type="http://schemas.openxmlformats.org/officeDocument/2006/relationships/hyperlink" Target="https://www.proquest.com/openview/384fd868d08c1a72835b873bb8bc2590/1?pq-origsite=gscholar&amp;cbl=2034866&amp;utm_source=chatgpt.com" TargetMode="External"/><Relationship Id="rId1053" Type="http://schemas.openxmlformats.org/officeDocument/2006/relationships/hyperlink" Target="https://www.journalismforum.ca/resources" TargetMode="External"/><Relationship Id="rId1054" Type="http://schemas.openxmlformats.org/officeDocument/2006/relationships/hyperlink" Target="https://mhcca.ca/media-professionals" TargetMode="External"/><Relationship Id="rId224" Type="http://schemas.openxmlformats.org/officeDocument/2006/relationships/header" Target="header30.xml"/><Relationship Id="rId466" Type="http://schemas.openxmlformats.org/officeDocument/2006/relationships/header" Target="header49.xml"/><Relationship Id="rId1055" Type="http://schemas.openxmlformats.org/officeDocument/2006/relationships/hyperlink" Target="https://doi.org/10.1080/1461670X.2018.1545599" TargetMode="External"/><Relationship Id="rId223" Type="http://schemas.openxmlformats.org/officeDocument/2006/relationships/header" Target="header29.xml"/><Relationship Id="rId465" Type="http://schemas.openxmlformats.org/officeDocument/2006/relationships/hyperlink" Target="https://doi.org/10.1016/j.gloenvcha.2021.102322" TargetMode="External"/><Relationship Id="rId1056" Type="http://schemas.openxmlformats.org/officeDocument/2006/relationships/hyperlink" Target="https://doi.org/10.1080/1461670X.2018.1545599" TargetMode="External"/><Relationship Id="rId222" Type="http://schemas.openxmlformats.org/officeDocument/2006/relationships/hyperlink" Target="https://www.amazon.ca/Braiding-Sweetgrass-Indigenous-Scientific-Knowledge/dp/1571313567" TargetMode="External"/><Relationship Id="rId464" Type="http://schemas.openxmlformats.org/officeDocument/2006/relationships/hyperlink" Target="https://doi.org/10.1016/j.jenvp.2022.101899?utm_source=chatgpt.com" TargetMode="External"/><Relationship Id="rId1057" Type="http://schemas.openxmlformats.org/officeDocument/2006/relationships/hyperlink" Target="https://doi.org/10.1088/1748-9326/aba4c7" TargetMode="External"/><Relationship Id="rId221" Type="http://schemas.openxmlformats.org/officeDocument/2006/relationships/hyperlink" Target="https://www.amazon.ca/Braiding-Sweetgrass-Indigenous-Scientific-Knowledge/dp/1571313567" TargetMode="External"/><Relationship Id="rId463" Type="http://schemas.openxmlformats.org/officeDocument/2006/relationships/hyperlink" Target="https://doi.org/10.1016/j.jenvp.2022.101899?utm_source=chatgpt.com" TargetMode="External"/><Relationship Id="rId1058" Type="http://schemas.openxmlformats.org/officeDocument/2006/relationships/hyperlink" Target="https://doi.org/10.1088/1748-9326/aba4c7" TargetMode="External"/><Relationship Id="rId1048" Type="http://schemas.openxmlformats.org/officeDocument/2006/relationships/header" Target="header94.xml"/><Relationship Id="rId1049" Type="http://schemas.openxmlformats.org/officeDocument/2006/relationships/footer" Target="footer42.xml"/><Relationship Id="rId217" Type="http://schemas.openxmlformats.org/officeDocument/2006/relationships/hyperlink" Target="https://www.amazon.ca/Bringing-Biosphere-Home-Learning-Environmental/dp/0262700999" TargetMode="External"/><Relationship Id="rId459" Type="http://schemas.openxmlformats.org/officeDocument/2006/relationships/hyperlink" Target="https://www.proquest.com/openview/384fd868d08c1a72835b873bb8bc2590/1?pq-origsite=gscholar&amp;cbl=2034866&amp;utm_source=chatgpt.com" TargetMode="External"/><Relationship Id="rId216" Type="http://schemas.openxmlformats.org/officeDocument/2006/relationships/hyperlink" Target="https://www.amazon.ca/Grief-Grieving-Finding-Meaning-Through/dp/1476775559" TargetMode="External"/><Relationship Id="rId458" Type="http://schemas.openxmlformats.org/officeDocument/2006/relationships/hyperlink" Target="https://doi.org/10.1371/journal.pone.0284255?utm_source=chatgpt.com" TargetMode="External"/><Relationship Id="rId215" Type="http://schemas.openxmlformats.org/officeDocument/2006/relationships/hyperlink" Target="https://www.amazon.ca/Grief-Grieving-Finding-Meaning-Through/dp/1476775559" TargetMode="External"/><Relationship Id="rId457" Type="http://schemas.openxmlformats.org/officeDocument/2006/relationships/hyperlink" Target="https://doi.org/10.1371/journal.pone.0284255?utm_source=chatgpt.com" TargetMode="External"/><Relationship Id="rId699" Type="http://schemas.openxmlformats.org/officeDocument/2006/relationships/hyperlink" Target="https://mhcca.ca/theraputic-approaches" TargetMode="External"/><Relationship Id="rId214" Type="http://schemas.openxmlformats.org/officeDocument/2006/relationships/hyperlink" Target="https://psycnet.apa.org/record/1989-98477-000" TargetMode="External"/><Relationship Id="rId456" Type="http://schemas.openxmlformats.org/officeDocument/2006/relationships/hyperlink" Target="https://www.amazon.ca/Flourishing-Emerging-Adulthood-Positive-Development/dp/0190260637?utm_source=chatgpt.com" TargetMode="External"/><Relationship Id="rId698" Type="http://schemas.openxmlformats.org/officeDocument/2006/relationships/hyperlink" Target="https://www.youtube.com/watch?v=i4dnapM35hY&amp;t=2387s" TargetMode="External"/><Relationship Id="rId219" Type="http://schemas.openxmlformats.org/officeDocument/2006/relationships/hyperlink" Target="https://www.amazon.ca/Grief-Counseling-Therapy-Handbook-Practitioner/dp/0826134742" TargetMode="External"/><Relationship Id="rId218" Type="http://schemas.openxmlformats.org/officeDocument/2006/relationships/hyperlink" Target="https://www.amazon.ca/Bringing-Biosphere-Home-Learning-Environmental/dp/0262700999" TargetMode="External"/><Relationship Id="rId451" Type="http://schemas.openxmlformats.org/officeDocument/2006/relationships/hyperlink" Target="https://doi.org/10.1007/978-3-030-32898-6_16?utm_source=chatgpt.com" TargetMode="External"/><Relationship Id="rId693" Type="http://schemas.openxmlformats.org/officeDocument/2006/relationships/hyperlink" Target="https://doi.org/10.1542/9781610023863" TargetMode="External"/><Relationship Id="rId1040" Type="http://schemas.openxmlformats.org/officeDocument/2006/relationships/hyperlink" Target="https://doi.org/10.1192/bjb.2021.17" TargetMode="External"/><Relationship Id="rId450" Type="http://schemas.openxmlformats.org/officeDocument/2006/relationships/hyperlink" Target="https://doi.org/10.1016/j.copsyc.2021.01.006?utm_source=chatgpt.com" TargetMode="External"/><Relationship Id="rId692" Type="http://schemas.openxmlformats.org/officeDocument/2006/relationships/hyperlink" Target="https://doi.org/10.1542/9781610023863" TargetMode="External"/><Relationship Id="rId1041" Type="http://schemas.openxmlformats.org/officeDocument/2006/relationships/hyperlink" Target="https://www.cpa-apc.org/wp-content/uploads/Mental-Health-and-the-Climate-Crisis-A-Call-to-Action-for-Canadian-Psychiatrists.pdf" TargetMode="External"/><Relationship Id="rId691" Type="http://schemas.openxmlformats.org/officeDocument/2006/relationships/hyperlink" Target="https://doi.org/10.1038/s44184-024-00054-1" TargetMode="External"/><Relationship Id="rId1042" Type="http://schemas.openxmlformats.org/officeDocument/2006/relationships/hyperlink" Target="https://www.cpa-apc.org/wp-content/uploads/Mental-Health-and-the-Climate-Crisis-A-Call-to-Action-for-Canadian-Psychiatrists.pdf" TargetMode="External"/><Relationship Id="rId690" Type="http://schemas.openxmlformats.org/officeDocument/2006/relationships/hyperlink" Target="https://doi.org/10.1038/s44184-024-00054-1" TargetMode="External"/><Relationship Id="rId1043" Type="http://schemas.openxmlformats.org/officeDocument/2006/relationships/hyperlink" Target="https://doi.org/10.1016/j.ijdrr.2025.105227" TargetMode="External"/><Relationship Id="rId213" Type="http://schemas.openxmlformats.org/officeDocument/2006/relationships/hyperlink" Target="https://psycnet.apa.org/record/1989-98477-000" TargetMode="External"/><Relationship Id="rId455" Type="http://schemas.openxmlformats.org/officeDocument/2006/relationships/hyperlink" Target="https://www.amazon.ca/Flourishing-Emerging-Adulthood-Positive-Development/dp/0190260637?utm_source=chatgpt.com" TargetMode="External"/><Relationship Id="rId697" Type="http://schemas.openxmlformats.org/officeDocument/2006/relationships/footer" Target="footer16.xml"/><Relationship Id="rId1044" Type="http://schemas.openxmlformats.org/officeDocument/2006/relationships/hyperlink" Target="https://doi.org/10.5334/aogh.4105" TargetMode="External"/><Relationship Id="rId212" Type="http://schemas.openxmlformats.org/officeDocument/2006/relationships/hyperlink" Target="https://doi.org/10.1038/s41558-018-0092-2" TargetMode="External"/><Relationship Id="rId454" Type="http://schemas.openxmlformats.org/officeDocument/2006/relationships/hyperlink" Target="https://doi.org/10.1080/00139157.2017.1374792?utm_source=chatgpt.com" TargetMode="External"/><Relationship Id="rId696" Type="http://schemas.openxmlformats.org/officeDocument/2006/relationships/header" Target="header68.xml"/><Relationship Id="rId1045" Type="http://schemas.openxmlformats.org/officeDocument/2006/relationships/hyperlink" Target="https://doi.org/10.5334/aogh.4105" TargetMode="External"/><Relationship Id="rId211" Type="http://schemas.openxmlformats.org/officeDocument/2006/relationships/hyperlink" Target="https://doi.org/10.1038/s41558-018-0092-2" TargetMode="External"/><Relationship Id="rId453" Type="http://schemas.openxmlformats.org/officeDocument/2006/relationships/hyperlink" Target="https://doi.org/10.1080/00139157.2017.1374792?utm_source=chatgpt.com" TargetMode="External"/><Relationship Id="rId695" Type="http://schemas.openxmlformats.org/officeDocument/2006/relationships/footer" Target="footer15.xml"/><Relationship Id="rId1046" Type="http://schemas.openxmlformats.org/officeDocument/2006/relationships/header" Target="header93.xml"/><Relationship Id="rId210" Type="http://schemas.openxmlformats.org/officeDocument/2006/relationships/hyperlink" Target="https://doi.org/10.3390/ijerph18020734" TargetMode="External"/><Relationship Id="rId452" Type="http://schemas.openxmlformats.org/officeDocument/2006/relationships/hyperlink" Target="https://doi.org/10.1007/978-3-030-32898-6_16?utm_source=chatgpt.com" TargetMode="External"/><Relationship Id="rId694" Type="http://schemas.openxmlformats.org/officeDocument/2006/relationships/header" Target="header67.xml"/><Relationship Id="rId1047" Type="http://schemas.openxmlformats.org/officeDocument/2006/relationships/footer" Target="footer41.xml"/><Relationship Id="rId491" Type="http://schemas.openxmlformats.org/officeDocument/2006/relationships/footer" Target="footer4.xml"/><Relationship Id="rId490" Type="http://schemas.openxmlformats.org/officeDocument/2006/relationships/header" Target="header56.xml"/><Relationship Id="rId249" Type="http://schemas.openxmlformats.org/officeDocument/2006/relationships/header" Target="header31.xml"/><Relationship Id="rId248" Type="http://schemas.openxmlformats.org/officeDocument/2006/relationships/hyperlink" Target="https://doi.org/10.1037/0033-295X.92.4.548?utm_source=chatgpt.com" TargetMode="External"/><Relationship Id="rId247" Type="http://schemas.openxmlformats.org/officeDocument/2006/relationships/hyperlink" Target="https://doi.org/10.1037/0033-295X.92.4.548?utm_source=chatgpt.com" TargetMode="External"/><Relationship Id="rId489" Type="http://schemas.openxmlformats.org/officeDocument/2006/relationships/footer" Target="footer3.xml"/><Relationship Id="rId1070" Type="http://schemas.openxmlformats.org/officeDocument/2006/relationships/hyperlink" Target="https://doi.org/10.1080/20008066.2024.2343509" TargetMode="External"/><Relationship Id="rId1071" Type="http://schemas.openxmlformats.org/officeDocument/2006/relationships/hyperlink" Target="https://doi.org/10.1080/20008066.2024.2343509" TargetMode="External"/><Relationship Id="rId1072" Type="http://schemas.openxmlformats.org/officeDocument/2006/relationships/hyperlink" Target="https://doi.org/10.1016/j.jenvp.2023.102130" TargetMode="External"/><Relationship Id="rId242" Type="http://schemas.openxmlformats.org/officeDocument/2006/relationships/hyperlink" Target="https://doi.org/10.1016/j.jenvp.2021.101753" TargetMode="External"/><Relationship Id="rId484" Type="http://schemas.openxmlformats.org/officeDocument/2006/relationships/header" Target="header53.xml"/><Relationship Id="rId1073" Type="http://schemas.openxmlformats.org/officeDocument/2006/relationships/hyperlink" Target="https://doi.org/10.1016/j.jenvp.2023.102130" TargetMode="External"/><Relationship Id="rId241" Type="http://schemas.openxmlformats.org/officeDocument/2006/relationships/hyperlink" Target="https://doi.org/10.1016/j.jenvp.2021.101753?utm_source=chatgpt.com" TargetMode="External"/><Relationship Id="rId483" Type="http://schemas.openxmlformats.org/officeDocument/2006/relationships/hyperlink" Target="https://doi.org/10.1016/S2542-5196(24)00024-" TargetMode="External"/><Relationship Id="rId1074" Type="http://schemas.openxmlformats.org/officeDocument/2006/relationships/hyperlink" Target="https://doi.org/10.1016/j.erss.2014.03.007" TargetMode="External"/><Relationship Id="rId240" Type="http://schemas.openxmlformats.org/officeDocument/2006/relationships/hyperlink" Target="https://doi.org/10.1371/journal.pone.0188781" TargetMode="External"/><Relationship Id="rId482" Type="http://schemas.openxmlformats.org/officeDocument/2006/relationships/hyperlink" Target="https://doi.org/10.1016/S2542-5196(24)00024-" TargetMode="External"/><Relationship Id="rId1075" Type="http://schemas.openxmlformats.org/officeDocument/2006/relationships/hyperlink" Target="https://doi.org/10.1016/j.erss.2014.03.007" TargetMode="External"/><Relationship Id="rId481" Type="http://schemas.openxmlformats.org/officeDocument/2006/relationships/hyperlink" Target="https://doi.org/10.2307/jj.16148239" TargetMode="External"/><Relationship Id="rId1076" Type="http://schemas.openxmlformats.org/officeDocument/2006/relationships/hyperlink" Target="https://link.gale.com/apps/doc/A689751859/AONE" TargetMode="External"/><Relationship Id="rId246" Type="http://schemas.openxmlformats.org/officeDocument/2006/relationships/hyperlink" Target="https://doi.org/10.1007/s11948-017-9909-z" TargetMode="External"/><Relationship Id="rId488" Type="http://schemas.openxmlformats.org/officeDocument/2006/relationships/header" Target="header55.xml"/><Relationship Id="rId1077" Type="http://schemas.openxmlformats.org/officeDocument/2006/relationships/hyperlink" Target="https://link.gale.com/apps/doc/A689751859/AONE" TargetMode="External"/><Relationship Id="rId245" Type="http://schemas.openxmlformats.org/officeDocument/2006/relationships/hyperlink" Target="https://doi.org/10.1007/s11948-017-9909-z?utm_source=chatgpt.com" TargetMode="External"/><Relationship Id="rId487" Type="http://schemas.openxmlformats.org/officeDocument/2006/relationships/footer" Target="footer2.xml"/><Relationship Id="rId1078" Type="http://schemas.openxmlformats.org/officeDocument/2006/relationships/hyperlink" Target="https://doi.org/10.1016/j.futures.2022.103083" TargetMode="External"/><Relationship Id="rId244" Type="http://schemas.openxmlformats.org/officeDocument/2006/relationships/hyperlink" Target="https://doi.org/10.1080/17524032.2014.987304" TargetMode="External"/><Relationship Id="rId486" Type="http://schemas.openxmlformats.org/officeDocument/2006/relationships/header" Target="header54.xml"/><Relationship Id="rId1079" Type="http://schemas.openxmlformats.org/officeDocument/2006/relationships/hyperlink" Target="https://doi.org/10.1016/j.futures.2022.103083" TargetMode="External"/><Relationship Id="rId243" Type="http://schemas.openxmlformats.org/officeDocument/2006/relationships/hyperlink" Target="https://doi.org/10.1080/17524032.2014.987304?utm_source=chatgpt.com" TargetMode="External"/><Relationship Id="rId485" Type="http://schemas.openxmlformats.org/officeDocument/2006/relationships/footer" Target="footer1.xml"/><Relationship Id="rId480" Type="http://schemas.openxmlformats.org/officeDocument/2006/relationships/hyperlink" Target="https://doi.org/10.2307/jj.16148239" TargetMode="External"/><Relationship Id="rId239" Type="http://schemas.openxmlformats.org/officeDocument/2006/relationships/hyperlink" Target="https://doi.org/10.1371/journal.pone.0188781?utm_source=chatgpt.com" TargetMode="External"/><Relationship Id="rId238" Type="http://schemas.openxmlformats.org/officeDocument/2006/relationships/hyperlink" Target="https://doi.org/10.3390/rel15091052" TargetMode="External"/><Relationship Id="rId237" Type="http://schemas.openxmlformats.org/officeDocument/2006/relationships/hyperlink" Target="https://doi.org/10.3390/rel15091052?utm_source=chatgpt.com" TargetMode="External"/><Relationship Id="rId479" Type="http://schemas.openxmlformats.org/officeDocument/2006/relationships/hyperlink" Target="https://doi.org/10.1016/j.socscimed.2019.112448" TargetMode="External"/><Relationship Id="rId236" Type="http://schemas.openxmlformats.org/officeDocument/2006/relationships/hyperlink" Target="https://doi.org/10.3389/frsus.2024.1357656" TargetMode="External"/><Relationship Id="rId478" Type="http://schemas.openxmlformats.org/officeDocument/2006/relationships/hyperlink" Target="https://doi.org/10.1016/j.socscimed.2019.112448" TargetMode="External"/><Relationship Id="rId1060" Type="http://schemas.openxmlformats.org/officeDocument/2006/relationships/hyperlink" Target="https://doi.org/10.3389/fcomm.2024.1301400" TargetMode="External"/><Relationship Id="rId1061" Type="http://schemas.openxmlformats.org/officeDocument/2006/relationships/hyperlink" Target="https://doi.org/10.1080/00958964.2024.2423298" TargetMode="External"/><Relationship Id="rId231" Type="http://schemas.openxmlformats.org/officeDocument/2006/relationships/hyperlink" Target="https://doi.org/10.1016/j.jenvp.2009.11.010?utm_source=chatgpt.com" TargetMode="External"/><Relationship Id="rId473" Type="http://schemas.openxmlformats.org/officeDocument/2006/relationships/hyperlink" Target="https://doi.org/10.2307/1229039" TargetMode="External"/><Relationship Id="rId1062" Type="http://schemas.openxmlformats.org/officeDocument/2006/relationships/hyperlink" Target="https://doi.org/10.1080/00958964.2024.2423298" TargetMode="External"/><Relationship Id="rId230" Type="http://schemas.openxmlformats.org/officeDocument/2006/relationships/hyperlink" Target="https://doi.org/10.1038/s41598-021-91472-0" TargetMode="External"/><Relationship Id="rId472" Type="http://schemas.openxmlformats.org/officeDocument/2006/relationships/hyperlink" Target="https://doi.org/10.2307/1229039" TargetMode="External"/><Relationship Id="rId1063" Type="http://schemas.openxmlformats.org/officeDocument/2006/relationships/hyperlink" Target="https://doi.org/10.29333/ijese/13044" TargetMode="External"/><Relationship Id="rId471" Type="http://schemas.openxmlformats.org/officeDocument/2006/relationships/image" Target="media/image8.png"/><Relationship Id="rId1064" Type="http://schemas.openxmlformats.org/officeDocument/2006/relationships/hyperlink" Target="https://doi.org/10.29333/ijese/13044" TargetMode="External"/><Relationship Id="rId470" Type="http://schemas.openxmlformats.org/officeDocument/2006/relationships/hyperlink" Target="https://www.youtube.com/watch?v=-BnAW4NyOak&amp;t=20s" TargetMode="External"/><Relationship Id="rId1065" Type="http://schemas.openxmlformats.org/officeDocument/2006/relationships/hyperlink" Target="https://doi.org/10.1177/00139165241286874" TargetMode="External"/><Relationship Id="rId235" Type="http://schemas.openxmlformats.org/officeDocument/2006/relationships/hyperlink" Target="https://doi.org/10.3389/frsus.2024.1357656?utm_source=chatgpt.com" TargetMode="External"/><Relationship Id="rId477" Type="http://schemas.openxmlformats.org/officeDocument/2006/relationships/hyperlink" Target="https://doi.org/10.1177/1473095213516443" TargetMode="External"/><Relationship Id="rId1066" Type="http://schemas.openxmlformats.org/officeDocument/2006/relationships/hyperlink" Target="https://doi.org/10.1177/00139165241286874" TargetMode="External"/><Relationship Id="rId234" Type="http://schemas.openxmlformats.org/officeDocument/2006/relationships/hyperlink" Target="https://doi.org/10.1088/1755-1315/1279/1/012019" TargetMode="External"/><Relationship Id="rId476" Type="http://schemas.openxmlformats.org/officeDocument/2006/relationships/hyperlink" Target="https://doi.org/10.1177/1473095213516443" TargetMode="External"/><Relationship Id="rId1067" Type="http://schemas.openxmlformats.org/officeDocument/2006/relationships/hyperlink" Target="https://doi.org/10.3390/ijerph18179358" TargetMode="External"/><Relationship Id="rId233" Type="http://schemas.openxmlformats.org/officeDocument/2006/relationships/hyperlink" Target="https://doi.org/10.1088/1755-1315/1279/1/012019?utm_source=chatgpt.com" TargetMode="External"/><Relationship Id="rId475" Type="http://schemas.openxmlformats.org/officeDocument/2006/relationships/hyperlink" Target="https://doi.org/10.1016/j.gloenvcha.2020.102180" TargetMode="External"/><Relationship Id="rId1068" Type="http://schemas.openxmlformats.org/officeDocument/2006/relationships/hyperlink" Target="https://doi.org/10.3390/ijerph18179358" TargetMode="External"/><Relationship Id="rId232" Type="http://schemas.openxmlformats.org/officeDocument/2006/relationships/hyperlink" Target="https://doi.org/10.1016/j.jenvp.2009.11.010" TargetMode="External"/><Relationship Id="rId474" Type="http://schemas.openxmlformats.org/officeDocument/2006/relationships/hyperlink" Target="https://doi.org/10.1016/j.gloenvcha.2020.102180" TargetMode="External"/><Relationship Id="rId1069" Type="http://schemas.openxmlformats.org/officeDocument/2006/relationships/hyperlink" Target="https://journalistsresource.org/home/trauma-informed-journalism-explainer/?utm_source=chatgpt.com" TargetMode="External"/><Relationship Id="rId1015" Type="http://schemas.openxmlformats.org/officeDocument/2006/relationships/hyperlink" Target="https://doi.org/10.1080/00958964.2024.2423298" TargetMode="External"/><Relationship Id="rId1016" Type="http://schemas.openxmlformats.org/officeDocument/2006/relationships/hyperlink" Target="https://sustain.ubc.ca/sites/default/files/2020-11_Climate%20Change%20and%20Mental%20Health_Kluttz.pdf" TargetMode="External"/><Relationship Id="rId1017" Type="http://schemas.openxmlformats.org/officeDocument/2006/relationships/hyperlink" Target="https://sustain.ubc.ca/sites/default/files/2020-11_Climate%20Change%20and%20Mental%20Health_Kluttz.pdf" TargetMode="External"/><Relationship Id="rId1018" Type="http://schemas.openxmlformats.org/officeDocument/2006/relationships/hyperlink" Target="https://doi.org/10.3389/fpsyg.2023.1298623" TargetMode="External"/><Relationship Id="rId1019" Type="http://schemas.openxmlformats.org/officeDocument/2006/relationships/hyperlink" Target="https://doi.org/10.3389/fpsyg.2023.1298623" TargetMode="External"/><Relationship Id="rId426" Type="http://schemas.openxmlformats.org/officeDocument/2006/relationships/hyperlink" Target="https://doi.org/10.3389/fpsyg.2022.823620?utm_source=chatgpt.com" TargetMode="External"/><Relationship Id="rId668" Type="http://schemas.openxmlformats.org/officeDocument/2006/relationships/hyperlink" Target="https://doi.org/10.1037/a0039671" TargetMode="External"/><Relationship Id="rId425" Type="http://schemas.openxmlformats.org/officeDocument/2006/relationships/hyperlink" Target="https://doi.org/10.3389/fpsyg.2022.823620?utm_source=chatgpt.com" TargetMode="External"/><Relationship Id="rId667" Type="http://schemas.openxmlformats.org/officeDocument/2006/relationships/hyperlink" Target="https://doi.org/10.1017/gmh.2023.27" TargetMode="External"/><Relationship Id="rId424" Type="http://schemas.openxmlformats.org/officeDocument/2006/relationships/hyperlink" Target="https://doi.org/10.3390/healthcare12181812?utm_source=chatgpt.com" TargetMode="External"/><Relationship Id="rId666" Type="http://schemas.openxmlformats.org/officeDocument/2006/relationships/hyperlink" Target="https://doi.org/10.1017/gmh.2023.27" TargetMode="External"/><Relationship Id="rId423" Type="http://schemas.openxmlformats.org/officeDocument/2006/relationships/hyperlink" Target="https://doi.org/10.3390/healthcare12181812?utm_source=chatgpt.com" TargetMode="External"/><Relationship Id="rId665" Type="http://schemas.openxmlformats.org/officeDocument/2006/relationships/hyperlink" Target="https://doi.org/10.1016/j.jenvp.2020.101461" TargetMode="External"/><Relationship Id="rId429" Type="http://schemas.openxmlformats.org/officeDocument/2006/relationships/hyperlink" Target="https://digitalcommons.murraystate.edu/honorstheses/103?utm_source=chatgpt.com" TargetMode="External"/><Relationship Id="rId428" Type="http://schemas.openxmlformats.org/officeDocument/2006/relationships/hyperlink" Target="https://doi.org/10.7759/cureus.37031" TargetMode="External"/><Relationship Id="rId427" Type="http://schemas.openxmlformats.org/officeDocument/2006/relationships/hyperlink" Target="https://doi.org/10.7759/cureus.37031?utm_source=chatgpt.com" TargetMode="External"/><Relationship Id="rId669" Type="http://schemas.openxmlformats.org/officeDocument/2006/relationships/hyperlink" Target="https://doi.org/10.1037/a0039671" TargetMode="External"/><Relationship Id="rId660" Type="http://schemas.openxmlformats.org/officeDocument/2006/relationships/header" Target="header65.xml"/><Relationship Id="rId1010" Type="http://schemas.openxmlformats.org/officeDocument/2006/relationships/hyperlink" Target="https://doi.org/10.1080/13504620120109628" TargetMode="External"/><Relationship Id="rId422" Type="http://schemas.openxmlformats.org/officeDocument/2006/relationships/hyperlink" Target="https://doi.org/10.1038/s44168-024-00167-5?utm_source=chatgpt.com" TargetMode="External"/><Relationship Id="rId664" Type="http://schemas.openxmlformats.org/officeDocument/2006/relationships/hyperlink" Target="https://doi.org/10.1016/j.jenvp.2020.101461" TargetMode="External"/><Relationship Id="rId1011" Type="http://schemas.openxmlformats.org/officeDocument/2006/relationships/hyperlink" Target="https://doi.org/10.1080/13504620120109628" TargetMode="External"/><Relationship Id="rId421" Type="http://schemas.openxmlformats.org/officeDocument/2006/relationships/hyperlink" Target="https://doi.org/10.1038/s44168-024-00167-5?utm_source=chatgpt.com" TargetMode="External"/><Relationship Id="rId663" Type="http://schemas.openxmlformats.org/officeDocument/2006/relationships/footer" Target="footer14.xml"/><Relationship Id="rId1012" Type="http://schemas.openxmlformats.org/officeDocument/2006/relationships/hyperlink" Target="https://www.amazon.ca/Pedagogy-Oppressed-Penguin-Modern-Classics/dp/0241301114" TargetMode="External"/><Relationship Id="rId420" Type="http://schemas.openxmlformats.org/officeDocument/2006/relationships/hyperlink" Target="https://doi.org/10.3389/fpsyg.2022.750245?utm_source=chatgpt.com" TargetMode="External"/><Relationship Id="rId662" Type="http://schemas.openxmlformats.org/officeDocument/2006/relationships/header" Target="header66.xml"/><Relationship Id="rId1013" Type="http://schemas.openxmlformats.org/officeDocument/2006/relationships/hyperlink" Target="https://www.amazon.ca/Pedagogy-Oppressed-Penguin-Modern-Classics/dp/0241301114" TargetMode="External"/><Relationship Id="rId661" Type="http://schemas.openxmlformats.org/officeDocument/2006/relationships/footer" Target="footer13.xml"/><Relationship Id="rId1014" Type="http://schemas.openxmlformats.org/officeDocument/2006/relationships/hyperlink" Target="https://doi.org/10.1080/00958964.2024.2423298" TargetMode="External"/><Relationship Id="rId1004" Type="http://schemas.openxmlformats.org/officeDocument/2006/relationships/header" Target="header90.xml"/><Relationship Id="rId1005" Type="http://schemas.openxmlformats.org/officeDocument/2006/relationships/footer" Target="footer38.xml"/><Relationship Id="rId1006" Type="http://schemas.openxmlformats.org/officeDocument/2006/relationships/hyperlink" Target="https://mhcca.ca/educators" TargetMode="External"/><Relationship Id="rId1007" Type="http://schemas.openxmlformats.org/officeDocument/2006/relationships/hyperlink" Target="https://www.neefusa.org/what-we-do/health/climate-emotions-toolkit" TargetMode="External"/><Relationship Id="rId1008" Type="http://schemas.openxmlformats.org/officeDocument/2006/relationships/hyperlink" Target="https://www.climatepsychology.us/educators-guide-climate-emotions" TargetMode="External"/><Relationship Id="rId1009" Type="http://schemas.openxmlformats.org/officeDocument/2006/relationships/hyperlink" Target="https://pressbooks.bccampus.ca/eccmh/" TargetMode="External"/><Relationship Id="rId415" Type="http://schemas.openxmlformats.org/officeDocument/2006/relationships/hyperlink" Target="https://doi.org/10.1016/j.ecolecon.2014.03.009?utm_source=chatgpt.com" TargetMode="External"/><Relationship Id="rId657" Type="http://schemas.openxmlformats.org/officeDocument/2006/relationships/hyperlink" Target="https://doi.org/10.1186/s40359-024-01677-x" TargetMode="External"/><Relationship Id="rId899" Type="http://schemas.openxmlformats.org/officeDocument/2006/relationships/hyperlink" Target="https://doi.org/10.1007/s44168-022-00027-0" TargetMode="External"/><Relationship Id="rId414" Type="http://schemas.openxmlformats.org/officeDocument/2006/relationships/hyperlink" Target="https://www.iastatedigitalpress.com/jctp/article/id/566/?utm_source=chatgpt.com" TargetMode="External"/><Relationship Id="rId656" Type="http://schemas.openxmlformats.org/officeDocument/2006/relationships/hyperlink" Target="https://doi.org/10.1186/s40359-024-01677-x" TargetMode="External"/><Relationship Id="rId898" Type="http://schemas.openxmlformats.org/officeDocument/2006/relationships/hyperlink" Target="https://doi.org/10.1007/s44168-022-00027-0" TargetMode="External"/><Relationship Id="rId413" Type="http://schemas.openxmlformats.org/officeDocument/2006/relationships/hyperlink" Target="https://www.iastatedigitalpress.com/jctp/article/id/566/?utm_source=chatgpt.com" TargetMode="External"/><Relationship Id="rId655" Type="http://schemas.openxmlformats.org/officeDocument/2006/relationships/hyperlink" Target="https://www.ncbi.nlm.nih.gov/books/NBK442015/" TargetMode="External"/><Relationship Id="rId897" Type="http://schemas.openxmlformats.org/officeDocument/2006/relationships/hyperlink" Target="https://doi.org/10.1016/j.ecolecon.2019.106495" TargetMode="External"/><Relationship Id="rId412" Type="http://schemas.openxmlformats.org/officeDocument/2006/relationships/hyperlink" Target="https://doi.org/10.1002/wcc.410?utm_source=chatgpt.com" TargetMode="External"/><Relationship Id="rId654" Type="http://schemas.openxmlformats.org/officeDocument/2006/relationships/hyperlink" Target="https://www.ncbi.nlm.nih.gov/books/NBK442015/" TargetMode="External"/><Relationship Id="rId896" Type="http://schemas.openxmlformats.org/officeDocument/2006/relationships/hyperlink" Target="https://doi.org/10.1016/j.ecolecon.2019.106495" TargetMode="External"/><Relationship Id="rId419" Type="http://schemas.openxmlformats.org/officeDocument/2006/relationships/hyperlink" Target="https://doi.org/10.3389/fpsyg.2022.750245?utm_source=chatgpt.com" TargetMode="External"/><Relationship Id="rId418" Type="http://schemas.openxmlformats.org/officeDocument/2006/relationships/hyperlink" Target="https://www.amazon.ca/Everything-its-Path-Kai-Erikson/dp/0671240676?utm_source=chatgpt.com" TargetMode="External"/><Relationship Id="rId417" Type="http://schemas.openxmlformats.org/officeDocument/2006/relationships/hyperlink" Target="https://www.amazon.ca/Everything-its-Path-Kai-Erikson/dp/0671240676?utm_source=chatgpt.com" TargetMode="External"/><Relationship Id="rId659" Type="http://schemas.openxmlformats.org/officeDocument/2006/relationships/hyperlink" Target="https://doi.org/10.1080/03057240.2024.2379064" TargetMode="External"/><Relationship Id="rId416" Type="http://schemas.openxmlformats.org/officeDocument/2006/relationships/hyperlink" Target="https://doi.org/10.1016/j.ecolecon.2014.03.009?utm_source=chatgpt.com" TargetMode="External"/><Relationship Id="rId658" Type="http://schemas.openxmlformats.org/officeDocument/2006/relationships/hyperlink" Target="https://doi.org/10.1080/03057240.2024.2379064" TargetMode="External"/><Relationship Id="rId891" Type="http://schemas.openxmlformats.org/officeDocument/2006/relationships/hyperlink" Target="https://doi.org/10.1007/978-3-031-54790-4_15" TargetMode="External"/><Relationship Id="rId890" Type="http://schemas.openxmlformats.org/officeDocument/2006/relationships/hyperlink" Target="https://doi.org/10.1007/978-3-031-54790-4_15" TargetMode="External"/><Relationship Id="rId411" Type="http://schemas.openxmlformats.org/officeDocument/2006/relationships/hyperlink" Target="https://doi.org/10.1002/wcc.410?utm_source=chatgpt.com" TargetMode="External"/><Relationship Id="rId653" Type="http://schemas.openxmlformats.org/officeDocument/2006/relationships/hyperlink" Target="https://doi.org/10.3390/ijerph19031723" TargetMode="External"/><Relationship Id="rId895" Type="http://schemas.openxmlformats.org/officeDocument/2006/relationships/hyperlink" Target="https://doi.org/10.1007/978-94-017-0149-5_4" TargetMode="External"/><Relationship Id="rId1000" Type="http://schemas.openxmlformats.org/officeDocument/2006/relationships/hyperlink" Target="https://doi.org/10.1016/j.ecolecon.2023.107937" TargetMode="External"/><Relationship Id="rId410" Type="http://schemas.openxmlformats.org/officeDocument/2006/relationships/hyperlink" Target="https://doi.org/10.3389/fpsyg.2021.700709?utm_source=chatgpt.com" TargetMode="External"/><Relationship Id="rId652" Type="http://schemas.openxmlformats.org/officeDocument/2006/relationships/hyperlink" Target="https://doi.org/10.3390/ijerph19031723" TargetMode="External"/><Relationship Id="rId894" Type="http://schemas.openxmlformats.org/officeDocument/2006/relationships/hyperlink" Target="https://doi.org/10.1016/S0140-6736(23)00919-4" TargetMode="External"/><Relationship Id="rId1001" Type="http://schemas.openxmlformats.org/officeDocument/2006/relationships/hyperlink" Target="https://doi.org/10.1016/j.ecolecon.2023.107937" TargetMode="External"/><Relationship Id="rId651" Type="http://schemas.openxmlformats.org/officeDocument/2006/relationships/hyperlink" Target="https://doi.org/10.1017/S0033291714002141" TargetMode="External"/><Relationship Id="rId893" Type="http://schemas.openxmlformats.org/officeDocument/2006/relationships/hyperlink" Target="https://doi.org/10.1007/978-94-017-0149-5_4" TargetMode="External"/><Relationship Id="rId1002" Type="http://schemas.openxmlformats.org/officeDocument/2006/relationships/header" Target="header89.xml"/><Relationship Id="rId650" Type="http://schemas.openxmlformats.org/officeDocument/2006/relationships/hyperlink" Target="https://doi.org/10.1017/S0033291714002141" TargetMode="External"/><Relationship Id="rId892" Type="http://schemas.openxmlformats.org/officeDocument/2006/relationships/hyperlink" Target="https://doi.org/10.1007/978-94-017-0149-5_4" TargetMode="External"/><Relationship Id="rId1003" Type="http://schemas.openxmlformats.org/officeDocument/2006/relationships/footer" Target="footer37.xml"/><Relationship Id="rId1037" Type="http://schemas.openxmlformats.org/officeDocument/2006/relationships/hyperlink" Target="https://doi.org/10.1016/j.janxdis.2022.102654" TargetMode="External"/><Relationship Id="rId1038" Type="http://schemas.openxmlformats.org/officeDocument/2006/relationships/hyperlink" Target="https://doi.org/10.1016/j.janxdis.2022.102654" TargetMode="External"/><Relationship Id="rId1039" Type="http://schemas.openxmlformats.org/officeDocument/2006/relationships/hyperlink" Target="https://doi.org/10.1192/bjb.2021.17" TargetMode="External"/><Relationship Id="rId206" Type="http://schemas.openxmlformats.org/officeDocument/2006/relationships/hyperlink" Target="https://doi.org/10.4225/03/584f410704696?utm_source=chatgpt.com" TargetMode="External"/><Relationship Id="rId448" Type="http://schemas.openxmlformats.org/officeDocument/2006/relationships/hyperlink" Target="https://doi.org/10.1080/13504622.2015.1072136?utm_source=chatgpt.com" TargetMode="External"/><Relationship Id="rId205" Type="http://schemas.openxmlformats.org/officeDocument/2006/relationships/hyperlink" Target="https://www.robinwallkimmerer.com/books" TargetMode="External"/><Relationship Id="rId447" Type="http://schemas.openxmlformats.org/officeDocument/2006/relationships/hyperlink" Target="https://doi.org/10.1080/13504622.2015.1072136?utm_source=chatgpt.com" TargetMode="External"/><Relationship Id="rId689" Type="http://schemas.openxmlformats.org/officeDocument/2006/relationships/hyperlink" Target="https://doi.org/10.1016/j.envint.2023.108234" TargetMode="External"/><Relationship Id="rId204" Type="http://schemas.openxmlformats.org/officeDocument/2006/relationships/hyperlink" Target="https://gensolastalgia.com/about/" TargetMode="External"/><Relationship Id="rId446" Type="http://schemas.openxmlformats.org/officeDocument/2006/relationships/hyperlink" Target="https://doi.org/10.3389/fpsyg.2016.00121?utm_source=chatgpt.com" TargetMode="External"/><Relationship Id="rId688" Type="http://schemas.openxmlformats.org/officeDocument/2006/relationships/hyperlink" Target="https://doi.org/10.1016/j.envint.2023.108234" TargetMode="External"/><Relationship Id="rId203" Type="http://schemas.openxmlformats.org/officeDocument/2006/relationships/hyperlink" Target="https://www.youtube.com/watch?v=-GUGW8rOpLY" TargetMode="External"/><Relationship Id="rId445" Type="http://schemas.openxmlformats.org/officeDocument/2006/relationships/hyperlink" Target="https://doi.org/10.3389/fpsyg.2016.00121?utm_source=chatgpt.com" TargetMode="External"/><Relationship Id="rId687" Type="http://schemas.openxmlformats.org/officeDocument/2006/relationships/hyperlink" Target="https://doi.org/10.1002/9780470939338.ch25" TargetMode="External"/><Relationship Id="rId209" Type="http://schemas.openxmlformats.org/officeDocument/2006/relationships/hyperlink" Target="https://doi.org/10.1080/10398560701701288" TargetMode="External"/><Relationship Id="rId208" Type="http://schemas.openxmlformats.org/officeDocument/2006/relationships/hyperlink" Target="https://doi.org/10.1080/10398560701701288?utm_source=chatgpt.com" TargetMode="External"/><Relationship Id="rId207" Type="http://schemas.openxmlformats.org/officeDocument/2006/relationships/hyperlink" Target="https://doi.org/10.4225/03/584f410704696" TargetMode="External"/><Relationship Id="rId449" Type="http://schemas.openxmlformats.org/officeDocument/2006/relationships/hyperlink" Target="https://doi.org/10.1016/j.copsyc.2021.01.006?utm_source=chatgpt.com" TargetMode="External"/><Relationship Id="rId440" Type="http://schemas.openxmlformats.org/officeDocument/2006/relationships/hyperlink" Target="https://doi.org/10.1016/0273-2297(88)90002-4?utm_source=chatgpt.com" TargetMode="External"/><Relationship Id="rId682" Type="http://schemas.openxmlformats.org/officeDocument/2006/relationships/hyperlink" Target="https://www.amazon.ca/Learned-Optimism-Change-Your-Mind/dp/1400078393" TargetMode="External"/><Relationship Id="rId681" Type="http://schemas.openxmlformats.org/officeDocument/2006/relationships/hyperlink" Target="https://doi.org/10.1177/01650254231186332" TargetMode="External"/><Relationship Id="rId1030" Type="http://schemas.openxmlformats.org/officeDocument/2006/relationships/hyperlink" Target="https://www.theglobeandmail.com/business/adv/article-the-climate-crisis-is-a-health-crisis-and-canadas-health-care-system/" TargetMode="External"/><Relationship Id="rId680" Type="http://schemas.openxmlformats.org/officeDocument/2006/relationships/hyperlink" Target="https://doi.org/10.1177/01650254231186332" TargetMode="External"/><Relationship Id="rId1031" Type="http://schemas.openxmlformats.org/officeDocument/2006/relationships/hyperlink" Target="https://www.medicineforachangingplanet.org/ecoanxiety" TargetMode="External"/><Relationship Id="rId1032" Type="http://schemas.openxmlformats.org/officeDocument/2006/relationships/hyperlink" Target="https://iris.who.int/server/api/core/bitstreams/63c28858-bafe-4ba0-881a-af0517b7e1bf/content" TargetMode="External"/><Relationship Id="rId202" Type="http://schemas.openxmlformats.org/officeDocument/2006/relationships/hyperlink" Target="https://goodgriefnetwork.org" TargetMode="External"/><Relationship Id="rId444" Type="http://schemas.openxmlformats.org/officeDocument/2006/relationships/hyperlink" Target="https://doi.org/10.3389/fpsyg.2024.1173303" TargetMode="External"/><Relationship Id="rId686" Type="http://schemas.openxmlformats.org/officeDocument/2006/relationships/hyperlink" Target="https://doi.org/10.1002/9780470939338.ch25" TargetMode="External"/><Relationship Id="rId1033" Type="http://schemas.openxmlformats.org/officeDocument/2006/relationships/hyperlink" Target="https://mhcca.ca/health-and-social-care-providers" TargetMode="External"/><Relationship Id="rId201" Type="http://schemas.openxmlformats.org/officeDocument/2006/relationships/hyperlink" Target="https://sustain.ubc.ca/sites/default/files/2020-077b_Climate%20Grief%20Toolkit%20_Wu_0.pdf" TargetMode="External"/><Relationship Id="rId443" Type="http://schemas.openxmlformats.org/officeDocument/2006/relationships/hyperlink" Target="https://doi.org/10.3389/fpsyg.2024.1173303?utm_source=chatgpt.com" TargetMode="External"/><Relationship Id="rId685" Type="http://schemas.openxmlformats.org/officeDocument/2006/relationships/hyperlink" Target="https://psycnet.apa.org/record/2010-25554-000" TargetMode="External"/><Relationship Id="rId1034" Type="http://schemas.openxmlformats.org/officeDocument/2006/relationships/hyperlink" Target="https://cape.ca/wp-content/uploads/2019/05/Climate-Change-Toolkit-for-Health-Professionals-Updated-April-2019-2.pdf" TargetMode="External"/><Relationship Id="rId200" Type="http://schemas.openxmlformats.org/officeDocument/2006/relationships/hyperlink" Target="https://www.climatementalhealth.net/_files/ugd/be8092_6c609db7b6014951a9a33647c59993e0.pdf" TargetMode="External"/><Relationship Id="rId442" Type="http://schemas.openxmlformats.org/officeDocument/2006/relationships/hyperlink" Target="https://doi.org/10.1016/j.childyouth.2018.11.001" TargetMode="External"/><Relationship Id="rId684" Type="http://schemas.openxmlformats.org/officeDocument/2006/relationships/hyperlink" Target="https://psycnet.apa.org/record/2010-25554-000" TargetMode="External"/><Relationship Id="rId1035" Type="http://schemas.openxmlformats.org/officeDocument/2006/relationships/hyperlink" Target="https://doi.org/10.1016/j.nurpra.2021.07.013" TargetMode="External"/><Relationship Id="rId441" Type="http://schemas.openxmlformats.org/officeDocument/2006/relationships/hyperlink" Target="https://doi.org/10.1016/0273-2297(88)90002-4" TargetMode="External"/><Relationship Id="rId683" Type="http://schemas.openxmlformats.org/officeDocument/2006/relationships/hyperlink" Target="https://www.amazon.ca/Learned-Optimism-Change-Your-Mind/dp/1400078393" TargetMode="External"/><Relationship Id="rId1036" Type="http://schemas.openxmlformats.org/officeDocument/2006/relationships/hyperlink" Target="https://doi.org/10.1016/j.nurpra.2021.07.013" TargetMode="External"/><Relationship Id="rId1026" Type="http://schemas.openxmlformats.org/officeDocument/2006/relationships/header" Target="header91.xml"/><Relationship Id="rId1027" Type="http://schemas.openxmlformats.org/officeDocument/2006/relationships/footer" Target="footer39.xml"/><Relationship Id="rId1028" Type="http://schemas.openxmlformats.org/officeDocument/2006/relationships/header" Target="header92.xml"/><Relationship Id="rId1029" Type="http://schemas.openxmlformats.org/officeDocument/2006/relationships/footer" Target="footer40.xml"/><Relationship Id="rId437" Type="http://schemas.openxmlformats.org/officeDocument/2006/relationships/hyperlink" Target="https://www.toronto.ca/wp-content/uploads/2025/03/8f3a-YCAT-Final-Feb-2025-AODA-Version.pdf" TargetMode="External"/><Relationship Id="rId679" Type="http://schemas.openxmlformats.org/officeDocument/2006/relationships/hyperlink" Target="https://doi.org/10.1002/wps.21042" TargetMode="External"/><Relationship Id="rId436" Type="http://schemas.openxmlformats.org/officeDocument/2006/relationships/hyperlink" Target="https://suzukielders.org" TargetMode="External"/><Relationship Id="rId678" Type="http://schemas.openxmlformats.org/officeDocument/2006/relationships/hyperlink" Target="https://doi.org/10.1002/wps.21042" TargetMode="External"/><Relationship Id="rId435" Type="http://schemas.openxmlformats.org/officeDocument/2006/relationships/hyperlink" Target="https://www.kwic.info/sites/default/files/2025-07/2025.04.03%20CK%20Report%20Large%20%288.5%20x%2011%20in%29.pdf" TargetMode="External"/><Relationship Id="rId677" Type="http://schemas.openxmlformats.org/officeDocument/2006/relationships/hyperlink" Target="https://doi.org/10.1016/j.brat.2023.104438" TargetMode="External"/><Relationship Id="rId434" Type="http://schemas.openxmlformats.org/officeDocument/2006/relationships/header" Target="header48.xml"/><Relationship Id="rId676" Type="http://schemas.openxmlformats.org/officeDocument/2006/relationships/hyperlink" Target="https://doi.org/10.1016/j.brat.2023.104438" TargetMode="External"/><Relationship Id="rId439" Type="http://schemas.openxmlformats.org/officeDocument/2006/relationships/hyperlink" Target="https://doi.org/10.53841/bpscpr.2011.26.1.43?utm_source=chatgpt.com" TargetMode="External"/><Relationship Id="rId438" Type="http://schemas.openxmlformats.org/officeDocument/2006/relationships/hyperlink" Target="https://doi.org/10.53841/bpscpr.2011.26.1.43?utm_source=chatgpt.com" TargetMode="External"/><Relationship Id="rId671" Type="http://schemas.openxmlformats.org/officeDocument/2006/relationships/hyperlink" Target="https://doi.org/10.4324/9780203946893" TargetMode="External"/><Relationship Id="rId670" Type="http://schemas.openxmlformats.org/officeDocument/2006/relationships/hyperlink" Target="https://doi.org/10.4324/9780203946893" TargetMode="External"/><Relationship Id="rId1020" Type="http://schemas.openxmlformats.org/officeDocument/2006/relationships/hyperlink" Target="https://doi.org/10.1080/10598650.2024.2365571" TargetMode="External"/><Relationship Id="rId1021" Type="http://schemas.openxmlformats.org/officeDocument/2006/relationships/hyperlink" Target="https://doi.org/10.1080/10598650.2024.2365571" TargetMode="External"/><Relationship Id="rId433" Type="http://schemas.openxmlformats.org/officeDocument/2006/relationships/header" Target="header47.xml"/><Relationship Id="rId675" Type="http://schemas.openxmlformats.org/officeDocument/2006/relationships/hyperlink" Target="https://doi.org/10.1016/j.jenvp.2024.102327" TargetMode="External"/><Relationship Id="rId1022" Type="http://schemas.openxmlformats.org/officeDocument/2006/relationships/hyperlink" Target="https://doi.org/10.1007/978-3-030-66003-1_45" TargetMode="External"/><Relationship Id="rId432" Type="http://schemas.openxmlformats.org/officeDocument/2006/relationships/hyperlink" Target="https://doi.org/10.1016/j.diggeo.2021.100018?utm_source=chatgpt.com" TargetMode="External"/><Relationship Id="rId674" Type="http://schemas.openxmlformats.org/officeDocument/2006/relationships/hyperlink" Target="https://doi.org/10.1016/j.jenvp.2024.102327" TargetMode="External"/><Relationship Id="rId1023" Type="http://schemas.openxmlformats.org/officeDocument/2006/relationships/hyperlink" Target="https://doi.org/10.1007/978-3-030-66003-1_45" TargetMode="External"/><Relationship Id="rId431" Type="http://schemas.openxmlformats.org/officeDocument/2006/relationships/hyperlink" Target="https://doi.org/10.1016/j.diggeo.2021.100018?utm_source=chatgpt.com" TargetMode="External"/><Relationship Id="rId673" Type="http://schemas.openxmlformats.org/officeDocument/2006/relationships/hyperlink" Target="https://doi.org/10.1016/j.chc.2006.11.003" TargetMode="External"/><Relationship Id="rId1024" Type="http://schemas.openxmlformats.org/officeDocument/2006/relationships/hyperlink" Target="https://doi.org/10.1016/j.futures.2022.103083" TargetMode="External"/><Relationship Id="rId430" Type="http://schemas.openxmlformats.org/officeDocument/2006/relationships/hyperlink" Target="https://digitalcommons.murraystate.edu/honorstheses/103?utm_source=chatgpt.com" TargetMode="External"/><Relationship Id="rId672" Type="http://schemas.openxmlformats.org/officeDocument/2006/relationships/hyperlink" Target="https://doi.org/10.1016/j.chc.2006.11.003" TargetMode="External"/><Relationship Id="rId1025" Type="http://schemas.openxmlformats.org/officeDocument/2006/relationships/hyperlink" Target="https://doi.org/10.1016/j.futures.2022.10308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